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0137" w14:textId="77777777" w:rsidR="001433B2" w:rsidRDefault="00631EEA" w:rsidP="00631EEA">
      <w:pPr>
        <w:pStyle w:val="Heading1"/>
        <w:rPr>
          <w:rFonts w:cs="Times New Roman"/>
          <w:color w:val="auto"/>
          <w:shd w:val="clear" w:color="auto" w:fill="FFFFFF"/>
          <w:lang w:val="en-US"/>
        </w:rPr>
      </w:pPr>
      <w:bookmarkStart w:id="0" w:name="_Hlk195518123"/>
      <w:bookmarkStart w:id="1" w:name="_Hlk181719443"/>
      <w:bookmarkEnd w:id="0"/>
      <w:r w:rsidRPr="00631EEA">
        <w:rPr>
          <w:rFonts w:cs="Times New Roman"/>
          <w:color w:val="auto"/>
          <w:shd w:val="clear" w:color="auto" w:fill="FFFFFF"/>
          <w:lang w:val="en-US"/>
        </w:rPr>
        <w:t>Appendix</w:t>
      </w:r>
      <w:bookmarkStart w:id="2" w:name="_Hlk183096689"/>
    </w:p>
    <w:p w14:paraId="4F02E08C" w14:textId="43797F1C" w:rsidR="008B5A40" w:rsidRPr="008B5A40" w:rsidRDefault="008B5A40" w:rsidP="008B5A40">
      <w:pPr>
        <w:pStyle w:val="Heading2"/>
        <w:rPr>
          <w:color w:val="000000" w:themeColor="text1"/>
          <w:lang w:val="en-US"/>
        </w:rPr>
      </w:pPr>
      <w:r w:rsidRPr="008B5A40">
        <w:rPr>
          <w:color w:val="000000" w:themeColor="text1"/>
          <w:lang w:val="en-US"/>
        </w:rPr>
        <w:t>A Tables and Figures</w:t>
      </w:r>
    </w:p>
    <w:p w14:paraId="2C3FC29F" w14:textId="18712DE5" w:rsidR="00931BB7" w:rsidRDefault="00931BB7" w:rsidP="00931BB7">
      <w:pPr>
        <w:pStyle w:val="NoSpacing"/>
        <w:spacing w:after="120"/>
        <w:rPr>
          <w:b/>
          <w:lang w:val="en-US"/>
        </w:rPr>
      </w:pPr>
      <w:r w:rsidRPr="00931BB7">
        <w:rPr>
          <w:b/>
          <w:lang w:val="en-US"/>
        </w:rPr>
        <w:t>Figure A.</w:t>
      </w:r>
      <w:r w:rsidR="001D2177">
        <w:rPr>
          <w:b/>
          <w:lang w:val="en-US"/>
        </w:rPr>
        <w:t>1</w:t>
      </w:r>
      <w:r w:rsidRPr="00931BB7">
        <w:rPr>
          <w:b/>
          <w:lang w:val="en-US"/>
        </w:rPr>
        <w:t xml:space="preserve">: Correlation </w:t>
      </w:r>
      <w:commentRangeStart w:id="3"/>
      <w:r w:rsidRPr="00931BB7">
        <w:rPr>
          <w:b/>
          <w:lang w:val="en-US"/>
        </w:rPr>
        <w:t>matrix of co</w:t>
      </w:r>
      <w:r>
        <w:rPr>
          <w:b/>
          <w:lang w:val="en-US"/>
        </w:rPr>
        <w:t>variates</w:t>
      </w:r>
      <w:commentRangeEnd w:id="3"/>
      <w:r>
        <w:rPr>
          <w:rStyle w:val="CommentReference"/>
        </w:rPr>
        <w:commentReference w:id="3"/>
      </w:r>
    </w:p>
    <w:p w14:paraId="069E9FD3" w14:textId="77777777" w:rsidR="00931BB7" w:rsidRPr="00931BB7" w:rsidRDefault="00931BB7" w:rsidP="00931BB7">
      <w:pPr>
        <w:pStyle w:val="NoSpacing"/>
        <w:spacing w:after="120"/>
        <w:rPr>
          <w:b/>
          <w:lang w:val="en-US"/>
        </w:rPr>
      </w:pPr>
    </w:p>
    <w:p w14:paraId="74A9AC31" w14:textId="77777777" w:rsidR="00931BB7" w:rsidRPr="00931BB7" w:rsidRDefault="00931BB7" w:rsidP="00800E63">
      <w:pPr>
        <w:pStyle w:val="NoSpacing"/>
        <w:rPr>
          <w:b/>
          <w:lang w:val="en-US"/>
        </w:rPr>
      </w:pPr>
    </w:p>
    <w:p w14:paraId="3F066442" w14:textId="49F922FF" w:rsidR="00800E63" w:rsidRDefault="00631EEA" w:rsidP="00800E63">
      <w:pPr>
        <w:pStyle w:val="NoSpacing"/>
        <w:rPr>
          <w:b/>
          <w:lang w:val="en-US"/>
        </w:rPr>
      </w:pPr>
      <w:commentRangeStart w:id="4"/>
      <w:r>
        <w:rPr>
          <w:b/>
          <w:lang w:val="en-US"/>
        </w:rPr>
        <w:t>F</w:t>
      </w:r>
      <w:r w:rsidR="00800E63" w:rsidRPr="00F34B3E">
        <w:rPr>
          <w:b/>
          <w:lang w:val="en-US"/>
        </w:rPr>
        <w:t>ig</w:t>
      </w:r>
      <w:r w:rsidR="00800E63">
        <w:rPr>
          <w:b/>
          <w:lang w:val="en-US"/>
        </w:rPr>
        <w:t>ure A.</w:t>
      </w:r>
      <w:r w:rsidR="001D2177">
        <w:rPr>
          <w:b/>
          <w:lang w:val="en-US"/>
        </w:rPr>
        <w:t>2</w:t>
      </w:r>
      <w:commentRangeEnd w:id="4"/>
      <w:r w:rsidR="00B538FF">
        <w:rPr>
          <w:rStyle w:val="CommentReference"/>
        </w:rPr>
        <w:commentReference w:id="4"/>
      </w:r>
      <w:r w:rsidR="00800E63" w:rsidRPr="00F34B3E">
        <w:rPr>
          <w:b/>
          <w:lang w:val="en-US"/>
        </w:rPr>
        <w:t xml:space="preserve">: </w:t>
      </w:r>
      <w:r w:rsidR="00800E63">
        <w:rPr>
          <w:b/>
          <w:lang w:val="en-US"/>
        </w:rPr>
        <w:t xml:space="preserve">Predictive power of classical models and ML models </w:t>
      </w:r>
    </w:p>
    <w:p w14:paraId="734115EF" w14:textId="77777777" w:rsidR="00800E63" w:rsidRDefault="00800E63" w:rsidP="00800E63">
      <w:pPr>
        <w:pStyle w:val="NoSpacing"/>
        <w:rPr>
          <w:b/>
          <w:lang w:val="en-US"/>
        </w:rPr>
      </w:pPr>
    </w:p>
    <w:p w14:paraId="22F3697D" w14:textId="15872B62" w:rsidR="00800E63" w:rsidRDefault="00800E63" w:rsidP="00800E63">
      <w:pPr>
        <w:pStyle w:val="NoSpacing"/>
        <w:rPr>
          <w:b/>
          <w:lang w:val="en-US"/>
        </w:rPr>
      </w:pPr>
      <w:r>
        <w:rPr>
          <w:b/>
          <w:lang w:val="en-US"/>
        </w:rPr>
        <w:t xml:space="preserve">          </w:t>
      </w:r>
      <w:r w:rsidR="00CC128B">
        <w:rPr>
          <w:b/>
          <w:noProof/>
          <w:lang w:val="en-US"/>
        </w:rPr>
        <w:drawing>
          <wp:inline distT="0" distB="0" distL="0" distR="0" wp14:anchorId="6913DE6A" wp14:editId="6457D18E">
            <wp:extent cx="2700337" cy="1928811"/>
            <wp:effectExtent l="0" t="0" r="0" b="0"/>
            <wp:docPr id="649920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27402" cy="1948143"/>
                    </a:xfrm>
                    <a:prstGeom prst="rect">
                      <a:avLst/>
                    </a:prstGeom>
                    <a:noFill/>
                    <a:ln>
                      <a:noFill/>
                    </a:ln>
                  </pic:spPr>
                </pic:pic>
              </a:graphicData>
            </a:graphic>
          </wp:inline>
        </w:drawing>
      </w:r>
      <w:r w:rsidR="00CC128B">
        <w:rPr>
          <w:b/>
          <w:noProof/>
          <w:lang w:val="en-US"/>
        </w:rPr>
        <w:drawing>
          <wp:inline distT="0" distB="0" distL="0" distR="0" wp14:anchorId="39209A07" wp14:editId="4E4FBECE">
            <wp:extent cx="2680970" cy="1914979"/>
            <wp:effectExtent l="0" t="0" r="0" b="9525"/>
            <wp:docPr id="135043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2172" cy="1930124"/>
                    </a:xfrm>
                    <a:prstGeom prst="rect">
                      <a:avLst/>
                    </a:prstGeom>
                    <a:noFill/>
                    <a:ln>
                      <a:noFill/>
                    </a:ln>
                  </pic:spPr>
                </pic:pic>
              </a:graphicData>
            </a:graphic>
          </wp:inline>
        </w:drawing>
      </w:r>
    </w:p>
    <w:p w14:paraId="6F229708" w14:textId="77777777" w:rsidR="00800E63" w:rsidRDefault="00800E63" w:rsidP="00800E63">
      <w:pPr>
        <w:pStyle w:val="NoSpacing"/>
        <w:rPr>
          <w:b/>
          <w:lang w:val="en-US"/>
        </w:rPr>
      </w:pPr>
    </w:p>
    <w:p w14:paraId="1D08F7B5" w14:textId="77777777" w:rsidR="00800E63" w:rsidRPr="00085190" w:rsidRDefault="00800E63" w:rsidP="00800E63">
      <w:pPr>
        <w:pStyle w:val="NoSpacing"/>
        <w:numPr>
          <w:ilvl w:val="0"/>
          <w:numId w:val="5"/>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t xml:space="preserve">(b) Visited health facility </w:t>
      </w:r>
    </w:p>
    <w:p w14:paraId="7C13A082" w14:textId="77777777" w:rsidR="00800E63" w:rsidRDefault="00800E63" w:rsidP="00800E63">
      <w:pPr>
        <w:pStyle w:val="NoSpacing"/>
        <w:rPr>
          <w:b/>
          <w:lang w:val="en-US"/>
        </w:rPr>
      </w:pPr>
    </w:p>
    <w:p w14:paraId="18019F8D" w14:textId="4EA8C2CB" w:rsidR="00800E63" w:rsidRDefault="00800E63" w:rsidP="00800E63">
      <w:pPr>
        <w:pStyle w:val="NoSpacing"/>
        <w:rPr>
          <w:b/>
          <w:lang w:val="en-US"/>
        </w:rPr>
      </w:pPr>
      <w:r>
        <w:rPr>
          <w:b/>
          <w:lang w:val="en-US"/>
        </w:rPr>
        <w:tab/>
        <w:t xml:space="preserve"> </w:t>
      </w:r>
      <w:r w:rsidR="00CC128B">
        <w:rPr>
          <w:b/>
          <w:noProof/>
          <w:lang w:val="en-US"/>
        </w:rPr>
        <w:drawing>
          <wp:inline distT="0" distB="0" distL="0" distR="0" wp14:anchorId="7B26C52D" wp14:editId="690E52F1">
            <wp:extent cx="2608325" cy="1863090"/>
            <wp:effectExtent l="0" t="0" r="1905" b="3810"/>
            <wp:docPr id="1723761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9238" cy="1906599"/>
                    </a:xfrm>
                    <a:prstGeom prst="rect">
                      <a:avLst/>
                    </a:prstGeom>
                    <a:noFill/>
                    <a:ln>
                      <a:noFill/>
                    </a:ln>
                  </pic:spPr>
                </pic:pic>
              </a:graphicData>
            </a:graphic>
          </wp:inline>
        </w:drawing>
      </w:r>
      <w:r w:rsidR="00CC128B">
        <w:rPr>
          <w:b/>
          <w:noProof/>
          <w:lang w:val="en-US"/>
        </w:rPr>
        <w:drawing>
          <wp:inline distT="0" distB="0" distL="0" distR="0" wp14:anchorId="3A1769B6" wp14:editId="67D171F9">
            <wp:extent cx="2638425" cy="1884589"/>
            <wp:effectExtent l="0" t="0" r="0" b="1905"/>
            <wp:docPr id="20950957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53047" cy="1895033"/>
                    </a:xfrm>
                    <a:prstGeom prst="rect">
                      <a:avLst/>
                    </a:prstGeom>
                    <a:noFill/>
                    <a:ln>
                      <a:noFill/>
                    </a:ln>
                  </pic:spPr>
                </pic:pic>
              </a:graphicData>
            </a:graphic>
          </wp:inline>
        </w:drawing>
      </w:r>
    </w:p>
    <w:p w14:paraId="1152B5AC" w14:textId="77777777" w:rsidR="00800E63" w:rsidRDefault="00800E63" w:rsidP="00800E63">
      <w:pPr>
        <w:pStyle w:val="NoSpacing"/>
        <w:numPr>
          <w:ilvl w:val="0"/>
          <w:numId w:val="18"/>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t>(d) Postnatal check</w:t>
      </w:r>
    </w:p>
    <w:p w14:paraId="2D104BF8" w14:textId="77777777" w:rsidR="00800E63" w:rsidRDefault="00800E63" w:rsidP="00800E63">
      <w:pPr>
        <w:pStyle w:val="NoSpacing"/>
        <w:rPr>
          <w:b/>
          <w:lang w:val="en-US"/>
        </w:rPr>
      </w:pPr>
    </w:p>
    <w:p w14:paraId="65EEA510" w14:textId="77777777" w:rsidR="005510E2" w:rsidRDefault="00800E63" w:rsidP="00800E63">
      <w:pPr>
        <w:pStyle w:val="NoSpacing"/>
        <w:rPr>
          <w:sz w:val="20"/>
          <w:szCs w:val="20"/>
          <w:lang w:val="en-US"/>
        </w:rPr>
        <w:sectPr w:rsidR="005510E2" w:rsidSect="005F10C6">
          <w:pgSz w:w="11906" w:h="16838"/>
          <w:pgMar w:top="1276" w:right="1417" w:bottom="993" w:left="1417" w:header="708" w:footer="614" w:gutter="0"/>
          <w:cols w:space="708"/>
          <w:docGrid w:linePitch="360"/>
        </w:sectPr>
      </w:pPr>
      <w:r w:rsidRPr="003E41F4">
        <w:rPr>
          <w:sz w:val="20"/>
          <w:szCs w:val="20"/>
          <w:lang w:val="en-US"/>
        </w:rPr>
        <w:t xml:space="preserve">Notes: The figures show the predictive power 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values are Accuracy, a measure </w:t>
      </w:r>
      <w:r>
        <w:rPr>
          <w:sz w:val="20"/>
          <w:szCs w:val="20"/>
          <w:lang w:val="en-US"/>
        </w:rPr>
        <w:t xml:space="preserve">of </w:t>
      </w:r>
      <w:r w:rsidRPr="003E41F4">
        <w:rPr>
          <w:sz w:val="20"/>
          <w:szCs w:val="20"/>
          <w:lang w:val="en-US"/>
        </w:rPr>
        <w:t xml:space="preserve">how often the model correctly predicts the outcome, Cohen’s Kappa, a measure </w:t>
      </w:r>
      <w:r>
        <w:rPr>
          <w:sz w:val="20"/>
          <w:szCs w:val="20"/>
          <w:lang w:val="en-US"/>
        </w:rPr>
        <w:t xml:space="preserve">of </w:t>
      </w:r>
      <w:r w:rsidRPr="003E41F4">
        <w:rPr>
          <w:sz w:val="20"/>
          <w:szCs w:val="20"/>
          <w:lang w:val="en-US"/>
        </w:rPr>
        <w:t>how often the model correctly predicts the outcome adjusted by the underl</w:t>
      </w:r>
      <w:r>
        <w:rPr>
          <w:sz w:val="20"/>
          <w:szCs w:val="20"/>
          <w:lang w:val="en-US"/>
        </w:rPr>
        <w:t>y</w:t>
      </w:r>
      <w:r w:rsidRPr="003E41F4">
        <w:rPr>
          <w:sz w:val="20"/>
          <w:szCs w:val="20"/>
          <w:lang w:val="en-US"/>
        </w:rPr>
        <w:t>ing probability to make a correct prediction by chance, Sensitivity, a measure to correctly predict true positive cases, and Specificity, a measure to correctly predict true negative cases (more details see Section 3).</w:t>
      </w:r>
    </w:p>
    <w:p w14:paraId="47145B34" w14:textId="77777777" w:rsidR="00800E63" w:rsidRDefault="00800E63" w:rsidP="00800E63">
      <w:pPr>
        <w:pStyle w:val="NoSpacing"/>
        <w:rPr>
          <w:sz w:val="20"/>
          <w:szCs w:val="20"/>
          <w:lang w:val="en-US"/>
        </w:rPr>
      </w:pPr>
    </w:p>
    <w:p w14:paraId="72FBB06E" w14:textId="46E56033" w:rsidR="00800E63" w:rsidRDefault="00800E63" w:rsidP="00800E63">
      <w:pPr>
        <w:pStyle w:val="NoSpacing"/>
        <w:rPr>
          <w:b/>
          <w:lang w:val="en-US"/>
        </w:rPr>
      </w:pPr>
      <w:commentRangeStart w:id="5"/>
      <w:r w:rsidRPr="00F34B3E">
        <w:rPr>
          <w:b/>
          <w:lang w:val="en-US"/>
        </w:rPr>
        <w:t>Fig</w:t>
      </w:r>
      <w:r>
        <w:rPr>
          <w:b/>
          <w:lang w:val="en-US"/>
        </w:rPr>
        <w:t>ure A.</w:t>
      </w:r>
      <w:r w:rsidR="001D2177">
        <w:rPr>
          <w:b/>
          <w:lang w:val="en-US"/>
        </w:rPr>
        <w:t>3</w:t>
      </w:r>
      <w:commentRangeEnd w:id="5"/>
      <w:r w:rsidR="00CC128B">
        <w:rPr>
          <w:rStyle w:val="CommentReference"/>
        </w:rPr>
        <w:commentReference w:id="5"/>
      </w:r>
      <w:r w:rsidRPr="00F34B3E">
        <w:rPr>
          <w:b/>
          <w:lang w:val="en-US"/>
        </w:rPr>
        <w:t xml:space="preserve">: </w:t>
      </w:r>
      <w:r>
        <w:rPr>
          <w:b/>
          <w:lang w:val="en-US"/>
        </w:rPr>
        <w:t>Sensitivity of classical models and ML models</w:t>
      </w:r>
    </w:p>
    <w:p w14:paraId="3CAC644C" w14:textId="77777777" w:rsidR="00800E63" w:rsidRDefault="00800E63" w:rsidP="00800E63">
      <w:pPr>
        <w:pStyle w:val="NoSpacing"/>
        <w:rPr>
          <w:sz w:val="20"/>
          <w:szCs w:val="20"/>
          <w:lang w:val="en-US"/>
        </w:rPr>
      </w:pPr>
    </w:p>
    <w:p w14:paraId="3C9086A9" w14:textId="4BE25CC7" w:rsidR="00800E63" w:rsidRDefault="00CC128B" w:rsidP="00800E63">
      <w:pPr>
        <w:pStyle w:val="NoSpacing"/>
        <w:rPr>
          <w:sz w:val="20"/>
          <w:szCs w:val="20"/>
          <w:lang w:val="en-US"/>
        </w:rPr>
      </w:pPr>
      <w:r>
        <w:rPr>
          <w:noProof/>
          <w:sz w:val="20"/>
          <w:szCs w:val="20"/>
          <w:lang w:val="en-US"/>
        </w:rPr>
        <w:drawing>
          <wp:inline distT="0" distB="0" distL="0" distR="0" wp14:anchorId="7474E34F" wp14:editId="13ACD0C3">
            <wp:extent cx="2834323" cy="2024514"/>
            <wp:effectExtent l="0" t="0" r="4445" b="0"/>
            <wp:docPr id="1821761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2292" cy="2037349"/>
                    </a:xfrm>
                    <a:prstGeom prst="rect">
                      <a:avLst/>
                    </a:prstGeom>
                    <a:noFill/>
                    <a:ln>
                      <a:noFill/>
                    </a:ln>
                  </pic:spPr>
                </pic:pic>
              </a:graphicData>
            </a:graphic>
          </wp:inline>
        </w:drawing>
      </w:r>
      <w:r>
        <w:rPr>
          <w:noProof/>
          <w:sz w:val="20"/>
          <w:szCs w:val="20"/>
          <w:lang w:val="en-US"/>
        </w:rPr>
        <w:drawing>
          <wp:inline distT="0" distB="0" distL="0" distR="0" wp14:anchorId="4B22DEF4" wp14:editId="430AE2D5">
            <wp:extent cx="2843469" cy="2031048"/>
            <wp:effectExtent l="0" t="0" r="0" b="7620"/>
            <wp:docPr id="266925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5809" cy="2039863"/>
                    </a:xfrm>
                    <a:prstGeom prst="rect">
                      <a:avLst/>
                    </a:prstGeom>
                    <a:noFill/>
                    <a:ln>
                      <a:noFill/>
                    </a:ln>
                  </pic:spPr>
                </pic:pic>
              </a:graphicData>
            </a:graphic>
          </wp:inline>
        </w:drawing>
      </w:r>
    </w:p>
    <w:p w14:paraId="0F8ACD13" w14:textId="77777777" w:rsidR="00800E63" w:rsidRDefault="00800E63" w:rsidP="00800E63">
      <w:pPr>
        <w:pStyle w:val="NoSpacing"/>
        <w:rPr>
          <w:sz w:val="20"/>
          <w:szCs w:val="20"/>
          <w:lang w:val="en-US"/>
        </w:rPr>
      </w:pPr>
    </w:p>
    <w:p w14:paraId="5AEA16E9" w14:textId="77777777" w:rsidR="00800E63" w:rsidRDefault="00800E63" w:rsidP="00800E63">
      <w:pPr>
        <w:pStyle w:val="NoSpacing"/>
        <w:numPr>
          <w:ilvl w:val="0"/>
          <w:numId w:val="15"/>
        </w:numPr>
        <w:rPr>
          <w:b/>
          <w:lang w:val="en-US"/>
        </w:rPr>
      </w:pPr>
      <w:r>
        <w:rPr>
          <w:b/>
          <w:lang w:val="en-US"/>
        </w:rPr>
        <w:t>Health insurance coverage</w:t>
      </w:r>
      <w:r>
        <w:rPr>
          <w:b/>
          <w:lang w:val="en-US"/>
        </w:rPr>
        <w:tab/>
      </w:r>
      <w:r>
        <w:rPr>
          <w:b/>
          <w:lang w:val="en-US"/>
        </w:rPr>
        <w:tab/>
      </w:r>
      <w:r>
        <w:rPr>
          <w:b/>
          <w:lang w:val="en-US"/>
        </w:rPr>
        <w:tab/>
        <w:t>(b) Visited health facility</w:t>
      </w:r>
    </w:p>
    <w:p w14:paraId="617DCDA5" w14:textId="77777777" w:rsidR="00800E63" w:rsidRDefault="00800E63" w:rsidP="00800E63">
      <w:pPr>
        <w:pStyle w:val="NoSpacing"/>
        <w:rPr>
          <w:b/>
          <w:lang w:val="en-US"/>
        </w:rPr>
      </w:pPr>
    </w:p>
    <w:p w14:paraId="32472D73" w14:textId="33030A48" w:rsidR="00800E63" w:rsidRDefault="00CC128B" w:rsidP="00800E63">
      <w:pPr>
        <w:pStyle w:val="NoSpacing"/>
        <w:rPr>
          <w:b/>
          <w:lang w:val="en-US"/>
        </w:rPr>
      </w:pPr>
      <w:r>
        <w:rPr>
          <w:b/>
          <w:noProof/>
          <w:lang w:val="en-US"/>
        </w:rPr>
        <w:drawing>
          <wp:inline distT="0" distB="0" distL="0" distR="0" wp14:anchorId="22EF92D4" wp14:editId="4B5CD2AC">
            <wp:extent cx="2827465" cy="2019618"/>
            <wp:effectExtent l="0" t="0" r="0" b="0"/>
            <wp:docPr id="17621368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62587" cy="2044705"/>
                    </a:xfrm>
                    <a:prstGeom prst="rect">
                      <a:avLst/>
                    </a:prstGeom>
                    <a:noFill/>
                    <a:ln>
                      <a:noFill/>
                    </a:ln>
                  </pic:spPr>
                </pic:pic>
              </a:graphicData>
            </a:graphic>
          </wp:inline>
        </w:drawing>
      </w:r>
      <w:r>
        <w:rPr>
          <w:b/>
          <w:noProof/>
          <w:lang w:val="en-US"/>
        </w:rPr>
        <w:drawing>
          <wp:inline distT="0" distB="0" distL="0" distR="0" wp14:anchorId="237D2DED" wp14:editId="7EB39B61">
            <wp:extent cx="2816796" cy="2011997"/>
            <wp:effectExtent l="0" t="0" r="3175" b="7620"/>
            <wp:docPr id="1839128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5085" cy="2032203"/>
                    </a:xfrm>
                    <a:prstGeom prst="rect">
                      <a:avLst/>
                    </a:prstGeom>
                    <a:noFill/>
                    <a:ln>
                      <a:noFill/>
                    </a:ln>
                  </pic:spPr>
                </pic:pic>
              </a:graphicData>
            </a:graphic>
          </wp:inline>
        </w:drawing>
      </w:r>
    </w:p>
    <w:p w14:paraId="6FA76DF0" w14:textId="77777777" w:rsidR="00800E63" w:rsidRPr="001B6525" w:rsidRDefault="00800E63" w:rsidP="00800E63">
      <w:pPr>
        <w:pStyle w:val="NoSpacing"/>
        <w:numPr>
          <w:ilvl w:val="0"/>
          <w:numId w:val="4"/>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t>(d) Postnatal check</w:t>
      </w:r>
    </w:p>
    <w:p w14:paraId="0531963D" w14:textId="77777777" w:rsidR="00800E63" w:rsidRDefault="00800E63" w:rsidP="00800E63">
      <w:pPr>
        <w:pStyle w:val="NoSpacing"/>
        <w:rPr>
          <w:b/>
          <w:lang w:val="en-US"/>
        </w:rPr>
      </w:pPr>
    </w:p>
    <w:p w14:paraId="5A5D53FC" w14:textId="3EC986F5" w:rsidR="00800E63" w:rsidRDefault="00800E63" w:rsidP="00800E63">
      <w:pPr>
        <w:pStyle w:val="NoSpacing"/>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is measured 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underl</w:t>
      </w:r>
      <w:r>
        <w:rPr>
          <w:sz w:val="20"/>
          <w:szCs w:val="20"/>
          <w:lang w:val="en-US"/>
        </w:rPr>
        <w:t>y</w:t>
      </w:r>
      <w:r w:rsidRPr="003E41F4">
        <w:rPr>
          <w:sz w:val="20"/>
          <w:szCs w:val="20"/>
          <w:lang w:val="en-US"/>
        </w:rPr>
        <w:t>ing probability to make a correct prediction by chance (more details see Section 3).</w:t>
      </w:r>
    </w:p>
    <w:p w14:paraId="544B3E18" w14:textId="6599F76F" w:rsidR="001D2177" w:rsidRDefault="001D2177" w:rsidP="00800E63">
      <w:pPr>
        <w:pStyle w:val="NoSpacing"/>
        <w:rPr>
          <w:sz w:val="20"/>
          <w:szCs w:val="20"/>
          <w:lang w:val="en-US"/>
        </w:rPr>
      </w:pPr>
    </w:p>
    <w:p w14:paraId="0FCB13CB" w14:textId="2B10B50A" w:rsidR="001D2177" w:rsidRDefault="001D2177" w:rsidP="001D2177">
      <w:pPr>
        <w:pStyle w:val="NoSpacing"/>
        <w:rPr>
          <w:b/>
          <w:lang w:val="en-US"/>
        </w:rPr>
      </w:pPr>
      <w:commentRangeStart w:id="6"/>
      <w:r w:rsidRPr="00F34B3E">
        <w:rPr>
          <w:b/>
          <w:lang w:val="en-US"/>
        </w:rPr>
        <w:t>Fig</w:t>
      </w:r>
      <w:r>
        <w:rPr>
          <w:b/>
          <w:lang w:val="en-US"/>
        </w:rPr>
        <w:t xml:space="preserve">ure </w:t>
      </w:r>
      <w:commentRangeEnd w:id="6"/>
      <w:r w:rsidR="0085262B">
        <w:rPr>
          <w:rStyle w:val="CommentReference"/>
        </w:rPr>
        <w:commentReference w:id="6"/>
      </w:r>
      <w:r>
        <w:rPr>
          <w:b/>
          <w:lang w:val="en-US"/>
        </w:rPr>
        <w:t>A.4</w:t>
      </w:r>
      <w:r w:rsidRPr="00F34B3E">
        <w:rPr>
          <w:b/>
          <w:lang w:val="en-US"/>
        </w:rPr>
        <w:t xml:space="preserve">: </w:t>
      </w:r>
      <w:r>
        <w:rPr>
          <w:b/>
          <w:lang w:val="en-US"/>
        </w:rPr>
        <w:t>Specificity of classical models and ML models</w:t>
      </w:r>
    </w:p>
    <w:p w14:paraId="7CC31B59" w14:textId="77777777" w:rsidR="001D2177" w:rsidRDefault="001D2177" w:rsidP="001D2177">
      <w:pPr>
        <w:pStyle w:val="NoSpacing"/>
        <w:rPr>
          <w:sz w:val="20"/>
          <w:szCs w:val="20"/>
          <w:lang w:val="en-US"/>
        </w:rPr>
      </w:pPr>
    </w:p>
    <w:p w14:paraId="63FD25E8" w14:textId="38798B85" w:rsidR="001D2177" w:rsidRDefault="001D2177" w:rsidP="001D2177">
      <w:pPr>
        <w:pStyle w:val="NoSpacing"/>
        <w:rPr>
          <w:sz w:val="20"/>
          <w:szCs w:val="20"/>
          <w:lang w:val="en-US"/>
        </w:rPr>
      </w:pPr>
    </w:p>
    <w:p w14:paraId="01A429CD" w14:textId="748984DD" w:rsidR="001D2177" w:rsidRDefault="0085262B" w:rsidP="001D2177">
      <w:pPr>
        <w:pStyle w:val="NoSpacing"/>
        <w:rPr>
          <w:sz w:val="20"/>
          <w:szCs w:val="20"/>
          <w:lang w:val="en-US"/>
        </w:rPr>
      </w:pPr>
      <w:r>
        <w:rPr>
          <w:noProof/>
          <w:sz w:val="20"/>
          <w:szCs w:val="20"/>
          <w:lang w:val="en-US"/>
        </w:rPr>
        <w:lastRenderedPageBreak/>
        <w:drawing>
          <wp:inline distT="0" distB="0" distL="0" distR="0" wp14:anchorId="4990C687" wp14:editId="3B096C0A">
            <wp:extent cx="3133725" cy="2238375"/>
            <wp:effectExtent l="0" t="0" r="9525" b="9525"/>
            <wp:docPr id="699906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7527" cy="2241091"/>
                    </a:xfrm>
                    <a:prstGeom prst="rect">
                      <a:avLst/>
                    </a:prstGeom>
                    <a:noFill/>
                    <a:ln>
                      <a:noFill/>
                    </a:ln>
                  </pic:spPr>
                </pic:pic>
              </a:graphicData>
            </a:graphic>
          </wp:inline>
        </w:drawing>
      </w:r>
      <w:r>
        <w:rPr>
          <w:noProof/>
          <w:sz w:val="20"/>
          <w:szCs w:val="20"/>
          <w:lang w:val="en-US"/>
        </w:rPr>
        <w:drawing>
          <wp:inline distT="0" distB="0" distL="0" distR="0" wp14:anchorId="5D60ECB9" wp14:editId="56133C9E">
            <wp:extent cx="3114675" cy="2224768"/>
            <wp:effectExtent l="0" t="0" r="0" b="4445"/>
            <wp:docPr id="1777977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22011" cy="2230008"/>
                    </a:xfrm>
                    <a:prstGeom prst="rect">
                      <a:avLst/>
                    </a:prstGeom>
                    <a:noFill/>
                    <a:ln>
                      <a:noFill/>
                    </a:ln>
                  </pic:spPr>
                </pic:pic>
              </a:graphicData>
            </a:graphic>
          </wp:inline>
        </w:drawing>
      </w:r>
    </w:p>
    <w:p w14:paraId="11E43BE6" w14:textId="77777777" w:rsidR="001D2177" w:rsidRDefault="001D2177" w:rsidP="001D2177">
      <w:pPr>
        <w:pStyle w:val="NoSpacing"/>
        <w:numPr>
          <w:ilvl w:val="0"/>
          <w:numId w:val="15"/>
        </w:numPr>
        <w:rPr>
          <w:b/>
          <w:lang w:val="en-US"/>
        </w:rPr>
      </w:pPr>
      <w:r>
        <w:rPr>
          <w:b/>
          <w:lang w:val="en-US"/>
        </w:rPr>
        <w:t>Health insurance coverage</w:t>
      </w:r>
      <w:r>
        <w:rPr>
          <w:b/>
          <w:lang w:val="en-US"/>
        </w:rPr>
        <w:tab/>
      </w:r>
      <w:r>
        <w:rPr>
          <w:b/>
          <w:lang w:val="en-US"/>
        </w:rPr>
        <w:tab/>
      </w:r>
      <w:r>
        <w:rPr>
          <w:b/>
          <w:lang w:val="en-US"/>
        </w:rPr>
        <w:tab/>
        <w:t>(b) Visited health facility</w:t>
      </w:r>
    </w:p>
    <w:p w14:paraId="7BDA904A" w14:textId="77777777" w:rsidR="001D2177" w:rsidRDefault="001D2177" w:rsidP="001D2177">
      <w:pPr>
        <w:pStyle w:val="NoSpacing"/>
        <w:rPr>
          <w:b/>
          <w:lang w:val="en-US"/>
        </w:rPr>
      </w:pPr>
    </w:p>
    <w:p w14:paraId="0ADE52E5" w14:textId="0BE8E836" w:rsidR="001D2177" w:rsidRDefault="0085262B" w:rsidP="001D2177">
      <w:pPr>
        <w:pStyle w:val="NoSpacing"/>
        <w:rPr>
          <w:b/>
          <w:lang w:val="en-US"/>
        </w:rPr>
      </w:pPr>
      <w:r>
        <w:rPr>
          <w:b/>
          <w:noProof/>
          <w:lang w:val="en-US"/>
        </w:rPr>
        <w:lastRenderedPageBreak/>
        <w:drawing>
          <wp:inline distT="0" distB="0" distL="0" distR="0" wp14:anchorId="5255A2B5" wp14:editId="465F6E32">
            <wp:extent cx="3133725" cy="2238375"/>
            <wp:effectExtent l="0" t="0" r="9525" b="9525"/>
            <wp:docPr id="18079421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33725" cy="2238375"/>
                    </a:xfrm>
                    <a:prstGeom prst="rect">
                      <a:avLst/>
                    </a:prstGeom>
                    <a:noFill/>
                    <a:ln>
                      <a:noFill/>
                    </a:ln>
                  </pic:spPr>
                </pic:pic>
              </a:graphicData>
            </a:graphic>
          </wp:inline>
        </w:drawing>
      </w:r>
      <w:r>
        <w:rPr>
          <w:b/>
          <w:noProof/>
          <w:lang w:val="en-US"/>
        </w:rPr>
        <w:drawing>
          <wp:inline distT="0" distB="0" distL="0" distR="0" wp14:anchorId="2FDE2EAA" wp14:editId="3FEEC745">
            <wp:extent cx="3124200" cy="2231572"/>
            <wp:effectExtent l="0" t="0" r="0" b="0"/>
            <wp:docPr id="351059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36389" cy="2240279"/>
                    </a:xfrm>
                    <a:prstGeom prst="rect">
                      <a:avLst/>
                    </a:prstGeom>
                    <a:noFill/>
                    <a:ln>
                      <a:noFill/>
                    </a:ln>
                  </pic:spPr>
                </pic:pic>
              </a:graphicData>
            </a:graphic>
          </wp:inline>
        </w:drawing>
      </w:r>
    </w:p>
    <w:p w14:paraId="0E1EDB8F" w14:textId="77777777" w:rsidR="001D2177" w:rsidRPr="001B6525" w:rsidRDefault="001D2177" w:rsidP="001D2177">
      <w:pPr>
        <w:pStyle w:val="NoSpacing"/>
        <w:numPr>
          <w:ilvl w:val="0"/>
          <w:numId w:val="4"/>
        </w:numPr>
        <w:rPr>
          <w:b/>
          <w:lang w:val="en-US"/>
        </w:rPr>
      </w:pPr>
      <w:r>
        <w:rPr>
          <w:b/>
          <w:lang w:val="en-US"/>
        </w:rPr>
        <w:t>Health f</w:t>
      </w:r>
      <w:r w:rsidRPr="00FF50CF">
        <w:rPr>
          <w:b/>
          <w:lang w:val="en-US"/>
        </w:rPr>
        <w:t>acility-based births</w:t>
      </w:r>
      <w:r>
        <w:rPr>
          <w:b/>
          <w:lang w:val="en-US"/>
        </w:rPr>
        <w:tab/>
      </w:r>
      <w:r>
        <w:rPr>
          <w:b/>
          <w:lang w:val="en-US"/>
        </w:rPr>
        <w:tab/>
      </w:r>
      <w:r>
        <w:rPr>
          <w:b/>
          <w:lang w:val="en-US"/>
        </w:rPr>
        <w:tab/>
      </w:r>
      <w:r>
        <w:rPr>
          <w:b/>
          <w:lang w:val="en-US"/>
        </w:rPr>
        <w:tab/>
        <w:t>(d) Postnatal check</w:t>
      </w:r>
    </w:p>
    <w:p w14:paraId="50D9B18C" w14:textId="77777777" w:rsidR="001D2177" w:rsidRDefault="001D2177" w:rsidP="001D2177">
      <w:pPr>
        <w:pStyle w:val="NoSpacing"/>
        <w:rPr>
          <w:b/>
          <w:lang w:val="en-US"/>
        </w:rPr>
      </w:pPr>
    </w:p>
    <w:p w14:paraId="4A7D3554" w14:textId="77777777" w:rsidR="001D2177" w:rsidRDefault="001D2177" w:rsidP="001D2177">
      <w:pPr>
        <w:pStyle w:val="NoSpacing"/>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is measured 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underl</w:t>
      </w:r>
      <w:r>
        <w:rPr>
          <w:sz w:val="20"/>
          <w:szCs w:val="20"/>
          <w:lang w:val="en-US"/>
        </w:rPr>
        <w:t>y</w:t>
      </w:r>
      <w:r w:rsidRPr="003E41F4">
        <w:rPr>
          <w:sz w:val="20"/>
          <w:szCs w:val="20"/>
          <w:lang w:val="en-US"/>
        </w:rPr>
        <w:t>ing probability to make a correct prediction by chance (more details see Section 3).</w:t>
      </w:r>
    </w:p>
    <w:p w14:paraId="5EB6398F" w14:textId="77777777" w:rsidR="001D2177" w:rsidRDefault="001D2177" w:rsidP="00800E63">
      <w:pPr>
        <w:pStyle w:val="NoSpacing"/>
        <w:rPr>
          <w:sz w:val="20"/>
          <w:szCs w:val="20"/>
          <w:lang w:val="en-US"/>
        </w:rPr>
      </w:pPr>
    </w:p>
    <w:p w14:paraId="7126F1B4" w14:textId="7E137EDF" w:rsidR="001D2177" w:rsidRDefault="001D2177" w:rsidP="00800E63">
      <w:pPr>
        <w:pStyle w:val="NoSpacing"/>
        <w:rPr>
          <w:sz w:val="20"/>
          <w:szCs w:val="20"/>
          <w:lang w:val="en-US"/>
        </w:rPr>
      </w:pPr>
    </w:p>
    <w:p w14:paraId="429AD78E" w14:textId="6C70CF31" w:rsidR="001D2177" w:rsidRDefault="001D2177" w:rsidP="001D2177">
      <w:pPr>
        <w:pStyle w:val="NoSpacing"/>
        <w:rPr>
          <w:b/>
          <w:lang w:val="en-US"/>
        </w:rPr>
      </w:pPr>
      <w:commentRangeStart w:id="7"/>
      <w:r w:rsidRPr="00F34B3E">
        <w:rPr>
          <w:b/>
          <w:lang w:val="en-US"/>
        </w:rPr>
        <w:t>Fig</w:t>
      </w:r>
      <w:r>
        <w:rPr>
          <w:b/>
          <w:lang w:val="en-US"/>
        </w:rPr>
        <w:t xml:space="preserve">ure </w:t>
      </w:r>
      <w:commentRangeEnd w:id="7"/>
      <w:r w:rsidR="0085262B">
        <w:rPr>
          <w:rStyle w:val="CommentReference"/>
        </w:rPr>
        <w:commentReference w:id="7"/>
      </w:r>
      <w:r>
        <w:rPr>
          <w:b/>
          <w:lang w:val="en-US"/>
        </w:rPr>
        <w:t>A.5</w:t>
      </w:r>
      <w:r w:rsidRPr="00F34B3E">
        <w:rPr>
          <w:b/>
          <w:lang w:val="en-US"/>
        </w:rPr>
        <w:t xml:space="preserve">: </w:t>
      </w:r>
      <w:r>
        <w:rPr>
          <w:b/>
          <w:lang w:val="en-US"/>
        </w:rPr>
        <w:t>Accuracy of classical models and ML models</w:t>
      </w:r>
    </w:p>
    <w:p w14:paraId="494C378E" w14:textId="77777777" w:rsidR="001D2177" w:rsidRDefault="001D2177" w:rsidP="001D2177">
      <w:pPr>
        <w:pStyle w:val="NoSpacing"/>
        <w:rPr>
          <w:sz w:val="20"/>
          <w:szCs w:val="20"/>
          <w:lang w:val="en-US"/>
        </w:rPr>
      </w:pPr>
    </w:p>
    <w:p w14:paraId="0BFC1BAE" w14:textId="20D3F7C5" w:rsidR="001D2177" w:rsidRDefault="001D2177" w:rsidP="001D2177">
      <w:pPr>
        <w:pStyle w:val="NoSpacing"/>
        <w:rPr>
          <w:sz w:val="20"/>
          <w:szCs w:val="20"/>
          <w:lang w:val="en-US"/>
        </w:rPr>
      </w:pPr>
    </w:p>
    <w:p w14:paraId="61BE9490" w14:textId="5401E376" w:rsidR="001D2177" w:rsidRDefault="0085262B" w:rsidP="001D2177">
      <w:pPr>
        <w:pStyle w:val="NoSpacing"/>
        <w:rPr>
          <w:sz w:val="20"/>
          <w:szCs w:val="20"/>
          <w:lang w:val="en-US"/>
        </w:rPr>
      </w:pPr>
      <w:r>
        <w:rPr>
          <w:noProof/>
          <w:sz w:val="20"/>
          <w:szCs w:val="20"/>
          <w:lang w:val="en-US"/>
        </w:rPr>
        <w:lastRenderedPageBreak/>
        <w:drawing>
          <wp:inline distT="0" distB="0" distL="0" distR="0" wp14:anchorId="56C32BBA" wp14:editId="03BE8B33">
            <wp:extent cx="3093719" cy="2209800"/>
            <wp:effectExtent l="0" t="0" r="0" b="0"/>
            <wp:docPr id="719912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03380" cy="2216701"/>
                    </a:xfrm>
                    <a:prstGeom prst="rect">
                      <a:avLst/>
                    </a:prstGeom>
                    <a:noFill/>
                    <a:ln>
                      <a:noFill/>
                    </a:ln>
                  </pic:spPr>
                </pic:pic>
              </a:graphicData>
            </a:graphic>
          </wp:inline>
        </w:drawing>
      </w:r>
      <w:r>
        <w:rPr>
          <w:noProof/>
          <w:sz w:val="20"/>
          <w:szCs w:val="20"/>
          <w:lang w:val="en-US"/>
        </w:rPr>
        <w:drawing>
          <wp:inline distT="0" distB="0" distL="0" distR="0" wp14:anchorId="7A0ABC39" wp14:editId="776F4BDE">
            <wp:extent cx="3070606" cy="2193290"/>
            <wp:effectExtent l="0" t="0" r="0" b="0"/>
            <wp:docPr id="36875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6588" cy="2204706"/>
                    </a:xfrm>
                    <a:prstGeom prst="rect">
                      <a:avLst/>
                    </a:prstGeom>
                    <a:noFill/>
                    <a:ln>
                      <a:noFill/>
                    </a:ln>
                  </pic:spPr>
                </pic:pic>
              </a:graphicData>
            </a:graphic>
          </wp:inline>
        </w:drawing>
      </w:r>
    </w:p>
    <w:p w14:paraId="6756348C" w14:textId="77777777" w:rsidR="001D2177" w:rsidRDefault="001D2177" w:rsidP="001D2177">
      <w:pPr>
        <w:pStyle w:val="NoSpacing"/>
        <w:numPr>
          <w:ilvl w:val="0"/>
          <w:numId w:val="15"/>
        </w:numPr>
        <w:rPr>
          <w:b/>
          <w:lang w:val="en-US"/>
        </w:rPr>
      </w:pPr>
      <w:r>
        <w:rPr>
          <w:b/>
          <w:lang w:val="en-US"/>
        </w:rPr>
        <w:t>Health insurance coverage</w:t>
      </w:r>
      <w:r>
        <w:rPr>
          <w:b/>
          <w:lang w:val="en-US"/>
        </w:rPr>
        <w:tab/>
      </w:r>
      <w:r>
        <w:rPr>
          <w:b/>
          <w:lang w:val="en-US"/>
        </w:rPr>
        <w:tab/>
      </w:r>
      <w:r>
        <w:rPr>
          <w:b/>
          <w:lang w:val="en-US"/>
        </w:rPr>
        <w:tab/>
        <w:t>(b) Visited health facility</w:t>
      </w:r>
    </w:p>
    <w:p w14:paraId="712ACFB3" w14:textId="77777777" w:rsidR="001D2177" w:rsidRDefault="001D2177" w:rsidP="001D2177">
      <w:pPr>
        <w:pStyle w:val="NoSpacing"/>
        <w:rPr>
          <w:b/>
          <w:lang w:val="en-US"/>
        </w:rPr>
      </w:pPr>
    </w:p>
    <w:p w14:paraId="126EF500" w14:textId="28662137" w:rsidR="001D2177" w:rsidRDefault="0085262B" w:rsidP="001D2177">
      <w:pPr>
        <w:pStyle w:val="NoSpacing"/>
        <w:rPr>
          <w:b/>
          <w:lang w:val="en-US"/>
        </w:rPr>
      </w:pPr>
      <w:r>
        <w:rPr>
          <w:b/>
          <w:noProof/>
          <w:lang w:val="en-US"/>
        </w:rPr>
        <w:drawing>
          <wp:inline distT="0" distB="0" distL="0" distR="0" wp14:anchorId="1E938663" wp14:editId="2699DAE5">
            <wp:extent cx="3080385" cy="2200275"/>
            <wp:effectExtent l="0" t="0" r="5715" b="9525"/>
            <wp:docPr id="1907647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0697" cy="2200498"/>
                    </a:xfrm>
                    <a:prstGeom prst="rect">
                      <a:avLst/>
                    </a:prstGeom>
                    <a:noFill/>
                    <a:ln>
                      <a:noFill/>
                    </a:ln>
                  </pic:spPr>
                </pic:pic>
              </a:graphicData>
            </a:graphic>
          </wp:inline>
        </w:drawing>
      </w:r>
      <w:r>
        <w:rPr>
          <w:b/>
          <w:noProof/>
          <w:lang w:val="en-US"/>
        </w:rPr>
        <w:drawing>
          <wp:inline distT="0" distB="0" distL="0" distR="0" wp14:anchorId="317AA025" wp14:editId="43802861">
            <wp:extent cx="3076575" cy="2197554"/>
            <wp:effectExtent l="0" t="0" r="0" b="0"/>
            <wp:docPr id="661903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9349" cy="2199535"/>
                    </a:xfrm>
                    <a:prstGeom prst="rect">
                      <a:avLst/>
                    </a:prstGeom>
                    <a:noFill/>
                    <a:ln>
                      <a:noFill/>
                    </a:ln>
                  </pic:spPr>
                </pic:pic>
              </a:graphicData>
            </a:graphic>
          </wp:inline>
        </w:drawing>
      </w:r>
    </w:p>
    <w:p w14:paraId="45B9B4ED" w14:textId="77777777" w:rsidR="001D2177" w:rsidRPr="001B6525" w:rsidRDefault="001D2177" w:rsidP="001D2177">
      <w:pPr>
        <w:pStyle w:val="NoSpacing"/>
        <w:numPr>
          <w:ilvl w:val="0"/>
          <w:numId w:val="4"/>
        </w:numPr>
        <w:rPr>
          <w:b/>
          <w:lang w:val="en-US"/>
        </w:rPr>
      </w:pPr>
      <w:r>
        <w:rPr>
          <w:b/>
          <w:lang w:val="en-US"/>
        </w:rPr>
        <w:lastRenderedPageBreak/>
        <w:t>Health f</w:t>
      </w:r>
      <w:r w:rsidRPr="00FF50CF">
        <w:rPr>
          <w:b/>
          <w:lang w:val="en-US"/>
        </w:rPr>
        <w:t>acility-based births</w:t>
      </w:r>
      <w:r>
        <w:rPr>
          <w:b/>
          <w:lang w:val="en-US"/>
        </w:rPr>
        <w:tab/>
      </w:r>
      <w:r>
        <w:rPr>
          <w:b/>
          <w:lang w:val="en-US"/>
        </w:rPr>
        <w:tab/>
      </w:r>
      <w:r>
        <w:rPr>
          <w:b/>
          <w:lang w:val="en-US"/>
        </w:rPr>
        <w:tab/>
      </w:r>
      <w:r>
        <w:rPr>
          <w:b/>
          <w:lang w:val="en-US"/>
        </w:rPr>
        <w:tab/>
        <w:t>(d) Postnatal check</w:t>
      </w:r>
    </w:p>
    <w:p w14:paraId="005EBD38" w14:textId="77777777" w:rsidR="001D2177" w:rsidRDefault="001D2177" w:rsidP="001D2177">
      <w:pPr>
        <w:pStyle w:val="NoSpacing"/>
        <w:rPr>
          <w:b/>
          <w:lang w:val="en-US"/>
        </w:rPr>
      </w:pPr>
    </w:p>
    <w:p w14:paraId="4D8DCE02" w14:textId="77777777" w:rsidR="001D2177" w:rsidRDefault="001D2177" w:rsidP="001D2177">
      <w:pPr>
        <w:pStyle w:val="NoSpacing"/>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performance </w:t>
      </w:r>
      <w:r>
        <w:rPr>
          <w:sz w:val="20"/>
          <w:szCs w:val="20"/>
          <w:lang w:val="en-US"/>
        </w:rPr>
        <w:t>is measured 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underl</w:t>
      </w:r>
      <w:r>
        <w:rPr>
          <w:sz w:val="20"/>
          <w:szCs w:val="20"/>
          <w:lang w:val="en-US"/>
        </w:rPr>
        <w:t>y</w:t>
      </w:r>
      <w:r w:rsidRPr="003E41F4">
        <w:rPr>
          <w:sz w:val="20"/>
          <w:szCs w:val="20"/>
          <w:lang w:val="en-US"/>
        </w:rPr>
        <w:t>ing probability to make a correct prediction by chance (more details see Section 3).</w:t>
      </w:r>
    </w:p>
    <w:p w14:paraId="5A078024" w14:textId="584B9C5F" w:rsidR="00F90E6D" w:rsidRDefault="00F90E6D" w:rsidP="00F90E6D">
      <w:pPr>
        <w:spacing w:after="120" w:line="360" w:lineRule="auto"/>
        <w:rPr>
          <w:rFonts w:eastAsia="Times New Roman" w:cs="Times New Roman"/>
          <w:lang w:val="en-US"/>
        </w:rPr>
      </w:pPr>
    </w:p>
    <w:p w14:paraId="14454D34" w14:textId="355C8BE4" w:rsidR="00E062CA" w:rsidRDefault="00E062CA" w:rsidP="007717D1">
      <w:pPr>
        <w:spacing w:after="120" w:line="240" w:lineRule="auto"/>
        <w:rPr>
          <w:ins w:id="8" w:author="Scherrer  Beat" w:date="2025-04-14T10:08:00Z" w16du:dateUtc="2025-04-14T08:08:00Z"/>
          <w:rFonts w:eastAsia="Times New Roman" w:cs="Times New Roman"/>
          <w:b/>
          <w:lang w:val="en-US"/>
        </w:rPr>
      </w:pPr>
      <w:commentRangeStart w:id="9"/>
      <w:r w:rsidRPr="00011FF8">
        <w:rPr>
          <w:rFonts w:eastAsia="Times New Roman" w:cs="Times New Roman"/>
          <w:b/>
          <w:lang w:val="en-US"/>
        </w:rPr>
        <w:t xml:space="preserve">Figure </w:t>
      </w:r>
      <w:commentRangeEnd w:id="9"/>
      <w:r w:rsidR="0085262B">
        <w:rPr>
          <w:rStyle w:val="CommentReference"/>
        </w:rPr>
        <w:commentReference w:id="9"/>
      </w:r>
      <w:r w:rsidRPr="00011FF8">
        <w:rPr>
          <w:rFonts w:eastAsia="Times New Roman" w:cs="Times New Roman"/>
          <w:b/>
          <w:lang w:val="en-US"/>
        </w:rPr>
        <w:t>A.</w:t>
      </w:r>
      <w:r>
        <w:rPr>
          <w:rFonts w:eastAsia="Times New Roman" w:cs="Times New Roman"/>
          <w:b/>
          <w:lang w:val="en-US"/>
        </w:rPr>
        <w:t>6</w:t>
      </w:r>
      <w:r w:rsidRPr="00011FF8">
        <w:rPr>
          <w:rFonts w:eastAsia="Times New Roman" w:cs="Times New Roman"/>
          <w:b/>
          <w:lang w:val="en-US"/>
        </w:rPr>
        <w:t>: Comparison of average health insurance coverage</w:t>
      </w:r>
      <w:r>
        <w:rPr>
          <w:rFonts w:eastAsia="Times New Roman" w:cs="Times New Roman"/>
          <w:b/>
          <w:lang w:val="en-US"/>
        </w:rPr>
        <w:t xml:space="preserve"> </w:t>
      </w:r>
      <w:r w:rsidRPr="00011FF8">
        <w:rPr>
          <w:rFonts w:eastAsia="Times New Roman" w:cs="Times New Roman"/>
          <w:b/>
          <w:lang w:val="en-US"/>
        </w:rPr>
        <w:t>based on DHS and Census Data</w:t>
      </w:r>
    </w:p>
    <w:p w14:paraId="104609A6" w14:textId="77777777" w:rsidR="00590082" w:rsidRDefault="00590082" w:rsidP="007717D1">
      <w:pPr>
        <w:spacing w:after="120" w:line="240" w:lineRule="auto"/>
        <w:rPr>
          <w:rFonts w:eastAsia="Times New Roman" w:cs="Times New Roman"/>
          <w:b/>
          <w:lang w:val="en-US"/>
        </w:rPr>
      </w:pPr>
    </w:p>
    <w:p w14:paraId="36ECD536" w14:textId="22711049" w:rsidR="007717D1" w:rsidRDefault="007717D1" w:rsidP="007717D1">
      <w:pPr>
        <w:pStyle w:val="ListParagraph"/>
        <w:numPr>
          <w:ilvl w:val="0"/>
          <w:numId w:val="35"/>
        </w:numPr>
        <w:spacing w:after="120" w:line="360" w:lineRule="auto"/>
        <w:jc w:val="center"/>
        <w:rPr>
          <w:ins w:id="10" w:author="Scherrer  Beat" w:date="2025-04-14T10:10:00Z" w16du:dateUtc="2025-04-14T08:10:00Z"/>
          <w:rFonts w:eastAsia="Times New Roman" w:cs="Times New Roman"/>
          <w:b/>
          <w:bCs/>
          <w:noProof/>
        </w:rPr>
      </w:pPr>
      <w:r w:rsidRPr="001A135B">
        <w:rPr>
          <w:rFonts w:eastAsia="Times New Roman" w:cs="Times New Roman"/>
          <w:b/>
          <w:bCs/>
          <w:noProof/>
        </w:rPr>
        <w:t>Benin</w:t>
      </w:r>
      <w:ins w:id="11" w:author="Scherrer  Beat" w:date="2025-04-14T10:08:00Z" w16du:dateUtc="2025-04-14T08:08:00Z">
        <w:r w:rsidR="00590082">
          <w:rPr>
            <w:rFonts w:eastAsia="Times New Roman" w:cs="Times New Roman"/>
            <w:b/>
            <w:bCs/>
            <w:noProof/>
          </w:rPr>
          <w:t xml:space="preserve"> </w:t>
        </w:r>
      </w:ins>
    </w:p>
    <w:p w14:paraId="046EC0D0" w14:textId="769509C8" w:rsidR="00590082" w:rsidRPr="00590082" w:rsidRDefault="00590082">
      <w:pPr>
        <w:spacing w:after="120" w:line="360" w:lineRule="auto"/>
        <w:ind w:left="708"/>
        <w:rPr>
          <w:ins w:id="12" w:author="Scherrer  Beat" w:date="2025-04-14T10:08:00Z" w16du:dateUtc="2025-04-14T08:08:00Z"/>
          <w:rFonts w:eastAsia="Times New Roman" w:cs="Times New Roman"/>
          <w:b/>
          <w:bCs/>
          <w:noProof/>
          <w:rPrChange w:id="13" w:author="Scherrer  Beat" w:date="2025-04-14T10:10:00Z" w16du:dateUtc="2025-04-14T08:10:00Z">
            <w:rPr>
              <w:ins w:id="14" w:author="Scherrer  Beat" w:date="2025-04-14T10:08:00Z" w16du:dateUtc="2025-04-14T08:08:00Z"/>
              <w:noProof/>
            </w:rPr>
          </w:rPrChange>
        </w:rPr>
        <w:pPrChange w:id="15" w:author="Scherrer  Beat" w:date="2025-04-14T10:10:00Z" w16du:dateUtc="2025-04-14T08:10:00Z">
          <w:pPr>
            <w:pStyle w:val="ListParagraph"/>
            <w:numPr>
              <w:numId w:val="35"/>
            </w:numPr>
            <w:spacing w:after="120" w:line="360" w:lineRule="auto"/>
            <w:ind w:hanging="360"/>
            <w:jc w:val="center"/>
          </w:pPr>
        </w:pPrChange>
      </w:pPr>
      <w:ins w:id="16" w:author="Scherrer  Beat" w:date="2025-04-14T10:13:00Z" w16du:dateUtc="2025-04-14T08:13:00Z">
        <w:r>
          <w:rPr>
            <w:rFonts w:eastAsia="Times New Roman" w:cs="Times New Roman"/>
            <w:b/>
            <w:bCs/>
            <w:noProof/>
          </w:rPr>
          <w:lastRenderedPageBreak/>
          <w:drawing>
            <wp:inline distT="0" distB="0" distL="0" distR="0" wp14:anchorId="119330FC" wp14:editId="4F7C608B">
              <wp:extent cx="4016346" cy="3843020"/>
              <wp:effectExtent l="0" t="0" r="3810" b="5080"/>
              <wp:docPr id="205142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27143" cy="3853351"/>
                      </a:xfrm>
                      <a:prstGeom prst="rect">
                        <a:avLst/>
                      </a:prstGeom>
                      <a:noFill/>
                      <a:ln>
                        <a:noFill/>
                      </a:ln>
                    </pic:spPr>
                  </pic:pic>
                </a:graphicData>
              </a:graphic>
            </wp:inline>
          </w:drawing>
        </w:r>
        <w:r>
          <w:rPr>
            <w:rFonts w:eastAsia="Times New Roman" w:cs="Times New Roman"/>
            <w:b/>
            <w:bCs/>
            <w:noProof/>
          </w:rPr>
          <w:t xml:space="preserve"> </w:t>
        </w:r>
      </w:ins>
      <w:ins w:id="17" w:author="Scherrer  Beat" w:date="2025-04-14T10:11:00Z" w16du:dateUtc="2025-04-14T08:11:00Z">
        <w:r>
          <w:rPr>
            <w:rFonts w:eastAsia="Times New Roman" w:cs="Times New Roman"/>
            <w:b/>
            <w:bCs/>
            <w:noProof/>
          </w:rPr>
          <w:drawing>
            <wp:inline distT="0" distB="0" distL="0" distR="0" wp14:anchorId="60F3013C" wp14:editId="09063DC5">
              <wp:extent cx="4148519" cy="3846022"/>
              <wp:effectExtent l="0" t="0" r="4445" b="2540"/>
              <wp:docPr id="58985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83558" cy="3878506"/>
                      </a:xfrm>
                      <a:prstGeom prst="rect">
                        <a:avLst/>
                      </a:prstGeom>
                      <a:noFill/>
                      <a:ln>
                        <a:noFill/>
                      </a:ln>
                    </pic:spPr>
                  </pic:pic>
                </a:graphicData>
              </a:graphic>
            </wp:inline>
          </w:drawing>
        </w:r>
      </w:ins>
      <w:ins w:id="18" w:author="Scherrer  Beat" w:date="2025-04-14T10:12:00Z" w16du:dateUtc="2025-04-14T08:12:00Z">
        <w:r>
          <w:rPr>
            <w:rFonts w:eastAsia="Times New Roman" w:cs="Times New Roman"/>
            <w:b/>
            <w:bCs/>
            <w:noProof/>
          </w:rPr>
          <w:t xml:space="preserve"> </w:t>
        </w:r>
      </w:ins>
      <w:ins w:id="19" w:author="Scherrer  Beat" w:date="2025-04-14T10:18:00Z" w16du:dateUtc="2025-04-14T08:18:00Z">
        <w:r>
          <w:rPr>
            <w:rFonts w:eastAsia="Times New Roman" w:cs="Times New Roman"/>
            <w:b/>
            <w:bCs/>
            <w:noProof/>
          </w:rPr>
          <w:lastRenderedPageBreak/>
          <w:drawing>
            <wp:inline distT="0" distB="0" distL="0" distR="0" wp14:anchorId="0F32BC77" wp14:editId="6ED1FDE5">
              <wp:extent cx="4017010" cy="3861590"/>
              <wp:effectExtent l="0" t="0" r="2540" b="5715"/>
              <wp:docPr id="45122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37753" cy="3881531"/>
                      </a:xfrm>
                      <a:prstGeom prst="rect">
                        <a:avLst/>
                      </a:prstGeom>
                      <a:noFill/>
                      <a:ln>
                        <a:noFill/>
                      </a:ln>
                    </pic:spPr>
                  </pic:pic>
                </a:graphicData>
              </a:graphic>
            </wp:inline>
          </w:drawing>
        </w:r>
      </w:ins>
    </w:p>
    <w:p w14:paraId="585EEDD7" w14:textId="68A72941" w:rsidR="00590082" w:rsidRPr="00590082" w:rsidRDefault="00590082">
      <w:pPr>
        <w:spacing w:after="120" w:line="360" w:lineRule="auto"/>
        <w:rPr>
          <w:rFonts w:eastAsia="Times New Roman" w:cs="Times New Roman"/>
          <w:b/>
          <w:bCs/>
          <w:noProof/>
        </w:rPr>
        <w:pPrChange w:id="20" w:author="Scherrer  Beat" w:date="2025-04-14T10:14:00Z" w16du:dateUtc="2025-04-14T08:14:00Z">
          <w:pPr>
            <w:pStyle w:val="ListParagraph"/>
            <w:numPr>
              <w:numId w:val="35"/>
            </w:numPr>
            <w:spacing w:after="120" w:line="360" w:lineRule="auto"/>
            <w:ind w:hanging="360"/>
            <w:jc w:val="center"/>
          </w:pPr>
        </w:pPrChange>
      </w:pPr>
      <w:ins w:id="21" w:author="Scherrer  Beat" w:date="2025-04-14T10:10:00Z" w16du:dateUtc="2025-04-14T08:10:00Z">
        <w:r w:rsidRPr="00590082">
          <w:rPr>
            <w:rFonts w:cs="Times New Roman"/>
            <w:noProof/>
            <w:sz w:val="18"/>
            <w:szCs w:val="18"/>
            <w:rPrChange w:id="22" w:author="Scherrer  Beat" w:date="2025-04-14T10:14:00Z" w16du:dateUtc="2025-04-14T08:14:00Z">
              <w:rPr>
                <w:noProof/>
              </w:rPr>
            </w:rPrChange>
          </w:rPr>
          <w:t>(a1) Measured in DHS, regional level</w:t>
        </w:r>
      </w:ins>
      <w:ins w:id="23" w:author="Scherrer  Beat" w:date="2025-04-14T10:12:00Z" w16du:dateUtc="2025-04-14T08:12:00Z">
        <w:r w:rsidRPr="00590082">
          <w:rPr>
            <w:rFonts w:cs="Times New Roman"/>
            <w:noProof/>
            <w:sz w:val="18"/>
            <w:szCs w:val="18"/>
            <w:rPrChange w:id="24" w:author="Scherrer  Beat" w:date="2025-04-14T10:14:00Z" w16du:dateUtc="2025-04-14T08:14:00Z">
              <w:rPr>
                <w:noProof/>
              </w:rPr>
            </w:rPrChange>
          </w:rPr>
          <w:t xml:space="preserve"> </w:t>
        </w:r>
        <w:r w:rsidRPr="00590082">
          <w:rPr>
            <w:rFonts w:cs="Times New Roman"/>
            <w:noProof/>
            <w:sz w:val="18"/>
            <w:szCs w:val="18"/>
            <w:rPrChange w:id="25" w:author="Scherrer  Beat" w:date="2025-04-14T10:14:00Z" w16du:dateUtc="2025-04-14T08:14:00Z">
              <w:rPr>
                <w:noProof/>
              </w:rPr>
            </w:rPrChange>
          </w:rPr>
          <w:tab/>
        </w:r>
      </w:ins>
      <w:ins w:id="26" w:author="Scherrer  Beat" w:date="2025-04-14T10:14:00Z" w16du:dateUtc="2025-04-14T08:14:00Z">
        <w:r w:rsidRPr="00590082">
          <w:rPr>
            <w:rFonts w:cs="Times New Roman"/>
            <w:noProof/>
            <w:sz w:val="18"/>
            <w:szCs w:val="18"/>
            <w:rPrChange w:id="27" w:author="Scherrer  Beat" w:date="2025-04-14T10:14:00Z" w16du:dateUtc="2025-04-14T08:14:00Z">
              <w:rPr>
                <w:noProof/>
              </w:rPr>
            </w:rPrChange>
          </w:rPr>
          <w:tab/>
        </w:r>
        <w:r>
          <w:rPr>
            <w:rFonts w:cs="Times New Roman"/>
            <w:noProof/>
            <w:sz w:val="18"/>
            <w:szCs w:val="18"/>
          </w:rPr>
          <w:tab/>
        </w:r>
      </w:ins>
      <w:ins w:id="28" w:author="Scherrer  Beat" w:date="2025-04-14T10:32:00Z" w16du:dateUtc="2025-04-14T08:32:00Z">
        <w:r w:rsidR="00E062CA">
          <w:rPr>
            <w:rFonts w:cs="Times New Roman"/>
            <w:noProof/>
            <w:sz w:val="18"/>
            <w:szCs w:val="18"/>
          </w:rPr>
          <w:tab/>
        </w:r>
        <w:r w:rsidR="00E062CA">
          <w:rPr>
            <w:rFonts w:cs="Times New Roman"/>
            <w:noProof/>
            <w:sz w:val="18"/>
            <w:szCs w:val="18"/>
          </w:rPr>
          <w:tab/>
        </w:r>
        <w:r w:rsidR="00E062CA">
          <w:rPr>
            <w:rFonts w:cs="Times New Roman"/>
            <w:noProof/>
            <w:sz w:val="18"/>
            <w:szCs w:val="18"/>
          </w:rPr>
          <w:tab/>
        </w:r>
        <w:r w:rsidR="00E062CA">
          <w:rPr>
            <w:rFonts w:cs="Times New Roman"/>
            <w:noProof/>
            <w:sz w:val="18"/>
            <w:szCs w:val="18"/>
          </w:rPr>
          <w:tab/>
        </w:r>
      </w:ins>
      <w:ins w:id="29" w:author="Scherrer  Beat" w:date="2025-04-14T10:12:00Z" w16du:dateUtc="2025-04-14T08:12:00Z">
        <w:r w:rsidRPr="00590082">
          <w:rPr>
            <w:rFonts w:cs="Times New Roman"/>
            <w:noProof/>
            <w:sz w:val="18"/>
            <w:szCs w:val="18"/>
            <w:rPrChange w:id="30" w:author="Scherrer  Beat" w:date="2025-04-14T10:14:00Z" w16du:dateUtc="2025-04-14T08:14:00Z">
              <w:rPr>
                <w:noProof/>
              </w:rPr>
            </w:rPrChange>
          </w:rPr>
          <w:t>(</w:t>
        </w:r>
      </w:ins>
      <w:ins w:id="31" w:author="Scherrer  Beat" w:date="2025-04-14T10:34:00Z" w16du:dateUtc="2025-04-14T08:34:00Z">
        <w:r w:rsidR="00E062CA">
          <w:rPr>
            <w:rFonts w:cs="Times New Roman"/>
            <w:noProof/>
            <w:sz w:val="18"/>
            <w:szCs w:val="18"/>
          </w:rPr>
          <w:t>a2</w:t>
        </w:r>
      </w:ins>
      <w:ins w:id="32" w:author="Scherrer  Beat" w:date="2025-04-14T10:12:00Z" w16du:dateUtc="2025-04-14T08:12:00Z">
        <w:r w:rsidRPr="00590082">
          <w:rPr>
            <w:rFonts w:cs="Times New Roman"/>
            <w:noProof/>
            <w:sz w:val="18"/>
            <w:szCs w:val="18"/>
            <w:rPrChange w:id="33" w:author="Scherrer  Beat" w:date="2025-04-14T10:14:00Z" w16du:dateUtc="2025-04-14T08:14:00Z">
              <w:rPr>
                <w:noProof/>
              </w:rPr>
            </w:rPrChange>
          </w:rPr>
          <w:t xml:space="preserve">) ML prediction with DHS data </w:t>
        </w:r>
        <w:r w:rsidRPr="00590082">
          <w:rPr>
            <w:rFonts w:cs="Times New Roman"/>
            <w:noProof/>
            <w:sz w:val="18"/>
            <w:szCs w:val="18"/>
            <w:rPrChange w:id="34" w:author="Scherrer  Beat" w:date="2025-04-14T10:14:00Z" w16du:dateUtc="2025-04-14T08:14:00Z">
              <w:rPr>
                <w:noProof/>
              </w:rPr>
            </w:rPrChange>
          </w:rPr>
          <w:tab/>
        </w:r>
      </w:ins>
      <w:ins w:id="35" w:author="Scherrer  Beat" w:date="2025-04-14T10:14:00Z" w16du:dateUtc="2025-04-14T08:14:00Z">
        <w:r w:rsidRPr="00590082">
          <w:rPr>
            <w:rFonts w:cs="Times New Roman"/>
            <w:noProof/>
            <w:sz w:val="18"/>
            <w:szCs w:val="18"/>
            <w:rPrChange w:id="36" w:author="Scherrer  Beat" w:date="2025-04-14T10:14:00Z" w16du:dateUtc="2025-04-14T08:14:00Z">
              <w:rPr>
                <w:noProof/>
              </w:rPr>
            </w:rPrChange>
          </w:rPr>
          <w:tab/>
        </w:r>
        <w:r>
          <w:rPr>
            <w:rFonts w:cs="Times New Roman"/>
            <w:noProof/>
            <w:sz w:val="18"/>
            <w:szCs w:val="18"/>
          </w:rPr>
          <w:tab/>
        </w:r>
      </w:ins>
      <w:ins w:id="37" w:author="Scherrer  Beat" w:date="2025-04-14T10:32:00Z" w16du:dateUtc="2025-04-14T08:32:00Z">
        <w:r w:rsidR="00E062CA">
          <w:rPr>
            <w:rFonts w:cs="Times New Roman"/>
            <w:noProof/>
            <w:sz w:val="18"/>
            <w:szCs w:val="18"/>
          </w:rPr>
          <w:tab/>
        </w:r>
        <w:r w:rsidR="00E062CA">
          <w:rPr>
            <w:rFonts w:cs="Times New Roman"/>
            <w:noProof/>
            <w:sz w:val="18"/>
            <w:szCs w:val="18"/>
          </w:rPr>
          <w:tab/>
        </w:r>
        <w:r w:rsidR="00E062CA">
          <w:rPr>
            <w:rFonts w:cs="Times New Roman"/>
            <w:noProof/>
            <w:sz w:val="18"/>
            <w:szCs w:val="18"/>
          </w:rPr>
          <w:tab/>
        </w:r>
      </w:ins>
      <w:ins w:id="38" w:author="Scherrer  Beat" w:date="2025-04-14T10:12:00Z" w16du:dateUtc="2025-04-14T08:12:00Z">
        <w:r w:rsidRPr="00590082">
          <w:rPr>
            <w:rFonts w:cs="Times New Roman"/>
            <w:noProof/>
            <w:sz w:val="18"/>
            <w:szCs w:val="18"/>
            <w:rPrChange w:id="39" w:author="Scherrer  Beat" w:date="2025-04-14T10:14:00Z" w16du:dateUtc="2025-04-14T08:14:00Z">
              <w:rPr>
                <w:noProof/>
              </w:rPr>
            </w:rPrChange>
          </w:rPr>
          <w:t>(</w:t>
        </w:r>
      </w:ins>
      <w:ins w:id="40" w:author="Scherrer  Beat" w:date="2025-04-14T10:34:00Z" w16du:dateUtc="2025-04-14T08:34:00Z">
        <w:r w:rsidR="00E062CA">
          <w:rPr>
            <w:rFonts w:cs="Times New Roman"/>
            <w:noProof/>
            <w:sz w:val="18"/>
            <w:szCs w:val="18"/>
          </w:rPr>
          <w:t>a3</w:t>
        </w:r>
      </w:ins>
      <w:ins w:id="41" w:author="Scherrer  Beat" w:date="2025-04-14T10:12:00Z" w16du:dateUtc="2025-04-14T08:12:00Z">
        <w:r w:rsidRPr="00590082">
          <w:rPr>
            <w:rFonts w:cs="Times New Roman"/>
            <w:noProof/>
            <w:sz w:val="18"/>
            <w:szCs w:val="18"/>
            <w:rPrChange w:id="42" w:author="Scherrer  Beat" w:date="2025-04-14T10:14:00Z" w16du:dateUtc="2025-04-14T08:14:00Z">
              <w:rPr>
                <w:noProof/>
              </w:rPr>
            </w:rPrChange>
          </w:rPr>
          <w:t>) ML prediction with CENSUS data</w:t>
        </w:r>
      </w:ins>
    </w:p>
    <w:p w14:paraId="36BC47F8" w14:textId="77777777" w:rsidR="007717D1" w:rsidRDefault="007717D1" w:rsidP="007717D1">
      <w:pPr>
        <w:pStyle w:val="ListParagraph"/>
        <w:numPr>
          <w:ilvl w:val="0"/>
          <w:numId w:val="35"/>
        </w:numPr>
        <w:spacing w:after="120" w:line="360" w:lineRule="auto"/>
        <w:jc w:val="center"/>
        <w:rPr>
          <w:ins w:id="43" w:author="Scherrer  Beat" w:date="2025-04-14T10:23:00Z" w16du:dateUtc="2025-04-14T08:23:00Z"/>
          <w:rFonts w:eastAsia="Times New Roman" w:cs="Times New Roman"/>
          <w:b/>
          <w:bCs/>
          <w:noProof/>
        </w:rPr>
      </w:pPr>
      <w:r w:rsidRPr="001A135B">
        <w:rPr>
          <w:rFonts w:eastAsia="Times New Roman" w:cs="Times New Roman"/>
          <w:b/>
          <w:bCs/>
          <w:noProof/>
        </w:rPr>
        <w:t>Burkina Faso</w:t>
      </w:r>
    </w:p>
    <w:p w14:paraId="1322724A" w14:textId="63B0D934" w:rsidR="00BF3917" w:rsidRPr="00BF3917" w:rsidRDefault="00BF3917">
      <w:pPr>
        <w:spacing w:after="120" w:line="360" w:lineRule="auto"/>
        <w:ind w:left="360"/>
        <w:rPr>
          <w:ins w:id="44" w:author="Scherrer  Beat" w:date="2025-04-14T10:23:00Z" w16du:dateUtc="2025-04-14T08:23:00Z"/>
          <w:rFonts w:eastAsia="Times New Roman" w:cs="Times New Roman"/>
          <w:b/>
          <w:bCs/>
          <w:noProof/>
          <w:rPrChange w:id="45" w:author="Scherrer  Beat" w:date="2025-04-14T10:23:00Z" w16du:dateUtc="2025-04-14T08:23:00Z">
            <w:rPr>
              <w:ins w:id="46" w:author="Scherrer  Beat" w:date="2025-04-14T10:23:00Z" w16du:dateUtc="2025-04-14T08:23:00Z"/>
              <w:noProof/>
            </w:rPr>
          </w:rPrChange>
        </w:rPr>
        <w:pPrChange w:id="47" w:author="Scherrer  Beat" w:date="2025-04-14T10:23:00Z" w16du:dateUtc="2025-04-14T08:23:00Z">
          <w:pPr>
            <w:pStyle w:val="ListParagraph"/>
            <w:numPr>
              <w:numId w:val="35"/>
            </w:numPr>
            <w:spacing w:after="120" w:line="360" w:lineRule="auto"/>
            <w:ind w:hanging="360"/>
            <w:jc w:val="center"/>
          </w:pPr>
        </w:pPrChange>
      </w:pPr>
      <w:ins w:id="48" w:author="Scherrer  Beat" w:date="2025-04-14T10:24:00Z" w16du:dateUtc="2025-04-14T08:24:00Z">
        <w:r>
          <w:rPr>
            <w:rFonts w:eastAsia="Times New Roman" w:cs="Times New Roman"/>
            <w:b/>
            <w:bCs/>
            <w:noProof/>
          </w:rPr>
          <w:lastRenderedPageBreak/>
          <w:drawing>
            <wp:inline distT="0" distB="0" distL="0" distR="0" wp14:anchorId="45ECD481" wp14:editId="1136651F">
              <wp:extent cx="4543573" cy="2609850"/>
              <wp:effectExtent l="0" t="0" r="9525" b="0"/>
              <wp:docPr id="1752683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0327" cy="2625218"/>
                      </a:xfrm>
                      <a:prstGeom prst="rect">
                        <a:avLst/>
                      </a:prstGeom>
                      <a:noFill/>
                      <a:ln>
                        <a:noFill/>
                      </a:ln>
                    </pic:spPr>
                  </pic:pic>
                </a:graphicData>
              </a:graphic>
            </wp:inline>
          </w:drawing>
        </w:r>
      </w:ins>
      <w:ins w:id="49" w:author="Scherrer  Beat" w:date="2025-04-14T10:26:00Z" w16du:dateUtc="2025-04-14T08:26:00Z">
        <w:r>
          <w:rPr>
            <w:rFonts w:eastAsia="Times New Roman" w:cs="Times New Roman"/>
            <w:b/>
            <w:bCs/>
            <w:noProof/>
          </w:rPr>
          <w:drawing>
            <wp:inline distT="0" distB="0" distL="0" distR="0" wp14:anchorId="0792863F" wp14:editId="265E7836">
              <wp:extent cx="4552950" cy="2608463"/>
              <wp:effectExtent l="0" t="0" r="0" b="1905"/>
              <wp:docPr id="1812534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09451" cy="2640833"/>
                      </a:xfrm>
                      <a:prstGeom prst="rect">
                        <a:avLst/>
                      </a:prstGeom>
                      <a:noFill/>
                      <a:ln>
                        <a:noFill/>
                      </a:ln>
                    </pic:spPr>
                  </pic:pic>
                </a:graphicData>
              </a:graphic>
            </wp:inline>
          </w:drawing>
        </w:r>
      </w:ins>
      <w:ins w:id="50" w:author="Scherrer  Beat" w:date="2025-04-14T10:28:00Z" w16du:dateUtc="2025-04-14T08:28:00Z">
        <w:r>
          <w:rPr>
            <w:rFonts w:eastAsia="Times New Roman" w:cs="Times New Roman"/>
            <w:b/>
            <w:bCs/>
            <w:noProof/>
          </w:rPr>
          <w:drawing>
            <wp:inline distT="0" distB="0" distL="0" distR="0" wp14:anchorId="44D1ADC4" wp14:editId="23B9B4EC">
              <wp:extent cx="4553933" cy="2609022"/>
              <wp:effectExtent l="0" t="0" r="0" b="1270"/>
              <wp:docPr id="3834314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88141" cy="2628620"/>
                      </a:xfrm>
                      <a:prstGeom prst="rect">
                        <a:avLst/>
                      </a:prstGeom>
                      <a:noFill/>
                      <a:ln>
                        <a:noFill/>
                      </a:ln>
                    </pic:spPr>
                  </pic:pic>
                </a:graphicData>
              </a:graphic>
            </wp:inline>
          </w:drawing>
        </w:r>
      </w:ins>
    </w:p>
    <w:p w14:paraId="56508ABB" w14:textId="1BC99A01" w:rsidR="00BF3917" w:rsidRPr="00BF3917" w:rsidRDefault="00BF3917">
      <w:pPr>
        <w:spacing w:after="120" w:line="360" w:lineRule="auto"/>
        <w:ind w:left="360"/>
        <w:rPr>
          <w:rFonts w:eastAsia="Times New Roman" w:cs="Times New Roman"/>
          <w:b/>
          <w:bCs/>
          <w:noProof/>
          <w:rPrChange w:id="51" w:author="Scherrer  Beat" w:date="2025-04-14T10:23:00Z" w16du:dateUtc="2025-04-14T08:23:00Z">
            <w:rPr>
              <w:noProof/>
            </w:rPr>
          </w:rPrChange>
        </w:rPr>
        <w:pPrChange w:id="52" w:author="Scherrer  Beat" w:date="2025-04-14T10:23:00Z" w16du:dateUtc="2025-04-14T08:23:00Z">
          <w:pPr>
            <w:pStyle w:val="ListParagraph"/>
            <w:numPr>
              <w:numId w:val="35"/>
            </w:numPr>
            <w:spacing w:after="120" w:line="360" w:lineRule="auto"/>
            <w:ind w:hanging="360"/>
            <w:jc w:val="center"/>
          </w:pPr>
        </w:pPrChange>
      </w:pPr>
      <w:ins w:id="53" w:author="Scherrer  Beat" w:date="2025-04-14T10:23:00Z" w16du:dateUtc="2025-04-14T08:23:00Z">
        <w:r w:rsidRPr="00BF3917">
          <w:rPr>
            <w:rFonts w:cs="Times New Roman"/>
            <w:noProof/>
            <w:sz w:val="18"/>
            <w:szCs w:val="18"/>
            <w:rPrChange w:id="54" w:author="Scherrer  Beat" w:date="2025-04-14T10:23:00Z" w16du:dateUtc="2025-04-14T08:23:00Z">
              <w:rPr>
                <w:noProof/>
              </w:rPr>
            </w:rPrChange>
          </w:rPr>
          <w:t>(</w:t>
        </w:r>
      </w:ins>
      <w:ins w:id="55" w:author="Scherrer  Beat" w:date="2025-04-14T10:34:00Z" w16du:dateUtc="2025-04-14T08:34:00Z">
        <w:r w:rsidR="00E062CA">
          <w:rPr>
            <w:rFonts w:cs="Times New Roman"/>
            <w:noProof/>
            <w:sz w:val="18"/>
            <w:szCs w:val="18"/>
          </w:rPr>
          <w:t>b</w:t>
        </w:r>
      </w:ins>
      <w:ins w:id="56" w:author="Scherrer  Beat" w:date="2025-04-14T10:23:00Z" w16du:dateUtc="2025-04-14T08:23:00Z">
        <w:r w:rsidRPr="00BF3917">
          <w:rPr>
            <w:rFonts w:cs="Times New Roman"/>
            <w:noProof/>
            <w:sz w:val="18"/>
            <w:szCs w:val="18"/>
            <w:rPrChange w:id="57" w:author="Scherrer  Beat" w:date="2025-04-14T10:23:00Z" w16du:dateUtc="2025-04-14T08:23:00Z">
              <w:rPr>
                <w:noProof/>
              </w:rPr>
            </w:rPrChange>
          </w:rPr>
          <w:t xml:space="preserve">1) Measured in DHS, regional level </w:t>
        </w:r>
        <w:r w:rsidRPr="00BF3917">
          <w:rPr>
            <w:rFonts w:cs="Times New Roman"/>
            <w:noProof/>
            <w:sz w:val="18"/>
            <w:szCs w:val="18"/>
            <w:rPrChange w:id="58" w:author="Scherrer  Beat" w:date="2025-04-14T10:23:00Z" w16du:dateUtc="2025-04-14T08:23:00Z">
              <w:rPr>
                <w:noProof/>
              </w:rPr>
            </w:rPrChange>
          </w:rPr>
          <w:tab/>
        </w:r>
        <w:r w:rsidRPr="00BF3917">
          <w:rPr>
            <w:rFonts w:cs="Times New Roman"/>
            <w:noProof/>
            <w:sz w:val="18"/>
            <w:szCs w:val="18"/>
            <w:rPrChange w:id="59" w:author="Scherrer  Beat" w:date="2025-04-14T10:23:00Z" w16du:dateUtc="2025-04-14T08:23:00Z">
              <w:rPr>
                <w:noProof/>
              </w:rPr>
            </w:rPrChange>
          </w:rPr>
          <w:tab/>
        </w:r>
        <w:r w:rsidRPr="00BF3917">
          <w:rPr>
            <w:rFonts w:cs="Times New Roman"/>
            <w:noProof/>
            <w:sz w:val="18"/>
            <w:szCs w:val="18"/>
            <w:rPrChange w:id="60" w:author="Scherrer  Beat" w:date="2025-04-14T10:23:00Z" w16du:dateUtc="2025-04-14T08:23:00Z">
              <w:rPr>
                <w:noProof/>
              </w:rPr>
            </w:rPrChange>
          </w:rPr>
          <w:tab/>
        </w:r>
      </w:ins>
      <w:ins w:id="61" w:author="Scherrer  Beat" w:date="2025-04-14T10:33:00Z" w16du:dateUtc="2025-04-14T08:33:00Z">
        <w:r w:rsidR="00E062CA">
          <w:rPr>
            <w:rFonts w:cs="Times New Roman"/>
            <w:noProof/>
            <w:sz w:val="18"/>
            <w:szCs w:val="18"/>
          </w:rPr>
          <w:tab/>
        </w:r>
        <w:r w:rsidR="00E062CA">
          <w:rPr>
            <w:rFonts w:cs="Times New Roman"/>
            <w:noProof/>
            <w:sz w:val="18"/>
            <w:szCs w:val="18"/>
          </w:rPr>
          <w:tab/>
        </w:r>
        <w:r w:rsidR="00E062CA">
          <w:rPr>
            <w:rFonts w:cs="Times New Roman"/>
            <w:noProof/>
            <w:sz w:val="18"/>
            <w:szCs w:val="18"/>
          </w:rPr>
          <w:tab/>
        </w:r>
        <w:r w:rsidR="00E062CA">
          <w:rPr>
            <w:rFonts w:cs="Times New Roman"/>
            <w:noProof/>
            <w:sz w:val="18"/>
            <w:szCs w:val="18"/>
          </w:rPr>
          <w:tab/>
        </w:r>
      </w:ins>
      <w:ins w:id="62" w:author="Scherrer  Beat" w:date="2025-04-14T10:23:00Z" w16du:dateUtc="2025-04-14T08:23:00Z">
        <w:r w:rsidRPr="00BF3917">
          <w:rPr>
            <w:rFonts w:cs="Times New Roman"/>
            <w:noProof/>
            <w:sz w:val="18"/>
            <w:szCs w:val="18"/>
            <w:rPrChange w:id="63" w:author="Scherrer  Beat" w:date="2025-04-14T10:23:00Z" w16du:dateUtc="2025-04-14T08:23:00Z">
              <w:rPr>
                <w:noProof/>
              </w:rPr>
            </w:rPrChange>
          </w:rPr>
          <w:t>(b</w:t>
        </w:r>
      </w:ins>
      <w:ins w:id="64" w:author="Scherrer  Beat" w:date="2025-04-14T10:34:00Z" w16du:dateUtc="2025-04-14T08:34:00Z">
        <w:r w:rsidR="00E062CA">
          <w:rPr>
            <w:rFonts w:cs="Times New Roman"/>
            <w:noProof/>
            <w:sz w:val="18"/>
            <w:szCs w:val="18"/>
          </w:rPr>
          <w:t>2</w:t>
        </w:r>
      </w:ins>
      <w:ins w:id="65" w:author="Scherrer  Beat" w:date="2025-04-14T10:23:00Z" w16du:dateUtc="2025-04-14T08:23:00Z">
        <w:r w:rsidRPr="00BF3917">
          <w:rPr>
            <w:rFonts w:cs="Times New Roman"/>
            <w:noProof/>
            <w:sz w:val="18"/>
            <w:szCs w:val="18"/>
            <w:rPrChange w:id="66" w:author="Scherrer  Beat" w:date="2025-04-14T10:23:00Z" w16du:dateUtc="2025-04-14T08:23:00Z">
              <w:rPr>
                <w:noProof/>
              </w:rPr>
            </w:rPrChange>
          </w:rPr>
          <w:t xml:space="preserve">) ML prediction with DHS data </w:t>
        </w:r>
        <w:r w:rsidRPr="00BF3917">
          <w:rPr>
            <w:rFonts w:cs="Times New Roman"/>
            <w:noProof/>
            <w:sz w:val="18"/>
            <w:szCs w:val="18"/>
            <w:rPrChange w:id="67" w:author="Scherrer  Beat" w:date="2025-04-14T10:23:00Z" w16du:dateUtc="2025-04-14T08:23:00Z">
              <w:rPr>
                <w:noProof/>
              </w:rPr>
            </w:rPrChange>
          </w:rPr>
          <w:tab/>
        </w:r>
        <w:r w:rsidRPr="00BF3917">
          <w:rPr>
            <w:rFonts w:cs="Times New Roman"/>
            <w:noProof/>
            <w:sz w:val="18"/>
            <w:szCs w:val="18"/>
            <w:rPrChange w:id="68" w:author="Scherrer  Beat" w:date="2025-04-14T10:23:00Z" w16du:dateUtc="2025-04-14T08:23:00Z">
              <w:rPr>
                <w:noProof/>
              </w:rPr>
            </w:rPrChange>
          </w:rPr>
          <w:tab/>
        </w:r>
        <w:r w:rsidRPr="00BF3917">
          <w:rPr>
            <w:rFonts w:cs="Times New Roman"/>
            <w:noProof/>
            <w:sz w:val="18"/>
            <w:szCs w:val="18"/>
            <w:rPrChange w:id="69" w:author="Scherrer  Beat" w:date="2025-04-14T10:23:00Z" w16du:dateUtc="2025-04-14T08:23:00Z">
              <w:rPr>
                <w:noProof/>
              </w:rPr>
            </w:rPrChange>
          </w:rPr>
          <w:tab/>
        </w:r>
      </w:ins>
      <w:ins w:id="70" w:author="Scherrer  Beat" w:date="2025-04-14T10:33:00Z" w16du:dateUtc="2025-04-14T08:33:00Z">
        <w:r w:rsidR="00E062CA">
          <w:rPr>
            <w:rFonts w:cs="Times New Roman"/>
            <w:noProof/>
            <w:sz w:val="18"/>
            <w:szCs w:val="18"/>
          </w:rPr>
          <w:tab/>
        </w:r>
        <w:r w:rsidR="00E062CA">
          <w:rPr>
            <w:rFonts w:cs="Times New Roman"/>
            <w:noProof/>
            <w:sz w:val="18"/>
            <w:szCs w:val="18"/>
          </w:rPr>
          <w:tab/>
        </w:r>
        <w:r w:rsidR="00E062CA">
          <w:rPr>
            <w:rFonts w:cs="Times New Roman"/>
            <w:noProof/>
            <w:sz w:val="18"/>
            <w:szCs w:val="18"/>
          </w:rPr>
          <w:tab/>
        </w:r>
      </w:ins>
      <w:ins w:id="71" w:author="Scherrer  Beat" w:date="2025-04-14T10:23:00Z" w16du:dateUtc="2025-04-14T08:23:00Z">
        <w:r w:rsidRPr="00BF3917">
          <w:rPr>
            <w:rFonts w:cs="Times New Roman"/>
            <w:noProof/>
            <w:sz w:val="18"/>
            <w:szCs w:val="18"/>
            <w:rPrChange w:id="72" w:author="Scherrer  Beat" w:date="2025-04-14T10:23:00Z" w16du:dateUtc="2025-04-14T08:23:00Z">
              <w:rPr>
                <w:noProof/>
              </w:rPr>
            </w:rPrChange>
          </w:rPr>
          <w:t>(</w:t>
        </w:r>
      </w:ins>
      <w:ins w:id="73" w:author="Scherrer  Beat" w:date="2025-04-14T10:34:00Z" w16du:dateUtc="2025-04-14T08:34:00Z">
        <w:r w:rsidR="00E062CA">
          <w:rPr>
            <w:rFonts w:cs="Times New Roman"/>
            <w:noProof/>
            <w:sz w:val="18"/>
            <w:szCs w:val="18"/>
          </w:rPr>
          <w:t>b3</w:t>
        </w:r>
      </w:ins>
      <w:ins w:id="74" w:author="Scherrer  Beat" w:date="2025-04-14T10:23:00Z" w16du:dateUtc="2025-04-14T08:23:00Z">
        <w:r w:rsidRPr="00BF3917">
          <w:rPr>
            <w:rFonts w:cs="Times New Roman"/>
            <w:noProof/>
            <w:sz w:val="18"/>
            <w:szCs w:val="18"/>
            <w:rPrChange w:id="75" w:author="Scherrer  Beat" w:date="2025-04-14T10:23:00Z" w16du:dateUtc="2025-04-14T08:23:00Z">
              <w:rPr>
                <w:noProof/>
              </w:rPr>
            </w:rPrChange>
          </w:rPr>
          <w:t>) ML prediction with CENSUS data</w:t>
        </w:r>
      </w:ins>
    </w:p>
    <w:p w14:paraId="7021CD48"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Cameroon</w:t>
      </w:r>
    </w:p>
    <w:p w14:paraId="5BCD3B57"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Ethiopia</w:t>
      </w:r>
    </w:p>
    <w:p w14:paraId="6B6A5FEE"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lastRenderedPageBreak/>
        <w:t>Ghana</w:t>
      </w:r>
    </w:p>
    <w:p w14:paraId="6AEF19CE"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Guinea</w:t>
      </w:r>
    </w:p>
    <w:p w14:paraId="71BDE6D9"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Kenya</w:t>
      </w:r>
    </w:p>
    <w:p w14:paraId="1D4E0C25"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Lesotho</w:t>
      </w:r>
    </w:p>
    <w:p w14:paraId="56349DEA"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Liberia</w:t>
      </w:r>
    </w:p>
    <w:p w14:paraId="3B9AF5DF"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Malawi</w:t>
      </w:r>
    </w:p>
    <w:p w14:paraId="42D73A03"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Mali</w:t>
      </w:r>
    </w:p>
    <w:p w14:paraId="55D9624D"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Nigeria</w:t>
      </w:r>
    </w:p>
    <w:p w14:paraId="0F9CFC51"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Rwanda</w:t>
      </w:r>
    </w:p>
    <w:p w14:paraId="148868D3"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Senegal</w:t>
      </w:r>
    </w:p>
    <w:p w14:paraId="502A1F5F"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Sierra Leone</w:t>
      </w:r>
    </w:p>
    <w:p w14:paraId="7B026C9B"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South Africa</w:t>
      </w:r>
    </w:p>
    <w:p w14:paraId="270D6222"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noProof/>
        </w:rPr>
      </w:pPr>
      <w:r w:rsidRPr="001A135B">
        <w:rPr>
          <w:rFonts w:eastAsia="Times New Roman" w:cs="Times New Roman"/>
          <w:b/>
          <w:bCs/>
          <w:noProof/>
        </w:rPr>
        <w:t>Tanzania</w:t>
      </w:r>
    </w:p>
    <w:p w14:paraId="477A7483"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noProof/>
        </w:rPr>
      </w:pPr>
      <w:r w:rsidRPr="001A135B">
        <w:rPr>
          <w:rFonts w:eastAsia="Times New Roman" w:cs="Times New Roman"/>
          <w:b/>
          <w:bCs/>
          <w:noProof/>
        </w:rPr>
        <w:t>Togo</w:t>
      </w:r>
    </w:p>
    <w:p w14:paraId="3FD4AE57"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noProof/>
        </w:rPr>
      </w:pPr>
      <w:r w:rsidRPr="001A135B">
        <w:rPr>
          <w:rFonts w:eastAsia="Times New Roman" w:cs="Times New Roman"/>
          <w:b/>
          <w:bCs/>
          <w:noProof/>
        </w:rPr>
        <w:t>Uganda</w:t>
      </w:r>
    </w:p>
    <w:p w14:paraId="5D3116E5"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noProof/>
        </w:rPr>
      </w:pPr>
      <w:r w:rsidRPr="001A135B">
        <w:rPr>
          <w:rFonts w:eastAsia="Times New Roman" w:cs="Times New Roman"/>
          <w:b/>
          <w:bCs/>
          <w:noProof/>
        </w:rPr>
        <w:t>Zambia</w:t>
      </w:r>
    </w:p>
    <w:p w14:paraId="3F48407C" w14:textId="77777777" w:rsidR="007717D1" w:rsidRDefault="007717D1" w:rsidP="007717D1">
      <w:pPr>
        <w:pStyle w:val="ListParagraph"/>
        <w:numPr>
          <w:ilvl w:val="0"/>
          <w:numId w:val="35"/>
        </w:numPr>
        <w:spacing w:after="120" w:line="360" w:lineRule="auto"/>
        <w:jc w:val="center"/>
        <w:rPr>
          <w:rFonts w:eastAsia="Times New Roman" w:cs="Times New Roman"/>
          <w:b/>
          <w:bCs/>
          <w:noProof/>
        </w:rPr>
      </w:pPr>
      <w:r w:rsidRPr="001A135B">
        <w:rPr>
          <w:rFonts w:eastAsia="Times New Roman" w:cs="Times New Roman"/>
          <w:b/>
          <w:bCs/>
          <w:noProof/>
        </w:rPr>
        <w:t>Zimbabwe</w:t>
      </w:r>
    </w:p>
    <w:p w14:paraId="51DEA119" w14:textId="77777777" w:rsidR="007717D1" w:rsidRDefault="007717D1" w:rsidP="007717D1">
      <w:pPr>
        <w:pStyle w:val="ListParagraph"/>
        <w:spacing w:after="120" w:line="360" w:lineRule="auto"/>
        <w:rPr>
          <w:rFonts w:eastAsia="Times New Roman" w:cs="Times New Roman"/>
          <w:b/>
          <w:bCs/>
          <w:noProof/>
        </w:rPr>
      </w:pPr>
    </w:p>
    <w:p w14:paraId="64D723EE"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noProof/>
        </w:rPr>
      </w:pPr>
      <w:r w:rsidRPr="001A135B">
        <w:rPr>
          <w:rFonts w:eastAsia="Times New Roman" w:cs="Times New Roman"/>
          <w:b/>
          <w:bCs/>
          <w:noProof/>
        </w:rPr>
        <w:t>Burundi</w:t>
      </w:r>
    </w:p>
    <w:p w14:paraId="2C8A5839"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Chad</w:t>
      </w:r>
    </w:p>
    <w:p w14:paraId="526758B9"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Congo Rep.</w:t>
      </w:r>
    </w:p>
    <w:p w14:paraId="61C39F20"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Congo Dem. Rep.</w:t>
      </w:r>
    </w:p>
    <w:p w14:paraId="28BC7A60"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Côte d’Ivoire</w:t>
      </w:r>
    </w:p>
    <w:p w14:paraId="61AF6FFE"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Gambia</w:t>
      </w:r>
    </w:p>
    <w:p w14:paraId="2268492E"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Madagascar</w:t>
      </w:r>
    </w:p>
    <w:p w14:paraId="15CC1E63" w14:textId="77777777" w:rsidR="007717D1" w:rsidRPr="001A135B"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Namibia</w:t>
      </w:r>
    </w:p>
    <w:p w14:paraId="52B68A0A" w14:textId="77777777" w:rsidR="007717D1" w:rsidRPr="007717D1" w:rsidRDefault="007717D1" w:rsidP="007717D1">
      <w:pPr>
        <w:pStyle w:val="ListParagraph"/>
        <w:numPr>
          <w:ilvl w:val="0"/>
          <w:numId w:val="35"/>
        </w:numPr>
        <w:spacing w:after="120" w:line="360" w:lineRule="auto"/>
        <w:jc w:val="center"/>
        <w:rPr>
          <w:rFonts w:eastAsia="Times New Roman" w:cs="Times New Roman"/>
          <w:b/>
          <w:bCs/>
          <w:lang w:val="en-US"/>
        </w:rPr>
      </w:pPr>
      <w:r w:rsidRPr="001A135B">
        <w:rPr>
          <w:rFonts w:eastAsia="Times New Roman" w:cs="Times New Roman"/>
          <w:b/>
          <w:bCs/>
          <w:lang w:val="en-US"/>
        </w:rPr>
        <w:t>Niger</w:t>
      </w:r>
    </w:p>
    <w:p w14:paraId="3FDA85D0" w14:textId="77777777" w:rsidR="007717D1" w:rsidRDefault="007717D1" w:rsidP="007717D1">
      <w:pPr>
        <w:spacing w:after="120" w:line="240" w:lineRule="auto"/>
        <w:rPr>
          <w:rFonts w:eastAsia="Times New Roman" w:cs="Times New Roman"/>
          <w:sz w:val="18"/>
          <w:szCs w:val="18"/>
          <w:lang w:val="en-US"/>
        </w:rPr>
      </w:pPr>
      <w:r w:rsidRPr="00011FF8">
        <w:rPr>
          <w:rFonts w:eastAsia="Times New Roman" w:cs="Times New Roman"/>
          <w:sz w:val="18"/>
          <w:szCs w:val="18"/>
          <w:lang w:val="en-US"/>
        </w:rPr>
        <w:t>Note: The figures show for all 3</w:t>
      </w:r>
      <w:r w:rsidRPr="004B1E5C">
        <w:rPr>
          <w:rFonts w:eastAsia="Times New Roman" w:cs="Times New Roman"/>
          <w:sz w:val="18"/>
          <w:szCs w:val="18"/>
          <w:lang w:val="en-US"/>
        </w:rPr>
        <w:t>1</w:t>
      </w:r>
      <w:r w:rsidRPr="00011FF8">
        <w:rPr>
          <w:rFonts w:eastAsia="Times New Roman" w:cs="Times New Roman"/>
          <w:sz w:val="18"/>
          <w:szCs w:val="18"/>
          <w:lang w:val="en-US"/>
        </w:rPr>
        <w:t xml:space="preserve"> SSA counties (</w:t>
      </w:r>
      <w:r>
        <w:rPr>
          <w:rFonts w:eastAsia="Times New Roman" w:cs="Times New Roman"/>
          <w:sz w:val="18"/>
          <w:szCs w:val="18"/>
          <w:lang w:val="en-US"/>
        </w:rPr>
        <w:t>1</w:t>
      </w:r>
      <w:r w:rsidRPr="007717D1">
        <w:rPr>
          <w:rFonts w:eastAsia="Times New Roman" w:cs="Times New Roman"/>
          <w:sz w:val="18"/>
          <w:szCs w:val="18"/>
          <w:vertAlign w:val="superscript"/>
          <w:lang w:val="en-US"/>
        </w:rPr>
        <w:t>st</w:t>
      </w:r>
      <w:r>
        <w:rPr>
          <w:rFonts w:eastAsia="Times New Roman" w:cs="Times New Roman"/>
          <w:sz w:val="18"/>
          <w:szCs w:val="18"/>
          <w:lang w:val="en-US"/>
        </w:rPr>
        <w:t xml:space="preserve"> column</w:t>
      </w:r>
      <w:r w:rsidRPr="00011FF8">
        <w:rPr>
          <w:rFonts w:eastAsia="Times New Roman" w:cs="Times New Roman"/>
          <w:sz w:val="18"/>
          <w:szCs w:val="18"/>
          <w:lang w:val="en-US"/>
        </w:rPr>
        <w:t xml:space="preserve">) the reported regional (admin 1 level) averages in the DHS data, </w:t>
      </w:r>
      <w:r>
        <w:rPr>
          <w:rFonts w:eastAsia="Times New Roman" w:cs="Times New Roman"/>
          <w:sz w:val="18"/>
          <w:szCs w:val="18"/>
          <w:lang w:val="en-US"/>
        </w:rPr>
        <w:t>(2</w:t>
      </w:r>
      <w:r w:rsidRPr="007717D1">
        <w:rPr>
          <w:rFonts w:eastAsia="Times New Roman" w:cs="Times New Roman"/>
          <w:sz w:val="18"/>
          <w:szCs w:val="18"/>
          <w:vertAlign w:val="superscript"/>
          <w:lang w:val="en-US"/>
        </w:rPr>
        <w:t>nd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all</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(3</w:t>
      </w:r>
      <w:r w:rsidRPr="007717D1">
        <w:rPr>
          <w:rFonts w:eastAsia="Times New Roman" w:cs="Times New Roman"/>
          <w:sz w:val="18"/>
          <w:szCs w:val="18"/>
          <w:vertAlign w:val="superscript"/>
          <w:lang w:val="en-US"/>
        </w:rPr>
        <w:t>rd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restricted</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xml:space="preserve">, </w:t>
      </w:r>
      <w:r w:rsidRPr="00011FF8">
        <w:rPr>
          <w:rFonts w:eastAsia="Times New Roman" w:cs="Times New Roman"/>
          <w:sz w:val="18"/>
          <w:szCs w:val="18"/>
          <w:lang w:val="en-US"/>
        </w:rPr>
        <w:t>(</w:t>
      </w:r>
      <w:r>
        <w:rPr>
          <w:rFonts w:eastAsia="Times New Roman" w:cs="Times New Roman"/>
          <w:sz w:val="18"/>
          <w:szCs w:val="18"/>
          <w:lang w:val="en-US"/>
        </w:rPr>
        <w:t>4</w:t>
      </w:r>
      <w:r w:rsidRPr="007717D1">
        <w:rPr>
          <w:rFonts w:eastAsia="Times New Roman" w:cs="Times New Roman"/>
          <w:sz w:val="18"/>
          <w:szCs w:val="18"/>
          <w:vertAlign w:val="superscript"/>
          <w:lang w:val="en-US"/>
        </w:rPr>
        <w:t>th</w:t>
      </w:r>
      <w:r>
        <w:rPr>
          <w:rFonts w:eastAsia="Times New Roman" w:cs="Times New Roman"/>
          <w:sz w:val="18"/>
          <w:szCs w:val="18"/>
          <w:lang w:val="en-US"/>
        </w:rPr>
        <w:t xml:space="preserve"> column</w:t>
      </w:r>
      <w:r w:rsidRPr="00011FF8">
        <w:rPr>
          <w:rFonts w:eastAsia="Times New Roman" w:cs="Times New Roman"/>
          <w:sz w:val="18"/>
          <w:szCs w:val="18"/>
          <w:lang w:val="en-US"/>
        </w:rPr>
        <w:t>) the predicted district (admin 2 level) average based on the ML model with restricted number of variables from the CENSUS data.</w:t>
      </w:r>
      <w:r>
        <w:rPr>
          <w:rFonts w:eastAsia="Times New Roman" w:cs="Times New Roman"/>
          <w:sz w:val="18"/>
          <w:szCs w:val="18"/>
          <w:lang w:val="en-US"/>
        </w:rPr>
        <w:t xml:space="preserve"> Countries (v) – (dd) do not have Census data.</w:t>
      </w:r>
    </w:p>
    <w:p w14:paraId="23C5CBD8" w14:textId="77777777" w:rsidR="00E062CA" w:rsidRDefault="00E062CA" w:rsidP="007717D1">
      <w:pPr>
        <w:spacing w:after="120" w:line="240" w:lineRule="auto"/>
        <w:rPr>
          <w:rFonts w:eastAsia="Times New Roman" w:cs="Times New Roman"/>
          <w:sz w:val="18"/>
          <w:szCs w:val="18"/>
          <w:lang w:val="en-US"/>
        </w:rPr>
      </w:pPr>
    </w:p>
    <w:p w14:paraId="793615D7" w14:textId="5057C740" w:rsidR="00E062CA" w:rsidRDefault="00E062CA" w:rsidP="00E062CA">
      <w:pPr>
        <w:spacing w:after="120" w:line="240" w:lineRule="auto"/>
        <w:rPr>
          <w:rFonts w:eastAsia="Times New Roman" w:cs="Times New Roman"/>
          <w:b/>
          <w:lang w:val="en-US"/>
        </w:rPr>
      </w:pPr>
      <w:r w:rsidRPr="00011FF8">
        <w:rPr>
          <w:rFonts w:eastAsia="Times New Roman" w:cs="Times New Roman"/>
          <w:b/>
          <w:lang w:val="en-US"/>
        </w:rPr>
        <w:t>Figure A.</w:t>
      </w:r>
      <w:r>
        <w:rPr>
          <w:rFonts w:eastAsia="Times New Roman" w:cs="Times New Roman"/>
          <w:b/>
          <w:lang w:val="en-US"/>
        </w:rPr>
        <w:t>7</w:t>
      </w:r>
      <w:r w:rsidRPr="00011FF8">
        <w:rPr>
          <w:rFonts w:eastAsia="Times New Roman" w:cs="Times New Roman"/>
          <w:b/>
          <w:lang w:val="en-US"/>
        </w:rPr>
        <w:t xml:space="preserve">: Comparison of average </w:t>
      </w:r>
      <w:r w:rsidRPr="004E51A8">
        <w:rPr>
          <w:rFonts w:eastAsia="Times New Roman" w:cs="Times New Roman"/>
          <w:b/>
          <w:lang w:val="en-US"/>
        </w:rPr>
        <w:t>visited health facility</w:t>
      </w:r>
      <w:r w:rsidRPr="00011FF8">
        <w:rPr>
          <w:rFonts w:eastAsia="Times New Roman" w:cs="Times New Roman"/>
          <w:b/>
          <w:lang w:val="en-US"/>
        </w:rPr>
        <w:t xml:space="preserve"> based on DHS and Census Data</w:t>
      </w:r>
    </w:p>
    <w:p w14:paraId="1B04FA8E"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Benin</w:t>
      </w:r>
    </w:p>
    <w:p w14:paraId="290CDB3A"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Burkina Faso</w:t>
      </w:r>
    </w:p>
    <w:p w14:paraId="6D42F80A"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Cameroon</w:t>
      </w:r>
    </w:p>
    <w:p w14:paraId="3D328BC6"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Ethiopia</w:t>
      </w:r>
    </w:p>
    <w:p w14:paraId="5728F362"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Ghana</w:t>
      </w:r>
    </w:p>
    <w:p w14:paraId="590DE93E"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Guinea</w:t>
      </w:r>
    </w:p>
    <w:p w14:paraId="05B9C5EB"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Kenya</w:t>
      </w:r>
    </w:p>
    <w:p w14:paraId="42EA8C68"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lastRenderedPageBreak/>
        <w:t>Lesotho</w:t>
      </w:r>
    </w:p>
    <w:p w14:paraId="3B1948EC"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Liberia</w:t>
      </w:r>
    </w:p>
    <w:p w14:paraId="540F6917"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Malawi</w:t>
      </w:r>
    </w:p>
    <w:p w14:paraId="6E3F6BA6"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Mali</w:t>
      </w:r>
    </w:p>
    <w:p w14:paraId="1211A669"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Nigeria</w:t>
      </w:r>
    </w:p>
    <w:p w14:paraId="4A29BB39"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Rwanda</w:t>
      </w:r>
    </w:p>
    <w:p w14:paraId="3E005293"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Senegal</w:t>
      </w:r>
    </w:p>
    <w:p w14:paraId="2D6C9537"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Sierra Leone</w:t>
      </w:r>
    </w:p>
    <w:p w14:paraId="39A52138"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South Africa</w:t>
      </w:r>
    </w:p>
    <w:p w14:paraId="0EF82AB4"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Tanzania</w:t>
      </w:r>
    </w:p>
    <w:p w14:paraId="618AE832"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Togo</w:t>
      </w:r>
    </w:p>
    <w:p w14:paraId="28FAB7D5"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Uganda</w:t>
      </w:r>
    </w:p>
    <w:p w14:paraId="356B2EE9"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Zambia</w:t>
      </w:r>
    </w:p>
    <w:p w14:paraId="6BF373E3" w14:textId="77777777" w:rsidR="00E062CA"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Zimbabwe</w:t>
      </w:r>
    </w:p>
    <w:p w14:paraId="75B1C419" w14:textId="77777777" w:rsidR="00E062CA" w:rsidRDefault="00E062CA" w:rsidP="00E062CA">
      <w:pPr>
        <w:pStyle w:val="ListParagraph"/>
        <w:spacing w:after="120" w:line="360" w:lineRule="auto"/>
        <w:rPr>
          <w:rFonts w:eastAsia="Times New Roman" w:cs="Times New Roman"/>
          <w:b/>
          <w:bCs/>
          <w:noProof/>
        </w:rPr>
      </w:pPr>
    </w:p>
    <w:p w14:paraId="3FBCDE01"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noProof/>
        </w:rPr>
      </w:pPr>
      <w:r w:rsidRPr="001A135B">
        <w:rPr>
          <w:rFonts w:eastAsia="Times New Roman" w:cs="Times New Roman"/>
          <w:b/>
          <w:bCs/>
          <w:noProof/>
        </w:rPr>
        <w:t>Burundi</w:t>
      </w:r>
    </w:p>
    <w:p w14:paraId="4B9DADFF"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Chad</w:t>
      </w:r>
    </w:p>
    <w:p w14:paraId="7B28DD1C"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Congo Rep.</w:t>
      </w:r>
    </w:p>
    <w:p w14:paraId="69B77454"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Congo Dem. Rep.</w:t>
      </w:r>
    </w:p>
    <w:p w14:paraId="3DF6AFC7"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Côte d’Ivoire</w:t>
      </w:r>
    </w:p>
    <w:p w14:paraId="3BC24966"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Gambia</w:t>
      </w:r>
    </w:p>
    <w:p w14:paraId="27869B4F"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Madagascar</w:t>
      </w:r>
    </w:p>
    <w:p w14:paraId="7200E396" w14:textId="77777777" w:rsidR="00E062CA" w:rsidRPr="001A135B"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Namibia</w:t>
      </w:r>
    </w:p>
    <w:p w14:paraId="2727F30C" w14:textId="77777777" w:rsidR="00E062CA" w:rsidRPr="007717D1" w:rsidRDefault="00E062CA" w:rsidP="00E062CA">
      <w:pPr>
        <w:pStyle w:val="ListParagraph"/>
        <w:numPr>
          <w:ilvl w:val="0"/>
          <w:numId w:val="30"/>
        </w:numPr>
        <w:spacing w:after="120" w:line="360" w:lineRule="auto"/>
        <w:jc w:val="center"/>
        <w:rPr>
          <w:rFonts w:eastAsia="Times New Roman" w:cs="Times New Roman"/>
          <w:b/>
          <w:bCs/>
          <w:lang w:val="en-US"/>
        </w:rPr>
      </w:pPr>
      <w:r w:rsidRPr="001A135B">
        <w:rPr>
          <w:rFonts w:eastAsia="Times New Roman" w:cs="Times New Roman"/>
          <w:b/>
          <w:bCs/>
          <w:lang w:val="en-US"/>
        </w:rPr>
        <w:t>Niger</w:t>
      </w:r>
    </w:p>
    <w:p w14:paraId="1BFA38C9" w14:textId="61F31A42" w:rsidR="00E062CA" w:rsidRPr="00011FF8" w:rsidRDefault="00E062CA" w:rsidP="007717D1">
      <w:pPr>
        <w:spacing w:after="120" w:line="240" w:lineRule="auto"/>
        <w:rPr>
          <w:rFonts w:eastAsia="Times New Roman" w:cs="Times New Roman"/>
          <w:sz w:val="18"/>
          <w:szCs w:val="18"/>
          <w:lang w:val="en-US"/>
        </w:rPr>
      </w:pPr>
      <w:r w:rsidRPr="00011FF8">
        <w:rPr>
          <w:rFonts w:eastAsia="Times New Roman" w:cs="Times New Roman"/>
          <w:sz w:val="18"/>
          <w:szCs w:val="18"/>
          <w:lang w:val="en-US"/>
        </w:rPr>
        <w:t>Note: The figures show for all 3</w:t>
      </w:r>
      <w:r w:rsidRPr="004B1E5C">
        <w:rPr>
          <w:rFonts w:eastAsia="Times New Roman" w:cs="Times New Roman"/>
          <w:sz w:val="18"/>
          <w:szCs w:val="18"/>
          <w:lang w:val="en-US"/>
        </w:rPr>
        <w:t>1</w:t>
      </w:r>
      <w:r w:rsidRPr="00011FF8">
        <w:rPr>
          <w:rFonts w:eastAsia="Times New Roman" w:cs="Times New Roman"/>
          <w:sz w:val="18"/>
          <w:szCs w:val="18"/>
          <w:lang w:val="en-US"/>
        </w:rPr>
        <w:t xml:space="preserve"> SSA counties (</w:t>
      </w:r>
      <w:r>
        <w:rPr>
          <w:rFonts w:eastAsia="Times New Roman" w:cs="Times New Roman"/>
          <w:sz w:val="18"/>
          <w:szCs w:val="18"/>
          <w:lang w:val="en-US"/>
        </w:rPr>
        <w:t>1</w:t>
      </w:r>
      <w:r w:rsidRPr="007717D1">
        <w:rPr>
          <w:rFonts w:eastAsia="Times New Roman" w:cs="Times New Roman"/>
          <w:sz w:val="18"/>
          <w:szCs w:val="18"/>
          <w:vertAlign w:val="superscript"/>
          <w:lang w:val="en-US"/>
        </w:rPr>
        <w:t>st</w:t>
      </w:r>
      <w:r>
        <w:rPr>
          <w:rFonts w:eastAsia="Times New Roman" w:cs="Times New Roman"/>
          <w:sz w:val="18"/>
          <w:szCs w:val="18"/>
          <w:lang w:val="en-US"/>
        </w:rPr>
        <w:t xml:space="preserve"> column</w:t>
      </w:r>
      <w:r w:rsidRPr="00011FF8">
        <w:rPr>
          <w:rFonts w:eastAsia="Times New Roman" w:cs="Times New Roman"/>
          <w:sz w:val="18"/>
          <w:szCs w:val="18"/>
          <w:lang w:val="en-US"/>
        </w:rPr>
        <w:t xml:space="preserve">) the reported regional (admin 1 level) averages in the DHS data, </w:t>
      </w:r>
      <w:r>
        <w:rPr>
          <w:rFonts w:eastAsia="Times New Roman" w:cs="Times New Roman"/>
          <w:sz w:val="18"/>
          <w:szCs w:val="18"/>
          <w:lang w:val="en-US"/>
        </w:rPr>
        <w:t>(2</w:t>
      </w:r>
      <w:r w:rsidRPr="007717D1">
        <w:rPr>
          <w:rFonts w:eastAsia="Times New Roman" w:cs="Times New Roman"/>
          <w:sz w:val="18"/>
          <w:szCs w:val="18"/>
          <w:vertAlign w:val="superscript"/>
          <w:lang w:val="en-US"/>
        </w:rPr>
        <w:t>nd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all</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(3</w:t>
      </w:r>
      <w:r w:rsidRPr="007717D1">
        <w:rPr>
          <w:rFonts w:eastAsia="Times New Roman" w:cs="Times New Roman"/>
          <w:sz w:val="18"/>
          <w:szCs w:val="18"/>
          <w:vertAlign w:val="superscript"/>
          <w:lang w:val="en-US"/>
        </w:rPr>
        <w:t>rd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restricted</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xml:space="preserve">, </w:t>
      </w:r>
      <w:r w:rsidRPr="00011FF8">
        <w:rPr>
          <w:rFonts w:eastAsia="Times New Roman" w:cs="Times New Roman"/>
          <w:sz w:val="18"/>
          <w:szCs w:val="18"/>
          <w:lang w:val="en-US"/>
        </w:rPr>
        <w:t>(</w:t>
      </w:r>
      <w:r>
        <w:rPr>
          <w:rFonts w:eastAsia="Times New Roman" w:cs="Times New Roman"/>
          <w:sz w:val="18"/>
          <w:szCs w:val="18"/>
          <w:lang w:val="en-US"/>
        </w:rPr>
        <w:t>4</w:t>
      </w:r>
      <w:r w:rsidRPr="007717D1">
        <w:rPr>
          <w:rFonts w:eastAsia="Times New Roman" w:cs="Times New Roman"/>
          <w:sz w:val="18"/>
          <w:szCs w:val="18"/>
          <w:vertAlign w:val="superscript"/>
          <w:lang w:val="en-US"/>
        </w:rPr>
        <w:t>th</w:t>
      </w:r>
      <w:r>
        <w:rPr>
          <w:rFonts w:eastAsia="Times New Roman" w:cs="Times New Roman"/>
          <w:sz w:val="18"/>
          <w:szCs w:val="18"/>
          <w:lang w:val="en-US"/>
        </w:rPr>
        <w:t xml:space="preserve"> column</w:t>
      </w:r>
      <w:r w:rsidRPr="00011FF8">
        <w:rPr>
          <w:rFonts w:eastAsia="Times New Roman" w:cs="Times New Roman"/>
          <w:sz w:val="18"/>
          <w:szCs w:val="18"/>
          <w:lang w:val="en-US"/>
        </w:rPr>
        <w:t>) the predicted district (admin 2 level) average based on the ML model with restricted number of variables from the CENSUS data.</w:t>
      </w:r>
      <w:r>
        <w:rPr>
          <w:rFonts w:eastAsia="Times New Roman" w:cs="Times New Roman"/>
          <w:sz w:val="18"/>
          <w:szCs w:val="18"/>
          <w:lang w:val="en-US"/>
        </w:rPr>
        <w:t xml:space="preserve"> Countries (v) – (dd) do not have Census data.</w:t>
      </w:r>
    </w:p>
    <w:p w14:paraId="67BAC293" w14:textId="19AB3131" w:rsidR="007717D1" w:rsidRDefault="007717D1" w:rsidP="00F90E6D">
      <w:pPr>
        <w:spacing w:after="120" w:line="360" w:lineRule="auto"/>
        <w:rPr>
          <w:rFonts w:eastAsia="Times New Roman" w:cs="Times New Roman"/>
          <w:lang w:val="en-US"/>
        </w:rPr>
      </w:pPr>
    </w:p>
    <w:p w14:paraId="0530469D" w14:textId="7D31FF9D" w:rsidR="007717D1" w:rsidRDefault="007717D1" w:rsidP="007717D1">
      <w:pPr>
        <w:spacing w:after="120" w:line="240" w:lineRule="auto"/>
        <w:rPr>
          <w:rFonts w:eastAsia="Times New Roman" w:cs="Times New Roman"/>
          <w:b/>
          <w:lang w:val="en-US"/>
        </w:rPr>
      </w:pPr>
      <w:r w:rsidRPr="00011FF8">
        <w:rPr>
          <w:rFonts w:eastAsia="Times New Roman" w:cs="Times New Roman"/>
          <w:b/>
          <w:lang w:val="en-US"/>
        </w:rPr>
        <w:t>Figure A.</w:t>
      </w:r>
      <w:r w:rsidR="004E51A8">
        <w:rPr>
          <w:rFonts w:eastAsia="Times New Roman" w:cs="Times New Roman"/>
          <w:b/>
          <w:lang w:val="en-US"/>
        </w:rPr>
        <w:t>8</w:t>
      </w:r>
      <w:r w:rsidRPr="00011FF8">
        <w:rPr>
          <w:rFonts w:eastAsia="Times New Roman" w:cs="Times New Roman"/>
          <w:b/>
          <w:lang w:val="en-US"/>
        </w:rPr>
        <w:t xml:space="preserve">: Comparison of average </w:t>
      </w:r>
      <w:r w:rsidR="004E51A8" w:rsidRPr="004E51A8">
        <w:rPr>
          <w:rFonts w:eastAsia="Times New Roman" w:cs="Times New Roman"/>
          <w:b/>
          <w:lang w:val="en-US"/>
        </w:rPr>
        <w:t>health facility-based births</w:t>
      </w:r>
      <w:r w:rsidR="004E51A8" w:rsidRPr="00011FF8">
        <w:rPr>
          <w:rFonts w:eastAsia="Times New Roman" w:cs="Times New Roman"/>
          <w:b/>
          <w:lang w:val="en-US"/>
        </w:rPr>
        <w:t xml:space="preserve"> </w:t>
      </w:r>
      <w:r w:rsidRPr="00011FF8">
        <w:rPr>
          <w:rFonts w:eastAsia="Times New Roman" w:cs="Times New Roman"/>
          <w:b/>
          <w:lang w:val="en-US"/>
        </w:rPr>
        <w:t>based on DHS and Census Data</w:t>
      </w:r>
    </w:p>
    <w:p w14:paraId="2811B3D4"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Benin</w:t>
      </w:r>
    </w:p>
    <w:p w14:paraId="4A2C87BC"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Burkina Faso</w:t>
      </w:r>
    </w:p>
    <w:p w14:paraId="29600839"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Cameroon</w:t>
      </w:r>
    </w:p>
    <w:p w14:paraId="64282CC6"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Ethiopia</w:t>
      </w:r>
    </w:p>
    <w:p w14:paraId="744A9F5D"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Ghana</w:t>
      </w:r>
    </w:p>
    <w:p w14:paraId="6DD0A127"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Guinea</w:t>
      </w:r>
    </w:p>
    <w:p w14:paraId="77C3446F"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Kenya</w:t>
      </w:r>
    </w:p>
    <w:p w14:paraId="19254C7D"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Lesotho</w:t>
      </w:r>
    </w:p>
    <w:p w14:paraId="46F41C1F"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Liberia</w:t>
      </w:r>
    </w:p>
    <w:p w14:paraId="1DE79A65"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lastRenderedPageBreak/>
        <w:t>Malawi</w:t>
      </w:r>
    </w:p>
    <w:p w14:paraId="591AD2F5"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Mali</w:t>
      </w:r>
    </w:p>
    <w:p w14:paraId="751BD8AB"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Nigeria</w:t>
      </w:r>
    </w:p>
    <w:p w14:paraId="485405E4"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Rwanda</w:t>
      </w:r>
    </w:p>
    <w:p w14:paraId="5A72D9B6"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Senegal</w:t>
      </w:r>
    </w:p>
    <w:p w14:paraId="03170BD0"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Sierra Leone</w:t>
      </w:r>
    </w:p>
    <w:p w14:paraId="262CE53C"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South Africa</w:t>
      </w:r>
    </w:p>
    <w:p w14:paraId="2362EAE5"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Tanzania</w:t>
      </w:r>
    </w:p>
    <w:p w14:paraId="24DA113C"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Togo</w:t>
      </w:r>
    </w:p>
    <w:p w14:paraId="5CD3ED8E"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Uganda</w:t>
      </w:r>
    </w:p>
    <w:p w14:paraId="494D5AB8"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Zambia</w:t>
      </w:r>
    </w:p>
    <w:p w14:paraId="379E2188" w14:textId="77777777" w:rsidR="007717D1"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Zimbabwe</w:t>
      </w:r>
    </w:p>
    <w:p w14:paraId="48792C55" w14:textId="77777777" w:rsidR="007717D1" w:rsidRDefault="007717D1" w:rsidP="007717D1">
      <w:pPr>
        <w:pStyle w:val="ListParagraph"/>
        <w:spacing w:after="120" w:line="360" w:lineRule="auto"/>
        <w:rPr>
          <w:rFonts w:eastAsia="Times New Roman" w:cs="Times New Roman"/>
          <w:b/>
          <w:bCs/>
          <w:noProof/>
        </w:rPr>
      </w:pPr>
    </w:p>
    <w:p w14:paraId="6BA68F1E"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noProof/>
        </w:rPr>
      </w:pPr>
      <w:r w:rsidRPr="001A135B">
        <w:rPr>
          <w:rFonts w:eastAsia="Times New Roman" w:cs="Times New Roman"/>
          <w:b/>
          <w:bCs/>
          <w:noProof/>
        </w:rPr>
        <w:t>Burundi</w:t>
      </w:r>
    </w:p>
    <w:p w14:paraId="6FCD74B8"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Chad</w:t>
      </w:r>
    </w:p>
    <w:p w14:paraId="3803BCBE"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Congo Rep.</w:t>
      </w:r>
    </w:p>
    <w:p w14:paraId="026C8F48"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Congo Dem. Rep.</w:t>
      </w:r>
    </w:p>
    <w:p w14:paraId="19C170DC"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Côte d’Ivoire</w:t>
      </w:r>
    </w:p>
    <w:p w14:paraId="2D136824"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Gambia</w:t>
      </w:r>
    </w:p>
    <w:p w14:paraId="5C8EEABE"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Madagascar</w:t>
      </w:r>
    </w:p>
    <w:p w14:paraId="71D067AB" w14:textId="77777777" w:rsidR="007717D1" w:rsidRPr="001A135B"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Namibia</w:t>
      </w:r>
    </w:p>
    <w:p w14:paraId="6325F37F" w14:textId="77777777" w:rsidR="007717D1" w:rsidRPr="007717D1" w:rsidRDefault="007717D1" w:rsidP="007717D1">
      <w:pPr>
        <w:pStyle w:val="ListParagraph"/>
        <w:numPr>
          <w:ilvl w:val="0"/>
          <w:numId w:val="36"/>
        </w:numPr>
        <w:spacing w:after="120" w:line="360" w:lineRule="auto"/>
        <w:jc w:val="center"/>
        <w:rPr>
          <w:rFonts w:eastAsia="Times New Roman" w:cs="Times New Roman"/>
          <w:b/>
          <w:bCs/>
          <w:lang w:val="en-US"/>
        </w:rPr>
      </w:pPr>
      <w:r w:rsidRPr="001A135B">
        <w:rPr>
          <w:rFonts w:eastAsia="Times New Roman" w:cs="Times New Roman"/>
          <w:b/>
          <w:bCs/>
          <w:lang w:val="en-US"/>
        </w:rPr>
        <w:t>Niger</w:t>
      </w:r>
    </w:p>
    <w:p w14:paraId="41FB2A06" w14:textId="77777777" w:rsidR="007717D1" w:rsidRPr="00011FF8" w:rsidRDefault="007717D1" w:rsidP="007717D1">
      <w:pPr>
        <w:spacing w:after="120" w:line="240" w:lineRule="auto"/>
        <w:rPr>
          <w:rFonts w:eastAsia="Times New Roman" w:cs="Times New Roman"/>
          <w:sz w:val="18"/>
          <w:szCs w:val="18"/>
          <w:lang w:val="en-US"/>
        </w:rPr>
      </w:pPr>
      <w:r w:rsidRPr="00011FF8">
        <w:rPr>
          <w:rFonts w:eastAsia="Times New Roman" w:cs="Times New Roman"/>
          <w:sz w:val="18"/>
          <w:szCs w:val="18"/>
          <w:lang w:val="en-US"/>
        </w:rPr>
        <w:t>Note: The figures show for all 3</w:t>
      </w:r>
      <w:r w:rsidRPr="004B1E5C">
        <w:rPr>
          <w:rFonts w:eastAsia="Times New Roman" w:cs="Times New Roman"/>
          <w:sz w:val="18"/>
          <w:szCs w:val="18"/>
          <w:lang w:val="en-US"/>
        </w:rPr>
        <w:t>1</w:t>
      </w:r>
      <w:r w:rsidRPr="00011FF8">
        <w:rPr>
          <w:rFonts w:eastAsia="Times New Roman" w:cs="Times New Roman"/>
          <w:sz w:val="18"/>
          <w:szCs w:val="18"/>
          <w:lang w:val="en-US"/>
        </w:rPr>
        <w:t xml:space="preserve"> SSA counties (</w:t>
      </w:r>
      <w:r>
        <w:rPr>
          <w:rFonts w:eastAsia="Times New Roman" w:cs="Times New Roman"/>
          <w:sz w:val="18"/>
          <w:szCs w:val="18"/>
          <w:lang w:val="en-US"/>
        </w:rPr>
        <w:t>1</w:t>
      </w:r>
      <w:r w:rsidRPr="007717D1">
        <w:rPr>
          <w:rFonts w:eastAsia="Times New Roman" w:cs="Times New Roman"/>
          <w:sz w:val="18"/>
          <w:szCs w:val="18"/>
          <w:vertAlign w:val="superscript"/>
          <w:lang w:val="en-US"/>
        </w:rPr>
        <w:t>st</w:t>
      </w:r>
      <w:r>
        <w:rPr>
          <w:rFonts w:eastAsia="Times New Roman" w:cs="Times New Roman"/>
          <w:sz w:val="18"/>
          <w:szCs w:val="18"/>
          <w:lang w:val="en-US"/>
        </w:rPr>
        <w:t xml:space="preserve"> column</w:t>
      </w:r>
      <w:r w:rsidRPr="00011FF8">
        <w:rPr>
          <w:rFonts w:eastAsia="Times New Roman" w:cs="Times New Roman"/>
          <w:sz w:val="18"/>
          <w:szCs w:val="18"/>
          <w:lang w:val="en-US"/>
        </w:rPr>
        <w:t xml:space="preserve">) the reported regional (admin 1 level) averages in the DHS data, </w:t>
      </w:r>
      <w:r>
        <w:rPr>
          <w:rFonts w:eastAsia="Times New Roman" w:cs="Times New Roman"/>
          <w:sz w:val="18"/>
          <w:szCs w:val="18"/>
          <w:lang w:val="en-US"/>
        </w:rPr>
        <w:t>(2</w:t>
      </w:r>
      <w:r w:rsidRPr="007717D1">
        <w:rPr>
          <w:rFonts w:eastAsia="Times New Roman" w:cs="Times New Roman"/>
          <w:sz w:val="18"/>
          <w:szCs w:val="18"/>
          <w:vertAlign w:val="superscript"/>
          <w:lang w:val="en-US"/>
        </w:rPr>
        <w:t>nd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all</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(3</w:t>
      </w:r>
      <w:r w:rsidRPr="007717D1">
        <w:rPr>
          <w:rFonts w:eastAsia="Times New Roman" w:cs="Times New Roman"/>
          <w:sz w:val="18"/>
          <w:szCs w:val="18"/>
          <w:vertAlign w:val="superscript"/>
          <w:lang w:val="en-US"/>
        </w:rPr>
        <w:t>rd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restricted</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xml:space="preserve">, </w:t>
      </w:r>
      <w:r w:rsidRPr="00011FF8">
        <w:rPr>
          <w:rFonts w:eastAsia="Times New Roman" w:cs="Times New Roman"/>
          <w:sz w:val="18"/>
          <w:szCs w:val="18"/>
          <w:lang w:val="en-US"/>
        </w:rPr>
        <w:t>(</w:t>
      </w:r>
      <w:r>
        <w:rPr>
          <w:rFonts w:eastAsia="Times New Roman" w:cs="Times New Roman"/>
          <w:sz w:val="18"/>
          <w:szCs w:val="18"/>
          <w:lang w:val="en-US"/>
        </w:rPr>
        <w:t>4</w:t>
      </w:r>
      <w:r w:rsidRPr="007717D1">
        <w:rPr>
          <w:rFonts w:eastAsia="Times New Roman" w:cs="Times New Roman"/>
          <w:sz w:val="18"/>
          <w:szCs w:val="18"/>
          <w:vertAlign w:val="superscript"/>
          <w:lang w:val="en-US"/>
        </w:rPr>
        <w:t>th</w:t>
      </w:r>
      <w:r>
        <w:rPr>
          <w:rFonts w:eastAsia="Times New Roman" w:cs="Times New Roman"/>
          <w:sz w:val="18"/>
          <w:szCs w:val="18"/>
          <w:lang w:val="en-US"/>
        </w:rPr>
        <w:t xml:space="preserve"> column</w:t>
      </w:r>
      <w:r w:rsidRPr="00011FF8">
        <w:rPr>
          <w:rFonts w:eastAsia="Times New Roman" w:cs="Times New Roman"/>
          <w:sz w:val="18"/>
          <w:szCs w:val="18"/>
          <w:lang w:val="en-US"/>
        </w:rPr>
        <w:t>) the predicted district (admin 2 level) average based on the ML model with restricted number of variables from the CENSUS data.</w:t>
      </w:r>
      <w:r>
        <w:rPr>
          <w:rFonts w:eastAsia="Times New Roman" w:cs="Times New Roman"/>
          <w:sz w:val="18"/>
          <w:szCs w:val="18"/>
          <w:lang w:val="en-US"/>
        </w:rPr>
        <w:t xml:space="preserve"> Countries (v) – (dd) do not have Census data.</w:t>
      </w:r>
    </w:p>
    <w:p w14:paraId="578ADC3F" w14:textId="0452BB53" w:rsidR="007717D1" w:rsidRDefault="007717D1" w:rsidP="00F90E6D">
      <w:pPr>
        <w:spacing w:after="120" w:line="360" w:lineRule="auto"/>
        <w:rPr>
          <w:rFonts w:eastAsia="Times New Roman" w:cs="Times New Roman"/>
          <w:lang w:val="en-US"/>
        </w:rPr>
      </w:pPr>
    </w:p>
    <w:p w14:paraId="2E7C2524" w14:textId="2DE56334" w:rsidR="007717D1" w:rsidRDefault="007717D1" w:rsidP="007717D1">
      <w:pPr>
        <w:spacing w:after="120" w:line="240" w:lineRule="auto"/>
        <w:rPr>
          <w:rFonts w:eastAsia="Times New Roman" w:cs="Times New Roman"/>
          <w:b/>
          <w:lang w:val="en-US"/>
        </w:rPr>
      </w:pPr>
      <w:r w:rsidRPr="00011FF8">
        <w:rPr>
          <w:rFonts w:eastAsia="Times New Roman" w:cs="Times New Roman"/>
          <w:b/>
          <w:lang w:val="en-US"/>
        </w:rPr>
        <w:t>Figure A.</w:t>
      </w:r>
      <w:r w:rsidR="004E51A8">
        <w:rPr>
          <w:rFonts w:eastAsia="Times New Roman" w:cs="Times New Roman"/>
          <w:b/>
          <w:lang w:val="en-US"/>
        </w:rPr>
        <w:t>9</w:t>
      </w:r>
      <w:r w:rsidRPr="00011FF8">
        <w:rPr>
          <w:rFonts w:eastAsia="Times New Roman" w:cs="Times New Roman"/>
          <w:b/>
          <w:lang w:val="en-US"/>
        </w:rPr>
        <w:t xml:space="preserve">: Comparison of average </w:t>
      </w:r>
      <w:r w:rsidR="004E51A8" w:rsidRPr="004E51A8">
        <w:rPr>
          <w:rFonts w:eastAsia="Times New Roman" w:cs="Times New Roman"/>
          <w:b/>
          <w:lang w:val="en-US"/>
        </w:rPr>
        <w:t>postnatal check</w:t>
      </w:r>
      <w:r w:rsidR="004E51A8" w:rsidRPr="00011FF8">
        <w:rPr>
          <w:rFonts w:eastAsia="Times New Roman" w:cs="Times New Roman"/>
          <w:b/>
          <w:lang w:val="en-US"/>
        </w:rPr>
        <w:t xml:space="preserve"> </w:t>
      </w:r>
      <w:r w:rsidRPr="00011FF8">
        <w:rPr>
          <w:rFonts w:eastAsia="Times New Roman" w:cs="Times New Roman"/>
          <w:b/>
          <w:lang w:val="en-US"/>
        </w:rPr>
        <w:t>based on DHS and Census Data</w:t>
      </w:r>
    </w:p>
    <w:p w14:paraId="6BA9AAD2"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Benin</w:t>
      </w:r>
    </w:p>
    <w:p w14:paraId="670B24D6"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Burkina Faso</w:t>
      </w:r>
    </w:p>
    <w:p w14:paraId="31910AF9"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Cameroon</w:t>
      </w:r>
    </w:p>
    <w:p w14:paraId="245EB525"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Ethiopia</w:t>
      </w:r>
    </w:p>
    <w:p w14:paraId="6058193E"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Ghana</w:t>
      </w:r>
    </w:p>
    <w:p w14:paraId="2ECD4055"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Guinea</w:t>
      </w:r>
    </w:p>
    <w:p w14:paraId="1329CA6F"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Kenya</w:t>
      </w:r>
    </w:p>
    <w:p w14:paraId="4547B7BA"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Lesotho</w:t>
      </w:r>
    </w:p>
    <w:p w14:paraId="6B602546"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Liberia</w:t>
      </w:r>
    </w:p>
    <w:p w14:paraId="6282CBF0"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Malawi</w:t>
      </w:r>
    </w:p>
    <w:p w14:paraId="4ED6AA67"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Mali</w:t>
      </w:r>
    </w:p>
    <w:p w14:paraId="1C5400B2"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lastRenderedPageBreak/>
        <w:t>Nigeria</w:t>
      </w:r>
    </w:p>
    <w:p w14:paraId="5DAB66E2"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Rwanda</w:t>
      </w:r>
    </w:p>
    <w:p w14:paraId="1396CB1D"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Senegal</w:t>
      </w:r>
    </w:p>
    <w:p w14:paraId="1AFAD74D"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Sierra Leone</w:t>
      </w:r>
    </w:p>
    <w:p w14:paraId="24226E8E"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South Africa</w:t>
      </w:r>
    </w:p>
    <w:p w14:paraId="57F7FF4C"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Tanzania</w:t>
      </w:r>
    </w:p>
    <w:p w14:paraId="6009EBE9"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Togo</w:t>
      </w:r>
    </w:p>
    <w:p w14:paraId="77AC39A9"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Uganda</w:t>
      </w:r>
    </w:p>
    <w:p w14:paraId="252CF771"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Zambia</w:t>
      </w:r>
    </w:p>
    <w:p w14:paraId="491D6505" w14:textId="77777777" w:rsidR="007717D1"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Zimbabwe</w:t>
      </w:r>
    </w:p>
    <w:p w14:paraId="07B948C9" w14:textId="77777777" w:rsidR="007717D1" w:rsidRDefault="007717D1" w:rsidP="007717D1">
      <w:pPr>
        <w:pStyle w:val="ListParagraph"/>
        <w:spacing w:after="120" w:line="360" w:lineRule="auto"/>
        <w:rPr>
          <w:rFonts w:eastAsia="Times New Roman" w:cs="Times New Roman"/>
          <w:b/>
          <w:bCs/>
          <w:noProof/>
        </w:rPr>
      </w:pPr>
    </w:p>
    <w:p w14:paraId="6A2A03EF"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noProof/>
        </w:rPr>
      </w:pPr>
      <w:r w:rsidRPr="001A135B">
        <w:rPr>
          <w:rFonts w:eastAsia="Times New Roman" w:cs="Times New Roman"/>
          <w:b/>
          <w:bCs/>
          <w:noProof/>
        </w:rPr>
        <w:t>Burundi</w:t>
      </w:r>
    </w:p>
    <w:p w14:paraId="68E5DB83"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Chad</w:t>
      </w:r>
    </w:p>
    <w:p w14:paraId="55231BD0"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Congo Rep.</w:t>
      </w:r>
    </w:p>
    <w:p w14:paraId="3EEED1A1"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Congo Dem. Rep.</w:t>
      </w:r>
    </w:p>
    <w:p w14:paraId="6AECE9DF"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Côte d’Ivoire</w:t>
      </w:r>
    </w:p>
    <w:p w14:paraId="1DD50ECB"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Gambia</w:t>
      </w:r>
    </w:p>
    <w:p w14:paraId="11A5421D"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Madagascar</w:t>
      </w:r>
    </w:p>
    <w:p w14:paraId="0BE60723" w14:textId="77777777" w:rsidR="007717D1" w:rsidRPr="001A135B"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Namibia</w:t>
      </w:r>
    </w:p>
    <w:p w14:paraId="12AC90D3" w14:textId="77777777" w:rsidR="007717D1" w:rsidRPr="007717D1" w:rsidRDefault="007717D1" w:rsidP="007717D1">
      <w:pPr>
        <w:pStyle w:val="ListParagraph"/>
        <w:numPr>
          <w:ilvl w:val="0"/>
          <w:numId w:val="37"/>
        </w:numPr>
        <w:spacing w:after="120" w:line="360" w:lineRule="auto"/>
        <w:jc w:val="center"/>
        <w:rPr>
          <w:rFonts w:eastAsia="Times New Roman" w:cs="Times New Roman"/>
          <w:b/>
          <w:bCs/>
          <w:lang w:val="en-US"/>
        </w:rPr>
      </w:pPr>
      <w:r w:rsidRPr="001A135B">
        <w:rPr>
          <w:rFonts w:eastAsia="Times New Roman" w:cs="Times New Roman"/>
          <w:b/>
          <w:bCs/>
          <w:lang w:val="en-US"/>
        </w:rPr>
        <w:t>Niger</w:t>
      </w:r>
    </w:p>
    <w:p w14:paraId="013CB098" w14:textId="77777777" w:rsidR="007717D1" w:rsidRPr="00011FF8" w:rsidRDefault="007717D1" w:rsidP="007717D1">
      <w:pPr>
        <w:spacing w:after="120" w:line="240" w:lineRule="auto"/>
        <w:rPr>
          <w:rFonts w:eastAsia="Times New Roman" w:cs="Times New Roman"/>
          <w:sz w:val="18"/>
          <w:szCs w:val="18"/>
          <w:lang w:val="en-US"/>
        </w:rPr>
      </w:pPr>
      <w:r w:rsidRPr="00011FF8">
        <w:rPr>
          <w:rFonts w:eastAsia="Times New Roman" w:cs="Times New Roman"/>
          <w:sz w:val="18"/>
          <w:szCs w:val="18"/>
          <w:lang w:val="en-US"/>
        </w:rPr>
        <w:t>Note: The figures show for all 3</w:t>
      </w:r>
      <w:r w:rsidRPr="004B1E5C">
        <w:rPr>
          <w:rFonts w:eastAsia="Times New Roman" w:cs="Times New Roman"/>
          <w:sz w:val="18"/>
          <w:szCs w:val="18"/>
          <w:lang w:val="en-US"/>
        </w:rPr>
        <w:t>1</w:t>
      </w:r>
      <w:r w:rsidRPr="00011FF8">
        <w:rPr>
          <w:rFonts w:eastAsia="Times New Roman" w:cs="Times New Roman"/>
          <w:sz w:val="18"/>
          <w:szCs w:val="18"/>
          <w:lang w:val="en-US"/>
        </w:rPr>
        <w:t xml:space="preserve"> SSA counties (</w:t>
      </w:r>
      <w:r>
        <w:rPr>
          <w:rFonts w:eastAsia="Times New Roman" w:cs="Times New Roman"/>
          <w:sz w:val="18"/>
          <w:szCs w:val="18"/>
          <w:lang w:val="en-US"/>
        </w:rPr>
        <w:t>1</w:t>
      </w:r>
      <w:r w:rsidRPr="007717D1">
        <w:rPr>
          <w:rFonts w:eastAsia="Times New Roman" w:cs="Times New Roman"/>
          <w:sz w:val="18"/>
          <w:szCs w:val="18"/>
          <w:vertAlign w:val="superscript"/>
          <w:lang w:val="en-US"/>
        </w:rPr>
        <w:t>st</w:t>
      </w:r>
      <w:r>
        <w:rPr>
          <w:rFonts w:eastAsia="Times New Roman" w:cs="Times New Roman"/>
          <w:sz w:val="18"/>
          <w:szCs w:val="18"/>
          <w:lang w:val="en-US"/>
        </w:rPr>
        <w:t xml:space="preserve"> column</w:t>
      </w:r>
      <w:r w:rsidRPr="00011FF8">
        <w:rPr>
          <w:rFonts w:eastAsia="Times New Roman" w:cs="Times New Roman"/>
          <w:sz w:val="18"/>
          <w:szCs w:val="18"/>
          <w:lang w:val="en-US"/>
        </w:rPr>
        <w:t xml:space="preserve">) the reported regional (admin 1 level) averages in the DHS data, </w:t>
      </w:r>
      <w:r>
        <w:rPr>
          <w:rFonts w:eastAsia="Times New Roman" w:cs="Times New Roman"/>
          <w:sz w:val="18"/>
          <w:szCs w:val="18"/>
          <w:lang w:val="en-US"/>
        </w:rPr>
        <w:t>(2</w:t>
      </w:r>
      <w:r w:rsidRPr="007717D1">
        <w:rPr>
          <w:rFonts w:eastAsia="Times New Roman" w:cs="Times New Roman"/>
          <w:sz w:val="18"/>
          <w:szCs w:val="18"/>
          <w:vertAlign w:val="superscript"/>
          <w:lang w:val="en-US"/>
        </w:rPr>
        <w:t>nd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all</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(3</w:t>
      </w:r>
      <w:r w:rsidRPr="007717D1">
        <w:rPr>
          <w:rFonts w:eastAsia="Times New Roman" w:cs="Times New Roman"/>
          <w:sz w:val="18"/>
          <w:szCs w:val="18"/>
          <w:vertAlign w:val="superscript"/>
          <w:lang w:val="en-US"/>
        </w:rPr>
        <w:t>rd</w:t>
      </w:r>
      <w:r>
        <w:rPr>
          <w:rFonts w:eastAsia="Times New Roman" w:cs="Times New Roman"/>
          <w:sz w:val="18"/>
          <w:szCs w:val="18"/>
          <w:lang w:val="en-US"/>
        </w:rPr>
        <w:t xml:space="preserve">  column) </w:t>
      </w:r>
      <w:r w:rsidRPr="00011FF8">
        <w:rPr>
          <w:rFonts w:eastAsia="Times New Roman" w:cs="Times New Roman"/>
          <w:sz w:val="18"/>
          <w:szCs w:val="18"/>
          <w:lang w:val="en-US"/>
        </w:rPr>
        <w:t xml:space="preserve">the predicted </w:t>
      </w:r>
      <w:r>
        <w:rPr>
          <w:rFonts w:eastAsia="Times New Roman" w:cs="Times New Roman"/>
          <w:sz w:val="18"/>
          <w:szCs w:val="18"/>
          <w:lang w:val="en-US"/>
        </w:rPr>
        <w:t xml:space="preserve">region </w:t>
      </w:r>
      <w:r w:rsidRPr="00011FF8">
        <w:rPr>
          <w:rFonts w:eastAsia="Times New Roman" w:cs="Times New Roman"/>
          <w:sz w:val="18"/>
          <w:szCs w:val="18"/>
          <w:lang w:val="en-US"/>
        </w:rPr>
        <w:t xml:space="preserve">(admin </w:t>
      </w:r>
      <w:r>
        <w:rPr>
          <w:rFonts w:eastAsia="Times New Roman" w:cs="Times New Roman"/>
          <w:sz w:val="18"/>
          <w:szCs w:val="18"/>
          <w:lang w:val="en-US"/>
        </w:rPr>
        <w:t>1</w:t>
      </w:r>
      <w:r w:rsidRPr="00011FF8">
        <w:rPr>
          <w:rFonts w:eastAsia="Times New Roman" w:cs="Times New Roman"/>
          <w:sz w:val="18"/>
          <w:szCs w:val="18"/>
          <w:lang w:val="en-US"/>
        </w:rPr>
        <w:t xml:space="preserve"> level) average based on the ML model with </w:t>
      </w:r>
      <w:r>
        <w:rPr>
          <w:rFonts w:eastAsia="Times New Roman" w:cs="Times New Roman"/>
          <w:sz w:val="18"/>
          <w:szCs w:val="18"/>
          <w:lang w:val="en-US"/>
        </w:rPr>
        <w:t>restricted</w:t>
      </w:r>
      <w:r w:rsidRPr="00011FF8">
        <w:rPr>
          <w:rFonts w:eastAsia="Times New Roman" w:cs="Times New Roman"/>
          <w:sz w:val="18"/>
          <w:szCs w:val="18"/>
          <w:lang w:val="en-US"/>
        </w:rPr>
        <w:t xml:space="preserve"> number of variables from the </w:t>
      </w:r>
      <w:r>
        <w:rPr>
          <w:rFonts w:eastAsia="Times New Roman" w:cs="Times New Roman"/>
          <w:sz w:val="18"/>
          <w:szCs w:val="18"/>
          <w:lang w:val="en-US"/>
        </w:rPr>
        <w:t>DHS</w:t>
      </w:r>
      <w:r w:rsidRPr="00011FF8">
        <w:rPr>
          <w:rFonts w:eastAsia="Times New Roman" w:cs="Times New Roman"/>
          <w:sz w:val="18"/>
          <w:szCs w:val="18"/>
          <w:lang w:val="en-US"/>
        </w:rPr>
        <w:t xml:space="preserve"> data</w:t>
      </w:r>
      <w:r>
        <w:rPr>
          <w:rFonts w:eastAsia="Times New Roman" w:cs="Times New Roman"/>
          <w:sz w:val="18"/>
          <w:szCs w:val="18"/>
          <w:lang w:val="en-US"/>
        </w:rPr>
        <w:t xml:space="preserve">, </w:t>
      </w:r>
      <w:r w:rsidRPr="00011FF8">
        <w:rPr>
          <w:rFonts w:eastAsia="Times New Roman" w:cs="Times New Roman"/>
          <w:sz w:val="18"/>
          <w:szCs w:val="18"/>
          <w:lang w:val="en-US"/>
        </w:rPr>
        <w:t>(</w:t>
      </w:r>
      <w:r>
        <w:rPr>
          <w:rFonts w:eastAsia="Times New Roman" w:cs="Times New Roman"/>
          <w:sz w:val="18"/>
          <w:szCs w:val="18"/>
          <w:lang w:val="en-US"/>
        </w:rPr>
        <w:t>4</w:t>
      </w:r>
      <w:r w:rsidRPr="007717D1">
        <w:rPr>
          <w:rFonts w:eastAsia="Times New Roman" w:cs="Times New Roman"/>
          <w:sz w:val="18"/>
          <w:szCs w:val="18"/>
          <w:vertAlign w:val="superscript"/>
          <w:lang w:val="en-US"/>
        </w:rPr>
        <w:t>th</w:t>
      </w:r>
      <w:r>
        <w:rPr>
          <w:rFonts w:eastAsia="Times New Roman" w:cs="Times New Roman"/>
          <w:sz w:val="18"/>
          <w:szCs w:val="18"/>
          <w:lang w:val="en-US"/>
        </w:rPr>
        <w:t xml:space="preserve"> column</w:t>
      </w:r>
      <w:r w:rsidRPr="00011FF8">
        <w:rPr>
          <w:rFonts w:eastAsia="Times New Roman" w:cs="Times New Roman"/>
          <w:sz w:val="18"/>
          <w:szCs w:val="18"/>
          <w:lang w:val="en-US"/>
        </w:rPr>
        <w:t>) the predicted district (admin 2 level) average based on the ML model with restricted number of variables from the CENSUS data.</w:t>
      </w:r>
      <w:r>
        <w:rPr>
          <w:rFonts w:eastAsia="Times New Roman" w:cs="Times New Roman"/>
          <w:sz w:val="18"/>
          <w:szCs w:val="18"/>
          <w:lang w:val="en-US"/>
        </w:rPr>
        <w:t xml:space="preserve"> Countries (v) – (dd) do not have Census data.</w:t>
      </w:r>
    </w:p>
    <w:p w14:paraId="48DBC9E3" w14:textId="77777777" w:rsidR="002D5595" w:rsidRDefault="002D5595" w:rsidP="00757E3E">
      <w:pPr>
        <w:pStyle w:val="CommentText"/>
        <w:spacing w:after="0"/>
        <w:jc w:val="left"/>
        <w:rPr>
          <w:lang w:val="en-US"/>
        </w:rPr>
        <w:sectPr w:rsidR="002D5595" w:rsidSect="005F10C6">
          <w:pgSz w:w="11906" w:h="16838"/>
          <w:pgMar w:top="1276" w:right="1417" w:bottom="993" w:left="1417" w:header="708" w:footer="614" w:gutter="0"/>
          <w:cols w:space="708"/>
          <w:docGrid w:linePitch="360"/>
        </w:sectPr>
      </w:pPr>
    </w:p>
    <w:p w14:paraId="43F04A83" w14:textId="77777777" w:rsidR="00800E63" w:rsidRDefault="00800E63" w:rsidP="00757E3E">
      <w:pPr>
        <w:pStyle w:val="CommentText"/>
        <w:spacing w:after="0"/>
        <w:jc w:val="left"/>
        <w:rPr>
          <w:lang w:val="en-US"/>
        </w:rPr>
      </w:pPr>
    </w:p>
    <w:p w14:paraId="1ADB2780" w14:textId="33DC61A6" w:rsidR="0006259E" w:rsidRDefault="004B1054" w:rsidP="00B83887">
      <w:pPr>
        <w:pStyle w:val="NoSpacing"/>
        <w:spacing w:after="120"/>
        <w:rPr>
          <w:b/>
          <w:lang w:val="en-US"/>
        </w:rPr>
      </w:pPr>
      <w:r>
        <w:rPr>
          <w:b/>
          <w:lang w:val="en-US"/>
        </w:rPr>
        <w:t>Table A.1</w:t>
      </w:r>
      <w:r w:rsidRPr="00F34B3E">
        <w:rPr>
          <w:b/>
          <w:lang w:val="en-US"/>
        </w:rPr>
        <w:t>:</w:t>
      </w:r>
      <w:r>
        <w:rPr>
          <w:b/>
          <w:lang w:val="en-US"/>
        </w:rPr>
        <w:t xml:space="preserve"> </w:t>
      </w:r>
      <w:commentRangeStart w:id="76"/>
      <w:r w:rsidR="005451A8">
        <w:rPr>
          <w:b/>
          <w:lang w:val="en-US"/>
        </w:rPr>
        <w:t>Overview of variables</w:t>
      </w:r>
      <w:commentRangeEnd w:id="76"/>
      <w:r w:rsidR="00042565">
        <w:rPr>
          <w:rStyle w:val="CommentReference"/>
        </w:rPr>
        <w:commentReference w:id="76"/>
      </w:r>
    </w:p>
    <w:tbl>
      <w:tblPr>
        <w:tblW w:w="10655" w:type="dxa"/>
        <w:tblInd w:w="-15" w:type="dxa"/>
        <w:tblCellMar>
          <w:left w:w="70" w:type="dxa"/>
          <w:right w:w="70" w:type="dxa"/>
        </w:tblCellMar>
        <w:tblLook w:val="04A0" w:firstRow="1" w:lastRow="0" w:firstColumn="1" w:lastColumn="0" w:noHBand="0" w:noVBand="1"/>
      </w:tblPr>
      <w:tblGrid>
        <w:gridCol w:w="2750"/>
        <w:gridCol w:w="5808"/>
        <w:gridCol w:w="1805"/>
        <w:gridCol w:w="146"/>
        <w:gridCol w:w="146"/>
      </w:tblGrid>
      <w:tr w:rsidR="004E4458" w:rsidRPr="004E4458" w14:paraId="6754D88D" w14:textId="77777777" w:rsidTr="004E4458">
        <w:trPr>
          <w:trHeight w:val="290"/>
        </w:trPr>
        <w:tc>
          <w:tcPr>
            <w:tcW w:w="2750" w:type="dxa"/>
            <w:tcBorders>
              <w:top w:val="double" w:sz="4" w:space="0" w:color="auto"/>
              <w:left w:val="nil"/>
              <w:bottom w:val="single" w:sz="4" w:space="0" w:color="auto"/>
              <w:right w:val="nil"/>
            </w:tcBorders>
            <w:shd w:val="clear" w:color="auto" w:fill="auto"/>
            <w:noWrap/>
            <w:hideMark/>
          </w:tcPr>
          <w:p w14:paraId="5DEB53E1" w14:textId="77777777" w:rsidR="004E4458" w:rsidRPr="004E4458" w:rsidRDefault="004E4458" w:rsidP="004E4458">
            <w:pPr>
              <w:pStyle w:val="NoSpacing"/>
              <w:jc w:val="left"/>
              <w:rPr>
                <w:b/>
                <w:bCs/>
                <w:noProof/>
                <w:sz w:val="18"/>
                <w:szCs w:val="18"/>
                <w:lang w:val="de-CH"/>
              </w:rPr>
            </w:pPr>
            <w:r w:rsidRPr="004E4458">
              <w:rPr>
                <w:b/>
                <w:bCs/>
                <w:noProof/>
                <w:sz w:val="18"/>
                <w:szCs w:val="18"/>
                <w:lang w:val="de-CH"/>
              </w:rPr>
              <w:t>Variables short</w:t>
            </w:r>
          </w:p>
        </w:tc>
        <w:tc>
          <w:tcPr>
            <w:tcW w:w="5808" w:type="dxa"/>
            <w:tcBorders>
              <w:top w:val="double" w:sz="4" w:space="0" w:color="auto"/>
              <w:left w:val="nil"/>
              <w:bottom w:val="single" w:sz="4" w:space="0" w:color="auto"/>
              <w:right w:val="nil"/>
            </w:tcBorders>
            <w:shd w:val="clear" w:color="auto" w:fill="auto"/>
            <w:noWrap/>
            <w:hideMark/>
          </w:tcPr>
          <w:p w14:paraId="27FDB522" w14:textId="77777777" w:rsidR="004E4458" w:rsidRPr="004E4458" w:rsidRDefault="004E4458" w:rsidP="004E4458">
            <w:pPr>
              <w:pStyle w:val="NoSpacing"/>
              <w:jc w:val="left"/>
              <w:rPr>
                <w:b/>
                <w:bCs/>
                <w:noProof/>
                <w:sz w:val="18"/>
                <w:szCs w:val="18"/>
                <w:lang w:val="de-CH"/>
              </w:rPr>
            </w:pPr>
            <w:r w:rsidRPr="004E4458">
              <w:rPr>
                <w:b/>
                <w:bCs/>
                <w:noProof/>
                <w:sz w:val="18"/>
                <w:szCs w:val="18"/>
                <w:lang w:val="de-CH"/>
              </w:rPr>
              <w:t>Variables description</w:t>
            </w:r>
          </w:p>
        </w:tc>
        <w:tc>
          <w:tcPr>
            <w:tcW w:w="1805" w:type="dxa"/>
            <w:tcBorders>
              <w:top w:val="double" w:sz="4" w:space="0" w:color="auto"/>
              <w:left w:val="nil"/>
              <w:bottom w:val="single" w:sz="4" w:space="0" w:color="auto"/>
              <w:right w:val="nil"/>
            </w:tcBorders>
            <w:shd w:val="clear" w:color="auto" w:fill="auto"/>
            <w:noWrap/>
            <w:hideMark/>
          </w:tcPr>
          <w:p w14:paraId="4B1A9D63" w14:textId="77777777" w:rsidR="004E4458" w:rsidRPr="004E4458" w:rsidRDefault="004E4458" w:rsidP="004E4458">
            <w:pPr>
              <w:pStyle w:val="NoSpacing"/>
              <w:jc w:val="left"/>
              <w:rPr>
                <w:b/>
                <w:bCs/>
                <w:noProof/>
                <w:sz w:val="18"/>
                <w:szCs w:val="18"/>
                <w:lang w:val="en-US"/>
              </w:rPr>
            </w:pPr>
            <w:r w:rsidRPr="004E4458">
              <w:rPr>
                <w:b/>
                <w:bCs/>
                <w:noProof/>
                <w:sz w:val="18"/>
                <w:szCs w:val="18"/>
                <w:lang w:val="en-US"/>
              </w:rPr>
              <w:t>Number of countries using the variable for the model</w:t>
            </w:r>
          </w:p>
        </w:tc>
        <w:tc>
          <w:tcPr>
            <w:tcW w:w="146" w:type="dxa"/>
            <w:tcBorders>
              <w:top w:val="double" w:sz="4" w:space="0" w:color="auto"/>
            </w:tcBorders>
            <w:hideMark/>
          </w:tcPr>
          <w:p w14:paraId="5714B61B" w14:textId="77777777" w:rsidR="004E4458" w:rsidRPr="004E4458" w:rsidRDefault="004E4458" w:rsidP="004E4458">
            <w:pPr>
              <w:pStyle w:val="NoSpacing"/>
              <w:jc w:val="left"/>
              <w:rPr>
                <w:b/>
                <w:bCs/>
                <w:noProof/>
                <w:sz w:val="18"/>
                <w:szCs w:val="18"/>
                <w:lang w:val="en-US"/>
              </w:rPr>
            </w:pPr>
          </w:p>
        </w:tc>
        <w:tc>
          <w:tcPr>
            <w:tcW w:w="146" w:type="dxa"/>
            <w:tcBorders>
              <w:top w:val="double" w:sz="4" w:space="0" w:color="auto"/>
            </w:tcBorders>
            <w:hideMark/>
          </w:tcPr>
          <w:p w14:paraId="509B0D2A" w14:textId="77777777" w:rsidR="004E4458" w:rsidRPr="004E4458" w:rsidRDefault="004E4458" w:rsidP="004E4458">
            <w:pPr>
              <w:pStyle w:val="NoSpacing"/>
              <w:jc w:val="left"/>
              <w:rPr>
                <w:b/>
                <w:bCs/>
                <w:noProof/>
                <w:sz w:val="18"/>
                <w:szCs w:val="18"/>
                <w:lang w:val="en-US"/>
              </w:rPr>
            </w:pPr>
          </w:p>
        </w:tc>
      </w:tr>
      <w:tr w:rsidR="004E4458" w:rsidRPr="008277EA" w14:paraId="3F8C60B4" w14:textId="77777777" w:rsidTr="004E4458">
        <w:trPr>
          <w:trHeight w:val="290"/>
        </w:trPr>
        <w:tc>
          <w:tcPr>
            <w:tcW w:w="2750" w:type="dxa"/>
            <w:tcBorders>
              <w:top w:val="nil"/>
              <w:left w:val="nil"/>
              <w:bottom w:val="nil"/>
              <w:right w:val="nil"/>
            </w:tcBorders>
            <w:shd w:val="clear" w:color="auto" w:fill="auto"/>
            <w:noWrap/>
            <w:vAlign w:val="bottom"/>
            <w:hideMark/>
          </w:tcPr>
          <w:p w14:paraId="58AA8C81" w14:textId="77777777" w:rsidR="004E4458" w:rsidRPr="00E40265" w:rsidRDefault="004E4458" w:rsidP="00E40265">
            <w:pPr>
              <w:pStyle w:val="NoSpacing"/>
              <w:rPr>
                <w:noProof/>
                <w:sz w:val="18"/>
                <w:szCs w:val="18"/>
                <w:lang w:val="de-CH"/>
              </w:rPr>
            </w:pPr>
            <w:r w:rsidRPr="00E40265">
              <w:rPr>
                <w:noProof/>
                <w:sz w:val="18"/>
                <w:szCs w:val="18"/>
                <w:lang w:val="de-CH"/>
              </w:rPr>
              <w:t>age_cat</w:t>
            </w:r>
          </w:p>
        </w:tc>
        <w:tc>
          <w:tcPr>
            <w:tcW w:w="5808" w:type="dxa"/>
            <w:tcBorders>
              <w:top w:val="nil"/>
              <w:left w:val="nil"/>
              <w:bottom w:val="nil"/>
              <w:right w:val="nil"/>
            </w:tcBorders>
            <w:shd w:val="clear" w:color="auto" w:fill="auto"/>
            <w:noWrap/>
            <w:vAlign w:val="bottom"/>
            <w:hideMark/>
          </w:tcPr>
          <w:p w14:paraId="21DD2621" w14:textId="77777777" w:rsidR="004E4458" w:rsidRPr="00E40265" w:rsidRDefault="004E4458" w:rsidP="00E40265">
            <w:pPr>
              <w:pStyle w:val="NoSpacing"/>
              <w:rPr>
                <w:noProof/>
                <w:sz w:val="18"/>
                <w:szCs w:val="18"/>
                <w:lang w:val="en-US"/>
              </w:rPr>
            </w:pPr>
            <w:r w:rsidRPr="00E40265">
              <w:rPr>
                <w:noProof/>
                <w:sz w:val="18"/>
                <w:szCs w:val="18"/>
                <w:lang w:val="en-US"/>
              </w:rPr>
              <w:t>categoy, age (15-59 , in 5 year groups)</w:t>
            </w:r>
          </w:p>
        </w:tc>
        <w:tc>
          <w:tcPr>
            <w:tcW w:w="1805" w:type="dxa"/>
            <w:tcBorders>
              <w:top w:val="nil"/>
              <w:left w:val="nil"/>
              <w:bottom w:val="nil"/>
              <w:right w:val="nil"/>
            </w:tcBorders>
            <w:shd w:val="clear" w:color="auto" w:fill="auto"/>
            <w:noWrap/>
            <w:vAlign w:val="bottom"/>
          </w:tcPr>
          <w:p w14:paraId="3C0C7DB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6403C2F" w14:textId="77777777" w:rsidR="004E4458" w:rsidRPr="00E40265" w:rsidRDefault="004E4458" w:rsidP="00E40265">
            <w:pPr>
              <w:pStyle w:val="NoSpacing"/>
              <w:rPr>
                <w:noProof/>
                <w:sz w:val="18"/>
                <w:szCs w:val="18"/>
                <w:lang w:val="en-US"/>
              </w:rPr>
            </w:pPr>
          </w:p>
        </w:tc>
        <w:tc>
          <w:tcPr>
            <w:tcW w:w="146" w:type="dxa"/>
            <w:vAlign w:val="center"/>
            <w:hideMark/>
          </w:tcPr>
          <w:p w14:paraId="2951BB54" w14:textId="77777777" w:rsidR="004E4458" w:rsidRPr="00E40265" w:rsidRDefault="004E4458" w:rsidP="00E40265">
            <w:pPr>
              <w:pStyle w:val="NoSpacing"/>
              <w:rPr>
                <w:noProof/>
                <w:sz w:val="18"/>
                <w:szCs w:val="18"/>
                <w:lang w:val="en-US"/>
              </w:rPr>
            </w:pPr>
          </w:p>
        </w:tc>
      </w:tr>
      <w:tr w:rsidR="004E4458" w:rsidRPr="008277EA" w14:paraId="23BECAEA" w14:textId="77777777" w:rsidTr="004E4458">
        <w:trPr>
          <w:trHeight w:val="290"/>
        </w:trPr>
        <w:tc>
          <w:tcPr>
            <w:tcW w:w="2750" w:type="dxa"/>
            <w:tcBorders>
              <w:top w:val="nil"/>
              <w:left w:val="nil"/>
              <w:bottom w:val="nil"/>
              <w:right w:val="nil"/>
            </w:tcBorders>
            <w:shd w:val="clear" w:color="auto" w:fill="auto"/>
            <w:noWrap/>
            <w:vAlign w:val="bottom"/>
            <w:hideMark/>
          </w:tcPr>
          <w:p w14:paraId="0766B568" w14:textId="77777777" w:rsidR="004E4458" w:rsidRPr="00E40265" w:rsidRDefault="004E4458" w:rsidP="00E40265">
            <w:pPr>
              <w:pStyle w:val="NoSpacing"/>
              <w:rPr>
                <w:noProof/>
                <w:sz w:val="18"/>
                <w:szCs w:val="18"/>
                <w:lang w:val="de-CH"/>
              </w:rPr>
            </w:pPr>
            <w:r w:rsidRPr="00E40265">
              <w:rPr>
                <w:noProof/>
                <w:sz w:val="18"/>
                <w:szCs w:val="18"/>
                <w:lang w:val="de-CH"/>
              </w:rPr>
              <w:t>age_HH_head</w:t>
            </w:r>
          </w:p>
        </w:tc>
        <w:tc>
          <w:tcPr>
            <w:tcW w:w="5808" w:type="dxa"/>
            <w:tcBorders>
              <w:top w:val="nil"/>
              <w:left w:val="nil"/>
              <w:bottom w:val="nil"/>
              <w:right w:val="nil"/>
            </w:tcBorders>
            <w:shd w:val="clear" w:color="auto" w:fill="auto"/>
            <w:noWrap/>
            <w:vAlign w:val="bottom"/>
            <w:hideMark/>
          </w:tcPr>
          <w:p w14:paraId="0A4A0C5C" w14:textId="77777777" w:rsidR="004E4458" w:rsidRPr="00E40265" w:rsidRDefault="004E4458" w:rsidP="00E40265">
            <w:pPr>
              <w:pStyle w:val="NoSpacing"/>
              <w:rPr>
                <w:noProof/>
                <w:sz w:val="18"/>
                <w:szCs w:val="18"/>
                <w:lang w:val="en-US"/>
              </w:rPr>
            </w:pPr>
            <w:r w:rsidRPr="00E40265">
              <w:rPr>
                <w:noProof/>
                <w:sz w:val="18"/>
                <w:szCs w:val="18"/>
                <w:lang w:val="en-US"/>
              </w:rPr>
              <w:t>age of household head (standardized with Z-score normalization)</w:t>
            </w:r>
          </w:p>
        </w:tc>
        <w:tc>
          <w:tcPr>
            <w:tcW w:w="1805" w:type="dxa"/>
            <w:tcBorders>
              <w:top w:val="nil"/>
              <w:left w:val="nil"/>
              <w:bottom w:val="nil"/>
              <w:right w:val="nil"/>
            </w:tcBorders>
            <w:shd w:val="clear" w:color="auto" w:fill="auto"/>
            <w:noWrap/>
            <w:vAlign w:val="bottom"/>
          </w:tcPr>
          <w:p w14:paraId="55C8D40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147AE9A3" w14:textId="77777777" w:rsidR="004E4458" w:rsidRPr="00E40265" w:rsidRDefault="004E4458" w:rsidP="00E40265">
            <w:pPr>
              <w:pStyle w:val="NoSpacing"/>
              <w:rPr>
                <w:noProof/>
                <w:sz w:val="18"/>
                <w:szCs w:val="18"/>
                <w:lang w:val="en-US"/>
              </w:rPr>
            </w:pPr>
          </w:p>
        </w:tc>
        <w:tc>
          <w:tcPr>
            <w:tcW w:w="146" w:type="dxa"/>
            <w:vAlign w:val="center"/>
            <w:hideMark/>
          </w:tcPr>
          <w:p w14:paraId="4A61C491" w14:textId="77777777" w:rsidR="004E4458" w:rsidRPr="00E40265" w:rsidRDefault="004E4458" w:rsidP="00E40265">
            <w:pPr>
              <w:pStyle w:val="NoSpacing"/>
              <w:rPr>
                <w:noProof/>
                <w:sz w:val="18"/>
                <w:szCs w:val="18"/>
                <w:lang w:val="en-US"/>
              </w:rPr>
            </w:pPr>
          </w:p>
        </w:tc>
      </w:tr>
      <w:tr w:rsidR="004E4458" w:rsidRPr="008277EA" w14:paraId="6B8EC1F2" w14:textId="77777777" w:rsidTr="004E4458">
        <w:trPr>
          <w:trHeight w:val="290"/>
        </w:trPr>
        <w:tc>
          <w:tcPr>
            <w:tcW w:w="2750" w:type="dxa"/>
            <w:tcBorders>
              <w:top w:val="nil"/>
              <w:left w:val="nil"/>
              <w:bottom w:val="nil"/>
              <w:right w:val="nil"/>
            </w:tcBorders>
            <w:shd w:val="clear" w:color="auto" w:fill="auto"/>
            <w:noWrap/>
            <w:vAlign w:val="bottom"/>
            <w:hideMark/>
          </w:tcPr>
          <w:p w14:paraId="697B3D7C" w14:textId="77777777" w:rsidR="004E4458" w:rsidRPr="00E40265" w:rsidRDefault="004E4458" w:rsidP="00E40265">
            <w:pPr>
              <w:pStyle w:val="NoSpacing"/>
              <w:rPr>
                <w:noProof/>
                <w:sz w:val="18"/>
                <w:szCs w:val="18"/>
                <w:lang w:val="de-CH"/>
              </w:rPr>
            </w:pPr>
            <w:r w:rsidRPr="00E40265">
              <w:rPr>
                <w:noProof/>
                <w:sz w:val="18"/>
                <w:szCs w:val="18"/>
                <w:lang w:val="de-CH"/>
              </w:rPr>
              <w:t>bankaccount</w:t>
            </w:r>
          </w:p>
        </w:tc>
        <w:tc>
          <w:tcPr>
            <w:tcW w:w="5808" w:type="dxa"/>
            <w:tcBorders>
              <w:top w:val="nil"/>
              <w:left w:val="nil"/>
              <w:bottom w:val="nil"/>
              <w:right w:val="nil"/>
            </w:tcBorders>
            <w:shd w:val="clear" w:color="auto" w:fill="auto"/>
            <w:noWrap/>
            <w:vAlign w:val="bottom"/>
            <w:hideMark/>
          </w:tcPr>
          <w:p w14:paraId="37F2AD0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bankaccount</w:t>
            </w:r>
          </w:p>
        </w:tc>
        <w:tc>
          <w:tcPr>
            <w:tcW w:w="1805" w:type="dxa"/>
            <w:tcBorders>
              <w:top w:val="nil"/>
              <w:left w:val="nil"/>
              <w:bottom w:val="nil"/>
              <w:right w:val="nil"/>
            </w:tcBorders>
            <w:shd w:val="clear" w:color="auto" w:fill="auto"/>
            <w:noWrap/>
            <w:vAlign w:val="bottom"/>
          </w:tcPr>
          <w:p w14:paraId="73E44CAA" w14:textId="77777777" w:rsidR="004E4458" w:rsidRPr="00E40265" w:rsidRDefault="004E4458" w:rsidP="00E40265">
            <w:pPr>
              <w:pStyle w:val="NoSpacing"/>
              <w:rPr>
                <w:noProof/>
                <w:sz w:val="18"/>
                <w:szCs w:val="18"/>
                <w:lang w:val="en-US"/>
              </w:rPr>
            </w:pPr>
            <w:r>
              <w:rPr>
                <w:noProof/>
                <w:sz w:val="18"/>
                <w:szCs w:val="18"/>
                <w:lang w:val="en-US"/>
              </w:rPr>
              <w:t>31</w:t>
            </w:r>
          </w:p>
        </w:tc>
        <w:tc>
          <w:tcPr>
            <w:tcW w:w="146" w:type="dxa"/>
            <w:vAlign w:val="center"/>
            <w:hideMark/>
          </w:tcPr>
          <w:p w14:paraId="185E0A46" w14:textId="77777777" w:rsidR="004E4458" w:rsidRPr="00E40265" w:rsidRDefault="004E4458" w:rsidP="00E40265">
            <w:pPr>
              <w:pStyle w:val="NoSpacing"/>
              <w:rPr>
                <w:noProof/>
                <w:sz w:val="18"/>
                <w:szCs w:val="18"/>
                <w:lang w:val="en-US"/>
              </w:rPr>
            </w:pPr>
          </w:p>
        </w:tc>
        <w:tc>
          <w:tcPr>
            <w:tcW w:w="146" w:type="dxa"/>
            <w:vAlign w:val="center"/>
            <w:hideMark/>
          </w:tcPr>
          <w:p w14:paraId="6ABCE449" w14:textId="77777777" w:rsidR="004E4458" w:rsidRPr="00E40265" w:rsidRDefault="004E4458" w:rsidP="00E40265">
            <w:pPr>
              <w:pStyle w:val="NoSpacing"/>
              <w:rPr>
                <w:noProof/>
                <w:sz w:val="18"/>
                <w:szCs w:val="18"/>
                <w:lang w:val="en-US"/>
              </w:rPr>
            </w:pPr>
          </w:p>
        </w:tc>
      </w:tr>
      <w:tr w:rsidR="004E4458" w:rsidRPr="008277EA" w14:paraId="09589FF8" w14:textId="77777777" w:rsidTr="004E4458">
        <w:trPr>
          <w:trHeight w:val="290"/>
        </w:trPr>
        <w:tc>
          <w:tcPr>
            <w:tcW w:w="2750" w:type="dxa"/>
            <w:tcBorders>
              <w:top w:val="nil"/>
              <w:left w:val="nil"/>
              <w:bottom w:val="nil"/>
              <w:right w:val="nil"/>
            </w:tcBorders>
            <w:shd w:val="clear" w:color="auto" w:fill="auto"/>
            <w:noWrap/>
            <w:vAlign w:val="bottom"/>
            <w:hideMark/>
          </w:tcPr>
          <w:p w14:paraId="5EB363AA" w14:textId="77777777" w:rsidR="004E4458" w:rsidRPr="00E40265" w:rsidRDefault="004E4458" w:rsidP="00E40265">
            <w:pPr>
              <w:pStyle w:val="NoSpacing"/>
              <w:rPr>
                <w:noProof/>
                <w:sz w:val="18"/>
                <w:szCs w:val="18"/>
                <w:lang w:val="de-CH"/>
              </w:rPr>
            </w:pPr>
            <w:r w:rsidRPr="00E40265">
              <w:rPr>
                <w:noProof/>
                <w:sz w:val="18"/>
                <w:szCs w:val="18"/>
                <w:lang w:val="de-CH"/>
              </w:rPr>
              <w:t>bicycle</w:t>
            </w:r>
          </w:p>
        </w:tc>
        <w:tc>
          <w:tcPr>
            <w:tcW w:w="5808" w:type="dxa"/>
            <w:tcBorders>
              <w:top w:val="nil"/>
              <w:left w:val="nil"/>
              <w:bottom w:val="nil"/>
              <w:right w:val="nil"/>
            </w:tcBorders>
            <w:shd w:val="clear" w:color="auto" w:fill="auto"/>
            <w:noWrap/>
            <w:vAlign w:val="bottom"/>
            <w:hideMark/>
          </w:tcPr>
          <w:p w14:paraId="23034940"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bicycle</w:t>
            </w:r>
          </w:p>
        </w:tc>
        <w:tc>
          <w:tcPr>
            <w:tcW w:w="1805" w:type="dxa"/>
            <w:tcBorders>
              <w:top w:val="nil"/>
              <w:left w:val="nil"/>
              <w:bottom w:val="nil"/>
              <w:right w:val="nil"/>
            </w:tcBorders>
            <w:shd w:val="clear" w:color="auto" w:fill="auto"/>
            <w:noWrap/>
            <w:vAlign w:val="bottom"/>
          </w:tcPr>
          <w:p w14:paraId="501DE39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5B0A1F9" w14:textId="77777777" w:rsidR="004E4458" w:rsidRPr="00E40265" w:rsidRDefault="004E4458" w:rsidP="00E40265">
            <w:pPr>
              <w:pStyle w:val="NoSpacing"/>
              <w:rPr>
                <w:noProof/>
                <w:sz w:val="18"/>
                <w:szCs w:val="18"/>
                <w:lang w:val="en-US"/>
              </w:rPr>
            </w:pPr>
          </w:p>
        </w:tc>
        <w:tc>
          <w:tcPr>
            <w:tcW w:w="146" w:type="dxa"/>
            <w:vAlign w:val="center"/>
            <w:hideMark/>
          </w:tcPr>
          <w:p w14:paraId="044294F1" w14:textId="77777777" w:rsidR="004E4458" w:rsidRPr="00E40265" w:rsidRDefault="004E4458" w:rsidP="00E40265">
            <w:pPr>
              <w:pStyle w:val="NoSpacing"/>
              <w:rPr>
                <w:noProof/>
                <w:sz w:val="18"/>
                <w:szCs w:val="18"/>
                <w:lang w:val="en-US"/>
              </w:rPr>
            </w:pPr>
          </w:p>
        </w:tc>
      </w:tr>
      <w:tr w:rsidR="004E4458" w:rsidRPr="008277EA" w14:paraId="4107DC7B" w14:textId="77777777" w:rsidTr="004E4458">
        <w:trPr>
          <w:trHeight w:val="290"/>
        </w:trPr>
        <w:tc>
          <w:tcPr>
            <w:tcW w:w="2750" w:type="dxa"/>
            <w:tcBorders>
              <w:top w:val="nil"/>
              <w:left w:val="nil"/>
              <w:bottom w:val="nil"/>
              <w:right w:val="nil"/>
            </w:tcBorders>
            <w:shd w:val="clear" w:color="auto" w:fill="auto"/>
            <w:noWrap/>
            <w:vAlign w:val="bottom"/>
            <w:hideMark/>
          </w:tcPr>
          <w:p w14:paraId="27FDAC56" w14:textId="77777777" w:rsidR="004E4458" w:rsidRPr="00E40265" w:rsidRDefault="004E4458" w:rsidP="00E40265">
            <w:pPr>
              <w:pStyle w:val="NoSpacing"/>
              <w:rPr>
                <w:noProof/>
                <w:sz w:val="18"/>
                <w:szCs w:val="18"/>
                <w:lang w:val="de-CH"/>
              </w:rPr>
            </w:pPr>
            <w:r w:rsidRPr="00E40265">
              <w:rPr>
                <w:noProof/>
                <w:sz w:val="18"/>
                <w:szCs w:val="18"/>
                <w:lang w:val="de-CH"/>
              </w:rPr>
              <w:t>birth_last_3y</w:t>
            </w:r>
          </w:p>
        </w:tc>
        <w:tc>
          <w:tcPr>
            <w:tcW w:w="5808" w:type="dxa"/>
            <w:tcBorders>
              <w:top w:val="nil"/>
              <w:left w:val="nil"/>
              <w:bottom w:val="nil"/>
              <w:right w:val="nil"/>
            </w:tcBorders>
            <w:shd w:val="clear" w:color="auto" w:fill="auto"/>
            <w:noWrap/>
            <w:vAlign w:val="bottom"/>
            <w:hideMark/>
          </w:tcPr>
          <w:p w14:paraId="49C91E68" w14:textId="77777777" w:rsidR="004E4458" w:rsidRPr="00E40265" w:rsidRDefault="004E4458" w:rsidP="00E40265">
            <w:pPr>
              <w:pStyle w:val="NoSpacing"/>
              <w:rPr>
                <w:noProof/>
                <w:sz w:val="18"/>
                <w:szCs w:val="18"/>
                <w:lang w:val="en-US"/>
              </w:rPr>
            </w:pPr>
            <w:r w:rsidRPr="00E40265">
              <w:rPr>
                <w:noProof/>
                <w:sz w:val="18"/>
                <w:szCs w:val="18"/>
                <w:lang w:val="en-US"/>
              </w:rPr>
              <w:t>binary, 1 if women had a birth in the last three years</w:t>
            </w:r>
          </w:p>
        </w:tc>
        <w:tc>
          <w:tcPr>
            <w:tcW w:w="1805" w:type="dxa"/>
            <w:tcBorders>
              <w:top w:val="nil"/>
              <w:left w:val="nil"/>
              <w:bottom w:val="nil"/>
              <w:right w:val="nil"/>
            </w:tcBorders>
            <w:shd w:val="clear" w:color="auto" w:fill="auto"/>
            <w:noWrap/>
            <w:vAlign w:val="bottom"/>
          </w:tcPr>
          <w:p w14:paraId="43A05A5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9B69E48" w14:textId="77777777" w:rsidR="004E4458" w:rsidRPr="00E40265" w:rsidRDefault="004E4458" w:rsidP="00E40265">
            <w:pPr>
              <w:pStyle w:val="NoSpacing"/>
              <w:rPr>
                <w:noProof/>
                <w:sz w:val="18"/>
                <w:szCs w:val="18"/>
                <w:lang w:val="en-US"/>
              </w:rPr>
            </w:pPr>
          </w:p>
        </w:tc>
        <w:tc>
          <w:tcPr>
            <w:tcW w:w="146" w:type="dxa"/>
            <w:vAlign w:val="center"/>
            <w:hideMark/>
          </w:tcPr>
          <w:p w14:paraId="6DE338D3" w14:textId="77777777" w:rsidR="004E4458" w:rsidRPr="00E40265" w:rsidRDefault="004E4458" w:rsidP="00E40265">
            <w:pPr>
              <w:pStyle w:val="NoSpacing"/>
              <w:rPr>
                <w:noProof/>
                <w:sz w:val="18"/>
                <w:szCs w:val="18"/>
                <w:lang w:val="en-US"/>
              </w:rPr>
            </w:pPr>
          </w:p>
        </w:tc>
      </w:tr>
      <w:tr w:rsidR="004E4458" w:rsidRPr="00E40265" w14:paraId="4DD1202B" w14:textId="77777777" w:rsidTr="004E4458">
        <w:trPr>
          <w:trHeight w:val="290"/>
        </w:trPr>
        <w:tc>
          <w:tcPr>
            <w:tcW w:w="2750" w:type="dxa"/>
            <w:tcBorders>
              <w:top w:val="nil"/>
              <w:left w:val="nil"/>
              <w:bottom w:val="nil"/>
              <w:right w:val="nil"/>
            </w:tcBorders>
            <w:shd w:val="clear" w:color="auto" w:fill="auto"/>
            <w:noWrap/>
            <w:vAlign w:val="bottom"/>
            <w:hideMark/>
          </w:tcPr>
          <w:p w14:paraId="65A22ED3" w14:textId="77777777" w:rsidR="004E4458" w:rsidRPr="00E40265" w:rsidRDefault="004E4458" w:rsidP="00E40265">
            <w:pPr>
              <w:pStyle w:val="NoSpacing"/>
              <w:rPr>
                <w:noProof/>
                <w:sz w:val="18"/>
                <w:szCs w:val="18"/>
                <w:lang w:val="de-CH"/>
              </w:rPr>
            </w:pPr>
            <w:r w:rsidRPr="00E40265">
              <w:rPr>
                <w:noProof/>
                <w:sz w:val="18"/>
                <w:szCs w:val="18"/>
                <w:lang w:val="de-CH"/>
              </w:rPr>
              <w:t>bmi</w:t>
            </w:r>
          </w:p>
        </w:tc>
        <w:tc>
          <w:tcPr>
            <w:tcW w:w="5808" w:type="dxa"/>
            <w:tcBorders>
              <w:top w:val="nil"/>
              <w:left w:val="nil"/>
              <w:bottom w:val="nil"/>
              <w:right w:val="nil"/>
            </w:tcBorders>
            <w:shd w:val="clear" w:color="auto" w:fill="auto"/>
            <w:noWrap/>
            <w:vAlign w:val="bottom"/>
            <w:hideMark/>
          </w:tcPr>
          <w:p w14:paraId="19EB542F" w14:textId="77777777" w:rsidR="004E4458" w:rsidRPr="00E40265" w:rsidRDefault="004E4458" w:rsidP="00E40265">
            <w:pPr>
              <w:pStyle w:val="NoSpacing"/>
              <w:rPr>
                <w:noProof/>
                <w:sz w:val="18"/>
                <w:szCs w:val="18"/>
                <w:lang w:val="de-CH"/>
              </w:rPr>
            </w:pPr>
            <w:r w:rsidRPr="00E40265">
              <w:rPr>
                <w:noProof/>
                <w:sz w:val="18"/>
                <w:szCs w:val="18"/>
                <w:lang w:val="de-CH"/>
              </w:rPr>
              <w:t>numeric, Body  Mass Index</w:t>
            </w:r>
          </w:p>
        </w:tc>
        <w:tc>
          <w:tcPr>
            <w:tcW w:w="1805" w:type="dxa"/>
            <w:tcBorders>
              <w:top w:val="nil"/>
              <w:left w:val="nil"/>
              <w:bottom w:val="nil"/>
              <w:right w:val="nil"/>
            </w:tcBorders>
            <w:shd w:val="clear" w:color="auto" w:fill="auto"/>
            <w:noWrap/>
            <w:vAlign w:val="bottom"/>
          </w:tcPr>
          <w:p w14:paraId="74094864" w14:textId="77777777" w:rsidR="004E4458" w:rsidRPr="00E40265" w:rsidRDefault="004E4458" w:rsidP="00E40265">
            <w:pPr>
              <w:pStyle w:val="NoSpacing"/>
              <w:rPr>
                <w:noProof/>
                <w:sz w:val="18"/>
                <w:szCs w:val="18"/>
                <w:lang w:val="de-CH"/>
              </w:rPr>
            </w:pPr>
            <w:r>
              <w:rPr>
                <w:noProof/>
                <w:sz w:val="18"/>
                <w:szCs w:val="18"/>
                <w:lang w:val="de-CH"/>
              </w:rPr>
              <w:t>5</w:t>
            </w:r>
            <w:del w:id="77" w:author="Scherrer  Beat" w:date="2025-03-20T10:48:00Z" w16du:dateUtc="2025-03-20T09:48:00Z">
              <w:r w:rsidDel="007C349C">
                <w:rPr>
                  <w:noProof/>
                  <w:sz w:val="18"/>
                  <w:szCs w:val="18"/>
                  <w:lang w:val="de-CH"/>
                </w:rPr>
                <w:delText>0</w:delText>
              </w:r>
            </w:del>
          </w:p>
        </w:tc>
        <w:tc>
          <w:tcPr>
            <w:tcW w:w="146" w:type="dxa"/>
            <w:vAlign w:val="center"/>
            <w:hideMark/>
          </w:tcPr>
          <w:p w14:paraId="232B22CF" w14:textId="77777777" w:rsidR="004E4458" w:rsidRPr="00E40265" w:rsidRDefault="004E4458" w:rsidP="00E40265">
            <w:pPr>
              <w:pStyle w:val="NoSpacing"/>
              <w:rPr>
                <w:noProof/>
                <w:sz w:val="18"/>
                <w:szCs w:val="18"/>
                <w:lang w:val="de-CH"/>
              </w:rPr>
            </w:pPr>
          </w:p>
        </w:tc>
        <w:tc>
          <w:tcPr>
            <w:tcW w:w="146" w:type="dxa"/>
            <w:vAlign w:val="center"/>
            <w:hideMark/>
          </w:tcPr>
          <w:p w14:paraId="48E32A0D" w14:textId="77777777" w:rsidR="004E4458" w:rsidRPr="00E40265" w:rsidRDefault="004E4458" w:rsidP="00E40265">
            <w:pPr>
              <w:pStyle w:val="NoSpacing"/>
              <w:rPr>
                <w:noProof/>
                <w:sz w:val="18"/>
                <w:szCs w:val="18"/>
                <w:lang w:val="de-CH"/>
              </w:rPr>
            </w:pPr>
          </w:p>
        </w:tc>
      </w:tr>
      <w:tr w:rsidR="004E4458" w:rsidRPr="008277EA" w14:paraId="6DF4986B" w14:textId="77777777" w:rsidTr="004E4458">
        <w:trPr>
          <w:trHeight w:val="290"/>
        </w:trPr>
        <w:tc>
          <w:tcPr>
            <w:tcW w:w="2750" w:type="dxa"/>
            <w:tcBorders>
              <w:top w:val="nil"/>
              <w:left w:val="nil"/>
              <w:bottom w:val="nil"/>
              <w:right w:val="nil"/>
            </w:tcBorders>
            <w:shd w:val="clear" w:color="auto" w:fill="auto"/>
            <w:noWrap/>
            <w:vAlign w:val="bottom"/>
            <w:hideMark/>
          </w:tcPr>
          <w:p w14:paraId="6ACBFD97" w14:textId="77777777" w:rsidR="004E4458" w:rsidRPr="00E40265" w:rsidRDefault="004E4458" w:rsidP="00E40265">
            <w:pPr>
              <w:pStyle w:val="NoSpacing"/>
              <w:rPr>
                <w:noProof/>
                <w:sz w:val="18"/>
                <w:szCs w:val="18"/>
                <w:lang w:val="de-CH"/>
              </w:rPr>
            </w:pPr>
            <w:r w:rsidRPr="00E40265">
              <w:rPr>
                <w:noProof/>
                <w:sz w:val="18"/>
                <w:szCs w:val="18"/>
                <w:lang w:val="de-CH"/>
              </w:rPr>
              <w:t>boat</w:t>
            </w:r>
          </w:p>
        </w:tc>
        <w:tc>
          <w:tcPr>
            <w:tcW w:w="5808" w:type="dxa"/>
            <w:tcBorders>
              <w:top w:val="nil"/>
              <w:left w:val="nil"/>
              <w:bottom w:val="nil"/>
              <w:right w:val="nil"/>
            </w:tcBorders>
            <w:shd w:val="clear" w:color="auto" w:fill="auto"/>
            <w:noWrap/>
            <w:vAlign w:val="bottom"/>
            <w:hideMark/>
          </w:tcPr>
          <w:p w14:paraId="2ECC803E"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boat</w:t>
            </w:r>
          </w:p>
        </w:tc>
        <w:tc>
          <w:tcPr>
            <w:tcW w:w="1805" w:type="dxa"/>
            <w:tcBorders>
              <w:top w:val="nil"/>
              <w:left w:val="nil"/>
              <w:bottom w:val="nil"/>
              <w:right w:val="nil"/>
            </w:tcBorders>
            <w:shd w:val="clear" w:color="auto" w:fill="auto"/>
            <w:noWrap/>
            <w:vAlign w:val="bottom"/>
          </w:tcPr>
          <w:p w14:paraId="7660A40F" w14:textId="77777777" w:rsidR="004E4458" w:rsidRPr="00E40265" w:rsidRDefault="004E4458" w:rsidP="00E40265">
            <w:pPr>
              <w:pStyle w:val="NoSpacing"/>
              <w:rPr>
                <w:noProof/>
                <w:sz w:val="18"/>
                <w:szCs w:val="18"/>
                <w:lang w:val="en-US"/>
              </w:rPr>
            </w:pPr>
            <w:r>
              <w:rPr>
                <w:noProof/>
                <w:sz w:val="18"/>
                <w:szCs w:val="18"/>
                <w:lang w:val="en-US"/>
              </w:rPr>
              <w:t>27</w:t>
            </w:r>
          </w:p>
        </w:tc>
        <w:tc>
          <w:tcPr>
            <w:tcW w:w="146" w:type="dxa"/>
            <w:vAlign w:val="center"/>
            <w:hideMark/>
          </w:tcPr>
          <w:p w14:paraId="7482D5F9" w14:textId="77777777" w:rsidR="004E4458" w:rsidRPr="00E40265" w:rsidRDefault="004E4458" w:rsidP="00E40265">
            <w:pPr>
              <w:pStyle w:val="NoSpacing"/>
              <w:rPr>
                <w:noProof/>
                <w:sz w:val="18"/>
                <w:szCs w:val="18"/>
                <w:lang w:val="en-US"/>
              </w:rPr>
            </w:pPr>
          </w:p>
        </w:tc>
        <w:tc>
          <w:tcPr>
            <w:tcW w:w="146" w:type="dxa"/>
            <w:vAlign w:val="center"/>
            <w:hideMark/>
          </w:tcPr>
          <w:p w14:paraId="5A579B7B" w14:textId="77777777" w:rsidR="004E4458" w:rsidRPr="00E40265" w:rsidRDefault="004E4458" w:rsidP="00E40265">
            <w:pPr>
              <w:pStyle w:val="NoSpacing"/>
              <w:rPr>
                <w:noProof/>
                <w:sz w:val="18"/>
                <w:szCs w:val="18"/>
                <w:lang w:val="en-US"/>
              </w:rPr>
            </w:pPr>
          </w:p>
        </w:tc>
      </w:tr>
      <w:tr w:rsidR="004E4458" w:rsidRPr="008277EA" w14:paraId="76AB64EC" w14:textId="77777777" w:rsidTr="004E4458">
        <w:trPr>
          <w:trHeight w:val="290"/>
        </w:trPr>
        <w:tc>
          <w:tcPr>
            <w:tcW w:w="2750" w:type="dxa"/>
            <w:tcBorders>
              <w:top w:val="nil"/>
              <w:left w:val="nil"/>
              <w:bottom w:val="nil"/>
              <w:right w:val="nil"/>
            </w:tcBorders>
            <w:shd w:val="clear" w:color="auto" w:fill="auto"/>
            <w:noWrap/>
            <w:vAlign w:val="bottom"/>
            <w:hideMark/>
          </w:tcPr>
          <w:p w14:paraId="5B883FCC" w14:textId="77777777" w:rsidR="004E4458" w:rsidRPr="00E40265" w:rsidRDefault="004E4458" w:rsidP="00E40265">
            <w:pPr>
              <w:pStyle w:val="NoSpacing"/>
              <w:rPr>
                <w:noProof/>
                <w:sz w:val="18"/>
                <w:szCs w:val="18"/>
                <w:lang w:val="de-CH"/>
              </w:rPr>
            </w:pPr>
            <w:r w:rsidRPr="00E40265">
              <w:rPr>
                <w:noProof/>
                <w:sz w:val="18"/>
                <w:szCs w:val="18"/>
                <w:lang w:val="de-CH"/>
              </w:rPr>
              <w:t>canoe</w:t>
            </w:r>
          </w:p>
        </w:tc>
        <w:tc>
          <w:tcPr>
            <w:tcW w:w="5808" w:type="dxa"/>
            <w:tcBorders>
              <w:top w:val="nil"/>
              <w:left w:val="nil"/>
              <w:bottom w:val="nil"/>
              <w:right w:val="nil"/>
            </w:tcBorders>
            <w:shd w:val="clear" w:color="auto" w:fill="auto"/>
            <w:noWrap/>
            <w:vAlign w:val="bottom"/>
            <w:hideMark/>
          </w:tcPr>
          <w:p w14:paraId="150469ED"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canoe</w:t>
            </w:r>
          </w:p>
        </w:tc>
        <w:tc>
          <w:tcPr>
            <w:tcW w:w="1805" w:type="dxa"/>
            <w:tcBorders>
              <w:top w:val="nil"/>
              <w:left w:val="nil"/>
              <w:bottom w:val="nil"/>
              <w:right w:val="nil"/>
            </w:tcBorders>
            <w:shd w:val="clear" w:color="auto" w:fill="auto"/>
            <w:noWrap/>
            <w:vAlign w:val="bottom"/>
          </w:tcPr>
          <w:p w14:paraId="65606364" w14:textId="77777777" w:rsidR="004E4458" w:rsidRPr="00E40265" w:rsidRDefault="004E4458" w:rsidP="00E40265">
            <w:pPr>
              <w:pStyle w:val="NoSpacing"/>
              <w:rPr>
                <w:noProof/>
                <w:sz w:val="18"/>
                <w:szCs w:val="18"/>
                <w:lang w:val="en-US"/>
              </w:rPr>
            </w:pPr>
            <w:r>
              <w:rPr>
                <w:noProof/>
                <w:sz w:val="18"/>
                <w:szCs w:val="18"/>
                <w:lang w:val="en-US"/>
              </w:rPr>
              <w:t>9</w:t>
            </w:r>
          </w:p>
        </w:tc>
        <w:tc>
          <w:tcPr>
            <w:tcW w:w="146" w:type="dxa"/>
            <w:vAlign w:val="center"/>
            <w:hideMark/>
          </w:tcPr>
          <w:p w14:paraId="3DD1D94E" w14:textId="77777777" w:rsidR="004E4458" w:rsidRPr="00E40265" w:rsidRDefault="004E4458" w:rsidP="00E40265">
            <w:pPr>
              <w:pStyle w:val="NoSpacing"/>
              <w:rPr>
                <w:noProof/>
                <w:sz w:val="18"/>
                <w:szCs w:val="18"/>
                <w:lang w:val="en-US"/>
              </w:rPr>
            </w:pPr>
          </w:p>
        </w:tc>
        <w:tc>
          <w:tcPr>
            <w:tcW w:w="146" w:type="dxa"/>
            <w:vAlign w:val="center"/>
            <w:hideMark/>
          </w:tcPr>
          <w:p w14:paraId="368A6758" w14:textId="77777777" w:rsidR="004E4458" w:rsidRPr="00E40265" w:rsidRDefault="004E4458" w:rsidP="00E40265">
            <w:pPr>
              <w:pStyle w:val="NoSpacing"/>
              <w:rPr>
                <w:noProof/>
                <w:sz w:val="18"/>
                <w:szCs w:val="18"/>
                <w:lang w:val="en-US"/>
              </w:rPr>
            </w:pPr>
          </w:p>
        </w:tc>
      </w:tr>
      <w:tr w:rsidR="004E4458" w:rsidRPr="008277EA" w14:paraId="31A4023C" w14:textId="77777777" w:rsidTr="004E4458">
        <w:trPr>
          <w:trHeight w:val="290"/>
        </w:trPr>
        <w:tc>
          <w:tcPr>
            <w:tcW w:w="2750" w:type="dxa"/>
            <w:tcBorders>
              <w:top w:val="nil"/>
              <w:left w:val="nil"/>
              <w:bottom w:val="nil"/>
              <w:right w:val="nil"/>
            </w:tcBorders>
            <w:shd w:val="clear" w:color="auto" w:fill="auto"/>
            <w:noWrap/>
            <w:vAlign w:val="bottom"/>
            <w:hideMark/>
          </w:tcPr>
          <w:p w14:paraId="284B964A" w14:textId="77777777" w:rsidR="004E4458" w:rsidRPr="00E40265" w:rsidRDefault="004E4458" w:rsidP="00E40265">
            <w:pPr>
              <w:pStyle w:val="NoSpacing"/>
              <w:rPr>
                <w:noProof/>
                <w:sz w:val="18"/>
                <w:szCs w:val="18"/>
                <w:lang w:val="de-CH"/>
              </w:rPr>
            </w:pPr>
            <w:r w:rsidRPr="00E40265">
              <w:rPr>
                <w:noProof/>
                <w:sz w:val="18"/>
                <w:szCs w:val="18"/>
                <w:lang w:val="de-CH"/>
              </w:rPr>
              <w:t>car</w:t>
            </w:r>
          </w:p>
        </w:tc>
        <w:tc>
          <w:tcPr>
            <w:tcW w:w="5808" w:type="dxa"/>
            <w:tcBorders>
              <w:top w:val="nil"/>
              <w:left w:val="nil"/>
              <w:bottom w:val="nil"/>
              <w:right w:val="nil"/>
            </w:tcBorders>
            <w:shd w:val="clear" w:color="auto" w:fill="auto"/>
            <w:noWrap/>
            <w:vAlign w:val="bottom"/>
            <w:hideMark/>
          </w:tcPr>
          <w:p w14:paraId="76D165BA"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car</w:t>
            </w:r>
          </w:p>
        </w:tc>
        <w:tc>
          <w:tcPr>
            <w:tcW w:w="1805" w:type="dxa"/>
            <w:tcBorders>
              <w:top w:val="nil"/>
              <w:left w:val="nil"/>
              <w:bottom w:val="nil"/>
              <w:right w:val="nil"/>
            </w:tcBorders>
            <w:shd w:val="clear" w:color="auto" w:fill="auto"/>
            <w:noWrap/>
            <w:vAlign w:val="bottom"/>
          </w:tcPr>
          <w:p w14:paraId="5A389066"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7086E66" w14:textId="77777777" w:rsidR="004E4458" w:rsidRPr="00E40265" w:rsidRDefault="004E4458" w:rsidP="00E40265">
            <w:pPr>
              <w:pStyle w:val="NoSpacing"/>
              <w:rPr>
                <w:noProof/>
                <w:sz w:val="18"/>
                <w:szCs w:val="18"/>
                <w:lang w:val="en-US"/>
              </w:rPr>
            </w:pPr>
          </w:p>
        </w:tc>
        <w:tc>
          <w:tcPr>
            <w:tcW w:w="146" w:type="dxa"/>
            <w:vAlign w:val="center"/>
            <w:hideMark/>
          </w:tcPr>
          <w:p w14:paraId="298014A0" w14:textId="77777777" w:rsidR="004E4458" w:rsidRPr="00E40265" w:rsidRDefault="004E4458" w:rsidP="00E40265">
            <w:pPr>
              <w:pStyle w:val="NoSpacing"/>
              <w:rPr>
                <w:noProof/>
                <w:sz w:val="18"/>
                <w:szCs w:val="18"/>
                <w:lang w:val="en-US"/>
              </w:rPr>
            </w:pPr>
          </w:p>
        </w:tc>
      </w:tr>
      <w:tr w:rsidR="004E4458" w:rsidRPr="008277EA" w14:paraId="356FB2C7" w14:textId="77777777" w:rsidTr="004E4458">
        <w:trPr>
          <w:trHeight w:val="290"/>
        </w:trPr>
        <w:tc>
          <w:tcPr>
            <w:tcW w:w="2750" w:type="dxa"/>
            <w:tcBorders>
              <w:top w:val="nil"/>
              <w:left w:val="nil"/>
              <w:bottom w:val="nil"/>
              <w:right w:val="nil"/>
            </w:tcBorders>
            <w:shd w:val="clear" w:color="auto" w:fill="auto"/>
            <w:noWrap/>
            <w:vAlign w:val="bottom"/>
            <w:hideMark/>
          </w:tcPr>
          <w:p w14:paraId="7BF695E7" w14:textId="77777777" w:rsidR="004E4458" w:rsidRPr="00E40265" w:rsidRDefault="004E4458" w:rsidP="00E40265">
            <w:pPr>
              <w:pStyle w:val="NoSpacing"/>
              <w:rPr>
                <w:noProof/>
                <w:sz w:val="18"/>
                <w:szCs w:val="18"/>
                <w:lang w:val="de-CH"/>
              </w:rPr>
            </w:pPr>
            <w:r w:rsidRPr="00E40265">
              <w:rPr>
                <w:noProof/>
                <w:sz w:val="18"/>
                <w:szCs w:val="18"/>
                <w:lang w:val="de-CH"/>
              </w:rPr>
              <w:t>cart</w:t>
            </w:r>
          </w:p>
        </w:tc>
        <w:tc>
          <w:tcPr>
            <w:tcW w:w="5808" w:type="dxa"/>
            <w:tcBorders>
              <w:top w:val="nil"/>
              <w:left w:val="nil"/>
              <w:bottom w:val="nil"/>
              <w:right w:val="nil"/>
            </w:tcBorders>
            <w:shd w:val="clear" w:color="auto" w:fill="auto"/>
            <w:noWrap/>
            <w:vAlign w:val="bottom"/>
            <w:hideMark/>
          </w:tcPr>
          <w:p w14:paraId="3DE1C48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cart</w:t>
            </w:r>
          </w:p>
        </w:tc>
        <w:tc>
          <w:tcPr>
            <w:tcW w:w="1805" w:type="dxa"/>
            <w:tcBorders>
              <w:top w:val="nil"/>
              <w:left w:val="nil"/>
              <w:bottom w:val="nil"/>
              <w:right w:val="nil"/>
            </w:tcBorders>
            <w:shd w:val="clear" w:color="auto" w:fill="auto"/>
            <w:noWrap/>
            <w:vAlign w:val="bottom"/>
          </w:tcPr>
          <w:p w14:paraId="193CD0B3"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4D1F2736" w14:textId="77777777" w:rsidR="004E4458" w:rsidRPr="00E40265" w:rsidRDefault="004E4458" w:rsidP="00E40265">
            <w:pPr>
              <w:pStyle w:val="NoSpacing"/>
              <w:rPr>
                <w:noProof/>
                <w:sz w:val="18"/>
                <w:szCs w:val="18"/>
                <w:lang w:val="en-US"/>
              </w:rPr>
            </w:pPr>
          </w:p>
        </w:tc>
        <w:tc>
          <w:tcPr>
            <w:tcW w:w="146" w:type="dxa"/>
            <w:vAlign w:val="center"/>
            <w:hideMark/>
          </w:tcPr>
          <w:p w14:paraId="3F3027B2" w14:textId="77777777" w:rsidR="004E4458" w:rsidRPr="00E40265" w:rsidRDefault="004E4458" w:rsidP="00E40265">
            <w:pPr>
              <w:pStyle w:val="NoSpacing"/>
              <w:rPr>
                <w:noProof/>
                <w:sz w:val="18"/>
                <w:szCs w:val="18"/>
                <w:lang w:val="en-US"/>
              </w:rPr>
            </w:pPr>
          </w:p>
        </w:tc>
      </w:tr>
      <w:tr w:rsidR="004E4458" w:rsidRPr="00E40265" w14:paraId="5459F078" w14:textId="77777777" w:rsidTr="004E4458">
        <w:trPr>
          <w:trHeight w:val="290"/>
        </w:trPr>
        <w:tc>
          <w:tcPr>
            <w:tcW w:w="2750" w:type="dxa"/>
            <w:tcBorders>
              <w:top w:val="nil"/>
              <w:left w:val="nil"/>
              <w:bottom w:val="nil"/>
              <w:right w:val="nil"/>
            </w:tcBorders>
            <w:shd w:val="clear" w:color="auto" w:fill="auto"/>
            <w:noWrap/>
            <w:vAlign w:val="bottom"/>
            <w:hideMark/>
          </w:tcPr>
          <w:p w14:paraId="192A5157" w14:textId="77777777" w:rsidR="004E4458" w:rsidRPr="00E40265" w:rsidRDefault="004E4458" w:rsidP="00E40265">
            <w:pPr>
              <w:pStyle w:val="NoSpacing"/>
              <w:rPr>
                <w:noProof/>
                <w:sz w:val="18"/>
                <w:szCs w:val="18"/>
                <w:lang w:val="de-CH"/>
              </w:rPr>
            </w:pPr>
            <w:r w:rsidRPr="00E40265">
              <w:rPr>
                <w:noProof/>
                <w:sz w:val="18"/>
                <w:szCs w:val="18"/>
                <w:lang w:val="de-CH"/>
              </w:rPr>
              <w:t>cattle</w:t>
            </w:r>
          </w:p>
        </w:tc>
        <w:tc>
          <w:tcPr>
            <w:tcW w:w="5808" w:type="dxa"/>
            <w:tcBorders>
              <w:top w:val="nil"/>
              <w:left w:val="nil"/>
              <w:bottom w:val="nil"/>
              <w:right w:val="nil"/>
            </w:tcBorders>
            <w:shd w:val="clear" w:color="auto" w:fill="auto"/>
            <w:noWrap/>
            <w:vAlign w:val="bottom"/>
            <w:hideMark/>
          </w:tcPr>
          <w:p w14:paraId="077F304E" w14:textId="77777777" w:rsidR="004E4458" w:rsidRPr="00E40265" w:rsidRDefault="004E4458" w:rsidP="00E40265">
            <w:pPr>
              <w:pStyle w:val="NoSpacing"/>
              <w:rPr>
                <w:noProof/>
                <w:sz w:val="18"/>
                <w:szCs w:val="18"/>
                <w:lang w:val="de-CH"/>
              </w:rPr>
            </w:pPr>
            <w:r w:rsidRPr="00E40265">
              <w:rPr>
                <w:noProof/>
                <w:sz w:val="18"/>
                <w:szCs w:val="18"/>
                <w:lang w:val="de-CH"/>
              </w:rPr>
              <w:t>Number of cattle owned</w:t>
            </w:r>
          </w:p>
        </w:tc>
        <w:tc>
          <w:tcPr>
            <w:tcW w:w="1805" w:type="dxa"/>
            <w:tcBorders>
              <w:top w:val="nil"/>
              <w:left w:val="nil"/>
              <w:bottom w:val="nil"/>
              <w:right w:val="nil"/>
            </w:tcBorders>
            <w:shd w:val="clear" w:color="auto" w:fill="auto"/>
            <w:noWrap/>
            <w:vAlign w:val="bottom"/>
          </w:tcPr>
          <w:p w14:paraId="356CCE91" w14:textId="77777777" w:rsidR="004E4458" w:rsidRPr="00E40265" w:rsidRDefault="004E4458" w:rsidP="00E40265">
            <w:pPr>
              <w:pStyle w:val="NoSpacing"/>
              <w:rPr>
                <w:noProof/>
                <w:sz w:val="18"/>
                <w:szCs w:val="18"/>
                <w:lang w:val="de-CH"/>
              </w:rPr>
            </w:pPr>
            <w:r>
              <w:rPr>
                <w:noProof/>
                <w:sz w:val="18"/>
                <w:szCs w:val="18"/>
                <w:lang w:val="de-CH"/>
              </w:rPr>
              <w:t>22</w:t>
            </w:r>
          </w:p>
        </w:tc>
        <w:tc>
          <w:tcPr>
            <w:tcW w:w="146" w:type="dxa"/>
            <w:vAlign w:val="center"/>
            <w:hideMark/>
          </w:tcPr>
          <w:p w14:paraId="2A3D6D4A" w14:textId="77777777" w:rsidR="004E4458" w:rsidRPr="00E40265" w:rsidRDefault="004E4458" w:rsidP="00E40265">
            <w:pPr>
              <w:pStyle w:val="NoSpacing"/>
              <w:rPr>
                <w:noProof/>
                <w:sz w:val="18"/>
                <w:szCs w:val="18"/>
                <w:lang w:val="de-CH"/>
              </w:rPr>
            </w:pPr>
          </w:p>
        </w:tc>
        <w:tc>
          <w:tcPr>
            <w:tcW w:w="146" w:type="dxa"/>
            <w:vAlign w:val="center"/>
            <w:hideMark/>
          </w:tcPr>
          <w:p w14:paraId="119676D8" w14:textId="77777777" w:rsidR="004E4458" w:rsidRPr="00E40265" w:rsidRDefault="004E4458" w:rsidP="00E40265">
            <w:pPr>
              <w:pStyle w:val="NoSpacing"/>
              <w:rPr>
                <w:noProof/>
                <w:sz w:val="18"/>
                <w:szCs w:val="18"/>
                <w:lang w:val="de-CH"/>
              </w:rPr>
            </w:pPr>
          </w:p>
        </w:tc>
      </w:tr>
      <w:tr w:rsidR="004E4458" w:rsidRPr="0081008A" w:rsidDel="007C349C" w14:paraId="59E117B4" w14:textId="26973476" w:rsidTr="004E4458">
        <w:trPr>
          <w:trHeight w:val="290"/>
          <w:del w:id="78" w:author="Scherrer  Beat" w:date="2025-03-20T10:48:00Z"/>
        </w:trPr>
        <w:tc>
          <w:tcPr>
            <w:tcW w:w="2750" w:type="dxa"/>
            <w:tcBorders>
              <w:top w:val="nil"/>
              <w:left w:val="nil"/>
              <w:bottom w:val="nil"/>
              <w:right w:val="nil"/>
            </w:tcBorders>
            <w:shd w:val="clear" w:color="auto" w:fill="auto"/>
            <w:noWrap/>
            <w:vAlign w:val="bottom"/>
            <w:hideMark/>
          </w:tcPr>
          <w:p w14:paraId="196B07AF" w14:textId="08455C14" w:rsidR="004E4458" w:rsidRPr="0081008A" w:rsidDel="007C349C" w:rsidRDefault="004E4458" w:rsidP="00E40265">
            <w:pPr>
              <w:pStyle w:val="NoSpacing"/>
              <w:rPr>
                <w:del w:id="79" w:author="Scherrer  Beat" w:date="2025-03-20T10:48:00Z" w16du:dateUtc="2025-03-20T09:48:00Z"/>
                <w:strike/>
                <w:noProof/>
                <w:sz w:val="18"/>
                <w:szCs w:val="18"/>
                <w:lang w:val="de-CH"/>
              </w:rPr>
            </w:pPr>
            <w:commentRangeStart w:id="80"/>
            <w:del w:id="81" w:author="Scherrer  Beat" w:date="2025-03-20T10:48:00Z" w16du:dateUtc="2025-03-20T09:48:00Z">
              <w:r w:rsidRPr="0081008A" w:rsidDel="007C349C">
                <w:rPr>
                  <w:strike/>
                  <w:noProof/>
                  <w:sz w:val="18"/>
                  <w:szCs w:val="18"/>
                  <w:lang w:val="de-CH"/>
                </w:rPr>
                <w:delText>child_born</w:delText>
              </w:r>
              <w:commentRangeEnd w:id="80"/>
              <w:r w:rsidR="00B10C41" w:rsidDel="007C349C">
                <w:rPr>
                  <w:rStyle w:val="CommentReference"/>
                </w:rPr>
                <w:commentReference w:id="80"/>
              </w:r>
            </w:del>
          </w:p>
        </w:tc>
        <w:tc>
          <w:tcPr>
            <w:tcW w:w="5808" w:type="dxa"/>
            <w:tcBorders>
              <w:top w:val="nil"/>
              <w:left w:val="nil"/>
              <w:bottom w:val="nil"/>
              <w:right w:val="nil"/>
            </w:tcBorders>
            <w:shd w:val="clear" w:color="auto" w:fill="auto"/>
            <w:noWrap/>
            <w:vAlign w:val="bottom"/>
            <w:hideMark/>
          </w:tcPr>
          <w:p w14:paraId="3A12811E" w14:textId="7CD48C29" w:rsidR="004E4458" w:rsidRPr="0081008A" w:rsidDel="007C349C" w:rsidRDefault="004E4458" w:rsidP="00E40265">
            <w:pPr>
              <w:pStyle w:val="NoSpacing"/>
              <w:rPr>
                <w:del w:id="82" w:author="Scherrer  Beat" w:date="2025-03-20T10:48:00Z" w16du:dateUtc="2025-03-20T09:48:00Z"/>
                <w:strike/>
                <w:noProof/>
                <w:sz w:val="18"/>
                <w:szCs w:val="18"/>
                <w:lang w:val="en-US"/>
              </w:rPr>
            </w:pPr>
            <w:del w:id="83" w:author="Scherrer  Beat" w:date="2025-03-20T10:48:00Z" w16du:dateUtc="2025-03-20T09:48:00Z">
              <w:r w:rsidRPr="0081008A" w:rsidDel="007C349C">
                <w:rPr>
                  <w:strike/>
                  <w:noProof/>
                  <w:sz w:val="18"/>
                  <w:szCs w:val="18"/>
                  <w:lang w:val="en-US"/>
                </w:rPr>
                <w:delText>binary, 1 if women has ever a child born</w:delText>
              </w:r>
            </w:del>
          </w:p>
        </w:tc>
        <w:tc>
          <w:tcPr>
            <w:tcW w:w="1805" w:type="dxa"/>
            <w:tcBorders>
              <w:top w:val="nil"/>
              <w:left w:val="nil"/>
              <w:bottom w:val="nil"/>
              <w:right w:val="nil"/>
            </w:tcBorders>
            <w:shd w:val="clear" w:color="auto" w:fill="auto"/>
            <w:noWrap/>
            <w:vAlign w:val="bottom"/>
          </w:tcPr>
          <w:p w14:paraId="72F02CBE" w14:textId="28F50286" w:rsidR="004E4458" w:rsidRPr="0081008A" w:rsidDel="007C349C" w:rsidRDefault="004E4458" w:rsidP="00E40265">
            <w:pPr>
              <w:pStyle w:val="NoSpacing"/>
              <w:rPr>
                <w:del w:id="84" w:author="Scherrer  Beat" w:date="2025-03-20T10:48:00Z" w16du:dateUtc="2025-03-20T09:48:00Z"/>
                <w:strike/>
                <w:noProof/>
                <w:sz w:val="18"/>
                <w:szCs w:val="18"/>
                <w:lang w:val="en-US"/>
              </w:rPr>
            </w:pPr>
            <w:del w:id="85" w:author="Scherrer  Beat" w:date="2025-03-20T10:48:00Z" w16du:dateUtc="2025-03-20T09:48:00Z">
              <w:r w:rsidRPr="0081008A" w:rsidDel="007C349C">
                <w:rPr>
                  <w:strike/>
                  <w:noProof/>
                  <w:sz w:val="18"/>
                  <w:szCs w:val="18"/>
                  <w:lang w:val="en-US"/>
                </w:rPr>
                <w:delText>32</w:delText>
              </w:r>
            </w:del>
          </w:p>
        </w:tc>
        <w:tc>
          <w:tcPr>
            <w:tcW w:w="146" w:type="dxa"/>
            <w:vAlign w:val="center"/>
            <w:hideMark/>
          </w:tcPr>
          <w:p w14:paraId="02F174DB" w14:textId="5A6E8FDE" w:rsidR="004E4458" w:rsidRPr="0081008A" w:rsidDel="007C349C" w:rsidRDefault="004E4458" w:rsidP="00E40265">
            <w:pPr>
              <w:pStyle w:val="NoSpacing"/>
              <w:rPr>
                <w:del w:id="86" w:author="Scherrer  Beat" w:date="2025-03-20T10:48:00Z" w16du:dateUtc="2025-03-20T09:48:00Z"/>
                <w:strike/>
                <w:noProof/>
                <w:sz w:val="18"/>
                <w:szCs w:val="18"/>
                <w:lang w:val="en-US"/>
              </w:rPr>
            </w:pPr>
          </w:p>
        </w:tc>
        <w:tc>
          <w:tcPr>
            <w:tcW w:w="146" w:type="dxa"/>
            <w:vAlign w:val="center"/>
            <w:hideMark/>
          </w:tcPr>
          <w:p w14:paraId="041CA48B" w14:textId="5E921E09" w:rsidR="004E4458" w:rsidRPr="0081008A" w:rsidDel="007C349C" w:rsidRDefault="004E4458" w:rsidP="00E40265">
            <w:pPr>
              <w:pStyle w:val="NoSpacing"/>
              <w:rPr>
                <w:del w:id="87" w:author="Scherrer  Beat" w:date="2025-03-20T10:48:00Z" w16du:dateUtc="2025-03-20T09:48:00Z"/>
                <w:strike/>
                <w:noProof/>
                <w:sz w:val="18"/>
                <w:szCs w:val="18"/>
                <w:lang w:val="en-US"/>
              </w:rPr>
            </w:pPr>
          </w:p>
        </w:tc>
      </w:tr>
      <w:tr w:rsidR="004E4458" w:rsidRPr="00E40265" w14:paraId="6D606DE8" w14:textId="77777777" w:rsidTr="004E4458">
        <w:trPr>
          <w:trHeight w:val="290"/>
        </w:trPr>
        <w:tc>
          <w:tcPr>
            <w:tcW w:w="2750" w:type="dxa"/>
            <w:tcBorders>
              <w:top w:val="nil"/>
              <w:left w:val="nil"/>
              <w:bottom w:val="nil"/>
              <w:right w:val="nil"/>
            </w:tcBorders>
            <w:shd w:val="clear" w:color="auto" w:fill="auto"/>
            <w:noWrap/>
            <w:vAlign w:val="bottom"/>
            <w:hideMark/>
          </w:tcPr>
          <w:p w14:paraId="2B572F7F" w14:textId="77777777" w:rsidR="004E4458" w:rsidRPr="00E40265" w:rsidRDefault="004E4458" w:rsidP="00E40265">
            <w:pPr>
              <w:pStyle w:val="NoSpacing"/>
              <w:rPr>
                <w:noProof/>
                <w:sz w:val="18"/>
                <w:szCs w:val="18"/>
                <w:lang w:val="de-CH"/>
              </w:rPr>
            </w:pPr>
            <w:r w:rsidRPr="00E40265">
              <w:rPr>
                <w:noProof/>
                <w:sz w:val="18"/>
                <w:szCs w:val="18"/>
                <w:lang w:val="de-CH"/>
              </w:rPr>
              <w:t>child_labor_HH</w:t>
            </w:r>
          </w:p>
        </w:tc>
        <w:tc>
          <w:tcPr>
            <w:tcW w:w="5808" w:type="dxa"/>
            <w:tcBorders>
              <w:top w:val="nil"/>
              <w:left w:val="nil"/>
              <w:bottom w:val="nil"/>
              <w:right w:val="nil"/>
            </w:tcBorders>
            <w:shd w:val="clear" w:color="auto" w:fill="auto"/>
            <w:noWrap/>
            <w:vAlign w:val="bottom"/>
            <w:hideMark/>
          </w:tcPr>
          <w:p w14:paraId="4AC5E0E5"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child involved in child labor</w:t>
            </w:r>
          </w:p>
        </w:tc>
        <w:tc>
          <w:tcPr>
            <w:tcW w:w="1805" w:type="dxa"/>
            <w:tcBorders>
              <w:top w:val="nil"/>
              <w:left w:val="nil"/>
              <w:bottom w:val="nil"/>
              <w:right w:val="nil"/>
            </w:tcBorders>
            <w:shd w:val="clear" w:color="auto" w:fill="auto"/>
            <w:noWrap/>
            <w:vAlign w:val="bottom"/>
          </w:tcPr>
          <w:p w14:paraId="24518F27" w14:textId="77777777" w:rsidR="004E4458" w:rsidRPr="00451D0E"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67ED9C77" w14:textId="77777777" w:rsidR="004E4458" w:rsidRPr="00451D0E" w:rsidRDefault="004E4458" w:rsidP="00E40265">
            <w:pPr>
              <w:pStyle w:val="NoSpacing"/>
              <w:rPr>
                <w:noProof/>
                <w:sz w:val="18"/>
                <w:szCs w:val="18"/>
                <w:lang w:val="en-US"/>
              </w:rPr>
            </w:pPr>
          </w:p>
        </w:tc>
        <w:tc>
          <w:tcPr>
            <w:tcW w:w="146" w:type="dxa"/>
            <w:vAlign w:val="center"/>
            <w:hideMark/>
          </w:tcPr>
          <w:p w14:paraId="21985E25" w14:textId="77777777" w:rsidR="004E4458" w:rsidRPr="00451D0E" w:rsidRDefault="004E4458" w:rsidP="00E40265">
            <w:pPr>
              <w:pStyle w:val="NoSpacing"/>
              <w:rPr>
                <w:noProof/>
                <w:sz w:val="18"/>
                <w:szCs w:val="18"/>
                <w:lang w:val="en-US"/>
              </w:rPr>
            </w:pPr>
          </w:p>
        </w:tc>
      </w:tr>
      <w:tr w:rsidR="004E4458" w:rsidRPr="008277EA" w14:paraId="79DB683F" w14:textId="77777777" w:rsidTr="004E4458">
        <w:trPr>
          <w:trHeight w:val="290"/>
        </w:trPr>
        <w:tc>
          <w:tcPr>
            <w:tcW w:w="2750" w:type="dxa"/>
            <w:tcBorders>
              <w:top w:val="nil"/>
              <w:left w:val="nil"/>
              <w:bottom w:val="nil"/>
              <w:right w:val="nil"/>
            </w:tcBorders>
            <w:shd w:val="clear" w:color="auto" w:fill="auto"/>
            <w:noWrap/>
            <w:vAlign w:val="bottom"/>
            <w:hideMark/>
          </w:tcPr>
          <w:p w14:paraId="27654D87" w14:textId="77777777" w:rsidR="004E4458" w:rsidRPr="00E40265" w:rsidRDefault="004E4458" w:rsidP="00E40265">
            <w:pPr>
              <w:pStyle w:val="NoSpacing"/>
              <w:rPr>
                <w:noProof/>
                <w:sz w:val="18"/>
                <w:szCs w:val="18"/>
                <w:lang w:val="de-CH"/>
              </w:rPr>
            </w:pPr>
            <w:r w:rsidRPr="00E40265">
              <w:rPr>
                <w:noProof/>
                <w:sz w:val="18"/>
                <w:szCs w:val="18"/>
                <w:lang w:val="de-CH"/>
              </w:rPr>
              <w:t>computer</w:t>
            </w:r>
          </w:p>
        </w:tc>
        <w:tc>
          <w:tcPr>
            <w:tcW w:w="5808" w:type="dxa"/>
            <w:tcBorders>
              <w:top w:val="nil"/>
              <w:left w:val="nil"/>
              <w:bottom w:val="nil"/>
              <w:right w:val="nil"/>
            </w:tcBorders>
            <w:shd w:val="clear" w:color="auto" w:fill="auto"/>
            <w:noWrap/>
            <w:vAlign w:val="bottom"/>
            <w:hideMark/>
          </w:tcPr>
          <w:p w14:paraId="745BEB6A"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computer</w:t>
            </w:r>
          </w:p>
        </w:tc>
        <w:tc>
          <w:tcPr>
            <w:tcW w:w="1805" w:type="dxa"/>
            <w:tcBorders>
              <w:top w:val="nil"/>
              <w:left w:val="nil"/>
              <w:bottom w:val="nil"/>
              <w:right w:val="nil"/>
            </w:tcBorders>
            <w:shd w:val="clear" w:color="auto" w:fill="auto"/>
            <w:noWrap/>
            <w:vAlign w:val="bottom"/>
          </w:tcPr>
          <w:p w14:paraId="05632444" w14:textId="77777777" w:rsidR="004E4458" w:rsidRPr="00E40265" w:rsidRDefault="004E4458" w:rsidP="00E40265">
            <w:pPr>
              <w:pStyle w:val="NoSpacing"/>
              <w:rPr>
                <w:noProof/>
                <w:sz w:val="18"/>
                <w:szCs w:val="18"/>
                <w:lang w:val="en-US"/>
              </w:rPr>
            </w:pPr>
            <w:r>
              <w:rPr>
                <w:noProof/>
                <w:sz w:val="18"/>
                <w:szCs w:val="18"/>
                <w:lang w:val="en-US"/>
              </w:rPr>
              <w:t>19</w:t>
            </w:r>
          </w:p>
        </w:tc>
        <w:tc>
          <w:tcPr>
            <w:tcW w:w="146" w:type="dxa"/>
            <w:vAlign w:val="center"/>
            <w:hideMark/>
          </w:tcPr>
          <w:p w14:paraId="477307C4" w14:textId="77777777" w:rsidR="004E4458" w:rsidRPr="00E40265" w:rsidRDefault="004E4458" w:rsidP="00E40265">
            <w:pPr>
              <w:pStyle w:val="NoSpacing"/>
              <w:rPr>
                <w:noProof/>
                <w:sz w:val="18"/>
                <w:szCs w:val="18"/>
                <w:lang w:val="en-US"/>
              </w:rPr>
            </w:pPr>
          </w:p>
        </w:tc>
        <w:tc>
          <w:tcPr>
            <w:tcW w:w="146" w:type="dxa"/>
            <w:vAlign w:val="center"/>
            <w:hideMark/>
          </w:tcPr>
          <w:p w14:paraId="22FDB37C" w14:textId="77777777" w:rsidR="004E4458" w:rsidRPr="00E40265" w:rsidRDefault="004E4458" w:rsidP="00E40265">
            <w:pPr>
              <w:pStyle w:val="NoSpacing"/>
              <w:rPr>
                <w:noProof/>
                <w:sz w:val="18"/>
                <w:szCs w:val="18"/>
                <w:lang w:val="en-US"/>
              </w:rPr>
            </w:pPr>
          </w:p>
        </w:tc>
      </w:tr>
      <w:tr w:rsidR="004E4458" w:rsidRPr="008277EA" w14:paraId="0784AF82" w14:textId="77777777" w:rsidTr="004E4458">
        <w:trPr>
          <w:trHeight w:val="290"/>
        </w:trPr>
        <w:tc>
          <w:tcPr>
            <w:tcW w:w="2750" w:type="dxa"/>
            <w:tcBorders>
              <w:top w:val="nil"/>
              <w:left w:val="nil"/>
              <w:bottom w:val="nil"/>
              <w:right w:val="nil"/>
            </w:tcBorders>
            <w:shd w:val="clear" w:color="auto" w:fill="auto"/>
            <w:noWrap/>
            <w:vAlign w:val="bottom"/>
            <w:hideMark/>
          </w:tcPr>
          <w:p w14:paraId="713B2EAC" w14:textId="77777777" w:rsidR="004E4458" w:rsidRPr="00E40265" w:rsidRDefault="004E4458" w:rsidP="00E40265">
            <w:pPr>
              <w:pStyle w:val="NoSpacing"/>
              <w:rPr>
                <w:noProof/>
                <w:sz w:val="18"/>
                <w:szCs w:val="18"/>
                <w:lang w:val="de-CH"/>
              </w:rPr>
            </w:pPr>
            <w:r w:rsidRPr="00E40265">
              <w:rPr>
                <w:noProof/>
                <w:sz w:val="18"/>
                <w:szCs w:val="18"/>
                <w:lang w:val="de-CH"/>
              </w:rPr>
              <w:t>contraceptive_health_care</w:t>
            </w:r>
          </w:p>
        </w:tc>
        <w:tc>
          <w:tcPr>
            <w:tcW w:w="5808" w:type="dxa"/>
            <w:tcBorders>
              <w:top w:val="nil"/>
              <w:left w:val="nil"/>
              <w:bottom w:val="nil"/>
              <w:right w:val="nil"/>
            </w:tcBorders>
            <w:shd w:val="clear" w:color="auto" w:fill="auto"/>
            <w:noWrap/>
            <w:vAlign w:val="bottom"/>
            <w:hideMark/>
          </w:tcPr>
          <w:p w14:paraId="067A6B02" w14:textId="77777777" w:rsidR="004E4458" w:rsidRPr="00E40265" w:rsidRDefault="004E4458" w:rsidP="00E40265">
            <w:pPr>
              <w:pStyle w:val="NoSpacing"/>
              <w:rPr>
                <w:noProof/>
                <w:sz w:val="18"/>
                <w:szCs w:val="18"/>
                <w:lang w:val="en-US"/>
              </w:rPr>
            </w:pPr>
            <w:r w:rsidRPr="00E40265">
              <w:rPr>
                <w:noProof/>
                <w:sz w:val="18"/>
                <w:szCs w:val="18"/>
                <w:lang w:val="en-US"/>
              </w:rPr>
              <w:t>binary, 1 if contraceptive requires access to health facility</w:t>
            </w:r>
          </w:p>
        </w:tc>
        <w:tc>
          <w:tcPr>
            <w:tcW w:w="1805" w:type="dxa"/>
            <w:tcBorders>
              <w:top w:val="nil"/>
              <w:left w:val="nil"/>
              <w:bottom w:val="nil"/>
              <w:right w:val="nil"/>
            </w:tcBorders>
            <w:shd w:val="clear" w:color="auto" w:fill="auto"/>
            <w:noWrap/>
            <w:vAlign w:val="bottom"/>
          </w:tcPr>
          <w:p w14:paraId="2167DC3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877A4BD" w14:textId="77777777" w:rsidR="004E4458" w:rsidRPr="00E40265" w:rsidRDefault="004E4458" w:rsidP="00E40265">
            <w:pPr>
              <w:pStyle w:val="NoSpacing"/>
              <w:rPr>
                <w:noProof/>
                <w:sz w:val="18"/>
                <w:szCs w:val="18"/>
                <w:lang w:val="en-US"/>
              </w:rPr>
            </w:pPr>
          </w:p>
        </w:tc>
        <w:tc>
          <w:tcPr>
            <w:tcW w:w="146" w:type="dxa"/>
            <w:vAlign w:val="center"/>
            <w:hideMark/>
          </w:tcPr>
          <w:p w14:paraId="10F7A514" w14:textId="77777777" w:rsidR="004E4458" w:rsidRPr="00E40265" w:rsidRDefault="004E4458" w:rsidP="00E40265">
            <w:pPr>
              <w:pStyle w:val="NoSpacing"/>
              <w:rPr>
                <w:noProof/>
                <w:sz w:val="18"/>
                <w:szCs w:val="18"/>
                <w:lang w:val="en-US"/>
              </w:rPr>
            </w:pPr>
          </w:p>
        </w:tc>
      </w:tr>
      <w:tr w:rsidR="004E4458" w:rsidRPr="008277EA" w14:paraId="22413E0D" w14:textId="77777777" w:rsidTr="004E4458">
        <w:trPr>
          <w:trHeight w:val="290"/>
        </w:trPr>
        <w:tc>
          <w:tcPr>
            <w:tcW w:w="2750" w:type="dxa"/>
            <w:tcBorders>
              <w:top w:val="nil"/>
              <w:left w:val="nil"/>
              <w:bottom w:val="nil"/>
              <w:right w:val="nil"/>
            </w:tcBorders>
            <w:shd w:val="clear" w:color="auto" w:fill="auto"/>
            <w:noWrap/>
            <w:vAlign w:val="bottom"/>
            <w:hideMark/>
          </w:tcPr>
          <w:p w14:paraId="084DCD65" w14:textId="77777777" w:rsidR="004E4458" w:rsidRPr="00E40265" w:rsidRDefault="004E4458" w:rsidP="00E40265">
            <w:pPr>
              <w:pStyle w:val="NoSpacing"/>
              <w:rPr>
                <w:noProof/>
                <w:sz w:val="18"/>
                <w:szCs w:val="18"/>
                <w:lang w:val="de-CH"/>
              </w:rPr>
            </w:pPr>
            <w:r w:rsidRPr="00E40265">
              <w:rPr>
                <w:noProof/>
                <w:sz w:val="18"/>
                <w:szCs w:val="18"/>
                <w:lang w:val="de-CH"/>
              </w:rPr>
              <w:t>credit_union</w:t>
            </w:r>
          </w:p>
        </w:tc>
        <w:tc>
          <w:tcPr>
            <w:tcW w:w="5808" w:type="dxa"/>
            <w:tcBorders>
              <w:top w:val="nil"/>
              <w:left w:val="nil"/>
              <w:bottom w:val="nil"/>
              <w:right w:val="nil"/>
            </w:tcBorders>
            <w:shd w:val="clear" w:color="auto" w:fill="auto"/>
            <w:noWrap/>
            <w:vAlign w:val="bottom"/>
            <w:hideMark/>
          </w:tcPr>
          <w:p w14:paraId="2BCD53E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credit union</w:t>
            </w:r>
          </w:p>
        </w:tc>
        <w:tc>
          <w:tcPr>
            <w:tcW w:w="1805" w:type="dxa"/>
            <w:tcBorders>
              <w:top w:val="nil"/>
              <w:left w:val="nil"/>
              <w:bottom w:val="nil"/>
              <w:right w:val="nil"/>
            </w:tcBorders>
            <w:shd w:val="clear" w:color="auto" w:fill="auto"/>
            <w:noWrap/>
            <w:vAlign w:val="bottom"/>
          </w:tcPr>
          <w:p w14:paraId="7F180E24" w14:textId="77777777" w:rsidR="004E4458" w:rsidRPr="00E40265" w:rsidRDefault="004E4458" w:rsidP="00E40265">
            <w:pPr>
              <w:pStyle w:val="NoSpacing"/>
              <w:rPr>
                <w:noProof/>
                <w:sz w:val="18"/>
                <w:szCs w:val="18"/>
                <w:lang w:val="en-US"/>
              </w:rPr>
            </w:pPr>
            <w:r>
              <w:rPr>
                <w:noProof/>
                <w:sz w:val="18"/>
                <w:szCs w:val="18"/>
                <w:lang w:val="en-US"/>
              </w:rPr>
              <w:t>9</w:t>
            </w:r>
          </w:p>
        </w:tc>
        <w:tc>
          <w:tcPr>
            <w:tcW w:w="146" w:type="dxa"/>
            <w:vAlign w:val="center"/>
            <w:hideMark/>
          </w:tcPr>
          <w:p w14:paraId="58E383BF" w14:textId="77777777" w:rsidR="004E4458" w:rsidRPr="00E40265" w:rsidRDefault="004E4458" w:rsidP="00E40265">
            <w:pPr>
              <w:pStyle w:val="NoSpacing"/>
              <w:rPr>
                <w:noProof/>
                <w:sz w:val="18"/>
                <w:szCs w:val="18"/>
                <w:lang w:val="en-US"/>
              </w:rPr>
            </w:pPr>
          </w:p>
        </w:tc>
        <w:tc>
          <w:tcPr>
            <w:tcW w:w="146" w:type="dxa"/>
            <w:vAlign w:val="center"/>
            <w:hideMark/>
          </w:tcPr>
          <w:p w14:paraId="2B421C37" w14:textId="77777777" w:rsidR="004E4458" w:rsidRPr="00E40265" w:rsidRDefault="004E4458" w:rsidP="00E40265">
            <w:pPr>
              <w:pStyle w:val="NoSpacing"/>
              <w:rPr>
                <w:noProof/>
                <w:sz w:val="18"/>
                <w:szCs w:val="18"/>
                <w:lang w:val="en-US"/>
              </w:rPr>
            </w:pPr>
          </w:p>
        </w:tc>
      </w:tr>
      <w:tr w:rsidR="004E4458" w:rsidRPr="008277EA" w14:paraId="086FE5E8" w14:textId="77777777" w:rsidTr="004E4458">
        <w:trPr>
          <w:trHeight w:val="290"/>
        </w:trPr>
        <w:tc>
          <w:tcPr>
            <w:tcW w:w="2750" w:type="dxa"/>
            <w:tcBorders>
              <w:top w:val="nil"/>
              <w:left w:val="nil"/>
              <w:bottom w:val="nil"/>
              <w:right w:val="nil"/>
            </w:tcBorders>
            <w:shd w:val="clear" w:color="auto" w:fill="auto"/>
            <w:noWrap/>
            <w:vAlign w:val="bottom"/>
            <w:hideMark/>
          </w:tcPr>
          <w:p w14:paraId="3BF64AEB" w14:textId="77777777" w:rsidR="004E4458" w:rsidRPr="00E40265" w:rsidRDefault="004E4458" w:rsidP="00E40265">
            <w:pPr>
              <w:pStyle w:val="NoSpacing"/>
              <w:rPr>
                <w:noProof/>
                <w:sz w:val="18"/>
                <w:szCs w:val="18"/>
                <w:lang w:val="de-CH"/>
              </w:rPr>
            </w:pPr>
            <w:r w:rsidRPr="00E40265">
              <w:rPr>
                <w:noProof/>
                <w:sz w:val="18"/>
                <w:szCs w:val="18"/>
                <w:lang w:val="de-CH"/>
              </w:rPr>
              <w:t>currently_working</w:t>
            </w:r>
          </w:p>
        </w:tc>
        <w:tc>
          <w:tcPr>
            <w:tcW w:w="5808" w:type="dxa"/>
            <w:tcBorders>
              <w:top w:val="nil"/>
              <w:left w:val="nil"/>
              <w:bottom w:val="nil"/>
              <w:right w:val="nil"/>
            </w:tcBorders>
            <w:shd w:val="clear" w:color="auto" w:fill="auto"/>
            <w:noWrap/>
            <w:vAlign w:val="bottom"/>
            <w:hideMark/>
          </w:tcPr>
          <w:p w14:paraId="72A4FD2C" w14:textId="77777777" w:rsidR="004E4458" w:rsidRPr="00E40265" w:rsidRDefault="004E4458" w:rsidP="00E40265">
            <w:pPr>
              <w:pStyle w:val="NoSpacing"/>
              <w:rPr>
                <w:noProof/>
                <w:sz w:val="18"/>
                <w:szCs w:val="18"/>
                <w:lang w:val="en-US"/>
              </w:rPr>
            </w:pPr>
            <w:r w:rsidRPr="00E40265">
              <w:rPr>
                <w:noProof/>
                <w:sz w:val="18"/>
                <w:szCs w:val="18"/>
                <w:lang w:val="en-US"/>
              </w:rPr>
              <w:t>binary, 1 if women is currently working</w:t>
            </w:r>
          </w:p>
        </w:tc>
        <w:tc>
          <w:tcPr>
            <w:tcW w:w="1805" w:type="dxa"/>
            <w:tcBorders>
              <w:top w:val="nil"/>
              <w:left w:val="nil"/>
              <w:bottom w:val="nil"/>
              <w:right w:val="nil"/>
            </w:tcBorders>
            <w:shd w:val="clear" w:color="auto" w:fill="auto"/>
            <w:noWrap/>
            <w:vAlign w:val="bottom"/>
          </w:tcPr>
          <w:p w14:paraId="3E917F1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6EC563CE" w14:textId="77777777" w:rsidR="004E4458" w:rsidRPr="00E40265" w:rsidRDefault="004E4458" w:rsidP="00E40265">
            <w:pPr>
              <w:pStyle w:val="NoSpacing"/>
              <w:rPr>
                <w:noProof/>
                <w:sz w:val="18"/>
                <w:szCs w:val="18"/>
                <w:lang w:val="en-US"/>
              </w:rPr>
            </w:pPr>
          </w:p>
        </w:tc>
        <w:tc>
          <w:tcPr>
            <w:tcW w:w="146" w:type="dxa"/>
            <w:vAlign w:val="center"/>
            <w:hideMark/>
          </w:tcPr>
          <w:p w14:paraId="2592B67F" w14:textId="77777777" w:rsidR="004E4458" w:rsidRPr="00E40265" w:rsidRDefault="004E4458" w:rsidP="00E40265">
            <w:pPr>
              <w:pStyle w:val="NoSpacing"/>
              <w:rPr>
                <w:noProof/>
                <w:sz w:val="18"/>
                <w:szCs w:val="18"/>
                <w:lang w:val="en-US"/>
              </w:rPr>
            </w:pPr>
          </w:p>
        </w:tc>
      </w:tr>
      <w:tr w:rsidR="004E4458" w:rsidRPr="008277EA" w14:paraId="636AF20E" w14:textId="77777777" w:rsidTr="004E4458">
        <w:trPr>
          <w:trHeight w:val="290"/>
        </w:trPr>
        <w:tc>
          <w:tcPr>
            <w:tcW w:w="2750" w:type="dxa"/>
            <w:tcBorders>
              <w:top w:val="nil"/>
              <w:left w:val="nil"/>
              <w:bottom w:val="nil"/>
              <w:right w:val="nil"/>
            </w:tcBorders>
            <w:shd w:val="clear" w:color="auto" w:fill="auto"/>
            <w:noWrap/>
            <w:vAlign w:val="bottom"/>
            <w:hideMark/>
          </w:tcPr>
          <w:p w14:paraId="47D3987F" w14:textId="77777777" w:rsidR="004E4458" w:rsidRPr="00E40265" w:rsidRDefault="004E4458" w:rsidP="00E40265">
            <w:pPr>
              <w:pStyle w:val="NoSpacing"/>
              <w:rPr>
                <w:noProof/>
                <w:sz w:val="18"/>
                <w:szCs w:val="18"/>
                <w:lang w:val="de-CH"/>
              </w:rPr>
            </w:pPr>
            <w:r w:rsidRPr="00E40265">
              <w:rPr>
                <w:noProof/>
                <w:sz w:val="18"/>
                <w:szCs w:val="18"/>
                <w:lang w:val="de-CH"/>
              </w:rPr>
              <w:t>decides_health_care</w:t>
            </w:r>
          </w:p>
        </w:tc>
        <w:tc>
          <w:tcPr>
            <w:tcW w:w="5808" w:type="dxa"/>
            <w:tcBorders>
              <w:top w:val="nil"/>
              <w:left w:val="nil"/>
              <w:bottom w:val="nil"/>
              <w:right w:val="nil"/>
            </w:tcBorders>
            <w:shd w:val="clear" w:color="auto" w:fill="auto"/>
            <w:noWrap/>
            <w:vAlign w:val="bottom"/>
            <w:hideMark/>
          </w:tcPr>
          <w:p w14:paraId="1B8E2837" w14:textId="77777777" w:rsidR="004E4458" w:rsidRPr="00E40265" w:rsidRDefault="004E4458" w:rsidP="00E40265">
            <w:pPr>
              <w:pStyle w:val="NoSpacing"/>
              <w:rPr>
                <w:noProof/>
                <w:sz w:val="18"/>
                <w:szCs w:val="18"/>
                <w:lang w:val="en-US"/>
              </w:rPr>
            </w:pPr>
            <w:r w:rsidRPr="00E40265">
              <w:rPr>
                <w:noProof/>
                <w:sz w:val="18"/>
                <w:szCs w:val="18"/>
                <w:lang w:val="en-US"/>
              </w:rPr>
              <w:t>binary, 1 if woman involved in decision about own healthcare</w:t>
            </w:r>
          </w:p>
        </w:tc>
        <w:tc>
          <w:tcPr>
            <w:tcW w:w="1805" w:type="dxa"/>
            <w:tcBorders>
              <w:top w:val="nil"/>
              <w:left w:val="nil"/>
              <w:bottom w:val="nil"/>
              <w:right w:val="nil"/>
            </w:tcBorders>
            <w:shd w:val="clear" w:color="auto" w:fill="auto"/>
            <w:noWrap/>
            <w:vAlign w:val="bottom"/>
          </w:tcPr>
          <w:p w14:paraId="37A984EC" w14:textId="77777777" w:rsidR="004E4458" w:rsidRPr="00E40265" w:rsidRDefault="004E4458" w:rsidP="00E40265">
            <w:pPr>
              <w:pStyle w:val="NoSpacing"/>
              <w:rPr>
                <w:noProof/>
                <w:sz w:val="18"/>
                <w:szCs w:val="18"/>
                <w:lang w:val="en-US"/>
              </w:rPr>
            </w:pPr>
            <w:r>
              <w:rPr>
                <w:noProof/>
                <w:sz w:val="18"/>
                <w:szCs w:val="18"/>
                <w:lang w:val="en-US"/>
              </w:rPr>
              <w:t>11</w:t>
            </w:r>
          </w:p>
        </w:tc>
        <w:tc>
          <w:tcPr>
            <w:tcW w:w="146" w:type="dxa"/>
            <w:vAlign w:val="center"/>
            <w:hideMark/>
          </w:tcPr>
          <w:p w14:paraId="7D5D1B63" w14:textId="77777777" w:rsidR="004E4458" w:rsidRPr="00E40265" w:rsidRDefault="004E4458" w:rsidP="00E40265">
            <w:pPr>
              <w:pStyle w:val="NoSpacing"/>
              <w:rPr>
                <w:noProof/>
                <w:sz w:val="18"/>
                <w:szCs w:val="18"/>
                <w:lang w:val="en-US"/>
              </w:rPr>
            </w:pPr>
          </w:p>
        </w:tc>
        <w:tc>
          <w:tcPr>
            <w:tcW w:w="146" w:type="dxa"/>
            <w:vAlign w:val="center"/>
            <w:hideMark/>
          </w:tcPr>
          <w:p w14:paraId="77F09401" w14:textId="77777777" w:rsidR="004E4458" w:rsidRPr="00E40265" w:rsidRDefault="004E4458" w:rsidP="00E40265">
            <w:pPr>
              <w:pStyle w:val="NoSpacing"/>
              <w:rPr>
                <w:noProof/>
                <w:sz w:val="18"/>
                <w:szCs w:val="18"/>
                <w:lang w:val="en-US"/>
              </w:rPr>
            </w:pPr>
          </w:p>
        </w:tc>
      </w:tr>
      <w:tr w:rsidR="004E4458" w:rsidRPr="008277EA" w14:paraId="05B012C3" w14:textId="77777777" w:rsidTr="004E4458">
        <w:trPr>
          <w:trHeight w:val="290"/>
        </w:trPr>
        <w:tc>
          <w:tcPr>
            <w:tcW w:w="2750" w:type="dxa"/>
            <w:tcBorders>
              <w:top w:val="nil"/>
              <w:left w:val="nil"/>
              <w:bottom w:val="nil"/>
              <w:right w:val="nil"/>
            </w:tcBorders>
            <w:shd w:val="clear" w:color="auto" w:fill="auto"/>
            <w:noWrap/>
            <w:vAlign w:val="bottom"/>
            <w:hideMark/>
          </w:tcPr>
          <w:p w14:paraId="18D5017E" w14:textId="77777777" w:rsidR="004E4458" w:rsidRPr="00E40265" w:rsidRDefault="004E4458" w:rsidP="00E40265">
            <w:pPr>
              <w:pStyle w:val="NoSpacing"/>
              <w:rPr>
                <w:noProof/>
                <w:sz w:val="18"/>
                <w:szCs w:val="18"/>
                <w:lang w:val="de-CH"/>
              </w:rPr>
            </w:pPr>
            <w:r w:rsidRPr="00E40265">
              <w:rPr>
                <w:noProof/>
                <w:sz w:val="18"/>
                <w:szCs w:val="18"/>
                <w:lang w:val="de-CH"/>
              </w:rPr>
              <w:t>decides_purchases</w:t>
            </w:r>
          </w:p>
        </w:tc>
        <w:tc>
          <w:tcPr>
            <w:tcW w:w="5808" w:type="dxa"/>
            <w:tcBorders>
              <w:top w:val="nil"/>
              <w:left w:val="nil"/>
              <w:bottom w:val="nil"/>
              <w:right w:val="nil"/>
            </w:tcBorders>
            <w:shd w:val="clear" w:color="auto" w:fill="auto"/>
            <w:noWrap/>
            <w:vAlign w:val="bottom"/>
            <w:hideMark/>
          </w:tcPr>
          <w:p w14:paraId="3EA702A9" w14:textId="77777777" w:rsidR="004E4458" w:rsidRPr="00E40265" w:rsidRDefault="004E4458" w:rsidP="00E40265">
            <w:pPr>
              <w:pStyle w:val="NoSpacing"/>
              <w:rPr>
                <w:noProof/>
                <w:sz w:val="18"/>
                <w:szCs w:val="18"/>
                <w:lang w:val="en-US"/>
              </w:rPr>
            </w:pPr>
            <w:r w:rsidRPr="00E40265">
              <w:rPr>
                <w:noProof/>
                <w:sz w:val="18"/>
                <w:szCs w:val="18"/>
                <w:lang w:val="en-US"/>
              </w:rPr>
              <w:t>binary, 1 if woman involved in HH purchases</w:t>
            </w:r>
          </w:p>
        </w:tc>
        <w:tc>
          <w:tcPr>
            <w:tcW w:w="1805" w:type="dxa"/>
            <w:tcBorders>
              <w:top w:val="nil"/>
              <w:left w:val="nil"/>
              <w:bottom w:val="nil"/>
              <w:right w:val="nil"/>
            </w:tcBorders>
            <w:shd w:val="clear" w:color="auto" w:fill="auto"/>
            <w:noWrap/>
            <w:vAlign w:val="bottom"/>
          </w:tcPr>
          <w:p w14:paraId="281DD69A" w14:textId="77777777" w:rsidR="004E4458" w:rsidRPr="00E40265" w:rsidRDefault="004E4458" w:rsidP="00E40265">
            <w:pPr>
              <w:pStyle w:val="NoSpacing"/>
              <w:rPr>
                <w:noProof/>
                <w:sz w:val="18"/>
                <w:szCs w:val="18"/>
                <w:lang w:val="en-US"/>
              </w:rPr>
            </w:pPr>
            <w:r>
              <w:rPr>
                <w:noProof/>
                <w:sz w:val="18"/>
                <w:szCs w:val="18"/>
                <w:lang w:val="en-US"/>
              </w:rPr>
              <w:t>11</w:t>
            </w:r>
          </w:p>
        </w:tc>
        <w:tc>
          <w:tcPr>
            <w:tcW w:w="146" w:type="dxa"/>
            <w:vAlign w:val="center"/>
            <w:hideMark/>
          </w:tcPr>
          <w:p w14:paraId="1BBE972E" w14:textId="77777777" w:rsidR="004E4458" w:rsidRPr="00E40265" w:rsidRDefault="004E4458" w:rsidP="00E40265">
            <w:pPr>
              <w:pStyle w:val="NoSpacing"/>
              <w:rPr>
                <w:noProof/>
                <w:sz w:val="18"/>
                <w:szCs w:val="18"/>
                <w:lang w:val="en-US"/>
              </w:rPr>
            </w:pPr>
          </w:p>
        </w:tc>
        <w:tc>
          <w:tcPr>
            <w:tcW w:w="146" w:type="dxa"/>
            <w:vAlign w:val="center"/>
            <w:hideMark/>
          </w:tcPr>
          <w:p w14:paraId="79BA9341" w14:textId="77777777" w:rsidR="004E4458" w:rsidRPr="00E40265" w:rsidRDefault="004E4458" w:rsidP="00E40265">
            <w:pPr>
              <w:pStyle w:val="NoSpacing"/>
              <w:rPr>
                <w:noProof/>
                <w:sz w:val="18"/>
                <w:szCs w:val="18"/>
                <w:lang w:val="en-US"/>
              </w:rPr>
            </w:pPr>
          </w:p>
        </w:tc>
      </w:tr>
      <w:tr w:rsidR="004E4458" w:rsidRPr="008277EA" w14:paraId="36C9113F" w14:textId="77777777" w:rsidTr="004E4458">
        <w:trPr>
          <w:trHeight w:val="290"/>
        </w:trPr>
        <w:tc>
          <w:tcPr>
            <w:tcW w:w="2750" w:type="dxa"/>
            <w:tcBorders>
              <w:top w:val="nil"/>
              <w:left w:val="nil"/>
              <w:bottom w:val="nil"/>
              <w:right w:val="nil"/>
            </w:tcBorders>
            <w:shd w:val="clear" w:color="auto" w:fill="auto"/>
            <w:noWrap/>
            <w:vAlign w:val="bottom"/>
            <w:hideMark/>
          </w:tcPr>
          <w:p w14:paraId="4ECC76EA" w14:textId="77777777" w:rsidR="004E4458" w:rsidRPr="00E40265" w:rsidRDefault="004E4458" w:rsidP="00E40265">
            <w:pPr>
              <w:pStyle w:val="NoSpacing"/>
              <w:rPr>
                <w:noProof/>
                <w:sz w:val="18"/>
                <w:szCs w:val="18"/>
                <w:lang w:val="de-CH"/>
              </w:rPr>
            </w:pPr>
            <w:r w:rsidRPr="00E40265">
              <w:rPr>
                <w:noProof/>
                <w:sz w:val="18"/>
                <w:szCs w:val="18"/>
                <w:lang w:val="de-CH"/>
              </w:rPr>
              <w:t>dvd_player</w:t>
            </w:r>
          </w:p>
        </w:tc>
        <w:tc>
          <w:tcPr>
            <w:tcW w:w="5808" w:type="dxa"/>
            <w:tcBorders>
              <w:top w:val="nil"/>
              <w:left w:val="nil"/>
              <w:bottom w:val="nil"/>
              <w:right w:val="nil"/>
            </w:tcBorders>
            <w:shd w:val="clear" w:color="auto" w:fill="auto"/>
            <w:noWrap/>
            <w:vAlign w:val="bottom"/>
            <w:hideMark/>
          </w:tcPr>
          <w:p w14:paraId="14FAD211"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dvd player</w:t>
            </w:r>
          </w:p>
        </w:tc>
        <w:tc>
          <w:tcPr>
            <w:tcW w:w="1805" w:type="dxa"/>
            <w:tcBorders>
              <w:top w:val="nil"/>
              <w:left w:val="nil"/>
              <w:bottom w:val="nil"/>
              <w:right w:val="nil"/>
            </w:tcBorders>
            <w:shd w:val="clear" w:color="auto" w:fill="auto"/>
            <w:noWrap/>
            <w:vAlign w:val="bottom"/>
          </w:tcPr>
          <w:p w14:paraId="75598E98"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07C054CF" w14:textId="77777777" w:rsidR="004E4458" w:rsidRPr="00E40265" w:rsidRDefault="004E4458" w:rsidP="00E40265">
            <w:pPr>
              <w:pStyle w:val="NoSpacing"/>
              <w:rPr>
                <w:noProof/>
                <w:sz w:val="18"/>
                <w:szCs w:val="18"/>
                <w:lang w:val="en-US"/>
              </w:rPr>
            </w:pPr>
          </w:p>
        </w:tc>
        <w:tc>
          <w:tcPr>
            <w:tcW w:w="146" w:type="dxa"/>
            <w:vAlign w:val="center"/>
            <w:hideMark/>
          </w:tcPr>
          <w:p w14:paraId="788238C7" w14:textId="77777777" w:rsidR="004E4458" w:rsidRPr="00E40265" w:rsidRDefault="004E4458" w:rsidP="00E40265">
            <w:pPr>
              <w:pStyle w:val="NoSpacing"/>
              <w:rPr>
                <w:noProof/>
                <w:sz w:val="18"/>
                <w:szCs w:val="18"/>
                <w:lang w:val="en-US"/>
              </w:rPr>
            </w:pPr>
          </w:p>
        </w:tc>
      </w:tr>
      <w:tr w:rsidR="004E4458" w:rsidRPr="008277EA" w14:paraId="4A75F069" w14:textId="77777777" w:rsidTr="004E4458">
        <w:trPr>
          <w:trHeight w:val="290"/>
        </w:trPr>
        <w:tc>
          <w:tcPr>
            <w:tcW w:w="2750" w:type="dxa"/>
            <w:tcBorders>
              <w:top w:val="nil"/>
              <w:left w:val="nil"/>
              <w:bottom w:val="nil"/>
              <w:right w:val="nil"/>
            </w:tcBorders>
            <w:shd w:val="clear" w:color="auto" w:fill="auto"/>
            <w:noWrap/>
            <w:vAlign w:val="bottom"/>
            <w:hideMark/>
          </w:tcPr>
          <w:p w14:paraId="5AA7678A" w14:textId="77777777" w:rsidR="004E4458" w:rsidRPr="00E40265" w:rsidRDefault="004E4458" w:rsidP="00E40265">
            <w:pPr>
              <w:pStyle w:val="NoSpacing"/>
              <w:rPr>
                <w:noProof/>
                <w:sz w:val="18"/>
                <w:szCs w:val="18"/>
                <w:lang w:val="de-CH"/>
              </w:rPr>
            </w:pPr>
            <w:r w:rsidRPr="00E40265">
              <w:rPr>
                <w:noProof/>
                <w:sz w:val="18"/>
                <w:szCs w:val="18"/>
                <w:lang w:val="de-CH"/>
              </w:rPr>
              <w:t>education</w:t>
            </w:r>
          </w:p>
        </w:tc>
        <w:tc>
          <w:tcPr>
            <w:tcW w:w="5808" w:type="dxa"/>
            <w:tcBorders>
              <w:top w:val="nil"/>
              <w:left w:val="nil"/>
              <w:bottom w:val="nil"/>
              <w:right w:val="nil"/>
            </w:tcBorders>
            <w:shd w:val="clear" w:color="auto" w:fill="auto"/>
            <w:noWrap/>
            <w:vAlign w:val="bottom"/>
            <w:hideMark/>
          </w:tcPr>
          <w:p w14:paraId="633C082D" w14:textId="77777777" w:rsidR="004E4458" w:rsidRPr="00E40265" w:rsidRDefault="004E4458" w:rsidP="00E40265">
            <w:pPr>
              <w:pStyle w:val="NoSpacing"/>
              <w:rPr>
                <w:noProof/>
                <w:sz w:val="18"/>
                <w:szCs w:val="18"/>
                <w:lang w:val="en-US"/>
              </w:rPr>
            </w:pPr>
            <w:r w:rsidRPr="00E40265">
              <w:rPr>
                <w:noProof/>
                <w:sz w:val="18"/>
                <w:szCs w:val="18"/>
                <w:lang w:val="en-US"/>
              </w:rPr>
              <w:t>category, highest education level attained (in 4 groups)</w:t>
            </w:r>
          </w:p>
        </w:tc>
        <w:tc>
          <w:tcPr>
            <w:tcW w:w="1805" w:type="dxa"/>
            <w:tcBorders>
              <w:top w:val="nil"/>
              <w:left w:val="nil"/>
              <w:bottom w:val="nil"/>
              <w:right w:val="nil"/>
            </w:tcBorders>
            <w:shd w:val="clear" w:color="auto" w:fill="auto"/>
            <w:noWrap/>
            <w:vAlign w:val="bottom"/>
          </w:tcPr>
          <w:p w14:paraId="11128788"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EE63670" w14:textId="77777777" w:rsidR="004E4458" w:rsidRPr="00E40265" w:rsidRDefault="004E4458" w:rsidP="00E40265">
            <w:pPr>
              <w:pStyle w:val="NoSpacing"/>
              <w:rPr>
                <w:noProof/>
                <w:sz w:val="18"/>
                <w:szCs w:val="18"/>
                <w:lang w:val="en-US"/>
              </w:rPr>
            </w:pPr>
          </w:p>
        </w:tc>
        <w:tc>
          <w:tcPr>
            <w:tcW w:w="146" w:type="dxa"/>
            <w:vAlign w:val="center"/>
            <w:hideMark/>
          </w:tcPr>
          <w:p w14:paraId="30C32BD9" w14:textId="77777777" w:rsidR="004E4458" w:rsidRPr="00E40265" w:rsidRDefault="004E4458" w:rsidP="00E40265">
            <w:pPr>
              <w:pStyle w:val="NoSpacing"/>
              <w:rPr>
                <w:noProof/>
                <w:sz w:val="18"/>
                <w:szCs w:val="18"/>
                <w:lang w:val="en-US"/>
              </w:rPr>
            </w:pPr>
          </w:p>
        </w:tc>
      </w:tr>
      <w:tr w:rsidR="004E4458" w:rsidRPr="008277EA" w14:paraId="1077B2C8" w14:textId="77777777" w:rsidTr="004E4458">
        <w:trPr>
          <w:trHeight w:val="290"/>
        </w:trPr>
        <w:tc>
          <w:tcPr>
            <w:tcW w:w="2750" w:type="dxa"/>
            <w:tcBorders>
              <w:top w:val="nil"/>
              <w:left w:val="nil"/>
              <w:bottom w:val="nil"/>
              <w:right w:val="nil"/>
            </w:tcBorders>
            <w:shd w:val="clear" w:color="auto" w:fill="auto"/>
            <w:noWrap/>
            <w:vAlign w:val="bottom"/>
            <w:hideMark/>
          </w:tcPr>
          <w:p w14:paraId="2994B80C" w14:textId="77777777" w:rsidR="004E4458" w:rsidRPr="00E40265" w:rsidRDefault="004E4458" w:rsidP="00E40265">
            <w:pPr>
              <w:pStyle w:val="NoSpacing"/>
              <w:rPr>
                <w:noProof/>
                <w:sz w:val="18"/>
                <w:szCs w:val="18"/>
                <w:lang w:val="de-CH"/>
              </w:rPr>
            </w:pPr>
            <w:r w:rsidRPr="00E40265">
              <w:rPr>
                <w:noProof/>
                <w:sz w:val="18"/>
                <w:szCs w:val="18"/>
                <w:lang w:val="de-CH"/>
              </w:rPr>
              <w:t>education_HH</w:t>
            </w:r>
          </w:p>
        </w:tc>
        <w:tc>
          <w:tcPr>
            <w:tcW w:w="5808" w:type="dxa"/>
            <w:tcBorders>
              <w:top w:val="nil"/>
              <w:left w:val="nil"/>
              <w:bottom w:val="nil"/>
              <w:right w:val="nil"/>
            </w:tcBorders>
            <w:shd w:val="clear" w:color="auto" w:fill="auto"/>
            <w:noWrap/>
            <w:vAlign w:val="bottom"/>
            <w:hideMark/>
          </w:tcPr>
          <w:p w14:paraId="49657E46" w14:textId="77777777" w:rsidR="004E4458" w:rsidRPr="00E40265" w:rsidRDefault="004E4458" w:rsidP="00E40265">
            <w:pPr>
              <w:pStyle w:val="NoSpacing"/>
              <w:rPr>
                <w:noProof/>
                <w:sz w:val="18"/>
                <w:szCs w:val="18"/>
                <w:lang w:val="en-US"/>
              </w:rPr>
            </w:pPr>
            <w:r w:rsidRPr="00E40265">
              <w:rPr>
                <w:noProof/>
                <w:sz w:val="18"/>
                <w:szCs w:val="18"/>
                <w:lang w:val="en-US"/>
              </w:rPr>
              <w:t>category, highest education level attained in household (in 4 groups)</w:t>
            </w:r>
          </w:p>
        </w:tc>
        <w:tc>
          <w:tcPr>
            <w:tcW w:w="1805" w:type="dxa"/>
            <w:tcBorders>
              <w:top w:val="nil"/>
              <w:left w:val="nil"/>
              <w:bottom w:val="nil"/>
              <w:right w:val="nil"/>
            </w:tcBorders>
            <w:shd w:val="clear" w:color="auto" w:fill="auto"/>
            <w:noWrap/>
            <w:vAlign w:val="bottom"/>
          </w:tcPr>
          <w:p w14:paraId="55AA1C12"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A03B3CE" w14:textId="77777777" w:rsidR="004E4458" w:rsidRPr="00E40265" w:rsidRDefault="004E4458" w:rsidP="00E40265">
            <w:pPr>
              <w:pStyle w:val="NoSpacing"/>
              <w:rPr>
                <w:noProof/>
                <w:sz w:val="18"/>
                <w:szCs w:val="18"/>
                <w:lang w:val="en-US"/>
              </w:rPr>
            </w:pPr>
          </w:p>
        </w:tc>
        <w:tc>
          <w:tcPr>
            <w:tcW w:w="146" w:type="dxa"/>
            <w:vAlign w:val="center"/>
            <w:hideMark/>
          </w:tcPr>
          <w:p w14:paraId="7B15DACC" w14:textId="77777777" w:rsidR="004E4458" w:rsidRPr="00E40265" w:rsidRDefault="004E4458" w:rsidP="00E40265">
            <w:pPr>
              <w:pStyle w:val="NoSpacing"/>
              <w:rPr>
                <w:noProof/>
                <w:sz w:val="18"/>
                <w:szCs w:val="18"/>
                <w:lang w:val="en-US"/>
              </w:rPr>
            </w:pPr>
          </w:p>
        </w:tc>
      </w:tr>
      <w:tr w:rsidR="004E4458" w:rsidRPr="008277EA" w14:paraId="0A4B3CB7" w14:textId="77777777" w:rsidTr="004E4458">
        <w:trPr>
          <w:trHeight w:val="290"/>
        </w:trPr>
        <w:tc>
          <w:tcPr>
            <w:tcW w:w="2750" w:type="dxa"/>
            <w:tcBorders>
              <w:top w:val="nil"/>
              <w:left w:val="nil"/>
              <w:bottom w:val="nil"/>
              <w:right w:val="nil"/>
            </w:tcBorders>
            <w:shd w:val="clear" w:color="auto" w:fill="auto"/>
            <w:noWrap/>
            <w:vAlign w:val="bottom"/>
            <w:hideMark/>
          </w:tcPr>
          <w:p w14:paraId="5B126112" w14:textId="77777777" w:rsidR="004E4458" w:rsidRPr="00E40265" w:rsidRDefault="004E4458" w:rsidP="00E40265">
            <w:pPr>
              <w:pStyle w:val="NoSpacing"/>
              <w:rPr>
                <w:noProof/>
                <w:sz w:val="18"/>
                <w:szCs w:val="18"/>
                <w:lang w:val="de-CH"/>
              </w:rPr>
            </w:pPr>
            <w:r w:rsidRPr="00E40265">
              <w:rPr>
                <w:noProof/>
                <w:sz w:val="18"/>
                <w:szCs w:val="18"/>
                <w:lang w:val="de-CH"/>
              </w:rPr>
              <w:t>electricity</w:t>
            </w:r>
          </w:p>
        </w:tc>
        <w:tc>
          <w:tcPr>
            <w:tcW w:w="5808" w:type="dxa"/>
            <w:tcBorders>
              <w:top w:val="nil"/>
              <w:left w:val="nil"/>
              <w:bottom w:val="nil"/>
              <w:right w:val="nil"/>
            </w:tcBorders>
            <w:shd w:val="clear" w:color="auto" w:fill="auto"/>
            <w:noWrap/>
            <w:vAlign w:val="bottom"/>
            <w:hideMark/>
          </w:tcPr>
          <w:p w14:paraId="6B22D524"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electricity</w:t>
            </w:r>
          </w:p>
        </w:tc>
        <w:tc>
          <w:tcPr>
            <w:tcW w:w="1805" w:type="dxa"/>
            <w:tcBorders>
              <w:top w:val="nil"/>
              <w:left w:val="nil"/>
              <w:bottom w:val="nil"/>
              <w:right w:val="nil"/>
            </w:tcBorders>
            <w:shd w:val="clear" w:color="auto" w:fill="auto"/>
            <w:noWrap/>
            <w:vAlign w:val="bottom"/>
          </w:tcPr>
          <w:p w14:paraId="3257AB9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685F37F1" w14:textId="77777777" w:rsidR="004E4458" w:rsidRPr="00E40265" w:rsidRDefault="004E4458" w:rsidP="00E40265">
            <w:pPr>
              <w:pStyle w:val="NoSpacing"/>
              <w:rPr>
                <w:noProof/>
                <w:sz w:val="18"/>
                <w:szCs w:val="18"/>
                <w:lang w:val="en-US"/>
              </w:rPr>
            </w:pPr>
          </w:p>
        </w:tc>
        <w:tc>
          <w:tcPr>
            <w:tcW w:w="146" w:type="dxa"/>
            <w:vAlign w:val="center"/>
            <w:hideMark/>
          </w:tcPr>
          <w:p w14:paraId="27F20234" w14:textId="77777777" w:rsidR="004E4458" w:rsidRPr="00E40265" w:rsidRDefault="004E4458" w:rsidP="00E40265">
            <w:pPr>
              <w:pStyle w:val="NoSpacing"/>
              <w:rPr>
                <w:noProof/>
                <w:sz w:val="18"/>
                <w:szCs w:val="18"/>
                <w:lang w:val="en-US"/>
              </w:rPr>
            </w:pPr>
          </w:p>
        </w:tc>
      </w:tr>
      <w:tr w:rsidR="004E4458" w:rsidRPr="00E40265" w14:paraId="5E817262" w14:textId="77777777" w:rsidTr="004E4458">
        <w:trPr>
          <w:trHeight w:val="290"/>
        </w:trPr>
        <w:tc>
          <w:tcPr>
            <w:tcW w:w="2750" w:type="dxa"/>
            <w:tcBorders>
              <w:top w:val="nil"/>
              <w:left w:val="nil"/>
              <w:bottom w:val="nil"/>
              <w:right w:val="nil"/>
            </w:tcBorders>
            <w:shd w:val="clear" w:color="auto" w:fill="auto"/>
            <w:noWrap/>
            <w:vAlign w:val="bottom"/>
            <w:hideMark/>
          </w:tcPr>
          <w:p w14:paraId="0364F853" w14:textId="77777777" w:rsidR="004E4458" w:rsidRPr="00E40265" w:rsidRDefault="004E4458" w:rsidP="00E40265">
            <w:pPr>
              <w:pStyle w:val="NoSpacing"/>
              <w:rPr>
                <w:noProof/>
                <w:sz w:val="18"/>
                <w:szCs w:val="18"/>
                <w:lang w:val="de-CH"/>
              </w:rPr>
            </w:pPr>
            <w:r w:rsidRPr="00E40265">
              <w:rPr>
                <w:noProof/>
                <w:sz w:val="18"/>
                <w:szCs w:val="18"/>
                <w:lang w:val="de-CH"/>
              </w:rPr>
              <w:t>ethnicity</w:t>
            </w:r>
          </w:p>
        </w:tc>
        <w:tc>
          <w:tcPr>
            <w:tcW w:w="5808" w:type="dxa"/>
            <w:tcBorders>
              <w:top w:val="nil"/>
              <w:left w:val="nil"/>
              <w:bottom w:val="nil"/>
              <w:right w:val="nil"/>
            </w:tcBorders>
            <w:shd w:val="clear" w:color="auto" w:fill="auto"/>
            <w:noWrap/>
            <w:vAlign w:val="bottom"/>
            <w:hideMark/>
          </w:tcPr>
          <w:p w14:paraId="53973256" w14:textId="77777777" w:rsidR="004E4458" w:rsidRPr="00E40265" w:rsidRDefault="004E4458" w:rsidP="00E40265">
            <w:pPr>
              <w:pStyle w:val="NoSpacing"/>
              <w:rPr>
                <w:noProof/>
                <w:sz w:val="18"/>
                <w:szCs w:val="18"/>
                <w:lang w:val="de-CH"/>
              </w:rPr>
            </w:pPr>
            <w:r w:rsidRPr="00E40265">
              <w:rPr>
                <w:noProof/>
                <w:sz w:val="18"/>
                <w:szCs w:val="18"/>
                <w:lang w:val="de-CH"/>
              </w:rPr>
              <w:t>category, Ethnicity of woman</w:t>
            </w:r>
          </w:p>
        </w:tc>
        <w:tc>
          <w:tcPr>
            <w:tcW w:w="1805" w:type="dxa"/>
            <w:tcBorders>
              <w:top w:val="nil"/>
              <w:left w:val="nil"/>
              <w:bottom w:val="nil"/>
              <w:right w:val="nil"/>
            </w:tcBorders>
            <w:shd w:val="clear" w:color="auto" w:fill="auto"/>
            <w:noWrap/>
            <w:vAlign w:val="bottom"/>
          </w:tcPr>
          <w:p w14:paraId="6A72F132" w14:textId="77777777" w:rsidR="004E4458" w:rsidRPr="00E40265" w:rsidRDefault="004E4458" w:rsidP="00E40265">
            <w:pPr>
              <w:pStyle w:val="NoSpacing"/>
              <w:rPr>
                <w:noProof/>
                <w:sz w:val="18"/>
                <w:szCs w:val="18"/>
                <w:lang w:val="de-CH"/>
              </w:rPr>
            </w:pPr>
            <w:r>
              <w:rPr>
                <w:noProof/>
                <w:sz w:val="18"/>
                <w:szCs w:val="18"/>
                <w:lang w:val="de-CH"/>
              </w:rPr>
              <w:t>32</w:t>
            </w:r>
          </w:p>
        </w:tc>
        <w:tc>
          <w:tcPr>
            <w:tcW w:w="146" w:type="dxa"/>
            <w:vAlign w:val="center"/>
            <w:hideMark/>
          </w:tcPr>
          <w:p w14:paraId="569BF0D7" w14:textId="77777777" w:rsidR="004E4458" w:rsidRPr="00E40265" w:rsidRDefault="004E4458" w:rsidP="00E40265">
            <w:pPr>
              <w:pStyle w:val="NoSpacing"/>
              <w:rPr>
                <w:noProof/>
                <w:sz w:val="18"/>
                <w:szCs w:val="18"/>
                <w:lang w:val="de-CH"/>
              </w:rPr>
            </w:pPr>
          </w:p>
        </w:tc>
        <w:tc>
          <w:tcPr>
            <w:tcW w:w="146" w:type="dxa"/>
            <w:vAlign w:val="center"/>
            <w:hideMark/>
          </w:tcPr>
          <w:p w14:paraId="3773549A" w14:textId="77777777" w:rsidR="004E4458" w:rsidRPr="00E40265" w:rsidRDefault="004E4458" w:rsidP="00E40265">
            <w:pPr>
              <w:pStyle w:val="NoSpacing"/>
              <w:rPr>
                <w:noProof/>
                <w:sz w:val="18"/>
                <w:szCs w:val="18"/>
                <w:lang w:val="de-CH"/>
              </w:rPr>
            </w:pPr>
          </w:p>
        </w:tc>
      </w:tr>
      <w:tr w:rsidR="004E4458" w:rsidRPr="008277EA" w14:paraId="34FD761C" w14:textId="77777777" w:rsidTr="004E4458">
        <w:trPr>
          <w:trHeight w:val="290"/>
        </w:trPr>
        <w:tc>
          <w:tcPr>
            <w:tcW w:w="2750" w:type="dxa"/>
            <w:tcBorders>
              <w:top w:val="nil"/>
              <w:left w:val="nil"/>
              <w:bottom w:val="nil"/>
              <w:right w:val="nil"/>
            </w:tcBorders>
            <w:shd w:val="clear" w:color="auto" w:fill="auto"/>
            <w:noWrap/>
            <w:vAlign w:val="bottom"/>
            <w:hideMark/>
          </w:tcPr>
          <w:p w14:paraId="270DFCA9" w14:textId="77777777" w:rsidR="004E4458" w:rsidRPr="00E40265" w:rsidRDefault="004E4458" w:rsidP="00E40265">
            <w:pPr>
              <w:pStyle w:val="NoSpacing"/>
              <w:rPr>
                <w:noProof/>
                <w:sz w:val="18"/>
                <w:szCs w:val="18"/>
                <w:lang w:val="de-CH"/>
              </w:rPr>
            </w:pPr>
            <w:r w:rsidRPr="00E40265">
              <w:rPr>
                <w:noProof/>
                <w:sz w:val="18"/>
                <w:szCs w:val="18"/>
                <w:lang w:val="de-CH"/>
              </w:rPr>
              <w:t>female</w:t>
            </w:r>
          </w:p>
        </w:tc>
        <w:tc>
          <w:tcPr>
            <w:tcW w:w="5808" w:type="dxa"/>
            <w:tcBorders>
              <w:top w:val="nil"/>
              <w:left w:val="nil"/>
              <w:bottom w:val="nil"/>
              <w:right w:val="nil"/>
            </w:tcBorders>
            <w:shd w:val="clear" w:color="auto" w:fill="auto"/>
            <w:noWrap/>
            <w:vAlign w:val="bottom"/>
            <w:hideMark/>
          </w:tcPr>
          <w:p w14:paraId="5EA297D0" w14:textId="77777777" w:rsidR="004E4458" w:rsidRPr="00E40265" w:rsidRDefault="004E4458" w:rsidP="00E40265">
            <w:pPr>
              <w:pStyle w:val="NoSpacing"/>
              <w:rPr>
                <w:noProof/>
                <w:sz w:val="18"/>
                <w:szCs w:val="18"/>
                <w:lang w:val="en-US"/>
              </w:rPr>
            </w:pPr>
            <w:r w:rsidRPr="00E40265">
              <w:rPr>
                <w:noProof/>
                <w:sz w:val="18"/>
                <w:szCs w:val="18"/>
                <w:lang w:val="en-US"/>
              </w:rPr>
              <w:t>binary, 1 if female household member</w:t>
            </w:r>
          </w:p>
        </w:tc>
        <w:tc>
          <w:tcPr>
            <w:tcW w:w="1805" w:type="dxa"/>
            <w:tcBorders>
              <w:top w:val="nil"/>
              <w:left w:val="nil"/>
              <w:bottom w:val="nil"/>
              <w:right w:val="nil"/>
            </w:tcBorders>
            <w:shd w:val="clear" w:color="auto" w:fill="auto"/>
            <w:noWrap/>
            <w:vAlign w:val="bottom"/>
          </w:tcPr>
          <w:p w14:paraId="1EA6FE2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770CDC0" w14:textId="77777777" w:rsidR="004E4458" w:rsidRPr="00E40265" w:rsidRDefault="004E4458" w:rsidP="00E40265">
            <w:pPr>
              <w:pStyle w:val="NoSpacing"/>
              <w:rPr>
                <w:noProof/>
                <w:sz w:val="18"/>
                <w:szCs w:val="18"/>
                <w:lang w:val="en-US"/>
              </w:rPr>
            </w:pPr>
          </w:p>
        </w:tc>
        <w:tc>
          <w:tcPr>
            <w:tcW w:w="146" w:type="dxa"/>
            <w:vAlign w:val="center"/>
            <w:hideMark/>
          </w:tcPr>
          <w:p w14:paraId="0D91FF57" w14:textId="77777777" w:rsidR="004E4458" w:rsidRPr="00E40265" w:rsidRDefault="004E4458" w:rsidP="00E40265">
            <w:pPr>
              <w:pStyle w:val="NoSpacing"/>
              <w:rPr>
                <w:noProof/>
                <w:sz w:val="18"/>
                <w:szCs w:val="18"/>
                <w:lang w:val="en-US"/>
              </w:rPr>
            </w:pPr>
          </w:p>
        </w:tc>
      </w:tr>
      <w:tr w:rsidR="004E4458" w:rsidRPr="008277EA" w14:paraId="3AAC77FC" w14:textId="77777777" w:rsidTr="004E4458">
        <w:trPr>
          <w:trHeight w:val="290"/>
        </w:trPr>
        <w:tc>
          <w:tcPr>
            <w:tcW w:w="2750" w:type="dxa"/>
            <w:tcBorders>
              <w:top w:val="nil"/>
              <w:left w:val="nil"/>
              <w:bottom w:val="nil"/>
              <w:right w:val="nil"/>
            </w:tcBorders>
            <w:shd w:val="clear" w:color="auto" w:fill="auto"/>
            <w:noWrap/>
            <w:vAlign w:val="bottom"/>
            <w:hideMark/>
          </w:tcPr>
          <w:p w14:paraId="7AA8F147" w14:textId="77777777" w:rsidR="004E4458" w:rsidRPr="00E40265" w:rsidRDefault="004E4458" w:rsidP="00E40265">
            <w:pPr>
              <w:pStyle w:val="NoSpacing"/>
              <w:rPr>
                <w:noProof/>
                <w:sz w:val="18"/>
                <w:szCs w:val="18"/>
                <w:lang w:val="de-CH"/>
              </w:rPr>
            </w:pPr>
            <w:r w:rsidRPr="00E40265">
              <w:rPr>
                <w:noProof/>
                <w:sz w:val="18"/>
                <w:szCs w:val="18"/>
                <w:lang w:val="de-CH"/>
              </w:rPr>
              <w:t>female_HH_head</w:t>
            </w:r>
          </w:p>
        </w:tc>
        <w:tc>
          <w:tcPr>
            <w:tcW w:w="5808" w:type="dxa"/>
            <w:tcBorders>
              <w:top w:val="nil"/>
              <w:left w:val="nil"/>
              <w:bottom w:val="nil"/>
              <w:right w:val="nil"/>
            </w:tcBorders>
            <w:shd w:val="clear" w:color="auto" w:fill="auto"/>
            <w:noWrap/>
            <w:vAlign w:val="bottom"/>
            <w:hideMark/>
          </w:tcPr>
          <w:p w14:paraId="3E3D1A38"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head is female</w:t>
            </w:r>
          </w:p>
        </w:tc>
        <w:tc>
          <w:tcPr>
            <w:tcW w:w="1805" w:type="dxa"/>
            <w:tcBorders>
              <w:top w:val="nil"/>
              <w:left w:val="nil"/>
              <w:bottom w:val="nil"/>
              <w:right w:val="nil"/>
            </w:tcBorders>
            <w:shd w:val="clear" w:color="auto" w:fill="auto"/>
            <w:noWrap/>
            <w:vAlign w:val="bottom"/>
          </w:tcPr>
          <w:p w14:paraId="49239FB3"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6B26932" w14:textId="77777777" w:rsidR="004E4458" w:rsidRPr="00E40265" w:rsidRDefault="004E4458" w:rsidP="00E40265">
            <w:pPr>
              <w:pStyle w:val="NoSpacing"/>
              <w:rPr>
                <w:noProof/>
                <w:sz w:val="18"/>
                <w:szCs w:val="18"/>
                <w:lang w:val="en-US"/>
              </w:rPr>
            </w:pPr>
          </w:p>
        </w:tc>
        <w:tc>
          <w:tcPr>
            <w:tcW w:w="146" w:type="dxa"/>
            <w:vAlign w:val="center"/>
            <w:hideMark/>
          </w:tcPr>
          <w:p w14:paraId="357A94D5" w14:textId="77777777" w:rsidR="004E4458" w:rsidRPr="00E40265" w:rsidRDefault="004E4458" w:rsidP="00E40265">
            <w:pPr>
              <w:pStyle w:val="NoSpacing"/>
              <w:rPr>
                <w:noProof/>
                <w:sz w:val="18"/>
                <w:szCs w:val="18"/>
                <w:lang w:val="en-US"/>
              </w:rPr>
            </w:pPr>
          </w:p>
        </w:tc>
      </w:tr>
      <w:tr w:rsidR="004E4458" w:rsidRPr="008277EA" w:rsidDel="007C349C" w14:paraId="6B9D4B30" w14:textId="6920F2D0" w:rsidTr="004E4458">
        <w:trPr>
          <w:trHeight w:val="290"/>
          <w:del w:id="88" w:author="Scherrer  Beat" w:date="2025-03-20T10:51:00Z"/>
        </w:trPr>
        <w:tc>
          <w:tcPr>
            <w:tcW w:w="2750" w:type="dxa"/>
            <w:tcBorders>
              <w:top w:val="nil"/>
              <w:left w:val="nil"/>
              <w:bottom w:val="nil"/>
              <w:right w:val="nil"/>
            </w:tcBorders>
            <w:shd w:val="clear" w:color="auto" w:fill="auto"/>
            <w:noWrap/>
            <w:vAlign w:val="bottom"/>
            <w:hideMark/>
          </w:tcPr>
          <w:p w14:paraId="0583D8C4" w14:textId="167ECE40" w:rsidR="004E4458" w:rsidRPr="00E40265" w:rsidDel="007C349C" w:rsidRDefault="004E4458" w:rsidP="00E40265">
            <w:pPr>
              <w:pStyle w:val="NoSpacing"/>
              <w:rPr>
                <w:del w:id="89" w:author="Scherrer  Beat" w:date="2025-03-20T10:51:00Z" w16du:dateUtc="2025-03-20T09:51:00Z"/>
                <w:noProof/>
                <w:sz w:val="18"/>
                <w:szCs w:val="18"/>
                <w:lang w:val="de-CH"/>
              </w:rPr>
            </w:pPr>
            <w:del w:id="90" w:author="Scherrer  Beat" w:date="2025-03-20T10:51:00Z" w16du:dateUtc="2025-03-20T09:51:00Z">
              <w:r w:rsidRPr="00E40265" w:rsidDel="007C349C">
                <w:rPr>
                  <w:noProof/>
                  <w:sz w:val="18"/>
                  <w:szCs w:val="18"/>
                  <w:lang w:val="de-CH"/>
                </w:rPr>
                <w:delText>female_spend_health_care</w:delText>
              </w:r>
            </w:del>
          </w:p>
        </w:tc>
        <w:tc>
          <w:tcPr>
            <w:tcW w:w="5808" w:type="dxa"/>
            <w:tcBorders>
              <w:top w:val="nil"/>
              <w:left w:val="nil"/>
              <w:bottom w:val="nil"/>
              <w:right w:val="nil"/>
            </w:tcBorders>
            <w:shd w:val="clear" w:color="auto" w:fill="auto"/>
            <w:noWrap/>
            <w:vAlign w:val="bottom"/>
            <w:hideMark/>
          </w:tcPr>
          <w:p w14:paraId="2E1F7EFE" w14:textId="3CA97CCF" w:rsidR="004E4458" w:rsidRPr="00E40265" w:rsidDel="007C349C" w:rsidRDefault="004E4458" w:rsidP="00E40265">
            <w:pPr>
              <w:pStyle w:val="NoSpacing"/>
              <w:rPr>
                <w:del w:id="91" w:author="Scherrer  Beat" w:date="2025-03-20T10:51:00Z" w16du:dateUtc="2025-03-20T09:51:00Z"/>
                <w:noProof/>
                <w:sz w:val="18"/>
                <w:szCs w:val="18"/>
                <w:lang w:val="en-US"/>
              </w:rPr>
            </w:pPr>
            <w:del w:id="92" w:author="Scherrer  Beat" w:date="2025-03-20T10:51:00Z" w16du:dateUtc="2025-03-20T09:51:00Z">
              <w:r w:rsidRPr="00E40265" w:rsidDel="007C349C">
                <w:rPr>
                  <w:noProof/>
                  <w:sz w:val="18"/>
                  <w:szCs w:val="18"/>
                  <w:lang w:val="en-US"/>
                </w:rPr>
                <w:delText>binary, 1 if women decides on health care</w:delText>
              </w:r>
            </w:del>
          </w:p>
        </w:tc>
        <w:tc>
          <w:tcPr>
            <w:tcW w:w="1805" w:type="dxa"/>
            <w:tcBorders>
              <w:top w:val="nil"/>
              <w:left w:val="nil"/>
              <w:bottom w:val="nil"/>
              <w:right w:val="nil"/>
            </w:tcBorders>
            <w:shd w:val="clear" w:color="auto" w:fill="auto"/>
            <w:noWrap/>
            <w:vAlign w:val="bottom"/>
          </w:tcPr>
          <w:p w14:paraId="09579B10" w14:textId="42CDAF45" w:rsidR="004E4458" w:rsidRPr="00E40265" w:rsidDel="007C349C" w:rsidRDefault="004E4458" w:rsidP="00E40265">
            <w:pPr>
              <w:pStyle w:val="NoSpacing"/>
              <w:rPr>
                <w:del w:id="93" w:author="Scherrer  Beat" w:date="2025-03-20T10:51:00Z" w16du:dateUtc="2025-03-20T09:51:00Z"/>
                <w:noProof/>
                <w:sz w:val="18"/>
                <w:szCs w:val="18"/>
                <w:lang w:val="en-US"/>
              </w:rPr>
            </w:pPr>
            <w:del w:id="94" w:author="Scherrer  Beat" w:date="2025-03-20T10:51:00Z" w16du:dateUtc="2025-03-20T09:51:00Z">
              <w:r w:rsidDel="007C349C">
                <w:rPr>
                  <w:noProof/>
                  <w:sz w:val="18"/>
                  <w:szCs w:val="18"/>
                  <w:lang w:val="en-US"/>
                </w:rPr>
                <w:delText>12</w:delText>
              </w:r>
            </w:del>
          </w:p>
        </w:tc>
        <w:tc>
          <w:tcPr>
            <w:tcW w:w="146" w:type="dxa"/>
            <w:vAlign w:val="center"/>
            <w:hideMark/>
          </w:tcPr>
          <w:p w14:paraId="00E45E8D" w14:textId="67C9C8D9" w:rsidR="004E4458" w:rsidRPr="00E40265" w:rsidDel="007C349C" w:rsidRDefault="004E4458" w:rsidP="00E40265">
            <w:pPr>
              <w:pStyle w:val="NoSpacing"/>
              <w:rPr>
                <w:del w:id="95" w:author="Scherrer  Beat" w:date="2025-03-20T10:51:00Z" w16du:dateUtc="2025-03-20T09:51:00Z"/>
                <w:noProof/>
                <w:sz w:val="18"/>
                <w:szCs w:val="18"/>
                <w:lang w:val="en-US"/>
              </w:rPr>
            </w:pPr>
          </w:p>
        </w:tc>
        <w:tc>
          <w:tcPr>
            <w:tcW w:w="146" w:type="dxa"/>
            <w:vAlign w:val="center"/>
            <w:hideMark/>
          </w:tcPr>
          <w:p w14:paraId="540C015E" w14:textId="432B246B" w:rsidR="004E4458" w:rsidRPr="00E40265" w:rsidDel="007C349C" w:rsidRDefault="004E4458" w:rsidP="00E40265">
            <w:pPr>
              <w:pStyle w:val="NoSpacing"/>
              <w:rPr>
                <w:del w:id="96" w:author="Scherrer  Beat" w:date="2025-03-20T10:51:00Z" w16du:dateUtc="2025-03-20T09:51:00Z"/>
                <w:noProof/>
                <w:sz w:val="18"/>
                <w:szCs w:val="18"/>
                <w:lang w:val="en-US"/>
              </w:rPr>
            </w:pPr>
          </w:p>
        </w:tc>
      </w:tr>
      <w:tr w:rsidR="004E4458" w:rsidRPr="00030E22" w:rsidDel="007C349C" w14:paraId="5D6D6598" w14:textId="0381874F" w:rsidTr="004E4458">
        <w:trPr>
          <w:trHeight w:val="290"/>
          <w:del w:id="97" w:author="Scherrer  Beat" w:date="2025-03-20T10:51:00Z"/>
        </w:trPr>
        <w:tc>
          <w:tcPr>
            <w:tcW w:w="2750" w:type="dxa"/>
            <w:tcBorders>
              <w:top w:val="nil"/>
              <w:left w:val="nil"/>
              <w:bottom w:val="nil"/>
              <w:right w:val="nil"/>
            </w:tcBorders>
            <w:shd w:val="clear" w:color="auto" w:fill="auto"/>
            <w:noWrap/>
            <w:vAlign w:val="bottom"/>
            <w:hideMark/>
          </w:tcPr>
          <w:p w14:paraId="0C5A6627" w14:textId="1AF9C510" w:rsidR="004E4458" w:rsidRPr="00030E22" w:rsidDel="007C349C" w:rsidRDefault="004E4458" w:rsidP="00E40265">
            <w:pPr>
              <w:pStyle w:val="NoSpacing"/>
              <w:rPr>
                <w:del w:id="98" w:author="Scherrer  Beat" w:date="2025-03-20T10:51:00Z" w16du:dateUtc="2025-03-20T09:51:00Z"/>
                <w:strike/>
                <w:noProof/>
                <w:sz w:val="18"/>
                <w:szCs w:val="18"/>
                <w:lang w:val="de-CH"/>
              </w:rPr>
            </w:pPr>
            <w:del w:id="99" w:author="Scherrer  Beat" w:date="2025-03-20T10:51:00Z" w16du:dateUtc="2025-03-20T09:51:00Z">
              <w:r w:rsidRPr="00030E22" w:rsidDel="007C349C">
                <w:rPr>
                  <w:strike/>
                  <w:noProof/>
                  <w:sz w:val="18"/>
                  <w:szCs w:val="18"/>
                  <w:lang w:val="de-CH"/>
                </w:rPr>
                <w:delText>fertility_HH</w:delText>
              </w:r>
            </w:del>
          </w:p>
        </w:tc>
        <w:tc>
          <w:tcPr>
            <w:tcW w:w="5808" w:type="dxa"/>
            <w:tcBorders>
              <w:top w:val="nil"/>
              <w:left w:val="nil"/>
              <w:bottom w:val="nil"/>
              <w:right w:val="nil"/>
            </w:tcBorders>
            <w:shd w:val="clear" w:color="auto" w:fill="auto"/>
            <w:noWrap/>
            <w:vAlign w:val="bottom"/>
            <w:hideMark/>
          </w:tcPr>
          <w:p w14:paraId="030DA76F" w14:textId="412678E5" w:rsidR="004E4458" w:rsidRPr="00030E22" w:rsidDel="007C349C" w:rsidRDefault="004E4458" w:rsidP="00E40265">
            <w:pPr>
              <w:pStyle w:val="NoSpacing"/>
              <w:rPr>
                <w:del w:id="100" w:author="Scherrer  Beat" w:date="2025-03-20T10:51:00Z" w16du:dateUtc="2025-03-20T09:51:00Z"/>
                <w:strike/>
                <w:noProof/>
                <w:sz w:val="18"/>
                <w:szCs w:val="18"/>
                <w:lang w:val="en-US"/>
              </w:rPr>
            </w:pPr>
            <w:del w:id="101" w:author="Scherrer  Beat" w:date="2025-03-20T10:51:00Z" w16du:dateUtc="2025-03-20T09:51:00Z">
              <w:r w:rsidRPr="00030E22" w:rsidDel="007C349C">
                <w:rPr>
                  <w:strike/>
                  <w:noProof/>
                  <w:sz w:val="18"/>
                  <w:szCs w:val="18"/>
                  <w:lang w:val="en-US"/>
                </w:rPr>
                <w:delText>binary, 1 if household wants to have another baby</w:delText>
              </w:r>
            </w:del>
          </w:p>
        </w:tc>
        <w:tc>
          <w:tcPr>
            <w:tcW w:w="1805" w:type="dxa"/>
            <w:tcBorders>
              <w:top w:val="nil"/>
              <w:left w:val="nil"/>
              <w:bottom w:val="nil"/>
              <w:right w:val="nil"/>
            </w:tcBorders>
            <w:shd w:val="clear" w:color="auto" w:fill="auto"/>
            <w:noWrap/>
            <w:vAlign w:val="bottom"/>
          </w:tcPr>
          <w:p w14:paraId="3DDD08D1" w14:textId="0FE36CA7" w:rsidR="004E4458" w:rsidRPr="00030E22" w:rsidDel="007C349C" w:rsidRDefault="004E4458" w:rsidP="00E40265">
            <w:pPr>
              <w:pStyle w:val="NoSpacing"/>
              <w:rPr>
                <w:del w:id="102" w:author="Scherrer  Beat" w:date="2025-03-20T10:51:00Z" w16du:dateUtc="2025-03-20T09:51:00Z"/>
                <w:strike/>
                <w:noProof/>
                <w:sz w:val="18"/>
                <w:szCs w:val="18"/>
                <w:lang w:val="en-US"/>
              </w:rPr>
            </w:pPr>
            <w:del w:id="103" w:author="Scherrer  Beat" w:date="2025-03-20T10:51:00Z" w16du:dateUtc="2025-03-20T09:51:00Z">
              <w:r w:rsidDel="007C349C">
                <w:rPr>
                  <w:strike/>
                  <w:noProof/>
                  <w:sz w:val="18"/>
                  <w:szCs w:val="18"/>
                  <w:lang w:val="en-US"/>
                </w:rPr>
                <w:delText>32</w:delText>
              </w:r>
            </w:del>
          </w:p>
        </w:tc>
        <w:tc>
          <w:tcPr>
            <w:tcW w:w="146" w:type="dxa"/>
            <w:vAlign w:val="center"/>
            <w:hideMark/>
          </w:tcPr>
          <w:p w14:paraId="63A81C4F" w14:textId="22CBFCBD" w:rsidR="004E4458" w:rsidRPr="00030E22" w:rsidDel="007C349C" w:rsidRDefault="004E4458" w:rsidP="00E40265">
            <w:pPr>
              <w:pStyle w:val="NoSpacing"/>
              <w:rPr>
                <w:del w:id="104" w:author="Scherrer  Beat" w:date="2025-03-20T10:51:00Z" w16du:dateUtc="2025-03-20T09:51:00Z"/>
                <w:strike/>
                <w:noProof/>
                <w:sz w:val="18"/>
                <w:szCs w:val="18"/>
                <w:lang w:val="en-US"/>
              </w:rPr>
            </w:pPr>
          </w:p>
        </w:tc>
        <w:tc>
          <w:tcPr>
            <w:tcW w:w="146" w:type="dxa"/>
            <w:vAlign w:val="center"/>
            <w:hideMark/>
          </w:tcPr>
          <w:p w14:paraId="4352E023" w14:textId="06ABAFBD" w:rsidR="004E4458" w:rsidRPr="00030E22" w:rsidDel="007C349C" w:rsidRDefault="004E4458" w:rsidP="00E40265">
            <w:pPr>
              <w:pStyle w:val="NoSpacing"/>
              <w:rPr>
                <w:del w:id="105" w:author="Scherrer  Beat" w:date="2025-03-20T10:51:00Z" w16du:dateUtc="2025-03-20T09:51:00Z"/>
                <w:strike/>
                <w:noProof/>
                <w:sz w:val="18"/>
                <w:szCs w:val="18"/>
                <w:lang w:val="en-US"/>
              </w:rPr>
            </w:pPr>
          </w:p>
        </w:tc>
      </w:tr>
      <w:tr w:rsidR="004E4458" w:rsidRPr="008277EA" w14:paraId="63C106C6" w14:textId="77777777" w:rsidTr="004E4458">
        <w:trPr>
          <w:trHeight w:val="290"/>
        </w:trPr>
        <w:tc>
          <w:tcPr>
            <w:tcW w:w="2750" w:type="dxa"/>
            <w:tcBorders>
              <w:top w:val="nil"/>
              <w:left w:val="nil"/>
              <w:bottom w:val="nil"/>
              <w:right w:val="nil"/>
            </w:tcBorders>
            <w:shd w:val="clear" w:color="auto" w:fill="auto"/>
            <w:noWrap/>
            <w:vAlign w:val="bottom"/>
            <w:hideMark/>
          </w:tcPr>
          <w:p w14:paraId="48DF71FA" w14:textId="77777777" w:rsidR="004E4458" w:rsidRPr="00E40265" w:rsidRDefault="004E4458" w:rsidP="00E40265">
            <w:pPr>
              <w:pStyle w:val="NoSpacing"/>
              <w:rPr>
                <w:noProof/>
                <w:sz w:val="18"/>
                <w:szCs w:val="18"/>
                <w:lang w:val="de-CH"/>
              </w:rPr>
            </w:pPr>
            <w:r w:rsidRPr="00E40265">
              <w:rPr>
                <w:noProof/>
                <w:sz w:val="18"/>
                <w:szCs w:val="18"/>
                <w:lang w:val="de-CH"/>
              </w:rPr>
              <w:t>generator</w:t>
            </w:r>
          </w:p>
        </w:tc>
        <w:tc>
          <w:tcPr>
            <w:tcW w:w="5808" w:type="dxa"/>
            <w:tcBorders>
              <w:top w:val="nil"/>
              <w:left w:val="nil"/>
              <w:bottom w:val="nil"/>
              <w:right w:val="nil"/>
            </w:tcBorders>
            <w:shd w:val="clear" w:color="auto" w:fill="auto"/>
            <w:noWrap/>
            <w:vAlign w:val="bottom"/>
            <w:hideMark/>
          </w:tcPr>
          <w:p w14:paraId="3F246407"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generator</w:t>
            </w:r>
          </w:p>
        </w:tc>
        <w:tc>
          <w:tcPr>
            <w:tcW w:w="1805" w:type="dxa"/>
            <w:tcBorders>
              <w:top w:val="nil"/>
              <w:left w:val="nil"/>
              <w:bottom w:val="nil"/>
              <w:right w:val="nil"/>
            </w:tcBorders>
            <w:shd w:val="clear" w:color="auto" w:fill="auto"/>
            <w:noWrap/>
            <w:vAlign w:val="bottom"/>
          </w:tcPr>
          <w:p w14:paraId="721E4312"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0E000446" w14:textId="77777777" w:rsidR="004E4458" w:rsidRPr="00E40265" w:rsidRDefault="004E4458" w:rsidP="00E40265">
            <w:pPr>
              <w:pStyle w:val="NoSpacing"/>
              <w:rPr>
                <w:noProof/>
                <w:sz w:val="18"/>
                <w:szCs w:val="18"/>
                <w:lang w:val="en-US"/>
              </w:rPr>
            </w:pPr>
          </w:p>
        </w:tc>
        <w:tc>
          <w:tcPr>
            <w:tcW w:w="146" w:type="dxa"/>
            <w:vAlign w:val="center"/>
            <w:hideMark/>
          </w:tcPr>
          <w:p w14:paraId="31B0B94A" w14:textId="77777777" w:rsidR="004E4458" w:rsidRPr="00E40265" w:rsidRDefault="004E4458" w:rsidP="00E40265">
            <w:pPr>
              <w:pStyle w:val="NoSpacing"/>
              <w:rPr>
                <w:noProof/>
                <w:sz w:val="18"/>
                <w:szCs w:val="18"/>
                <w:lang w:val="en-US"/>
              </w:rPr>
            </w:pPr>
          </w:p>
        </w:tc>
      </w:tr>
      <w:tr w:rsidR="004E4458" w:rsidRPr="008277EA" w14:paraId="4CF90786" w14:textId="77777777" w:rsidTr="004E4458">
        <w:trPr>
          <w:trHeight w:val="290"/>
        </w:trPr>
        <w:tc>
          <w:tcPr>
            <w:tcW w:w="2750" w:type="dxa"/>
            <w:tcBorders>
              <w:top w:val="nil"/>
              <w:left w:val="nil"/>
              <w:bottom w:val="nil"/>
              <w:right w:val="nil"/>
            </w:tcBorders>
            <w:shd w:val="clear" w:color="auto" w:fill="auto"/>
            <w:noWrap/>
            <w:vAlign w:val="bottom"/>
            <w:hideMark/>
          </w:tcPr>
          <w:p w14:paraId="7F2DD149" w14:textId="77777777" w:rsidR="004E4458" w:rsidRPr="00E40265" w:rsidRDefault="004E4458" w:rsidP="00E40265">
            <w:pPr>
              <w:pStyle w:val="NoSpacing"/>
              <w:rPr>
                <w:noProof/>
                <w:sz w:val="18"/>
                <w:szCs w:val="18"/>
                <w:lang w:val="de-CH"/>
              </w:rPr>
            </w:pPr>
            <w:r w:rsidRPr="00E40265">
              <w:rPr>
                <w:noProof/>
                <w:sz w:val="18"/>
                <w:szCs w:val="18"/>
                <w:lang w:val="de-CH"/>
              </w:rPr>
              <w:t>health_card</w:t>
            </w:r>
          </w:p>
        </w:tc>
        <w:tc>
          <w:tcPr>
            <w:tcW w:w="5808" w:type="dxa"/>
            <w:tcBorders>
              <w:top w:val="nil"/>
              <w:left w:val="nil"/>
              <w:bottom w:val="nil"/>
              <w:right w:val="nil"/>
            </w:tcBorders>
            <w:shd w:val="clear" w:color="auto" w:fill="auto"/>
            <w:noWrap/>
            <w:vAlign w:val="bottom"/>
            <w:hideMark/>
          </w:tcPr>
          <w:p w14:paraId="1BC2EB49" w14:textId="77777777" w:rsidR="004E4458" w:rsidRPr="00E40265" w:rsidRDefault="004E4458" w:rsidP="00E40265">
            <w:pPr>
              <w:pStyle w:val="NoSpacing"/>
              <w:rPr>
                <w:noProof/>
                <w:sz w:val="18"/>
                <w:szCs w:val="18"/>
                <w:lang w:val="en-US"/>
              </w:rPr>
            </w:pPr>
            <w:r w:rsidRPr="00E40265">
              <w:rPr>
                <w:noProof/>
                <w:sz w:val="18"/>
                <w:szCs w:val="18"/>
                <w:lang w:val="en-US"/>
              </w:rPr>
              <w:t>binary, 1 if woman has health card for child</w:t>
            </w:r>
          </w:p>
        </w:tc>
        <w:tc>
          <w:tcPr>
            <w:tcW w:w="1805" w:type="dxa"/>
            <w:tcBorders>
              <w:top w:val="nil"/>
              <w:left w:val="nil"/>
              <w:bottom w:val="nil"/>
              <w:right w:val="nil"/>
            </w:tcBorders>
            <w:shd w:val="clear" w:color="auto" w:fill="auto"/>
            <w:noWrap/>
            <w:vAlign w:val="bottom"/>
          </w:tcPr>
          <w:p w14:paraId="1FC91C79" w14:textId="77777777" w:rsidR="004E4458" w:rsidRPr="00E40265" w:rsidRDefault="004E4458" w:rsidP="00E40265">
            <w:pPr>
              <w:pStyle w:val="NoSpacing"/>
              <w:rPr>
                <w:noProof/>
                <w:sz w:val="18"/>
                <w:szCs w:val="18"/>
                <w:lang w:val="en-US"/>
              </w:rPr>
            </w:pPr>
            <w:r>
              <w:rPr>
                <w:noProof/>
                <w:sz w:val="18"/>
                <w:szCs w:val="18"/>
                <w:lang w:val="en-US"/>
              </w:rPr>
              <w:t>13</w:t>
            </w:r>
          </w:p>
        </w:tc>
        <w:tc>
          <w:tcPr>
            <w:tcW w:w="146" w:type="dxa"/>
            <w:vAlign w:val="center"/>
            <w:hideMark/>
          </w:tcPr>
          <w:p w14:paraId="01561658" w14:textId="77777777" w:rsidR="004E4458" w:rsidRPr="00E40265" w:rsidRDefault="004E4458" w:rsidP="00E40265">
            <w:pPr>
              <w:pStyle w:val="NoSpacing"/>
              <w:rPr>
                <w:noProof/>
                <w:sz w:val="18"/>
                <w:szCs w:val="18"/>
                <w:lang w:val="en-US"/>
              </w:rPr>
            </w:pPr>
          </w:p>
        </w:tc>
        <w:tc>
          <w:tcPr>
            <w:tcW w:w="146" w:type="dxa"/>
            <w:vAlign w:val="center"/>
            <w:hideMark/>
          </w:tcPr>
          <w:p w14:paraId="5EA3CCEA" w14:textId="77777777" w:rsidR="004E4458" w:rsidRPr="00E40265" w:rsidRDefault="004E4458" w:rsidP="00E40265">
            <w:pPr>
              <w:pStyle w:val="NoSpacing"/>
              <w:rPr>
                <w:noProof/>
                <w:sz w:val="18"/>
                <w:szCs w:val="18"/>
                <w:lang w:val="en-US"/>
              </w:rPr>
            </w:pPr>
          </w:p>
        </w:tc>
      </w:tr>
      <w:tr w:rsidR="004E4458" w:rsidRPr="008277EA" w14:paraId="194AC184" w14:textId="77777777" w:rsidTr="004E4458">
        <w:trPr>
          <w:trHeight w:val="290"/>
        </w:trPr>
        <w:tc>
          <w:tcPr>
            <w:tcW w:w="2750" w:type="dxa"/>
            <w:tcBorders>
              <w:top w:val="nil"/>
              <w:left w:val="nil"/>
              <w:bottom w:val="nil"/>
              <w:right w:val="nil"/>
            </w:tcBorders>
            <w:shd w:val="clear" w:color="auto" w:fill="auto"/>
            <w:noWrap/>
            <w:vAlign w:val="bottom"/>
            <w:hideMark/>
          </w:tcPr>
          <w:p w14:paraId="08A26ECF" w14:textId="77777777" w:rsidR="004E4458" w:rsidRPr="00E40265" w:rsidRDefault="004E4458" w:rsidP="00E40265">
            <w:pPr>
              <w:pStyle w:val="NoSpacing"/>
              <w:rPr>
                <w:noProof/>
                <w:sz w:val="18"/>
                <w:szCs w:val="18"/>
                <w:lang w:val="de-CH"/>
              </w:rPr>
            </w:pPr>
            <w:r w:rsidRPr="00E40265">
              <w:rPr>
                <w:noProof/>
                <w:sz w:val="18"/>
                <w:szCs w:val="18"/>
                <w:lang w:val="de-CH"/>
              </w:rPr>
              <w:t>heard_family_planning</w:t>
            </w:r>
          </w:p>
        </w:tc>
        <w:tc>
          <w:tcPr>
            <w:tcW w:w="5808" w:type="dxa"/>
            <w:tcBorders>
              <w:top w:val="nil"/>
              <w:left w:val="nil"/>
              <w:bottom w:val="nil"/>
              <w:right w:val="nil"/>
            </w:tcBorders>
            <w:shd w:val="clear" w:color="auto" w:fill="auto"/>
            <w:noWrap/>
            <w:vAlign w:val="bottom"/>
            <w:hideMark/>
          </w:tcPr>
          <w:p w14:paraId="5A81A77B" w14:textId="77777777" w:rsidR="004E4458" w:rsidRPr="00E40265" w:rsidRDefault="004E4458" w:rsidP="00E40265">
            <w:pPr>
              <w:pStyle w:val="NoSpacing"/>
              <w:rPr>
                <w:noProof/>
                <w:sz w:val="18"/>
                <w:szCs w:val="18"/>
                <w:lang w:val="en-US"/>
              </w:rPr>
            </w:pPr>
            <w:r w:rsidRPr="00E40265">
              <w:rPr>
                <w:noProof/>
                <w:sz w:val="18"/>
                <w:szCs w:val="18"/>
                <w:lang w:val="en-US"/>
              </w:rPr>
              <w:t>binary, 1 if woman heard of family planning via any media form</w:t>
            </w:r>
          </w:p>
        </w:tc>
        <w:tc>
          <w:tcPr>
            <w:tcW w:w="1805" w:type="dxa"/>
            <w:tcBorders>
              <w:top w:val="nil"/>
              <w:left w:val="nil"/>
              <w:bottom w:val="nil"/>
              <w:right w:val="nil"/>
            </w:tcBorders>
            <w:shd w:val="clear" w:color="auto" w:fill="auto"/>
            <w:noWrap/>
            <w:vAlign w:val="bottom"/>
          </w:tcPr>
          <w:p w14:paraId="3B0300E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D47B633" w14:textId="77777777" w:rsidR="004E4458" w:rsidRPr="00E40265" w:rsidRDefault="004E4458" w:rsidP="00E40265">
            <w:pPr>
              <w:pStyle w:val="NoSpacing"/>
              <w:rPr>
                <w:noProof/>
                <w:sz w:val="18"/>
                <w:szCs w:val="18"/>
                <w:lang w:val="en-US"/>
              </w:rPr>
            </w:pPr>
          </w:p>
        </w:tc>
        <w:tc>
          <w:tcPr>
            <w:tcW w:w="146" w:type="dxa"/>
            <w:vAlign w:val="center"/>
            <w:hideMark/>
          </w:tcPr>
          <w:p w14:paraId="4325B983" w14:textId="77777777" w:rsidR="004E4458" w:rsidRPr="00E40265" w:rsidRDefault="004E4458" w:rsidP="00E40265">
            <w:pPr>
              <w:pStyle w:val="NoSpacing"/>
              <w:rPr>
                <w:noProof/>
                <w:sz w:val="18"/>
                <w:szCs w:val="18"/>
                <w:lang w:val="en-US"/>
              </w:rPr>
            </w:pPr>
          </w:p>
        </w:tc>
      </w:tr>
      <w:tr w:rsidR="004E4458" w:rsidRPr="008277EA" w14:paraId="4318C634" w14:textId="77777777" w:rsidTr="004E4458">
        <w:trPr>
          <w:trHeight w:val="290"/>
        </w:trPr>
        <w:tc>
          <w:tcPr>
            <w:tcW w:w="2750" w:type="dxa"/>
            <w:tcBorders>
              <w:top w:val="nil"/>
              <w:left w:val="nil"/>
              <w:bottom w:val="nil"/>
              <w:right w:val="nil"/>
            </w:tcBorders>
            <w:shd w:val="clear" w:color="auto" w:fill="auto"/>
            <w:noWrap/>
            <w:vAlign w:val="bottom"/>
            <w:hideMark/>
          </w:tcPr>
          <w:p w14:paraId="63EEA025" w14:textId="77777777" w:rsidR="004E4458" w:rsidRPr="00E40265" w:rsidRDefault="004E4458" w:rsidP="00E40265">
            <w:pPr>
              <w:pStyle w:val="NoSpacing"/>
              <w:rPr>
                <w:noProof/>
                <w:sz w:val="18"/>
                <w:szCs w:val="18"/>
                <w:lang w:val="de-CH"/>
              </w:rPr>
            </w:pPr>
            <w:r w:rsidRPr="00E40265">
              <w:rPr>
                <w:noProof/>
                <w:sz w:val="18"/>
                <w:szCs w:val="18"/>
                <w:lang w:val="de-CH"/>
              </w:rPr>
              <w:t>heard_sti</w:t>
            </w:r>
          </w:p>
        </w:tc>
        <w:tc>
          <w:tcPr>
            <w:tcW w:w="5808" w:type="dxa"/>
            <w:tcBorders>
              <w:top w:val="nil"/>
              <w:left w:val="nil"/>
              <w:bottom w:val="nil"/>
              <w:right w:val="nil"/>
            </w:tcBorders>
            <w:shd w:val="clear" w:color="auto" w:fill="auto"/>
            <w:noWrap/>
            <w:vAlign w:val="bottom"/>
            <w:hideMark/>
          </w:tcPr>
          <w:p w14:paraId="54829850" w14:textId="77777777" w:rsidR="004E4458" w:rsidRPr="00E40265" w:rsidRDefault="004E4458" w:rsidP="00E40265">
            <w:pPr>
              <w:pStyle w:val="NoSpacing"/>
              <w:rPr>
                <w:noProof/>
                <w:sz w:val="18"/>
                <w:szCs w:val="18"/>
                <w:lang w:val="en-US"/>
              </w:rPr>
            </w:pPr>
            <w:r w:rsidRPr="00E40265">
              <w:rPr>
                <w:noProof/>
                <w:sz w:val="18"/>
                <w:szCs w:val="18"/>
                <w:lang w:val="en-US"/>
              </w:rPr>
              <w:t>binary, 1 if women heard of STI</w:t>
            </w:r>
          </w:p>
        </w:tc>
        <w:tc>
          <w:tcPr>
            <w:tcW w:w="1805" w:type="dxa"/>
            <w:tcBorders>
              <w:top w:val="nil"/>
              <w:left w:val="nil"/>
              <w:bottom w:val="nil"/>
              <w:right w:val="nil"/>
            </w:tcBorders>
            <w:shd w:val="clear" w:color="auto" w:fill="auto"/>
            <w:noWrap/>
            <w:vAlign w:val="bottom"/>
          </w:tcPr>
          <w:p w14:paraId="311A0BFB"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4F4A6AA2" w14:textId="77777777" w:rsidR="004E4458" w:rsidRPr="00E40265" w:rsidRDefault="004E4458" w:rsidP="00E40265">
            <w:pPr>
              <w:pStyle w:val="NoSpacing"/>
              <w:rPr>
                <w:noProof/>
                <w:sz w:val="18"/>
                <w:szCs w:val="18"/>
                <w:lang w:val="en-US"/>
              </w:rPr>
            </w:pPr>
          </w:p>
        </w:tc>
        <w:tc>
          <w:tcPr>
            <w:tcW w:w="146" w:type="dxa"/>
            <w:vAlign w:val="center"/>
            <w:hideMark/>
          </w:tcPr>
          <w:p w14:paraId="74E9A982" w14:textId="77777777" w:rsidR="004E4458" w:rsidRPr="00E40265" w:rsidRDefault="004E4458" w:rsidP="00E40265">
            <w:pPr>
              <w:pStyle w:val="NoSpacing"/>
              <w:rPr>
                <w:noProof/>
                <w:sz w:val="18"/>
                <w:szCs w:val="18"/>
                <w:lang w:val="en-US"/>
              </w:rPr>
            </w:pPr>
          </w:p>
        </w:tc>
      </w:tr>
      <w:tr w:rsidR="004E4458" w:rsidRPr="008277EA" w14:paraId="32C7DFE9" w14:textId="77777777" w:rsidTr="004E4458">
        <w:trPr>
          <w:trHeight w:val="290"/>
        </w:trPr>
        <w:tc>
          <w:tcPr>
            <w:tcW w:w="2750" w:type="dxa"/>
            <w:tcBorders>
              <w:top w:val="nil"/>
              <w:left w:val="nil"/>
              <w:bottom w:val="nil"/>
              <w:right w:val="nil"/>
            </w:tcBorders>
            <w:shd w:val="clear" w:color="auto" w:fill="auto"/>
            <w:noWrap/>
            <w:vAlign w:val="bottom"/>
            <w:hideMark/>
          </w:tcPr>
          <w:p w14:paraId="28789AF9" w14:textId="77777777" w:rsidR="004E4458" w:rsidRPr="00E40265" w:rsidRDefault="004E4458" w:rsidP="00E40265">
            <w:pPr>
              <w:pStyle w:val="NoSpacing"/>
              <w:rPr>
                <w:noProof/>
                <w:sz w:val="18"/>
                <w:szCs w:val="18"/>
                <w:lang w:val="de-CH"/>
              </w:rPr>
            </w:pPr>
            <w:r w:rsidRPr="00E40265">
              <w:rPr>
                <w:noProof/>
                <w:sz w:val="18"/>
                <w:szCs w:val="18"/>
                <w:lang w:val="de-CH"/>
              </w:rPr>
              <w:t>heard_tuberculosis</w:t>
            </w:r>
          </w:p>
        </w:tc>
        <w:tc>
          <w:tcPr>
            <w:tcW w:w="5808" w:type="dxa"/>
            <w:tcBorders>
              <w:top w:val="nil"/>
              <w:left w:val="nil"/>
              <w:bottom w:val="nil"/>
              <w:right w:val="nil"/>
            </w:tcBorders>
            <w:shd w:val="clear" w:color="auto" w:fill="auto"/>
            <w:noWrap/>
            <w:vAlign w:val="bottom"/>
            <w:hideMark/>
          </w:tcPr>
          <w:p w14:paraId="35DE1361" w14:textId="77777777" w:rsidR="004E4458" w:rsidRPr="00E40265" w:rsidRDefault="004E4458" w:rsidP="00E40265">
            <w:pPr>
              <w:pStyle w:val="NoSpacing"/>
              <w:rPr>
                <w:noProof/>
                <w:sz w:val="18"/>
                <w:szCs w:val="18"/>
                <w:lang w:val="en-US"/>
              </w:rPr>
            </w:pPr>
            <w:r w:rsidRPr="00E40265">
              <w:rPr>
                <w:noProof/>
                <w:sz w:val="18"/>
                <w:szCs w:val="18"/>
                <w:lang w:val="en-US"/>
              </w:rPr>
              <w:t>binary, 1 if woman has ever heard of tuberculosis</w:t>
            </w:r>
          </w:p>
        </w:tc>
        <w:tc>
          <w:tcPr>
            <w:tcW w:w="1805" w:type="dxa"/>
            <w:tcBorders>
              <w:top w:val="nil"/>
              <w:left w:val="nil"/>
              <w:bottom w:val="nil"/>
              <w:right w:val="nil"/>
            </w:tcBorders>
            <w:shd w:val="clear" w:color="auto" w:fill="auto"/>
            <w:noWrap/>
            <w:vAlign w:val="bottom"/>
          </w:tcPr>
          <w:p w14:paraId="239A50AC" w14:textId="77777777" w:rsidR="004E4458" w:rsidRPr="00E40265" w:rsidRDefault="004E4458" w:rsidP="00E40265">
            <w:pPr>
              <w:pStyle w:val="NoSpacing"/>
              <w:rPr>
                <w:noProof/>
                <w:sz w:val="18"/>
                <w:szCs w:val="18"/>
                <w:lang w:val="en-US"/>
              </w:rPr>
            </w:pPr>
            <w:r>
              <w:rPr>
                <w:noProof/>
                <w:sz w:val="18"/>
                <w:szCs w:val="18"/>
                <w:lang w:val="en-US"/>
              </w:rPr>
              <w:t>8</w:t>
            </w:r>
          </w:p>
        </w:tc>
        <w:tc>
          <w:tcPr>
            <w:tcW w:w="146" w:type="dxa"/>
            <w:vAlign w:val="center"/>
            <w:hideMark/>
          </w:tcPr>
          <w:p w14:paraId="7215A78E" w14:textId="77777777" w:rsidR="004E4458" w:rsidRPr="00E40265" w:rsidRDefault="004E4458" w:rsidP="00E40265">
            <w:pPr>
              <w:pStyle w:val="NoSpacing"/>
              <w:rPr>
                <w:noProof/>
                <w:sz w:val="18"/>
                <w:szCs w:val="18"/>
                <w:lang w:val="en-US"/>
              </w:rPr>
            </w:pPr>
          </w:p>
        </w:tc>
        <w:tc>
          <w:tcPr>
            <w:tcW w:w="146" w:type="dxa"/>
            <w:vAlign w:val="center"/>
            <w:hideMark/>
          </w:tcPr>
          <w:p w14:paraId="43C9E0F5" w14:textId="77777777" w:rsidR="004E4458" w:rsidRPr="00E40265" w:rsidRDefault="004E4458" w:rsidP="00E40265">
            <w:pPr>
              <w:pStyle w:val="NoSpacing"/>
              <w:rPr>
                <w:noProof/>
                <w:sz w:val="18"/>
                <w:szCs w:val="18"/>
                <w:lang w:val="en-US"/>
              </w:rPr>
            </w:pPr>
          </w:p>
        </w:tc>
      </w:tr>
      <w:tr w:rsidR="004E4458" w:rsidRPr="008277EA" w14:paraId="2CEF6A6F" w14:textId="77777777" w:rsidTr="004E4458">
        <w:trPr>
          <w:trHeight w:val="290"/>
        </w:trPr>
        <w:tc>
          <w:tcPr>
            <w:tcW w:w="2750" w:type="dxa"/>
            <w:tcBorders>
              <w:top w:val="nil"/>
              <w:left w:val="nil"/>
              <w:bottom w:val="nil"/>
              <w:right w:val="nil"/>
            </w:tcBorders>
            <w:shd w:val="clear" w:color="auto" w:fill="auto"/>
            <w:noWrap/>
            <w:vAlign w:val="bottom"/>
            <w:hideMark/>
          </w:tcPr>
          <w:p w14:paraId="38E5BD5E" w14:textId="77777777" w:rsidR="004E4458" w:rsidRPr="00E40265" w:rsidRDefault="004E4458" w:rsidP="00E40265">
            <w:pPr>
              <w:pStyle w:val="NoSpacing"/>
              <w:rPr>
                <w:noProof/>
                <w:sz w:val="18"/>
                <w:szCs w:val="18"/>
                <w:lang w:val="de-CH"/>
              </w:rPr>
            </w:pPr>
            <w:r w:rsidRPr="00E40265">
              <w:rPr>
                <w:noProof/>
                <w:sz w:val="18"/>
                <w:szCs w:val="18"/>
                <w:lang w:val="de-CH"/>
              </w:rPr>
              <w:t>HIV_witchcraft</w:t>
            </w:r>
          </w:p>
        </w:tc>
        <w:tc>
          <w:tcPr>
            <w:tcW w:w="5808" w:type="dxa"/>
            <w:tcBorders>
              <w:top w:val="nil"/>
              <w:left w:val="nil"/>
              <w:bottom w:val="nil"/>
              <w:right w:val="nil"/>
            </w:tcBorders>
            <w:shd w:val="clear" w:color="auto" w:fill="auto"/>
            <w:noWrap/>
            <w:vAlign w:val="bottom"/>
            <w:hideMark/>
          </w:tcPr>
          <w:p w14:paraId="609EA32D" w14:textId="77777777" w:rsidR="004E4458" w:rsidRPr="00E40265" w:rsidRDefault="004E4458" w:rsidP="00E40265">
            <w:pPr>
              <w:pStyle w:val="NoSpacing"/>
              <w:rPr>
                <w:noProof/>
                <w:sz w:val="18"/>
                <w:szCs w:val="18"/>
                <w:lang w:val="en-US"/>
              </w:rPr>
            </w:pPr>
            <w:r w:rsidRPr="00E40265">
              <w:rPr>
                <w:noProof/>
                <w:sz w:val="18"/>
                <w:szCs w:val="18"/>
                <w:lang w:val="en-US"/>
              </w:rPr>
              <w:t>binary, 1 if woman believes she can get HIV by witchcraft</w:t>
            </w:r>
          </w:p>
        </w:tc>
        <w:tc>
          <w:tcPr>
            <w:tcW w:w="1805" w:type="dxa"/>
            <w:tcBorders>
              <w:top w:val="nil"/>
              <w:left w:val="nil"/>
              <w:bottom w:val="nil"/>
              <w:right w:val="nil"/>
            </w:tcBorders>
            <w:shd w:val="clear" w:color="auto" w:fill="auto"/>
            <w:noWrap/>
            <w:vAlign w:val="bottom"/>
          </w:tcPr>
          <w:p w14:paraId="40E6E1FE" w14:textId="77777777" w:rsidR="004E4458" w:rsidRPr="00E40265" w:rsidRDefault="004E4458" w:rsidP="00E40265">
            <w:pPr>
              <w:pStyle w:val="NoSpacing"/>
              <w:rPr>
                <w:noProof/>
                <w:sz w:val="18"/>
                <w:szCs w:val="18"/>
                <w:lang w:val="en-US"/>
              </w:rPr>
            </w:pPr>
            <w:r>
              <w:rPr>
                <w:noProof/>
                <w:sz w:val="18"/>
                <w:szCs w:val="18"/>
                <w:lang w:val="en-US"/>
              </w:rPr>
              <w:t>23</w:t>
            </w:r>
          </w:p>
        </w:tc>
        <w:tc>
          <w:tcPr>
            <w:tcW w:w="146" w:type="dxa"/>
            <w:vAlign w:val="center"/>
            <w:hideMark/>
          </w:tcPr>
          <w:p w14:paraId="7478B5A5" w14:textId="77777777" w:rsidR="004E4458" w:rsidRPr="00E40265" w:rsidRDefault="004E4458" w:rsidP="00E40265">
            <w:pPr>
              <w:pStyle w:val="NoSpacing"/>
              <w:rPr>
                <w:noProof/>
                <w:sz w:val="18"/>
                <w:szCs w:val="18"/>
                <w:lang w:val="en-US"/>
              </w:rPr>
            </w:pPr>
          </w:p>
        </w:tc>
        <w:tc>
          <w:tcPr>
            <w:tcW w:w="146" w:type="dxa"/>
            <w:vAlign w:val="center"/>
            <w:hideMark/>
          </w:tcPr>
          <w:p w14:paraId="55DD7C1E" w14:textId="77777777" w:rsidR="004E4458" w:rsidRPr="00E40265" w:rsidRDefault="004E4458" w:rsidP="00E40265">
            <w:pPr>
              <w:pStyle w:val="NoSpacing"/>
              <w:rPr>
                <w:noProof/>
                <w:sz w:val="18"/>
                <w:szCs w:val="18"/>
                <w:lang w:val="en-US"/>
              </w:rPr>
            </w:pPr>
          </w:p>
        </w:tc>
      </w:tr>
      <w:tr w:rsidR="004E4458" w:rsidRPr="00E40265" w14:paraId="7EFA3488" w14:textId="77777777" w:rsidTr="004E4458">
        <w:trPr>
          <w:trHeight w:val="290"/>
        </w:trPr>
        <w:tc>
          <w:tcPr>
            <w:tcW w:w="2750" w:type="dxa"/>
            <w:tcBorders>
              <w:top w:val="nil"/>
              <w:left w:val="nil"/>
              <w:bottom w:val="nil"/>
              <w:right w:val="nil"/>
            </w:tcBorders>
            <w:shd w:val="clear" w:color="auto" w:fill="auto"/>
            <w:noWrap/>
            <w:vAlign w:val="bottom"/>
            <w:hideMark/>
          </w:tcPr>
          <w:p w14:paraId="77D2EE80" w14:textId="77777777" w:rsidR="004E4458" w:rsidRPr="00E40265" w:rsidRDefault="004E4458" w:rsidP="00E40265">
            <w:pPr>
              <w:pStyle w:val="NoSpacing"/>
              <w:rPr>
                <w:noProof/>
                <w:sz w:val="18"/>
                <w:szCs w:val="18"/>
                <w:lang w:val="de-CH"/>
              </w:rPr>
            </w:pPr>
            <w:r w:rsidRPr="00E40265">
              <w:rPr>
                <w:noProof/>
                <w:sz w:val="18"/>
                <w:szCs w:val="18"/>
                <w:lang w:val="de-CH"/>
              </w:rPr>
              <w:t>ideal_nr_children</w:t>
            </w:r>
          </w:p>
        </w:tc>
        <w:tc>
          <w:tcPr>
            <w:tcW w:w="5808" w:type="dxa"/>
            <w:tcBorders>
              <w:top w:val="nil"/>
              <w:left w:val="nil"/>
              <w:bottom w:val="nil"/>
              <w:right w:val="nil"/>
            </w:tcBorders>
            <w:shd w:val="clear" w:color="auto" w:fill="auto"/>
            <w:noWrap/>
            <w:vAlign w:val="bottom"/>
            <w:hideMark/>
          </w:tcPr>
          <w:p w14:paraId="72149DF5" w14:textId="77777777" w:rsidR="004E4458" w:rsidRPr="00E40265" w:rsidRDefault="004E4458" w:rsidP="00E40265">
            <w:pPr>
              <w:pStyle w:val="NoSpacing"/>
              <w:rPr>
                <w:noProof/>
                <w:sz w:val="18"/>
                <w:szCs w:val="18"/>
                <w:lang w:val="en-US"/>
              </w:rPr>
            </w:pPr>
            <w:r w:rsidRPr="00E40265">
              <w:rPr>
                <w:noProof/>
                <w:sz w:val="18"/>
                <w:szCs w:val="18"/>
                <w:lang w:val="en-US"/>
              </w:rPr>
              <w:t>numeric, ideal number of children</w:t>
            </w:r>
          </w:p>
        </w:tc>
        <w:tc>
          <w:tcPr>
            <w:tcW w:w="1805" w:type="dxa"/>
            <w:tcBorders>
              <w:top w:val="nil"/>
              <w:left w:val="nil"/>
              <w:bottom w:val="nil"/>
              <w:right w:val="nil"/>
            </w:tcBorders>
            <w:shd w:val="clear" w:color="auto" w:fill="auto"/>
            <w:noWrap/>
            <w:vAlign w:val="bottom"/>
          </w:tcPr>
          <w:p w14:paraId="1BFCAAC7" w14:textId="77777777" w:rsidR="004E4458" w:rsidRPr="00451D0E" w:rsidRDefault="004E4458" w:rsidP="00E40265">
            <w:pPr>
              <w:pStyle w:val="NoSpacing"/>
              <w:rPr>
                <w:noProof/>
                <w:sz w:val="18"/>
                <w:szCs w:val="18"/>
                <w:lang w:val="en-US"/>
              </w:rPr>
            </w:pPr>
            <w:r>
              <w:rPr>
                <w:noProof/>
                <w:sz w:val="18"/>
                <w:szCs w:val="18"/>
                <w:lang w:val="en-US"/>
              </w:rPr>
              <w:t>26</w:t>
            </w:r>
          </w:p>
        </w:tc>
        <w:tc>
          <w:tcPr>
            <w:tcW w:w="146" w:type="dxa"/>
            <w:vAlign w:val="center"/>
            <w:hideMark/>
          </w:tcPr>
          <w:p w14:paraId="473067FD" w14:textId="77777777" w:rsidR="004E4458" w:rsidRPr="00451D0E" w:rsidRDefault="004E4458" w:rsidP="00E40265">
            <w:pPr>
              <w:pStyle w:val="NoSpacing"/>
              <w:rPr>
                <w:noProof/>
                <w:sz w:val="18"/>
                <w:szCs w:val="18"/>
                <w:lang w:val="en-US"/>
              </w:rPr>
            </w:pPr>
          </w:p>
        </w:tc>
        <w:tc>
          <w:tcPr>
            <w:tcW w:w="146" w:type="dxa"/>
            <w:vAlign w:val="center"/>
            <w:hideMark/>
          </w:tcPr>
          <w:p w14:paraId="27122AA1" w14:textId="77777777" w:rsidR="004E4458" w:rsidRPr="00451D0E" w:rsidRDefault="004E4458" w:rsidP="00E40265">
            <w:pPr>
              <w:pStyle w:val="NoSpacing"/>
              <w:rPr>
                <w:noProof/>
                <w:sz w:val="18"/>
                <w:szCs w:val="18"/>
                <w:lang w:val="en-US"/>
              </w:rPr>
            </w:pPr>
          </w:p>
        </w:tc>
      </w:tr>
      <w:tr w:rsidR="004E4458" w:rsidRPr="008277EA" w14:paraId="37BECB20" w14:textId="77777777" w:rsidTr="004E4458">
        <w:trPr>
          <w:trHeight w:val="290"/>
        </w:trPr>
        <w:tc>
          <w:tcPr>
            <w:tcW w:w="2750" w:type="dxa"/>
            <w:tcBorders>
              <w:top w:val="nil"/>
              <w:left w:val="nil"/>
              <w:bottom w:val="nil"/>
              <w:right w:val="nil"/>
            </w:tcBorders>
            <w:shd w:val="clear" w:color="auto" w:fill="auto"/>
            <w:noWrap/>
            <w:vAlign w:val="bottom"/>
            <w:hideMark/>
          </w:tcPr>
          <w:p w14:paraId="5FBE41A3" w14:textId="77777777" w:rsidR="004E4458" w:rsidRPr="00E40265" w:rsidRDefault="004E4458" w:rsidP="00E40265">
            <w:pPr>
              <w:pStyle w:val="NoSpacing"/>
              <w:rPr>
                <w:noProof/>
                <w:sz w:val="18"/>
                <w:szCs w:val="18"/>
                <w:lang w:val="de-CH"/>
              </w:rPr>
            </w:pPr>
            <w:r w:rsidRPr="00E40265">
              <w:rPr>
                <w:noProof/>
                <w:sz w:val="18"/>
                <w:szCs w:val="18"/>
                <w:lang w:val="de-CH"/>
              </w:rPr>
              <w:t>internet_connection</w:t>
            </w:r>
          </w:p>
        </w:tc>
        <w:tc>
          <w:tcPr>
            <w:tcW w:w="5808" w:type="dxa"/>
            <w:tcBorders>
              <w:top w:val="nil"/>
              <w:left w:val="nil"/>
              <w:bottom w:val="nil"/>
              <w:right w:val="nil"/>
            </w:tcBorders>
            <w:shd w:val="clear" w:color="auto" w:fill="auto"/>
            <w:noWrap/>
            <w:vAlign w:val="bottom"/>
            <w:hideMark/>
          </w:tcPr>
          <w:p w14:paraId="20E8EA5A"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internet connection</w:t>
            </w:r>
          </w:p>
        </w:tc>
        <w:tc>
          <w:tcPr>
            <w:tcW w:w="1805" w:type="dxa"/>
            <w:tcBorders>
              <w:top w:val="nil"/>
              <w:left w:val="nil"/>
              <w:bottom w:val="nil"/>
              <w:right w:val="nil"/>
            </w:tcBorders>
            <w:shd w:val="clear" w:color="auto" w:fill="auto"/>
            <w:noWrap/>
            <w:vAlign w:val="bottom"/>
          </w:tcPr>
          <w:p w14:paraId="227333E6" w14:textId="77777777" w:rsidR="004E4458" w:rsidRPr="00E40265" w:rsidRDefault="004E4458" w:rsidP="00E40265">
            <w:pPr>
              <w:pStyle w:val="NoSpacing"/>
              <w:rPr>
                <w:noProof/>
                <w:sz w:val="18"/>
                <w:szCs w:val="18"/>
                <w:lang w:val="en-US"/>
              </w:rPr>
            </w:pPr>
            <w:r>
              <w:rPr>
                <w:noProof/>
                <w:sz w:val="18"/>
                <w:szCs w:val="18"/>
                <w:lang w:val="en-US"/>
              </w:rPr>
              <w:t>13</w:t>
            </w:r>
          </w:p>
        </w:tc>
        <w:tc>
          <w:tcPr>
            <w:tcW w:w="146" w:type="dxa"/>
            <w:vAlign w:val="center"/>
            <w:hideMark/>
          </w:tcPr>
          <w:p w14:paraId="389AB0AF" w14:textId="77777777" w:rsidR="004E4458" w:rsidRPr="00E40265" w:rsidRDefault="004E4458" w:rsidP="00E40265">
            <w:pPr>
              <w:pStyle w:val="NoSpacing"/>
              <w:rPr>
                <w:noProof/>
                <w:sz w:val="18"/>
                <w:szCs w:val="18"/>
                <w:lang w:val="en-US"/>
              </w:rPr>
            </w:pPr>
          </w:p>
        </w:tc>
        <w:tc>
          <w:tcPr>
            <w:tcW w:w="146" w:type="dxa"/>
            <w:vAlign w:val="center"/>
            <w:hideMark/>
          </w:tcPr>
          <w:p w14:paraId="2178F0E8" w14:textId="77777777" w:rsidR="004E4458" w:rsidRPr="00E40265" w:rsidRDefault="004E4458" w:rsidP="00E40265">
            <w:pPr>
              <w:pStyle w:val="NoSpacing"/>
              <w:rPr>
                <w:noProof/>
                <w:sz w:val="18"/>
                <w:szCs w:val="18"/>
                <w:lang w:val="en-US"/>
              </w:rPr>
            </w:pPr>
          </w:p>
        </w:tc>
      </w:tr>
      <w:tr w:rsidR="004E4458" w:rsidRPr="008277EA" w14:paraId="33CB5318" w14:textId="77777777" w:rsidTr="004E4458">
        <w:trPr>
          <w:trHeight w:val="290"/>
        </w:trPr>
        <w:tc>
          <w:tcPr>
            <w:tcW w:w="2750" w:type="dxa"/>
            <w:tcBorders>
              <w:top w:val="nil"/>
              <w:left w:val="nil"/>
              <w:bottom w:val="nil"/>
              <w:right w:val="nil"/>
            </w:tcBorders>
            <w:shd w:val="clear" w:color="auto" w:fill="auto"/>
            <w:noWrap/>
            <w:vAlign w:val="bottom"/>
            <w:hideMark/>
          </w:tcPr>
          <w:p w14:paraId="2D83521C" w14:textId="77777777" w:rsidR="004E4458" w:rsidRPr="00E40265" w:rsidRDefault="004E4458" w:rsidP="00E40265">
            <w:pPr>
              <w:pStyle w:val="NoSpacing"/>
              <w:rPr>
                <w:noProof/>
                <w:sz w:val="18"/>
                <w:szCs w:val="18"/>
                <w:lang w:val="de-CH"/>
              </w:rPr>
            </w:pPr>
            <w:r w:rsidRPr="00E40265">
              <w:rPr>
                <w:noProof/>
                <w:sz w:val="18"/>
                <w:szCs w:val="18"/>
                <w:lang w:val="de-CH"/>
              </w:rPr>
              <w:t>iodine</w:t>
            </w:r>
          </w:p>
        </w:tc>
        <w:tc>
          <w:tcPr>
            <w:tcW w:w="5808" w:type="dxa"/>
            <w:tcBorders>
              <w:top w:val="nil"/>
              <w:left w:val="nil"/>
              <w:bottom w:val="nil"/>
              <w:right w:val="nil"/>
            </w:tcBorders>
            <w:shd w:val="clear" w:color="auto" w:fill="auto"/>
            <w:noWrap/>
            <w:vAlign w:val="bottom"/>
            <w:hideMark/>
          </w:tcPr>
          <w:p w14:paraId="21F1BA97" w14:textId="77777777" w:rsidR="004E4458" w:rsidRPr="00E40265" w:rsidRDefault="004E4458" w:rsidP="00E40265">
            <w:pPr>
              <w:pStyle w:val="NoSpacing"/>
              <w:rPr>
                <w:noProof/>
                <w:sz w:val="18"/>
                <w:szCs w:val="18"/>
                <w:lang w:val="en-US"/>
              </w:rPr>
            </w:pPr>
            <w:r w:rsidRPr="00E40265">
              <w:rPr>
                <w:noProof/>
                <w:sz w:val="18"/>
                <w:szCs w:val="18"/>
                <w:lang w:val="en-US"/>
              </w:rPr>
              <w:t>binary, 1 if salt contains iodine</w:t>
            </w:r>
          </w:p>
        </w:tc>
        <w:tc>
          <w:tcPr>
            <w:tcW w:w="1805" w:type="dxa"/>
            <w:tcBorders>
              <w:top w:val="nil"/>
              <w:left w:val="nil"/>
              <w:bottom w:val="nil"/>
              <w:right w:val="nil"/>
            </w:tcBorders>
            <w:shd w:val="clear" w:color="auto" w:fill="auto"/>
            <w:noWrap/>
            <w:vAlign w:val="bottom"/>
          </w:tcPr>
          <w:p w14:paraId="518FF218" w14:textId="77777777" w:rsidR="004E4458" w:rsidRPr="00E40265" w:rsidRDefault="004E4458" w:rsidP="00E40265">
            <w:pPr>
              <w:pStyle w:val="NoSpacing"/>
              <w:rPr>
                <w:noProof/>
                <w:sz w:val="18"/>
                <w:szCs w:val="18"/>
                <w:lang w:val="en-US"/>
              </w:rPr>
            </w:pPr>
            <w:r>
              <w:rPr>
                <w:noProof/>
                <w:sz w:val="18"/>
                <w:szCs w:val="18"/>
                <w:lang w:val="en-US"/>
              </w:rPr>
              <w:t>25</w:t>
            </w:r>
          </w:p>
        </w:tc>
        <w:tc>
          <w:tcPr>
            <w:tcW w:w="146" w:type="dxa"/>
            <w:vAlign w:val="center"/>
            <w:hideMark/>
          </w:tcPr>
          <w:p w14:paraId="1A476840" w14:textId="77777777" w:rsidR="004E4458" w:rsidRPr="00E40265" w:rsidRDefault="004E4458" w:rsidP="00E40265">
            <w:pPr>
              <w:pStyle w:val="NoSpacing"/>
              <w:rPr>
                <w:noProof/>
                <w:sz w:val="18"/>
                <w:szCs w:val="18"/>
                <w:lang w:val="en-US"/>
              </w:rPr>
            </w:pPr>
          </w:p>
        </w:tc>
        <w:tc>
          <w:tcPr>
            <w:tcW w:w="146" w:type="dxa"/>
            <w:vAlign w:val="center"/>
            <w:hideMark/>
          </w:tcPr>
          <w:p w14:paraId="40771772" w14:textId="77777777" w:rsidR="004E4458" w:rsidRPr="00E40265" w:rsidRDefault="004E4458" w:rsidP="00E40265">
            <w:pPr>
              <w:pStyle w:val="NoSpacing"/>
              <w:rPr>
                <w:noProof/>
                <w:sz w:val="18"/>
                <w:szCs w:val="18"/>
                <w:lang w:val="en-US"/>
              </w:rPr>
            </w:pPr>
          </w:p>
        </w:tc>
      </w:tr>
      <w:tr w:rsidR="004E4458" w:rsidRPr="008277EA" w14:paraId="025A8AB2" w14:textId="77777777" w:rsidTr="004E4458">
        <w:trPr>
          <w:trHeight w:val="290"/>
        </w:trPr>
        <w:tc>
          <w:tcPr>
            <w:tcW w:w="2750" w:type="dxa"/>
            <w:tcBorders>
              <w:top w:val="nil"/>
              <w:left w:val="nil"/>
              <w:bottom w:val="nil"/>
              <w:right w:val="nil"/>
            </w:tcBorders>
            <w:shd w:val="clear" w:color="auto" w:fill="auto"/>
            <w:noWrap/>
            <w:vAlign w:val="bottom"/>
            <w:hideMark/>
          </w:tcPr>
          <w:p w14:paraId="1A3FA207" w14:textId="77777777" w:rsidR="004E4458" w:rsidRPr="00E40265" w:rsidRDefault="004E4458" w:rsidP="00E40265">
            <w:pPr>
              <w:pStyle w:val="NoSpacing"/>
              <w:rPr>
                <w:noProof/>
                <w:sz w:val="18"/>
                <w:szCs w:val="18"/>
                <w:lang w:val="de-CH"/>
              </w:rPr>
            </w:pPr>
            <w:r w:rsidRPr="00E40265">
              <w:rPr>
                <w:noProof/>
                <w:sz w:val="18"/>
                <w:szCs w:val="18"/>
                <w:lang w:val="de-CH"/>
              </w:rPr>
              <w:t>knows_mordern_method</w:t>
            </w:r>
          </w:p>
        </w:tc>
        <w:tc>
          <w:tcPr>
            <w:tcW w:w="5808" w:type="dxa"/>
            <w:tcBorders>
              <w:top w:val="nil"/>
              <w:left w:val="nil"/>
              <w:bottom w:val="nil"/>
              <w:right w:val="nil"/>
            </w:tcBorders>
            <w:shd w:val="clear" w:color="auto" w:fill="auto"/>
            <w:noWrap/>
            <w:vAlign w:val="bottom"/>
            <w:hideMark/>
          </w:tcPr>
          <w:p w14:paraId="1637A603" w14:textId="77777777" w:rsidR="004E4458" w:rsidRPr="00E40265" w:rsidRDefault="004E4458" w:rsidP="00E40265">
            <w:pPr>
              <w:pStyle w:val="NoSpacing"/>
              <w:rPr>
                <w:noProof/>
                <w:sz w:val="18"/>
                <w:szCs w:val="18"/>
                <w:lang w:val="en-US"/>
              </w:rPr>
            </w:pPr>
            <w:r w:rsidRPr="00E40265">
              <w:rPr>
                <w:noProof/>
                <w:sz w:val="18"/>
                <w:szCs w:val="18"/>
                <w:lang w:val="en-US"/>
              </w:rPr>
              <w:t>binary, 1 if women knows modern method for contraception</w:t>
            </w:r>
          </w:p>
        </w:tc>
        <w:tc>
          <w:tcPr>
            <w:tcW w:w="1805" w:type="dxa"/>
            <w:tcBorders>
              <w:top w:val="nil"/>
              <w:left w:val="nil"/>
              <w:bottom w:val="nil"/>
              <w:right w:val="nil"/>
            </w:tcBorders>
            <w:shd w:val="clear" w:color="auto" w:fill="auto"/>
            <w:noWrap/>
            <w:vAlign w:val="bottom"/>
          </w:tcPr>
          <w:p w14:paraId="6FE86EC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2EF5A4E" w14:textId="77777777" w:rsidR="004E4458" w:rsidRPr="00E40265" w:rsidRDefault="004E4458" w:rsidP="00E40265">
            <w:pPr>
              <w:pStyle w:val="NoSpacing"/>
              <w:rPr>
                <w:noProof/>
                <w:sz w:val="18"/>
                <w:szCs w:val="18"/>
                <w:lang w:val="en-US"/>
              </w:rPr>
            </w:pPr>
          </w:p>
        </w:tc>
        <w:tc>
          <w:tcPr>
            <w:tcW w:w="146" w:type="dxa"/>
            <w:vAlign w:val="center"/>
            <w:hideMark/>
          </w:tcPr>
          <w:p w14:paraId="73684636" w14:textId="77777777" w:rsidR="004E4458" w:rsidRPr="00E40265" w:rsidRDefault="004E4458" w:rsidP="00E40265">
            <w:pPr>
              <w:pStyle w:val="NoSpacing"/>
              <w:rPr>
                <w:noProof/>
                <w:sz w:val="18"/>
                <w:szCs w:val="18"/>
                <w:lang w:val="en-US"/>
              </w:rPr>
            </w:pPr>
          </w:p>
        </w:tc>
      </w:tr>
      <w:tr w:rsidR="004E4458" w:rsidRPr="008277EA" w14:paraId="0647B232" w14:textId="77777777" w:rsidTr="004E4458">
        <w:trPr>
          <w:trHeight w:val="290"/>
        </w:trPr>
        <w:tc>
          <w:tcPr>
            <w:tcW w:w="2750" w:type="dxa"/>
            <w:tcBorders>
              <w:top w:val="nil"/>
              <w:left w:val="nil"/>
              <w:bottom w:val="nil"/>
              <w:right w:val="nil"/>
            </w:tcBorders>
            <w:shd w:val="clear" w:color="auto" w:fill="auto"/>
            <w:noWrap/>
            <w:vAlign w:val="bottom"/>
            <w:hideMark/>
          </w:tcPr>
          <w:p w14:paraId="6687728D" w14:textId="77777777" w:rsidR="004E4458" w:rsidRPr="00E40265" w:rsidRDefault="004E4458" w:rsidP="00E40265">
            <w:pPr>
              <w:pStyle w:val="NoSpacing"/>
              <w:rPr>
                <w:noProof/>
                <w:sz w:val="18"/>
                <w:szCs w:val="18"/>
                <w:lang w:val="de-CH"/>
              </w:rPr>
            </w:pPr>
            <w:r w:rsidRPr="00E40265">
              <w:rPr>
                <w:noProof/>
                <w:sz w:val="18"/>
                <w:szCs w:val="18"/>
                <w:lang w:val="de-CH"/>
              </w:rPr>
              <w:t>language</w:t>
            </w:r>
          </w:p>
        </w:tc>
        <w:tc>
          <w:tcPr>
            <w:tcW w:w="5808" w:type="dxa"/>
            <w:tcBorders>
              <w:top w:val="nil"/>
              <w:left w:val="nil"/>
              <w:bottom w:val="nil"/>
              <w:right w:val="nil"/>
            </w:tcBorders>
            <w:shd w:val="clear" w:color="auto" w:fill="auto"/>
            <w:noWrap/>
            <w:vAlign w:val="bottom"/>
            <w:hideMark/>
          </w:tcPr>
          <w:p w14:paraId="75428BA6" w14:textId="77777777" w:rsidR="004E4458" w:rsidRPr="00E40265" w:rsidRDefault="004E4458" w:rsidP="00E40265">
            <w:pPr>
              <w:pStyle w:val="NoSpacing"/>
              <w:rPr>
                <w:noProof/>
                <w:sz w:val="18"/>
                <w:szCs w:val="18"/>
                <w:lang w:val="en-US"/>
              </w:rPr>
            </w:pPr>
            <w:r w:rsidRPr="00E40265">
              <w:rPr>
                <w:noProof/>
                <w:sz w:val="18"/>
                <w:szCs w:val="18"/>
                <w:lang w:val="en-US"/>
              </w:rPr>
              <w:t>category, Native language of woman</w:t>
            </w:r>
          </w:p>
        </w:tc>
        <w:tc>
          <w:tcPr>
            <w:tcW w:w="1805" w:type="dxa"/>
            <w:tcBorders>
              <w:top w:val="nil"/>
              <w:left w:val="nil"/>
              <w:bottom w:val="nil"/>
              <w:right w:val="nil"/>
            </w:tcBorders>
            <w:shd w:val="clear" w:color="auto" w:fill="auto"/>
            <w:noWrap/>
            <w:vAlign w:val="bottom"/>
          </w:tcPr>
          <w:p w14:paraId="14F45CE3"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7D9C346C" w14:textId="77777777" w:rsidR="004E4458" w:rsidRPr="00E40265" w:rsidRDefault="004E4458" w:rsidP="00E40265">
            <w:pPr>
              <w:pStyle w:val="NoSpacing"/>
              <w:rPr>
                <w:noProof/>
                <w:sz w:val="18"/>
                <w:szCs w:val="18"/>
                <w:lang w:val="en-US"/>
              </w:rPr>
            </w:pPr>
          </w:p>
        </w:tc>
        <w:tc>
          <w:tcPr>
            <w:tcW w:w="146" w:type="dxa"/>
            <w:vAlign w:val="center"/>
            <w:hideMark/>
          </w:tcPr>
          <w:p w14:paraId="6C9409C5" w14:textId="77777777" w:rsidR="004E4458" w:rsidRPr="00E40265" w:rsidRDefault="004E4458" w:rsidP="00E40265">
            <w:pPr>
              <w:pStyle w:val="NoSpacing"/>
              <w:rPr>
                <w:noProof/>
                <w:sz w:val="18"/>
                <w:szCs w:val="18"/>
                <w:lang w:val="en-US"/>
              </w:rPr>
            </w:pPr>
          </w:p>
        </w:tc>
      </w:tr>
      <w:tr w:rsidR="004E4458" w:rsidRPr="008277EA" w14:paraId="07BEF5BB" w14:textId="77777777" w:rsidTr="004E4458">
        <w:trPr>
          <w:trHeight w:val="290"/>
        </w:trPr>
        <w:tc>
          <w:tcPr>
            <w:tcW w:w="2750" w:type="dxa"/>
            <w:tcBorders>
              <w:top w:val="nil"/>
              <w:left w:val="nil"/>
              <w:bottom w:val="nil"/>
              <w:right w:val="nil"/>
            </w:tcBorders>
            <w:shd w:val="clear" w:color="auto" w:fill="auto"/>
            <w:noWrap/>
            <w:vAlign w:val="bottom"/>
            <w:hideMark/>
          </w:tcPr>
          <w:p w14:paraId="078BE3BC" w14:textId="77777777" w:rsidR="004E4458" w:rsidRPr="00E40265" w:rsidRDefault="004E4458" w:rsidP="00E40265">
            <w:pPr>
              <w:pStyle w:val="NoSpacing"/>
              <w:rPr>
                <w:noProof/>
                <w:sz w:val="18"/>
                <w:szCs w:val="18"/>
                <w:lang w:val="de-CH"/>
              </w:rPr>
            </w:pPr>
            <w:r w:rsidRPr="00E40265">
              <w:rPr>
                <w:noProof/>
                <w:sz w:val="18"/>
                <w:szCs w:val="18"/>
                <w:lang w:val="de-CH"/>
              </w:rPr>
              <w:t>listen_radio</w:t>
            </w:r>
          </w:p>
        </w:tc>
        <w:tc>
          <w:tcPr>
            <w:tcW w:w="5808" w:type="dxa"/>
            <w:tcBorders>
              <w:top w:val="nil"/>
              <w:left w:val="nil"/>
              <w:bottom w:val="nil"/>
              <w:right w:val="nil"/>
            </w:tcBorders>
            <w:shd w:val="clear" w:color="auto" w:fill="auto"/>
            <w:noWrap/>
            <w:vAlign w:val="bottom"/>
            <w:hideMark/>
          </w:tcPr>
          <w:p w14:paraId="1CAC6649" w14:textId="77777777" w:rsidR="004E4458" w:rsidRPr="00E40265" w:rsidRDefault="004E4458" w:rsidP="00E40265">
            <w:pPr>
              <w:pStyle w:val="NoSpacing"/>
              <w:rPr>
                <w:noProof/>
                <w:sz w:val="18"/>
                <w:szCs w:val="18"/>
                <w:lang w:val="en-US"/>
              </w:rPr>
            </w:pPr>
            <w:r w:rsidRPr="00E40265">
              <w:rPr>
                <w:noProof/>
                <w:sz w:val="18"/>
                <w:szCs w:val="18"/>
                <w:lang w:val="en-US"/>
              </w:rPr>
              <w:t>binary, 1 if women not at all listens to radio</w:t>
            </w:r>
          </w:p>
        </w:tc>
        <w:tc>
          <w:tcPr>
            <w:tcW w:w="1805" w:type="dxa"/>
            <w:tcBorders>
              <w:top w:val="nil"/>
              <w:left w:val="nil"/>
              <w:bottom w:val="nil"/>
              <w:right w:val="nil"/>
            </w:tcBorders>
            <w:shd w:val="clear" w:color="auto" w:fill="auto"/>
            <w:noWrap/>
            <w:vAlign w:val="bottom"/>
          </w:tcPr>
          <w:p w14:paraId="1CDCC0D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BDE7BB3" w14:textId="77777777" w:rsidR="004E4458" w:rsidRPr="00E40265" w:rsidRDefault="004E4458" w:rsidP="00E40265">
            <w:pPr>
              <w:pStyle w:val="NoSpacing"/>
              <w:rPr>
                <w:noProof/>
                <w:sz w:val="18"/>
                <w:szCs w:val="18"/>
                <w:lang w:val="en-US"/>
              </w:rPr>
            </w:pPr>
          </w:p>
        </w:tc>
        <w:tc>
          <w:tcPr>
            <w:tcW w:w="146" w:type="dxa"/>
            <w:vAlign w:val="center"/>
            <w:hideMark/>
          </w:tcPr>
          <w:p w14:paraId="013C7772" w14:textId="77777777" w:rsidR="004E4458" w:rsidRPr="00E40265" w:rsidRDefault="004E4458" w:rsidP="00E40265">
            <w:pPr>
              <w:pStyle w:val="NoSpacing"/>
              <w:rPr>
                <w:noProof/>
                <w:sz w:val="18"/>
                <w:szCs w:val="18"/>
                <w:lang w:val="en-US"/>
              </w:rPr>
            </w:pPr>
          </w:p>
        </w:tc>
      </w:tr>
      <w:tr w:rsidR="004E4458" w:rsidRPr="008277EA" w14:paraId="2F90C75C" w14:textId="77777777" w:rsidTr="004E4458">
        <w:trPr>
          <w:trHeight w:val="290"/>
        </w:trPr>
        <w:tc>
          <w:tcPr>
            <w:tcW w:w="2750" w:type="dxa"/>
            <w:tcBorders>
              <w:top w:val="nil"/>
              <w:left w:val="nil"/>
              <w:bottom w:val="nil"/>
              <w:right w:val="nil"/>
            </w:tcBorders>
            <w:shd w:val="clear" w:color="auto" w:fill="auto"/>
            <w:noWrap/>
            <w:vAlign w:val="bottom"/>
            <w:hideMark/>
          </w:tcPr>
          <w:p w14:paraId="43E5CBF2" w14:textId="77777777" w:rsidR="004E4458" w:rsidRPr="00E40265" w:rsidRDefault="004E4458" w:rsidP="00E40265">
            <w:pPr>
              <w:pStyle w:val="NoSpacing"/>
              <w:rPr>
                <w:noProof/>
                <w:sz w:val="18"/>
                <w:szCs w:val="18"/>
                <w:lang w:val="de-CH"/>
              </w:rPr>
            </w:pPr>
            <w:commentRangeStart w:id="106"/>
            <w:r w:rsidRPr="00E40265">
              <w:rPr>
                <w:noProof/>
                <w:sz w:val="18"/>
                <w:szCs w:val="18"/>
                <w:lang w:val="de-CH"/>
              </w:rPr>
              <w:t>literate</w:t>
            </w:r>
            <w:commentRangeEnd w:id="106"/>
            <w:r w:rsidR="00B10C41">
              <w:rPr>
                <w:rStyle w:val="CommentReference"/>
              </w:rPr>
              <w:commentReference w:id="106"/>
            </w:r>
          </w:p>
        </w:tc>
        <w:tc>
          <w:tcPr>
            <w:tcW w:w="5808" w:type="dxa"/>
            <w:tcBorders>
              <w:top w:val="nil"/>
              <w:left w:val="nil"/>
              <w:bottom w:val="nil"/>
              <w:right w:val="nil"/>
            </w:tcBorders>
            <w:shd w:val="clear" w:color="auto" w:fill="auto"/>
            <w:noWrap/>
            <w:vAlign w:val="bottom"/>
            <w:hideMark/>
          </w:tcPr>
          <w:p w14:paraId="61CDCD0E" w14:textId="77777777" w:rsidR="004E4458" w:rsidRPr="00E40265" w:rsidRDefault="004E4458" w:rsidP="00E40265">
            <w:pPr>
              <w:pStyle w:val="NoSpacing"/>
              <w:rPr>
                <w:noProof/>
                <w:sz w:val="18"/>
                <w:szCs w:val="18"/>
                <w:lang w:val="en-US"/>
              </w:rPr>
            </w:pPr>
            <w:r w:rsidRPr="00E40265">
              <w:rPr>
                <w:noProof/>
                <w:sz w:val="18"/>
                <w:szCs w:val="18"/>
                <w:lang w:val="en-US"/>
              </w:rPr>
              <w:t>binary, 1 if someone is literate</w:t>
            </w:r>
          </w:p>
        </w:tc>
        <w:tc>
          <w:tcPr>
            <w:tcW w:w="1805" w:type="dxa"/>
            <w:tcBorders>
              <w:top w:val="nil"/>
              <w:left w:val="nil"/>
              <w:bottom w:val="nil"/>
              <w:right w:val="nil"/>
            </w:tcBorders>
            <w:shd w:val="clear" w:color="auto" w:fill="auto"/>
            <w:noWrap/>
            <w:vAlign w:val="bottom"/>
          </w:tcPr>
          <w:p w14:paraId="2F4074D8"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6CF4561" w14:textId="77777777" w:rsidR="004E4458" w:rsidRPr="00E40265" w:rsidRDefault="004E4458" w:rsidP="00E40265">
            <w:pPr>
              <w:pStyle w:val="NoSpacing"/>
              <w:rPr>
                <w:noProof/>
                <w:sz w:val="18"/>
                <w:szCs w:val="18"/>
                <w:lang w:val="en-US"/>
              </w:rPr>
            </w:pPr>
          </w:p>
        </w:tc>
        <w:tc>
          <w:tcPr>
            <w:tcW w:w="146" w:type="dxa"/>
            <w:vAlign w:val="center"/>
            <w:hideMark/>
          </w:tcPr>
          <w:p w14:paraId="68A57BF1" w14:textId="77777777" w:rsidR="004E4458" w:rsidRPr="00E40265" w:rsidRDefault="004E4458" w:rsidP="00E40265">
            <w:pPr>
              <w:pStyle w:val="NoSpacing"/>
              <w:rPr>
                <w:noProof/>
                <w:sz w:val="18"/>
                <w:szCs w:val="18"/>
                <w:lang w:val="en-US"/>
              </w:rPr>
            </w:pPr>
          </w:p>
        </w:tc>
      </w:tr>
      <w:tr w:rsidR="004E4458" w:rsidRPr="008277EA" w:rsidDel="007C349C" w14:paraId="05C2CC20" w14:textId="4E351E2E" w:rsidTr="004E4458">
        <w:trPr>
          <w:trHeight w:val="290"/>
          <w:del w:id="107" w:author="Scherrer  Beat" w:date="2025-03-20T10:50:00Z"/>
        </w:trPr>
        <w:tc>
          <w:tcPr>
            <w:tcW w:w="2750" w:type="dxa"/>
            <w:tcBorders>
              <w:top w:val="nil"/>
              <w:left w:val="nil"/>
              <w:bottom w:val="nil"/>
              <w:right w:val="nil"/>
            </w:tcBorders>
            <w:shd w:val="clear" w:color="auto" w:fill="auto"/>
            <w:noWrap/>
            <w:vAlign w:val="bottom"/>
            <w:hideMark/>
          </w:tcPr>
          <w:p w14:paraId="603CE318" w14:textId="08F3594E" w:rsidR="004E4458" w:rsidRPr="00E40265" w:rsidDel="007C349C" w:rsidRDefault="004E4458" w:rsidP="00E40265">
            <w:pPr>
              <w:pStyle w:val="NoSpacing"/>
              <w:rPr>
                <w:del w:id="108" w:author="Scherrer  Beat" w:date="2025-03-20T10:50:00Z" w16du:dateUtc="2025-03-20T09:50:00Z"/>
                <w:noProof/>
                <w:sz w:val="18"/>
                <w:szCs w:val="18"/>
                <w:lang w:val="de-CH"/>
              </w:rPr>
            </w:pPr>
            <w:del w:id="109" w:author="Scherrer  Beat" w:date="2025-03-20T10:50:00Z" w16du:dateUtc="2025-03-20T09:50:00Z">
              <w:r w:rsidRPr="00E40265" w:rsidDel="007C349C">
                <w:rPr>
                  <w:noProof/>
                  <w:sz w:val="18"/>
                  <w:szCs w:val="18"/>
                  <w:lang w:val="de-CH"/>
                </w:rPr>
                <w:delText>malaria_insects</w:delText>
              </w:r>
            </w:del>
          </w:p>
        </w:tc>
        <w:tc>
          <w:tcPr>
            <w:tcW w:w="5808" w:type="dxa"/>
            <w:tcBorders>
              <w:top w:val="nil"/>
              <w:left w:val="nil"/>
              <w:bottom w:val="nil"/>
              <w:right w:val="nil"/>
            </w:tcBorders>
            <w:shd w:val="clear" w:color="auto" w:fill="auto"/>
            <w:noWrap/>
            <w:vAlign w:val="bottom"/>
            <w:hideMark/>
          </w:tcPr>
          <w:p w14:paraId="1AE10549" w14:textId="278000BF" w:rsidR="004E4458" w:rsidRPr="00E40265" w:rsidDel="007C349C" w:rsidRDefault="004E4458" w:rsidP="00E40265">
            <w:pPr>
              <w:pStyle w:val="NoSpacing"/>
              <w:rPr>
                <w:del w:id="110" w:author="Scherrer  Beat" w:date="2025-03-20T10:50:00Z" w16du:dateUtc="2025-03-20T09:50:00Z"/>
                <w:noProof/>
                <w:sz w:val="18"/>
                <w:szCs w:val="18"/>
                <w:lang w:val="en-US"/>
              </w:rPr>
            </w:pPr>
            <w:del w:id="111" w:author="Scherrer  Beat" w:date="2025-03-20T10:50:00Z" w16du:dateUtc="2025-03-20T09:50:00Z">
              <w:r w:rsidRPr="00E40265" w:rsidDel="007C349C">
                <w:rPr>
                  <w:noProof/>
                  <w:sz w:val="18"/>
                  <w:szCs w:val="18"/>
                  <w:lang w:val="en-US"/>
                </w:rPr>
                <w:delText>binary, if respondent thinks malaria contracted via other insects</w:delText>
              </w:r>
            </w:del>
          </w:p>
        </w:tc>
        <w:tc>
          <w:tcPr>
            <w:tcW w:w="1805" w:type="dxa"/>
            <w:tcBorders>
              <w:top w:val="nil"/>
              <w:left w:val="nil"/>
              <w:bottom w:val="nil"/>
              <w:right w:val="nil"/>
            </w:tcBorders>
            <w:shd w:val="clear" w:color="auto" w:fill="auto"/>
            <w:noWrap/>
            <w:vAlign w:val="bottom"/>
          </w:tcPr>
          <w:p w14:paraId="459474C5" w14:textId="2207557D" w:rsidR="004E4458" w:rsidRPr="00E40265" w:rsidDel="007C349C" w:rsidRDefault="004E4458" w:rsidP="00E40265">
            <w:pPr>
              <w:pStyle w:val="NoSpacing"/>
              <w:rPr>
                <w:del w:id="112" w:author="Scherrer  Beat" w:date="2025-03-20T10:50:00Z" w16du:dateUtc="2025-03-20T09:50:00Z"/>
                <w:noProof/>
                <w:sz w:val="18"/>
                <w:szCs w:val="18"/>
                <w:lang w:val="en-US"/>
              </w:rPr>
            </w:pPr>
            <w:del w:id="113" w:author="Scherrer  Beat" w:date="2025-03-20T10:50:00Z" w16du:dateUtc="2025-03-20T09:50:00Z">
              <w:r w:rsidDel="007C349C">
                <w:rPr>
                  <w:noProof/>
                  <w:sz w:val="18"/>
                  <w:szCs w:val="18"/>
                  <w:lang w:val="en-US"/>
                </w:rPr>
                <w:delText>1</w:delText>
              </w:r>
            </w:del>
          </w:p>
        </w:tc>
        <w:tc>
          <w:tcPr>
            <w:tcW w:w="146" w:type="dxa"/>
            <w:vAlign w:val="center"/>
            <w:hideMark/>
          </w:tcPr>
          <w:p w14:paraId="6B508CB2" w14:textId="0E676A90" w:rsidR="004E4458" w:rsidRPr="00E40265" w:rsidDel="007C349C" w:rsidRDefault="004E4458" w:rsidP="00E40265">
            <w:pPr>
              <w:pStyle w:val="NoSpacing"/>
              <w:rPr>
                <w:del w:id="114" w:author="Scherrer  Beat" w:date="2025-03-20T10:50:00Z" w16du:dateUtc="2025-03-20T09:50:00Z"/>
                <w:noProof/>
                <w:sz w:val="18"/>
                <w:szCs w:val="18"/>
                <w:lang w:val="en-US"/>
              </w:rPr>
            </w:pPr>
          </w:p>
        </w:tc>
        <w:tc>
          <w:tcPr>
            <w:tcW w:w="146" w:type="dxa"/>
            <w:vAlign w:val="center"/>
            <w:hideMark/>
          </w:tcPr>
          <w:p w14:paraId="0C326E6C" w14:textId="306FDB19" w:rsidR="004E4458" w:rsidRPr="00E40265" w:rsidDel="007C349C" w:rsidRDefault="004E4458" w:rsidP="00E40265">
            <w:pPr>
              <w:pStyle w:val="NoSpacing"/>
              <w:rPr>
                <w:del w:id="115" w:author="Scherrer  Beat" w:date="2025-03-20T10:50:00Z" w16du:dateUtc="2025-03-20T09:50:00Z"/>
                <w:noProof/>
                <w:sz w:val="18"/>
                <w:szCs w:val="18"/>
                <w:lang w:val="en-US"/>
              </w:rPr>
            </w:pPr>
          </w:p>
        </w:tc>
      </w:tr>
      <w:tr w:rsidR="004E4458" w:rsidRPr="008277EA" w:rsidDel="007C349C" w14:paraId="64DDF811" w14:textId="6C4D1D1B" w:rsidTr="004E4458">
        <w:trPr>
          <w:trHeight w:val="290"/>
          <w:del w:id="116" w:author="Scherrer  Beat" w:date="2025-03-20T10:50:00Z"/>
        </w:trPr>
        <w:tc>
          <w:tcPr>
            <w:tcW w:w="2750" w:type="dxa"/>
            <w:tcBorders>
              <w:top w:val="nil"/>
              <w:left w:val="nil"/>
              <w:bottom w:val="nil"/>
              <w:right w:val="nil"/>
            </w:tcBorders>
            <w:shd w:val="clear" w:color="auto" w:fill="auto"/>
            <w:noWrap/>
            <w:vAlign w:val="bottom"/>
            <w:hideMark/>
          </w:tcPr>
          <w:p w14:paraId="1D1DA585" w14:textId="615C5B62" w:rsidR="004E4458" w:rsidRPr="00E40265" w:rsidDel="007C349C" w:rsidRDefault="004E4458" w:rsidP="00E40265">
            <w:pPr>
              <w:pStyle w:val="NoSpacing"/>
              <w:rPr>
                <w:del w:id="117" w:author="Scherrer  Beat" w:date="2025-03-20T10:50:00Z" w16du:dateUtc="2025-03-20T09:50:00Z"/>
                <w:noProof/>
                <w:sz w:val="18"/>
                <w:szCs w:val="18"/>
                <w:lang w:val="de-CH"/>
              </w:rPr>
            </w:pPr>
            <w:del w:id="118" w:author="Scherrer  Beat" w:date="2025-03-20T10:50:00Z" w16du:dateUtc="2025-03-20T09:50:00Z">
              <w:r w:rsidRPr="00E40265" w:rsidDel="007C349C">
                <w:rPr>
                  <w:noProof/>
                  <w:sz w:val="18"/>
                  <w:szCs w:val="18"/>
                  <w:lang w:val="de-CH"/>
                </w:rPr>
                <w:delText>malaria_mosquito</w:delText>
              </w:r>
            </w:del>
          </w:p>
        </w:tc>
        <w:tc>
          <w:tcPr>
            <w:tcW w:w="5808" w:type="dxa"/>
            <w:tcBorders>
              <w:top w:val="nil"/>
              <w:left w:val="nil"/>
              <w:bottom w:val="nil"/>
              <w:right w:val="nil"/>
            </w:tcBorders>
            <w:shd w:val="clear" w:color="auto" w:fill="auto"/>
            <w:noWrap/>
            <w:vAlign w:val="bottom"/>
            <w:hideMark/>
          </w:tcPr>
          <w:p w14:paraId="15639425" w14:textId="129C7C67" w:rsidR="004E4458" w:rsidRPr="00E40265" w:rsidDel="007C349C" w:rsidRDefault="004E4458" w:rsidP="00E40265">
            <w:pPr>
              <w:pStyle w:val="NoSpacing"/>
              <w:rPr>
                <w:del w:id="119" w:author="Scherrer  Beat" w:date="2025-03-20T10:50:00Z" w16du:dateUtc="2025-03-20T09:50:00Z"/>
                <w:noProof/>
                <w:sz w:val="18"/>
                <w:szCs w:val="18"/>
                <w:lang w:val="en-US"/>
              </w:rPr>
            </w:pPr>
            <w:del w:id="120" w:author="Scherrer  Beat" w:date="2025-03-20T10:50:00Z" w16du:dateUtc="2025-03-20T09:50:00Z">
              <w:r w:rsidRPr="00E40265" w:rsidDel="007C349C">
                <w:rPr>
                  <w:noProof/>
                  <w:sz w:val="18"/>
                  <w:szCs w:val="18"/>
                  <w:lang w:val="en-US"/>
                </w:rPr>
                <w:delText>binary, if respondent thinks malaria contracted via mosquito</w:delText>
              </w:r>
            </w:del>
          </w:p>
        </w:tc>
        <w:tc>
          <w:tcPr>
            <w:tcW w:w="1805" w:type="dxa"/>
            <w:tcBorders>
              <w:top w:val="nil"/>
              <w:left w:val="nil"/>
              <w:bottom w:val="nil"/>
              <w:right w:val="nil"/>
            </w:tcBorders>
            <w:shd w:val="clear" w:color="auto" w:fill="auto"/>
            <w:noWrap/>
            <w:vAlign w:val="bottom"/>
          </w:tcPr>
          <w:p w14:paraId="28370518" w14:textId="4C861A36" w:rsidR="004E4458" w:rsidRPr="00E40265" w:rsidDel="007C349C" w:rsidRDefault="004E4458" w:rsidP="00E40265">
            <w:pPr>
              <w:pStyle w:val="NoSpacing"/>
              <w:rPr>
                <w:del w:id="121" w:author="Scherrer  Beat" w:date="2025-03-20T10:50:00Z" w16du:dateUtc="2025-03-20T09:50:00Z"/>
                <w:noProof/>
                <w:sz w:val="18"/>
                <w:szCs w:val="18"/>
                <w:lang w:val="en-US"/>
              </w:rPr>
            </w:pPr>
            <w:del w:id="122" w:author="Scherrer  Beat" w:date="2025-03-20T10:50:00Z" w16du:dateUtc="2025-03-20T09:50:00Z">
              <w:r w:rsidDel="007C349C">
                <w:rPr>
                  <w:noProof/>
                  <w:sz w:val="18"/>
                  <w:szCs w:val="18"/>
                  <w:lang w:val="en-US"/>
                </w:rPr>
                <w:delText>1</w:delText>
              </w:r>
            </w:del>
          </w:p>
        </w:tc>
        <w:tc>
          <w:tcPr>
            <w:tcW w:w="146" w:type="dxa"/>
            <w:vAlign w:val="center"/>
            <w:hideMark/>
          </w:tcPr>
          <w:p w14:paraId="61CB1F4A" w14:textId="4FA877C3" w:rsidR="004E4458" w:rsidRPr="00E40265" w:rsidDel="007C349C" w:rsidRDefault="004E4458" w:rsidP="00E40265">
            <w:pPr>
              <w:pStyle w:val="NoSpacing"/>
              <w:rPr>
                <w:del w:id="123" w:author="Scherrer  Beat" w:date="2025-03-20T10:50:00Z" w16du:dateUtc="2025-03-20T09:50:00Z"/>
                <w:noProof/>
                <w:sz w:val="18"/>
                <w:szCs w:val="18"/>
                <w:lang w:val="en-US"/>
              </w:rPr>
            </w:pPr>
          </w:p>
        </w:tc>
        <w:tc>
          <w:tcPr>
            <w:tcW w:w="146" w:type="dxa"/>
            <w:vAlign w:val="center"/>
            <w:hideMark/>
          </w:tcPr>
          <w:p w14:paraId="487C5537" w14:textId="0D074E22" w:rsidR="004E4458" w:rsidRPr="00E40265" w:rsidDel="007C349C" w:rsidRDefault="004E4458" w:rsidP="00E40265">
            <w:pPr>
              <w:pStyle w:val="NoSpacing"/>
              <w:rPr>
                <w:del w:id="124" w:author="Scherrer  Beat" w:date="2025-03-20T10:50:00Z" w16du:dateUtc="2025-03-20T09:50:00Z"/>
                <w:noProof/>
                <w:sz w:val="18"/>
                <w:szCs w:val="18"/>
                <w:lang w:val="en-US"/>
              </w:rPr>
            </w:pPr>
          </w:p>
        </w:tc>
      </w:tr>
      <w:tr w:rsidR="004E4458" w:rsidRPr="008277EA" w:rsidDel="007C349C" w14:paraId="2DF57336" w14:textId="5AF2142A" w:rsidTr="004E4458">
        <w:trPr>
          <w:trHeight w:val="290"/>
          <w:del w:id="125" w:author="Scherrer  Beat" w:date="2025-03-20T10:50:00Z"/>
        </w:trPr>
        <w:tc>
          <w:tcPr>
            <w:tcW w:w="2750" w:type="dxa"/>
            <w:tcBorders>
              <w:top w:val="nil"/>
              <w:left w:val="nil"/>
              <w:bottom w:val="nil"/>
              <w:right w:val="nil"/>
            </w:tcBorders>
            <w:shd w:val="clear" w:color="auto" w:fill="auto"/>
            <w:noWrap/>
            <w:vAlign w:val="bottom"/>
            <w:hideMark/>
          </w:tcPr>
          <w:p w14:paraId="3282A341" w14:textId="0E35914B" w:rsidR="004E4458" w:rsidRPr="00E40265" w:rsidDel="007C349C" w:rsidRDefault="004E4458" w:rsidP="00E40265">
            <w:pPr>
              <w:pStyle w:val="NoSpacing"/>
              <w:rPr>
                <w:del w:id="126" w:author="Scherrer  Beat" w:date="2025-03-20T10:50:00Z" w16du:dateUtc="2025-03-20T09:50:00Z"/>
                <w:noProof/>
                <w:sz w:val="18"/>
                <w:szCs w:val="18"/>
                <w:lang w:val="de-CH"/>
              </w:rPr>
            </w:pPr>
            <w:del w:id="127" w:author="Scherrer  Beat" w:date="2025-03-20T10:50:00Z" w16du:dateUtc="2025-03-20T09:50:00Z">
              <w:r w:rsidRPr="00E40265" w:rsidDel="007C349C">
                <w:rPr>
                  <w:noProof/>
                  <w:sz w:val="18"/>
                  <w:szCs w:val="18"/>
                  <w:lang w:val="de-CH"/>
                </w:rPr>
                <w:delText>malaria_mother</w:delText>
              </w:r>
            </w:del>
          </w:p>
        </w:tc>
        <w:tc>
          <w:tcPr>
            <w:tcW w:w="5808" w:type="dxa"/>
            <w:tcBorders>
              <w:top w:val="nil"/>
              <w:left w:val="nil"/>
              <w:bottom w:val="nil"/>
              <w:right w:val="nil"/>
            </w:tcBorders>
            <w:shd w:val="clear" w:color="auto" w:fill="auto"/>
            <w:noWrap/>
            <w:vAlign w:val="bottom"/>
            <w:hideMark/>
          </w:tcPr>
          <w:p w14:paraId="58BDD0D9" w14:textId="651AA26B" w:rsidR="004E4458" w:rsidRPr="00E40265" w:rsidDel="007C349C" w:rsidRDefault="004E4458" w:rsidP="00E40265">
            <w:pPr>
              <w:pStyle w:val="NoSpacing"/>
              <w:rPr>
                <w:del w:id="128" w:author="Scherrer  Beat" w:date="2025-03-20T10:50:00Z" w16du:dateUtc="2025-03-20T09:50:00Z"/>
                <w:noProof/>
                <w:sz w:val="18"/>
                <w:szCs w:val="18"/>
                <w:lang w:val="en-US"/>
              </w:rPr>
            </w:pPr>
            <w:del w:id="129" w:author="Scherrer  Beat" w:date="2025-03-20T10:50:00Z" w16du:dateUtc="2025-03-20T09:50:00Z">
              <w:r w:rsidRPr="00E40265" w:rsidDel="007C349C">
                <w:rPr>
                  <w:noProof/>
                  <w:sz w:val="18"/>
                  <w:szCs w:val="18"/>
                  <w:lang w:val="en-US"/>
                </w:rPr>
                <w:delText>binary, if respondent thinks malaria contracted via mother</w:delText>
              </w:r>
            </w:del>
          </w:p>
        </w:tc>
        <w:tc>
          <w:tcPr>
            <w:tcW w:w="1805" w:type="dxa"/>
            <w:tcBorders>
              <w:top w:val="nil"/>
              <w:left w:val="nil"/>
              <w:bottom w:val="nil"/>
              <w:right w:val="nil"/>
            </w:tcBorders>
            <w:shd w:val="clear" w:color="auto" w:fill="auto"/>
            <w:noWrap/>
            <w:vAlign w:val="bottom"/>
          </w:tcPr>
          <w:p w14:paraId="050205AE" w14:textId="2A812397" w:rsidR="004E4458" w:rsidRPr="00E40265" w:rsidDel="007C349C" w:rsidRDefault="004E4458" w:rsidP="00E40265">
            <w:pPr>
              <w:pStyle w:val="NoSpacing"/>
              <w:rPr>
                <w:del w:id="130" w:author="Scherrer  Beat" w:date="2025-03-20T10:50:00Z" w16du:dateUtc="2025-03-20T09:50:00Z"/>
                <w:noProof/>
                <w:sz w:val="18"/>
                <w:szCs w:val="18"/>
                <w:lang w:val="en-US"/>
              </w:rPr>
            </w:pPr>
            <w:del w:id="131" w:author="Scherrer  Beat" w:date="2025-03-20T10:50:00Z" w16du:dateUtc="2025-03-20T09:50:00Z">
              <w:r w:rsidDel="007C349C">
                <w:rPr>
                  <w:noProof/>
                  <w:sz w:val="18"/>
                  <w:szCs w:val="18"/>
                  <w:lang w:val="en-US"/>
                </w:rPr>
                <w:delText>1</w:delText>
              </w:r>
            </w:del>
          </w:p>
        </w:tc>
        <w:tc>
          <w:tcPr>
            <w:tcW w:w="146" w:type="dxa"/>
            <w:vAlign w:val="center"/>
            <w:hideMark/>
          </w:tcPr>
          <w:p w14:paraId="39A08674" w14:textId="373F148C" w:rsidR="004E4458" w:rsidRPr="00E40265" w:rsidDel="007C349C" w:rsidRDefault="004E4458" w:rsidP="00E40265">
            <w:pPr>
              <w:pStyle w:val="NoSpacing"/>
              <w:rPr>
                <w:del w:id="132" w:author="Scherrer  Beat" w:date="2025-03-20T10:50:00Z" w16du:dateUtc="2025-03-20T09:50:00Z"/>
                <w:noProof/>
                <w:sz w:val="18"/>
                <w:szCs w:val="18"/>
                <w:lang w:val="en-US"/>
              </w:rPr>
            </w:pPr>
          </w:p>
        </w:tc>
        <w:tc>
          <w:tcPr>
            <w:tcW w:w="146" w:type="dxa"/>
            <w:vAlign w:val="center"/>
            <w:hideMark/>
          </w:tcPr>
          <w:p w14:paraId="5E52EA5A" w14:textId="0A041DA6" w:rsidR="004E4458" w:rsidRPr="00E40265" w:rsidDel="007C349C" w:rsidRDefault="004E4458" w:rsidP="00E40265">
            <w:pPr>
              <w:pStyle w:val="NoSpacing"/>
              <w:rPr>
                <w:del w:id="133" w:author="Scherrer  Beat" w:date="2025-03-20T10:50:00Z" w16du:dateUtc="2025-03-20T09:50:00Z"/>
                <w:noProof/>
                <w:sz w:val="18"/>
                <w:szCs w:val="18"/>
                <w:lang w:val="en-US"/>
              </w:rPr>
            </w:pPr>
          </w:p>
        </w:tc>
      </w:tr>
      <w:tr w:rsidR="004E4458" w:rsidRPr="008277EA" w:rsidDel="007C349C" w14:paraId="54C0349C" w14:textId="164847AA" w:rsidTr="004E4458">
        <w:trPr>
          <w:trHeight w:val="290"/>
          <w:del w:id="134" w:author="Scherrer  Beat" w:date="2025-03-20T10:50:00Z"/>
        </w:trPr>
        <w:tc>
          <w:tcPr>
            <w:tcW w:w="2750" w:type="dxa"/>
            <w:tcBorders>
              <w:top w:val="nil"/>
              <w:left w:val="nil"/>
              <w:bottom w:val="nil"/>
              <w:right w:val="nil"/>
            </w:tcBorders>
            <w:shd w:val="clear" w:color="auto" w:fill="auto"/>
            <w:noWrap/>
            <w:vAlign w:val="bottom"/>
            <w:hideMark/>
          </w:tcPr>
          <w:p w14:paraId="3C51A367" w14:textId="54C33C7A" w:rsidR="004E4458" w:rsidRPr="00E40265" w:rsidDel="007C349C" w:rsidRDefault="004E4458" w:rsidP="00E40265">
            <w:pPr>
              <w:pStyle w:val="NoSpacing"/>
              <w:rPr>
                <w:del w:id="135" w:author="Scherrer  Beat" w:date="2025-03-20T10:50:00Z" w16du:dateUtc="2025-03-20T09:50:00Z"/>
                <w:noProof/>
                <w:sz w:val="18"/>
                <w:szCs w:val="18"/>
                <w:lang w:val="de-CH"/>
              </w:rPr>
            </w:pPr>
            <w:del w:id="136" w:author="Scherrer  Beat" w:date="2025-03-20T10:50:00Z" w16du:dateUtc="2025-03-20T09:50:00Z">
              <w:r w:rsidRPr="00E40265" w:rsidDel="007C349C">
                <w:rPr>
                  <w:noProof/>
                  <w:sz w:val="18"/>
                  <w:szCs w:val="18"/>
                  <w:lang w:val="de-CH"/>
                </w:rPr>
                <w:delText>malaria_sorcery</w:delText>
              </w:r>
            </w:del>
          </w:p>
        </w:tc>
        <w:tc>
          <w:tcPr>
            <w:tcW w:w="5808" w:type="dxa"/>
            <w:tcBorders>
              <w:top w:val="nil"/>
              <w:left w:val="nil"/>
              <w:bottom w:val="nil"/>
              <w:right w:val="nil"/>
            </w:tcBorders>
            <w:shd w:val="clear" w:color="auto" w:fill="auto"/>
            <w:noWrap/>
            <w:vAlign w:val="bottom"/>
            <w:hideMark/>
          </w:tcPr>
          <w:p w14:paraId="22F67685" w14:textId="0C51868C" w:rsidR="004E4458" w:rsidRPr="00E40265" w:rsidDel="007C349C" w:rsidRDefault="004E4458" w:rsidP="00E40265">
            <w:pPr>
              <w:pStyle w:val="NoSpacing"/>
              <w:rPr>
                <w:del w:id="137" w:author="Scherrer  Beat" w:date="2025-03-20T10:50:00Z" w16du:dateUtc="2025-03-20T09:50:00Z"/>
                <w:noProof/>
                <w:sz w:val="18"/>
                <w:szCs w:val="18"/>
                <w:lang w:val="en-US"/>
              </w:rPr>
            </w:pPr>
            <w:del w:id="138" w:author="Scherrer  Beat" w:date="2025-03-20T10:50:00Z" w16du:dateUtc="2025-03-20T09:50:00Z">
              <w:r w:rsidRPr="00E40265" w:rsidDel="007C349C">
                <w:rPr>
                  <w:noProof/>
                  <w:sz w:val="18"/>
                  <w:szCs w:val="18"/>
                  <w:lang w:val="en-US"/>
                </w:rPr>
                <w:delText>binary, if respondent thinks malaria contracted via sorcery</w:delText>
              </w:r>
            </w:del>
          </w:p>
        </w:tc>
        <w:tc>
          <w:tcPr>
            <w:tcW w:w="1805" w:type="dxa"/>
            <w:tcBorders>
              <w:top w:val="nil"/>
              <w:left w:val="nil"/>
              <w:bottom w:val="nil"/>
              <w:right w:val="nil"/>
            </w:tcBorders>
            <w:shd w:val="clear" w:color="auto" w:fill="auto"/>
            <w:noWrap/>
            <w:vAlign w:val="bottom"/>
          </w:tcPr>
          <w:p w14:paraId="642D8675" w14:textId="4E700604" w:rsidR="004E4458" w:rsidRPr="00E40265" w:rsidDel="007C349C" w:rsidRDefault="004E4458" w:rsidP="00E40265">
            <w:pPr>
              <w:pStyle w:val="NoSpacing"/>
              <w:rPr>
                <w:del w:id="139" w:author="Scherrer  Beat" w:date="2025-03-20T10:50:00Z" w16du:dateUtc="2025-03-20T09:50:00Z"/>
                <w:noProof/>
                <w:sz w:val="18"/>
                <w:szCs w:val="18"/>
                <w:lang w:val="en-US"/>
              </w:rPr>
            </w:pPr>
            <w:del w:id="140" w:author="Scherrer  Beat" w:date="2025-03-20T10:50:00Z" w16du:dateUtc="2025-03-20T09:50:00Z">
              <w:r w:rsidDel="007C349C">
                <w:rPr>
                  <w:noProof/>
                  <w:sz w:val="18"/>
                  <w:szCs w:val="18"/>
                  <w:lang w:val="en-US"/>
                </w:rPr>
                <w:delText>1</w:delText>
              </w:r>
            </w:del>
          </w:p>
        </w:tc>
        <w:tc>
          <w:tcPr>
            <w:tcW w:w="146" w:type="dxa"/>
            <w:vAlign w:val="center"/>
            <w:hideMark/>
          </w:tcPr>
          <w:p w14:paraId="418C34E8" w14:textId="3AA393A8" w:rsidR="004E4458" w:rsidRPr="00E40265" w:rsidDel="007C349C" w:rsidRDefault="004E4458" w:rsidP="00E40265">
            <w:pPr>
              <w:pStyle w:val="NoSpacing"/>
              <w:rPr>
                <w:del w:id="141" w:author="Scherrer  Beat" w:date="2025-03-20T10:50:00Z" w16du:dateUtc="2025-03-20T09:50:00Z"/>
                <w:noProof/>
                <w:sz w:val="18"/>
                <w:szCs w:val="18"/>
                <w:lang w:val="en-US"/>
              </w:rPr>
            </w:pPr>
          </w:p>
        </w:tc>
        <w:tc>
          <w:tcPr>
            <w:tcW w:w="146" w:type="dxa"/>
            <w:vAlign w:val="center"/>
            <w:hideMark/>
          </w:tcPr>
          <w:p w14:paraId="3AD69288" w14:textId="30646375" w:rsidR="004E4458" w:rsidRPr="00E40265" w:rsidDel="007C349C" w:rsidRDefault="004E4458" w:rsidP="00E40265">
            <w:pPr>
              <w:pStyle w:val="NoSpacing"/>
              <w:rPr>
                <w:del w:id="142" w:author="Scherrer  Beat" w:date="2025-03-20T10:50:00Z" w16du:dateUtc="2025-03-20T09:50:00Z"/>
                <w:noProof/>
                <w:sz w:val="18"/>
                <w:szCs w:val="18"/>
                <w:lang w:val="en-US"/>
              </w:rPr>
            </w:pPr>
          </w:p>
        </w:tc>
      </w:tr>
      <w:tr w:rsidR="004E4458" w:rsidRPr="008277EA" w:rsidDel="007C349C" w14:paraId="1FE5A950" w14:textId="2A20B783" w:rsidTr="004E4458">
        <w:trPr>
          <w:trHeight w:val="290"/>
          <w:del w:id="143" w:author="Scherrer  Beat" w:date="2025-03-20T10:50:00Z"/>
        </w:trPr>
        <w:tc>
          <w:tcPr>
            <w:tcW w:w="2750" w:type="dxa"/>
            <w:tcBorders>
              <w:top w:val="nil"/>
              <w:left w:val="nil"/>
              <w:bottom w:val="nil"/>
              <w:right w:val="nil"/>
            </w:tcBorders>
            <w:shd w:val="clear" w:color="auto" w:fill="auto"/>
            <w:noWrap/>
            <w:vAlign w:val="bottom"/>
            <w:hideMark/>
          </w:tcPr>
          <w:p w14:paraId="6CAF3044" w14:textId="76570CC5" w:rsidR="004E4458" w:rsidRPr="00E40265" w:rsidDel="007C349C" w:rsidRDefault="004E4458" w:rsidP="00E40265">
            <w:pPr>
              <w:pStyle w:val="NoSpacing"/>
              <w:rPr>
                <w:del w:id="144" w:author="Scherrer  Beat" w:date="2025-03-20T10:50:00Z" w16du:dateUtc="2025-03-20T09:50:00Z"/>
                <w:noProof/>
                <w:sz w:val="18"/>
                <w:szCs w:val="18"/>
                <w:lang w:val="de-CH"/>
              </w:rPr>
            </w:pPr>
            <w:del w:id="145" w:author="Scherrer  Beat" w:date="2025-03-20T10:50:00Z" w16du:dateUtc="2025-03-20T09:50:00Z">
              <w:r w:rsidRPr="00E40265" w:rsidDel="007C349C">
                <w:rPr>
                  <w:noProof/>
                  <w:sz w:val="18"/>
                  <w:szCs w:val="18"/>
                  <w:lang w:val="de-CH"/>
                </w:rPr>
                <w:lastRenderedPageBreak/>
                <w:delText>malaria_transfusion</w:delText>
              </w:r>
            </w:del>
          </w:p>
        </w:tc>
        <w:tc>
          <w:tcPr>
            <w:tcW w:w="5808" w:type="dxa"/>
            <w:tcBorders>
              <w:top w:val="nil"/>
              <w:left w:val="nil"/>
              <w:bottom w:val="nil"/>
              <w:right w:val="nil"/>
            </w:tcBorders>
            <w:shd w:val="clear" w:color="auto" w:fill="auto"/>
            <w:noWrap/>
            <w:vAlign w:val="bottom"/>
            <w:hideMark/>
          </w:tcPr>
          <w:p w14:paraId="17DB9A9D" w14:textId="6813FC67" w:rsidR="004E4458" w:rsidRPr="00E40265" w:rsidDel="007C349C" w:rsidRDefault="004E4458" w:rsidP="00E40265">
            <w:pPr>
              <w:pStyle w:val="NoSpacing"/>
              <w:rPr>
                <w:del w:id="146" w:author="Scherrer  Beat" w:date="2025-03-20T10:50:00Z" w16du:dateUtc="2025-03-20T09:50:00Z"/>
                <w:noProof/>
                <w:sz w:val="18"/>
                <w:szCs w:val="18"/>
                <w:lang w:val="en-US"/>
              </w:rPr>
            </w:pPr>
            <w:del w:id="147" w:author="Scherrer  Beat" w:date="2025-03-20T10:50:00Z" w16du:dateUtc="2025-03-20T09:50:00Z">
              <w:r w:rsidRPr="00E40265" w:rsidDel="007C349C">
                <w:rPr>
                  <w:noProof/>
                  <w:sz w:val="18"/>
                  <w:szCs w:val="18"/>
                  <w:lang w:val="en-US"/>
                </w:rPr>
                <w:delText>binary, if respondent thinks malaria contracted via blood transfusion</w:delText>
              </w:r>
            </w:del>
          </w:p>
        </w:tc>
        <w:tc>
          <w:tcPr>
            <w:tcW w:w="1805" w:type="dxa"/>
            <w:tcBorders>
              <w:top w:val="nil"/>
              <w:left w:val="nil"/>
              <w:bottom w:val="nil"/>
              <w:right w:val="nil"/>
            </w:tcBorders>
            <w:shd w:val="clear" w:color="auto" w:fill="auto"/>
            <w:noWrap/>
            <w:vAlign w:val="bottom"/>
          </w:tcPr>
          <w:p w14:paraId="5EC740E4" w14:textId="26A4D77C" w:rsidR="004E4458" w:rsidRPr="00E40265" w:rsidDel="007C349C" w:rsidRDefault="004E4458" w:rsidP="00E40265">
            <w:pPr>
              <w:pStyle w:val="NoSpacing"/>
              <w:rPr>
                <w:del w:id="148" w:author="Scherrer  Beat" w:date="2025-03-20T10:50:00Z" w16du:dateUtc="2025-03-20T09:50:00Z"/>
                <w:noProof/>
                <w:sz w:val="18"/>
                <w:szCs w:val="18"/>
                <w:lang w:val="en-US"/>
              </w:rPr>
            </w:pPr>
            <w:del w:id="149" w:author="Scherrer  Beat" w:date="2025-03-20T10:50:00Z" w16du:dateUtc="2025-03-20T09:50:00Z">
              <w:r w:rsidDel="007C349C">
                <w:rPr>
                  <w:noProof/>
                  <w:sz w:val="18"/>
                  <w:szCs w:val="18"/>
                  <w:lang w:val="en-US"/>
                </w:rPr>
                <w:delText>1</w:delText>
              </w:r>
            </w:del>
          </w:p>
        </w:tc>
        <w:tc>
          <w:tcPr>
            <w:tcW w:w="146" w:type="dxa"/>
            <w:vAlign w:val="center"/>
            <w:hideMark/>
          </w:tcPr>
          <w:p w14:paraId="1D114C16" w14:textId="1CEB6759" w:rsidR="004E4458" w:rsidRPr="00E40265" w:rsidDel="007C349C" w:rsidRDefault="004E4458" w:rsidP="00E40265">
            <w:pPr>
              <w:pStyle w:val="NoSpacing"/>
              <w:rPr>
                <w:del w:id="150" w:author="Scherrer  Beat" w:date="2025-03-20T10:50:00Z" w16du:dateUtc="2025-03-20T09:50:00Z"/>
                <w:noProof/>
                <w:sz w:val="18"/>
                <w:szCs w:val="18"/>
                <w:lang w:val="en-US"/>
              </w:rPr>
            </w:pPr>
          </w:p>
        </w:tc>
        <w:tc>
          <w:tcPr>
            <w:tcW w:w="146" w:type="dxa"/>
            <w:vAlign w:val="center"/>
            <w:hideMark/>
          </w:tcPr>
          <w:p w14:paraId="3BA0B8FE" w14:textId="0DE876C2" w:rsidR="004E4458" w:rsidRPr="00E40265" w:rsidDel="007C349C" w:rsidRDefault="004E4458" w:rsidP="00E40265">
            <w:pPr>
              <w:pStyle w:val="NoSpacing"/>
              <w:rPr>
                <w:del w:id="151" w:author="Scherrer  Beat" w:date="2025-03-20T10:50:00Z" w16du:dateUtc="2025-03-20T09:50:00Z"/>
                <w:noProof/>
                <w:sz w:val="18"/>
                <w:szCs w:val="18"/>
                <w:lang w:val="en-US"/>
              </w:rPr>
            </w:pPr>
          </w:p>
        </w:tc>
      </w:tr>
      <w:tr w:rsidR="004E4458" w:rsidRPr="008277EA" w:rsidDel="007C349C" w14:paraId="483719F4" w14:textId="5BE0E484" w:rsidTr="004E4458">
        <w:trPr>
          <w:trHeight w:val="290"/>
          <w:del w:id="152" w:author="Scherrer  Beat" w:date="2025-03-20T10:50:00Z"/>
        </w:trPr>
        <w:tc>
          <w:tcPr>
            <w:tcW w:w="2750" w:type="dxa"/>
            <w:tcBorders>
              <w:top w:val="nil"/>
              <w:left w:val="nil"/>
              <w:bottom w:val="nil"/>
              <w:right w:val="nil"/>
            </w:tcBorders>
            <w:shd w:val="clear" w:color="auto" w:fill="auto"/>
            <w:noWrap/>
            <w:vAlign w:val="bottom"/>
            <w:hideMark/>
          </w:tcPr>
          <w:p w14:paraId="489D2F03" w14:textId="075660EB" w:rsidR="004E4458" w:rsidRPr="00E40265" w:rsidDel="007C349C" w:rsidRDefault="004E4458" w:rsidP="00E40265">
            <w:pPr>
              <w:pStyle w:val="NoSpacing"/>
              <w:rPr>
                <w:del w:id="153" w:author="Scherrer  Beat" w:date="2025-03-20T10:50:00Z" w16du:dateUtc="2025-03-20T09:50:00Z"/>
                <w:noProof/>
                <w:sz w:val="18"/>
                <w:szCs w:val="18"/>
                <w:lang w:val="de-CH"/>
              </w:rPr>
            </w:pPr>
            <w:del w:id="154" w:author="Scherrer  Beat" w:date="2025-03-20T10:50:00Z" w16du:dateUtc="2025-03-20T09:50:00Z">
              <w:r w:rsidRPr="00E40265" w:rsidDel="007C349C">
                <w:rPr>
                  <w:noProof/>
                  <w:sz w:val="18"/>
                  <w:szCs w:val="18"/>
                  <w:lang w:val="de-CH"/>
                </w:rPr>
                <w:delText>malaria_water</w:delText>
              </w:r>
            </w:del>
          </w:p>
        </w:tc>
        <w:tc>
          <w:tcPr>
            <w:tcW w:w="5808" w:type="dxa"/>
            <w:tcBorders>
              <w:top w:val="nil"/>
              <w:left w:val="nil"/>
              <w:bottom w:val="nil"/>
              <w:right w:val="nil"/>
            </w:tcBorders>
            <w:shd w:val="clear" w:color="auto" w:fill="auto"/>
            <w:noWrap/>
            <w:vAlign w:val="bottom"/>
            <w:hideMark/>
          </w:tcPr>
          <w:p w14:paraId="512174D5" w14:textId="0A15247B" w:rsidR="004E4458" w:rsidRPr="00E40265" w:rsidDel="007C349C" w:rsidRDefault="004E4458" w:rsidP="00E40265">
            <w:pPr>
              <w:pStyle w:val="NoSpacing"/>
              <w:rPr>
                <w:del w:id="155" w:author="Scherrer  Beat" w:date="2025-03-20T10:50:00Z" w16du:dateUtc="2025-03-20T09:50:00Z"/>
                <w:noProof/>
                <w:sz w:val="18"/>
                <w:szCs w:val="18"/>
                <w:lang w:val="en-US"/>
              </w:rPr>
            </w:pPr>
            <w:del w:id="156" w:author="Scherrer  Beat" w:date="2025-03-20T10:50:00Z" w16du:dateUtc="2025-03-20T09:50:00Z">
              <w:r w:rsidRPr="00E40265" w:rsidDel="007C349C">
                <w:rPr>
                  <w:noProof/>
                  <w:sz w:val="18"/>
                  <w:szCs w:val="18"/>
                  <w:lang w:val="en-US"/>
                </w:rPr>
                <w:delText>binary, if respondent thinks malaria contracted via drinking water</w:delText>
              </w:r>
            </w:del>
          </w:p>
        </w:tc>
        <w:tc>
          <w:tcPr>
            <w:tcW w:w="1805" w:type="dxa"/>
            <w:tcBorders>
              <w:top w:val="nil"/>
              <w:left w:val="nil"/>
              <w:bottom w:val="nil"/>
              <w:right w:val="nil"/>
            </w:tcBorders>
            <w:shd w:val="clear" w:color="auto" w:fill="auto"/>
            <w:noWrap/>
            <w:vAlign w:val="bottom"/>
          </w:tcPr>
          <w:p w14:paraId="0B8BFB0E" w14:textId="76313959" w:rsidR="004E4458" w:rsidRPr="00E40265" w:rsidDel="007C349C" w:rsidRDefault="004E4458" w:rsidP="00E40265">
            <w:pPr>
              <w:pStyle w:val="NoSpacing"/>
              <w:rPr>
                <w:del w:id="157" w:author="Scherrer  Beat" w:date="2025-03-20T10:50:00Z" w16du:dateUtc="2025-03-20T09:50:00Z"/>
                <w:noProof/>
                <w:sz w:val="18"/>
                <w:szCs w:val="18"/>
                <w:lang w:val="en-US"/>
              </w:rPr>
            </w:pPr>
            <w:del w:id="158" w:author="Scherrer  Beat" w:date="2025-03-20T10:50:00Z" w16du:dateUtc="2025-03-20T09:50:00Z">
              <w:r w:rsidDel="007C349C">
                <w:rPr>
                  <w:noProof/>
                  <w:sz w:val="18"/>
                  <w:szCs w:val="18"/>
                  <w:lang w:val="en-US"/>
                </w:rPr>
                <w:delText>1</w:delText>
              </w:r>
            </w:del>
          </w:p>
        </w:tc>
        <w:tc>
          <w:tcPr>
            <w:tcW w:w="146" w:type="dxa"/>
            <w:vAlign w:val="center"/>
            <w:hideMark/>
          </w:tcPr>
          <w:p w14:paraId="142AFC3D" w14:textId="59720A1C" w:rsidR="004E4458" w:rsidRPr="00E40265" w:rsidDel="007C349C" w:rsidRDefault="004E4458" w:rsidP="00E40265">
            <w:pPr>
              <w:pStyle w:val="NoSpacing"/>
              <w:rPr>
                <w:del w:id="159" w:author="Scherrer  Beat" w:date="2025-03-20T10:50:00Z" w16du:dateUtc="2025-03-20T09:50:00Z"/>
                <w:noProof/>
                <w:sz w:val="18"/>
                <w:szCs w:val="18"/>
                <w:lang w:val="en-US"/>
              </w:rPr>
            </w:pPr>
          </w:p>
        </w:tc>
        <w:tc>
          <w:tcPr>
            <w:tcW w:w="146" w:type="dxa"/>
            <w:vAlign w:val="center"/>
            <w:hideMark/>
          </w:tcPr>
          <w:p w14:paraId="501B73D2" w14:textId="06FABAE7" w:rsidR="004E4458" w:rsidRPr="00E40265" w:rsidDel="007C349C" w:rsidRDefault="004E4458" w:rsidP="00E40265">
            <w:pPr>
              <w:pStyle w:val="NoSpacing"/>
              <w:rPr>
                <w:del w:id="160" w:author="Scherrer  Beat" w:date="2025-03-20T10:50:00Z" w16du:dateUtc="2025-03-20T09:50:00Z"/>
                <w:noProof/>
                <w:sz w:val="18"/>
                <w:szCs w:val="18"/>
                <w:lang w:val="en-US"/>
              </w:rPr>
            </w:pPr>
          </w:p>
        </w:tc>
      </w:tr>
      <w:tr w:rsidR="004E4458" w:rsidRPr="008277EA" w14:paraId="21A88E2B" w14:textId="77777777" w:rsidTr="004E4458">
        <w:trPr>
          <w:trHeight w:val="290"/>
        </w:trPr>
        <w:tc>
          <w:tcPr>
            <w:tcW w:w="2750" w:type="dxa"/>
            <w:tcBorders>
              <w:top w:val="nil"/>
              <w:left w:val="nil"/>
              <w:bottom w:val="nil"/>
              <w:right w:val="nil"/>
            </w:tcBorders>
            <w:shd w:val="clear" w:color="auto" w:fill="auto"/>
            <w:noWrap/>
            <w:vAlign w:val="bottom"/>
            <w:hideMark/>
          </w:tcPr>
          <w:p w14:paraId="04EB773E" w14:textId="77777777" w:rsidR="004E4458" w:rsidRPr="00E40265" w:rsidRDefault="004E4458" w:rsidP="00E40265">
            <w:pPr>
              <w:pStyle w:val="NoSpacing"/>
              <w:rPr>
                <w:noProof/>
                <w:sz w:val="18"/>
                <w:szCs w:val="18"/>
                <w:lang w:val="de-CH"/>
              </w:rPr>
            </w:pPr>
            <w:r w:rsidRPr="00E40265">
              <w:rPr>
                <w:noProof/>
                <w:sz w:val="18"/>
                <w:szCs w:val="18"/>
                <w:lang w:val="de-CH"/>
              </w:rPr>
              <w:t>married</w:t>
            </w:r>
          </w:p>
        </w:tc>
        <w:tc>
          <w:tcPr>
            <w:tcW w:w="5808" w:type="dxa"/>
            <w:tcBorders>
              <w:top w:val="nil"/>
              <w:left w:val="nil"/>
              <w:bottom w:val="nil"/>
              <w:right w:val="nil"/>
            </w:tcBorders>
            <w:shd w:val="clear" w:color="auto" w:fill="auto"/>
            <w:noWrap/>
            <w:vAlign w:val="bottom"/>
            <w:hideMark/>
          </w:tcPr>
          <w:p w14:paraId="584A3195" w14:textId="77777777" w:rsidR="004E4458" w:rsidRPr="00E40265" w:rsidRDefault="004E4458" w:rsidP="00E40265">
            <w:pPr>
              <w:pStyle w:val="NoSpacing"/>
              <w:rPr>
                <w:noProof/>
                <w:sz w:val="18"/>
                <w:szCs w:val="18"/>
                <w:lang w:val="en-US"/>
              </w:rPr>
            </w:pPr>
            <w:r w:rsidRPr="00E40265">
              <w:rPr>
                <w:noProof/>
                <w:sz w:val="18"/>
                <w:szCs w:val="18"/>
                <w:lang w:val="en-US"/>
              </w:rPr>
              <w:t>binary, 1 if person is married or with a partner</w:t>
            </w:r>
          </w:p>
        </w:tc>
        <w:tc>
          <w:tcPr>
            <w:tcW w:w="1805" w:type="dxa"/>
            <w:tcBorders>
              <w:top w:val="nil"/>
              <w:left w:val="nil"/>
              <w:bottom w:val="nil"/>
              <w:right w:val="nil"/>
            </w:tcBorders>
            <w:shd w:val="clear" w:color="auto" w:fill="auto"/>
            <w:noWrap/>
            <w:vAlign w:val="bottom"/>
          </w:tcPr>
          <w:p w14:paraId="315CF37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5F55AB2" w14:textId="77777777" w:rsidR="004E4458" w:rsidRPr="00E40265" w:rsidRDefault="004E4458" w:rsidP="00E40265">
            <w:pPr>
              <w:pStyle w:val="NoSpacing"/>
              <w:rPr>
                <w:noProof/>
                <w:sz w:val="18"/>
                <w:szCs w:val="18"/>
                <w:lang w:val="en-US"/>
              </w:rPr>
            </w:pPr>
          </w:p>
        </w:tc>
        <w:tc>
          <w:tcPr>
            <w:tcW w:w="146" w:type="dxa"/>
            <w:vAlign w:val="center"/>
            <w:hideMark/>
          </w:tcPr>
          <w:p w14:paraId="40A55487" w14:textId="77777777" w:rsidR="004E4458" w:rsidRPr="00E40265" w:rsidRDefault="004E4458" w:rsidP="00E40265">
            <w:pPr>
              <w:pStyle w:val="NoSpacing"/>
              <w:rPr>
                <w:noProof/>
                <w:sz w:val="18"/>
                <w:szCs w:val="18"/>
                <w:lang w:val="en-US"/>
              </w:rPr>
            </w:pPr>
          </w:p>
        </w:tc>
      </w:tr>
      <w:tr w:rsidR="004E4458" w:rsidRPr="00891AD1" w:rsidDel="007C349C" w14:paraId="3654404E" w14:textId="4557938B" w:rsidTr="004E4458">
        <w:trPr>
          <w:trHeight w:val="290"/>
          <w:del w:id="161" w:author="Scherrer  Beat" w:date="2025-03-20T10:49:00Z"/>
        </w:trPr>
        <w:tc>
          <w:tcPr>
            <w:tcW w:w="2750" w:type="dxa"/>
            <w:tcBorders>
              <w:top w:val="nil"/>
              <w:left w:val="nil"/>
              <w:bottom w:val="nil"/>
              <w:right w:val="nil"/>
            </w:tcBorders>
            <w:shd w:val="clear" w:color="auto" w:fill="auto"/>
            <w:noWrap/>
            <w:vAlign w:val="bottom"/>
            <w:hideMark/>
          </w:tcPr>
          <w:p w14:paraId="5A62DA44" w14:textId="2A80CDC5" w:rsidR="004E4458" w:rsidRPr="00891AD1" w:rsidDel="007C349C" w:rsidRDefault="004E4458" w:rsidP="00E40265">
            <w:pPr>
              <w:pStyle w:val="NoSpacing"/>
              <w:rPr>
                <w:del w:id="162" w:author="Scherrer  Beat" w:date="2025-03-20T10:49:00Z" w16du:dateUtc="2025-03-20T09:49:00Z"/>
                <w:strike/>
                <w:noProof/>
                <w:sz w:val="18"/>
                <w:szCs w:val="18"/>
                <w:lang w:val="de-CH"/>
              </w:rPr>
            </w:pPr>
            <w:del w:id="163" w:author="Scherrer  Beat" w:date="2025-03-20T10:49:00Z" w16du:dateUtc="2025-03-20T09:49:00Z">
              <w:r w:rsidRPr="00891AD1" w:rsidDel="007C349C">
                <w:rPr>
                  <w:strike/>
                  <w:noProof/>
                  <w:sz w:val="18"/>
                  <w:szCs w:val="18"/>
                  <w:lang w:val="de-CH"/>
                </w:rPr>
                <w:delText>married_HH</w:delText>
              </w:r>
            </w:del>
          </w:p>
        </w:tc>
        <w:tc>
          <w:tcPr>
            <w:tcW w:w="5808" w:type="dxa"/>
            <w:tcBorders>
              <w:top w:val="nil"/>
              <w:left w:val="nil"/>
              <w:bottom w:val="nil"/>
              <w:right w:val="nil"/>
            </w:tcBorders>
            <w:shd w:val="clear" w:color="auto" w:fill="auto"/>
            <w:noWrap/>
            <w:vAlign w:val="bottom"/>
            <w:hideMark/>
          </w:tcPr>
          <w:p w14:paraId="1D5C49F5" w14:textId="2B6B7298" w:rsidR="004E4458" w:rsidRPr="00891AD1" w:rsidDel="007C349C" w:rsidRDefault="004E4458" w:rsidP="00E40265">
            <w:pPr>
              <w:pStyle w:val="NoSpacing"/>
              <w:rPr>
                <w:del w:id="164" w:author="Scherrer  Beat" w:date="2025-03-20T10:49:00Z" w16du:dateUtc="2025-03-20T09:49:00Z"/>
                <w:strike/>
                <w:noProof/>
                <w:sz w:val="18"/>
                <w:szCs w:val="18"/>
                <w:lang w:val="en-US"/>
              </w:rPr>
            </w:pPr>
            <w:del w:id="165" w:author="Scherrer  Beat" w:date="2025-03-20T10:49:00Z" w16du:dateUtc="2025-03-20T09:49:00Z">
              <w:r w:rsidRPr="00891AD1" w:rsidDel="007C349C">
                <w:rPr>
                  <w:strike/>
                  <w:noProof/>
                  <w:sz w:val="18"/>
                  <w:szCs w:val="18"/>
                  <w:lang w:val="en-US"/>
                </w:rPr>
                <w:delText>binary, 1 if someone in household is married or with a partner</w:delText>
              </w:r>
            </w:del>
          </w:p>
        </w:tc>
        <w:tc>
          <w:tcPr>
            <w:tcW w:w="1805" w:type="dxa"/>
            <w:tcBorders>
              <w:top w:val="nil"/>
              <w:left w:val="nil"/>
              <w:bottom w:val="nil"/>
              <w:right w:val="nil"/>
            </w:tcBorders>
            <w:shd w:val="clear" w:color="auto" w:fill="auto"/>
            <w:noWrap/>
            <w:vAlign w:val="bottom"/>
          </w:tcPr>
          <w:p w14:paraId="788DFB04" w14:textId="38C6579F" w:rsidR="004E4458" w:rsidRPr="00891AD1" w:rsidDel="007C349C" w:rsidRDefault="004E4458" w:rsidP="00E40265">
            <w:pPr>
              <w:pStyle w:val="NoSpacing"/>
              <w:rPr>
                <w:del w:id="166" w:author="Scherrer  Beat" w:date="2025-03-20T10:49:00Z" w16du:dateUtc="2025-03-20T09:49:00Z"/>
                <w:strike/>
                <w:noProof/>
                <w:sz w:val="18"/>
                <w:szCs w:val="18"/>
                <w:lang w:val="en-US"/>
              </w:rPr>
            </w:pPr>
            <w:del w:id="167" w:author="Scherrer  Beat" w:date="2025-03-20T10:49:00Z" w16du:dateUtc="2025-03-20T09:49:00Z">
              <w:r w:rsidRPr="00891AD1" w:rsidDel="007C349C">
                <w:rPr>
                  <w:strike/>
                  <w:noProof/>
                  <w:sz w:val="18"/>
                  <w:szCs w:val="18"/>
                  <w:lang w:val="en-US"/>
                </w:rPr>
                <w:delText>32</w:delText>
              </w:r>
            </w:del>
          </w:p>
        </w:tc>
        <w:tc>
          <w:tcPr>
            <w:tcW w:w="146" w:type="dxa"/>
            <w:vAlign w:val="center"/>
            <w:hideMark/>
          </w:tcPr>
          <w:p w14:paraId="79E3BF70" w14:textId="2C1C50FF" w:rsidR="004E4458" w:rsidRPr="00891AD1" w:rsidDel="007C349C" w:rsidRDefault="004E4458" w:rsidP="00E40265">
            <w:pPr>
              <w:pStyle w:val="NoSpacing"/>
              <w:rPr>
                <w:del w:id="168" w:author="Scherrer  Beat" w:date="2025-03-20T10:49:00Z" w16du:dateUtc="2025-03-20T09:49:00Z"/>
                <w:strike/>
                <w:noProof/>
                <w:sz w:val="18"/>
                <w:szCs w:val="18"/>
                <w:lang w:val="en-US"/>
              </w:rPr>
            </w:pPr>
          </w:p>
        </w:tc>
        <w:tc>
          <w:tcPr>
            <w:tcW w:w="146" w:type="dxa"/>
            <w:vAlign w:val="center"/>
            <w:hideMark/>
          </w:tcPr>
          <w:p w14:paraId="3134169D" w14:textId="555BFF22" w:rsidR="004E4458" w:rsidRPr="00891AD1" w:rsidDel="007C349C" w:rsidRDefault="004E4458" w:rsidP="00E40265">
            <w:pPr>
              <w:pStyle w:val="NoSpacing"/>
              <w:rPr>
                <w:del w:id="169" w:author="Scherrer  Beat" w:date="2025-03-20T10:49:00Z" w16du:dateUtc="2025-03-20T09:49:00Z"/>
                <w:strike/>
                <w:noProof/>
                <w:sz w:val="18"/>
                <w:szCs w:val="18"/>
                <w:lang w:val="en-US"/>
              </w:rPr>
            </w:pPr>
          </w:p>
        </w:tc>
      </w:tr>
      <w:tr w:rsidR="004E4458" w:rsidRPr="008277EA" w14:paraId="28740D1B" w14:textId="77777777" w:rsidTr="004E4458">
        <w:trPr>
          <w:trHeight w:val="290"/>
        </w:trPr>
        <w:tc>
          <w:tcPr>
            <w:tcW w:w="2750" w:type="dxa"/>
            <w:tcBorders>
              <w:top w:val="nil"/>
              <w:left w:val="nil"/>
              <w:right w:val="nil"/>
            </w:tcBorders>
            <w:shd w:val="clear" w:color="auto" w:fill="auto"/>
            <w:noWrap/>
            <w:vAlign w:val="bottom"/>
            <w:hideMark/>
          </w:tcPr>
          <w:p w14:paraId="5933BDD0" w14:textId="77777777" w:rsidR="004E4458" w:rsidRPr="00E40265" w:rsidRDefault="004E4458" w:rsidP="00E40265">
            <w:pPr>
              <w:pStyle w:val="NoSpacing"/>
              <w:rPr>
                <w:noProof/>
                <w:sz w:val="18"/>
                <w:szCs w:val="18"/>
                <w:lang w:val="de-CH"/>
              </w:rPr>
            </w:pPr>
            <w:r w:rsidRPr="00E40265">
              <w:rPr>
                <w:noProof/>
                <w:sz w:val="18"/>
                <w:szCs w:val="18"/>
                <w:lang w:val="de-CH"/>
              </w:rPr>
              <w:t>media</w:t>
            </w:r>
          </w:p>
        </w:tc>
        <w:tc>
          <w:tcPr>
            <w:tcW w:w="5808" w:type="dxa"/>
            <w:tcBorders>
              <w:top w:val="nil"/>
              <w:left w:val="nil"/>
              <w:right w:val="nil"/>
            </w:tcBorders>
            <w:shd w:val="clear" w:color="auto" w:fill="auto"/>
            <w:noWrap/>
            <w:vAlign w:val="bottom"/>
            <w:hideMark/>
          </w:tcPr>
          <w:p w14:paraId="3105A75C" w14:textId="77777777" w:rsidR="004E4458" w:rsidRPr="00E40265" w:rsidRDefault="004E4458" w:rsidP="00E40265">
            <w:pPr>
              <w:pStyle w:val="NoSpacing"/>
              <w:rPr>
                <w:noProof/>
                <w:sz w:val="18"/>
                <w:szCs w:val="18"/>
                <w:lang w:val="en-US"/>
              </w:rPr>
            </w:pPr>
            <w:r w:rsidRPr="00E40265">
              <w:rPr>
                <w:noProof/>
                <w:sz w:val="18"/>
                <w:szCs w:val="18"/>
                <w:lang w:val="en-US"/>
              </w:rPr>
              <w:t>binary, 1 if woman has some exposure to mass media</w:t>
            </w:r>
          </w:p>
        </w:tc>
        <w:tc>
          <w:tcPr>
            <w:tcW w:w="1805" w:type="dxa"/>
            <w:tcBorders>
              <w:top w:val="nil"/>
              <w:left w:val="nil"/>
              <w:right w:val="nil"/>
            </w:tcBorders>
            <w:shd w:val="clear" w:color="auto" w:fill="auto"/>
            <w:noWrap/>
            <w:vAlign w:val="bottom"/>
          </w:tcPr>
          <w:p w14:paraId="40F2433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90AA506" w14:textId="77777777" w:rsidR="004E4458" w:rsidRPr="00E40265" w:rsidRDefault="004E4458" w:rsidP="00E40265">
            <w:pPr>
              <w:pStyle w:val="NoSpacing"/>
              <w:rPr>
                <w:noProof/>
                <w:sz w:val="18"/>
                <w:szCs w:val="18"/>
                <w:lang w:val="en-US"/>
              </w:rPr>
            </w:pPr>
          </w:p>
        </w:tc>
        <w:tc>
          <w:tcPr>
            <w:tcW w:w="146" w:type="dxa"/>
            <w:vAlign w:val="center"/>
            <w:hideMark/>
          </w:tcPr>
          <w:p w14:paraId="1869A88E" w14:textId="77777777" w:rsidR="004E4458" w:rsidRPr="00E40265" w:rsidRDefault="004E4458" w:rsidP="00E40265">
            <w:pPr>
              <w:pStyle w:val="NoSpacing"/>
              <w:rPr>
                <w:noProof/>
                <w:sz w:val="18"/>
                <w:szCs w:val="18"/>
                <w:lang w:val="en-US"/>
              </w:rPr>
            </w:pPr>
          </w:p>
        </w:tc>
      </w:tr>
      <w:tr w:rsidR="004E4458" w:rsidRPr="00992057" w:rsidDel="007C349C" w14:paraId="25D0E982" w14:textId="35DB5A61" w:rsidTr="004E4458">
        <w:trPr>
          <w:trHeight w:val="290"/>
          <w:del w:id="170" w:author="Scherrer  Beat" w:date="2025-03-20T10:49:00Z"/>
        </w:trPr>
        <w:tc>
          <w:tcPr>
            <w:tcW w:w="2750" w:type="dxa"/>
            <w:tcBorders>
              <w:top w:val="nil"/>
              <w:left w:val="nil"/>
              <w:right w:val="nil"/>
            </w:tcBorders>
            <w:shd w:val="clear" w:color="auto" w:fill="auto"/>
            <w:noWrap/>
            <w:vAlign w:val="bottom"/>
            <w:hideMark/>
          </w:tcPr>
          <w:p w14:paraId="07277D29" w14:textId="7F54C841" w:rsidR="004E4458" w:rsidRPr="00992057" w:rsidDel="007C349C" w:rsidRDefault="004E4458" w:rsidP="00E40265">
            <w:pPr>
              <w:pStyle w:val="NoSpacing"/>
              <w:rPr>
                <w:del w:id="171" w:author="Scherrer  Beat" w:date="2025-03-20T10:49:00Z" w16du:dateUtc="2025-03-20T09:49:00Z"/>
                <w:strike/>
                <w:noProof/>
                <w:sz w:val="18"/>
                <w:szCs w:val="18"/>
                <w:lang w:val="de-CH"/>
              </w:rPr>
            </w:pPr>
            <w:del w:id="172" w:author="Scherrer  Beat" w:date="2025-03-20T10:49:00Z" w16du:dateUtc="2025-03-20T09:49:00Z">
              <w:r w:rsidRPr="00992057" w:rsidDel="007C349C">
                <w:rPr>
                  <w:strike/>
                  <w:noProof/>
                  <w:sz w:val="18"/>
                  <w:szCs w:val="18"/>
                  <w:lang w:val="de-CH"/>
                </w:rPr>
                <w:delText>media_HH</w:delText>
              </w:r>
            </w:del>
          </w:p>
        </w:tc>
        <w:tc>
          <w:tcPr>
            <w:tcW w:w="5808" w:type="dxa"/>
            <w:tcBorders>
              <w:top w:val="nil"/>
              <w:left w:val="nil"/>
              <w:right w:val="nil"/>
            </w:tcBorders>
            <w:shd w:val="clear" w:color="auto" w:fill="auto"/>
            <w:noWrap/>
            <w:vAlign w:val="bottom"/>
            <w:hideMark/>
          </w:tcPr>
          <w:p w14:paraId="10F931CA" w14:textId="514DD674" w:rsidR="004E4458" w:rsidRPr="00992057" w:rsidDel="007C349C" w:rsidRDefault="004E4458" w:rsidP="00E40265">
            <w:pPr>
              <w:pStyle w:val="NoSpacing"/>
              <w:rPr>
                <w:del w:id="173" w:author="Scherrer  Beat" w:date="2025-03-20T10:49:00Z" w16du:dateUtc="2025-03-20T09:49:00Z"/>
                <w:strike/>
                <w:noProof/>
                <w:sz w:val="18"/>
                <w:szCs w:val="18"/>
                <w:lang w:val="en-US"/>
              </w:rPr>
            </w:pPr>
            <w:del w:id="174" w:author="Scherrer  Beat" w:date="2025-03-20T10:49:00Z" w16du:dateUtc="2025-03-20T09:49:00Z">
              <w:r w:rsidRPr="00992057" w:rsidDel="007C349C">
                <w:rPr>
                  <w:strike/>
                  <w:noProof/>
                  <w:sz w:val="18"/>
                  <w:szCs w:val="18"/>
                  <w:lang w:val="en-US"/>
                </w:rPr>
                <w:delText>binary, 1 if household has some exposure to mass media</w:delText>
              </w:r>
            </w:del>
          </w:p>
        </w:tc>
        <w:tc>
          <w:tcPr>
            <w:tcW w:w="1805" w:type="dxa"/>
            <w:tcBorders>
              <w:top w:val="nil"/>
              <w:left w:val="nil"/>
              <w:right w:val="nil"/>
            </w:tcBorders>
            <w:shd w:val="clear" w:color="auto" w:fill="auto"/>
            <w:noWrap/>
            <w:vAlign w:val="bottom"/>
          </w:tcPr>
          <w:p w14:paraId="42F7C615" w14:textId="6B97667F" w:rsidR="004E4458" w:rsidRPr="00992057" w:rsidDel="007C349C" w:rsidRDefault="004E4458" w:rsidP="00E40265">
            <w:pPr>
              <w:pStyle w:val="NoSpacing"/>
              <w:rPr>
                <w:del w:id="175" w:author="Scherrer  Beat" w:date="2025-03-20T10:49:00Z" w16du:dateUtc="2025-03-20T09:49:00Z"/>
                <w:strike/>
                <w:noProof/>
                <w:sz w:val="18"/>
                <w:szCs w:val="18"/>
                <w:lang w:val="en-US"/>
              </w:rPr>
            </w:pPr>
            <w:del w:id="176" w:author="Scherrer  Beat" w:date="2025-03-20T10:49:00Z" w16du:dateUtc="2025-03-20T09:49:00Z">
              <w:r w:rsidRPr="00992057" w:rsidDel="007C349C">
                <w:rPr>
                  <w:strike/>
                  <w:noProof/>
                  <w:sz w:val="18"/>
                  <w:szCs w:val="18"/>
                  <w:lang w:val="en-US"/>
                </w:rPr>
                <w:delText>32</w:delText>
              </w:r>
            </w:del>
          </w:p>
        </w:tc>
        <w:tc>
          <w:tcPr>
            <w:tcW w:w="146" w:type="dxa"/>
            <w:vAlign w:val="center"/>
            <w:hideMark/>
          </w:tcPr>
          <w:p w14:paraId="3676FA35" w14:textId="2A440721" w:rsidR="004E4458" w:rsidRPr="00992057" w:rsidDel="007C349C" w:rsidRDefault="004E4458" w:rsidP="00E40265">
            <w:pPr>
              <w:pStyle w:val="NoSpacing"/>
              <w:rPr>
                <w:del w:id="177" w:author="Scherrer  Beat" w:date="2025-03-20T10:49:00Z" w16du:dateUtc="2025-03-20T09:49:00Z"/>
                <w:strike/>
                <w:noProof/>
                <w:sz w:val="18"/>
                <w:szCs w:val="18"/>
                <w:lang w:val="en-US"/>
              </w:rPr>
            </w:pPr>
          </w:p>
        </w:tc>
        <w:tc>
          <w:tcPr>
            <w:tcW w:w="146" w:type="dxa"/>
            <w:vAlign w:val="center"/>
            <w:hideMark/>
          </w:tcPr>
          <w:p w14:paraId="0D699049" w14:textId="0ED25389" w:rsidR="004E4458" w:rsidRPr="00992057" w:rsidDel="007C349C" w:rsidRDefault="004E4458" w:rsidP="00E40265">
            <w:pPr>
              <w:pStyle w:val="NoSpacing"/>
              <w:rPr>
                <w:del w:id="178" w:author="Scherrer  Beat" w:date="2025-03-20T10:49:00Z" w16du:dateUtc="2025-03-20T09:49:00Z"/>
                <w:strike/>
                <w:noProof/>
                <w:sz w:val="18"/>
                <w:szCs w:val="18"/>
                <w:lang w:val="en-US"/>
              </w:rPr>
            </w:pPr>
          </w:p>
        </w:tc>
      </w:tr>
      <w:tr w:rsidR="004E4458" w:rsidRPr="008277EA" w14:paraId="4F0E6ED2" w14:textId="77777777" w:rsidTr="004E4458">
        <w:trPr>
          <w:trHeight w:val="290"/>
        </w:trPr>
        <w:tc>
          <w:tcPr>
            <w:tcW w:w="2750" w:type="dxa"/>
            <w:tcBorders>
              <w:left w:val="nil"/>
              <w:bottom w:val="nil"/>
              <w:right w:val="nil"/>
            </w:tcBorders>
            <w:shd w:val="clear" w:color="auto" w:fill="auto"/>
            <w:noWrap/>
            <w:vAlign w:val="bottom"/>
            <w:hideMark/>
          </w:tcPr>
          <w:p w14:paraId="5A9AE16A" w14:textId="77777777" w:rsidR="004E4458" w:rsidRPr="00E40265" w:rsidRDefault="004E4458" w:rsidP="00E40265">
            <w:pPr>
              <w:pStyle w:val="NoSpacing"/>
              <w:rPr>
                <w:noProof/>
                <w:sz w:val="18"/>
                <w:szCs w:val="18"/>
                <w:lang w:val="de-CH"/>
              </w:rPr>
            </w:pPr>
            <w:r w:rsidRPr="00E40265">
              <w:rPr>
                <w:noProof/>
                <w:sz w:val="18"/>
                <w:szCs w:val="18"/>
                <w:lang w:val="de-CH"/>
              </w:rPr>
              <w:t>member_all_HH</w:t>
            </w:r>
          </w:p>
        </w:tc>
        <w:tc>
          <w:tcPr>
            <w:tcW w:w="5808" w:type="dxa"/>
            <w:tcBorders>
              <w:left w:val="nil"/>
              <w:bottom w:val="nil"/>
              <w:right w:val="nil"/>
            </w:tcBorders>
            <w:shd w:val="clear" w:color="auto" w:fill="auto"/>
            <w:noWrap/>
            <w:vAlign w:val="bottom"/>
            <w:hideMark/>
          </w:tcPr>
          <w:p w14:paraId="02C67A66" w14:textId="77777777" w:rsidR="004E4458" w:rsidRPr="00E40265" w:rsidRDefault="004E4458" w:rsidP="00E40265">
            <w:pPr>
              <w:pStyle w:val="NoSpacing"/>
              <w:rPr>
                <w:noProof/>
                <w:sz w:val="18"/>
                <w:szCs w:val="18"/>
                <w:lang w:val="en-US"/>
              </w:rPr>
            </w:pPr>
            <w:r w:rsidRPr="00E40265">
              <w:rPr>
                <w:noProof/>
                <w:sz w:val="18"/>
                <w:szCs w:val="18"/>
                <w:lang w:val="en-US"/>
              </w:rPr>
              <w:t>Number of household members (standardized with Z-score normalization)</w:t>
            </w:r>
          </w:p>
        </w:tc>
        <w:tc>
          <w:tcPr>
            <w:tcW w:w="1805" w:type="dxa"/>
            <w:tcBorders>
              <w:left w:val="nil"/>
              <w:bottom w:val="nil"/>
              <w:right w:val="nil"/>
            </w:tcBorders>
            <w:shd w:val="clear" w:color="auto" w:fill="auto"/>
            <w:noWrap/>
            <w:vAlign w:val="bottom"/>
          </w:tcPr>
          <w:p w14:paraId="13525B32"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9815339" w14:textId="77777777" w:rsidR="004E4458" w:rsidRPr="00E40265" w:rsidRDefault="004E4458" w:rsidP="00E40265">
            <w:pPr>
              <w:pStyle w:val="NoSpacing"/>
              <w:rPr>
                <w:noProof/>
                <w:sz w:val="18"/>
                <w:szCs w:val="18"/>
                <w:lang w:val="en-US"/>
              </w:rPr>
            </w:pPr>
          </w:p>
        </w:tc>
        <w:tc>
          <w:tcPr>
            <w:tcW w:w="146" w:type="dxa"/>
            <w:vAlign w:val="center"/>
            <w:hideMark/>
          </w:tcPr>
          <w:p w14:paraId="51629C2E" w14:textId="77777777" w:rsidR="004E4458" w:rsidRPr="00E40265" w:rsidRDefault="004E4458" w:rsidP="00E40265">
            <w:pPr>
              <w:pStyle w:val="NoSpacing"/>
              <w:rPr>
                <w:noProof/>
                <w:sz w:val="18"/>
                <w:szCs w:val="18"/>
                <w:lang w:val="en-US"/>
              </w:rPr>
            </w:pPr>
          </w:p>
        </w:tc>
      </w:tr>
      <w:tr w:rsidR="004E4458" w:rsidRPr="008277EA" w14:paraId="4046693A" w14:textId="77777777" w:rsidTr="004E4458">
        <w:trPr>
          <w:trHeight w:val="290"/>
        </w:trPr>
        <w:tc>
          <w:tcPr>
            <w:tcW w:w="2750" w:type="dxa"/>
            <w:tcBorders>
              <w:top w:val="nil"/>
              <w:left w:val="nil"/>
              <w:bottom w:val="nil"/>
              <w:right w:val="nil"/>
            </w:tcBorders>
            <w:shd w:val="clear" w:color="auto" w:fill="auto"/>
            <w:noWrap/>
            <w:vAlign w:val="bottom"/>
            <w:hideMark/>
          </w:tcPr>
          <w:p w14:paraId="77BE4D85" w14:textId="77777777" w:rsidR="004E4458" w:rsidRPr="00E40265" w:rsidRDefault="004E4458" w:rsidP="00E40265">
            <w:pPr>
              <w:pStyle w:val="NoSpacing"/>
              <w:rPr>
                <w:noProof/>
                <w:sz w:val="18"/>
                <w:szCs w:val="18"/>
                <w:lang w:val="de-CH"/>
              </w:rPr>
            </w:pPr>
            <w:r w:rsidRPr="00E40265">
              <w:rPr>
                <w:noProof/>
                <w:sz w:val="18"/>
                <w:szCs w:val="18"/>
                <w:lang w:val="de-CH"/>
              </w:rPr>
              <w:t>member_child_under_5</w:t>
            </w:r>
          </w:p>
        </w:tc>
        <w:tc>
          <w:tcPr>
            <w:tcW w:w="5808" w:type="dxa"/>
            <w:tcBorders>
              <w:top w:val="nil"/>
              <w:left w:val="nil"/>
              <w:bottom w:val="nil"/>
              <w:right w:val="nil"/>
            </w:tcBorders>
            <w:shd w:val="clear" w:color="auto" w:fill="auto"/>
            <w:noWrap/>
            <w:vAlign w:val="bottom"/>
            <w:hideMark/>
          </w:tcPr>
          <w:p w14:paraId="5AB0E259" w14:textId="77777777" w:rsidR="004E4458" w:rsidRPr="00E40265" w:rsidRDefault="004E4458" w:rsidP="00E40265">
            <w:pPr>
              <w:pStyle w:val="NoSpacing"/>
              <w:rPr>
                <w:noProof/>
                <w:sz w:val="18"/>
                <w:szCs w:val="18"/>
                <w:lang w:val="en-US"/>
              </w:rPr>
            </w:pPr>
            <w:r w:rsidRPr="00E40265">
              <w:rPr>
                <w:noProof/>
                <w:sz w:val="18"/>
                <w:szCs w:val="18"/>
                <w:lang w:val="en-US"/>
              </w:rPr>
              <w:t>Number of household members &lt;5 (standardized with Z-score normalization)</w:t>
            </w:r>
          </w:p>
        </w:tc>
        <w:tc>
          <w:tcPr>
            <w:tcW w:w="1805" w:type="dxa"/>
            <w:tcBorders>
              <w:top w:val="nil"/>
              <w:left w:val="nil"/>
              <w:bottom w:val="nil"/>
              <w:right w:val="nil"/>
            </w:tcBorders>
            <w:shd w:val="clear" w:color="auto" w:fill="auto"/>
            <w:noWrap/>
            <w:vAlign w:val="bottom"/>
          </w:tcPr>
          <w:p w14:paraId="4EE85410"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1EDBA96" w14:textId="77777777" w:rsidR="004E4458" w:rsidRPr="00E40265" w:rsidRDefault="004E4458" w:rsidP="00E40265">
            <w:pPr>
              <w:pStyle w:val="NoSpacing"/>
              <w:rPr>
                <w:noProof/>
                <w:sz w:val="18"/>
                <w:szCs w:val="18"/>
                <w:lang w:val="en-US"/>
              </w:rPr>
            </w:pPr>
          </w:p>
        </w:tc>
        <w:tc>
          <w:tcPr>
            <w:tcW w:w="146" w:type="dxa"/>
            <w:vAlign w:val="center"/>
            <w:hideMark/>
          </w:tcPr>
          <w:p w14:paraId="581BDEFD" w14:textId="77777777" w:rsidR="004E4458" w:rsidRPr="00E40265" w:rsidRDefault="004E4458" w:rsidP="00E40265">
            <w:pPr>
              <w:pStyle w:val="NoSpacing"/>
              <w:rPr>
                <w:noProof/>
                <w:sz w:val="18"/>
                <w:szCs w:val="18"/>
                <w:lang w:val="en-US"/>
              </w:rPr>
            </w:pPr>
          </w:p>
        </w:tc>
      </w:tr>
      <w:tr w:rsidR="004E4458" w:rsidRPr="008277EA" w14:paraId="2A1484CF" w14:textId="77777777" w:rsidTr="004E4458">
        <w:trPr>
          <w:trHeight w:val="290"/>
        </w:trPr>
        <w:tc>
          <w:tcPr>
            <w:tcW w:w="2750" w:type="dxa"/>
            <w:tcBorders>
              <w:top w:val="nil"/>
              <w:left w:val="nil"/>
              <w:bottom w:val="nil"/>
              <w:right w:val="nil"/>
            </w:tcBorders>
            <w:shd w:val="clear" w:color="auto" w:fill="auto"/>
            <w:noWrap/>
            <w:vAlign w:val="bottom"/>
            <w:hideMark/>
          </w:tcPr>
          <w:p w14:paraId="683F9D53" w14:textId="77777777" w:rsidR="004E4458" w:rsidRPr="00E40265" w:rsidRDefault="004E4458" w:rsidP="00E40265">
            <w:pPr>
              <w:pStyle w:val="NoSpacing"/>
              <w:rPr>
                <w:noProof/>
                <w:sz w:val="18"/>
                <w:szCs w:val="18"/>
                <w:lang w:val="de-CH"/>
              </w:rPr>
            </w:pPr>
            <w:r w:rsidRPr="00E40265">
              <w:rPr>
                <w:noProof/>
                <w:sz w:val="18"/>
                <w:szCs w:val="18"/>
                <w:lang w:val="de-CH"/>
              </w:rPr>
              <w:t>member_women_HH</w:t>
            </w:r>
          </w:p>
        </w:tc>
        <w:tc>
          <w:tcPr>
            <w:tcW w:w="5808" w:type="dxa"/>
            <w:tcBorders>
              <w:top w:val="nil"/>
              <w:left w:val="nil"/>
              <w:bottom w:val="nil"/>
              <w:right w:val="nil"/>
            </w:tcBorders>
            <w:shd w:val="clear" w:color="auto" w:fill="auto"/>
            <w:noWrap/>
            <w:vAlign w:val="bottom"/>
            <w:hideMark/>
          </w:tcPr>
          <w:p w14:paraId="6B836F63" w14:textId="77777777" w:rsidR="004E4458" w:rsidRPr="00E40265" w:rsidRDefault="004E4458" w:rsidP="00E40265">
            <w:pPr>
              <w:pStyle w:val="NoSpacing"/>
              <w:rPr>
                <w:noProof/>
                <w:sz w:val="18"/>
                <w:szCs w:val="18"/>
                <w:lang w:val="en-US"/>
              </w:rPr>
            </w:pPr>
            <w:r w:rsidRPr="00E40265">
              <w:rPr>
                <w:noProof/>
                <w:sz w:val="18"/>
                <w:szCs w:val="18"/>
                <w:lang w:val="en-US"/>
              </w:rPr>
              <w:t>Number of eligible women in household (standardized with Z-score normalization)</w:t>
            </w:r>
          </w:p>
        </w:tc>
        <w:tc>
          <w:tcPr>
            <w:tcW w:w="1805" w:type="dxa"/>
            <w:tcBorders>
              <w:top w:val="nil"/>
              <w:left w:val="nil"/>
              <w:bottom w:val="nil"/>
              <w:right w:val="nil"/>
            </w:tcBorders>
            <w:shd w:val="clear" w:color="auto" w:fill="auto"/>
            <w:noWrap/>
            <w:vAlign w:val="bottom"/>
          </w:tcPr>
          <w:p w14:paraId="2C551AE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7F700F0" w14:textId="77777777" w:rsidR="004E4458" w:rsidRPr="00E40265" w:rsidRDefault="004E4458" w:rsidP="00E40265">
            <w:pPr>
              <w:pStyle w:val="NoSpacing"/>
              <w:rPr>
                <w:noProof/>
                <w:sz w:val="18"/>
                <w:szCs w:val="18"/>
                <w:lang w:val="en-US"/>
              </w:rPr>
            </w:pPr>
          </w:p>
        </w:tc>
        <w:tc>
          <w:tcPr>
            <w:tcW w:w="146" w:type="dxa"/>
            <w:vAlign w:val="center"/>
            <w:hideMark/>
          </w:tcPr>
          <w:p w14:paraId="39EBE748" w14:textId="77777777" w:rsidR="004E4458" w:rsidRPr="00E40265" w:rsidRDefault="004E4458" w:rsidP="00E40265">
            <w:pPr>
              <w:pStyle w:val="NoSpacing"/>
              <w:rPr>
                <w:noProof/>
                <w:sz w:val="18"/>
                <w:szCs w:val="18"/>
                <w:lang w:val="en-US"/>
              </w:rPr>
            </w:pPr>
          </w:p>
        </w:tc>
      </w:tr>
      <w:tr w:rsidR="004E4458" w:rsidRPr="008277EA" w14:paraId="1AC56A59" w14:textId="77777777" w:rsidTr="004E4458">
        <w:trPr>
          <w:trHeight w:val="290"/>
        </w:trPr>
        <w:tc>
          <w:tcPr>
            <w:tcW w:w="2750" w:type="dxa"/>
            <w:tcBorders>
              <w:top w:val="nil"/>
              <w:left w:val="nil"/>
              <w:bottom w:val="nil"/>
              <w:right w:val="nil"/>
            </w:tcBorders>
            <w:shd w:val="clear" w:color="auto" w:fill="auto"/>
            <w:noWrap/>
            <w:vAlign w:val="bottom"/>
            <w:hideMark/>
          </w:tcPr>
          <w:p w14:paraId="7037AFE5" w14:textId="77777777" w:rsidR="004E4458" w:rsidRPr="00E40265" w:rsidRDefault="004E4458" w:rsidP="00E40265">
            <w:pPr>
              <w:pStyle w:val="NoSpacing"/>
              <w:rPr>
                <w:noProof/>
                <w:sz w:val="18"/>
                <w:szCs w:val="18"/>
                <w:lang w:val="de-CH"/>
              </w:rPr>
            </w:pPr>
            <w:r w:rsidRPr="00E40265">
              <w:rPr>
                <w:noProof/>
                <w:sz w:val="18"/>
                <w:szCs w:val="18"/>
                <w:lang w:val="de-CH"/>
              </w:rPr>
              <w:t>migrant</w:t>
            </w:r>
          </w:p>
        </w:tc>
        <w:tc>
          <w:tcPr>
            <w:tcW w:w="5808" w:type="dxa"/>
            <w:tcBorders>
              <w:top w:val="nil"/>
              <w:left w:val="nil"/>
              <w:bottom w:val="nil"/>
              <w:right w:val="nil"/>
            </w:tcBorders>
            <w:shd w:val="clear" w:color="auto" w:fill="auto"/>
            <w:noWrap/>
            <w:vAlign w:val="bottom"/>
            <w:hideMark/>
          </w:tcPr>
          <w:p w14:paraId="2363D4F6" w14:textId="77777777" w:rsidR="004E4458" w:rsidRPr="00E40265" w:rsidRDefault="004E4458" w:rsidP="00E40265">
            <w:pPr>
              <w:pStyle w:val="NoSpacing"/>
              <w:rPr>
                <w:noProof/>
                <w:sz w:val="18"/>
                <w:szCs w:val="18"/>
                <w:lang w:val="en-US"/>
              </w:rPr>
            </w:pPr>
            <w:r w:rsidRPr="00E40265">
              <w:rPr>
                <w:noProof/>
                <w:sz w:val="18"/>
                <w:szCs w:val="18"/>
                <w:lang w:val="en-US"/>
              </w:rPr>
              <w:t>binary, 1 if someone has migrant status</w:t>
            </w:r>
          </w:p>
        </w:tc>
        <w:tc>
          <w:tcPr>
            <w:tcW w:w="1805" w:type="dxa"/>
            <w:tcBorders>
              <w:top w:val="nil"/>
              <w:left w:val="nil"/>
              <w:bottom w:val="nil"/>
              <w:right w:val="nil"/>
            </w:tcBorders>
            <w:shd w:val="clear" w:color="auto" w:fill="auto"/>
            <w:noWrap/>
            <w:vAlign w:val="bottom"/>
          </w:tcPr>
          <w:p w14:paraId="47EDA314"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02961B93" w14:textId="77777777" w:rsidR="004E4458" w:rsidRPr="00E40265" w:rsidRDefault="004E4458" w:rsidP="00E40265">
            <w:pPr>
              <w:pStyle w:val="NoSpacing"/>
              <w:rPr>
                <w:noProof/>
                <w:sz w:val="18"/>
                <w:szCs w:val="18"/>
                <w:lang w:val="en-US"/>
              </w:rPr>
            </w:pPr>
          </w:p>
        </w:tc>
        <w:tc>
          <w:tcPr>
            <w:tcW w:w="146" w:type="dxa"/>
            <w:vAlign w:val="center"/>
            <w:hideMark/>
          </w:tcPr>
          <w:p w14:paraId="53AC79B1" w14:textId="77777777" w:rsidR="004E4458" w:rsidRPr="00E40265" w:rsidRDefault="004E4458" w:rsidP="00E40265">
            <w:pPr>
              <w:pStyle w:val="NoSpacing"/>
              <w:rPr>
                <w:noProof/>
                <w:sz w:val="18"/>
                <w:szCs w:val="18"/>
                <w:lang w:val="en-US"/>
              </w:rPr>
            </w:pPr>
          </w:p>
        </w:tc>
      </w:tr>
      <w:tr w:rsidR="004E4458" w:rsidRPr="008277EA" w14:paraId="6C8C40BF" w14:textId="77777777" w:rsidTr="004E4458">
        <w:trPr>
          <w:trHeight w:val="290"/>
        </w:trPr>
        <w:tc>
          <w:tcPr>
            <w:tcW w:w="2750" w:type="dxa"/>
            <w:tcBorders>
              <w:top w:val="nil"/>
              <w:left w:val="nil"/>
              <w:bottom w:val="nil"/>
              <w:right w:val="nil"/>
            </w:tcBorders>
            <w:shd w:val="clear" w:color="auto" w:fill="auto"/>
            <w:noWrap/>
            <w:vAlign w:val="bottom"/>
            <w:hideMark/>
          </w:tcPr>
          <w:p w14:paraId="228DAA28" w14:textId="01A36742" w:rsidR="004E4458" w:rsidRPr="00E40265" w:rsidRDefault="00B10C41" w:rsidP="00E40265">
            <w:pPr>
              <w:pStyle w:val="NoSpacing"/>
              <w:rPr>
                <w:noProof/>
                <w:sz w:val="18"/>
                <w:szCs w:val="18"/>
                <w:lang w:val="de-CH"/>
              </w:rPr>
            </w:pPr>
            <w:r>
              <w:rPr>
                <w:noProof/>
                <w:sz w:val="18"/>
                <w:szCs w:val="18"/>
                <w:lang w:val="de-CH"/>
              </w:rPr>
              <w:t>m</w:t>
            </w:r>
            <w:r w:rsidR="004E4458" w:rsidRPr="00E40265">
              <w:rPr>
                <w:noProof/>
                <w:sz w:val="18"/>
                <w:szCs w:val="18"/>
                <w:lang w:val="de-CH"/>
              </w:rPr>
              <w:t>obile</w:t>
            </w:r>
          </w:p>
        </w:tc>
        <w:tc>
          <w:tcPr>
            <w:tcW w:w="5808" w:type="dxa"/>
            <w:tcBorders>
              <w:top w:val="nil"/>
              <w:left w:val="nil"/>
              <w:bottom w:val="nil"/>
              <w:right w:val="nil"/>
            </w:tcBorders>
            <w:shd w:val="clear" w:color="auto" w:fill="auto"/>
            <w:noWrap/>
            <w:vAlign w:val="bottom"/>
            <w:hideMark/>
          </w:tcPr>
          <w:p w14:paraId="2FC5817F"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mobile telephone</w:t>
            </w:r>
          </w:p>
        </w:tc>
        <w:tc>
          <w:tcPr>
            <w:tcW w:w="1805" w:type="dxa"/>
            <w:tcBorders>
              <w:top w:val="nil"/>
              <w:left w:val="nil"/>
              <w:bottom w:val="nil"/>
              <w:right w:val="nil"/>
            </w:tcBorders>
            <w:shd w:val="clear" w:color="auto" w:fill="auto"/>
            <w:noWrap/>
            <w:vAlign w:val="bottom"/>
          </w:tcPr>
          <w:p w14:paraId="4705AB1F"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F8290C4" w14:textId="77777777" w:rsidR="004E4458" w:rsidRPr="00E40265" w:rsidRDefault="004E4458" w:rsidP="00E40265">
            <w:pPr>
              <w:pStyle w:val="NoSpacing"/>
              <w:rPr>
                <w:noProof/>
                <w:sz w:val="18"/>
                <w:szCs w:val="18"/>
                <w:lang w:val="en-US"/>
              </w:rPr>
            </w:pPr>
          </w:p>
        </w:tc>
        <w:tc>
          <w:tcPr>
            <w:tcW w:w="146" w:type="dxa"/>
            <w:vAlign w:val="center"/>
            <w:hideMark/>
          </w:tcPr>
          <w:p w14:paraId="0EF87424" w14:textId="77777777" w:rsidR="004E4458" w:rsidRPr="00E40265" w:rsidRDefault="004E4458" w:rsidP="00E40265">
            <w:pPr>
              <w:pStyle w:val="NoSpacing"/>
              <w:rPr>
                <w:noProof/>
                <w:sz w:val="18"/>
                <w:szCs w:val="18"/>
                <w:lang w:val="en-US"/>
              </w:rPr>
            </w:pPr>
          </w:p>
        </w:tc>
      </w:tr>
      <w:tr w:rsidR="004E4458" w:rsidRPr="008277EA" w:rsidDel="007C349C" w14:paraId="4E4A0980" w14:textId="09824DF1" w:rsidTr="004E4458">
        <w:trPr>
          <w:trHeight w:val="290"/>
          <w:del w:id="179" w:author="Scherrer  Beat" w:date="2025-03-20T10:49:00Z"/>
        </w:trPr>
        <w:tc>
          <w:tcPr>
            <w:tcW w:w="2750" w:type="dxa"/>
            <w:tcBorders>
              <w:top w:val="nil"/>
              <w:left w:val="nil"/>
              <w:bottom w:val="nil"/>
              <w:right w:val="nil"/>
            </w:tcBorders>
            <w:shd w:val="clear" w:color="auto" w:fill="auto"/>
            <w:noWrap/>
            <w:vAlign w:val="bottom"/>
            <w:hideMark/>
          </w:tcPr>
          <w:p w14:paraId="5B9CDE04" w14:textId="14925170" w:rsidR="004E4458" w:rsidRPr="008327A1" w:rsidDel="007C349C" w:rsidRDefault="004E4458" w:rsidP="00E40265">
            <w:pPr>
              <w:pStyle w:val="NoSpacing"/>
              <w:rPr>
                <w:del w:id="180" w:author="Scherrer  Beat" w:date="2025-03-20T10:49:00Z" w16du:dateUtc="2025-03-20T09:49:00Z"/>
                <w:strike/>
                <w:noProof/>
                <w:sz w:val="18"/>
                <w:szCs w:val="18"/>
                <w:lang w:val="de-CH"/>
              </w:rPr>
            </w:pPr>
            <w:del w:id="181" w:author="Scherrer  Beat" w:date="2025-03-20T10:49:00Z" w16du:dateUtc="2025-03-20T09:49:00Z">
              <w:r w:rsidRPr="008327A1" w:rsidDel="007C349C">
                <w:rPr>
                  <w:strike/>
                  <w:noProof/>
                  <w:sz w:val="18"/>
                  <w:szCs w:val="18"/>
                  <w:lang w:val="de-CH"/>
                </w:rPr>
                <w:delText>mosquitonet</w:delText>
              </w:r>
            </w:del>
          </w:p>
        </w:tc>
        <w:tc>
          <w:tcPr>
            <w:tcW w:w="5808" w:type="dxa"/>
            <w:tcBorders>
              <w:top w:val="nil"/>
              <w:left w:val="nil"/>
              <w:bottom w:val="nil"/>
              <w:right w:val="nil"/>
            </w:tcBorders>
            <w:shd w:val="clear" w:color="auto" w:fill="auto"/>
            <w:noWrap/>
            <w:vAlign w:val="bottom"/>
            <w:hideMark/>
          </w:tcPr>
          <w:p w14:paraId="2BFE1865" w14:textId="3728E7C8" w:rsidR="004E4458" w:rsidRPr="008327A1" w:rsidDel="007C349C" w:rsidRDefault="004E4458" w:rsidP="00E40265">
            <w:pPr>
              <w:pStyle w:val="NoSpacing"/>
              <w:rPr>
                <w:del w:id="182" w:author="Scherrer  Beat" w:date="2025-03-20T10:49:00Z" w16du:dateUtc="2025-03-20T09:49:00Z"/>
                <w:strike/>
                <w:noProof/>
                <w:sz w:val="18"/>
                <w:szCs w:val="18"/>
                <w:lang w:val="en-US"/>
              </w:rPr>
            </w:pPr>
            <w:del w:id="183" w:author="Scherrer  Beat" w:date="2025-03-20T10:49:00Z" w16du:dateUtc="2025-03-20T09:49:00Z">
              <w:r w:rsidRPr="008327A1" w:rsidDel="007C349C">
                <w:rPr>
                  <w:strike/>
                  <w:noProof/>
                  <w:sz w:val="18"/>
                  <w:szCs w:val="18"/>
                  <w:lang w:val="en-US"/>
                </w:rPr>
                <w:delText>binary, 1 if household uses a mosquitonet for sleeping</w:delText>
              </w:r>
            </w:del>
          </w:p>
        </w:tc>
        <w:tc>
          <w:tcPr>
            <w:tcW w:w="1805" w:type="dxa"/>
            <w:tcBorders>
              <w:top w:val="nil"/>
              <w:left w:val="nil"/>
              <w:bottom w:val="nil"/>
              <w:right w:val="nil"/>
            </w:tcBorders>
            <w:shd w:val="clear" w:color="auto" w:fill="auto"/>
            <w:noWrap/>
            <w:vAlign w:val="bottom"/>
          </w:tcPr>
          <w:p w14:paraId="4DFAA578" w14:textId="3750B434" w:rsidR="004E4458" w:rsidRPr="008327A1" w:rsidDel="007C349C" w:rsidRDefault="004E4458" w:rsidP="00E40265">
            <w:pPr>
              <w:pStyle w:val="NoSpacing"/>
              <w:rPr>
                <w:del w:id="184" w:author="Scherrer  Beat" w:date="2025-03-20T10:49:00Z" w16du:dateUtc="2025-03-20T09:49:00Z"/>
                <w:strike/>
                <w:noProof/>
                <w:sz w:val="18"/>
                <w:szCs w:val="18"/>
                <w:lang w:val="en-US"/>
              </w:rPr>
            </w:pPr>
          </w:p>
        </w:tc>
        <w:tc>
          <w:tcPr>
            <w:tcW w:w="146" w:type="dxa"/>
            <w:vAlign w:val="center"/>
            <w:hideMark/>
          </w:tcPr>
          <w:p w14:paraId="23AAD113" w14:textId="2E1E12D9" w:rsidR="004E4458" w:rsidRPr="00E40265" w:rsidDel="007C349C" w:rsidRDefault="004E4458" w:rsidP="00E40265">
            <w:pPr>
              <w:pStyle w:val="NoSpacing"/>
              <w:rPr>
                <w:del w:id="185" w:author="Scherrer  Beat" w:date="2025-03-20T10:49:00Z" w16du:dateUtc="2025-03-20T09:49:00Z"/>
                <w:noProof/>
                <w:sz w:val="18"/>
                <w:szCs w:val="18"/>
                <w:lang w:val="en-US"/>
              </w:rPr>
            </w:pPr>
          </w:p>
        </w:tc>
        <w:tc>
          <w:tcPr>
            <w:tcW w:w="146" w:type="dxa"/>
            <w:vAlign w:val="center"/>
            <w:hideMark/>
          </w:tcPr>
          <w:p w14:paraId="6B238FA1" w14:textId="52C5CE25" w:rsidR="004E4458" w:rsidRPr="00E40265" w:rsidDel="007C349C" w:rsidRDefault="004E4458" w:rsidP="00E40265">
            <w:pPr>
              <w:pStyle w:val="NoSpacing"/>
              <w:rPr>
                <w:del w:id="186" w:author="Scherrer  Beat" w:date="2025-03-20T10:49:00Z" w16du:dateUtc="2025-03-20T09:49:00Z"/>
                <w:noProof/>
                <w:sz w:val="18"/>
                <w:szCs w:val="18"/>
                <w:lang w:val="en-US"/>
              </w:rPr>
            </w:pPr>
          </w:p>
        </w:tc>
      </w:tr>
      <w:tr w:rsidR="004E4458" w:rsidRPr="008277EA" w14:paraId="2D63F26F" w14:textId="77777777" w:rsidTr="004E4458">
        <w:trPr>
          <w:trHeight w:val="290"/>
        </w:trPr>
        <w:tc>
          <w:tcPr>
            <w:tcW w:w="2750" w:type="dxa"/>
            <w:tcBorders>
              <w:top w:val="nil"/>
              <w:left w:val="nil"/>
              <w:bottom w:val="nil"/>
              <w:right w:val="nil"/>
            </w:tcBorders>
            <w:shd w:val="clear" w:color="auto" w:fill="auto"/>
            <w:noWrap/>
            <w:vAlign w:val="bottom"/>
            <w:hideMark/>
          </w:tcPr>
          <w:p w14:paraId="095B50A4" w14:textId="77777777" w:rsidR="004E4458" w:rsidRPr="00E40265" w:rsidRDefault="004E4458" w:rsidP="00E40265">
            <w:pPr>
              <w:pStyle w:val="NoSpacing"/>
              <w:rPr>
                <w:noProof/>
                <w:sz w:val="18"/>
                <w:szCs w:val="18"/>
                <w:lang w:val="de-CH"/>
              </w:rPr>
            </w:pPr>
            <w:r w:rsidRPr="00E40265">
              <w:rPr>
                <w:noProof/>
                <w:sz w:val="18"/>
                <w:szCs w:val="18"/>
                <w:lang w:val="de-CH"/>
              </w:rPr>
              <w:t>mosquitonets_nr</w:t>
            </w:r>
          </w:p>
        </w:tc>
        <w:tc>
          <w:tcPr>
            <w:tcW w:w="5808" w:type="dxa"/>
            <w:tcBorders>
              <w:top w:val="nil"/>
              <w:left w:val="nil"/>
              <w:bottom w:val="nil"/>
              <w:right w:val="nil"/>
            </w:tcBorders>
            <w:shd w:val="clear" w:color="auto" w:fill="auto"/>
            <w:noWrap/>
            <w:vAlign w:val="bottom"/>
            <w:hideMark/>
          </w:tcPr>
          <w:p w14:paraId="0F314E97" w14:textId="77777777" w:rsidR="004E4458" w:rsidRPr="00E40265" w:rsidRDefault="004E4458" w:rsidP="00E40265">
            <w:pPr>
              <w:pStyle w:val="NoSpacing"/>
              <w:rPr>
                <w:noProof/>
                <w:sz w:val="18"/>
                <w:szCs w:val="18"/>
                <w:lang w:val="en-US"/>
              </w:rPr>
            </w:pPr>
            <w:r w:rsidRPr="00E40265">
              <w:rPr>
                <w:noProof/>
                <w:sz w:val="18"/>
                <w:szCs w:val="18"/>
                <w:lang w:val="en-US"/>
              </w:rPr>
              <w:t>Number of mosquitonets (standardized with Z-score normalization)</w:t>
            </w:r>
          </w:p>
        </w:tc>
        <w:tc>
          <w:tcPr>
            <w:tcW w:w="1805" w:type="dxa"/>
            <w:tcBorders>
              <w:top w:val="nil"/>
              <w:left w:val="nil"/>
              <w:bottom w:val="nil"/>
              <w:right w:val="nil"/>
            </w:tcBorders>
            <w:shd w:val="clear" w:color="auto" w:fill="auto"/>
            <w:noWrap/>
            <w:vAlign w:val="bottom"/>
          </w:tcPr>
          <w:p w14:paraId="71A0B45E" w14:textId="77777777" w:rsidR="004E4458" w:rsidRPr="00E40265" w:rsidRDefault="004E4458" w:rsidP="00E40265">
            <w:pPr>
              <w:pStyle w:val="NoSpacing"/>
              <w:rPr>
                <w:noProof/>
                <w:sz w:val="18"/>
                <w:szCs w:val="18"/>
                <w:lang w:val="en-US"/>
              </w:rPr>
            </w:pPr>
            <w:r>
              <w:rPr>
                <w:noProof/>
                <w:sz w:val="18"/>
                <w:szCs w:val="18"/>
                <w:lang w:val="en-US"/>
              </w:rPr>
              <w:t>29</w:t>
            </w:r>
          </w:p>
        </w:tc>
        <w:tc>
          <w:tcPr>
            <w:tcW w:w="146" w:type="dxa"/>
            <w:vAlign w:val="center"/>
            <w:hideMark/>
          </w:tcPr>
          <w:p w14:paraId="3D347F39" w14:textId="77777777" w:rsidR="004E4458" w:rsidRPr="00E40265" w:rsidRDefault="004E4458" w:rsidP="00E40265">
            <w:pPr>
              <w:pStyle w:val="NoSpacing"/>
              <w:rPr>
                <w:noProof/>
                <w:sz w:val="18"/>
                <w:szCs w:val="18"/>
                <w:lang w:val="en-US"/>
              </w:rPr>
            </w:pPr>
          </w:p>
        </w:tc>
        <w:tc>
          <w:tcPr>
            <w:tcW w:w="146" w:type="dxa"/>
            <w:vAlign w:val="center"/>
            <w:hideMark/>
          </w:tcPr>
          <w:p w14:paraId="220177F7" w14:textId="77777777" w:rsidR="004E4458" w:rsidRPr="00E40265" w:rsidRDefault="004E4458" w:rsidP="00E40265">
            <w:pPr>
              <w:pStyle w:val="NoSpacing"/>
              <w:rPr>
                <w:noProof/>
                <w:sz w:val="18"/>
                <w:szCs w:val="18"/>
                <w:lang w:val="en-US"/>
              </w:rPr>
            </w:pPr>
          </w:p>
        </w:tc>
      </w:tr>
      <w:tr w:rsidR="004E4458" w:rsidRPr="008277EA" w14:paraId="522DBFA0" w14:textId="77777777" w:rsidTr="004E4458">
        <w:trPr>
          <w:trHeight w:val="290"/>
        </w:trPr>
        <w:tc>
          <w:tcPr>
            <w:tcW w:w="2750" w:type="dxa"/>
            <w:tcBorders>
              <w:top w:val="nil"/>
              <w:left w:val="nil"/>
              <w:bottom w:val="nil"/>
              <w:right w:val="nil"/>
            </w:tcBorders>
            <w:shd w:val="clear" w:color="auto" w:fill="auto"/>
            <w:noWrap/>
            <w:vAlign w:val="bottom"/>
            <w:hideMark/>
          </w:tcPr>
          <w:p w14:paraId="6E584C89" w14:textId="77777777" w:rsidR="004E4458" w:rsidRPr="00E40265" w:rsidRDefault="004E4458" w:rsidP="00E40265">
            <w:pPr>
              <w:pStyle w:val="NoSpacing"/>
              <w:rPr>
                <w:noProof/>
                <w:sz w:val="18"/>
                <w:szCs w:val="18"/>
                <w:lang w:val="de-CH"/>
              </w:rPr>
            </w:pPr>
            <w:r w:rsidRPr="00E40265">
              <w:rPr>
                <w:noProof/>
                <w:sz w:val="18"/>
                <w:szCs w:val="18"/>
                <w:lang w:val="de-CH"/>
              </w:rPr>
              <w:t>motorcycle</w:t>
            </w:r>
          </w:p>
        </w:tc>
        <w:tc>
          <w:tcPr>
            <w:tcW w:w="5808" w:type="dxa"/>
            <w:tcBorders>
              <w:top w:val="nil"/>
              <w:left w:val="nil"/>
              <w:bottom w:val="nil"/>
              <w:right w:val="nil"/>
            </w:tcBorders>
            <w:shd w:val="clear" w:color="auto" w:fill="auto"/>
            <w:noWrap/>
            <w:vAlign w:val="bottom"/>
            <w:hideMark/>
          </w:tcPr>
          <w:p w14:paraId="4C7D1729"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motorcycle</w:t>
            </w:r>
          </w:p>
        </w:tc>
        <w:tc>
          <w:tcPr>
            <w:tcW w:w="1805" w:type="dxa"/>
            <w:tcBorders>
              <w:top w:val="nil"/>
              <w:left w:val="nil"/>
              <w:bottom w:val="nil"/>
              <w:right w:val="nil"/>
            </w:tcBorders>
            <w:shd w:val="clear" w:color="auto" w:fill="auto"/>
            <w:noWrap/>
            <w:vAlign w:val="bottom"/>
          </w:tcPr>
          <w:p w14:paraId="75EE4F3E"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262E513" w14:textId="77777777" w:rsidR="004E4458" w:rsidRPr="00E40265" w:rsidRDefault="004E4458" w:rsidP="00E40265">
            <w:pPr>
              <w:pStyle w:val="NoSpacing"/>
              <w:rPr>
                <w:noProof/>
                <w:sz w:val="18"/>
                <w:szCs w:val="18"/>
                <w:lang w:val="en-US"/>
              </w:rPr>
            </w:pPr>
          </w:p>
        </w:tc>
        <w:tc>
          <w:tcPr>
            <w:tcW w:w="146" w:type="dxa"/>
            <w:vAlign w:val="center"/>
            <w:hideMark/>
          </w:tcPr>
          <w:p w14:paraId="36FAE4F1" w14:textId="77777777" w:rsidR="004E4458" w:rsidRPr="00E40265" w:rsidRDefault="004E4458" w:rsidP="00E40265">
            <w:pPr>
              <w:pStyle w:val="NoSpacing"/>
              <w:rPr>
                <w:noProof/>
                <w:sz w:val="18"/>
                <w:szCs w:val="18"/>
                <w:lang w:val="en-US"/>
              </w:rPr>
            </w:pPr>
          </w:p>
        </w:tc>
      </w:tr>
      <w:tr w:rsidR="004E4458" w:rsidRPr="008277EA" w14:paraId="46C74CC3" w14:textId="77777777" w:rsidTr="004E4458">
        <w:trPr>
          <w:trHeight w:val="290"/>
        </w:trPr>
        <w:tc>
          <w:tcPr>
            <w:tcW w:w="2750" w:type="dxa"/>
            <w:tcBorders>
              <w:top w:val="nil"/>
              <w:left w:val="nil"/>
              <w:bottom w:val="nil"/>
              <w:right w:val="nil"/>
            </w:tcBorders>
            <w:shd w:val="clear" w:color="auto" w:fill="auto"/>
            <w:noWrap/>
            <w:vAlign w:val="bottom"/>
            <w:hideMark/>
          </w:tcPr>
          <w:p w14:paraId="401D414E" w14:textId="77777777" w:rsidR="004E4458" w:rsidRPr="00E40265" w:rsidRDefault="004E4458" w:rsidP="00E40265">
            <w:pPr>
              <w:pStyle w:val="NoSpacing"/>
              <w:rPr>
                <w:noProof/>
                <w:sz w:val="18"/>
                <w:szCs w:val="18"/>
                <w:lang w:val="de-CH"/>
              </w:rPr>
            </w:pPr>
            <w:r w:rsidRPr="00E40265">
              <w:rPr>
                <w:noProof/>
                <w:sz w:val="18"/>
                <w:szCs w:val="18"/>
                <w:lang w:val="de-CH"/>
              </w:rPr>
              <w:t>music_system</w:t>
            </w:r>
          </w:p>
        </w:tc>
        <w:tc>
          <w:tcPr>
            <w:tcW w:w="5808" w:type="dxa"/>
            <w:tcBorders>
              <w:top w:val="nil"/>
              <w:left w:val="nil"/>
              <w:bottom w:val="nil"/>
              <w:right w:val="nil"/>
            </w:tcBorders>
            <w:shd w:val="clear" w:color="auto" w:fill="auto"/>
            <w:noWrap/>
            <w:vAlign w:val="bottom"/>
            <w:hideMark/>
          </w:tcPr>
          <w:p w14:paraId="3D5F218E"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music system</w:t>
            </w:r>
          </w:p>
        </w:tc>
        <w:tc>
          <w:tcPr>
            <w:tcW w:w="1805" w:type="dxa"/>
            <w:tcBorders>
              <w:top w:val="nil"/>
              <w:left w:val="nil"/>
              <w:bottom w:val="nil"/>
              <w:right w:val="nil"/>
            </w:tcBorders>
            <w:shd w:val="clear" w:color="auto" w:fill="auto"/>
            <w:noWrap/>
            <w:vAlign w:val="bottom"/>
          </w:tcPr>
          <w:p w14:paraId="059724B9"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12688269" w14:textId="77777777" w:rsidR="004E4458" w:rsidRPr="00E40265" w:rsidRDefault="004E4458" w:rsidP="00E40265">
            <w:pPr>
              <w:pStyle w:val="NoSpacing"/>
              <w:rPr>
                <w:noProof/>
                <w:sz w:val="18"/>
                <w:szCs w:val="18"/>
                <w:lang w:val="en-US"/>
              </w:rPr>
            </w:pPr>
          </w:p>
        </w:tc>
        <w:tc>
          <w:tcPr>
            <w:tcW w:w="146" w:type="dxa"/>
            <w:vAlign w:val="center"/>
            <w:hideMark/>
          </w:tcPr>
          <w:p w14:paraId="4E5FA845" w14:textId="77777777" w:rsidR="004E4458" w:rsidRPr="00E40265" w:rsidRDefault="004E4458" w:rsidP="00E40265">
            <w:pPr>
              <w:pStyle w:val="NoSpacing"/>
              <w:rPr>
                <w:noProof/>
                <w:sz w:val="18"/>
                <w:szCs w:val="18"/>
                <w:lang w:val="en-US"/>
              </w:rPr>
            </w:pPr>
          </w:p>
        </w:tc>
      </w:tr>
      <w:tr w:rsidR="004E4458" w:rsidRPr="00E40265" w14:paraId="4C86FFD5" w14:textId="77777777" w:rsidTr="004E4458">
        <w:trPr>
          <w:trHeight w:val="290"/>
        </w:trPr>
        <w:tc>
          <w:tcPr>
            <w:tcW w:w="2750" w:type="dxa"/>
            <w:tcBorders>
              <w:top w:val="nil"/>
              <w:left w:val="nil"/>
              <w:bottom w:val="nil"/>
              <w:right w:val="nil"/>
            </w:tcBorders>
            <w:shd w:val="clear" w:color="auto" w:fill="auto"/>
            <w:noWrap/>
            <w:vAlign w:val="bottom"/>
            <w:hideMark/>
          </w:tcPr>
          <w:p w14:paraId="66D8ABAE" w14:textId="77777777" w:rsidR="004E4458" w:rsidRPr="00E40265" w:rsidRDefault="004E4458" w:rsidP="00E40265">
            <w:pPr>
              <w:pStyle w:val="NoSpacing"/>
              <w:rPr>
                <w:noProof/>
                <w:sz w:val="18"/>
                <w:szCs w:val="18"/>
                <w:lang w:val="de-CH"/>
              </w:rPr>
            </w:pPr>
            <w:r w:rsidRPr="00E40265">
              <w:rPr>
                <w:noProof/>
                <w:sz w:val="18"/>
                <w:szCs w:val="18"/>
                <w:lang w:val="de-CH"/>
              </w:rPr>
              <w:t>non_numeric_fertility_preference</w:t>
            </w:r>
          </w:p>
        </w:tc>
        <w:tc>
          <w:tcPr>
            <w:tcW w:w="5808" w:type="dxa"/>
            <w:tcBorders>
              <w:top w:val="nil"/>
              <w:left w:val="nil"/>
              <w:bottom w:val="nil"/>
              <w:right w:val="nil"/>
            </w:tcBorders>
            <w:shd w:val="clear" w:color="auto" w:fill="auto"/>
            <w:noWrap/>
            <w:vAlign w:val="bottom"/>
            <w:hideMark/>
          </w:tcPr>
          <w:p w14:paraId="213F200F" w14:textId="77777777" w:rsidR="004E4458" w:rsidRPr="00E40265" w:rsidRDefault="004E4458" w:rsidP="00E40265">
            <w:pPr>
              <w:pStyle w:val="NoSpacing"/>
              <w:rPr>
                <w:noProof/>
                <w:sz w:val="18"/>
                <w:szCs w:val="18"/>
                <w:lang w:val="en-US"/>
              </w:rPr>
            </w:pPr>
            <w:r w:rsidRPr="00E40265">
              <w:rPr>
                <w:noProof/>
                <w:sz w:val="18"/>
                <w:szCs w:val="18"/>
                <w:lang w:val="en-US"/>
              </w:rPr>
              <w:t>binary, 1 if woman chose non-numeric response for ideal number of children</w:t>
            </w:r>
          </w:p>
        </w:tc>
        <w:tc>
          <w:tcPr>
            <w:tcW w:w="1805" w:type="dxa"/>
            <w:tcBorders>
              <w:top w:val="nil"/>
              <w:left w:val="nil"/>
              <w:bottom w:val="nil"/>
              <w:right w:val="nil"/>
            </w:tcBorders>
            <w:shd w:val="clear" w:color="auto" w:fill="auto"/>
            <w:noWrap/>
            <w:vAlign w:val="bottom"/>
          </w:tcPr>
          <w:p w14:paraId="0DBD9DDE" w14:textId="77777777" w:rsidR="004E4458" w:rsidRPr="00451D0E"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E5E0CE3" w14:textId="77777777" w:rsidR="004E4458" w:rsidRPr="00451D0E" w:rsidRDefault="004E4458" w:rsidP="00E40265">
            <w:pPr>
              <w:pStyle w:val="NoSpacing"/>
              <w:rPr>
                <w:noProof/>
                <w:sz w:val="18"/>
                <w:szCs w:val="18"/>
                <w:lang w:val="en-US"/>
              </w:rPr>
            </w:pPr>
          </w:p>
        </w:tc>
        <w:tc>
          <w:tcPr>
            <w:tcW w:w="146" w:type="dxa"/>
            <w:vAlign w:val="center"/>
            <w:hideMark/>
          </w:tcPr>
          <w:p w14:paraId="392145FE" w14:textId="77777777" w:rsidR="004E4458" w:rsidRPr="00451D0E" w:rsidRDefault="004E4458" w:rsidP="00E40265">
            <w:pPr>
              <w:pStyle w:val="NoSpacing"/>
              <w:rPr>
                <w:noProof/>
                <w:sz w:val="18"/>
                <w:szCs w:val="18"/>
                <w:lang w:val="en-US"/>
              </w:rPr>
            </w:pPr>
          </w:p>
        </w:tc>
      </w:tr>
      <w:tr w:rsidR="004E4458" w:rsidRPr="008277EA" w14:paraId="2D3B278D" w14:textId="77777777" w:rsidTr="004E4458">
        <w:trPr>
          <w:trHeight w:val="290"/>
        </w:trPr>
        <w:tc>
          <w:tcPr>
            <w:tcW w:w="2750" w:type="dxa"/>
            <w:tcBorders>
              <w:top w:val="nil"/>
              <w:left w:val="nil"/>
              <w:bottom w:val="nil"/>
              <w:right w:val="nil"/>
            </w:tcBorders>
            <w:shd w:val="clear" w:color="auto" w:fill="auto"/>
            <w:noWrap/>
            <w:vAlign w:val="bottom"/>
            <w:hideMark/>
          </w:tcPr>
          <w:p w14:paraId="7211710F" w14:textId="77777777" w:rsidR="004E4458" w:rsidRPr="00E40265" w:rsidRDefault="004E4458" w:rsidP="00E40265">
            <w:pPr>
              <w:pStyle w:val="NoSpacing"/>
              <w:rPr>
                <w:noProof/>
                <w:sz w:val="18"/>
                <w:szCs w:val="18"/>
                <w:lang w:val="de-CH"/>
              </w:rPr>
            </w:pPr>
            <w:r w:rsidRPr="00E40265">
              <w:rPr>
                <w:noProof/>
                <w:sz w:val="18"/>
                <w:szCs w:val="18"/>
                <w:lang w:val="de-CH"/>
              </w:rPr>
              <w:t>oven</w:t>
            </w:r>
          </w:p>
        </w:tc>
        <w:tc>
          <w:tcPr>
            <w:tcW w:w="5808" w:type="dxa"/>
            <w:tcBorders>
              <w:top w:val="nil"/>
              <w:left w:val="nil"/>
              <w:bottom w:val="nil"/>
              <w:right w:val="nil"/>
            </w:tcBorders>
            <w:shd w:val="clear" w:color="auto" w:fill="auto"/>
            <w:noWrap/>
            <w:vAlign w:val="bottom"/>
            <w:hideMark/>
          </w:tcPr>
          <w:p w14:paraId="222B2EC2"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oven</w:t>
            </w:r>
          </w:p>
        </w:tc>
        <w:tc>
          <w:tcPr>
            <w:tcW w:w="1805" w:type="dxa"/>
            <w:tcBorders>
              <w:top w:val="nil"/>
              <w:left w:val="nil"/>
              <w:bottom w:val="nil"/>
              <w:right w:val="nil"/>
            </w:tcBorders>
            <w:shd w:val="clear" w:color="auto" w:fill="auto"/>
            <w:noWrap/>
            <w:vAlign w:val="bottom"/>
          </w:tcPr>
          <w:p w14:paraId="6DAD87F0"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3544FC9F" w14:textId="77777777" w:rsidR="004E4458" w:rsidRPr="00E40265" w:rsidRDefault="004E4458" w:rsidP="00E40265">
            <w:pPr>
              <w:pStyle w:val="NoSpacing"/>
              <w:rPr>
                <w:noProof/>
                <w:sz w:val="18"/>
                <w:szCs w:val="18"/>
                <w:lang w:val="en-US"/>
              </w:rPr>
            </w:pPr>
          </w:p>
        </w:tc>
        <w:tc>
          <w:tcPr>
            <w:tcW w:w="146" w:type="dxa"/>
            <w:vAlign w:val="center"/>
            <w:hideMark/>
          </w:tcPr>
          <w:p w14:paraId="329C321C" w14:textId="77777777" w:rsidR="004E4458" w:rsidRPr="00E40265" w:rsidRDefault="004E4458" w:rsidP="00E40265">
            <w:pPr>
              <w:pStyle w:val="NoSpacing"/>
              <w:rPr>
                <w:noProof/>
                <w:sz w:val="18"/>
                <w:szCs w:val="18"/>
                <w:lang w:val="en-US"/>
              </w:rPr>
            </w:pPr>
          </w:p>
        </w:tc>
      </w:tr>
      <w:tr w:rsidR="004E4458" w:rsidRPr="008277EA" w14:paraId="5B67E0CD" w14:textId="77777777" w:rsidTr="004E4458">
        <w:trPr>
          <w:trHeight w:val="290"/>
        </w:trPr>
        <w:tc>
          <w:tcPr>
            <w:tcW w:w="2750" w:type="dxa"/>
            <w:tcBorders>
              <w:top w:val="nil"/>
              <w:left w:val="nil"/>
              <w:bottom w:val="nil"/>
              <w:right w:val="nil"/>
            </w:tcBorders>
            <w:shd w:val="clear" w:color="auto" w:fill="auto"/>
            <w:noWrap/>
            <w:vAlign w:val="bottom"/>
            <w:hideMark/>
          </w:tcPr>
          <w:p w14:paraId="51691BB9" w14:textId="77777777" w:rsidR="004E4458" w:rsidRPr="00E40265" w:rsidRDefault="004E4458" w:rsidP="00E40265">
            <w:pPr>
              <w:pStyle w:val="NoSpacing"/>
              <w:rPr>
                <w:noProof/>
                <w:sz w:val="18"/>
                <w:szCs w:val="18"/>
                <w:lang w:val="de-CH"/>
              </w:rPr>
            </w:pPr>
            <w:r w:rsidRPr="00E40265">
              <w:rPr>
                <w:noProof/>
                <w:sz w:val="18"/>
                <w:szCs w:val="18"/>
                <w:lang w:val="de-CH"/>
              </w:rPr>
              <w:t>owns_land</w:t>
            </w:r>
          </w:p>
        </w:tc>
        <w:tc>
          <w:tcPr>
            <w:tcW w:w="5808" w:type="dxa"/>
            <w:tcBorders>
              <w:top w:val="nil"/>
              <w:left w:val="nil"/>
              <w:bottom w:val="nil"/>
              <w:right w:val="nil"/>
            </w:tcBorders>
            <w:shd w:val="clear" w:color="auto" w:fill="auto"/>
            <w:noWrap/>
            <w:vAlign w:val="bottom"/>
            <w:hideMark/>
          </w:tcPr>
          <w:p w14:paraId="48595755"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owns land usable for agriculture</w:t>
            </w:r>
          </w:p>
        </w:tc>
        <w:tc>
          <w:tcPr>
            <w:tcW w:w="1805" w:type="dxa"/>
            <w:tcBorders>
              <w:top w:val="nil"/>
              <w:left w:val="nil"/>
              <w:bottom w:val="nil"/>
              <w:right w:val="nil"/>
            </w:tcBorders>
            <w:shd w:val="clear" w:color="auto" w:fill="auto"/>
            <w:noWrap/>
            <w:vAlign w:val="bottom"/>
          </w:tcPr>
          <w:p w14:paraId="26782A87" w14:textId="77777777" w:rsidR="004E4458" w:rsidRPr="00E40265" w:rsidRDefault="004E4458" w:rsidP="00E40265">
            <w:pPr>
              <w:pStyle w:val="NoSpacing"/>
              <w:rPr>
                <w:noProof/>
                <w:sz w:val="18"/>
                <w:szCs w:val="18"/>
                <w:lang w:val="en-US"/>
              </w:rPr>
            </w:pPr>
            <w:r>
              <w:rPr>
                <w:noProof/>
                <w:sz w:val="18"/>
                <w:szCs w:val="18"/>
                <w:lang w:val="en-US"/>
              </w:rPr>
              <w:t>31</w:t>
            </w:r>
          </w:p>
        </w:tc>
        <w:tc>
          <w:tcPr>
            <w:tcW w:w="146" w:type="dxa"/>
            <w:vAlign w:val="center"/>
            <w:hideMark/>
          </w:tcPr>
          <w:p w14:paraId="6B043DEE" w14:textId="77777777" w:rsidR="004E4458" w:rsidRPr="00E40265" w:rsidRDefault="004E4458" w:rsidP="00E40265">
            <w:pPr>
              <w:pStyle w:val="NoSpacing"/>
              <w:rPr>
                <w:noProof/>
                <w:sz w:val="18"/>
                <w:szCs w:val="18"/>
                <w:lang w:val="en-US"/>
              </w:rPr>
            </w:pPr>
          </w:p>
        </w:tc>
        <w:tc>
          <w:tcPr>
            <w:tcW w:w="146" w:type="dxa"/>
            <w:vAlign w:val="center"/>
            <w:hideMark/>
          </w:tcPr>
          <w:p w14:paraId="1CC8B8D7" w14:textId="77777777" w:rsidR="004E4458" w:rsidRPr="00E40265" w:rsidRDefault="004E4458" w:rsidP="00E40265">
            <w:pPr>
              <w:pStyle w:val="NoSpacing"/>
              <w:rPr>
                <w:noProof/>
                <w:sz w:val="18"/>
                <w:szCs w:val="18"/>
                <w:lang w:val="en-US"/>
              </w:rPr>
            </w:pPr>
          </w:p>
        </w:tc>
      </w:tr>
      <w:tr w:rsidR="004E4458" w:rsidRPr="008277EA" w14:paraId="41E3EE09" w14:textId="77777777" w:rsidTr="004E4458">
        <w:trPr>
          <w:trHeight w:val="290"/>
        </w:trPr>
        <w:tc>
          <w:tcPr>
            <w:tcW w:w="2750" w:type="dxa"/>
            <w:tcBorders>
              <w:top w:val="nil"/>
              <w:left w:val="nil"/>
              <w:bottom w:val="nil"/>
              <w:right w:val="nil"/>
            </w:tcBorders>
            <w:shd w:val="clear" w:color="auto" w:fill="auto"/>
            <w:noWrap/>
            <w:vAlign w:val="bottom"/>
            <w:hideMark/>
          </w:tcPr>
          <w:p w14:paraId="3B280A5D" w14:textId="77777777" w:rsidR="004E4458" w:rsidRPr="00E40265" w:rsidRDefault="004E4458" w:rsidP="00E40265">
            <w:pPr>
              <w:pStyle w:val="NoSpacing"/>
              <w:rPr>
                <w:noProof/>
                <w:sz w:val="18"/>
                <w:szCs w:val="18"/>
                <w:lang w:val="de-CH"/>
              </w:rPr>
            </w:pPr>
            <w:r w:rsidRPr="00E40265">
              <w:rPr>
                <w:noProof/>
                <w:sz w:val="18"/>
                <w:szCs w:val="18"/>
                <w:lang w:val="de-CH"/>
              </w:rPr>
              <w:t>owns_livestock</w:t>
            </w:r>
          </w:p>
        </w:tc>
        <w:tc>
          <w:tcPr>
            <w:tcW w:w="5808" w:type="dxa"/>
            <w:tcBorders>
              <w:top w:val="nil"/>
              <w:left w:val="nil"/>
              <w:bottom w:val="nil"/>
              <w:right w:val="nil"/>
            </w:tcBorders>
            <w:shd w:val="clear" w:color="auto" w:fill="auto"/>
            <w:noWrap/>
            <w:vAlign w:val="bottom"/>
            <w:hideMark/>
          </w:tcPr>
          <w:p w14:paraId="0A226F39"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owns livestock,herds or farm animals</w:t>
            </w:r>
          </w:p>
        </w:tc>
        <w:tc>
          <w:tcPr>
            <w:tcW w:w="1805" w:type="dxa"/>
            <w:tcBorders>
              <w:top w:val="nil"/>
              <w:left w:val="nil"/>
              <w:bottom w:val="nil"/>
              <w:right w:val="nil"/>
            </w:tcBorders>
            <w:shd w:val="clear" w:color="auto" w:fill="auto"/>
            <w:noWrap/>
            <w:vAlign w:val="bottom"/>
          </w:tcPr>
          <w:p w14:paraId="6611A496"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DE40840" w14:textId="77777777" w:rsidR="004E4458" w:rsidRPr="00E40265" w:rsidRDefault="004E4458" w:rsidP="00E40265">
            <w:pPr>
              <w:pStyle w:val="NoSpacing"/>
              <w:rPr>
                <w:noProof/>
                <w:sz w:val="18"/>
                <w:szCs w:val="18"/>
                <w:lang w:val="en-US"/>
              </w:rPr>
            </w:pPr>
          </w:p>
        </w:tc>
        <w:tc>
          <w:tcPr>
            <w:tcW w:w="146" w:type="dxa"/>
            <w:vAlign w:val="center"/>
            <w:hideMark/>
          </w:tcPr>
          <w:p w14:paraId="401D5F75" w14:textId="77777777" w:rsidR="004E4458" w:rsidRPr="00E40265" w:rsidRDefault="004E4458" w:rsidP="00E40265">
            <w:pPr>
              <w:pStyle w:val="NoSpacing"/>
              <w:rPr>
                <w:noProof/>
                <w:sz w:val="18"/>
                <w:szCs w:val="18"/>
                <w:lang w:val="en-US"/>
              </w:rPr>
            </w:pPr>
          </w:p>
        </w:tc>
      </w:tr>
      <w:tr w:rsidR="004E4458" w:rsidRPr="008277EA" w14:paraId="518AFFC1" w14:textId="77777777" w:rsidTr="004E4458">
        <w:trPr>
          <w:trHeight w:val="290"/>
        </w:trPr>
        <w:tc>
          <w:tcPr>
            <w:tcW w:w="2750" w:type="dxa"/>
            <w:tcBorders>
              <w:top w:val="nil"/>
              <w:left w:val="nil"/>
              <w:bottom w:val="nil"/>
              <w:right w:val="nil"/>
            </w:tcBorders>
            <w:shd w:val="clear" w:color="auto" w:fill="auto"/>
            <w:noWrap/>
            <w:vAlign w:val="bottom"/>
            <w:hideMark/>
          </w:tcPr>
          <w:p w14:paraId="602FA3A3" w14:textId="77777777" w:rsidR="004E4458" w:rsidRPr="00E40265" w:rsidRDefault="004E4458" w:rsidP="00E40265">
            <w:pPr>
              <w:pStyle w:val="NoSpacing"/>
              <w:rPr>
                <w:noProof/>
                <w:sz w:val="18"/>
                <w:szCs w:val="18"/>
                <w:lang w:val="de-CH"/>
              </w:rPr>
            </w:pPr>
            <w:r w:rsidRPr="00E40265">
              <w:rPr>
                <w:noProof/>
                <w:sz w:val="18"/>
                <w:szCs w:val="18"/>
                <w:lang w:val="de-CH"/>
              </w:rPr>
              <w:t>pregnant</w:t>
            </w:r>
          </w:p>
        </w:tc>
        <w:tc>
          <w:tcPr>
            <w:tcW w:w="5808" w:type="dxa"/>
            <w:tcBorders>
              <w:top w:val="nil"/>
              <w:left w:val="nil"/>
              <w:bottom w:val="nil"/>
              <w:right w:val="nil"/>
            </w:tcBorders>
            <w:shd w:val="clear" w:color="auto" w:fill="auto"/>
            <w:noWrap/>
            <w:vAlign w:val="bottom"/>
            <w:hideMark/>
          </w:tcPr>
          <w:p w14:paraId="1EA59249" w14:textId="77777777" w:rsidR="004E4458" w:rsidRPr="00E40265" w:rsidRDefault="004E4458" w:rsidP="00E40265">
            <w:pPr>
              <w:pStyle w:val="NoSpacing"/>
              <w:rPr>
                <w:noProof/>
                <w:sz w:val="18"/>
                <w:szCs w:val="18"/>
                <w:lang w:val="en-US"/>
              </w:rPr>
            </w:pPr>
            <w:r w:rsidRPr="00E40265">
              <w:rPr>
                <w:noProof/>
                <w:sz w:val="18"/>
                <w:szCs w:val="18"/>
                <w:lang w:val="en-US"/>
              </w:rPr>
              <w:t>binary, 1 if women is pregnant</w:t>
            </w:r>
          </w:p>
        </w:tc>
        <w:tc>
          <w:tcPr>
            <w:tcW w:w="1805" w:type="dxa"/>
            <w:tcBorders>
              <w:top w:val="nil"/>
              <w:left w:val="nil"/>
              <w:bottom w:val="nil"/>
              <w:right w:val="nil"/>
            </w:tcBorders>
            <w:shd w:val="clear" w:color="auto" w:fill="auto"/>
            <w:noWrap/>
            <w:vAlign w:val="bottom"/>
          </w:tcPr>
          <w:p w14:paraId="50E9CDD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48A8A59" w14:textId="77777777" w:rsidR="004E4458" w:rsidRPr="00E40265" w:rsidRDefault="004E4458" w:rsidP="00E40265">
            <w:pPr>
              <w:pStyle w:val="NoSpacing"/>
              <w:rPr>
                <w:noProof/>
                <w:sz w:val="18"/>
                <w:szCs w:val="18"/>
                <w:lang w:val="en-US"/>
              </w:rPr>
            </w:pPr>
          </w:p>
        </w:tc>
        <w:tc>
          <w:tcPr>
            <w:tcW w:w="146" w:type="dxa"/>
            <w:vAlign w:val="center"/>
            <w:hideMark/>
          </w:tcPr>
          <w:p w14:paraId="41EA389F" w14:textId="77777777" w:rsidR="004E4458" w:rsidRPr="00E40265" w:rsidRDefault="004E4458" w:rsidP="00E40265">
            <w:pPr>
              <w:pStyle w:val="NoSpacing"/>
              <w:rPr>
                <w:noProof/>
                <w:sz w:val="18"/>
                <w:szCs w:val="18"/>
                <w:lang w:val="en-US"/>
              </w:rPr>
            </w:pPr>
          </w:p>
        </w:tc>
      </w:tr>
      <w:tr w:rsidR="004E4458" w:rsidRPr="008277EA" w14:paraId="37A3283D" w14:textId="77777777" w:rsidTr="004E4458">
        <w:trPr>
          <w:trHeight w:val="290"/>
        </w:trPr>
        <w:tc>
          <w:tcPr>
            <w:tcW w:w="2750" w:type="dxa"/>
            <w:tcBorders>
              <w:top w:val="nil"/>
              <w:left w:val="nil"/>
              <w:bottom w:val="nil"/>
              <w:right w:val="nil"/>
            </w:tcBorders>
            <w:shd w:val="clear" w:color="auto" w:fill="auto"/>
            <w:noWrap/>
            <w:vAlign w:val="bottom"/>
            <w:hideMark/>
          </w:tcPr>
          <w:p w14:paraId="5C8280B4" w14:textId="77777777" w:rsidR="004E4458" w:rsidRPr="00E40265" w:rsidRDefault="004E4458" w:rsidP="00E40265">
            <w:pPr>
              <w:pStyle w:val="NoSpacing"/>
              <w:rPr>
                <w:noProof/>
                <w:sz w:val="18"/>
                <w:szCs w:val="18"/>
                <w:lang w:val="de-CH"/>
              </w:rPr>
            </w:pPr>
            <w:r w:rsidRPr="00E40265">
              <w:rPr>
                <w:noProof/>
                <w:sz w:val="18"/>
                <w:szCs w:val="18"/>
                <w:lang w:val="de-CH"/>
              </w:rPr>
              <w:t>radio</w:t>
            </w:r>
          </w:p>
        </w:tc>
        <w:tc>
          <w:tcPr>
            <w:tcW w:w="5808" w:type="dxa"/>
            <w:tcBorders>
              <w:top w:val="nil"/>
              <w:left w:val="nil"/>
              <w:bottom w:val="nil"/>
              <w:right w:val="nil"/>
            </w:tcBorders>
            <w:shd w:val="clear" w:color="auto" w:fill="auto"/>
            <w:noWrap/>
            <w:vAlign w:val="bottom"/>
            <w:hideMark/>
          </w:tcPr>
          <w:p w14:paraId="15906152"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radio</w:t>
            </w:r>
          </w:p>
        </w:tc>
        <w:tc>
          <w:tcPr>
            <w:tcW w:w="1805" w:type="dxa"/>
            <w:tcBorders>
              <w:top w:val="nil"/>
              <w:left w:val="nil"/>
              <w:bottom w:val="nil"/>
              <w:right w:val="nil"/>
            </w:tcBorders>
            <w:shd w:val="clear" w:color="auto" w:fill="auto"/>
            <w:noWrap/>
            <w:vAlign w:val="bottom"/>
          </w:tcPr>
          <w:p w14:paraId="5EF237C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D5338A5" w14:textId="77777777" w:rsidR="004E4458" w:rsidRPr="00E40265" w:rsidRDefault="004E4458" w:rsidP="00E40265">
            <w:pPr>
              <w:pStyle w:val="NoSpacing"/>
              <w:rPr>
                <w:noProof/>
                <w:sz w:val="18"/>
                <w:szCs w:val="18"/>
                <w:lang w:val="en-US"/>
              </w:rPr>
            </w:pPr>
          </w:p>
        </w:tc>
        <w:tc>
          <w:tcPr>
            <w:tcW w:w="146" w:type="dxa"/>
            <w:vAlign w:val="center"/>
            <w:hideMark/>
          </w:tcPr>
          <w:p w14:paraId="4CB0D9DF" w14:textId="77777777" w:rsidR="004E4458" w:rsidRPr="00E40265" w:rsidRDefault="004E4458" w:rsidP="00E40265">
            <w:pPr>
              <w:pStyle w:val="NoSpacing"/>
              <w:rPr>
                <w:noProof/>
                <w:sz w:val="18"/>
                <w:szCs w:val="18"/>
                <w:lang w:val="en-US"/>
              </w:rPr>
            </w:pPr>
          </w:p>
        </w:tc>
      </w:tr>
      <w:tr w:rsidR="004E4458" w:rsidRPr="008277EA" w14:paraId="1593CC31" w14:textId="77777777" w:rsidTr="004E4458">
        <w:trPr>
          <w:trHeight w:val="290"/>
        </w:trPr>
        <w:tc>
          <w:tcPr>
            <w:tcW w:w="2750" w:type="dxa"/>
            <w:tcBorders>
              <w:top w:val="nil"/>
              <w:left w:val="nil"/>
              <w:bottom w:val="nil"/>
              <w:right w:val="nil"/>
            </w:tcBorders>
            <w:shd w:val="clear" w:color="auto" w:fill="auto"/>
            <w:noWrap/>
            <w:vAlign w:val="bottom"/>
            <w:hideMark/>
          </w:tcPr>
          <w:p w14:paraId="094B790A" w14:textId="77777777" w:rsidR="004E4458" w:rsidRPr="00E40265" w:rsidRDefault="004E4458" w:rsidP="00E40265">
            <w:pPr>
              <w:pStyle w:val="NoSpacing"/>
              <w:rPr>
                <w:noProof/>
                <w:sz w:val="18"/>
                <w:szCs w:val="18"/>
                <w:lang w:val="de-CH"/>
              </w:rPr>
            </w:pPr>
            <w:r w:rsidRPr="00E40265">
              <w:rPr>
                <w:noProof/>
                <w:sz w:val="18"/>
                <w:szCs w:val="18"/>
                <w:lang w:val="de-CH"/>
              </w:rPr>
              <w:t>read_newspaper</w:t>
            </w:r>
          </w:p>
        </w:tc>
        <w:tc>
          <w:tcPr>
            <w:tcW w:w="5808" w:type="dxa"/>
            <w:tcBorders>
              <w:top w:val="nil"/>
              <w:left w:val="nil"/>
              <w:bottom w:val="nil"/>
              <w:right w:val="nil"/>
            </w:tcBorders>
            <w:shd w:val="clear" w:color="auto" w:fill="auto"/>
            <w:noWrap/>
            <w:vAlign w:val="bottom"/>
            <w:hideMark/>
          </w:tcPr>
          <w:p w14:paraId="2F6F360C" w14:textId="77777777" w:rsidR="004E4458" w:rsidRPr="00E40265" w:rsidRDefault="004E4458" w:rsidP="00E40265">
            <w:pPr>
              <w:pStyle w:val="NoSpacing"/>
              <w:rPr>
                <w:noProof/>
                <w:sz w:val="18"/>
                <w:szCs w:val="18"/>
                <w:lang w:val="en-US"/>
              </w:rPr>
            </w:pPr>
            <w:r w:rsidRPr="00E40265">
              <w:rPr>
                <w:noProof/>
                <w:sz w:val="18"/>
                <w:szCs w:val="18"/>
                <w:lang w:val="en-US"/>
              </w:rPr>
              <w:t>binary, 1 if women not at all reads newspapers or magazines</w:t>
            </w:r>
          </w:p>
        </w:tc>
        <w:tc>
          <w:tcPr>
            <w:tcW w:w="1805" w:type="dxa"/>
            <w:tcBorders>
              <w:top w:val="nil"/>
              <w:left w:val="nil"/>
              <w:bottom w:val="nil"/>
              <w:right w:val="nil"/>
            </w:tcBorders>
            <w:shd w:val="clear" w:color="auto" w:fill="auto"/>
            <w:noWrap/>
            <w:vAlign w:val="bottom"/>
          </w:tcPr>
          <w:p w14:paraId="587933C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3CC4A686" w14:textId="77777777" w:rsidR="004E4458" w:rsidRPr="00E40265" w:rsidRDefault="004E4458" w:rsidP="00E40265">
            <w:pPr>
              <w:pStyle w:val="NoSpacing"/>
              <w:rPr>
                <w:noProof/>
                <w:sz w:val="18"/>
                <w:szCs w:val="18"/>
                <w:lang w:val="en-US"/>
              </w:rPr>
            </w:pPr>
          </w:p>
        </w:tc>
        <w:tc>
          <w:tcPr>
            <w:tcW w:w="146" w:type="dxa"/>
            <w:vAlign w:val="center"/>
            <w:hideMark/>
          </w:tcPr>
          <w:p w14:paraId="5F3529DC" w14:textId="77777777" w:rsidR="004E4458" w:rsidRPr="00E40265" w:rsidRDefault="004E4458" w:rsidP="00E40265">
            <w:pPr>
              <w:pStyle w:val="NoSpacing"/>
              <w:rPr>
                <w:noProof/>
                <w:sz w:val="18"/>
                <w:szCs w:val="18"/>
                <w:lang w:val="en-US"/>
              </w:rPr>
            </w:pPr>
          </w:p>
        </w:tc>
      </w:tr>
      <w:tr w:rsidR="004E4458" w:rsidRPr="008277EA" w14:paraId="243BFD77" w14:textId="77777777" w:rsidTr="004E4458">
        <w:trPr>
          <w:trHeight w:val="290"/>
        </w:trPr>
        <w:tc>
          <w:tcPr>
            <w:tcW w:w="2750" w:type="dxa"/>
            <w:tcBorders>
              <w:top w:val="nil"/>
              <w:left w:val="nil"/>
              <w:bottom w:val="nil"/>
              <w:right w:val="nil"/>
            </w:tcBorders>
            <w:shd w:val="clear" w:color="auto" w:fill="auto"/>
            <w:noWrap/>
            <w:vAlign w:val="bottom"/>
            <w:hideMark/>
          </w:tcPr>
          <w:p w14:paraId="620D4386" w14:textId="77777777" w:rsidR="004E4458" w:rsidRPr="00E40265" w:rsidRDefault="004E4458" w:rsidP="00E40265">
            <w:pPr>
              <w:pStyle w:val="NoSpacing"/>
              <w:rPr>
                <w:noProof/>
                <w:sz w:val="18"/>
                <w:szCs w:val="18"/>
                <w:lang w:val="de-CH"/>
              </w:rPr>
            </w:pPr>
            <w:r w:rsidRPr="00E40265">
              <w:rPr>
                <w:noProof/>
                <w:sz w:val="18"/>
                <w:szCs w:val="18"/>
                <w:lang w:val="de-CH"/>
              </w:rPr>
              <w:t>refrigerator</w:t>
            </w:r>
          </w:p>
        </w:tc>
        <w:tc>
          <w:tcPr>
            <w:tcW w:w="5808" w:type="dxa"/>
            <w:tcBorders>
              <w:top w:val="nil"/>
              <w:left w:val="nil"/>
              <w:bottom w:val="nil"/>
              <w:right w:val="nil"/>
            </w:tcBorders>
            <w:shd w:val="clear" w:color="auto" w:fill="auto"/>
            <w:noWrap/>
            <w:vAlign w:val="bottom"/>
            <w:hideMark/>
          </w:tcPr>
          <w:p w14:paraId="31E44FB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refrigerator</w:t>
            </w:r>
          </w:p>
        </w:tc>
        <w:tc>
          <w:tcPr>
            <w:tcW w:w="1805" w:type="dxa"/>
            <w:tcBorders>
              <w:top w:val="nil"/>
              <w:left w:val="nil"/>
              <w:bottom w:val="nil"/>
              <w:right w:val="nil"/>
            </w:tcBorders>
            <w:shd w:val="clear" w:color="auto" w:fill="auto"/>
            <w:noWrap/>
            <w:vAlign w:val="bottom"/>
          </w:tcPr>
          <w:p w14:paraId="1ED2BF6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1605946F" w14:textId="77777777" w:rsidR="004E4458" w:rsidRPr="00E40265" w:rsidRDefault="004E4458" w:rsidP="00E40265">
            <w:pPr>
              <w:pStyle w:val="NoSpacing"/>
              <w:rPr>
                <w:noProof/>
                <w:sz w:val="18"/>
                <w:szCs w:val="18"/>
                <w:lang w:val="en-US"/>
              </w:rPr>
            </w:pPr>
          </w:p>
        </w:tc>
        <w:tc>
          <w:tcPr>
            <w:tcW w:w="146" w:type="dxa"/>
            <w:vAlign w:val="center"/>
            <w:hideMark/>
          </w:tcPr>
          <w:p w14:paraId="6F1C1AC5" w14:textId="77777777" w:rsidR="004E4458" w:rsidRPr="00E40265" w:rsidRDefault="004E4458" w:rsidP="00E40265">
            <w:pPr>
              <w:pStyle w:val="NoSpacing"/>
              <w:rPr>
                <w:noProof/>
                <w:sz w:val="18"/>
                <w:szCs w:val="18"/>
                <w:lang w:val="en-US"/>
              </w:rPr>
            </w:pPr>
          </w:p>
        </w:tc>
      </w:tr>
      <w:tr w:rsidR="004E4458" w:rsidRPr="00E40265" w14:paraId="789E6557" w14:textId="77777777" w:rsidTr="004E4458">
        <w:trPr>
          <w:trHeight w:val="290"/>
        </w:trPr>
        <w:tc>
          <w:tcPr>
            <w:tcW w:w="2750" w:type="dxa"/>
            <w:tcBorders>
              <w:top w:val="nil"/>
              <w:left w:val="nil"/>
              <w:bottom w:val="nil"/>
              <w:right w:val="nil"/>
            </w:tcBorders>
            <w:shd w:val="clear" w:color="auto" w:fill="auto"/>
            <w:noWrap/>
            <w:vAlign w:val="bottom"/>
            <w:hideMark/>
          </w:tcPr>
          <w:p w14:paraId="2C77887C" w14:textId="77777777" w:rsidR="004E4458" w:rsidRPr="00E40265" w:rsidRDefault="004E4458" w:rsidP="00E40265">
            <w:pPr>
              <w:pStyle w:val="NoSpacing"/>
              <w:rPr>
                <w:noProof/>
                <w:sz w:val="18"/>
                <w:szCs w:val="18"/>
                <w:lang w:val="de-CH"/>
              </w:rPr>
            </w:pPr>
            <w:r w:rsidRPr="00E40265">
              <w:rPr>
                <w:noProof/>
                <w:sz w:val="18"/>
                <w:szCs w:val="18"/>
                <w:lang w:val="de-CH"/>
              </w:rPr>
              <w:t>region</w:t>
            </w:r>
          </w:p>
        </w:tc>
        <w:tc>
          <w:tcPr>
            <w:tcW w:w="5808" w:type="dxa"/>
            <w:tcBorders>
              <w:top w:val="nil"/>
              <w:left w:val="nil"/>
              <w:bottom w:val="nil"/>
              <w:right w:val="nil"/>
            </w:tcBorders>
            <w:shd w:val="clear" w:color="auto" w:fill="auto"/>
            <w:noWrap/>
            <w:vAlign w:val="bottom"/>
            <w:hideMark/>
          </w:tcPr>
          <w:p w14:paraId="00BBD71D" w14:textId="77777777" w:rsidR="004E4458" w:rsidRPr="00E40265" w:rsidRDefault="004E4458" w:rsidP="00E40265">
            <w:pPr>
              <w:pStyle w:val="NoSpacing"/>
              <w:rPr>
                <w:noProof/>
                <w:sz w:val="18"/>
                <w:szCs w:val="18"/>
                <w:lang w:val="de-CH"/>
              </w:rPr>
            </w:pPr>
            <w:r w:rsidRPr="00E40265">
              <w:rPr>
                <w:noProof/>
                <w:sz w:val="18"/>
                <w:szCs w:val="18"/>
                <w:lang w:val="de-CH"/>
              </w:rPr>
              <w:t>category, Region</w:t>
            </w:r>
          </w:p>
        </w:tc>
        <w:tc>
          <w:tcPr>
            <w:tcW w:w="1805" w:type="dxa"/>
            <w:tcBorders>
              <w:top w:val="nil"/>
              <w:left w:val="nil"/>
              <w:bottom w:val="nil"/>
              <w:right w:val="nil"/>
            </w:tcBorders>
            <w:shd w:val="clear" w:color="auto" w:fill="auto"/>
            <w:noWrap/>
            <w:vAlign w:val="bottom"/>
          </w:tcPr>
          <w:p w14:paraId="413833C0" w14:textId="77777777" w:rsidR="004E4458" w:rsidRPr="00E40265" w:rsidRDefault="004E4458" w:rsidP="00E40265">
            <w:pPr>
              <w:pStyle w:val="NoSpacing"/>
              <w:rPr>
                <w:noProof/>
                <w:sz w:val="18"/>
                <w:szCs w:val="18"/>
                <w:lang w:val="de-CH"/>
              </w:rPr>
            </w:pPr>
            <w:r>
              <w:rPr>
                <w:noProof/>
                <w:sz w:val="18"/>
                <w:szCs w:val="18"/>
                <w:lang w:val="de-CH"/>
              </w:rPr>
              <w:t>32</w:t>
            </w:r>
          </w:p>
        </w:tc>
        <w:tc>
          <w:tcPr>
            <w:tcW w:w="146" w:type="dxa"/>
            <w:vAlign w:val="center"/>
            <w:hideMark/>
          </w:tcPr>
          <w:p w14:paraId="242619C8" w14:textId="77777777" w:rsidR="004E4458" w:rsidRPr="00E40265" w:rsidRDefault="004E4458" w:rsidP="00E40265">
            <w:pPr>
              <w:pStyle w:val="NoSpacing"/>
              <w:rPr>
                <w:noProof/>
                <w:sz w:val="18"/>
                <w:szCs w:val="18"/>
                <w:lang w:val="de-CH"/>
              </w:rPr>
            </w:pPr>
          </w:p>
        </w:tc>
        <w:tc>
          <w:tcPr>
            <w:tcW w:w="146" w:type="dxa"/>
            <w:vAlign w:val="center"/>
            <w:hideMark/>
          </w:tcPr>
          <w:p w14:paraId="64B7C21B" w14:textId="77777777" w:rsidR="004E4458" w:rsidRPr="00E40265" w:rsidRDefault="004E4458" w:rsidP="00E40265">
            <w:pPr>
              <w:pStyle w:val="NoSpacing"/>
              <w:rPr>
                <w:noProof/>
                <w:sz w:val="18"/>
                <w:szCs w:val="18"/>
                <w:lang w:val="de-CH"/>
              </w:rPr>
            </w:pPr>
          </w:p>
        </w:tc>
      </w:tr>
      <w:tr w:rsidR="004E4458" w:rsidRPr="00E40265" w14:paraId="34F64A36" w14:textId="77777777" w:rsidTr="004E4458">
        <w:trPr>
          <w:trHeight w:val="290"/>
        </w:trPr>
        <w:tc>
          <w:tcPr>
            <w:tcW w:w="2750" w:type="dxa"/>
            <w:tcBorders>
              <w:top w:val="nil"/>
              <w:left w:val="nil"/>
              <w:bottom w:val="nil"/>
              <w:right w:val="nil"/>
            </w:tcBorders>
            <w:shd w:val="clear" w:color="auto" w:fill="auto"/>
            <w:noWrap/>
            <w:vAlign w:val="bottom"/>
            <w:hideMark/>
          </w:tcPr>
          <w:p w14:paraId="6FA2AB25" w14:textId="77777777" w:rsidR="004E4458" w:rsidRPr="00E40265" w:rsidRDefault="004E4458" w:rsidP="00E40265">
            <w:pPr>
              <w:pStyle w:val="NoSpacing"/>
              <w:rPr>
                <w:noProof/>
                <w:sz w:val="18"/>
                <w:szCs w:val="18"/>
                <w:lang w:val="de-CH"/>
              </w:rPr>
            </w:pPr>
            <w:r w:rsidRPr="00E40265">
              <w:rPr>
                <w:noProof/>
                <w:sz w:val="18"/>
                <w:szCs w:val="18"/>
                <w:lang w:val="de-CH"/>
              </w:rPr>
              <w:t>religion</w:t>
            </w:r>
          </w:p>
        </w:tc>
        <w:tc>
          <w:tcPr>
            <w:tcW w:w="5808" w:type="dxa"/>
            <w:tcBorders>
              <w:top w:val="nil"/>
              <w:left w:val="nil"/>
              <w:bottom w:val="nil"/>
              <w:right w:val="nil"/>
            </w:tcBorders>
            <w:shd w:val="clear" w:color="auto" w:fill="auto"/>
            <w:noWrap/>
            <w:vAlign w:val="bottom"/>
            <w:hideMark/>
          </w:tcPr>
          <w:p w14:paraId="4E8CA40D" w14:textId="77777777" w:rsidR="004E4458" w:rsidRPr="00E40265" w:rsidRDefault="004E4458" w:rsidP="00E40265">
            <w:pPr>
              <w:pStyle w:val="NoSpacing"/>
              <w:rPr>
                <w:noProof/>
                <w:sz w:val="18"/>
                <w:szCs w:val="18"/>
                <w:lang w:val="de-CH"/>
              </w:rPr>
            </w:pPr>
            <w:r w:rsidRPr="00E40265">
              <w:rPr>
                <w:noProof/>
                <w:sz w:val="18"/>
                <w:szCs w:val="18"/>
                <w:lang w:val="de-CH"/>
              </w:rPr>
              <w:t>category, religion of woman</w:t>
            </w:r>
          </w:p>
        </w:tc>
        <w:tc>
          <w:tcPr>
            <w:tcW w:w="1805" w:type="dxa"/>
            <w:tcBorders>
              <w:top w:val="nil"/>
              <w:left w:val="nil"/>
              <w:bottom w:val="nil"/>
              <w:right w:val="nil"/>
            </w:tcBorders>
            <w:shd w:val="clear" w:color="auto" w:fill="auto"/>
            <w:noWrap/>
            <w:vAlign w:val="bottom"/>
          </w:tcPr>
          <w:p w14:paraId="047E5913" w14:textId="77777777" w:rsidR="004E4458" w:rsidRPr="00E40265" w:rsidRDefault="004E4458" w:rsidP="00E40265">
            <w:pPr>
              <w:pStyle w:val="NoSpacing"/>
              <w:rPr>
                <w:noProof/>
                <w:sz w:val="18"/>
                <w:szCs w:val="18"/>
                <w:lang w:val="de-CH"/>
              </w:rPr>
            </w:pPr>
            <w:r>
              <w:rPr>
                <w:noProof/>
                <w:sz w:val="18"/>
                <w:szCs w:val="18"/>
                <w:lang w:val="de-CH"/>
              </w:rPr>
              <w:t>32</w:t>
            </w:r>
          </w:p>
        </w:tc>
        <w:tc>
          <w:tcPr>
            <w:tcW w:w="146" w:type="dxa"/>
            <w:vAlign w:val="center"/>
            <w:hideMark/>
          </w:tcPr>
          <w:p w14:paraId="7E2BD2EA" w14:textId="77777777" w:rsidR="004E4458" w:rsidRPr="00E40265" w:rsidRDefault="004E4458" w:rsidP="00E40265">
            <w:pPr>
              <w:pStyle w:val="NoSpacing"/>
              <w:rPr>
                <w:noProof/>
                <w:sz w:val="18"/>
                <w:szCs w:val="18"/>
                <w:lang w:val="de-CH"/>
              </w:rPr>
            </w:pPr>
          </w:p>
        </w:tc>
        <w:tc>
          <w:tcPr>
            <w:tcW w:w="146" w:type="dxa"/>
            <w:vAlign w:val="center"/>
            <w:hideMark/>
          </w:tcPr>
          <w:p w14:paraId="724750DE" w14:textId="77777777" w:rsidR="004E4458" w:rsidRPr="00E40265" w:rsidRDefault="004E4458" w:rsidP="00E40265">
            <w:pPr>
              <w:pStyle w:val="NoSpacing"/>
              <w:rPr>
                <w:noProof/>
                <w:sz w:val="18"/>
                <w:szCs w:val="18"/>
                <w:lang w:val="de-CH"/>
              </w:rPr>
            </w:pPr>
          </w:p>
        </w:tc>
      </w:tr>
      <w:tr w:rsidR="004E4458" w:rsidRPr="008277EA" w14:paraId="4CF81E82" w14:textId="77777777" w:rsidTr="004E4458">
        <w:trPr>
          <w:trHeight w:val="290"/>
        </w:trPr>
        <w:tc>
          <w:tcPr>
            <w:tcW w:w="2750" w:type="dxa"/>
            <w:tcBorders>
              <w:top w:val="nil"/>
              <w:left w:val="nil"/>
              <w:bottom w:val="nil"/>
              <w:right w:val="nil"/>
            </w:tcBorders>
            <w:shd w:val="clear" w:color="auto" w:fill="auto"/>
            <w:noWrap/>
            <w:vAlign w:val="bottom"/>
            <w:hideMark/>
          </w:tcPr>
          <w:p w14:paraId="6789D34E" w14:textId="77777777" w:rsidR="004E4458" w:rsidRPr="00E40265" w:rsidRDefault="004E4458" w:rsidP="00E40265">
            <w:pPr>
              <w:pStyle w:val="NoSpacing"/>
              <w:rPr>
                <w:noProof/>
                <w:sz w:val="18"/>
                <w:szCs w:val="18"/>
                <w:lang w:val="de-CH"/>
              </w:rPr>
            </w:pPr>
            <w:r w:rsidRPr="00E40265">
              <w:rPr>
                <w:noProof/>
                <w:sz w:val="18"/>
                <w:szCs w:val="18"/>
                <w:lang w:val="de-CH"/>
              </w:rPr>
              <w:t>rural</w:t>
            </w:r>
          </w:p>
        </w:tc>
        <w:tc>
          <w:tcPr>
            <w:tcW w:w="5808" w:type="dxa"/>
            <w:tcBorders>
              <w:top w:val="nil"/>
              <w:left w:val="nil"/>
              <w:bottom w:val="nil"/>
              <w:right w:val="nil"/>
            </w:tcBorders>
            <w:shd w:val="clear" w:color="auto" w:fill="auto"/>
            <w:noWrap/>
            <w:vAlign w:val="bottom"/>
            <w:hideMark/>
          </w:tcPr>
          <w:p w14:paraId="2D7C4170" w14:textId="77777777" w:rsidR="004E4458" w:rsidRPr="00E40265" w:rsidRDefault="004E4458" w:rsidP="00E40265">
            <w:pPr>
              <w:pStyle w:val="NoSpacing"/>
              <w:rPr>
                <w:noProof/>
                <w:sz w:val="18"/>
                <w:szCs w:val="18"/>
                <w:lang w:val="en-US"/>
              </w:rPr>
            </w:pPr>
            <w:r w:rsidRPr="00E40265">
              <w:rPr>
                <w:noProof/>
                <w:sz w:val="18"/>
                <w:szCs w:val="18"/>
                <w:lang w:val="en-US"/>
              </w:rPr>
              <w:t>binary, 1 if rural place of residence</w:t>
            </w:r>
          </w:p>
        </w:tc>
        <w:tc>
          <w:tcPr>
            <w:tcW w:w="1805" w:type="dxa"/>
            <w:tcBorders>
              <w:top w:val="nil"/>
              <w:left w:val="nil"/>
              <w:bottom w:val="nil"/>
              <w:right w:val="nil"/>
            </w:tcBorders>
            <w:shd w:val="clear" w:color="auto" w:fill="auto"/>
            <w:noWrap/>
            <w:vAlign w:val="bottom"/>
          </w:tcPr>
          <w:p w14:paraId="12E720F5"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7E8247B" w14:textId="77777777" w:rsidR="004E4458" w:rsidRPr="00E40265" w:rsidRDefault="004E4458" w:rsidP="00E40265">
            <w:pPr>
              <w:pStyle w:val="NoSpacing"/>
              <w:rPr>
                <w:noProof/>
                <w:sz w:val="18"/>
                <w:szCs w:val="18"/>
                <w:lang w:val="en-US"/>
              </w:rPr>
            </w:pPr>
          </w:p>
        </w:tc>
        <w:tc>
          <w:tcPr>
            <w:tcW w:w="146" w:type="dxa"/>
            <w:vAlign w:val="center"/>
            <w:hideMark/>
          </w:tcPr>
          <w:p w14:paraId="2FCC557B" w14:textId="77777777" w:rsidR="004E4458" w:rsidRPr="00E40265" w:rsidRDefault="004E4458" w:rsidP="00E40265">
            <w:pPr>
              <w:pStyle w:val="NoSpacing"/>
              <w:rPr>
                <w:noProof/>
                <w:sz w:val="18"/>
                <w:szCs w:val="18"/>
                <w:lang w:val="en-US"/>
              </w:rPr>
            </w:pPr>
          </w:p>
        </w:tc>
      </w:tr>
      <w:tr w:rsidR="004E4458" w:rsidRPr="008277EA" w14:paraId="7F7F9F9F" w14:textId="77777777" w:rsidTr="004E4458">
        <w:trPr>
          <w:trHeight w:val="290"/>
        </w:trPr>
        <w:tc>
          <w:tcPr>
            <w:tcW w:w="2750" w:type="dxa"/>
            <w:tcBorders>
              <w:top w:val="nil"/>
              <w:left w:val="nil"/>
              <w:bottom w:val="nil"/>
              <w:right w:val="nil"/>
            </w:tcBorders>
            <w:shd w:val="clear" w:color="auto" w:fill="auto"/>
            <w:noWrap/>
            <w:vAlign w:val="bottom"/>
            <w:hideMark/>
          </w:tcPr>
          <w:p w14:paraId="65B73E5C" w14:textId="77777777" w:rsidR="004E4458" w:rsidRPr="00E40265" w:rsidRDefault="004E4458" w:rsidP="00E40265">
            <w:pPr>
              <w:pStyle w:val="NoSpacing"/>
              <w:rPr>
                <w:noProof/>
                <w:sz w:val="18"/>
                <w:szCs w:val="18"/>
                <w:lang w:val="de-CH"/>
              </w:rPr>
            </w:pPr>
            <w:r w:rsidRPr="00E40265">
              <w:rPr>
                <w:noProof/>
                <w:sz w:val="18"/>
                <w:szCs w:val="18"/>
                <w:lang w:val="de-CH"/>
              </w:rPr>
              <w:t>safe_cooking_fuel</w:t>
            </w:r>
          </w:p>
        </w:tc>
        <w:tc>
          <w:tcPr>
            <w:tcW w:w="5808" w:type="dxa"/>
            <w:tcBorders>
              <w:top w:val="nil"/>
              <w:left w:val="nil"/>
              <w:bottom w:val="nil"/>
              <w:right w:val="nil"/>
            </w:tcBorders>
            <w:shd w:val="clear" w:color="auto" w:fill="auto"/>
            <w:noWrap/>
            <w:vAlign w:val="bottom"/>
            <w:hideMark/>
          </w:tcPr>
          <w:p w14:paraId="41E04728"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uses safe cooking fuel</w:t>
            </w:r>
          </w:p>
        </w:tc>
        <w:tc>
          <w:tcPr>
            <w:tcW w:w="1805" w:type="dxa"/>
            <w:tcBorders>
              <w:top w:val="nil"/>
              <w:left w:val="nil"/>
              <w:bottom w:val="nil"/>
              <w:right w:val="nil"/>
            </w:tcBorders>
            <w:shd w:val="clear" w:color="auto" w:fill="auto"/>
            <w:noWrap/>
            <w:vAlign w:val="bottom"/>
          </w:tcPr>
          <w:p w14:paraId="5416AD69"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050773DC" w14:textId="77777777" w:rsidR="004E4458" w:rsidRPr="00E40265" w:rsidRDefault="004E4458" w:rsidP="00E40265">
            <w:pPr>
              <w:pStyle w:val="NoSpacing"/>
              <w:rPr>
                <w:noProof/>
                <w:sz w:val="18"/>
                <w:szCs w:val="18"/>
                <w:lang w:val="en-US"/>
              </w:rPr>
            </w:pPr>
          </w:p>
        </w:tc>
        <w:tc>
          <w:tcPr>
            <w:tcW w:w="146" w:type="dxa"/>
            <w:vAlign w:val="center"/>
            <w:hideMark/>
          </w:tcPr>
          <w:p w14:paraId="09F462D1" w14:textId="77777777" w:rsidR="004E4458" w:rsidRPr="00E40265" w:rsidRDefault="004E4458" w:rsidP="00E40265">
            <w:pPr>
              <w:pStyle w:val="NoSpacing"/>
              <w:rPr>
                <w:noProof/>
                <w:sz w:val="18"/>
                <w:szCs w:val="18"/>
                <w:lang w:val="en-US"/>
              </w:rPr>
            </w:pPr>
          </w:p>
        </w:tc>
      </w:tr>
      <w:tr w:rsidR="004E4458" w:rsidRPr="008277EA" w14:paraId="2D2F6123" w14:textId="77777777" w:rsidTr="004E4458">
        <w:trPr>
          <w:trHeight w:val="290"/>
        </w:trPr>
        <w:tc>
          <w:tcPr>
            <w:tcW w:w="2750" w:type="dxa"/>
            <w:tcBorders>
              <w:top w:val="nil"/>
              <w:left w:val="nil"/>
              <w:bottom w:val="nil"/>
              <w:right w:val="nil"/>
            </w:tcBorders>
            <w:shd w:val="clear" w:color="auto" w:fill="auto"/>
            <w:noWrap/>
            <w:vAlign w:val="bottom"/>
            <w:hideMark/>
          </w:tcPr>
          <w:p w14:paraId="5E1BA3B3" w14:textId="77777777" w:rsidR="004E4458" w:rsidRPr="00E40265" w:rsidRDefault="004E4458" w:rsidP="00E40265">
            <w:pPr>
              <w:pStyle w:val="NoSpacing"/>
              <w:rPr>
                <w:noProof/>
                <w:sz w:val="18"/>
                <w:szCs w:val="18"/>
                <w:lang w:val="de-CH"/>
              </w:rPr>
            </w:pPr>
            <w:r w:rsidRPr="00E40265">
              <w:rPr>
                <w:noProof/>
                <w:sz w:val="18"/>
                <w:szCs w:val="18"/>
                <w:lang w:val="de-CH"/>
              </w:rPr>
              <w:t>safe_drinking_water</w:t>
            </w:r>
          </w:p>
        </w:tc>
        <w:tc>
          <w:tcPr>
            <w:tcW w:w="5808" w:type="dxa"/>
            <w:tcBorders>
              <w:top w:val="nil"/>
              <w:left w:val="nil"/>
              <w:bottom w:val="nil"/>
              <w:right w:val="nil"/>
            </w:tcBorders>
            <w:shd w:val="clear" w:color="auto" w:fill="auto"/>
            <w:noWrap/>
            <w:vAlign w:val="bottom"/>
            <w:hideMark/>
          </w:tcPr>
          <w:p w14:paraId="6563FD7D" w14:textId="77777777" w:rsidR="004E4458" w:rsidRPr="00E40265" w:rsidRDefault="004E4458" w:rsidP="00E40265">
            <w:pPr>
              <w:pStyle w:val="NoSpacing"/>
              <w:rPr>
                <w:noProof/>
                <w:sz w:val="18"/>
                <w:szCs w:val="18"/>
                <w:lang w:val="en-US"/>
              </w:rPr>
            </w:pPr>
            <w:r w:rsidRPr="00E40265">
              <w:rPr>
                <w:noProof/>
                <w:sz w:val="18"/>
                <w:szCs w:val="18"/>
                <w:lang w:val="en-US"/>
              </w:rPr>
              <w:t>binary, 1 if safe drinking water source</w:t>
            </w:r>
          </w:p>
        </w:tc>
        <w:tc>
          <w:tcPr>
            <w:tcW w:w="1805" w:type="dxa"/>
            <w:tcBorders>
              <w:top w:val="nil"/>
              <w:left w:val="nil"/>
              <w:bottom w:val="nil"/>
              <w:right w:val="nil"/>
            </w:tcBorders>
            <w:shd w:val="clear" w:color="auto" w:fill="auto"/>
            <w:noWrap/>
            <w:vAlign w:val="bottom"/>
          </w:tcPr>
          <w:p w14:paraId="4800A11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B30D2C9" w14:textId="77777777" w:rsidR="004E4458" w:rsidRPr="00E40265" w:rsidRDefault="004E4458" w:rsidP="00E40265">
            <w:pPr>
              <w:pStyle w:val="NoSpacing"/>
              <w:rPr>
                <w:noProof/>
                <w:sz w:val="18"/>
                <w:szCs w:val="18"/>
                <w:lang w:val="en-US"/>
              </w:rPr>
            </w:pPr>
          </w:p>
        </w:tc>
        <w:tc>
          <w:tcPr>
            <w:tcW w:w="146" w:type="dxa"/>
            <w:vAlign w:val="center"/>
            <w:hideMark/>
          </w:tcPr>
          <w:p w14:paraId="7B134447" w14:textId="77777777" w:rsidR="004E4458" w:rsidRPr="00E40265" w:rsidRDefault="004E4458" w:rsidP="00E40265">
            <w:pPr>
              <w:pStyle w:val="NoSpacing"/>
              <w:rPr>
                <w:noProof/>
                <w:sz w:val="18"/>
                <w:szCs w:val="18"/>
                <w:lang w:val="en-US"/>
              </w:rPr>
            </w:pPr>
          </w:p>
        </w:tc>
      </w:tr>
      <w:tr w:rsidR="004E4458" w:rsidRPr="008277EA" w14:paraId="56FD0FCA" w14:textId="77777777" w:rsidTr="004E4458">
        <w:trPr>
          <w:trHeight w:val="290"/>
        </w:trPr>
        <w:tc>
          <w:tcPr>
            <w:tcW w:w="2750" w:type="dxa"/>
            <w:tcBorders>
              <w:top w:val="nil"/>
              <w:left w:val="nil"/>
              <w:bottom w:val="nil"/>
              <w:right w:val="nil"/>
            </w:tcBorders>
            <w:shd w:val="clear" w:color="auto" w:fill="auto"/>
            <w:noWrap/>
            <w:vAlign w:val="bottom"/>
            <w:hideMark/>
          </w:tcPr>
          <w:p w14:paraId="0DAE539C" w14:textId="77777777" w:rsidR="004E4458" w:rsidRPr="00E40265" w:rsidRDefault="004E4458" w:rsidP="00E40265">
            <w:pPr>
              <w:pStyle w:val="NoSpacing"/>
              <w:rPr>
                <w:noProof/>
                <w:sz w:val="18"/>
                <w:szCs w:val="18"/>
                <w:lang w:val="de-CH"/>
              </w:rPr>
            </w:pPr>
            <w:r w:rsidRPr="00E40265">
              <w:rPr>
                <w:noProof/>
                <w:sz w:val="18"/>
                <w:szCs w:val="18"/>
                <w:lang w:val="de-CH"/>
              </w:rPr>
              <w:t>safe_floor_material</w:t>
            </w:r>
          </w:p>
        </w:tc>
        <w:tc>
          <w:tcPr>
            <w:tcW w:w="5808" w:type="dxa"/>
            <w:tcBorders>
              <w:top w:val="nil"/>
              <w:left w:val="nil"/>
              <w:bottom w:val="nil"/>
              <w:right w:val="nil"/>
            </w:tcBorders>
            <w:shd w:val="clear" w:color="auto" w:fill="auto"/>
            <w:noWrap/>
            <w:vAlign w:val="bottom"/>
            <w:hideMark/>
          </w:tcPr>
          <w:p w14:paraId="73CA3D9E" w14:textId="77777777" w:rsidR="004E4458" w:rsidRPr="00E40265" w:rsidRDefault="004E4458" w:rsidP="00E40265">
            <w:pPr>
              <w:pStyle w:val="NoSpacing"/>
              <w:rPr>
                <w:noProof/>
                <w:sz w:val="18"/>
                <w:szCs w:val="18"/>
                <w:lang w:val="en-US"/>
              </w:rPr>
            </w:pPr>
            <w:r w:rsidRPr="00E40265">
              <w:rPr>
                <w:noProof/>
                <w:sz w:val="18"/>
                <w:szCs w:val="18"/>
                <w:lang w:val="en-US"/>
              </w:rPr>
              <w:t>binary, 1 if safe floor material</w:t>
            </w:r>
          </w:p>
        </w:tc>
        <w:tc>
          <w:tcPr>
            <w:tcW w:w="1805" w:type="dxa"/>
            <w:tcBorders>
              <w:top w:val="nil"/>
              <w:left w:val="nil"/>
              <w:bottom w:val="nil"/>
              <w:right w:val="nil"/>
            </w:tcBorders>
            <w:shd w:val="clear" w:color="auto" w:fill="auto"/>
            <w:noWrap/>
            <w:vAlign w:val="bottom"/>
          </w:tcPr>
          <w:p w14:paraId="30AACE36"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3B5B22E" w14:textId="77777777" w:rsidR="004E4458" w:rsidRPr="00E40265" w:rsidRDefault="004E4458" w:rsidP="00E40265">
            <w:pPr>
              <w:pStyle w:val="NoSpacing"/>
              <w:rPr>
                <w:noProof/>
                <w:sz w:val="18"/>
                <w:szCs w:val="18"/>
                <w:lang w:val="en-US"/>
              </w:rPr>
            </w:pPr>
          </w:p>
        </w:tc>
        <w:tc>
          <w:tcPr>
            <w:tcW w:w="146" w:type="dxa"/>
            <w:vAlign w:val="center"/>
            <w:hideMark/>
          </w:tcPr>
          <w:p w14:paraId="0C8149E8" w14:textId="77777777" w:rsidR="004E4458" w:rsidRPr="00E40265" w:rsidRDefault="004E4458" w:rsidP="00E40265">
            <w:pPr>
              <w:pStyle w:val="NoSpacing"/>
              <w:rPr>
                <w:noProof/>
                <w:sz w:val="18"/>
                <w:szCs w:val="18"/>
                <w:lang w:val="en-US"/>
              </w:rPr>
            </w:pPr>
          </w:p>
        </w:tc>
      </w:tr>
      <w:tr w:rsidR="004E4458" w:rsidRPr="008277EA" w14:paraId="3F45FE6C" w14:textId="77777777" w:rsidTr="004E4458">
        <w:trPr>
          <w:trHeight w:val="290"/>
        </w:trPr>
        <w:tc>
          <w:tcPr>
            <w:tcW w:w="2750" w:type="dxa"/>
            <w:tcBorders>
              <w:top w:val="nil"/>
              <w:left w:val="nil"/>
              <w:bottom w:val="nil"/>
              <w:right w:val="nil"/>
            </w:tcBorders>
            <w:shd w:val="clear" w:color="auto" w:fill="auto"/>
            <w:noWrap/>
            <w:vAlign w:val="bottom"/>
            <w:hideMark/>
          </w:tcPr>
          <w:p w14:paraId="45538F4D" w14:textId="77777777" w:rsidR="004E4458" w:rsidRPr="00E40265" w:rsidRDefault="004E4458" w:rsidP="00E40265">
            <w:pPr>
              <w:pStyle w:val="NoSpacing"/>
              <w:rPr>
                <w:noProof/>
                <w:sz w:val="18"/>
                <w:szCs w:val="18"/>
                <w:lang w:val="de-CH"/>
              </w:rPr>
            </w:pPr>
            <w:r w:rsidRPr="00E40265">
              <w:rPr>
                <w:noProof/>
                <w:sz w:val="18"/>
                <w:szCs w:val="18"/>
                <w:lang w:val="de-CH"/>
              </w:rPr>
              <w:t>safe_sewage_disposal</w:t>
            </w:r>
          </w:p>
        </w:tc>
        <w:tc>
          <w:tcPr>
            <w:tcW w:w="5808" w:type="dxa"/>
            <w:tcBorders>
              <w:top w:val="nil"/>
              <w:left w:val="nil"/>
              <w:bottom w:val="nil"/>
              <w:right w:val="nil"/>
            </w:tcBorders>
            <w:shd w:val="clear" w:color="auto" w:fill="auto"/>
            <w:noWrap/>
            <w:vAlign w:val="bottom"/>
            <w:hideMark/>
          </w:tcPr>
          <w:p w14:paraId="31AD4B6C"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safe sewage disposal</w:t>
            </w:r>
          </w:p>
        </w:tc>
        <w:tc>
          <w:tcPr>
            <w:tcW w:w="1805" w:type="dxa"/>
            <w:tcBorders>
              <w:top w:val="nil"/>
              <w:left w:val="nil"/>
              <w:bottom w:val="nil"/>
              <w:right w:val="nil"/>
            </w:tcBorders>
            <w:shd w:val="clear" w:color="auto" w:fill="auto"/>
            <w:noWrap/>
            <w:vAlign w:val="bottom"/>
          </w:tcPr>
          <w:p w14:paraId="60334EE4" w14:textId="77777777" w:rsidR="004E4458" w:rsidRPr="00E40265" w:rsidRDefault="004E4458" w:rsidP="00E40265">
            <w:pPr>
              <w:pStyle w:val="NoSpacing"/>
              <w:rPr>
                <w:noProof/>
                <w:sz w:val="18"/>
                <w:szCs w:val="18"/>
                <w:lang w:val="en-US"/>
              </w:rPr>
            </w:pPr>
            <w:r>
              <w:rPr>
                <w:noProof/>
                <w:sz w:val="18"/>
                <w:szCs w:val="18"/>
                <w:lang w:val="en-US"/>
              </w:rPr>
              <w:t>2</w:t>
            </w:r>
          </w:p>
        </w:tc>
        <w:tc>
          <w:tcPr>
            <w:tcW w:w="146" w:type="dxa"/>
            <w:vAlign w:val="center"/>
            <w:hideMark/>
          </w:tcPr>
          <w:p w14:paraId="2B6666CF" w14:textId="77777777" w:rsidR="004E4458" w:rsidRPr="00E40265" w:rsidRDefault="004E4458" w:rsidP="00E40265">
            <w:pPr>
              <w:pStyle w:val="NoSpacing"/>
              <w:rPr>
                <w:noProof/>
                <w:sz w:val="18"/>
                <w:szCs w:val="18"/>
                <w:lang w:val="en-US"/>
              </w:rPr>
            </w:pPr>
          </w:p>
        </w:tc>
        <w:tc>
          <w:tcPr>
            <w:tcW w:w="146" w:type="dxa"/>
            <w:vAlign w:val="center"/>
            <w:hideMark/>
          </w:tcPr>
          <w:p w14:paraId="1282CED8" w14:textId="77777777" w:rsidR="004E4458" w:rsidRPr="00E40265" w:rsidRDefault="004E4458" w:rsidP="00E40265">
            <w:pPr>
              <w:pStyle w:val="NoSpacing"/>
              <w:rPr>
                <w:noProof/>
                <w:sz w:val="18"/>
                <w:szCs w:val="18"/>
                <w:lang w:val="en-US"/>
              </w:rPr>
            </w:pPr>
          </w:p>
        </w:tc>
      </w:tr>
      <w:tr w:rsidR="004E4458" w:rsidRPr="008277EA" w14:paraId="3E72CD6B" w14:textId="77777777" w:rsidTr="004E4458">
        <w:trPr>
          <w:trHeight w:val="290"/>
        </w:trPr>
        <w:tc>
          <w:tcPr>
            <w:tcW w:w="2750" w:type="dxa"/>
            <w:tcBorders>
              <w:top w:val="nil"/>
              <w:left w:val="nil"/>
              <w:bottom w:val="nil"/>
              <w:right w:val="nil"/>
            </w:tcBorders>
            <w:shd w:val="clear" w:color="auto" w:fill="auto"/>
            <w:noWrap/>
            <w:vAlign w:val="bottom"/>
            <w:hideMark/>
          </w:tcPr>
          <w:p w14:paraId="7B3E59C9" w14:textId="77777777" w:rsidR="004E4458" w:rsidRPr="00E40265" w:rsidRDefault="004E4458" w:rsidP="00E40265">
            <w:pPr>
              <w:pStyle w:val="NoSpacing"/>
              <w:rPr>
                <w:noProof/>
                <w:sz w:val="18"/>
                <w:szCs w:val="18"/>
                <w:lang w:val="de-CH"/>
              </w:rPr>
            </w:pPr>
            <w:r w:rsidRPr="00E40265">
              <w:rPr>
                <w:noProof/>
                <w:sz w:val="18"/>
                <w:szCs w:val="18"/>
                <w:lang w:val="de-CH"/>
              </w:rPr>
              <w:t>safe_toilet_facility</w:t>
            </w:r>
          </w:p>
        </w:tc>
        <w:tc>
          <w:tcPr>
            <w:tcW w:w="5808" w:type="dxa"/>
            <w:tcBorders>
              <w:top w:val="nil"/>
              <w:left w:val="nil"/>
              <w:bottom w:val="nil"/>
              <w:right w:val="nil"/>
            </w:tcBorders>
            <w:shd w:val="clear" w:color="auto" w:fill="auto"/>
            <w:noWrap/>
            <w:vAlign w:val="bottom"/>
            <w:hideMark/>
          </w:tcPr>
          <w:p w14:paraId="22076B15" w14:textId="77777777" w:rsidR="004E4458" w:rsidRPr="00E40265" w:rsidRDefault="004E4458" w:rsidP="00E40265">
            <w:pPr>
              <w:pStyle w:val="NoSpacing"/>
              <w:rPr>
                <w:noProof/>
                <w:sz w:val="18"/>
                <w:szCs w:val="18"/>
                <w:lang w:val="en-US"/>
              </w:rPr>
            </w:pPr>
            <w:r w:rsidRPr="00E40265">
              <w:rPr>
                <w:noProof/>
                <w:sz w:val="18"/>
                <w:szCs w:val="18"/>
                <w:lang w:val="en-US"/>
              </w:rPr>
              <w:t>binary, 1 if safe toilet facility</w:t>
            </w:r>
          </w:p>
        </w:tc>
        <w:tc>
          <w:tcPr>
            <w:tcW w:w="1805" w:type="dxa"/>
            <w:tcBorders>
              <w:top w:val="nil"/>
              <w:left w:val="nil"/>
              <w:bottom w:val="nil"/>
              <w:right w:val="nil"/>
            </w:tcBorders>
            <w:shd w:val="clear" w:color="auto" w:fill="auto"/>
            <w:noWrap/>
            <w:vAlign w:val="bottom"/>
          </w:tcPr>
          <w:p w14:paraId="11A3D03C"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54784BD6" w14:textId="77777777" w:rsidR="004E4458" w:rsidRPr="00E40265" w:rsidRDefault="004E4458" w:rsidP="00E40265">
            <w:pPr>
              <w:pStyle w:val="NoSpacing"/>
              <w:rPr>
                <w:noProof/>
                <w:sz w:val="18"/>
                <w:szCs w:val="18"/>
                <w:lang w:val="en-US"/>
              </w:rPr>
            </w:pPr>
          </w:p>
        </w:tc>
        <w:tc>
          <w:tcPr>
            <w:tcW w:w="146" w:type="dxa"/>
            <w:vAlign w:val="center"/>
            <w:hideMark/>
          </w:tcPr>
          <w:p w14:paraId="260239DE" w14:textId="77777777" w:rsidR="004E4458" w:rsidRPr="00E40265" w:rsidRDefault="004E4458" w:rsidP="00E40265">
            <w:pPr>
              <w:pStyle w:val="NoSpacing"/>
              <w:rPr>
                <w:noProof/>
                <w:sz w:val="18"/>
                <w:szCs w:val="18"/>
                <w:lang w:val="en-US"/>
              </w:rPr>
            </w:pPr>
          </w:p>
        </w:tc>
      </w:tr>
      <w:tr w:rsidR="004E4458" w:rsidRPr="008277EA" w14:paraId="0985DCD6" w14:textId="77777777" w:rsidTr="004E4458">
        <w:trPr>
          <w:trHeight w:val="290"/>
        </w:trPr>
        <w:tc>
          <w:tcPr>
            <w:tcW w:w="2750" w:type="dxa"/>
            <w:tcBorders>
              <w:top w:val="nil"/>
              <w:left w:val="nil"/>
              <w:bottom w:val="nil"/>
              <w:right w:val="nil"/>
            </w:tcBorders>
            <w:shd w:val="clear" w:color="auto" w:fill="auto"/>
            <w:noWrap/>
            <w:vAlign w:val="bottom"/>
            <w:hideMark/>
          </w:tcPr>
          <w:p w14:paraId="553F5E8E" w14:textId="77777777" w:rsidR="004E4458" w:rsidRPr="00E40265" w:rsidRDefault="004E4458" w:rsidP="00E40265">
            <w:pPr>
              <w:pStyle w:val="NoSpacing"/>
              <w:rPr>
                <w:noProof/>
                <w:sz w:val="18"/>
                <w:szCs w:val="18"/>
                <w:lang w:val="de-CH"/>
              </w:rPr>
            </w:pPr>
            <w:r w:rsidRPr="00E40265">
              <w:rPr>
                <w:noProof/>
                <w:sz w:val="18"/>
                <w:szCs w:val="18"/>
                <w:lang w:val="de-CH"/>
              </w:rPr>
              <w:t>safe_trash_disposal</w:t>
            </w:r>
          </w:p>
        </w:tc>
        <w:tc>
          <w:tcPr>
            <w:tcW w:w="5808" w:type="dxa"/>
            <w:tcBorders>
              <w:top w:val="nil"/>
              <w:left w:val="nil"/>
              <w:bottom w:val="nil"/>
              <w:right w:val="nil"/>
            </w:tcBorders>
            <w:shd w:val="clear" w:color="auto" w:fill="auto"/>
            <w:noWrap/>
            <w:vAlign w:val="bottom"/>
            <w:hideMark/>
          </w:tcPr>
          <w:p w14:paraId="7B1B61DF"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safe trash disposal</w:t>
            </w:r>
          </w:p>
        </w:tc>
        <w:tc>
          <w:tcPr>
            <w:tcW w:w="1805" w:type="dxa"/>
            <w:tcBorders>
              <w:top w:val="nil"/>
              <w:left w:val="nil"/>
              <w:bottom w:val="nil"/>
              <w:right w:val="nil"/>
            </w:tcBorders>
            <w:shd w:val="clear" w:color="auto" w:fill="auto"/>
            <w:noWrap/>
            <w:vAlign w:val="bottom"/>
          </w:tcPr>
          <w:p w14:paraId="6486A49E" w14:textId="77777777" w:rsidR="004E4458" w:rsidRPr="00E40265" w:rsidRDefault="004E4458" w:rsidP="00E40265">
            <w:pPr>
              <w:pStyle w:val="NoSpacing"/>
              <w:rPr>
                <w:noProof/>
                <w:sz w:val="18"/>
                <w:szCs w:val="18"/>
                <w:lang w:val="en-US"/>
              </w:rPr>
            </w:pPr>
            <w:r>
              <w:rPr>
                <w:noProof/>
                <w:sz w:val="18"/>
                <w:szCs w:val="18"/>
                <w:lang w:val="en-US"/>
              </w:rPr>
              <w:t>3</w:t>
            </w:r>
          </w:p>
        </w:tc>
        <w:tc>
          <w:tcPr>
            <w:tcW w:w="146" w:type="dxa"/>
            <w:vAlign w:val="center"/>
            <w:hideMark/>
          </w:tcPr>
          <w:p w14:paraId="1C661DF0" w14:textId="77777777" w:rsidR="004E4458" w:rsidRPr="00E40265" w:rsidRDefault="004E4458" w:rsidP="00E40265">
            <w:pPr>
              <w:pStyle w:val="NoSpacing"/>
              <w:rPr>
                <w:noProof/>
                <w:sz w:val="18"/>
                <w:szCs w:val="18"/>
                <w:lang w:val="en-US"/>
              </w:rPr>
            </w:pPr>
          </w:p>
        </w:tc>
        <w:tc>
          <w:tcPr>
            <w:tcW w:w="146" w:type="dxa"/>
            <w:vAlign w:val="center"/>
            <w:hideMark/>
          </w:tcPr>
          <w:p w14:paraId="1497402E" w14:textId="77777777" w:rsidR="004E4458" w:rsidRPr="00E40265" w:rsidRDefault="004E4458" w:rsidP="00E40265">
            <w:pPr>
              <w:pStyle w:val="NoSpacing"/>
              <w:rPr>
                <w:noProof/>
                <w:sz w:val="18"/>
                <w:szCs w:val="18"/>
                <w:lang w:val="en-US"/>
              </w:rPr>
            </w:pPr>
          </w:p>
        </w:tc>
      </w:tr>
      <w:tr w:rsidR="004E4458" w:rsidRPr="00992057" w14:paraId="3CCEFECA" w14:textId="77777777" w:rsidTr="004E4458">
        <w:trPr>
          <w:trHeight w:val="290"/>
        </w:trPr>
        <w:tc>
          <w:tcPr>
            <w:tcW w:w="2750" w:type="dxa"/>
            <w:tcBorders>
              <w:top w:val="nil"/>
              <w:left w:val="nil"/>
              <w:bottom w:val="nil"/>
              <w:right w:val="nil"/>
            </w:tcBorders>
            <w:shd w:val="clear" w:color="auto" w:fill="auto"/>
            <w:noWrap/>
            <w:vAlign w:val="bottom"/>
            <w:hideMark/>
          </w:tcPr>
          <w:p w14:paraId="6F75B317" w14:textId="77777777" w:rsidR="004E4458" w:rsidRPr="00992057" w:rsidRDefault="004E4458" w:rsidP="00E40265">
            <w:pPr>
              <w:pStyle w:val="NoSpacing"/>
              <w:rPr>
                <w:noProof/>
                <w:sz w:val="18"/>
                <w:szCs w:val="18"/>
                <w:lang w:val="de-CH"/>
              </w:rPr>
            </w:pPr>
            <w:r w:rsidRPr="00992057">
              <w:rPr>
                <w:noProof/>
                <w:sz w:val="18"/>
                <w:szCs w:val="18"/>
                <w:lang w:val="de-CH"/>
              </w:rPr>
              <w:t>share_toilet</w:t>
            </w:r>
          </w:p>
        </w:tc>
        <w:tc>
          <w:tcPr>
            <w:tcW w:w="5808" w:type="dxa"/>
            <w:tcBorders>
              <w:top w:val="nil"/>
              <w:left w:val="nil"/>
              <w:bottom w:val="nil"/>
              <w:right w:val="nil"/>
            </w:tcBorders>
            <w:shd w:val="clear" w:color="auto" w:fill="auto"/>
            <w:noWrap/>
            <w:vAlign w:val="bottom"/>
            <w:hideMark/>
          </w:tcPr>
          <w:p w14:paraId="11645FC9" w14:textId="77777777" w:rsidR="004E4458" w:rsidRPr="00992057" w:rsidRDefault="004E4458" w:rsidP="00E40265">
            <w:pPr>
              <w:pStyle w:val="NoSpacing"/>
              <w:rPr>
                <w:noProof/>
                <w:sz w:val="18"/>
                <w:szCs w:val="18"/>
                <w:lang w:val="en-US"/>
              </w:rPr>
            </w:pPr>
            <w:r w:rsidRPr="00992057">
              <w:rPr>
                <w:noProof/>
                <w:sz w:val="18"/>
                <w:szCs w:val="18"/>
                <w:lang w:val="en-US"/>
              </w:rPr>
              <w:t>binary, 1 if household shares toilet with other households</w:t>
            </w:r>
          </w:p>
        </w:tc>
        <w:tc>
          <w:tcPr>
            <w:tcW w:w="1805" w:type="dxa"/>
            <w:tcBorders>
              <w:top w:val="nil"/>
              <w:left w:val="nil"/>
              <w:bottom w:val="nil"/>
              <w:right w:val="nil"/>
            </w:tcBorders>
            <w:shd w:val="clear" w:color="auto" w:fill="auto"/>
            <w:noWrap/>
            <w:vAlign w:val="bottom"/>
          </w:tcPr>
          <w:p w14:paraId="52BB612F" w14:textId="77777777" w:rsidR="004E4458" w:rsidRPr="00992057" w:rsidRDefault="004E4458" w:rsidP="00E40265">
            <w:pPr>
              <w:pStyle w:val="NoSpacing"/>
              <w:rPr>
                <w:noProof/>
                <w:sz w:val="18"/>
                <w:szCs w:val="18"/>
                <w:lang w:val="en-US"/>
              </w:rPr>
            </w:pPr>
            <w:r>
              <w:rPr>
                <w:noProof/>
                <w:sz w:val="18"/>
                <w:szCs w:val="18"/>
                <w:lang w:val="en-US"/>
              </w:rPr>
              <w:t>8</w:t>
            </w:r>
          </w:p>
        </w:tc>
        <w:tc>
          <w:tcPr>
            <w:tcW w:w="146" w:type="dxa"/>
            <w:vAlign w:val="center"/>
            <w:hideMark/>
          </w:tcPr>
          <w:p w14:paraId="798C26A1" w14:textId="77777777" w:rsidR="004E4458" w:rsidRPr="00992057" w:rsidRDefault="004E4458" w:rsidP="00E40265">
            <w:pPr>
              <w:pStyle w:val="NoSpacing"/>
              <w:rPr>
                <w:noProof/>
                <w:sz w:val="18"/>
                <w:szCs w:val="18"/>
                <w:lang w:val="en-US"/>
              </w:rPr>
            </w:pPr>
          </w:p>
        </w:tc>
        <w:tc>
          <w:tcPr>
            <w:tcW w:w="146" w:type="dxa"/>
            <w:vAlign w:val="center"/>
            <w:hideMark/>
          </w:tcPr>
          <w:p w14:paraId="10B2F789" w14:textId="77777777" w:rsidR="004E4458" w:rsidRPr="00992057" w:rsidRDefault="004E4458" w:rsidP="00E40265">
            <w:pPr>
              <w:pStyle w:val="NoSpacing"/>
              <w:rPr>
                <w:noProof/>
                <w:sz w:val="18"/>
                <w:szCs w:val="18"/>
                <w:lang w:val="en-US"/>
              </w:rPr>
            </w:pPr>
          </w:p>
        </w:tc>
      </w:tr>
      <w:tr w:rsidR="004E4458" w:rsidRPr="008277EA" w:rsidDel="007C349C" w14:paraId="27A7901A" w14:textId="67153303" w:rsidTr="004E4458">
        <w:trPr>
          <w:trHeight w:val="290"/>
          <w:del w:id="187" w:author="Scherrer  Beat" w:date="2025-03-20T10:54:00Z"/>
        </w:trPr>
        <w:tc>
          <w:tcPr>
            <w:tcW w:w="2750" w:type="dxa"/>
            <w:tcBorders>
              <w:top w:val="nil"/>
              <w:left w:val="nil"/>
              <w:bottom w:val="nil"/>
              <w:right w:val="nil"/>
            </w:tcBorders>
            <w:shd w:val="clear" w:color="auto" w:fill="auto"/>
            <w:noWrap/>
            <w:vAlign w:val="bottom"/>
            <w:hideMark/>
          </w:tcPr>
          <w:p w14:paraId="6C1151D0" w14:textId="61D48E2E" w:rsidR="004E4458" w:rsidRPr="00E40265" w:rsidDel="007C349C" w:rsidRDefault="004E4458" w:rsidP="00E40265">
            <w:pPr>
              <w:pStyle w:val="NoSpacing"/>
              <w:rPr>
                <w:del w:id="188" w:author="Scherrer  Beat" w:date="2025-03-20T10:54:00Z" w16du:dateUtc="2025-03-20T09:54:00Z"/>
                <w:noProof/>
                <w:sz w:val="18"/>
                <w:szCs w:val="18"/>
                <w:lang w:val="de-CH"/>
              </w:rPr>
            </w:pPr>
            <w:del w:id="189" w:author="Scherrer  Beat" w:date="2025-03-20T10:54:00Z" w16du:dateUtc="2025-03-20T09:54:00Z">
              <w:r w:rsidRPr="00E40265" w:rsidDel="007C349C">
                <w:rPr>
                  <w:noProof/>
                  <w:sz w:val="18"/>
                  <w:szCs w:val="18"/>
                  <w:lang w:val="de-CH"/>
                </w:rPr>
                <w:delText>slept</w:delText>
              </w:r>
            </w:del>
          </w:p>
        </w:tc>
        <w:tc>
          <w:tcPr>
            <w:tcW w:w="5808" w:type="dxa"/>
            <w:tcBorders>
              <w:top w:val="nil"/>
              <w:left w:val="nil"/>
              <w:bottom w:val="nil"/>
              <w:right w:val="nil"/>
            </w:tcBorders>
            <w:shd w:val="clear" w:color="auto" w:fill="auto"/>
            <w:noWrap/>
            <w:vAlign w:val="bottom"/>
            <w:hideMark/>
          </w:tcPr>
          <w:p w14:paraId="6F7C8EDF" w14:textId="11A82F74" w:rsidR="004E4458" w:rsidRPr="00E40265" w:rsidDel="007C349C" w:rsidRDefault="004E4458" w:rsidP="00E40265">
            <w:pPr>
              <w:pStyle w:val="NoSpacing"/>
              <w:rPr>
                <w:del w:id="190" w:author="Scherrer  Beat" w:date="2025-03-20T10:54:00Z" w16du:dateUtc="2025-03-20T09:54:00Z"/>
                <w:noProof/>
                <w:sz w:val="18"/>
                <w:szCs w:val="18"/>
                <w:lang w:val="en-US"/>
              </w:rPr>
            </w:pPr>
            <w:del w:id="191" w:author="Scherrer  Beat" w:date="2025-03-20T10:54:00Z" w16du:dateUtc="2025-03-20T09:54:00Z">
              <w:r w:rsidRPr="00E40265" w:rsidDel="007C349C">
                <w:rPr>
                  <w:noProof/>
                  <w:sz w:val="18"/>
                  <w:szCs w:val="18"/>
                  <w:lang w:val="en-US"/>
                </w:rPr>
                <w:delText>binary, 1 if person slept last night</w:delText>
              </w:r>
            </w:del>
          </w:p>
        </w:tc>
        <w:tc>
          <w:tcPr>
            <w:tcW w:w="1805" w:type="dxa"/>
            <w:tcBorders>
              <w:top w:val="nil"/>
              <w:left w:val="nil"/>
              <w:bottom w:val="nil"/>
              <w:right w:val="nil"/>
            </w:tcBorders>
            <w:shd w:val="clear" w:color="auto" w:fill="auto"/>
            <w:noWrap/>
            <w:vAlign w:val="bottom"/>
          </w:tcPr>
          <w:p w14:paraId="1881FA06" w14:textId="063A9834" w:rsidR="004E4458" w:rsidRPr="00E40265" w:rsidDel="007C349C" w:rsidRDefault="004E4458" w:rsidP="00E40265">
            <w:pPr>
              <w:pStyle w:val="NoSpacing"/>
              <w:rPr>
                <w:del w:id="192" w:author="Scherrer  Beat" w:date="2025-03-20T10:54:00Z" w16du:dateUtc="2025-03-20T09:54:00Z"/>
                <w:noProof/>
                <w:sz w:val="18"/>
                <w:szCs w:val="18"/>
                <w:lang w:val="en-US"/>
              </w:rPr>
            </w:pPr>
            <w:del w:id="193" w:author="Scherrer  Beat" w:date="2025-03-20T10:54:00Z" w16du:dateUtc="2025-03-20T09:54:00Z">
              <w:r w:rsidDel="007C349C">
                <w:rPr>
                  <w:noProof/>
                  <w:sz w:val="18"/>
                  <w:szCs w:val="18"/>
                  <w:lang w:val="en-US"/>
                </w:rPr>
                <w:delText>32</w:delText>
              </w:r>
            </w:del>
          </w:p>
        </w:tc>
        <w:tc>
          <w:tcPr>
            <w:tcW w:w="146" w:type="dxa"/>
            <w:vAlign w:val="center"/>
            <w:hideMark/>
          </w:tcPr>
          <w:p w14:paraId="4D617924" w14:textId="10EDA86F" w:rsidR="004E4458" w:rsidRPr="00E40265" w:rsidDel="007C349C" w:rsidRDefault="004E4458" w:rsidP="00E40265">
            <w:pPr>
              <w:pStyle w:val="NoSpacing"/>
              <w:rPr>
                <w:del w:id="194" w:author="Scherrer  Beat" w:date="2025-03-20T10:54:00Z" w16du:dateUtc="2025-03-20T09:54:00Z"/>
                <w:noProof/>
                <w:sz w:val="18"/>
                <w:szCs w:val="18"/>
                <w:lang w:val="en-US"/>
              </w:rPr>
            </w:pPr>
          </w:p>
        </w:tc>
        <w:tc>
          <w:tcPr>
            <w:tcW w:w="146" w:type="dxa"/>
            <w:vAlign w:val="center"/>
            <w:hideMark/>
          </w:tcPr>
          <w:p w14:paraId="2F71466D" w14:textId="08635DE1" w:rsidR="004E4458" w:rsidRPr="00E40265" w:rsidDel="007C349C" w:rsidRDefault="004E4458" w:rsidP="00E40265">
            <w:pPr>
              <w:pStyle w:val="NoSpacing"/>
              <w:rPr>
                <w:del w:id="195" w:author="Scherrer  Beat" w:date="2025-03-20T10:54:00Z" w16du:dateUtc="2025-03-20T09:54:00Z"/>
                <w:noProof/>
                <w:sz w:val="18"/>
                <w:szCs w:val="18"/>
                <w:lang w:val="en-US"/>
              </w:rPr>
            </w:pPr>
          </w:p>
        </w:tc>
      </w:tr>
      <w:tr w:rsidR="004E4458" w:rsidRPr="008277EA" w14:paraId="31DECCB1" w14:textId="77777777" w:rsidTr="004E4458">
        <w:trPr>
          <w:trHeight w:val="290"/>
        </w:trPr>
        <w:tc>
          <w:tcPr>
            <w:tcW w:w="2750" w:type="dxa"/>
            <w:tcBorders>
              <w:top w:val="nil"/>
              <w:left w:val="nil"/>
              <w:bottom w:val="nil"/>
              <w:right w:val="nil"/>
            </w:tcBorders>
            <w:shd w:val="clear" w:color="auto" w:fill="auto"/>
            <w:noWrap/>
            <w:vAlign w:val="bottom"/>
            <w:hideMark/>
          </w:tcPr>
          <w:p w14:paraId="624FFA61" w14:textId="77777777" w:rsidR="004E4458" w:rsidRPr="00E40265" w:rsidRDefault="004E4458" w:rsidP="00E40265">
            <w:pPr>
              <w:pStyle w:val="NoSpacing"/>
              <w:rPr>
                <w:noProof/>
                <w:sz w:val="18"/>
                <w:szCs w:val="18"/>
                <w:lang w:val="de-CH"/>
              </w:rPr>
            </w:pPr>
            <w:r w:rsidRPr="00E40265">
              <w:rPr>
                <w:noProof/>
                <w:sz w:val="18"/>
                <w:szCs w:val="18"/>
                <w:lang w:val="de-CH"/>
              </w:rPr>
              <w:t>smoke_inside</w:t>
            </w:r>
          </w:p>
        </w:tc>
        <w:tc>
          <w:tcPr>
            <w:tcW w:w="5808" w:type="dxa"/>
            <w:tcBorders>
              <w:top w:val="nil"/>
              <w:left w:val="nil"/>
              <w:bottom w:val="nil"/>
              <w:right w:val="nil"/>
            </w:tcBorders>
            <w:shd w:val="clear" w:color="auto" w:fill="auto"/>
            <w:noWrap/>
            <w:vAlign w:val="bottom"/>
            <w:hideMark/>
          </w:tcPr>
          <w:p w14:paraId="3145394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members smoke inside the house</w:t>
            </w:r>
          </w:p>
        </w:tc>
        <w:tc>
          <w:tcPr>
            <w:tcW w:w="1805" w:type="dxa"/>
            <w:tcBorders>
              <w:top w:val="nil"/>
              <w:left w:val="nil"/>
              <w:bottom w:val="nil"/>
              <w:right w:val="nil"/>
            </w:tcBorders>
            <w:shd w:val="clear" w:color="auto" w:fill="auto"/>
            <w:noWrap/>
            <w:vAlign w:val="bottom"/>
          </w:tcPr>
          <w:p w14:paraId="47B30AB2" w14:textId="77777777" w:rsidR="004E4458" w:rsidRPr="00E40265" w:rsidRDefault="004E4458" w:rsidP="00E40265">
            <w:pPr>
              <w:pStyle w:val="NoSpacing"/>
              <w:rPr>
                <w:noProof/>
                <w:sz w:val="18"/>
                <w:szCs w:val="18"/>
                <w:lang w:val="en-US"/>
              </w:rPr>
            </w:pPr>
            <w:r>
              <w:rPr>
                <w:noProof/>
                <w:sz w:val="18"/>
                <w:szCs w:val="18"/>
                <w:lang w:val="en-US"/>
              </w:rPr>
              <w:t>29</w:t>
            </w:r>
          </w:p>
        </w:tc>
        <w:tc>
          <w:tcPr>
            <w:tcW w:w="146" w:type="dxa"/>
            <w:vAlign w:val="center"/>
            <w:hideMark/>
          </w:tcPr>
          <w:p w14:paraId="3AAE2774" w14:textId="77777777" w:rsidR="004E4458" w:rsidRPr="00E40265" w:rsidRDefault="004E4458" w:rsidP="00E40265">
            <w:pPr>
              <w:pStyle w:val="NoSpacing"/>
              <w:rPr>
                <w:noProof/>
                <w:sz w:val="18"/>
                <w:szCs w:val="18"/>
                <w:lang w:val="en-US"/>
              </w:rPr>
            </w:pPr>
          </w:p>
        </w:tc>
        <w:tc>
          <w:tcPr>
            <w:tcW w:w="146" w:type="dxa"/>
            <w:vAlign w:val="center"/>
            <w:hideMark/>
          </w:tcPr>
          <w:p w14:paraId="462C7058" w14:textId="77777777" w:rsidR="004E4458" w:rsidRPr="00E40265" w:rsidRDefault="004E4458" w:rsidP="00E40265">
            <w:pPr>
              <w:pStyle w:val="NoSpacing"/>
              <w:rPr>
                <w:noProof/>
                <w:sz w:val="18"/>
                <w:szCs w:val="18"/>
                <w:lang w:val="en-US"/>
              </w:rPr>
            </w:pPr>
          </w:p>
        </w:tc>
      </w:tr>
      <w:tr w:rsidR="004E4458" w:rsidRPr="008277EA" w14:paraId="26838463" w14:textId="77777777" w:rsidTr="004E4458">
        <w:trPr>
          <w:trHeight w:val="290"/>
        </w:trPr>
        <w:tc>
          <w:tcPr>
            <w:tcW w:w="2750" w:type="dxa"/>
            <w:tcBorders>
              <w:top w:val="nil"/>
              <w:left w:val="nil"/>
              <w:bottom w:val="nil"/>
              <w:right w:val="nil"/>
            </w:tcBorders>
            <w:shd w:val="clear" w:color="auto" w:fill="auto"/>
            <w:noWrap/>
            <w:vAlign w:val="bottom"/>
            <w:hideMark/>
          </w:tcPr>
          <w:p w14:paraId="4B5F6B48" w14:textId="77777777" w:rsidR="004E4458" w:rsidRPr="00E40265" w:rsidRDefault="004E4458" w:rsidP="00E40265">
            <w:pPr>
              <w:pStyle w:val="NoSpacing"/>
              <w:rPr>
                <w:noProof/>
                <w:sz w:val="18"/>
                <w:szCs w:val="18"/>
                <w:lang w:val="de-CH"/>
              </w:rPr>
            </w:pPr>
            <w:r w:rsidRPr="00E40265">
              <w:rPr>
                <w:noProof/>
                <w:sz w:val="18"/>
                <w:szCs w:val="18"/>
                <w:lang w:val="de-CH"/>
              </w:rPr>
              <w:t>smokes</w:t>
            </w:r>
          </w:p>
        </w:tc>
        <w:tc>
          <w:tcPr>
            <w:tcW w:w="5808" w:type="dxa"/>
            <w:tcBorders>
              <w:top w:val="nil"/>
              <w:left w:val="nil"/>
              <w:bottom w:val="nil"/>
              <w:right w:val="nil"/>
            </w:tcBorders>
            <w:shd w:val="clear" w:color="auto" w:fill="auto"/>
            <w:noWrap/>
            <w:vAlign w:val="bottom"/>
            <w:hideMark/>
          </w:tcPr>
          <w:p w14:paraId="26A37FDA" w14:textId="77777777" w:rsidR="004E4458" w:rsidRPr="00E40265" w:rsidRDefault="004E4458" w:rsidP="00E40265">
            <w:pPr>
              <w:pStyle w:val="NoSpacing"/>
              <w:rPr>
                <w:noProof/>
                <w:sz w:val="18"/>
                <w:szCs w:val="18"/>
                <w:lang w:val="en-US"/>
              </w:rPr>
            </w:pPr>
            <w:r w:rsidRPr="00E40265">
              <w:rPr>
                <w:noProof/>
                <w:sz w:val="18"/>
                <w:szCs w:val="18"/>
                <w:lang w:val="en-US"/>
              </w:rPr>
              <w:t>binary, 1 if women smokes any cigarette or tobacco</w:t>
            </w:r>
          </w:p>
        </w:tc>
        <w:tc>
          <w:tcPr>
            <w:tcW w:w="1805" w:type="dxa"/>
            <w:tcBorders>
              <w:top w:val="nil"/>
              <w:left w:val="nil"/>
              <w:bottom w:val="nil"/>
              <w:right w:val="nil"/>
            </w:tcBorders>
            <w:shd w:val="clear" w:color="auto" w:fill="auto"/>
            <w:noWrap/>
            <w:vAlign w:val="bottom"/>
          </w:tcPr>
          <w:p w14:paraId="696C87BD"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03A04AAF" w14:textId="77777777" w:rsidR="004E4458" w:rsidRPr="00E40265" w:rsidRDefault="004E4458" w:rsidP="00E40265">
            <w:pPr>
              <w:pStyle w:val="NoSpacing"/>
              <w:rPr>
                <w:noProof/>
                <w:sz w:val="18"/>
                <w:szCs w:val="18"/>
                <w:lang w:val="en-US"/>
              </w:rPr>
            </w:pPr>
          </w:p>
        </w:tc>
        <w:tc>
          <w:tcPr>
            <w:tcW w:w="146" w:type="dxa"/>
            <w:vAlign w:val="center"/>
            <w:hideMark/>
          </w:tcPr>
          <w:p w14:paraId="375DDA11" w14:textId="77777777" w:rsidR="004E4458" w:rsidRPr="00E40265" w:rsidRDefault="004E4458" w:rsidP="00E40265">
            <w:pPr>
              <w:pStyle w:val="NoSpacing"/>
              <w:rPr>
                <w:noProof/>
                <w:sz w:val="18"/>
                <w:szCs w:val="18"/>
                <w:lang w:val="en-US"/>
              </w:rPr>
            </w:pPr>
          </w:p>
        </w:tc>
      </w:tr>
      <w:tr w:rsidR="004E4458" w:rsidRPr="008277EA" w14:paraId="0D0783AC" w14:textId="77777777" w:rsidTr="004E4458">
        <w:trPr>
          <w:trHeight w:val="290"/>
        </w:trPr>
        <w:tc>
          <w:tcPr>
            <w:tcW w:w="2750" w:type="dxa"/>
            <w:tcBorders>
              <w:top w:val="nil"/>
              <w:left w:val="nil"/>
              <w:bottom w:val="nil"/>
              <w:right w:val="nil"/>
            </w:tcBorders>
            <w:shd w:val="clear" w:color="auto" w:fill="auto"/>
            <w:noWrap/>
            <w:vAlign w:val="bottom"/>
            <w:hideMark/>
          </w:tcPr>
          <w:p w14:paraId="1E7A8503" w14:textId="77777777" w:rsidR="004E4458" w:rsidRPr="00E40265" w:rsidRDefault="004E4458" w:rsidP="00E40265">
            <w:pPr>
              <w:pStyle w:val="NoSpacing"/>
              <w:rPr>
                <w:noProof/>
                <w:sz w:val="18"/>
                <w:szCs w:val="18"/>
                <w:lang w:val="de-CH"/>
              </w:rPr>
            </w:pPr>
            <w:r>
              <w:rPr>
                <w:noProof/>
                <w:sz w:val="18"/>
                <w:szCs w:val="18"/>
                <w:lang w:val="de-CH"/>
              </w:rPr>
              <w:t>s</w:t>
            </w:r>
            <w:r w:rsidRPr="00E40265">
              <w:rPr>
                <w:noProof/>
                <w:sz w:val="18"/>
                <w:szCs w:val="18"/>
                <w:lang w:val="de-CH"/>
              </w:rPr>
              <w:t>oap</w:t>
            </w:r>
          </w:p>
        </w:tc>
        <w:tc>
          <w:tcPr>
            <w:tcW w:w="5808" w:type="dxa"/>
            <w:tcBorders>
              <w:top w:val="nil"/>
              <w:left w:val="nil"/>
              <w:bottom w:val="nil"/>
              <w:right w:val="nil"/>
            </w:tcBorders>
            <w:shd w:val="clear" w:color="auto" w:fill="auto"/>
            <w:noWrap/>
            <w:vAlign w:val="bottom"/>
            <w:hideMark/>
          </w:tcPr>
          <w:p w14:paraId="5D4D7CA9" w14:textId="77777777" w:rsidR="004E4458" w:rsidRPr="00E40265" w:rsidRDefault="004E4458" w:rsidP="00E40265">
            <w:pPr>
              <w:pStyle w:val="NoSpacing"/>
              <w:rPr>
                <w:noProof/>
                <w:sz w:val="18"/>
                <w:szCs w:val="18"/>
                <w:lang w:val="en-US"/>
              </w:rPr>
            </w:pPr>
            <w:r w:rsidRPr="00E40265">
              <w:rPr>
                <w:noProof/>
                <w:sz w:val="18"/>
                <w:szCs w:val="18"/>
                <w:lang w:val="en-US"/>
              </w:rPr>
              <w:t>binary, 1 if soap present at place for hand washing</w:t>
            </w:r>
          </w:p>
        </w:tc>
        <w:tc>
          <w:tcPr>
            <w:tcW w:w="1805" w:type="dxa"/>
            <w:tcBorders>
              <w:top w:val="nil"/>
              <w:left w:val="nil"/>
              <w:bottom w:val="nil"/>
              <w:right w:val="nil"/>
            </w:tcBorders>
            <w:shd w:val="clear" w:color="auto" w:fill="auto"/>
            <w:noWrap/>
            <w:vAlign w:val="bottom"/>
          </w:tcPr>
          <w:p w14:paraId="00B43E8F" w14:textId="77777777" w:rsidR="004E4458" w:rsidRPr="00E40265" w:rsidRDefault="004E4458" w:rsidP="00E40265">
            <w:pPr>
              <w:pStyle w:val="NoSpacing"/>
              <w:rPr>
                <w:noProof/>
                <w:sz w:val="18"/>
                <w:szCs w:val="18"/>
                <w:lang w:val="en-US"/>
              </w:rPr>
            </w:pPr>
            <w:r>
              <w:rPr>
                <w:noProof/>
                <w:sz w:val="18"/>
                <w:szCs w:val="18"/>
                <w:lang w:val="en-US"/>
              </w:rPr>
              <w:t>5</w:t>
            </w:r>
          </w:p>
        </w:tc>
        <w:tc>
          <w:tcPr>
            <w:tcW w:w="146" w:type="dxa"/>
            <w:vAlign w:val="center"/>
            <w:hideMark/>
          </w:tcPr>
          <w:p w14:paraId="1DD09B4A" w14:textId="77777777" w:rsidR="004E4458" w:rsidRPr="00E40265" w:rsidRDefault="004E4458" w:rsidP="00E40265">
            <w:pPr>
              <w:pStyle w:val="NoSpacing"/>
              <w:rPr>
                <w:noProof/>
                <w:sz w:val="18"/>
                <w:szCs w:val="18"/>
                <w:lang w:val="en-US"/>
              </w:rPr>
            </w:pPr>
          </w:p>
        </w:tc>
        <w:tc>
          <w:tcPr>
            <w:tcW w:w="146" w:type="dxa"/>
            <w:vAlign w:val="center"/>
            <w:hideMark/>
          </w:tcPr>
          <w:p w14:paraId="66E22738" w14:textId="77777777" w:rsidR="004E4458" w:rsidRPr="00E40265" w:rsidRDefault="004E4458" w:rsidP="00E40265">
            <w:pPr>
              <w:pStyle w:val="NoSpacing"/>
              <w:rPr>
                <w:noProof/>
                <w:sz w:val="18"/>
                <w:szCs w:val="18"/>
                <w:lang w:val="en-US"/>
              </w:rPr>
            </w:pPr>
          </w:p>
        </w:tc>
      </w:tr>
      <w:tr w:rsidR="004E4458" w:rsidRPr="008277EA" w14:paraId="2D144618" w14:textId="77777777" w:rsidTr="004E4458">
        <w:trPr>
          <w:trHeight w:val="290"/>
        </w:trPr>
        <w:tc>
          <w:tcPr>
            <w:tcW w:w="2750" w:type="dxa"/>
            <w:tcBorders>
              <w:top w:val="nil"/>
              <w:left w:val="nil"/>
              <w:bottom w:val="nil"/>
              <w:right w:val="nil"/>
            </w:tcBorders>
            <w:shd w:val="clear" w:color="auto" w:fill="auto"/>
            <w:noWrap/>
            <w:vAlign w:val="bottom"/>
            <w:hideMark/>
          </w:tcPr>
          <w:p w14:paraId="74532410" w14:textId="77777777" w:rsidR="004E4458" w:rsidRPr="00E40265" w:rsidRDefault="004E4458" w:rsidP="00E40265">
            <w:pPr>
              <w:pStyle w:val="NoSpacing"/>
              <w:rPr>
                <w:noProof/>
                <w:sz w:val="18"/>
                <w:szCs w:val="18"/>
                <w:lang w:val="de-CH"/>
              </w:rPr>
            </w:pPr>
            <w:r w:rsidRPr="00E40265">
              <w:rPr>
                <w:noProof/>
                <w:sz w:val="18"/>
                <w:szCs w:val="18"/>
                <w:lang w:val="de-CH"/>
              </w:rPr>
              <w:t>sondaughterdied</w:t>
            </w:r>
          </w:p>
        </w:tc>
        <w:tc>
          <w:tcPr>
            <w:tcW w:w="5808" w:type="dxa"/>
            <w:tcBorders>
              <w:top w:val="nil"/>
              <w:left w:val="nil"/>
              <w:bottom w:val="nil"/>
              <w:right w:val="nil"/>
            </w:tcBorders>
            <w:shd w:val="clear" w:color="auto" w:fill="auto"/>
            <w:noWrap/>
            <w:vAlign w:val="bottom"/>
            <w:hideMark/>
          </w:tcPr>
          <w:p w14:paraId="349B7E10" w14:textId="77777777" w:rsidR="004E4458" w:rsidRPr="00E40265" w:rsidRDefault="004E4458" w:rsidP="00E40265">
            <w:pPr>
              <w:pStyle w:val="NoSpacing"/>
              <w:rPr>
                <w:noProof/>
                <w:sz w:val="18"/>
                <w:szCs w:val="18"/>
                <w:lang w:val="en-US"/>
              </w:rPr>
            </w:pPr>
            <w:r w:rsidRPr="00E40265">
              <w:rPr>
                <w:noProof/>
                <w:sz w:val="18"/>
                <w:szCs w:val="18"/>
                <w:lang w:val="en-US"/>
              </w:rPr>
              <w:t>binary, 1 if women has either son or daughter who have died</w:t>
            </w:r>
          </w:p>
        </w:tc>
        <w:tc>
          <w:tcPr>
            <w:tcW w:w="1805" w:type="dxa"/>
            <w:tcBorders>
              <w:top w:val="nil"/>
              <w:left w:val="nil"/>
              <w:bottom w:val="nil"/>
              <w:right w:val="nil"/>
            </w:tcBorders>
            <w:shd w:val="clear" w:color="auto" w:fill="auto"/>
            <w:noWrap/>
            <w:vAlign w:val="bottom"/>
          </w:tcPr>
          <w:p w14:paraId="4C3FF637"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CD583FB" w14:textId="77777777" w:rsidR="004E4458" w:rsidRPr="00E40265" w:rsidRDefault="004E4458" w:rsidP="00E40265">
            <w:pPr>
              <w:pStyle w:val="NoSpacing"/>
              <w:rPr>
                <w:noProof/>
                <w:sz w:val="18"/>
                <w:szCs w:val="18"/>
                <w:lang w:val="en-US"/>
              </w:rPr>
            </w:pPr>
          </w:p>
        </w:tc>
        <w:tc>
          <w:tcPr>
            <w:tcW w:w="146" w:type="dxa"/>
            <w:vAlign w:val="center"/>
            <w:hideMark/>
          </w:tcPr>
          <w:p w14:paraId="36351285" w14:textId="77777777" w:rsidR="004E4458" w:rsidRPr="00E40265" w:rsidRDefault="004E4458" w:rsidP="00E40265">
            <w:pPr>
              <w:pStyle w:val="NoSpacing"/>
              <w:rPr>
                <w:noProof/>
                <w:sz w:val="18"/>
                <w:szCs w:val="18"/>
                <w:lang w:val="en-US"/>
              </w:rPr>
            </w:pPr>
          </w:p>
        </w:tc>
      </w:tr>
      <w:tr w:rsidR="004E4458" w:rsidRPr="00B10C41" w:rsidDel="007C349C" w14:paraId="2A911F2D" w14:textId="30D305EE" w:rsidTr="004E4458">
        <w:trPr>
          <w:trHeight w:val="290"/>
          <w:del w:id="196" w:author="Scherrer  Beat" w:date="2025-03-20T10:49:00Z"/>
        </w:trPr>
        <w:tc>
          <w:tcPr>
            <w:tcW w:w="2750" w:type="dxa"/>
            <w:tcBorders>
              <w:top w:val="nil"/>
              <w:left w:val="nil"/>
              <w:bottom w:val="nil"/>
              <w:right w:val="nil"/>
            </w:tcBorders>
            <w:shd w:val="clear" w:color="auto" w:fill="auto"/>
            <w:noWrap/>
            <w:vAlign w:val="bottom"/>
            <w:hideMark/>
          </w:tcPr>
          <w:p w14:paraId="7DD1CF05" w14:textId="1FD01060" w:rsidR="004E4458" w:rsidRPr="00B10C41" w:rsidDel="007C349C" w:rsidRDefault="004E4458" w:rsidP="00E40265">
            <w:pPr>
              <w:pStyle w:val="NoSpacing"/>
              <w:rPr>
                <w:del w:id="197" w:author="Scherrer  Beat" w:date="2025-03-20T10:49:00Z" w16du:dateUtc="2025-03-20T09:49:00Z"/>
                <w:strike/>
                <w:noProof/>
                <w:sz w:val="18"/>
                <w:szCs w:val="18"/>
                <w:lang w:val="de-CH"/>
              </w:rPr>
            </w:pPr>
            <w:commentRangeStart w:id="198"/>
            <w:del w:id="199" w:author="Scherrer  Beat" w:date="2025-03-20T10:49:00Z" w16du:dateUtc="2025-03-20T09:49:00Z">
              <w:r w:rsidRPr="00B10C41" w:rsidDel="007C349C">
                <w:rPr>
                  <w:strike/>
                  <w:noProof/>
                  <w:sz w:val="18"/>
                  <w:szCs w:val="18"/>
                  <w:lang w:val="de-CH"/>
                </w:rPr>
                <w:delText>sondaughterhome</w:delText>
              </w:r>
              <w:commentRangeEnd w:id="198"/>
              <w:r w:rsidR="00B10C41" w:rsidRPr="00B10C41" w:rsidDel="007C349C">
                <w:rPr>
                  <w:rStyle w:val="CommentReference"/>
                  <w:strike/>
                </w:rPr>
                <w:commentReference w:id="198"/>
              </w:r>
            </w:del>
          </w:p>
        </w:tc>
        <w:tc>
          <w:tcPr>
            <w:tcW w:w="5808" w:type="dxa"/>
            <w:tcBorders>
              <w:top w:val="nil"/>
              <w:left w:val="nil"/>
              <w:bottom w:val="nil"/>
              <w:right w:val="nil"/>
            </w:tcBorders>
            <w:shd w:val="clear" w:color="auto" w:fill="auto"/>
            <w:noWrap/>
            <w:vAlign w:val="bottom"/>
            <w:hideMark/>
          </w:tcPr>
          <w:p w14:paraId="74FFFDE1" w14:textId="00F44A44" w:rsidR="004E4458" w:rsidRPr="00B10C41" w:rsidDel="007C349C" w:rsidRDefault="004E4458" w:rsidP="00E40265">
            <w:pPr>
              <w:pStyle w:val="NoSpacing"/>
              <w:rPr>
                <w:del w:id="200" w:author="Scherrer  Beat" w:date="2025-03-20T10:49:00Z" w16du:dateUtc="2025-03-20T09:49:00Z"/>
                <w:strike/>
                <w:noProof/>
                <w:sz w:val="18"/>
                <w:szCs w:val="18"/>
                <w:lang w:val="en-US"/>
              </w:rPr>
            </w:pPr>
            <w:del w:id="201" w:author="Scherrer  Beat" w:date="2025-03-20T10:49:00Z" w16du:dateUtc="2025-03-20T09:49:00Z">
              <w:r w:rsidRPr="00B10C41" w:rsidDel="007C349C">
                <w:rPr>
                  <w:strike/>
                  <w:noProof/>
                  <w:sz w:val="18"/>
                  <w:szCs w:val="18"/>
                  <w:lang w:val="en-US"/>
                </w:rPr>
                <w:delText>binary, 1 if women has either son or daughter at home</w:delText>
              </w:r>
            </w:del>
          </w:p>
        </w:tc>
        <w:tc>
          <w:tcPr>
            <w:tcW w:w="1805" w:type="dxa"/>
            <w:tcBorders>
              <w:top w:val="nil"/>
              <w:left w:val="nil"/>
              <w:bottom w:val="nil"/>
              <w:right w:val="nil"/>
            </w:tcBorders>
            <w:shd w:val="clear" w:color="auto" w:fill="auto"/>
            <w:noWrap/>
            <w:vAlign w:val="bottom"/>
          </w:tcPr>
          <w:p w14:paraId="1BBBA5BD" w14:textId="2861E7C0" w:rsidR="004E4458" w:rsidRPr="00B10C41" w:rsidDel="007C349C" w:rsidRDefault="004E4458" w:rsidP="00E40265">
            <w:pPr>
              <w:pStyle w:val="NoSpacing"/>
              <w:rPr>
                <w:del w:id="202" w:author="Scherrer  Beat" w:date="2025-03-20T10:49:00Z" w16du:dateUtc="2025-03-20T09:49:00Z"/>
                <w:strike/>
                <w:noProof/>
                <w:sz w:val="18"/>
                <w:szCs w:val="18"/>
                <w:lang w:val="en-US"/>
              </w:rPr>
            </w:pPr>
            <w:del w:id="203" w:author="Scherrer  Beat" w:date="2025-03-20T10:49:00Z" w16du:dateUtc="2025-03-20T09:49:00Z">
              <w:r w:rsidRPr="00B10C41" w:rsidDel="007C349C">
                <w:rPr>
                  <w:strike/>
                  <w:noProof/>
                  <w:sz w:val="18"/>
                  <w:szCs w:val="18"/>
                  <w:lang w:val="en-US"/>
                </w:rPr>
                <w:delText>32</w:delText>
              </w:r>
            </w:del>
          </w:p>
        </w:tc>
        <w:tc>
          <w:tcPr>
            <w:tcW w:w="146" w:type="dxa"/>
            <w:vAlign w:val="center"/>
            <w:hideMark/>
          </w:tcPr>
          <w:p w14:paraId="08D20706" w14:textId="4F04674C" w:rsidR="004E4458" w:rsidRPr="00B10C41" w:rsidDel="007C349C" w:rsidRDefault="004E4458" w:rsidP="00E40265">
            <w:pPr>
              <w:pStyle w:val="NoSpacing"/>
              <w:rPr>
                <w:del w:id="204" w:author="Scherrer  Beat" w:date="2025-03-20T10:49:00Z" w16du:dateUtc="2025-03-20T09:49:00Z"/>
                <w:strike/>
                <w:noProof/>
                <w:sz w:val="18"/>
                <w:szCs w:val="18"/>
                <w:lang w:val="en-US"/>
              </w:rPr>
            </w:pPr>
          </w:p>
        </w:tc>
        <w:tc>
          <w:tcPr>
            <w:tcW w:w="146" w:type="dxa"/>
            <w:vAlign w:val="center"/>
            <w:hideMark/>
          </w:tcPr>
          <w:p w14:paraId="7C642FF7" w14:textId="76FBB170" w:rsidR="004E4458" w:rsidRPr="00B10C41" w:rsidDel="007C349C" w:rsidRDefault="004E4458" w:rsidP="00E40265">
            <w:pPr>
              <w:pStyle w:val="NoSpacing"/>
              <w:rPr>
                <w:del w:id="205" w:author="Scherrer  Beat" w:date="2025-03-20T10:49:00Z" w16du:dateUtc="2025-03-20T09:49:00Z"/>
                <w:strike/>
                <w:noProof/>
                <w:sz w:val="18"/>
                <w:szCs w:val="18"/>
                <w:lang w:val="en-US"/>
              </w:rPr>
            </w:pPr>
          </w:p>
        </w:tc>
      </w:tr>
      <w:tr w:rsidR="004E4458" w:rsidRPr="008277EA" w14:paraId="40220939" w14:textId="77777777" w:rsidTr="004E4458">
        <w:trPr>
          <w:trHeight w:val="290"/>
        </w:trPr>
        <w:tc>
          <w:tcPr>
            <w:tcW w:w="2750" w:type="dxa"/>
            <w:tcBorders>
              <w:top w:val="nil"/>
              <w:left w:val="nil"/>
              <w:bottom w:val="nil"/>
              <w:right w:val="nil"/>
            </w:tcBorders>
            <w:shd w:val="clear" w:color="auto" w:fill="auto"/>
            <w:noWrap/>
            <w:vAlign w:val="bottom"/>
            <w:hideMark/>
          </w:tcPr>
          <w:p w14:paraId="1C65D259" w14:textId="77777777" w:rsidR="004E4458" w:rsidRPr="00E40265" w:rsidRDefault="004E4458" w:rsidP="00E40265">
            <w:pPr>
              <w:pStyle w:val="NoSpacing"/>
              <w:rPr>
                <w:noProof/>
                <w:sz w:val="18"/>
                <w:szCs w:val="18"/>
                <w:lang w:val="de-CH"/>
              </w:rPr>
            </w:pPr>
            <w:r>
              <w:rPr>
                <w:noProof/>
                <w:sz w:val="18"/>
                <w:szCs w:val="18"/>
                <w:lang w:val="de-CH"/>
              </w:rPr>
              <w:t>t</w:t>
            </w:r>
            <w:r w:rsidRPr="00E40265">
              <w:rPr>
                <w:noProof/>
                <w:sz w:val="18"/>
                <w:szCs w:val="18"/>
                <w:lang w:val="de-CH"/>
              </w:rPr>
              <w:t>el</w:t>
            </w:r>
          </w:p>
        </w:tc>
        <w:tc>
          <w:tcPr>
            <w:tcW w:w="5808" w:type="dxa"/>
            <w:tcBorders>
              <w:top w:val="nil"/>
              <w:left w:val="nil"/>
              <w:bottom w:val="nil"/>
              <w:right w:val="nil"/>
            </w:tcBorders>
            <w:shd w:val="clear" w:color="auto" w:fill="auto"/>
            <w:noWrap/>
            <w:vAlign w:val="bottom"/>
            <w:hideMark/>
          </w:tcPr>
          <w:p w14:paraId="09436160"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landline telephone</w:t>
            </w:r>
          </w:p>
        </w:tc>
        <w:tc>
          <w:tcPr>
            <w:tcW w:w="1805" w:type="dxa"/>
            <w:tcBorders>
              <w:top w:val="nil"/>
              <w:left w:val="nil"/>
              <w:bottom w:val="nil"/>
              <w:right w:val="nil"/>
            </w:tcBorders>
            <w:shd w:val="clear" w:color="auto" w:fill="auto"/>
            <w:noWrap/>
            <w:vAlign w:val="bottom"/>
          </w:tcPr>
          <w:p w14:paraId="78FB4676"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5ACB0B9C" w14:textId="77777777" w:rsidR="004E4458" w:rsidRPr="00E40265" w:rsidRDefault="004E4458" w:rsidP="00E40265">
            <w:pPr>
              <w:pStyle w:val="NoSpacing"/>
              <w:rPr>
                <w:noProof/>
                <w:sz w:val="18"/>
                <w:szCs w:val="18"/>
                <w:lang w:val="en-US"/>
              </w:rPr>
            </w:pPr>
          </w:p>
        </w:tc>
        <w:tc>
          <w:tcPr>
            <w:tcW w:w="146" w:type="dxa"/>
            <w:vAlign w:val="center"/>
            <w:hideMark/>
          </w:tcPr>
          <w:p w14:paraId="3A894B7F" w14:textId="77777777" w:rsidR="004E4458" w:rsidRPr="00E40265" w:rsidRDefault="004E4458" w:rsidP="00E40265">
            <w:pPr>
              <w:pStyle w:val="NoSpacing"/>
              <w:rPr>
                <w:noProof/>
                <w:sz w:val="18"/>
                <w:szCs w:val="18"/>
                <w:lang w:val="en-US"/>
              </w:rPr>
            </w:pPr>
          </w:p>
        </w:tc>
      </w:tr>
      <w:tr w:rsidR="004E4458" w:rsidRPr="00726173" w:rsidDel="007C349C" w14:paraId="1B236FB3" w14:textId="2AD69370" w:rsidTr="004E4458">
        <w:trPr>
          <w:trHeight w:val="290"/>
          <w:del w:id="206" w:author="Scherrer  Beat" w:date="2025-03-20T10:49:00Z"/>
        </w:trPr>
        <w:tc>
          <w:tcPr>
            <w:tcW w:w="2750" w:type="dxa"/>
            <w:tcBorders>
              <w:top w:val="nil"/>
              <w:left w:val="nil"/>
              <w:bottom w:val="nil"/>
              <w:right w:val="nil"/>
            </w:tcBorders>
            <w:shd w:val="clear" w:color="auto" w:fill="auto"/>
            <w:noWrap/>
            <w:vAlign w:val="bottom"/>
            <w:hideMark/>
          </w:tcPr>
          <w:p w14:paraId="74C8B17C" w14:textId="4A3D5CE5" w:rsidR="004E4458" w:rsidRPr="00726173" w:rsidDel="007C349C" w:rsidRDefault="004E4458" w:rsidP="00E40265">
            <w:pPr>
              <w:pStyle w:val="NoSpacing"/>
              <w:rPr>
                <w:del w:id="207" w:author="Scherrer  Beat" w:date="2025-03-20T10:49:00Z" w16du:dateUtc="2025-03-20T09:49:00Z"/>
                <w:strike/>
                <w:noProof/>
                <w:sz w:val="18"/>
                <w:szCs w:val="18"/>
                <w:lang w:val="de-CH"/>
              </w:rPr>
            </w:pPr>
            <w:del w:id="208" w:author="Scherrer  Beat" w:date="2025-03-20T10:49:00Z" w16du:dateUtc="2025-03-20T09:49:00Z">
              <w:r w:rsidRPr="00726173" w:rsidDel="007C349C">
                <w:rPr>
                  <w:strike/>
                  <w:noProof/>
                  <w:sz w:val="18"/>
                  <w:szCs w:val="18"/>
                  <w:lang w:val="de-CH"/>
                </w:rPr>
                <w:delText>television</w:delText>
              </w:r>
            </w:del>
          </w:p>
        </w:tc>
        <w:tc>
          <w:tcPr>
            <w:tcW w:w="5808" w:type="dxa"/>
            <w:tcBorders>
              <w:top w:val="nil"/>
              <w:left w:val="nil"/>
              <w:bottom w:val="nil"/>
              <w:right w:val="nil"/>
            </w:tcBorders>
            <w:shd w:val="clear" w:color="auto" w:fill="auto"/>
            <w:noWrap/>
            <w:vAlign w:val="bottom"/>
            <w:hideMark/>
          </w:tcPr>
          <w:p w14:paraId="524DE3D2" w14:textId="391BA384" w:rsidR="004E4458" w:rsidRPr="00726173" w:rsidDel="007C349C" w:rsidRDefault="004E4458" w:rsidP="00E40265">
            <w:pPr>
              <w:pStyle w:val="NoSpacing"/>
              <w:rPr>
                <w:del w:id="209" w:author="Scherrer  Beat" w:date="2025-03-20T10:49:00Z" w16du:dateUtc="2025-03-20T09:49:00Z"/>
                <w:strike/>
                <w:noProof/>
                <w:sz w:val="18"/>
                <w:szCs w:val="18"/>
                <w:lang w:val="en-US"/>
              </w:rPr>
            </w:pPr>
            <w:del w:id="210" w:author="Scherrer  Beat" w:date="2025-03-20T10:49:00Z" w16du:dateUtc="2025-03-20T09:49:00Z">
              <w:r w:rsidRPr="00726173" w:rsidDel="007C349C">
                <w:rPr>
                  <w:strike/>
                  <w:noProof/>
                  <w:sz w:val="18"/>
                  <w:szCs w:val="18"/>
                  <w:lang w:val="en-US"/>
                </w:rPr>
                <w:delText>binary, 1 if household has television</w:delText>
              </w:r>
            </w:del>
          </w:p>
        </w:tc>
        <w:tc>
          <w:tcPr>
            <w:tcW w:w="1805" w:type="dxa"/>
            <w:tcBorders>
              <w:top w:val="nil"/>
              <w:left w:val="nil"/>
              <w:bottom w:val="nil"/>
              <w:right w:val="nil"/>
            </w:tcBorders>
            <w:shd w:val="clear" w:color="auto" w:fill="auto"/>
            <w:noWrap/>
            <w:vAlign w:val="bottom"/>
          </w:tcPr>
          <w:p w14:paraId="1129E036" w14:textId="271B6AC2" w:rsidR="004E4458" w:rsidRPr="00726173" w:rsidDel="007C349C" w:rsidRDefault="004E4458" w:rsidP="00E40265">
            <w:pPr>
              <w:pStyle w:val="NoSpacing"/>
              <w:rPr>
                <w:del w:id="211" w:author="Scherrer  Beat" w:date="2025-03-20T10:49:00Z" w16du:dateUtc="2025-03-20T09:49:00Z"/>
                <w:strike/>
                <w:noProof/>
                <w:sz w:val="18"/>
                <w:szCs w:val="18"/>
                <w:lang w:val="en-US"/>
              </w:rPr>
            </w:pPr>
            <w:del w:id="212" w:author="Scherrer  Beat" w:date="2025-03-20T10:49:00Z" w16du:dateUtc="2025-03-20T09:49:00Z">
              <w:r w:rsidDel="007C349C">
                <w:rPr>
                  <w:strike/>
                  <w:noProof/>
                  <w:sz w:val="18"/>
                  <w:szCs w:val="18"/>
                  <w:lang w:val="en-US"/>
                </w:rPr>
                <w:delText>32</w:delText>
              </w:r>
            </w:del>
          </w:p>
        </w:tc>
        <w:tc>
          <w:tcPr>
            <w:tcW w:w="146" w:type="dxa"/>
            <w:vAlign w:val="center"/>
            <w:hideMark/>
          </w:tcPr>
          <w:p w14:paraId="0E8B20D5" w14:textId="61DB6360" w:rsidR="004E4458" w:rsidRPr="00726173" w:rsidDel="007C349C" w:rsidRDefault="004E4458" w:rsidP="00E40265">
            <w:pPr>
              <w:pStyle w:val="NoSpacing"/>
              <w:rPr>
                <w:del w:id="213" w:author="Scherrer  Beat" w:date="2025-03-20T10:49:00Z" w16du:dateUtc="2025-03-20T09:49:00Z"/>
                <w:strike/>
                <w:noProof/>
                <w:sz w:val="18"/>
                <w:szCs w:val="18"/>
                <w:lang w:val="en-US"/>
              </w:rPr>
            </w:pPr>
          </w:p>
        </w:tc>
        <w:tc>
          <w:tcPr>
            <w:tcW w:w="146" w:type="dxa"/>
            <w:vAlign w:val="center"/>
            <w:hideMark/>
          </w:tcPr>
          <w:p w14:paraId="0A773B1D" w14:textId="38803DFB" w:rsidR="004E4458" w:rsidRPr="00726173" w:rsidDel="007C349C" w:rsidRDefault="004E4458" w:rsidP="00E40265">
            <w:pPr>
              <w:pStyle w:val="NoSpacing"/>
              <w:rPr>
                <w:del w:id="214" w:author="Scherrer  Beat" w:date="2025-03-20T10:49:00Z" w16du:dateUtc="2025-03-20T09:49:00Z"/>
                <w:strike/>
                <w:noProof/>
                <w:sz w:val="18"/>
                <w:szCs w:val="18"/>
                <w:lang w:val="en-US"/>
              </w:rPr>
            </w:pPr>
          </w:p>
        </w:tc>
      </w:tr>
      <w:tr w:rsidR="004E4458" w:rsidRPr="008277EA" w14:paraId="598E2437" w14:textId="77777777" w:rsidTr="004E4458">
        <w:trPr>
          <w:trHeight w:val="290"/>
        </w:trPr>
        <w:tc>
          <w:tcPr>
            <w:tcW w:w="2750" w:type="dxa"/>
            <w:tcBorders>
              <w:top w:val="nil"/>
              <w:left w:val="nil"/>
              <w:bottom w:val="nil"/>
              <w:right w:val="nil"/>
            </w:tcBorders>
            <w:shd w:val="clear" w:color="auto" w:fill="auto"/>
            <w:noWrap/>
            <w:vAlign w:val="bottom"/>
            <w:hideMark/>
          </w:tcPr>
          <w:p w14:paraId="3980E74A" w14:textId="77777777" w:rsidR="004E4458" w:rsidRPr="00E40265" w:rsidRDefault="004E4458" w:rsidP="00E40265">
            <w:pPr>
              <w:pStyle w:val="NoSpacing"/>
              <w:rPr>
                <w:noProof/>
                <w:sz w:val="18"/>
                <w:szCs w:val="18"/>
                <w:lang w:val="de-CH"/>
              </w:rPr>
            </w:pPr>
            <w:r w:rsidRPr="00E40265">
              <w:rPr>
                <w:noProof/>
                <w:sz w:val="18"/>
                <w:szCs w:val="18"/>
                <w:lang w:val="de-CH"/>
              </w:rPr>
              <w:t>terminated_pregnancy</w:t>
            </w:r>
          </w:p>
        </w:tc>
        <w:tc>
          <w:tcPr>
            <w:tcW w:w="5808" w:type="dxa"/>
            <w:tcBorders>
              <w:top w:val="nil"/>
              <w:left w:val="nil"/>
              <w:bottom w:val="nil"/>
              <w:right w:val="nil"/>
            </w:tcBorders>
            <w:shd w:val="clear" w:color="auto" w:fill="auto"/>
            <w:noWrap/>
            <w:vAlign w:val="bottom"/>
            <w:hideMark/>
          </w:tcPr>
          <w:p w14:paraId="2135E3BE" w14:textId="77777777" w:rsidR="004E4458" w:rsidRPr="00E40265" w:rsidRDefault="004E4458" w:rsidP="00E40265">
            <w:pPr>
              <w:pStyle w:val="NoSpacing"/>
              <w:rPr>
                <w:noProof/>
                <w:sz w:val="18"/>
                <w:szCs w:val="18"/>
                <w:lang w:val="en-US"/>
              </w:rPr>
            </w:pPr>
            <w:r w:rsidRPr="00E40265">
              <w:rPr>
                <w:noProof/>
                <w:sz w:val="18"/>
                <w:szCs w:val="18"/>
                <w:lang w:val="en-US"/>
              </w:rPr>
              <w:t>binary, 1 if women ever had a terminated pregnancy</w:t>
            </w:r>
          </w:p>
        </w:tc>
        <w:tc>
          <w:tcPr>
            <w:tcW w:w="1805" w:type="dxa"/>
            <w:tcBorders>
              <w:top w:val="nil"/>
              <w:left w:val="nil"/>
              <w:bottom w:val="nil"/>
              <w:right w:val="nil"/>
            </w:tcBorders>
            <w:shd w:val="clear" w:color="auto" w:fill="auto"/>
            <w:noWrap/>
            <w:vAlign w:val="bottom"/>
          </w:tcPr>
          <w:p w14:paraId="2B6EAC0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FCAE86E" w14:textId="77777777" w:rsidR="004E4458" w:rsidRPr="00E40265" w:rsidRDefault="004E4458" w:rsidP="00E40265">
            <w:pPr>
              <w:pStyle w:val="NoSpacing"/>
              <w:rPr>
                <w:noProof/>
                <w:sz w:val="18"/>
                <w:szCs w:val="18"/>
                <w:lang w:val="en-US"/>
              </w:rPr>
            </w:pPr>
          </w:p>
        </w:tc>
        <w:tc>
          <w:tcPr>
            <w:tcW w:w="146" w:type="dxa"/>
            <w:vAlign w:val="center"/>
            <w:hideMark/>
          </w:tcPr>
          <w:p w14:paraId="364393E9" w14:textId="77777777" w:rsidR="004E4458" w:rsidRPr="00E40265" w:rsidRDefault="004E4458" w:rsidP="00E40265">
            <w:pPr>
              <w:pStyle w:val="NoSpacing"/>
              <w:rPr>
                <w:noProof/>
                <w:sz w:val="18"/>
                <w:szCs w:val="18"/>
                <w:lang w:val="en-US"/>
              </w:rPr>
            </w:pPr>
          </w:p>
        </w:tc>
      </w:tr>
      <w:tr w:rsidR="004E4458" w:rsidRPr="008277EA" w14:paraId="32993860" w14:textId="77777777" w:rsidTr="004E4458">
        <w:trPr>
          <w:trHeight w:val="290"/>
        </w:trPr>
        <w:tc>
          <w:tcPr>
            <w:tcW w:w="2750" w:type="dxa"/>
            <w:tcBorders>
              <w:top w:val="nil"/>
              <w:left w:val="nil"/>
              <w:bottom w:val="nil"/>
              <w:right w:val="nil"/>
            </w:tcBorders>
            <w:shd w:val="clear" w:color="auto" w:fill="auto"/>
            <w:noWrap/>
            <w:vAlign w:val="bottom"/>
            <w:hideMark/>
          </w:tcPr>
          <w:p w14:paraId="3D103244" w14:textId="77777777" w:rsidR="004E4458" w:rsidRPr="00E40265" w:rsidRDefault="004E4458" w:rsidP="00E40265">
            <w:pPr>
              <w:pStyle w:val="NoSpacing"/>
              <w:rPr>
                <w:noProof/>
                <w:sz w:val="18"/>
                <w:szCs w:val="18"/>
                <w:lang w:val="de-CH"/>
              </w:rPr>
            </w:pPr>
            <w:r w:rsidRPr="00E40265">
              <w:rPr>
                <w:noProof/>
                <w:sz w:val="18"/>
                <w:szCs w:val="18"/>
                <w:lang w:val="de-CH"/>
              </w:rPr>
              <w:t>tested_HIV</w:t>
            </w:r>
          </w:p>
        </w:tc>
        <w:tc>
          <w:tcPr>
            <w:tcW w:w="5808" w:type="dxa"/>
            <w:tcBorders>
              <w:top w:val="nil"/>
              <w:left w:val="nil"/>
              <w:bottom w:val="nil"/>
              <w:right w:val="nil"/>
            </w:tcBorders>
            <w:shd w:val="clear" w:color="auto" w:fill="auto"/>
            <w:noWrap/>
            <w:vAlign w:val="bottom"/>
            <w:hideMark/>
          </w:tcPr>
          <w:p w14:paraId="31651DD7" w14:textId="77777777" w:rsidR="004E4458" w:rsidRPr="00E40265" w:rsidRDefault="004E4458" w:rsidP="00E40265">
            <w:pPr>
              <w:pStyle w:val="NoSpacing"/>
              <w:rPr>
                <w:noProof/>
                <w:sz w:val="18"/>
                <w:szCs w:val="18"/>
                <w:lang w:val="en-US"/>
              </w:rPr>
            </w:pPr>
            <w:r w:rsidRPr="00E40265">
              <w:rPr>
                <w:noProof/>
                <w:sz w:val="18"/>
                <w:szCs w:val="18"/>
                <w:lang w:val="en-US"/>
              </w:rPr>
              <w:t>binary, 1 if women tested for HIV</w:t>
            </w:r>
          </w:p>
        </w:tc>
        <w:tc>
          <w:tcPr>
            <w:tcW w:w="1805" w:type="dxa"/>
            <w:tcBorders>
              <w:top w:val="nil"/>
              <w:left w:val="nil"/>
              <w:bottom w:val="nil"/>
              <w:right w:val="nil"/>
            </w:tcBorders>
            <w:shd w:val="clear" w:color="auto" w:fill="auto"/>
            <w:noWrap/>
            <w:vAlign w:val="bottom"/>
          </w:tcPr>
          <w:p w14:paraId="0F36915B"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3B731824" w14:textId="77777777" w:rsidR="004E4458" w:rsidRPr="00E40265" w:rsidRDefault="004E4458" w:rsidP="00E40265">
            <w:pPr>
              <w:pStyle w:val="NoSpacing"/>
              <w:rPr>
                <w:noProof/>
                <w:sz w:val="18"/>
                <w:szCs w:val="18"/>
                <w:lang w:val="en-US"/>
              </w:rPr>
            </w:pPr>
          </w:p>
        </w:tc>
        <w:tc>
          <w:tcPr>
            <w:tcW w:w="146" w:type="dxa"/>
            <w:vAlign w:val="center"/>
            <w:hideMark/>
          </w:tcPr>
          <w:p w14:paraId="4971ECE0" w14:textId="77777777" w:rsidR="004E4458" w:rsidRPr="00E40265" w:rsidRDefault="004E4458" w:rsidP="00E40265">
            <w:pPr>
              <w:pStyle w:val="NoSpacing"/>
              <w:rPr>
                <w:noProof/>
                <w:sz w:val="18"/>
                <w:szCs w:val="18"/>
                <w:lang w:val="en-US"/>
              </w:rPr>
            </w:pPr>
          </w:p>
        </w:tc>
      </w:tr>
      <w:tr w:rsidR="004E4458" w:rsidRPr="008277EA" w14:paraId="59C76FFC" w14:textId="77777777" w:rsidTr="004E4458">
        <w:trPr>
          <w:trHeight w:val="290"/>
        </w:trPr>
        <w:tc>
          <w:tcPr>
            <w:tcW w:w="2750" w:type="dxa"/>
            <w:tcBorders>
              <w:top w:val="nil"/>
              <w:left w:val="nil"/>
              <w:bottom w:val="nil"/>
              <w:right w:val="nil"/>
            </w:tcBorders>
            <w:shd w:val="clear" w:color="auto" w:fill="auto"/>
            <w:noWrap/>
            <w:vAlign w:val="bottom"/>
            <w:hideMark/>
          </w:tcPr>
          <w:p w14:paraId="3B147D0A" w14:textId="77777777" w:rsidR="004E4458" w:rsidRPr="00E40265" w:rsidRDefault="004E4458" w:rsidP="00E40265">
            <w:pPr>
              <w:pStyle w:val="NoSpacing"/>
              <w:rPr>
                <w:noProof/>
                <w:sz w:val="18"/>
                <w:szCs w:val="18"/>
                <w:lang w:val="de-CH"/>
              </w:rPr>
            </w:pPr>
            <w:r>
              <w:rPr>
                <w:noProof/>
                <w:sz w:val="18"/>
                <w:szCs w:val="18"/>
                <w:lang w:val="de-CH"/>
              </w:rPr>
              <w:t>t</w:t>
            </w:r>
            <w:r w:rsidRPr="00E40265">
              <w:rPr>
                <w:noProof/>
                <w:sz w:val="18"/>
                <w:szCs w:val="18"/>
                <w:lang w:val="de-CH"/>
              </w:rPr>
              <w:t>oilet</w:t>
            </w:r>
          </w:p>
        </w:tc>
        <w:tc>
          <w:tcPr>
            <w:tcW w:w="5808" w:type="dxa"/>
            <w:tcBorders>
              <w:top w:val="nil"/>
              <w:left w:val="nil"/>
              <w:bottom w:val="nil"/>
              <w:right w:val="nil"/>
            </w:tcBorders>
            <w:shd w:val="clear" w:color="auto" w:fill="auto"/>
            <w:noWrap/>
            <w:vAlign w:val="bottom"/>
            <w:hideMark/>
          </w:tcPr>
          <w:p w14:paraId="1C0DAB0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any facility</w:t>
            </w:r>
          </w:p>
        </w:tc>
        <w:tc>
          <w:tcPr>
            <w:tcW w:w="1805" w:type="dxa"/>
            <w:tcBorders>
              <w:top w:val="nil"/>
              <w:left w:val="nil"/>
              <w:bottom w:val="nil"/>
              <w:right w:val="nil"/>
            </w:tcBorders>
            <w:shd w:val="clear" w:color="auto" w:fill="auto"/>
            <w:noWrap/>
            <w:vAlign w:val="bottom"/>
          </w:tcPr>
          <w:p w14:paraId="5366B61B"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26651B1A" w14:textId="77777777" w:rsidR="004E4458" w:rsidRPr="00E40265" w:rsidRDefault="004E4458" w:rsidP="00E40265">
            <w:pPr>
              <w:pStyle w:val="NoSpacing"/>
              <w:rPr>
                <w:noProof/>
                <w:sz w:val="18"/>
                <w:szCs w:val="18"/>
                <w:lang w:val="en-US"/>
              </w:rPr>
            </w:pPr>
          </w:p>
        </w:tc>
        <w:tc>
          <w:tcPr>
            <w:tcW w:w="146" w:type="dxa"/>
            <w:vAlign w:val="center"/>
            <w:hideMark/>
          </w:tcPr>
          <w:p w14:paraId="0FCD8080" w14:textId="77777777" w:rsidR="004E4458" w:rsidRPr="00E40265" w:rsidRDefault="004E4458" w:rsidP="00E40265">
            <w:pPr>
              <w:pStyle w:val="NoSpacing"/>
              <w:rPr>
                <w:noProof/>
                <w:sz w:val="18"/>
                <w:szCs w:val="18"/>
                <w:lang w:val="en-US"/>
              </w:rPr>
            </w:pPr>
          </w:p>
        </w:tc>
      </w:tr>
      <w:tr w:rsidR="004E4458" w:rsidRPr="008277EA" w14:paraId="76F1168A" w14:textId="77777777" w:rsidTr="004E4458">
        <w:trPr>
          <w:trHeight w:val="290"/>
        </w:trPr>
        <w:tc>
          <w:tcPr>
            <w:tcW w:w="2750" w:type="dxa"/>
            <w:tcBorders>
              <w:top w:val="nil"/>
              <w:left w:val="nil"/>
              <w:bottom w:val="nil"/>
              <w:right w:val="nil"/>
            </w:tcBorders>
            <w:shd w:val="clear" w:color="auto" w:fill="auto"/>
            <w:noWrap/>
            <w:vAlign w:val="bottom"/>
            <w:hideMark/>
          </w:tcPr>
          <w:p w14:paraId="53200D4F" w14:textId="77777777" w:rsidR="004E4458" w:rsidRPr="00E40265" w:rsidRDefault="004E4458" w:rsidP="00E40265">
            <w:pPr>
              <w:pStyle w:val="NoSpacing"/>
              <w:rPr>
                <w:noProof/>
                <w:sz w:val="18"/>
                <w:szCs w:val="18"/>
                <w:lang w:val="de-CH"/>
              </w:rPr>
            </w:pPr>
            <w:r w:rsidRPr="00E40265">
              <w:rPr>
                <w:noProof/>
                <w:sz w:val="18"/>
                <w:szCs w:val="18"/>
                <w:lang w:val="de-CH"/>
              </w:rPr>
              <w:t>video_recorder</w:t>
            </w:r>
          </w:p>
        </w:tc>
        <w:tc>
          <w:tcPr>
            <w:tcW w:w="5808" w:type="dxa"/>
            <w:tcBorders>
              <w:top w:val="nil"/>
              <w:left w:val="nil"/>
              <w:bottom w:val="nil"/>
              <w:right w:val="nil"/>
            </w:tcBorders>
            <w:shd w:val="clear" w:color="auto" w:fill="auto"/>
            <w:noWrap/>
            <w:vAlign w:val="bottom"/>
            <w:hideMark/>
          </w:tcPr>
          <w:p w14:paraId="0FAB65B8"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video recorder</w:t>
            </w:r>
          </w:p>
        </w:tc>
        <w:tc>
          <w:tcPr>
            <w:tcW w:w="1805" w:type="dxa"/>
            <w:tcBorders>
              <w:top w:val="nil"/>
              <w:left w:val="nil"/>
              <w:bottom w:val="nil"/>
              <w:right w:val="nil"/>
            </w:tcBorders>
            <w:shd w:val="clear" w:color="auto" w:fill="auto"/>
            <w:noWrap/>
            <w:vAlign w:val="bottom"/>
          </w:tcPr>
          <w:p w14:paraId="3D6A0B67" w14:textId="77777777" w:rsidR="004E4458" w:rsidRPr="00E40265" w:rsidRDefault="004E4458" w:rsidP="00E40265">
            <w:pPr>
              <w:pStyle w:val="NoSpacing"/>
              <w:rPr>
                <w:noProof/>
                <w:sz w:val="18"/>
                <w:szCs w:val="18"/>
                <w:lang w:val="en-US"/>
              </w:rPr>
            </w:pPr>
            <w:r>
              <w:rPr>
                <w:noProof/>
                <w:sz w:val="18"/>
                <w:szCs w:val="18"/>
                <w:lang w:val="en-US"/>
              </w:rPr>
              <w:t>16</w:t>
            </w:r>
          </w:p>
        </w:tc>
        <w:tc>
          <w:tcPr>
            <w:tcW w:w="146" w:type="dxa"/>
            <w:vAlign w:val="center"/>
            <w:hideMark/>
          </w:tcPr>
          <w:p w14:paraId="284433CE" w14:textId="77777777" w:rsidR="004E4458" w:rsidRPr="00E40265" w:rsidRDefault="004E4458" w:rsidP="00E40265">
            <w:pPr>
              <w:pStyle w:val="NoSpacing"/>
              <w:rPr>
                <w:noProof/>
                <w:sz w:val="18"/>
                <w:szCs w:val="18"/>
                <w:lang w:val="en-US"/>
              </w:rPr>
            </w:pPr>
          </w:p>
        </w:tc>
        <w:tc>
          <w:tcPr>
            <w:tcW w:w="146" w:type="dxa"/>
            <w:vAlign w:val="center"/>
            <w:hideMark/>
          </w:tcPr>
          <w:p w14:paraId="5B8420F4" w14:textId="77777777" w:rsidR="004E4458" w:rsidRPr="00E40265" w:rsidRDefault="004E4458" w:rsidP="00E40265">
            <w:pPr>
              <w:pStyle w:val="NoSpacing"/>
              <w:rPr>
                <w:noProof/>
                <w:sz w:val="18"/>
                <w:szCs w:val="18"/>
                <w:lang w:val="en-US"/>
              </w:rPr>
            </w:pPr>
          </w:p>
        </w:tc>
      </w:tr>
      <w:tr w:rsidR="004E4458" w:rsidRPr="008277EA" w14:paraId="06788E5E" w14:textId="77777777" w:rsidTr="004E4458">
        <w:trPr>
          <w:trHeight w:val="290"/>
        </w:trPr>
        <w:tc>
          <w:tcPr>
            <w:tcW w:w="2750" w:type="dxa"/>
            <w:tcBorders>
              <w:top w:val="nil"/>
              <w:left w:val="nil"/>
              <w:bottom w:val="nil"/>
              <w:right w:val="nil"/>
            </w:tcBorders>
            <w:shd w:val="clear" w:color="auto" w:fill="auto"/>
            <w:noWrap/>
            <w:vAlign w:val="bottom"/>
            <w:hideMark/>
          </w:tcPr>
          <w:p w14:paraId="19FAAD89" w14:textId="77777777" w:rsidR="004E4458" w:rsidRPr="00E40265" w:rsidRDefault="004E4458" w:rsidP="00E40265">
            <w:pPr>
              <w:pStyle w:val="NoSpacing"/>
              <w:rPr>
                <w:noProof/>
                <w:sz w:val="18"/>
                <w:szCs w:val="18"/>
                <w:lang w:val="de-CH"/>
              </w:rPr>
            </w:pPr>
            <w:r w:rsidRPr="00E40265">
              <w:rPr>
                <w:noProof/>
                <w:sz w:val="18"/>
                <w:szCs w:val="18"/>
                <w:lang w:val="de-CH"/>
              </w:rPr>
              <w:t>washing_machine</w:t>
            </w:r>
          </w:p>
        </w:tc>
        <w:tc>
          <w:tcPr>
            <w:tcW w:w="5808" w:type="dxa"/>
            <w:tcBorders>
              <w:top w:val="nil"/>
              <w:left w:val="nil"/>
              <w:bottom w:val="nil"/>
              <w:right w:val="nil"/>
            </w:tcBorders>
            <w:shd w:val="clear" w:color="auto" w:fill="auto"/>
            <w:noWrap/>
            <w:vAlign w:val="bottom"/>
            <w:hideMark/>
          </w:tcPr>
          <w:p w14:paraId="40E02EEC"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washing machine</w:t>
            </w:r>
          </w:p>
        </w:tc>
        <w:tc>
          <w:tcPr>
            <w:tcW w:w="1805" w:type="dxa"/>
            <w:tcBorders>
              <w:top w:val="nil"/>
              <w:left w:val="nil"/>
              <w:bottom w:val="nil"/>
              <w:right w:val="nil"/>
            </w:tcBorders>
            <w:shd w:val="clear" w:color="auto" w:fill="auto"/>
            <w:noWrap/>
            <w:vAlign w:val="bottom"/>
          </w:tcPr>
          <w:p w14:paraId="7374D884" w14:textId="77777777" w:rsidR="004E4458" w:rsidRPr="00E40265" w:rsidRDefault="004E4458" w:rsidP="00E40265">
            <w:pPr>
              <w:pStyle w:val="NoSpacing"/>
              <w:rPr>
                <w:noProof/>
                <w:sz w:val="18"/>
                <w:szCs w:val="18"/>
                <w:lang w:val="en-US"/>
              </w:rPr>
            </w:pPr>
            <w:r>
              <w:rPr>
                <w:noProof/>
                <w:sz w:val="18"/>
                <w:szCs w:val="18"/>
                <w:lang w:val="en-US"/>
              </w:rPr>
              <w:t>10</w:t>
            </w:r>
          </w:p>
        </w:tc>
        <w:tc>
          <w:tcPr>
            <w:tcW w:w="146" w:type="dxa"/>
            <w:vAlign w:val="center"/>
            <w:hideMark/>
          </w:tcPr>
          <w:p w14:paraId="64A3366A" w14:textId="77777777" w:rsidR="004E4458" w:rsidRPr="00E40265" w:rsidRDefault="004E4458" w:rsidP="00E40265">
            <w:pPr>
              <w:pStyle w:val="NoSpacing"/>
              <w:rPr>
                <w:noProof/>
                <w:sz w:val="18"/>
                <w:szCs w:val="18"/>
                <w:lang w:val="en-US"/>
              </w:rPr>
            </w:pPr>
          </w:p>
        </w:tc>
        <w:tc>
          <w:tcPr>
            <w:tcW w:w="146" w:type="dxa"/>
            <w:vAlign w:val="center"/>
            <w:hideMark/>
          </w:tcPr>
          <w:p w14:paraId="646B6117" w14:textId="77777777" w:rsidR="004E4458" w:rsidRPr="00E40265" w:rsidRDefault="004E4458" w:rsidP="00E40265">
            <w:pPr>
              <w:pStyle w:val="NoSpacing"/>
              <w:rPr>
                <w:noProof/>
                <w:sz w:val="18"/>
                <w:szCs w:val="18"/>
                <w:lang w:val="en-US"/>
              </w:rPr>
            </w:pPr>
          </w:p>
        </w:tc>
      </w:tr>
      <w:tr w:rsidR="004E4458" w:rsidRPr="008277EA" w14:paraId="76EC228B" w14:textId="77777777" w:rsidTr="004E4458">
        <w:trPr>
          <w:trHeight w:val="290"/>
        </w:trPr>
        <w:tc>
          <w:tcPr>
            <w:tcW w:w="2750" w:type="dxa"/>
            <w:tcBorders>
              <w:top w:val="nil"/>
              <w:left w:val="nil"/>
              <w:bottom w:val="nil"/>
              <w:right w:val="nil"/>
            </w:tcBorders>
            <w:shd w:val="clear" w:color="auto" w:fill="auto"/>
            <w:noWrap/>
            <w:vAlign w:val="bottom"/>
            <w:hideMark/>
          </w:tcPr>
          <w:p w14:paraId="59FA6BE9" w14:textId="77777777" w:rsidR="004E4458" w:rsidRPr="00E40265" w:rsidRDefault="004E4458" w:rsidP="00E40265">
            <w:pPr>
              <w:pStyle w:val="NoSpacing"/>
              <w:rPr>
                <w:noProof/>
                <w:sz w:val="18"/>
                <w:szCs w:val="18"/>
                <w:lang w:val="de-CH"/>
              </w:rPr>
            </w:pPr>
            <w:r w:rsidRPr="00E40265">
              <w:rPr>
                <w:noProof/>
                <w:sz w:val="18"/>
                <w:szCs w:val="18"/>
                <w:lang w:val="de-CH"/>
              </w:rPr>
              <w:t>watch</w:t>
            </w:r>
          </w:p>
        </w:tc>
        <w:tc>
          <w:tcPr>
            <w:tcW w:w="5808" w:type="dxa"/>
            <w:tcBorders>
              <w:top w:val="nil"/>
              <w:left w:val="nil"/>
              <w:bottom w:val="nil"/>
              <w:right w:val="nil"/>
            </w:tcBorders>
            <w:shd w:val="clear" w:color="auto" w:fill="auto"/>
            <w:noWrap/>
            <w:vAlign w:val="bottom"/>
            <w:hideMark/>
          </w:tcPr>
          <w:p w14:paraId="770AB996" w14:textId="77777777" w:rsidR="004E4458" w:rsidRPr="00E40265" w:rsidRDefault="004E4458" w:rsidP="00E40265">
            <w:pPr>
              <w:pStyle w:val="NoSpacing"/>
              <w:rPr>
                <w:noProof/>
                <w:sz w:val="18"/>
                <w:szCs w:val="18"/>
                <w:lang w:val="en-US"/>
              </w:rPr>
            </w:pPr>
            <w:r w:rsidRPr="00E40265">
              <w:rPr>
                <w:noProof/>
                <w:sz w:val="18"/>
                <w:szCs w:val="18"/>
                <w:lang w:val="en-US"/>
              </w:rPr>
              <w:t>binary, 1 if household has watch</w:t>
            </w:r>
          </w:p>
        </w:tc>
        <w:tc>
          <w:tcPr>
            <w:tcW w:w="1805" w:type="dxa"/>
            <w:tcBorders>
              <w:top w:val="nil"/>
              <w:left w:val="nil"/>
              <w:bottom w:val="nil"/>
              <w:right w:val="nil"/>
            </w:tcBorders>
            <w:shd w:val="clear" w:color="auto" w:fill="auto"/>
            <w:noWrap/>
            <w:vAlign w:val="bottom"/>
          </w:tcPr>
          <w:p w14:paraId="717E9791" w14:textId="77777777" w:rsidR="004E4458" w:rsidRPr="00E40265" w:rsidRDefault="004E4458" w:rsidP="00E40265">
            <w:pPr>
              <w:pStyle w:val="NoSpacing"/>
              <w:rPr>
                <w:noProof/>
                <w:sz w:val="18"/>
                <w:szCs w:val="18"/>
                <w:lang w:val="en-US"/>
              </w:rPr>
            </w:pPr>
            <w:r>
              <w:rPr>
                <w:noProof/>
                <w:sz w:val="18"/>
                <w:szCs w:val="18"/>
                <w:lang w:val="en-US"/>
              </w:rPr>
              <w:t>30</w:t>
            </w:r>
          </w:p>
        </w:tc>
        <w:tc>
          <w:tcPr>
            <w:tcW w:w="146" w:type="dxa"/>
            <w:vAlign w:val="center"/>
            <w:hideMark/>
          </w:tcPr>
          <w:p w14:paraId="20897B0E" w14:textId="77777777" w:rsidR="004E4458" w:rsidRPr="00E40265" w:rsidRDefault="004E4458" w:rsidP="00E40265">
            <w:pPr>
              <w:pStyle w:val="NoSpacing"/>
              <w:rPr>
                <w:noProof/>
                <w:sz w:val="18"/>
                <w:szCs w:val="18"/>
                <w:lang w:val="en-US"/>
              </w:rPr>
            </w:pPr>
          </w:p>
        </w:tc>
        <w:tc>
          <w:tcPr>
            <w:tcW w:w="146" w:type="dxa"/>
            <w:vAlign w:val="center"/>
            <w:hideMark/>
          </w:tcPr>
          <w:p w14:paraId="554298C8" w14:textId="77777777" w:rsidR="004E4458" w:rsidRPr="00E40265" w:rsidRDefault="004E4458" w:rsidP="00E40265">
            <w:pPr>
              <w:pStyle w:val="NoSpacing"/>
              <w:rPr>
                <w:noProof/>
                <w:sz w:val="18"/>
                <w:szCs w:val="18"/>
                <w:lang w:val="en-US"/>
              </w:rPr>
            </w:pPr>
          </w:p>
        </w:tc>
      </w:tr>
      <w:tr w:rsidR="004E4458" w:rsidRPr="008277EA" w14:paraId="1508079A" w14:textId="77777777" w:rsidTr="004E4458">
        <w:trPr>
          <w:trHeight w:val="290"/>
        </w:trPr>
        <w:tc>
          <w:tcPr>
            <w:tcW w:w="2750" w:type="dxa"/>
            <w:tcBorders>
              <w:top w:val="nil"/>
              <w:left w:val="nil"/>
              <w:bottom w:val="nil"/>
              <w:right w:val="nil"/>
            </w:tcBorders>
            <w:shd w:val="clear" w:color="auto" w:fill="auto"/>
            <w:noWrap/>
            <w:vAlign w:val="bottom"/>
            <w:hideMark/>
          </w:tcPr>
          <w:p w14:paraId="5BF6324B" w14:textId="77777777" w:rsidR="004E4458" w:rsidRPr="00E40265" w:rsidRDefault="004E4458" w:rsidP="00E40265">
            <w:pPr>
              <w:pStyle w:val="NoSpacing"/>
              <w:rPr>
                <w:noProof/>
                <w:sz w:val="18"/>
                <w:szCs w:val="18"/>
                <w:lang w:val="de-CH"/>
              </w:rPr>
            </w:pPr>
            <w:r w:rsidRPr="00E40265">
              <w:rPr>
                <w:noProof/>
                <w:sz w:val="18"/>
                <w:szCs w:val="18"/>
                <w:lang w:val="de-CH"/>
              </w:rPr>
              <w:t>watch_TV</w:t>
            </w:r>
          </w:p>
        </w:tc>
        <w:tc>
          <w:tcPr>
            <w:tcW w:w="5808" w:type="dxa"/>
            <w:tcBorders>
              <w:top w:val="nil"/>
              <w:left w:val="nil"/>
              <w:bottom w:val="nil"/>
              <w:right w:val="nil"/>
            </w:tcBorders>
            <w:shd w:val="clear" w:color="auto" w:fill="auto"/>
            <w:noWrap/>
            <w:vAlign w:val="bottom"/>
            <w:hideMark/>
          </w:tcPr>
          <w:p w14:paraId="0EF45492" w14:textId="77777777" w:rsidR="004E4458" w:rsidRPr="00E40265" w:rsidRDefault="004E4458" w:rsidP="00E40265">
            <w:pPr>
              <w:pStyle w:val="NoSpacing"/>
              <w:rPr>
                <w:noProof/>
                <w:sz w:val="18"/>
                <w:szCs w:val="18"/>
                <w:lang w:val="en-US"/>
              </w:rPr>
            </w:pPr>
            <w:r w:rsidRPr="00E40265">
              <w:rPr>
                <w:noProof/>
                <w:sz w:val="18"/>
                <w:szCs w:val="18"/>
                <w:lang w:val="en-US"/>
              </w:rPr>
              <w:t>binary, 1 if women not at all watches television</w:t>
            </w:r>
          </w:p>
        </w:tc>
        <w:tc>
          <w:tcPr>
            <w:tcW w:w="1805" w:type="dxa"/>
            <w:tcBorders>
              <w:top w:val="nil"/>
              <w:left w:val="nil"/>
              <w:bottom w:val="nil"/>
              <w:right w:val="nil"/>
            </w:tcBorders>
            <w:shd w:val="clear" w:color="auto" w:fill="auto"/>
            <w:noWrap/>
            <w:vAlign w:val="bottom"/>
          </w:tcPr>
          <w:p w14:paraId="4E5D190A"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649670B8" w14:textId="77777777" w:rsidR="004E4458" w:rsidRPr="00E40265" w:rsidRDefault="004E4458" w:rsidP="00E40265">
            <w:pPr>
              <w:pStyle w:val="NoSpacing"/>
              <w:rPr>
                <w:noProof/>
                <w:sz w:val="18"/>
                <w:szCs w:val="18"/>
                <w:lang w:val="en-US"/>
              </w:rPr>
            </w:pPr>
          </w:p>
        </w:tc>
        <w:tc>
          <w:tcPr>
            <w:tcW w:w="146" w:type="dxa"/>
            <w:vAlign w:val="center"/>
            <w:hideMark/>
          </w:tcPr>
          <w:p w14:paraId="7A6F25BF" w14:textId="77777777" w:rsidR="004E4458" w:rsidRPr="00E40265" w:rsidRDefault="004E4458" w:rsidP="00E40265">
            <w:pPr>
              <w:pStyle w:val="NoSpacing"/>
              <w:rPr>
                <w:noProof/>
                <w:sz w:val="18"/>
                <w:szCs w:val="18"/>
                <w:lang w:val="en-US"/>
              </w:rPr>
            </w:pPr>
          </w:p>
        </w:tc>
      </w:tr>
      <w:tr w:rsidR="004E4458" w:rsidRPr="008277EA" w14:paraId="451591CF" w14:textId="77777777" w:rsidTr="004E4458">
        <w:trPr>
          <w:trHeight w:val="290"/>
        </w:trPr>
        <w:tc>
          <w:tcPr>
            <w:tcW w:w="2750" w:type="dxa"/>
            <w:tcBorders>
              <w:top w:val="nil"/>
              <w:left w:val="nil"/>
              <w:bottom w:val="nil"/>
              <w:right w:val="nil"/>
            </w:tcBorders>
            <w:shd w:val="clear" w:color="auto" w:fill="auto"/>
            <w:noWrap/>
            <w:vAlign w:val="bottom"/>
            <w:hideMark/>
          </w:tcPr>
          <w:p w14:paraId="7018521E" w14:textId="77777777" w:rsidR="004E4458" w:rsidRPr="00E40265" w:rsidRDefault="004E4458" w:rsidP="00E40265">
            <w:pPr>
              <w:pStyle w:val="NoSpacing"/>
              <w:rPr>
                <w:noProof/>
                <w:sz w:val="18"/>
                <w:szCs w:val="18"/>
                <w:lang w:val="de-CH"/>
              </w:rPr>
            </w:pPr>
            <w:r w:rsidRPr="00E40265">
              <w:rPr>
                <w:noProof/>
                <w:sz w:val="18"/>
                <w:szCs w:val="18"/>
                <w:lang w:val="de-CH"/>
              </w:rPr>
              <w:t>water_handwash_present</w:t>
            </w:r>
          </w:p>
        </w:tc>
        <w:tc>
          <w:tcPr>
            <w:tcW w:w="5808" w:type="dxa"/>
            <w:tcBorders>
              <w:top w:val="nil"/>
              <w:left w:val="nil"/>
              <w:bottom w:val="nil"/>
              <w:right w:val="nil"/>
            </w:tcBorders>
            <w:shd w:val="clear" w:color="auto" w:fill="auto"/>
            <w:noWrap/>
            <w:vAlign w:val="bottom"/>
            <w:hideMark/>
          </w:tcPr>
          <w:p w14:paraId="70134B6C" w14:textId="77777777" w:rsidR="004E4458" w:rsidRPr="00E40265" w:rsidRDefault="004E4458" w:rsidP="00E40265">
            <w:pPr>
              <w:pStyle w:val="NoSpacing"/>
              <w:rPr>
                <w:noProof/>
                <w:sz w:val="18"/>
                <w:szCs w:val="18"/>
                <w:lang w:val="en-US"/>
              </w:rPr>
            </w:pPr>
            <w:r w:rsidRPr="00E40265">
              <w:rPr>
                <w:noProof/>
                <w:sz w:val="18"/>
                <w:szCs w:val="18"/>
                <w:lang w:val="en-US"/>
              </w:rPr>
              <w:t>binary, 1 if water is present at handwashing place</w:t>
            </w:r>
          </w:p>
        </w:tc>
        <w:tc>
          <w:tcPr>
            <w:tcW w:w="1805" w:type="dxa"/>
            <w:tcBorders>
              <w:top w:val="nil"/>
              <w:left w:val="nil"/>
              <w:bottom w:val="nil"/>
              <w:right w:val="nil"/>
            </w:tcBorders>
            <w:shd w:val="clear" w:color="auto" w:fill="auto"/>
            <w:noWrap/>
            <w:vAlign w:val="bottom"/>
          </w:tcPr>
          <w:p w14:paraId="2F415842" w14:textId="77777777" w:rsidR="004E4458" w:rsidRPr="00E40265" w:rsidRDefault="004E4458" w:rsidP="00E40265">
            <w:pPr>
              <w:pStyle w:val="NoSpacing"/>
              <w:rPr>
                <w:noProof/>
                <w:sz w:val="18"/>
                <w:szCs w:val="18"/>
                <w:lang w:val="en-US"/>
              </w:rPr>
            </w:pPr>
            <w:r>
              <w:rPr>
                <w:noProof/>
                <w:sz w:val="18"/>
                <w:szCs w:val="18"/>
                <w:lang w:val="en-US"/>
              </w:rPr>
              <w:t>4</w:t>
            </w:r>
          </w:p>
        </w:tc>
        <w:tc>
          <w:tcPr>
            <w:tcW w:w="146" w:type="dxa"/>
            <w:vAlign w:val="center"/>
            <w:hideMark/>
          </w:tcPr>
          <w:p w14:paraId="78E3B6B6" w14:textId="77777777" w:rsidR="004E4458" w:rsidRPr="00E40265" w:rsidRDefault="004E4458" w:rsidP="00E40265">
            <w:pPr>
              <w:pStyle w:val="NoSpacing"/>
              <w:rPr>
                <w:noProof/>
                <w:sz w:val="18"/>
                <w:szCs w:val="18"/>
                <w:lang w:val="en-US"/>
              </w:rPr>
            </w:pPr>
          </w:p>
        </w:tc>
        <w:tc>
          <w:tcPr>
            <w:tcW w:w="146" w:type="dxa"/>
            <w:vAlign w:val="center"/>
            <w:hideMark/>
          </w:tcPr>
          <w:p w14:paraId="52E5630B" w14:textId="77777777" w:rsidR="004E4458" w:rsidRPr="00E40265" w:rsidRDefault="004E4458" w:rsidP="00E40265">
            <w:pPr>
              <w:pStyle w:val="NoSpacing"/>
              <w:rPr>
                <w:noProof/>
                <w:sz w:val="18"/>
                <w:szCs w:val="18"/>
                <w:lang w:val="en-US"/>
              </w:rPr>
            </w:pPr>
          </w:p>
        </w:tc>
      </w:tr>
      <w:tr w:rsidR="004E4458" w:rsidRPr="008277EA" w14:paraId="35D5BAC0" w14:textId="77777777" w:rsidTr="004E4458">
        <w:trPr>
          <w:trHeight w:val="290"/>
        </w:trPr>
        <w:tc>
          <w:tcPr>
            <w:tcW w:w="2750" w:type="dxa"/>
            <w:tcBorders>
              <w:top w:val="nil"/>
              <w:left w:val="nil"/>
              <w:bottom w:val="nil"/>
              <w:right w:val="nil"/>
            </w:tcBorders>
            <w:shd w:val="clear" w:color="auto" w:fill="auto"/>
            <w:noWrap/>
            <w:vAlign w:val="bottom"/>
            <w:hideMark/>
          </w:tcPr>
          <w:p w14:paraId="678792DB" w14:textId="77777777" w:rsidR="004E4458" w:rsidRPr="00E40265" w:rsidRDefault="004E4458" w:rsidP="00E40265">
            <w:pPr>
              <w:pStyle w:val="NoSpacing"/>
              <w:rPr>
                <w:noProof/>
                <w:sz w:val="18"/>
                <w:szCs w:val="18"/>
                <w:lang w:val="de-CH"/>
              </w:rPr>
            </w:pPr>
            <w:r w:rsidRPr="00E40265">
              <w:rPr>
                <w:noProof/>
                <w:sz w:val="18"/>
                <w:szCs w:val="18"/>
                <w:lang w:val="de-CH"/>
              </w:rPr>
              <w:lastRenderedPageBreak/>
              <w:t>water_interrupted</w:t>
            </w:r>
          </w:p>
        </w:tc>
        <w:tc>
          <w:tcPr>
            <w:tcW w:w="5808" w:type="dxa"/>
            <w:tcBorders>
              <w:top w:val="nil"/>
              <w:left w:val="nil"/>
              <w:bottom w:val="nil"/>
              <w:right w:val="nil"/>
            </w:tcBorders>
            <w:shd w:val="clear" w:color="auto" w:fill="auto"/>
            <w:noWrap/>
            <w:vAlign w:val="bottom"/>
            <w:hideMark/>
          </w:tcPr>
          <w:p w14:paraId="5719C189" w14:textId="77777777" w:rsidR="004E4458" w:rsidRPr="00E40265" w:rsidRDefault="004E4458" w:rsidP="00E40265">
            <w:pPr>
              <w:pStyle w:val="NoSpacing"/>
              <w:rPr>
                <w:noProof/>
                <w:sz w:val="18"/>
                <w:szCs w:val="18"/>
                <w:lang w:val="en-US"/>
              </w:rPr>
            </w:pPr>
            <w:r w:rsidRPr="00E40265">
              <w:rPr>
                <w:noProof/>
                <w:sz w:val="18"/>
                <w:szCs w:val="18"/>
                <w:lang w:val="en-US"/>
              </w:rPr>
              <w:t>binary, 1 if water was interrupted for a full day or more</w:t>
            </w:r>
          </w:p>
        </w:tc>
        <w:tc>
          <w:tcPr>
            <w:tcW w:w="1805" w:type="dxa"/>
            <w:tcBorders>
              <w:top w:val="nil"/>
              <w:left w:val="nil"/>
              <w:bottom w:val="nil"/>
              <w:right w:val="nil"/>
            </w:tcBorders>
            <w:shd w:val="clear" w:color="auto" w:fill="auto"/>
            <w:noWrap/>
            <w:vAlign w:val="bottom"/>
          </w:tcPr>
          <w:p w14:paraId="122286C7" w14:textId="77777777" w:rsidR="004E4458" w:rsidRPr="00E40265" w:rsidRDefault="004E4458" w:rsidP="00E40265">
            <w:pPr>
              <w:pStyle w:val="NoSpacing"/>
              <w:rPr>
                <w:noProof/>
                <w:sz w:val="18"/>
                <w:szCs w:val="18"/>
                <w:lang w:val="en-US"/>
              </w:rPr>
            </w:pPr>
            <w:r>
              <w:rPr>
                <w:noProof/>
                <w:sz w:val="18"/>
                <w:szCs w:val="18"/>
                <w:lang w:val="en-US"/>
              </w:rPr>
              <w:t>3</w:t>
            </w:r>
          </w:p>
        </w:tc>
        <w:tc>
          <w:tcPr>
            <w:tcW w:w="146" w:type="dxa"/>
            <w:vAlign w:val="center"/>
            <w:hideMark/>
          </w:tcPr>
          <w:p w14:paraId="51994A3F" w14:textId="77777777" w:rsidR="004E4458" w:rsidRPr="00E40265" w:rsidRDefault="004E4458" w:rsidP="00E40265">
            <w:pPr>
              <w:pStyle w:val="NoSpacing"/>
              <w:rPr>
                <w:noProof/>
                <w:sz w:val="18"/>
                <w:szCs w:val="18"/>
                <w:lang w:val="en-US"/>
              </w:rPr>
            </w:pPr>
          </w:p>
        </w:tc>
        <w:tc>
          <w:tcPr>
            <w:tcW w:w="146" w:type="dxa"/>
            <w:vAlign w:val="center"/>
            <w:hideMark/>
          </w:tcPr>
          <w:p w14:paraId="00C23772" w14:textId="77777777" w:rsidR="004E4458" w:rsidRPr="00E40265" w:rsidRDefault="004E4458" w:rsidP="00E40265">
            <w:pPr>
              <w:pStyle w:val="NoSpacing"/>
              <w:rPr>
                <w:noProof/>
                <w:sz w:val="18"/>
                <w:szCs w:val="18"/>
                <w:lang w:val="en-US"/>
              </w:rPr>
            </w:pPr>
          </w:p>
        </w:tc>
      </w:tr>
      <w:tr w:rsidR="004E4458" w:rsidRPr="008277EA" w14:paraId="4ED6D7E2" w14:textId="77777777" w:rsidTr="004E4458">
        <w:trPr>
          <w:trHeight w:val="290"/>
        </w:trPr>
        <w:tc>
          <w:tcPr>
            <w:tcW w:w="2750" w:type="dxa"/>
            <w:tcBorders>
              <w:top w:val="nil"/>
              <w:left w:val="nil"/>
              <w:bottom w:val="nil"/>
              <w:right w:val="nil"/>
            </w:tcBorders>
            <w:shd w:val="clear" w:color="auto" w:fill="auto"/>
            <w:noWrap/>
            <w:vAlign w:val="bottom"/>
            <w:hideMark/>
          </w:tcPr>
          <w:p w14:paraId="636A2347" w14:textId="77777777" w:rsidR="004E4458" w:rsidRPr="00E40265" w:rsidRDefault="004E4458" w:rsidP="00E40265">
            <w:pPr>
              <w:pStyle w:val="NoSpacing"/>
              <w:rPr>
                <w:noProof/>
                <w:sz w:val="18"/>
                <w:szCs w:val="18"/>
                <w:lang w:val="de-CH"/>
              </w:rPr>
            </w:pPr>
            <w:r w:rsidRPr="00E40265">
              <w:rPr>
                <w:noProof/>
                <w:sz w:val="18"/>
                <w:szCs w:val="18"/>
                <w:lang w:val="de-CH"/>
              </w:rPr>
              <w:t>water_time</w:t>
            </w:r>
          </w:p>
        </w:tc>
        <w:tc>
          <w:tcPr>
            <w:tcW w:w="5808" w:type="dxa"/>
            <w:tcBorders>
              <w:top w:val="nil"/>
              <w:left w:val="nil"/>
              <w:bottom w:val="nil"/>
              <w:right w:val="nil"/>
            </w:tcBorders>
            <w:shd w:val="clear" w:color="auto" w:fill="auto"/>
            <w:noWrap/>
            <w:vAlign w:val="bottom"/>
            <w:hideMark/>
          </w:tcPr>
          <w:p w14:paraId="79D843B0" w14:textId="77777777" w:rsidR="004E4458" w:rsidRPr="00E40265" w:rsidRDefault="004E4458" w:rsidP="00E40265">
            <w:pPr>
              <w:pStyle w:val="NoSpacing"/>
              <w:rPr>
                <w:noProof/>
                <w:sz w:val="18"/>
                <w:szCs w:val="18"/>
                <w:lang w:val="en-US"/>
              </w:rPr>
            </w:pPr>
            <w:r w:rsidRPr="00E40265">
              <w:rPr>
                <w:noProof/>
                <w:sz w:val="18"/>
                <w:szCs w:val="18"/>
                <w:lang w:val="en-US"/>
              </w:rPr>
              <w:t>Time for HH to get to water source (minutes)</w:t>
            </w:r>
          </w:p>
        </w:tc>
        <w:tc>
          <w:tcPr>
            <w:tcW w:w="1805" w:type="dxa"/>
            <w:tcBorders>
              <w:top w:val="nil"/>
              <w:left w:val="nil"/>
              <w:bottom w:val="nil"/>
              <w:right w:val="nil"/>
            </w:tcBorders>
            <w:shd w:val="clear" w:color="auto" w:fill="auto"/>
            <w:noWrap/>
            <w:vAlign w:val="bottom"/>
          </w:tcPr>
          <w:p w14:paraId="78A9C287" w14:textId="77777777" w:rsidR="004E4458" w:rsidRPr="00E40265" w:rsidRDefault="004E4458" w:rsidP="00E40265">
            <w:pPr>
              <w:pStyle w:val="NoSpacing"/>
              <w:rPr>
                <w:noProof/>
                <w:sz w:val="18"/>
                <w:szCs w:val="18"/>
                <w:lang w:val="en-US"/>
              </w:rPr>
            </w:pPr>
            <w:r>
              <w:rPr>
                <w:noProof/>
                <w:sz w:val="18"/>
                <w:szCs w:val="18"/>
                <w:lang w:val="en-US"/>
              </w:rPr>
              <w:t>1</w:t>
            </w:r>
          </w:p>
        </w:tc>
        <w:tc>
          <w:tcPr>
            <w:tcW w:w="146" w:type="dxa"/>
            <w:vAlign w:val="center"/>
            <w:hideMark/>
          </w:tcPr>
          <w:p w14:paraId="23989E2B" w14:textId="77777777" w:rsidR="004E4458" w:rsidRPr="00E40265" w:rsidRDefault="004E4458" w:rsidP="00E40265">
            <w:pPr>
              <w:pStyle w:val="NoSpacing"/>
              <w:rPr>
                <w:noProof/>
                <w:sz w:val="18"/>
                <w:szCs w:val="18"/>
                <w:lang w:val="en-US"/>
              </w:rPr>
            </w:pPr>
          </w:p>
        </w:tc>
        <w:tc>
          <w:tcPr>
            <w:tcW w:w="146" w:type="dxa"/>
            <w:vAlign w:val="center"/>
            <w:hideMark/>
          </w:tcPr>
          <w:p w14:paraId="30F8AB78" w14:textId="77777777" w:rsidR="004E4458" w:rsidRPr="00E40265" w:rsidRDefault="004E4458" w:rsidP="00E40265">
            <w:pPr>
              <w:pStyle w:val="NoSpacing"/>
              <w:rPr>
                <w:noProof/>
                <w:sz w:val="18"/>
                <w:szCs w:val="18"/>
                <w:lang w:val="en-US"/>
              </w:rPr>
            </w:pPr>
          </w:p>
        </w:tc>
      </w:tr>
      <w:tr w:rsidR="004E4458" w:rsidRPr="008277EA" w14:paraId="49341C3D" w14:textId="77777777" w:rsidTr="004E4458">
        <w:trPr>
          <w:trHeight w:val="290"/>
        </w:trPr>
        <w:tc>
          <w:tcPr>
            <w:tcW w:w="2750" w:type="dxa"/>
            <w:tcBorders>
              <w:top w:val="nil"/>
              <w:left w:val="nil"/>
              <w:bottom w:val="nil"/>
              <w:right w:val="nil"/>
            </w:tcBorders>
            <w:shd w:val="clear" w:color="auto" w:fill="auto"/>
            <w:noWrap/>
            <w:vAlign w:val="bottom"/>
            <w:hideMark/>
          </w:tcPr>
          <w:p w14:paraId="2324E945" w14:textId="77777777" w:rsidR="004E4458" w:rsidRPr="00E40265" w:rsidRDefault="004E4458" w:rsidP="00E40265">
            <w:pPr>
              <w:pStyle w:val="NoSpacing"/>
              <w:rPr>
                <w:noProof/>
                <w:sz w:val="18"/>
                <w:szCs w:val="18"/>
                <w:lang w:val="de-CH"/>
              </w:rPr>
            </w:pPr>
            <w:r w:rsidRPr="00E40265">
              <w:rPr>
                <w:noProof/>
                <w:sz w:val="18"/>
                <w:szCs w:val="18"/>
                <w:lang w:val="de-CH"/>
              </w:rPr>
              <w:t>water_treated</w:t>
            </w:r>
          </w:p>
        </w:tc>
        <w:tc>
          <w:tcPr>
            <w:tcW w:w="5808" w:type="dxa"/>
            <w:tcBorders>
              <w:top w:val="nil"/>
              <w:left w:val="nil"/>
              <w:bottom w:val="nil"/>
              <w:right w:val="nil"/>
            </w:tcBorders>
            <w:shd w:val="clear" w:color="auto" w:fill="auto"/>
            <w:noWrap/>
            <w:vAlign w:val="bottom"/>
            <w:hideMark/>
          </w:tcPr>
          <w:p w14:paraId="5A15D2AF" w14:textId="77777777" w:rsidR="004E4458" w:rsidRPr="00E40265" w:rsidRDefault="004E4458" w:rsidP="00E40265">
            <w:pPr>
              <w:pStyle w:val="NoSpacing"/>
              <w:rPr>
                <w:noProof/>
                <w:sz w:val="18"/>
                <w:szCs w:val="18"/>
                <w:lang w:val="en-US"/>
              </w:rPr>
            </w:pPr>
            <w:r w:rsidRPr="00E40265">
              <w:rPr>
                <w:noProof/>
                <w:sz w:val="18"/>
                <w:szCs w:val="18"/>
                <w:lang w:val="en-US"/>
              </w:rPr>
              <w:t>binary, 1 if Anything done to water to make safe to drink</w:t>
            </w:r>
          </w:p>
        </w:tc>
        <w:tc>
          <w:tcPr>
            <w:tcW w:w="1805" w:type="dxa"/>
            <w:tcBorders>
              <w:top w:val="nil"/>
              <w:left w:val="nil"/>
              <w:bottom w:val="nil"/>
              <w:right w:val="nil"/>
            </w:tcBorders>
            <w:shd w:val="clear" w:color="auto" w:fill="auto"/>
            <w:noWrap/>
            <w:vAlign w:val="bottom"/>
          </w:tcPr>
          <w:p w14:paraId="12405C84"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vAlign w:val="center"/>
            <w:hideMark/>
          </w:tcPr>
          <w:p w14:paraId="4A29FEBB" w14:textId="77777777" w:rsidR="004E4458" w:rsidRPr="00E40265" w:rsidRDefault="004E4458" w:rsidP="00E40265">
            <w:pPr>
              <w:pStyle w:val="NoSpacing"/>
              <w:rPr>
                <w:noProof/>
                <w:sz w:val="18"/>
                <w:szCs w:val="18"/>
                <w:lang w:val="en-US"/>
              </w:rPr>
            </w:pPr>
          </w:p>
        </w:tc>
        <w:tc>
          <w:tcPr>
            <w:tcW w:w="146" w:type="dxa"/>
            <w:vAlign w:val="center"/>
            <w:hideMark/>
          </w:tcPr>
          <w:p w14:paraId="481E306A" w14:textId="77777777" w:rsidR="004E4458" w:rsidRPr="00E40265" w:rsidRDefault="004E4458" w:rsidP="00E40265">
            <w:pPr>
              <w:pStyle w:val="NoSpacing"/>
              <w:rPr>
                <w:noProof/>
                <w:sz w:val="18"/>
                <w:szCs w:val="18"/>
                <w:lang w:val="en-US"/>
              </w:rPr>
            </w:pPr>
          </w:p>
        </w:tc>
      </w:tr>
      <w:tr w:rsidR="004E4458" w:rsidRPr="008277EA" w14:paraId="5461ABE0" w14:textId="77777777" w:rsidTr="004E4458">
        <w:trPr>
          <w:trHeight w:val="290"/>
        </w:trPr>
        <w:tc>
          <w:tcPr>
            <w:tcW w:w="2750" w:type="dxa"/>
            <w:tcBorders>
              <w:top w:val="nil"/>
              <w:left w:val="nil"/>
              <w:bottom w:val="double" w:sz="4" w:space="0" w:color="auto"/>
              <w:right w:val="nil"/>
            </w:tcBorders>
            <w:shd w:val="clear" w:color="auto" w:fill="auto"/>
            <w:noWrap/>
            <w:vAlign w:val="bottom"/>
            <w:hideMark/>
          </w:tcPr>
          <w:p w14:paraId="6F2C1FCE" w14:textId="77777777" w:rsidR="004E4458" w:rsidRPr="00E40265" w:rsidRDefault="004E4458" w:rsidP="00E40265">
            <w:pPr>
              <w:pStyle w:val="NoSpacing"/>
              <w:rPr>
                <w:noProof/>
                <w:sz w:val="18"/>
                <w:szCs w:val="18"/>
                <w:lang w:val="de-CH"/>
              </w:rPr>
            </w:pPr>
            <w:r w:rsidRPr="00E40265">
              <w:rPr>
                <w:noProof/>
                <w:sz w:val="18"/>
                <w:szCs w:val="18"/>
                <w:lang w:val="de-CH"/>
              </w:rPr>
              <w:t>wealthindex</w:t>
            </w:r>
          </w:p>
        </w:tc>
        <w:tc>
          <w:tcPr>
            <w:tcW w:w="5808" w:type="dxa"/>
            <w:tcBorders>
              <w:top w:val="nil"/>
              <w:left w:val="nil"/>
              <w:bottom w:val="double" w:sz="4" w:space="0" w:color="auto"/>
              <w:right w:val="nil"/>
            </w:tcBorders>
            <w:shd w:val="clear" w:color="auto" w:fill="auto"/>
            <w:noWrap/>
            <w:vAlign w:val="bottom"/>
            <w:hideMark/>
          </w:tcPr>
          <w:p w14:paraId="0ACD2544" w14:textId="77777777" w:rsidR="004E4458" w:rsidRPr="00E40265" w:rsidRDefault="004E4458" w:rsidP="00E40265">
            <w:pPr>
              <w:pStyle w:val="NoSpacing"/>
              <w:rPr>
                <w:noProof/>
                <w:sz w:val="18"/>
                <w:szCs w:val="18"/>
                <w:lang w:val="en-US"/>
              </w:rPr>
            </w:pPr>
            <w:r w:rsidRPr="00E40265">
              <w:rPr>
                <w:noProof/>
                <w:sz w:val="18"/>
                <w:szCs w:val="18"/>
                <w:lang w:val="en-US"/>
              </w:rPr>
              <w:t>category, wealth index, combined (in quintiles)</w:t>
            </w:r>
          </w:p>
        </w:tc>
        <w:tc>
          <w:tcPr>
            <w:tcW w:w="1805" w:type="dxa"/>
            <w:tcBorders>
              <w:top w:val="nil"/>
              <w:left w:val="nil"/>
              <w:bottom w:val="double" w:sz="4" w:space="0" w:color="auto"/>
              <w:right w:val="nil"/>
            </w:tcBorders>
            <w:shd w:val="clear" w:color="auto" w:fill="auto"/>
            <w:noWrap/>
            <w:vAlign w:val="bottom"/>
          </w:tcPr>
          <w:p w14:paraId="7B1B45E4" w14:textId="77777777" w:rsidR="004E4458" w:rsidRPr="00E40265" w:rsidRDefault="004E4458" w:rsidP="00E40265">
            <w:pPr>
              <w:pStyle w:val="NoSpacing"/>
              <w:rPr>
                <w:noProof/>
                <w:sz w:val="18"/>
                <w:szCs w:val="18"/>
                <w:lang w:val="en-US"/>
              </w:rPr>
            </w:pPr>
            <w:r>
              <w:rPr>
                <w:noProof/>
                <w:sz w:val="18"/>
                <w:szCs w:val="18"/>
                <w:lang w:val="en-US"/>
              </w:rPr>
              <w:t>32</w:t>
            </w:r>
          </w:p>
        </w:tc>
        <w:tc>
          <w:tcPr>
            <w:tcW w:w="146" w:type="dxa"/>
            <w:tcBorders>
              <w:bottom w:val="double" w:sz="4" w:space="0" w:color="auto"/>
            </w:tcBorders>
            <w:vAlign w:val="center"/>
            <w:hideMark/>
          </w:tcPr>
          <w:p w14:paraId="605531C3" w14:textId="77777777" w:rsidR="004E4458" w:rsidRPr="00E40265" w:rsidRDefault="004E4458" w:rsidP="00E40265">
            <w:pPr>
              <w:pStyle w:val="NoSpacing"/>
              <w:rPr>
                <w:noProof/>
                <w:sz w:val="18"/>
                <w:szCs w:val="18"/>
                <w:lang w:val="en-US"/>
              </w:rPr>
            </w:pPr>
          </w:p>
        </w:tc>
        <w:tc>
          <w:tcPr>
            <w:tcW w:w="146" w:type="dxa"/>
            <w:tcBorders>
              <w:bottom w:val="double" w:sz="4" w:space="0" w:color="auto"/>
            </w:tcBorders>
            <w:vAlign w:val="center"/>
            <w:hideMark/>
          </w:tcPr>
          <w:p w14:paraId="3F630272" w14:textId="77777777" w:rsidR="004E4458" w:rsidRPr="00E40265" w:rsidRDefault="004E4458" w:rsidP="00E40265">
            <w:pPr>
              <w:pStyle w:val="NoSpacing"/>
              <w:rPr>
                <w:noProof/>
                <w:sz w:val="18"/>
                <w:szCs w:val="18"/>
                <w:lang w:val="en-US"/>
              </w:rPr>
            </w:pPr>
          </w:p>
        </w:tc>
      </w:tr>
    </w:tbl>
    <w:p w14:paraId="4D5C760F" w14:textId="13897E19" w:rsidR="008277EA" w:rsidRDefault="008277EA" w:rsidP="00B83887">
      <w:pPr>
        <w:pStyle w:val="NoSpacing"/>
        <w:spacing w:after="120"/>
        <w:rPr>
          <w:noProof/>
          <w:sz w:val="20"/>
          <w:lang w:val="en-US"/>
        </w:rPr>
        <w:sectPr w:rsidR="008277EA" w:rsidSect="005F10C6">
          <w:pgSz w:w="11906" w:h="16838"/>
          <w:pgMar w:top="1276" w:right="1417" w:bottom="993" w:left="1417" w:header="708" w:footer="614" w:gutter="0"/>
          <w:cols w:space="708"/>
          <w:docGrid w:linePitch="360"/>
        </w:sectPr>
      </w:pPr>
      <w:r w:rsidRPr="003909CE">
        <w:rPr>
          <w:lang w:val="en-US"/>
        </w:rPr>
        <w:t xml:space="preserve">Notes: </w:t>
      </w:r>
      <w:r w:rsidR="00042565">
        <w:rPr>
          <w:lang w:val="en-US"/>
        </w:rPr>
        <w:t xml:space="preserve">Tables shows all variables used for the ML models, using all available </w:t>
      </w:r>
      <w:r w:rsidR="003C4BB6">
        <w:rPr>
          <w:lang w:val="en-US"/>
        </w:rPr>
        <w:t>variables</w:t>
      </w:r>
      <w:r w:rsidR="00042565">
        <w:rPr>
          <w:lang w:val="en-US"/>
        </w:rPr>
        <w:t xml:space="preserve"> in the DHS data</w:t>
      </w:r>
      <w:r w:rsidR="00316918">
        <w:rPr>
          <w:lang w:val="en-US"/>
        </w:rPr>
        <w:t xml:space="preserve">. For each country all available variables were used, excluding variables that have no variation after creating the sub-sample for the outcome or that generate less than 10% missing data in order to avoid a too small sample </w:t>
      </w:r>
      <w:r w:rsidR="00042565">
        <w:rPr>
          <w:lang w:val="en-US"/>
        </w:rPr>
        <w:t>(</w:t>
      </w:r>
      <w:r w:rsidR="003C4BB6">
        <w:rPr>
          <w:lang w:val="en-US"/>
        </w:rPr>
        <w:t xml:space="preserve">see details for variable selection in Section </w:t>
      </w:r>
      <w:r w:rsidR="00316918">
        <w:rPr>
          <w:lang w:val="en-US"/>
        </w:rPr>
        <w:t>3).</w:t>
      </w:r>
    </w:p>
    <w:p w14:paraId="0B7F7B4F" w14:textId="40900133" w:rsidR="002A0CB6" w:rsidRPr="002A0CB6" w:rsidRDefault="002445CC" w:rsidP="00331CF8">
      <w:pPr>
        <w:pStyle w:val="NoSpacing"/>
        <w:rPr>
          <w:rFonts w:asciiTheme="minorHAnsi" w:hAnsiTheme="minorHAnsi"/>
          <w:kern w:val="2"/>
          <w:sz w:val="24"/>
          <w:szCs w:val="24"/>
          <w:lang w:val="en-US"/>
          <w14:ligatures w14:val="standardContextual"/>
        </w:rPr>
      </w:pPr>
      <w:commentRangeStart w:id="215"/>
      <w:r>
        <w:rPr>
          <w:b/>
          <w:lang w:val="en-US"/>
        </w:rPr>
        <w:lastRenderedPageBreak/>
        <w:t>Table A.2</w:t>
      </w:r>
      <w:commentRangeEnd w:id="215"/>
      <w:r w:rsidR="000676A9">
        <w:rPr>
          <w:rStyle w:val="CommentReference"/>
        </w:rPr>
        <w:commentReference w:id="215"/>
      </w:r>
      <w:r w:rsidRPr="00F34B3E">
        <w:rPr>
          <w:b/>
          <w:lang w:val="en-US"/>
        </w:rPr>
        <w:t>:</w:t>
      </w:r>
      <w:r>
        <w:rPr>
          <w:b/>
          <w:lang w:val="en-US"/>
        </w:rPr>
        <w:t xml:space="preserve"> </w:t>
      </w:r>
      <w:r w:rsidR="00D954BA">
        <w:rPr>
          <w:b/>
          <w:lang w:val="en-US"/>
        </w:rPr>
        <w:t>Top</w:t>
      </w:r>
      <w:r>
        <w:rPr>
          <w:b/>
          <w:lang w:val="en-US"/>
        </w:rPr>
        <w:t xml:space="preserve"> 5 predict</w:t>
      </w:r>
      <w:r w:rsidR="00D954BA">
        <w:rPr>
          <w:b/>
          <w:lang w:val="en-US"/>
        </w:rPr>
        <w:t xml:space="preserve">ors of the ML model </w:t>
      </w:r>
      <w:r>
        <w:rPr>
          <w:b/>
          <w:lang w:val="en-US"/>
        </w:rPr>
        <w:t>for health insurance coverage</w:t>
      </w:r>
      <w:r w:rsidR="002A0CB6">
        <w:rPr>
          <w:noProof/>
          <w:sz w:val="20"/>
          <w:lang w:val="en-US"/>
        </w:rPr>
        <w:fldChar w:fldCharType="begin"/>
      </w:r>
      <w:r w:rsidR="002A0CB6">
        <w:rPr>
          <w:noProof/>
          <w:sz w:val="20"/>
          <w:lang w:val="en-US"/>
        </w:rPr>
        <w:instrText xml:space="preserve"> LINK Excel.Sheet.12 "\\\\d\\groups\\gess\\nadel\\research_assistants\\Pepe\\MLPaper\\merged_importance_insurance.xlsx" "Sheet4!R41C2:R75C12" \a \f 5 \h  \* MERGEFORMAT </w:instrText>
      </w:r>
      <w:r w:rsidR="002A0CB6">
        <w:rPr>
          <w:noProof/>
          <w:sz w:val="20"/>
          <w:lang w:val="en-US"/>
        </w:rPr>
        <w:fldChar w:fldCharType="separate"/>
      </w:r>
    </w:p>
    <w:tbl>
      <w:tblPr>
        <w:tblStyle w:val="TableGrid"/>
        <w:tblW w:w="15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465"/>
        <w:gridCol w:w="1105"/>
        <w:gridCol w:w="1663"/>
        <w:gridCol w:w="1105"/>
        <w:gridCol w:w="15"/>
        <w:gridCol w:w="1648"/>
        <w:gridCol w:w="1105"/>
        <w:gridCol w:w="8"/>
        <w:gridCol w:w="1939"/>
        <w:gridCol w:w="1105"/>
        <w:gridCol w:w="24"/>
        <w:gridCol w:w="1923"/>
        <w:gridCol w:w="1105"/>
        <w:gridCol w:w="7"/>
      </w:tblGrid>
      <w:tr w:rsidR="00331CF8" w:rsidRPr="00DC770F" w14:paraId="63ACD10B" w14:textId="77777777" w:rsidTr="00162F7F">
        <w:trPr>
          <w:trHeight w:val="290"/>
        </w:trPr>
        <w:tc>
          <w:tcPr>
            <w:tcW w:w="1418" w:type="dxa"/>
            <w:tcBorders>
              <w:top w:val="single" w:sz="4" w:space="0" w:color="auto"/>
              <w:right w:val="single" w:sz="4" w:space="0" w:color="auto"/>
            </w:tcBorders>
            <w:noWrap/>
            <w:hideMark/>
          </w:tcPr>
          <w:p w14:paraId="01DCEDC9" w14:textId="37A68D17" w:rsidR="002A0CB6" w:rsidRPr="00DC770F" w:rsidRDefault="002A0CB6" w:rsidP="002A0CB6">
            <w:pPr>
              <w:pStyle w:val="NoSpacing"/>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139AF8D6" w14:textId="77777777" w:rsidR="002A0CB6" w:rsidRPr="00DC770F" w:rsidRDefault="002A0CB6" w:rsidP="00331CF8">
            <w:pPr>
              <w:pStyle w:val="NoSpacing"/>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3B48E1CB" w14:textId="77777777" w:rsidR="002A0CB6" w:rsidRPr="00DC770F" w:rsidRDefault="002A0CB6" w:rsidP="00331CF8">
            <w:pPr>
              <w:pStyle w:val="NoSpacing"/>
              <w:jc w:val="center"/>
              <w:rPr>
                <w:b/>
                <w:bCs/>
                <w:noProof/>
                <w:sz w:val="18"/>
                <w:szCs w:val="18"/>
              </w:rPr>
            </w:pPr>
            <w:r w:rsidRPr="00DC770F">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760AEE20" w14:textId="77777777" w:rsidR="002A0CB6" w:rsidRPr="00DC770F" w:rsidRDefault="002A0CB6" w:rsidP="00331CF8">
            <w:pPr>
              <w:pStyle w:val="NoSpacing"/>
              <w:jc w:val="center"/>
              <w:rPr>
                <w:b/>
                <w:bCs/>
                <w:noProof/>
                <w:sz w:val="18"/>
                <w:szCs w:val="18"/>
              </w:rPr>
            </w:pPr>
            <w:r w:rsidRPr="00DC770F">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1C5E4979" w14:textId="77777777" w:rsidR="002A0CB6" w:rsidRPr="00DC770F" w:rsidRDefault="002A0CB6" w:rsidP="00331CF8">
            <w:pPr>
              <w:pStyle w:val="NoSpacing"/>
              <w:jc w:val="center"/>
              <w:rPr>
                <w:b/>
                <w:bCs/>
                <w:noProof/>
                <w:sz w:val="18"/>
                <w:szCs w:val="18"/>
              </w:rPr>
            </w:pPr>
            <w:r w:rsidRPr="00DC770F">
              <w:rPr>
                <w:b/>
                <w:bCs/>
                <w:noProof/>
                <w:sz w:val="18"/>
                <w:szCs w:val="18"/>
              </w:rPr>
              <w:t>Top #4</w:t>
            </w:r>
          </w:p>
        </w:tc>
        <w:tc>
          <w:tcPr>
            <w:tcW w:w="3035" w:type="dxa"/>
            <w:gridSpan w:val="3"/>
            <w:tcBorders>
              <w:top w:val="single" w:sz="4" w:space="0" w:color="auto"/>
              <w:left w:val="single" w:sz="4" w:space="0" w:color="auto"/>
            </w:tcBorders>
            <w:noWrap/>
            <w:hideMark/>
          </w:tcPr>
          <w:p w14:paraId="68356692" w14:textId="77777777" w:rsidR="002A0CB6" w:rsidRPr="00DC770F" w:rsidRDefault="002A0CB6" w:rsidP="00331CF8">
            <w:pPr>
              <w:pStyle w:val="NoSpacing"/>
              <w:jc w:val="center"/>
              <w:rPr>
                <w:b/>
                <w:bCs/>
                <w:noProof/>
                <w:sz w:val="18"/>
                <w:szCs w:val="18"/>
              </w:rPr>
            </w:pPr>
            <w:r w:rsidRPr="00DC770F">
              <w:rPr>
                <w:b/>
                <w:bCs/>
                <w:noProof/>
                <w:sz w:val="18"/>
                <w:szCs w:val="18"/>
              </w:rPr>
              <w:t>Top #5</w:t>
            </w:r>
          </w:p>
        </w:tc>
      </w:tr>
      <w:tr w:rsidR="002A0CB6" w:rsidRPr="00DC770F" w14:paraId="6EDBB490" w14:textId="77777777" w:rsidTr="00162F7F">
        <w:trPr>
          <w:gridAfter w:val="1"/>
          <w:wAfter w:w="7" w:type="dxa"/>
          <w:trHeight w:val="290"/>
        </w:trPr>
        <w:tc>
          <w:tcPr>
            <w:tcW w:w="1418" w:type="dxa"/>
            <w:tcBorders>
              <w:bottom w:val="single" w:sz="4" w:space="0" w:color="auto"/>
              <w:right w:val="single" w:sz="4" w:space="0" w:color="auto"/>
            </w:tcBorders>
            <w:noWrap/>
            <w:hideMark/>
          </w:tcPr>
          <w:p w14:paraId="77DC834F" w14:textId="77777777" w:rsidR="002A0CB6" w:rsidRPr="00DC770F" w:rsidRDefault="002A0CB6" w:rsidP="002A0CB6">
            <w:pPr>
              <w:pStyle w:val="NoSpacing"/>
              <w:rPr>
                <w:noProof/>
                <w:sz w:val="18"/>
                <w:szCs w:val="18"/>
              </w:rPr>
            </w:pPr>
          </w:p>
        </w:tc>
        <w:tc>
          <w:tcPr>
            <w:tcW w:w="1465" w:type="dxa"/>
            <w:tcBorders>
              <w:left w:val="single" w:sz="4" w:space="0" w:color="auto"/>
              <w:bottom w:val="single" w:sz="4" w:space="0" w:color="auto"/>
            </w:tcBorders>
            <w:noWrap/>
            <w:hideMark/>
          </w:tcPr>
          <w:p w14:paraId="61A6789D"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4A6E163F"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7C584859"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1DC79E3"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663" w:type="dxa"/>
            <w:gridSpan w:val="2"/>
            <w:tcBorders>
              <w:left w:val="single" w:sz="4" w:space="0" w:color="auto"/>
              <w:bottom w:val="single" w:sz="4" w:space="0" w:color="auto"/>
            </w:tcBorders>
            <w:noWrap/>
            <w:hideMark/>
          </w:tcPr>
          <w:p w14:paraId="623CE788"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558B4617"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5B0CB998"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1238E2E0"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2B645902" w14:textId="77777777" w:rsidR="002A0CB6" w:rsidRPr="00DC770F" w:rsidRDefault="002A0CB6" w:rsidP="00331CF8">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3B76CF4" w14:textId="77777777" w:rsidR="002A0CB6" w:rsidRPr="00DC770F" w:rsidRDefault="002A0CB6" w:rsidP="00331CF8">
            <w:pPr>
              <w:pStyle w:val="NoSpacing"/>
              <w:jc w:val="center"/>
              <w:rPr>
                <w:b/>
                <w:bCs/>
                <w:noProof/>
                <w:sz w:val="18"/>
                <w:szCs w:val="18"/>
              </w:rPr>
            </w:pPr>
            <w:r w:rsidRPr="00DC770F">
              <w:rPr>
                <w:b/>
                <w:bCs/>
                <w:noProof/>
                <w:sz w:val="18"/>
                <w:szCs w:val="18"/>
              </w:rPr>
              <w:t>Variable Importance</w:t>
            </w:r>
          </w:p>
        </w:tc>
      </w:tr>
      <w:tr w:rsidR="00B6608E" w:rsidRPr="00DC770F" w14:paraId="2EBC0B7A" w14:textId="77777777" w:rsidTr="007C4DDE">
        <w:trPr>
          <w:gridAfter w:val="1"/>
          <w:wAfter w:w="7" w:type="dxa"/>
          <w:trHeight w:val="290"/>
        </w:trPr>
        <w:tc>
          <w:tcPr>
            <w:tcW w:w="1418" w:type="dxa"/>
            <w:tcBorders>
              <w:top w:val="single" w:sz="4" w:space="0" w:color="auto"/>
              <w:right w:val="single" w:sz="4" w:space="0" w:color="auto"/>
            </w:tcBorders>
            <w:noWrap/>
            <w:hideMark/>
          </w:tcPr>
          <w:p w14:paraId="7DAAF60A" w14:textId="0FC971FA" w:rsidR="00B6608E" w:rsidRPr="00DC770F" w:rsidRDefault="00B6608E" w:rsidP="00B6608E">
            <w:pPr>
              <w:pStyle w:val="NoSpacing"/>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22ADD60B" w14:textId="0B10E8D6" w:rsidR="00B6608E" w:rsidRPr="007C4DDE" w:rsidRDefault="00B6608E" w:rsidP="00B6608E">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top w:val="single" w:sz="4" w:space="0" w:color="auto"/>
              <w:right w:val="single" w:sz="4" w:space="0" w:color="auto"/>
            </w:tcBorders>
            <w:noWrap/>
          </w:tcPr>
          <w:p w14:paraId="01F939F1" w14:textId="22C11C81" w:rsidR="00B6608E" w:rsidRPr="007C4DDE" w:rsidRDefault="00B6608E" w:rsidP="00B6608E">
            <w:pPr>
              <w:pStyle w:val="NoSpacing"/>
              <w:contextualSpacing/>
              <w:jc w:val="center"/>
              <w:rPr>
                <w:noProof/>
                <w:sz w:val="18"/>
                <w:szCs w:val="18"/>
              </w:rPr>
            </w:pPr>
            <w:r w:rsidRPr="007C4DDE">
              <w:rPr>
                <w:rFonts w:cs="Calibri"/>
                <w:color w:val="000000"/>
                <w:sz w:val="18"/>
                <w:szCs w:val="18"/>
              </w:rPr>
              <w:t>100</w:t>
            </w:r>
          </w:p>
        </w:tc>
        <w:tc>
          <w:tcPr>
            <w:tcW w:w="1663" w:type="dxa"/>
            <w:tcBorders>
              <w:top w:val="single" w:sz="4" w:space="0" w:color="auto"/>
              <w:left w:val="single" w:sz="4" w:space="0" w:color="auto"/>
            </w:tcBorders>
            <w:noWrap/>
          </w:tcPr>
          <w:p w14:paraId="51309323" w14:textId="656F54A2" w:rsidR="00B6608E" w:rsidRPr="007C4DDE" w:rsidRDefault="00B6608E" w:rsidP="00B6608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top w:val="single" w:sz="4" w:space="0" w:color="auto"/>
              <w:right w:val="single" w:sz="4" w:space="0" w:color="auto"/>
            </w:tcBorders>
            <w:noWrap/>
          </w:tcPr>
          <w:p w14:paraId="4F899596" w14:textId="4BC4F58E" w:rsidR="00B6608E" w:rsidRPr="007C4DDE" w:rsidRDefault="00B6608E" w:rsidP="00B6608E">
            <w:pPr>
              <w:pStyle w:val="NoSpacing"/>
              <w:contextualSpacing/>
              <w:jc w:val="center"/>
              <w:rPr>
                <w:noProof/>
                <w:sz w:val="18"/>
                <w:szCs w:val="18"/>
              </w:rPr>
            </w:pPr>
            <w:r w:rsidRPr="007C4DDE">
              <w:rPr>
                <w:rFonts w:cs="Calibri"/>
                <w:color w:val="000000"/>
                <w:sz w:val="18"/>
                <w:szCs w:val="18"/>
              </w:rPr>
              <w:t>2</w:t>
            </w:r>
            <w:r>
              <w:rPr>
                <w:rFonts w:cs="Calibri"/>
                <w:color w:val="000000"/>
                <w:sz w:val="18"/>
                <w:szCs w:val="18"/>
              </w:rPr>
              <w:t>6</w:t>
            </w:r>
          </w:p>
        </w:tc>
        <w:tc>
          <w:tcPr>
            <w:tcW w:w="1663" w:type="dxa"/>
            <w:gridSpan w:val="2"/>
            <w:tcBorders>
              <w:top w:val="single" w:sz="4" w:space="0" w:color="auto"/>
              <w:left w:val="single" w:sz="4" w:space="0" w:color="auto"/>
            </w:tcBorders>
            <w:noWrap/>
          </w:tcPr>
          <w:p w14:paraId="6C3C6D3D" w14:textId="412C3C97" w:rsidR="00B6608E" w:rsidRPr="007C4DDE" w:rsidRDefault="00B6608E" w:rsidP="00B6608E">
            <w:pPr>
              <w:pStyle w:val="NoSpacing"/>
              <w:contextualSpacing/>
              <w:jc w:val="center"/>
              <w:rPr>
                <w:noProof/>
                <w:sz w:val="18"/>
                <w:szCs w:val="18"/>
              </w:rPr>
            </w:pPr>
            <w:r>
              <w:rPr>
                <w:noProof/>
                <w:sz w:val="18"/>
                <w:szCs w:val="18"/>
              </w:rPr>
              <w:t>Number of mosquiton</w:t>
            </w:r>
            <w:r w:rsidR="00256F20">
              <w:rPr>
                <w:noProof/>
                <w:sz w:val="18"/>
                <w:szCs w:val="18"/>
              </w:rPr>
              <w:t>e</w:t>
            </w:r>
            <w:r>
              <w:rPr>
                <w:noProof/>
                <w:sz w:val="18"/>
                <w:szCs w:val="18"/>
              </w:rPr>
              <w:t>ts</w:t>
            </w:r>
          </w:p>
        </w:tc>
        <w:tc>
          <w:tcPr>
            <w:tcW w:w="1105" w:type="dxa"/>
            <w:tcBorders>
              <w:top w:val="single" w:sz="4" w:space="0" w:color="auto"/>
              <w:right w:val="single" w:sz="4" w:space="0" w:color="auto"/>
            </w:tcBorders>
            <w:noWrap/>
          </w:tcPr>
          <w:p w14:paraId="65379D84" w14:textId="2CDBBD66" w:rsidR="00B6608E" w:rsidRPr="007C4DDE" w:rsidRDefault="00B6608E" w:rsidP="00B6608E">
            <w:pPr>
              <w:pStyle w:val="NoSpacing"/>
              <w:contextualSpacing/>
              <w:jc w:val="center"/>
              <w:rPr>
                <w:noProof/>
                <w:sz w:val="18"/>
                <w:szCs w:val="18"/>
              </w:rPr>
            </w:pPr>
            <w:r w:rsidRPr="007C4DDE">
              <w:rPr>
                <w:rFonts w:cs="Calibri"/>
                <w:color w:val="000000"/>
                <w:sz w:val="18"/>
                <w:szCs w:val="18"/>
              </w:rPr>
              <w:t>2</w:t>
            </w:r>
            <w:r>
              <w:rPr>
                <w:rFonts w:cs="Calibri"/>
                <w:color w:val="000000"/>
                <w:sz w:val="18"/>
                <w:szCs w:val="18"/>
              </w:rPr>
              <w:t>2</w:t>
            </w:r>
          </w:p>
        </w:tc>
        <w:tc>
          <w:tcPr>
            <w:tcW w:w="1947" w:type="dxa"/>
            <w:gridSpan w:val="2"/>
            <w:tcBorders>
              <w:top w:val="single" w:sz="4" w:space="0" w:color="auto"/>
              <w:left w:val="single" w:sz="4" w:space="0" w:color="auto"/>
            </w:tcBorders>
            <w:noWrap/>
          </w:tcPr>
          <w:p w14:paraId="21A2C193" w14:textId="004007C8" w:rsidR="00B6608E" w:rsidRPr="007C4DDE" w:rsidRDefault="00B6608E" w:rsidP="00B6608E">
            <w:pPr>
              <w:pStyle w:val="NoSpacing"/>
              <w:contextualSpacing/>
              <w:jc w:val="center"/>
              <w:rPr>
                <w:noProof/>
                <w:sz w:val="18"/>
                <w:szCs w:val="18"/>
              </w:rPr>
            </w:pPr>
            <w:r w:rsidRPr="007C4DDE">
              <w:rPr>
                <w:rFonts w:cs="Calibri"/>
                <w:color w:val="000000"/>
                <w:sz w:val="18"/>
                <w:szCs w:val="18"/>
              </w:rPr>
              <w:t>Literate</w:t>
            </w:r>
          </w:p>
        </w:tc>
        <w:tc>
          <w:tcPr>
            <w:tcW w:w="1105" w:type="dxa"/>
            <w:tcBorders>
              <w:top w:val="single" w:sz="4" w:space="0" w:color="auto"/>
              <w:right w:val="single" w:sz="4" w:space="0" w:color="auto"/>
            </w:tcBorders>
            <w:noWrap/>
          </w:tcPr>
          <w:p w14:paraId="7BE8D819" w14:textId="64E8C878" w:rsidR="00B6608E" w:rsidRPr="007C4DDE" w:rsidRDefault="00B6608E" w:rsidP="00B6608E">
            <w:pPr>
              <w:pStyle w:val="NoSpacing"/>
              <w:contextualSpacing/>
              <w:jc w:val="center"/>
              <w:rPr>
                <w:noProof/>
                <w:sz w:val="18"/>
                <w:szCs w:val="18"/>
              </w:rPr>
            </w:pPr>
            <w:r>
              <w:rPr>
                <w:rFonts w:cs="Calibri"/>
                <w:color w:val="000000"/>
                <w:sz w:val="18"/>
                <w:szCs w:val="18"/>
              </w:rPr>
              <w:t>21</w:t>
            </w:r>
          </w:p>
        </w:tc>
        <w:tc>
          <w:tcPr>
            <w:tcW w:w="1947" w:type="dxa"/>
            <w:gridSpan w:val="2"/>
            <w:tcBorders>
              <w:top w:val="single" w:sz="4" w:space="0" w:color="auto"/>
              <w:left w:val="single" w:sz="4" w:space="0" w:color="auto"/>
            </w:tcBorders>
            <w:noWrap/>
          </w:tcPr>
          <w:p w14:paraId="2EB74406" w14:textId="130507F6" w:rsidR="00B6608E" w:rsidRPr="007C4DDE" w:rsidRDefault="00B6608E" w:rsidP="00B6608E">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top w:val="single" w:sz="4" w:space="0" w:color="auto"/>
            </w:tcBorders>
            <w:noWrap/>
          </w:tcPr>
          <w:p w14:paraId="47B96748" w14:textId="1B8809F8" w:rsidR="00B6608E" w:rsidRPr="007C4DDE" w:rsidRDefault="00B6608E" w:rsidP="00B6608E">
            <w:pPr>
              <w:pStyle w:val="NoSpacing"/>
              <w:contextualSpacing/>
              <w:jc w:val="center"/>
              <w:rPr>
                <w:noProof/>
                <w:sz w:val="18"/>
                <w:szCs w:val="18"/>
              </w:rPr>
            </w:pPr>
            <w:r>
              <w:rPr>
                <w:rFonts w:cs="Calibri"/>
                <w:color w:val="000000"/>
                <w:sz w:val="18"/>
                <w:szCs w:val="18"/>
              </w:rPr>
              <w:t>21</w:t>
            </w:r>
          </w:p>
        </w:tc>
      </w:tr>
      <w:tr w:rsidR="00B6608E" w:rsidRPr="00DC770F" w14:paraId="501E835B" w14:textId="77777777" w:rsidTr="007C4DDE">
        <w:trPr>
          <w:gridAfter w:val="1"/>
          <w:wAfter w:w="7" w:type="dxa"/>
          <w:trHeight w:val="290"/>
        </w:trPr>
        <w:tc>
          <w:tcPr>
            <w:tcW w:w="1418" w:type="dxa"/>
            <w:tcBorders>
              <w:right w:val="single" w:sz="4" w:space="0" w:color="auto"/>
            </w:tcBorders>
            <w:noWrap/>
            <w:hideMark/>
          </w:tcPr>
          <w:p w14:paraId="7F110462" w14:textId="5D54B710" w:rsidR="00B6608E" w:rsidRPr="00DC770F" w:rsidRDefault="00B6608E" w:rsidP="00B6608E">
            <w:pPr>
              <w:pStyle w:val="NoSpacing"/>
              <w:rPr>
                <w:noProof/>
                <w:sz w:val="18"/>
                <w:szCs w:val="18"/>
              </w:rPr>
            </w:pPr>
            <w:r w:rsidRPr="002A0CB6">
              <w:rPr>
                <w:noProof/>
                <w:sz w:val="18"/>
                <w:szCs w:val="18"/>
              </w:rPr>
              <w:t>Burkina.Faso</w:t>
            </w:r>
          </w:p>
        </w:tc>
        <w:tc>
          <w:tcPr>
            <w:tcW w:w="1465" w:type="dxa"/>
            <w:tcBorders>
              <w:left w:val="single" w:sz="4" w:space="0" w:color="auto"/>
            </w:tcBorders>
            <w:noWrap/>
          </w:tcPr>
          <w:p w14:paraId="4AE2253A" w14:textId="56BCE151" w:rsidR="00B6608E" w:rsidRPr="007C4DDE" w:rsidRDefault="00B6608E" w:rsidP="00B6608E">
            <w:pPr>
              <w:pStyle w:val="NoSpacing"/>
              <w:contextualSpacing/>
              <w:jc w:val="center"/>
              <w:rPr>
                <w:noProof/>
                <w:sz w:val="18"/>
                <w:szCs w:val="18"/>
              </w:rPr>
            </w:pPr>
            <w:r w:rsidRPr="007C4DDE">
              <w:rPr>
                <w:rFonts w:cs="Calibri"/>
                <w:color w:val="000000"/>
                <w:sz w:val="18"/>
                <w:szCs w:val="18"/>
              </w:rPr>
              <w:t>HH has electricity</w:t>
            </w:r>
          </w:p>
        </w:tc>
        <w:tc>
          <w:tcPr>
            <w:tcW w:w="1105" w:type="dxa"/>
            <w:tcBorders>
              <w:right w:val="single" w:sz="4" w:space="0" w:color="auto"/>
            </w:tcBorders>
            <w:noWrap/>
          </w:tcPr>
          <w:p w14:paraId="60BB0533" w14:textId="271CBA1E" w:rsidR="00B6608E" w:rsidRPr="007C4DDE" w:rsidRDefault="00B6608E" w:rsidP="00B6608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1C35B49" w14:textId="0B353DC7" w:rsidR="00B6608E" w:rsidRPr="007C4DDE" w:rsidRDefault="00B6608E" w:rsidP="00B6608E">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3E91A642" w14:textId="49FC4E39" w:rsidR="00B6608E" w:rsidRPr="007C4DDE" w:rsidRDefault="00B6608E" w:rsidP="00B6608E">
            <w:pPr>
              <w:pStyle w:val="NoSpacing"/>
              <w:contextualSpacing/>
              <w:jc w:val="center"/>
              <w:rPr>
                <w:noProof/>
                <w:sz w:val="18"/>
                <w:szCs w:val="18"/>
              </w:rPr>
            </w:pPr>
            <w:r>
              <w:rPr>
                <w:noProof/>
                <w:sz w:val="18"/>
                <w:szCs w:val="18"/>
              </w:rPr>
              <w:t>14</w:t>
            </w:r>
          </w:p>
        </w:tc>
        <w:tc>
          <w:tcPr>
            <w:tcW w:w="1663" w:type="dxa"/>
            <w:gridSpan w:val="2"/>
            <w:tcBorders>
              <w:left w:val="single" w:sz="4" w:space="0" w:color="auto"/>
            </w:tcBorders>
            <w:noWrap/>
          </w:tcPr>
          <w:p w14:paraId="74A4084B" w14:textId="05EDD0DA" w:rsidR="00B6608E" w:rsidRPr="007C4DDE" w:rsidRDefault="00B6608E" w:rsidP="00B6608E">
            <w:pPr>
              <w:pStyle w:val="NoSpacing"/>
              <w:contextualSpacing/>
              <w:jc w:val="center"/>
              <w:rPr>
                <w:noProof/>
                <w:sz w:val="18"/>
                <w:szCs w:val="18"/>
              </w:rPr>
            </w:pPr>
            <w:r>
              <w:rPr>
                <w:noProof/>
                <w:sz w:val="18"/>
                <w:szCs w:val="18"/>
              </w:rPr>
              <w:t>Reads newspaper</w:t>
            </w:r>
          </w:p>
        </w:tc>
        <w:tc>
          <w:tcPr>
            <w:tcW w:w="1105" w:type="dxa"/>
            <w:tcBorders>
              <w:right w:val="single" w:sz="4" w:space="0" w:color="auto"/>
            </w:tcBorders>
            <w:noWrap/>
          </w:tcPr>
          <w:p w14:paraId="53DF1FAE" w14:textId="765906FB" w:rsidR="00B6608E" w:rsidRPr="007C4DDE" w:rsidRDefault="00B6608E" w:rsidP="00B6608E">
            <w:pPr>
              <w:pStyle w:val="NoSpacing"/>
              <w:contextualSpacing/>
              <w:jc w:val="center"/>
              <w:rPr>
                <w:noProof/>
                <w:sz w:val="18"/>
                <w:szCs w:val="18"/>
              </w:rPr>
            </w:pPr>
            <w:r>
              <w:rPr>
                <w:rFonts w:cs="Calibri"/>
                <w:color w:val="000000"/>
                <w:sz w:val="18"/>
                <w:szCs w:val="18"/>
              </w:rPr>
              <w:t>12</w:t>
            </w:r>
          </w:p>
        </w:tc>
        <w:tc>
          <w:tcPr>
            <w:tcW w:w="1947" w:type="dxa"/>
            <w:gridSpan w:val="2"/>
            <w:tcBorders>
              <w:left w:val="single" w:sz="4" w:space="0" w:color="auto"/>
            </w:tcBorders>
            <w:noWrap/>
          </w:tcPr>
          <w:p w14:paraId="31CF288F" w14:textId="003FC123" w:rsidR="00B6608E" w:rsidRPr="007C4DDE" w:rsidRDefault="00B6608E" w:rsidP="00B6608E">
            <w:pPr>
              <w:pStyle w:val="NoSpacing"/>
              <w:contextualSpacing/>
              <w:jc w:val="center"/>
              <w:rPr>
                <w:noProof/>
                <w:sz w:val="18"/>
                <w:szCs w:val="18"/>
              </w:rPr>
            </w:pPr>
            <w:r>
              <w:rPr>
                <w:rFonts w:cs="Calibri"/>
                <w:color w:val="000000"/>
                <w:sz w:val="18"/>
                <w:szCs w:val="18"/>
              </w:rPr>
              <w:t>Owns land</w:t>
            </w:r>
          </w:p>
        </w:tc>
        <w:tc>
          <w:tcPr>
            <w:tcW w:w="1105" w:type="dxa"/>
            <w:tcBorders>
              <w:right w:val="single" w:sz="4" w:space="0" w:color="auto"/>
            </w:tcBorders>
            <w:noWrap/>
          </w:tcPr>
          <w:p w14:paraId="7353C153" w14:textId="54BB94B6" w:rsidR="00B6608E" w:rsidRPr="007C4DDE" w:rsidRDefault="00B6608E" w:rsidP="00B6608E">
            <w:pPr>
              <w:pStyle w:val="NoSpacing"/>
              <w:contextualSpacing/>
              <w:jc w:val="center"/>
              <w:rPr>
                <w:noProof/>
                <w:sz w:val="18"/>
                <w:szCs w:val="18"/>
              </w:rPr>
            </w:pPr>
            <w:r>
              <w:rPr>
                <w:rFonts w:cs="Calibri"/>
                <w:color w:val="000000"/>
                <w:sz w:val="18"/>
                <w:szCs w:val="18"/>
              </w:rPr>
              <w:t>11</w:t>
            </w:r>
          </w:p>
        </w:tc>
        <w:tc>
          <w:tcPr>
            <w:tcW w:w="1947" w:type="dxa"/>
            <w:gridSpan w:val="2"/>
            <w:tcBorders>
              <w:left w:val="single" w:sz="4" w:space="0" w:color="auto"/>
            </w:tcBorders>
            <w:noWrap/>
          </w:tcPr>
          <w:p w14:paraId="6F2C8303" w14:textId="2CFE069E" w:rsidR="00B6608E" w:rsidRPr="007C4DDE" w:rsidRDefault="00B6608E" w:rsidP="00B6608E">
            <w:pPr>
              <w:pStyle w:val="NoSpacing"/>
              <w:contextualSpacing/>
              <w:jc w:val="center"/>
              <w:rPr>
                <w:noProof/>
                <w:sz w:val="18"/>
                <w:szCs w:val="18"/>
              </w:rPr>
            </w:pPr>
            <w:r w:rsidRPr="007C4DDE">
              <w:rPr>
                <w:rFonts w:cs="Calibri"/>
                <w:color w:val="000000"/>
                <w:sz w:val="18"/>
                <w:szCs w:val="18"/>
              </w:rPr>
              <w:t>HH has refrigerator</w:t>
            </w:r>
          </w:p>
        </w:tc>
        <w:tc>
          <w:tcPr>
            <w:tcW w:w="1105" w:type="dxa"/>
            <w:noWrap/>
          </w:tcPr>
          <w:p w14:paraId="19AAFFA8" w14:textId="273989C0" w:rsidR="00B6608E" w:rsidRPr="007C4DDE" w:rsidRDefault="00B6608E" w:rsidP="00B6608E">
            <w:pPr>
              <w:pStyle w:val="NoSpacing"/>
              <w:contextualSpacing/>
              <w:jc w:val="center"/>
              <w:rPr>
                <w:noProof/>
                <w:sz w:val="18"/>
                <w:szCs w:val="18"/>
              </w:rPr>
            </w:pPr>
            <w:r>
              <w:rPr>
                <w:rFonts w:cs="Calibri"/>
                <w:color w:val="000000"/>
                <w:sz w:val="18"/>
                <w:szCs w:val="18"/>
              </w:rPr>
              <w:t>11</w:t>
            </w:r>
          </w:p>
        </w:tc>
      </w:tr>
      <w:tr w:rsidR="00B6608E" w:rsidRPr="00DC770F" w14:paraId="7FDF9370" w14:textId="77777777" w:rsidTr="007C4DDE">
        <w:trPr>
          <w:gridAfter w:val="1"/>
          <w:wAfter w:w="7" w:type="dxa"/>
          <w:trHeight w:val="290"/>
        </w:trPr>
        <w:tc>
          <w:tcPr>
            <w:tcW w:w="1418" w:type="dxa"/>
            <w:tcBorders>
              <w:right w:val="single" w:sz="4" w:space="0" w:color="auto"/>
            </w:tcBorders>
            <w:noWrap/>
            <w:hideMark/>
          </w:tcPr>
          <w:p w14:paraId="3DA22428" w14:textId="0EE4C7A1" w:rsidR="00B6608E" w:rsidRPr="00DC770F" w:rsidRDefault="00B6608E" w:rsidP="00B6608E">
            <w:pPr>
              <w:pStyle w:val="NoSpacing"/>
              <w:rPr>
                <w:noProof/>
                <w:sz w:val="18"/>
                <w:szCs w:val="18"/>
              </w:rPr>
            </w:pPr>
            <w:r w:rsidRPr="002A0CB6">
              <w:rPr>
                <w:noProof/>
                <w:sz w:val="18"/>
                <w:szCs w:val="18"/>
              </w:rPr>
              <w:t>Burundi</w:t>
            </w:r>
          </w:p>
        </w:tc>
        <w:tc>
          <w:tcPr>
            <w:tcW w:w="1465" w:type="dxa"/>
            <w:tcBorders>
              <w:left w:val="single" w:sz="4" w:space="0" w:color="auto"/>
            </w:tcBorders>
            <w:noWrap/>
          </w:tcPr>
          <w:p w14:paraId="1051F42B" w14:textId="543878D1" w:rsidR="00B6608E" w:rsidRPr="007C4DDE" w:rsidRDefault="00B6608E" w:rsidP="00B6608E">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3310BCBC" w14:textId="157FDAEC" w:rsidR="00B6608E" w:rsidRPr="007C4DDE" w:rsidRDefault="00B6608E" w:rsidP="00B6608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4254B18" w14:textId="64FE3FE9" w:rsidR="00B6608E" w:rsidRPr="007C4DDE" w:rsidRDefault="00B6608E" w:rsidP="00B6608E">
            <w:pPr>
              <w:pStyle w:val="NoSpacing"/>
              <w:contextualSpacing/>
              <w:jc w:val="center"/>
              <w:rPr>
                <w:noProof/>
                <w:sz w:val="18"/>
                <w:szCs w:val="18"/>
              </w:rPr>
            </w:pPr>
            <w:r w:rsidRPr="007C4DDE">
              <w:rPr>
                <w:rFonts w:cs="Calibri"/>
                <w:color w:val="000000"/>
                <w:sz w:val="18"/>
                <w:szCs w:val="18"/>
              </w:rPr>
              <w:t>*Married or with a partner</w:t>
            </w:r>
          </w:p>
        </w:tc>
        <w:tc>
          <w:tcPr>
            <w:tcW w:w="1105" w:type="dxa"/>
            <w:tcBorders>
              <w:right w:val="single" w:sz="4" w:space="0" w:color="auto"/>
            </w:tcBorders>
            <w:noWrap/>
          </w:tcPr>
          <w:p w14:paraId="45BEA68B" w14:textId="215C46FE" w:rsidR="00B6608E" w:rsidRPr="007C4DDE" w:rsidRDefault="00B6608E" w:rsidP="00B6608E">
            <w:pPr>
              <w:pStyle w:val="NoSpacing"/>
              <w:contextualSpacing/>
              <w:jc w:val="center"/>
              <w:rPr>
                <w:noProof/>
                <w:sz w:val="18"/>
                <w:szCs w:val="18"/>
              </w:rPr>
            </w:pPr>
            <w:r w:rsidRPr="007C4DDE">
              <w:rPr>
                <w:rFonts w:cs="Calibri"/>
                <w:color w:val="000000"/>
                <w:sz w:val="18"/>
                <w:szCs w:val="18"/>
              </w:rPr>
              <w:t>6</w:t>
            </w:r>
            <w:r>
              <w:rPr>
                <w:rFonts w:cs="Calibri"/>
                <w:color w:val="000000"/>
                <w:sz w:val="18"/>
                <w:szCs w:val="18"/>
              </w:rPr>
              <w:t>0</w:t>
            </w:r>
          </w:p>
        </w:tc>
        <w:tc>
          <w:tcPr>
            <w:tcW w:w="1663" w:type="dxa"/>
            <w:gridSpan w:val="2"/>
            <w:tcBorders>
              <w:left w:val="single" w:sz="4" w:space="0" w:color="auto"/>
            </w:tcBorders>
            <w:noWrap/>
          </w:tcPr>
          <w:p w14:paraId="3E07FFA2" w14:textId="1845FD16" w:rsidR="00B6608E" w:rsidRPr="007C4DDE" w:rsidRDefault="00B6608E" w:rsidP="00B6608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3E6BB39" w14:textId="2212056F" w:rsidR="00B6608E" w:rsidRPr="007C4DDE" w:rsidRDefault="00B6608E" w:rsidP="00B6608E">
            <w:pPr>
              <w:pStyle w:val="NoSpacing"/>
              <w:contextualSpacing/>
              <w:jc w:val="center"/>
              <w:rPr>
                <w:noProof/>
                <w:sz w:val="18"/>
                <w:szCs w:val="18"/>
              </w:rPr>
            </w:pPr>
            <w:r>
              <w:rPr>
                <w:rFonts w:cs="Calibri"/>
                <w:color w:val="000000"/>
                <w:sz w:val="18"/>
                <w:szCs w:val="18"/>
              </w:rPr>
              <w:t>41</w:t>
            </w:r>
          </w:p>
        </w:tc>
        <w:tc>
          <w:tcPr>
            <w:tcW w:w="1947" w:type="dxa"/>
            <w:gridSpan w:val="2"/>
            <w:tcBorders>
              <w:left w:val="single" w:sz="4" w:space="0" w:color="auto"/>
            </w:tcBorders>
            <w:noWrap/>
          </w:tcPr>
          <w:p w14:paraId="55A95D96" w14:textId="7D59F780" w:rsidR="00B6608E" w:rsidRPr="007C4DDE" w:rsidRDefault="00B6608E" w:rsidP="00B6608E">
            <w:pPr>
              <w:pStyle w:val="NoSpacing"/>
              <w:contextualSpacing/>
              <w:jc w:val="center"/>
              <w:rPr>
                <w:noProof/>
                <w:sz w:val="18"/>
                <w:szCs w:val="18"/>
              </w:rPr>
            </w:pPr>
            <w:r w:rsidRPr="007C4DDE">
              <w:rPr>
                <w:rFonts w:cs="Calibri"/>
                <w:color w:val="000000"/>
                <w:sz w:val="18"/>
                <w:szCs w:val="18"/>
              </w:rPr>
              <w:t>*Age: 15-24</w:t>
            </w:r>
          </w:p>
        </w:tc>
        <w:tc>
          <w:tcPr>
            <w:tcW w:w="1105" w:type="dxa"/>
            <w:tcBorders>
              <w:right w:val="single" w:sz="4" w:space="0" w:color="auto"/>
            </w:tcBorders>
            <w:noWrap/>
          </w:tcPr>
          <w:p w14:paraId="5D782233" w14:textId="3345548A" w:rsidR="00B6608E" w:rsidRPr="007C4DDE" w:rsidRDefault="00B6608E" w:rsidP="00B6608E">
            <w:pPr>
              <w:pStyle w:val="NoSpacing"/>
              <w:contextualSpacing/>
              <w:jc w:val="center"/>
              <w:rPr>
                <w:noProof/>
                <w:sz w:val="18"/>
                <w:szCs w:val="18"/>
              </w:rPr>
            </w:pPr>
            <w:r>
              <w:rPr>
                <w:rFonts w:cs="Calibri"/>
                <w:color w:val="000000"/>
                <w:sz w:val="18"/>
                <w:szCs w:val="18"/>
              </w:rPr>
              <w:t>36</w:t>
            </w:r>
          </w:p>
        </w:tc>
        <w:tc>
          <w:tcPr>
            <w:tcW w:w="1947" w:type="dxa"/>
            <w:gridSpan w:val="2"/>
            <w:tcBorders>
              <w:left w:val="single" w:sz="4" w:space="0" w:color="auto"/>
            </w:tcBorders>
            <w:noWrap/>
          </w:tcPr>
          <w:p w14:paraId="64C4EF25" w14:textId="1A6BE57D" w:rsidR="00B6608E" w:rsidRPr="007C4DDE" w:rsidRDefault="00B6608E" w:rsidP="00B6608E">
            <w:pPr>
              <w:pStyle w:val="NoSpacing"/>
              <w:contextualSpacing/>
              <w:jc w:val="center"/>
              <w:rPr>
                <w:noProof/>
                <w:sz w:val="18"/>
                <w:szCs w:val="18"/>
              </w:rPr>
            </w:pPr>
            <w:r>
              <w:rPr>
                <w:noProof/>
                <w:sz w:val="18"/>
                <w:szCs w:val="18"/>
              </w:rPr>
              <w:t>Number of mosquitonts</w:t>
            </w:r>
          </w:p>
        </w:tc>
        <w:tc>
          <w:tcPr>
            <w:tcW w:w="1105" w:type="dxa"/>
            <w:noWrap/>
          </w:tcPr>
          <w:p w14:paraId="72173881" w14:textId="578DE99B" w:rsidR="00B6608E" w:rsidRPr="007C4DDE" w:rsidRDefault="00B6608E" w:rsidP="00B6608E">
            <w:pPr>
              <w:pStyle w:val="NoSpacing"/>
              <w:contextualSpacing/>
              <w:jc w:val="center"/>
              <w:rPr>
                <w:noProof/>
                <w:sz w:val="18"/>
                <w:szCs w:val="18"/>
              </w:rPr>
            </w:pPr>
            <w:r>
              <w:rPr>
                <w:rFonts w:cs="Calibri"/>
                <w:color w:val="000000"/>
                <w:sz w:val="18"/>
                <w:szCs w:val="18"/>
              </w:rPr>
              <w:t>30</w:t>
            </w:r>
          </w:p>
        </w:tc>
      </w:tr>
      <w:tr w:rsidR="00B6608E" w:rsidRPr="00DC770F" w14:paraId="59275E8A" w14:textId="77777777" w:rsidTr="007C4DDE">
        <w:trPr>
          <w:gridAfter w:val="1"/>
          <w:wAfter w:w="7" w:type="dxa"/>
          <w:trHeight w:val="290"/>
        </w:trPr>
        <w:tc>
          <w:tcPr>
            <w:tcW w:w="1418" w:type="dxa"/>
            <w:tcBorders>
              <w:right w:val="single" w:sz="4" w:space="0" w:color="auto"/>
            </w:tcBorders>
            <w:noWrap/>
            <w:hideMark/>
          </w:tcPr>
          <w:p w14:paraId="3F282327" w14:textId="7EE5ED1E" w:rsidR="00B6608E" w:rsidRPr="00DC770F" w:rsidRDefault="00B6608E" w:rsidP="00B6608E">
            <w:pPr>
              <w:pStyle w:val="NoSpacing"/>
              <w:rPr>
                <w:noProof/>
                <w:sz w:val="18"/>
                <w:szCs w:val="18"/>
              </w:rPr>
            </w:pPr>
            <w:r w:rsidRPr="002A0CB6">
              <w:rPr>
                <w:noProof/>
                <w:sz w:val="18"/>
                <w:szCs w:val="18"/>
              </w:rPr>
              <w:t>Cameroon</w:t>
            </w:r>
          </w:p>
        </w:tc>
        <w:tc>
          <w:tcPr>
            <w:tcW w:w="1465" w:type="dxa"/>
            <w:tcBorders>
              <w:left w:val="single" w:sz="4" w:space="0" w:color="auto"/>
            </w:tcBorders>
            <w:noWrap/>
          </w:tcPr>
          <w:p w14:paraId="01D96590" w14:textId="32771A48" w:rsidR="00B6608E" w:rsidRPr="007C4DDE" w:rsidRDefault="00B6608E" w:rsidP="00B6608E">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0C1A095A" w14:textId="1E381134" w:rsidR="00B6608E" w:rsidRPr="007C4DDE" w:rsidRDefault="00B6608E" w:rsidP="00B6608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5DE57279" w14:textId="67F8B195" w:rsidR="00B6608E" w:rsidRPr="007C4DDE" w:rsidRDefault="00B6608E" w:rsidP="00B6608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665864E" w14:textId="54900B3D" w:rsidR="00B6608E" w:rsidRPr="007C4DDE" w:rsidRDefault="00B6608E" w:rsidP="00B6608E">
            <w:pPr>
              <w:pStyle w:val="NoSpacing"/>
              <w:contextualSpacing/>
              <w:jc w:val="center"/>
              <w:rPr>
                <w:noProof/>
                <w:sz w:val="18"/>
                <w:szCs w:val="18"/>
              </w:rPr>
            </w:pPr>
            <w:r>
              <w:rPr>
                <w:rFonts w:cs="Calibri"/>
                <w:color w:val="000000"/>
                <w:sz w:val="18"/>
                <w:szCs w:val="18"/>
              </w:rPr>
              <w:t>55</w:t>
            </w:r>
          </w:p>
        </w:tc>
        <w:tc>
          <w:tcPr>
            <w:tcW w:w="1663" w:type="dxa"/>
            <w:gridSpan w:val="2"/>
            <w:tcBorders>
              <w:left w:val="single" w:sz="4" w:space="0" w:color="auto"/>
            </w:tcBorders>
            <w:noWrap/>
          </w:tcPr>
          <w:p w14:paraId="3FDE40A4" w14:textId="22D28C52" w:rsidR="00B6608E" w:rsidRPr="007C4DDE" w:rsidRDefault="00B6608E" w:rsidP="00B6608E">
            <w:pPr>
              <w:pStyle w:val="NoSpacing"/>
              <w:contextualSpacing/>
              <w:jc w:val="center"/>
              <w:rPr>
                <w:noProof/>
                <w:sz w:val="18"/>
                <w:szCs w:val="18"/>
              </w:rPr>
            </w:pPr>
            <w:r>
              <w:rPr>
                <w:noProof/>
                <w:sz w:val="18"/>
                <w:szCs w:val="18"/>
              </w:rPr>
              <w:t>Has bankaccount</w:t>
            </w:r>
          </w:p>
        </w:tc>
        <w:tc>
          <w:tcPr>
            <w:tcW w:w="1105" w:type="dxa"/>
            <w:tcBorders>
              <w:right w:val="single" w:sz="4" w:space="0" w:color="auto"/>
            </w:tcBorders>
            <w:noWrap/>
          </w:tcPr>
          <w:p w14:paraId="4C62B968" w14:textId="15208361" w:rsidR="00B6608E" w:rsidRPr="007C4DDE" w:rsidRDefault="00B6608E" w:rsidP="00B6608E">
            <w:pPr>
              <w:pStyle w:val="NoSpacing"/>
              <w:contextualSpacing/>
              <w:jc w:val="center"/>
              <w:rPr>
                <w:noProof/>
                <w:sz w:val="18"/>
                <w:szCs w:val="18"/>
              </w:rPr>
            </w:pPr>
            <w:r>
              <w:rPr>
                <w:rFonts w:cs="Calibri"/>
                <w:color w:val="000000"/>
                <w:sz w:val="18"/>
                <w:szCs w:val="18"/>
              </w:rPr>
              <w:t>50</w:t>
            </w:r>
          </w:p>
        </w:tc>
        <w:tc>
          <w:tcPr>
            <w:tcW w:w="1947" w:type="dxa"/>
            <w:gridSpan w:val="2"/>
            <w:tcBorders>
              <w:left w:val="single" w:sz="4" w:space="0" w:color="auto"/>
            </w:tcBorders>
            <w:noWrap/>
          </w:tcPr>
          <w:p w14:paraId="026F9EDB" w14:textId="26F3E1B9" w:rsidR="00B6608E" w:rsidRPr="007C4DDE" w:rsidRDefault="00B6608E" w:rsidP="00B6608E">
            <w:pPr>
              <w:pStyle w:val="NoSpacing"/>
              <w:contextualSpacing/>
              <w:jc w:val="center"/>
              <w:rPr>
                <w:noProof/>
                <w:sz w:val="18"/>
                <w:szCs w:val="18"/>
              </w:rPr>
            </w:pPr>
            <w:r>
              <w:rPr>
                <w:noProof/>
                <w:sz w:val="18"/>
                <w:szCs w:val="18"/>
              </w:rPr>
              <w:t>HH has refrigerator</w:t>
            </w:r>
          </w:p>
        </w:tc>
        <w:tc>
          <w:tcPr>
            <w:tcW w:w="1105" w:type="dxa"/>
            <w:tcBorders>
              <w:right w:val="single" w:sz="4" w:space="0" w:color="auto"/>
            </w:tcBorders>
            <w:noWrap/>
          </w:tcPr>
          <w:p w14:paraId="0F2DE365" w14:textId="37570151" w:rsidR="00B6608E" w:rsidRPr="007C4DDE" w:rsidRDefault="00B6608E" w:rsidP="00B6608E">
            <w:pPr>
              <w:pStyle w:val="NoSpacing"/>
              <w:contextualSpacing/>
              <w:jc w:val="center"/>
              <w:rPr>
                <w:noProof/>
                <w:sz w:val="18"/>
                <w:szCs w:val="18"/>
              </w:rPr>
            </w:pPr>
            <w:r>
              <w:rPr>
                <w:rFonts w:cs="Calibri"/>
                <w:color w:val="000000"/>
                <w:sz w:val="18"/>
                <w:szCs w:val="18"/>
              </w:rPr>
              <w:t>44</w:t>
            </w:r>
          </w:p>
        </w:tc>
        <w:tc>
          <w:tcPr>
            <w:tcW w:w="1947" w:type="dxa"/>
            <w:gridSpan w:val="2"/>
            <w:tcBorders>
              <w:left w:val="single" w:sz="4" w:space="0" w:color="auto"/>
            </w:tcBorders>
            <w:noWrap/>
          </w:tcPr>
          <w:p w14:paraId="6E795722" w14:textId="165525FF" w:rsidR="00B6608E" w:rsidRPr="007C4DDE" w:rsidRDefault="00B6608E" w:rsidP="00B6608E">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4010A219" w14:textId="243D5F23" w:rsidR="00B6608E" w:rsidRPr="007C4DDE" w:rsidRDefault="00B6608E" w:rsidP="00B6608E">
            <w:pPr>
              <w:pStyle w:val="NoSpacing"/>
              <w:contextualSpacing/>
              <w:jc w:val="center"/>
              <w:rPr>
                <w:noProof/>
                <w:sz w:val="18"/>
                <w:szCs w:val="18"/>
              </w:rPr>
            </w:pPr>
            <w:r>
              <w:rPr>
                <w:rFonts w:cs="Calibri"/>
                <w:color w:val="000000"/>
                <w:sz w:val="18"/>
                <w:szCs w:val="18"/>
              </w:rPr>
              <w:t>43</w:t>
            </w:r>
          </w:p>
        </w:tc>
      </w:tr>
      <w:tr w:rsidR="00B6608E" w:rsidRPr="00DC770F" w14:paraId="5CB6AE7B" w14:textId="77777777" w:rsidTr="007C4DDE">
        <w:trPr>
          <w:gridAfter w:val="1"/>
          <w:wAfter w:w="7" w:type="dxa"/>
          <w:trHeight w:val="290"/>
        </w:trPr>
        <w:tc>
          <w:tcPr>
            <w:tcW w:w="1418" w:type="dxa"/>
            <w:tcBorders>
              <w:right w:val="single" w:sz="4" w:space="0" w:color="auto"/>
            </w:tcBorders>
            <w:noWrap/>
            <w:hideMark/>
          </w:tcPr>
          <w:p w14:paraId="5662BC95" w14:textId="3D16C297" w:rsidR="00B6608E" w:rsidRPr="00DC770F" w:rsidRDefault="00B6608E" w:rsidP="00B6608E">
            <w:pPr>
              <w:pStyle w:val="NoSpacing"/>
              <w:rPr>
                <w:noProof/>
                <w:sz w:val="18"/>
                <w:szCs w:val="18"/>
              </w:rPr>
            </w:pPr>
            <w:r w:rsidRPr="002A0CB6">
              <w:rPr>
                <w:noProof/>
                <w:sz w:val="18"/>
                <w:szCs w:val="18"/>
              </w:rPr>
              <w:t>Chad</w:t>
            </w:r>
          </w:p>
        </w:tc>
        <w:tc>
          <w:tcPr>
            <w:tcW w:w="1465" w:type="dxa"/>
            <w:tcBorders>
              <w:left w:val="single" w:sz="4" w:space="0" w:color="auto"/>
            </w:tcBorders>
            <w:noWrap/>
          </w:tcPr>
          <w:p w14:paraId="24E981EA" w14:textId="63CB03E1" w:rsidR="00B6608E" w:rsidRPr="007C4DDE" w:rsidRDefault="00B6608E" w:rsidP="00B6608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2D29A30F" w14:textId="0037D47E" w:rsidR="00B6608E" w:rsidRPr="007C4DDE" w:rsidRDefault="00B6608E" w:rsidP="00B6608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1614101" w14:textId="7829EEE3" w:rsidR="00B6608E" w:rsidRPr="007C4DDE" w:rsidRDefault="00B6608E" w:rsidP="00B6608E">
            <w:pPr>
              <w:pStyle w:val="NoSpacing"/>
              <w:contextualSpacing/>
              <w:jc w:val="center"/>
              <w:rPr>
                <w:noProof/>
                <w:sz w:val="18"/>
                <w:szCs w:val="18"/>
              </w:rPr>
            </w:pPr>
            <w:r>
              <w:rPr>
                <w:noProof/>
                <w:sz w:val="18"/>
                <w:szCs w:val="18"/>
              </w:rPr>
              <w:t>Tested for HIV</w:t>
            </w:r>
          </w:p>
        </w:tc>
        <w:tc>
          <w:tcPr>
            <w:tcW w:w="1105" w:type="dxa"/>
            <w:tcBorders>
              <w:right w:val="single" w:sz="4" w:space="0" w:color="auto"/>
            </w:tcBorders>
            <w:noWrap/>
          </w:tcPr>
          <w:p w14:paraId="7B0792EF" w14:textId="5C45CF2E" w:rsidR="00B6608E" w:rsidRPr="007C4DDE" w:rsidRDefault="00B6608E" w:rsidP="00B6608E">
            <w:pPr>
              <w:pStyle w:val="NoSpacing"/>
              <w:contextualSpacing/>
              <w:jc w:val="center"/>
              <w:rPr>
                <w:noProof/>
                <w:sz w:val="18"/>
                <w:szCs w:val="18"/>
              </w:rPr>
            </w:pPr>
            <w:r>
              <w:rPr>
                <w:rFonts w:cs="Calibri"/>
                <w:color w:val="000000"/>
                <w:sz w:val="18"/>
                <w:szCs w:val="18"/>
              </w:rPr>
              <w:t>93</w:t>
            </w:r>
          </w:p>
        </w:tc>
        <w:tc>
          <w:tcPr>
            <w:tcW w:w="1663" w:type="dxa"/>
            <w:gridSpan w:val="2"/>
            <w:tcBorders>
              <w:left w:val="single" w:sz="4" w:space="0" w:color="auto"/>
            </w:tcBorders>
            <w:noWrap/>
          </w:tcPr>
          <w:p w14:paraId="6C9CD747" w14:textId="0D8ECFCA" w:rsidR="00B6608E" w:rsidRPr="00B6608E" w:rsidRDefault="00256F20" w:rsidP="00B6608E">
            <w:pPr>
              <w:pStyle w:val="NoSpacing"/>
              <w:contextualSpacing/>
              <w:jc w:val="center"/>
              <w:rPr>
                <w:noProof/>
                <w:sz w:val="18"/>
                <w:szCs w:val="18"/>
                <w:highlight w:val="yellow"/>
              </w:rPr>
            </w:pPr>
            <w:r w:rsidRPr="00256F20">
              <w:rPr>
                <w:noProof/>
                <w:sz w:val="18"/>
                <w:szCs w:val="18"/>
              </w:rPr>
              <w:t>Toilet</w:t>
            </w:r>
          </w:p>
        </w:tc>
        <w:tc>
          <w:tcPr>
            <w:tcW w:w="1105" w:type="dxa"/>
            <w:tcBorders>
              <w:right w:val="single" w:sz="4" w:space="0" w:color="auto"/>
            </w:tcBorders>
            <w:noWrap/>
          </w:tcPr>
          <w:p w14:paraId="57FBB3C1" w14:textId="680954C2" w:rsidR="00B6608E" w:rsidRPr="007C4DDE" w:rsidRDefault="00256F20" w:rsidP="00B6608E">
            <w:pPr>
              <w:pStyle w:val="NoSpacing"/>
              <w:contextualSpacing/>
              <w:jc w:val="center"/>
              <w:rPr>
                <w:noProof/>
                <w:sz w:val="18"/>
                <w:szCs w:val="18"/>
              </w:rPr>
            </w:pPr>
            <w:r>
              <w:rPr>
                <w:rFonts w:cs="Calibri"/>
                <w:color w:val="000000"/>
                <w:sz w:val="18"/>
                <w:szCs w:val="18"/>
              </w:rPr>
              <w:t>63</w:t>
            </w:r>
          </w:p>
        </w:tc>
        <w:tc>
          <w:tcPr>
            <w:tcW w:w="1947" w:type="dxa"/>
            <w:gridSpan w:val="2"/>
            <w:tcBorders>
              <w:left w:val="single" w:sz="4" w:space="0" w:color="auto"/>
            </w:tcBorders>
            <w:noWrap/>
          </w:tcPr>
          <w:p w14:paraId="6E2BE1C8" w14:textId="3213AF24" w:rsidR="00B6608E" w:rsidRPr="007C4DDE" w:rsidRDefault="00256F20" w:rsidP="00B6608E">
            <w:pPr>
              <w:pStyle w:val="NoSpacing"/>
              <w:contextualSpacing/>
              <w:jc w:val="center"/>
              <w:rPr>
                <w:noProof/>
                <w:sz w:val="18"/>
                <w:szCs w:val="18"/>
              </w:rPr>
            </w:pPr>
            <w:r>
              <w:rPr>
                <w:rFonts w:cs="Calibri"/>
                <w:color w:val="000000"/>
                <w:sz w:val="18"/>
                <w:szCs w:val="18"/>
              </w:rPr>
              <w:t>Reads newspaper</w:t>
            </w:r>
          </w:p>
        </w:tc>
        <w:tc>
          <w:tcPr>
            <w:tcW w:w="1105" w:type="dxa"/>
            <w:tcBorders>
              <w:right w:val="single" w:sz="4" w:space="0" w:color="auto"/>
            </w:tcBorders>
            <w:noWrap/>
          </w:tcPr>
          <w:p w14:paraId="24819A5D" w14:textId="7B5C8A65" w:rsidR="00B6608E" w:rsidRPr="007C4DDE" w:rsidRDefault="00256F20" w:rsidP="00B6608E">
            <w:pPr>
              <w:pStyle w:val="NoSpacing"/>
              <w:contextualSpacing/>
              <w:jc w:val="center"/>
              <w:rPr>
                <w:noProof/>
                <w:sz w:val="18"/>
                <w:szCs w:val="18"/>
              </w:rPr>
            </w:pPr>
            <w:r>
              <w:rPr>
                <w:rFonts w:cs="Calibri"/>
                <w:color w:val="000000"/>
                <w:sz w:val="18"/>
                <w:szCs w:val="18"/>
              </w:rPr>
              <w:t>58</w:t>
            </w:r>
          </w:p>
        </w:tc>
        <w:tc>
          <w:tcPr>
            <w:tcW w:w="1947" w:type="dxa"/>
            <w:gridSpan w:val="2"/>
            <w:tcBorders>
              <w:left w:val="single" w:sz="4" w:space="0" w:color="auto"/>
            </w:tcBorders>
            <w:noWrap/>
          </w:tcPr>
          <w:p w14:paraId="1B0B9A0F" w14:textId="5852E0F8" w:rsidR="00B6608E" w:rsidRPr="007C4DDE" w:rsidRDefault="00256F20" w:rsidP="00B6608E">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noWrap/>
          </w:tcPr>
          <w:p w14:paraId="2721F4BD" w14:textId="7D37736D" w:rsidR="00B6608E" w:rsidRPr="007C4DDE" w:rsidRDefault="00256F20" w:rsidP="00B6608E">
            <w:pPr>
              <w:pStyle w:val="NoSpacing"/>
              <w:contextualSpacing/>
              <w:jc w:val="center"/>
              <w:rPr>
                <w:noProof/>
                <w:sz w:val="18"/>
                <w:szCs w:val="18"/>
              </w:rPr>
            </w:pPr>
            <w:r>
              <w:rPr>
                <w:rFonts w:cs="Calibri"/>
                <w:color w:val="000000"/>
                <w:sz w:val="18"/>
                <w:szCs w:val="18"/>
              </w:rPr>
              <w:t>58</w:t>
            </w:r>
          </w:p>
        </w:tc>
      </w:tr>
      <w:tr w:rsidR="00B6608E" w:rsidRPr="00DC770F" w14:paraId="3A0AC807" w14:textId="77777777" w:rsidTr="007C4DDE">
        <w:trPr>
          <w:gridAfter w:val="1"/>
          <w:wAfter w:w="7" w:type="dxa"/>
          <w:trHeight w:val="290"/>
        </w:trPr>
        <w:tc>
          <w:tcPr>
            <w:tcW w:w="1418" w:type="dxa"/>
            <w:tcBorders>
              <w:right w:val="single" w:sz="4" w:space="0" w:color="auto"/>
            </w:tcBorders>
            <w:noWrap/>
            <w:hideMark/>
          </w:tcPr>
          <w:p w14:paraId="74B3DADE" w14:textId="344B807B" w:rsidR="00B6608E" w:rsidRPr="00DC770F" w:rsidRDefault="00B6608E" w:rsidP="00B6608E">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32E067F1" w14:textId="70A6AAB8" w:rsidR="00B6608E" w:rsidRPr="007C4DDE" w:rsidRDefault="00B6608E" w:rsidP="00B6608E">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6600549A" w14:textId="44F04024" w:rsidR="00B6608E" w:rsidRPr="007C4DDE" w:rsidRDefault="00B6608E" w:rsidP="00B6608E">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5BA7FCC" w14:textId="4FD9831D" w:rsidR="00B6608E" w:rsidRPr="007C4DDE" w:rsidRDefault="00B6608E" w:rsidP="00B6608E">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EC58582" w14:textId="690D4618" w:rsidR="00B6608E" w:rsidRPr="007C4DDE" w:rsidRDefault="00F02050" w:rsidP="00B6608E">
            <w:pPr>
              <w:pStyle w:val="NoSpacing"/>
              <w:contextualSpacing/>
              <w:jc w:val="center"/>
              <w:rPr>
                <w:noProof/>
                <w:sz w:val="18"/>
                <w:szCs w:val="18"/>
              </w:rPr>
            </w:pPr>
            <w:r>
              <w:rPr>
                <w:rFonts w:cs="Calibri"/>
                <w:color w:val="000000"/>
                <w:sz w:val="18"/>
                <w:szCs w:val="18"/>
              </w:rPr>
              <w:t>52</w:t>
            </w:r>
          </w:p>
        </w:tc>
        <w:tc>
          <w:tcPr>
            <w:tcW w:w="1663" w:type="dxa"/>
            <w:gridSpan w:val="2"/>
            <w:tcBorders>
              <w:left w:val="single" w:sz="4" w:space="0" w:color="auto"/>
            </w:tcBorders>
            <w:noWrap/>
          </w:tcPr>
          <w:p w14:paraId="0A9FA23F" w14:textId="0208DC44" w:rsidR="00B6608E" w:rsidRPr="007C4DDE" w:rsidRDefault="00B6608E" w:rsidP="00B6608E">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29201272" w14:textId="28F6D98C" w:rsidR="00B6608E" w:rsidRPr="007C4DDE" w:rsidRDefault="00B6608E" w:rsidP="00B6608E">
            <w:pPr>
              <w:pStyle w:val="NoSpacing"/>
              <w:contextualSpacing/>
              <w:jc w:val="center"/>
              <w:rPr>
                <w:noProof/>
                <w:sz w:val="18"/>
                <w:szCs w:val="18"/>
              </w:rPr>
            </w:pPr>
            <w:r w:rsidRPr="007C4DDE">
              <w:rPr>
                <w:rFonts w:cs="Calibri"/>
                <w:color w:val="000000"/>
                <w:sz w:val="18"/>
                <w:szCs w:val="18"/>
              </w:rPr>
              <w:t>23</w:t>
            </w:r>
          </w:p>
        </w:tc>
        <w:tc>
          <w:tcPr>
            <w:tcW w:w="1947" w:type="dxa"/>
            <w:gridSpan w:val="2"/>
            <w:tcBorders>
              <w:left w:val="single" w:sz="4" w:space="0" w:color="auto"/>
            </w:tcBorders>
            <w:noWrap/>
          </w:tcPr>
          <w:p w14:paraId="4E7064CC" w14:textId="21049639" w:rsidR="00B6608E" w:rsidRPr="007C4DDE" w:rsidRDefault="00B6608E" w:rsidP="00B6608E">
            <w:pPr>
              <w:pStyle w:val="NoSpacing"/>
              <w:contextualSpacing/>
              <w:jc w:val="center"/>
              <w:rPr>
                <w:noProof/>
                <w:sz w:val="18"/>
                <w:szCs w:val="18"/>
              </w:rPr>
            </w:pPr>
            <w:r w:rsidRPr="007C4DDE">
              <w:rPr>
                <w:rFonts w:cs="Calibri"/>
                <w:color w:val="000000"/>
                <w:sz w:val="18"/>
                <w:szCs w:val="18"/>
              </w:rPr>
              <w:t>Not at all reads newspaper</w:t>
            </w:r>
          </w:p>
        </w:tc>
        <w:tc>
          <w:tcPr>
            <w:tcW w:w="1105" w:type="dxa"/>
            <w:tcBorders>
              <w:right w:val="single" w:sz="4" w:space="0" w:color="auto"/>
            </w:tcBorders>
            <w:noWrap/>
          </w:tcPr>
          <w:p w14:paraId="48D7C797" w14:textId="4803C254" w:rsidR="00B6608E" w:rsidRPr="007C4DDE" w:rsidRDefault="00B6608E" w:rsidP="00B6608E">
            <w:pPr>
              <w:pStyle w:val="NoSpacing"/>
              <w:contextualSpacing/>
              <w:jc w:val="center"/>
              <w:rPr>
                <w:noProof/>
                <w:sz w:val="18"/>
                <w:szCs w:val="18"/>
              </w:rPr>
            </w:pPr>
            <w:r w:rsidRPr="007C4DDE">
              <w:rPr>
                <w:rFonts w:cs="Calibri"/>
                <w:color w:val="000000"/>
                <w:sz w:val="18"/>
                <w:szCs w:val="18"/>
              </w:rPr>
              <w:t>22</w:t>
            </w:r>
          </w:p>
        </w:tc>
        <w:tc>
          <w:tcPr>
            <w:tcW w:w="1947" w:type="dxa"/>
            <w:gridSpan w:val="2"/>
            <w:tcBorders>
              <w:left w:val="single" w:sz="4" w:space="0" w:color="auto"/>
            </w:tcBorders>
            <w:noWrap/>
          </w:tcPr>
          <w:p w14:paraId="1910D1C3" w14:textId="5342DE24" w:rsidR="00B6608E" w:rsidRPr="007C4DDE" w:rsidRDefault="00B6608E" w:rsidP="00B6608E">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354BDA84" w14:textId="4750EBCF" w:rsidR="00B6608E" w:rsidRPr="007C4DDE" w:rsidRDefault="00B6608E" w:rsidP="00B6608E">
            <w:pPr>
              <w:pStyle w:val="NoSpacing"/>
              <w:contextualSpacing/>
              <w:jc w:val="center"/>
              <w:rPr>
                <w:noProof/>
                <w:sz w:val="18"/>
                <w:szCs w:val="18"/>
              </w:rPr>
            </w:pPr>
            <w:r w:rsidRPr="007C4DDE">
              <w:rPr>
                <w:rFonts w:cs="Calibri"/>
                <w:color w:val="000000"/>
                <w:sz w:val="18"/>
                <w:szCs w:val="18"/>
              </w:rPr>
              <w:t>20</w:t>
            </w:r>
          </w:p>
        </w:tc>
      </w:tr>
      <w:tr w:rsidR="00256F20" w:rsidRPr="00DC770F" w14:paraId="7BD71482" w14:textId="77777777" w:rsidTr="007C4DDE">
        <w:trPr>
          <w:gridAfter w:val="1"/>
          <w:wAfter w:w="7" w:type="dxa"/>
          <w:trHeight w:val="290"/>
        </w:trPr>
        <w:tc>
          <w:tcPr>
            <w:tcW w:w="1418" w:type="dxa"/>
            <w:tcBorders>
              <w:right w:val="single" w:sz="4" w:space="0" w:color="auto"/>
            </w:tcBorders>
            <w:noWrap/>
            <w:hideMark/>
          </w:tcPr>
          <w:p w14:paraId="4AA898B9" w14:textId="63101B3A" w:rsidR="00256F20" w:rsidRPr="00DC770F" w:rsidRDefault="00256F20" w:rsidP="00256F20">
            <w:pPr>
              <w:pStyle w:val="NoSpacing"/>
              <w:rPr>
                <w:noProof/>
                <w:sz w:val="18"/>
                <w:szCs w:val="18"/>
              </w:rPr>
            </w:pPr>
            <w:r w:rsidRPr="002A0CB6">
              <w:rPr>
                <w:noProof/>
                <w:sz w:val="18"/>
                <w:szCs w:val="18"/>
              </w:rPr>
              <w:t>DRC</w:t>
            </w:r>
          </w:p>
        </w:tc>
        <w:tc>
          <w:tcPr>
            <w:tcW w:w="1465" w:type="dxa"/>
            <w:tcBorders>
              <w:left w:val="single" w:sz="4" w:space="0" w:color="auto"/>
            </w:tcBorders>
            <w:noWrap/>
          </w:tcPr>
          <w:p w14:paraId="40F7C56D" w14:textId="06735126" w:rsidR="00256F20" w:rsidRPr="007C4DDE" w:rsidRDefault="00256F20" w:rsidP="00256F20">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7C5DC6BA" w14:textId="10FCD654" w:rsidR="00256F20" w:rsidRPr="007C4DDE" w:rsidRDefault="00256F20" w:rsidP="00256F2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49DCF7F" w14:textId="31DA1A86" w:rsidR="00256F20" w:rsidRPr="007C4DDE" w:rsidRDefault="00256F20" w:rsidP="00256F2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52E13C7" w14:textId="5CC9C513" w:rsidR="00256F20" w:rsidRPr="007C4DDE" w:rsidRDefault="00F02050" w:rsidP="00256F20">
            <w:pPr>
              <w:pStyle w:val="NoSpacing"/>
              <w:contextualSpacing/>
              <w:jc w:val="center"/>
              <w:rPr>
                <w:noProof/>
                <w:sz w:val="18"/>
                <w:szCs w:val="18"/>
              </w:rPr>
            </w:pPr>
            <w:r>
              <w:rPr>
                <w:rFonts w:cs="Calibri"/>
                <w:color w:val="000000"/>
                <w:sz w:val="18"/>
                <w:szCs w:val="18"/>
              </w:rPr>
              <w:t>52</w:t>
            </w:r>
          </w:p>
        </w:tc>
        <w:tc>
          <w:tcPr>
            <w:tcW w:w="1663" w:type="dxa"/>
            <w:gridSpan w:val="2"/>
            <w:tcBorders>
              <w:left w:val="single" w:sz="4" w:space="0" w:color="auto"/>
            </w:tcBorders>
            <w:noWrap/>
          </w:tcPr>
          <w:p w14:paraId="73B98E8F" w14:textId="09F03B54" w:rsidR="00256F20" w:rsidRPr="007C4DDE" w:rsidRDefault="00256F20" w:rsidP="00256F20">
            <w:pPr>
              <w:pStyle w:val="NoSpacing"/>
              <w:contextualSpacing/>
              <w:jc w:val="center"/>
              <w:rPr>
                <w:noProof/>
                <w:sz w:val="18"/>
                <w:szCs w:val="18"/>
              </w:rPr>
            </w:pPr>
            <w:r w:rsidRPr="007C4DDE">
              <w:rPr>
                <w:rFonts w:cs="Calibri"/>
                <w:color w:val="000000"/>
                <w:sz w:val="18"/>
                <w:szCs w:val="18"/>
              </w:rPr>
              <w:t>Time for HH to get to water source</w:t>
            </w:r>
          </w:p>
        </w:tc>
        <w:tc>
          <w:tcPr>
            <w:tcW w:w="1105" w:type="dxa"/>
            <w:tcBorders>
              <w:right w:val="single" w:sz="4" w:space="0" w:color="auto"/>
            </w:tcBorders>
            <w:noWrap/>
          </w:tcPr>
          <w:p w14:paraId="309EF8EA" w14:textId="0E3C8EA1" w:rsidR="00256F20" w:rsidRPr="007C4DDE" w:rsidRDefault="00F02050" w:rsidP="00256F20">
            <w:pPr>
              <w:pStyle w:val="NoSpacing"/>
              <w:contextualSpacing/>
              <w:jc w:val="center"/>
              <w:rPr>
                <w:noProof/>
                <w:sz w:val="18"/>
                <w:szCs w:val="18"/>
              </w:rPr>
            </w:pPr>
            <w:r>
              <w:rPr>
                <w:rFonts w:cs="Calibri"/>
                <w:color w:val="000000"/>
                <w:sz w:val="18"/>
                <w:szCs w:val="18"/>
              </w:rPr>
              <w:t>48</w:t>
            </w:r>
          </w:p>
        </w:tc>
        <w:tc>
          <w:tcPr>
            <w:tcW w:w="1947" w:type="dxa"/>
            <w:gridSpan w:val="2"/>
            <w:tcBorders>
              <w:left w:val="single" w:sz="4" w:space="0" w:color="auto"/>
            </w:tcBorders>
            <w:noWrap/>
          </w:tcPr>
          <w:p w14:paraId="5DBFF150" w14:textId="35A2CA00" w:rsidR="00256F20" w:rsidRPr="007C4DDE" w:rsidRDefault="00256F20" w:rsidP="00256F20">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27996EC5" w14:textId="0DEC2795" w:rsidR="00256F20" w:rsidRPr="007C4DDE" w:rsidRDefault="00F02050" w:rsidP="00256F20">
            <w:pPr>
              <w:pStyle w:val="NoSpacing"/>
              <w:contextualSpacing/>
              <w:jc w:val="center"/>
              <w:rPr>
                <w:noProof/>
                <w:sz w:val="18"/>
                <w:szCs w:val="18"/>
              </w:rPr>
            </w:pPr>
            <w:r>
              <w:rPr>
                <w:rFonts w:cs="Calibri"/>
                <w:color w:val="000000"/>
                <w:sz w:val="18"/>
                <w:szCs w:val="18"/>
              </w:rPr>
              <w:t>48</w:t>
            </w:r>
          </w:p>
        </w:tc>
        <w:tc>
          <w:tcPr>
            <w:tcW w:w="1947" w:type="dxa"/>
            <w:gridSpan w:val="2"/>
            <w:tcBorders>
              <w:left w:val="single" w:sz="4" w:space="0" w:color="auto"/>
            </w:tcBorders>
            <w:noWrap/>
          </w:tcPr>
          <w:p w14:paraId="443B33D6" w14:textId="55B8ABAC" w:rsidR="00256F20" w:rsidRPr="007C4DDE" w:rsidRDefault="00256F20" w:rsidP="00256F20">
            <w:pPr>
              <w:pStyle w:val="NoSpacing"/>
              <w:contextualSpacing/>
              <w:jc w:val="center"/>
              <w:rPr>
                <w:noProof/>
                <w:sz w:val="18"/>
                <w:szCs w:val="18"/>
              </w:rPr>
            </w:pPr>
            <w:r>
              <w:rPr>
                <w:noProof/>
                <w:sz w:val="18"/>
                <w:szCs w:val="18"/>
              </w:rPr>
              <w:t>Number of mosquitonets</w:t>
            </w:r>
          </w:p>
        </w:tc>
        <w:tc>
          <w:tcPr>
            <w:tcW w:w="1105" w:type="dxa"/>
            <w:noWrap/>
          </w:tcPr>
          <w:p w14:paraId="2E408264" w14:textId="689F125A" w:rsidR="00256F20" w:rsidRPr="007C4DDE" w:rsidRDefault="00F02050" w:rsidP="00256F20">
            <w:pPr>
              <w:pStyle w:val="NoSpacing"/>
              <w:contextualSpacing/>
              <w:jc w:val="center"/>
              <w:rPr>
                <w:noProof/>
                <w:sz w:val="18"/>
                <w:szCs w:val="18"/>
              </w:rPr>
            </w:pPr>
            <w:r>
              <w:rPr>
                <w:rFonts w:cs="Calibri"/>
                <w:color w:val="000000"/>
                <w:sz w:val="18"/>
                <w:szCs w:val="18"/>
              </w:rPr>
              <w:t>42</w:t>
            </w:r>
          </w:p>
        </w:tc>
      </w:tr>
      <w:tr w:rsidR="00F02050" w:rsidRPr="00DC770F" w14:paraId="3A817199" w14:textId="77777777" w:rsidTr="007C4DDE">
        <w:trPr>
          <w:gridAfter w:val="1"/>
          <w:wAfter w:w="7" w:type="dxa"/>
          <w:trHeight w:val="290"/>
        </w:trPr>
        <w:tc>
          <w:tcPr>
            <w:tcW w:w="1418" w:type="dxa"/>
            <w:tcBorders>
              <w:right w:val="single" w:sz="4" w:space="0" w:color="auto"/>
            </w:tcBorders>
            <w:noWrap/>
            <w:hideMark/>
          </w:tcPr>
          <w:p w14:paraId="053ACBCC" w14:textId="76971FDB" w:rsidR="00F02050" w:rsidRPr="00DC770F" w:rsidRDefault="00F02050" w:rsidP="00F02050">
            <w:pPr>
              <w:pStyle w:val="NoSpacing"/>
              <w:rPr>
                <w:noProof/>
                <w:sz w:val="18"/>
                <w:szCs w:val="18"/>
              </w:rPr>
            </w:pPr>
            <w:r w:rsidRPr="002A0CB6">
              <w:rPr>
                <w:noProof/>
                <w:sz w:val="18"/>
                <w:szCs w:val="18"/>
              </w:rPr>
              <w:t>Eswatini</w:t>
            </w:r>
          </w:p>
        </w:tc>
        <w:tc>
          <w:tcPr>
            <w:tcW w:w="1465" w:type="dxa"/>
            <w:tcBorders>
              <w:left w:val="single" w:sz="4" w:space="0" w:color="auto"/>
            </w:tcBorders>
            <w:noWrap/>
          </w:tcPr>
          <w:p w14:paraId="3BA8FB4B" w14:textId="6DE0E380" w:rsidR="00F02050" w:rsidRPr="007C4DDE" w:rsidRDefault="00F02050" w:rsidP="00F02050">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5CBD5033" w14:textId="6784A8B3" w:rsidR="00F02050" w:rsidRPr="007C4DDE" w:rsidRDefault="00F02050" w:rsidP="00F0205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65BA9A34" w14:textId="6748B6F6" w:rsidR="00F02050" w:rsidRPr="007C4DDE" w:rsidRDefault="00F02050" w:rsidP="00F02050">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42BAA963" w14:textId="32B56E4D" w:rsidR="00F02050" w:rsidRPr="007C4DDE" w:rsidRDefault="00F02050" w:rsidP="00F02050">
            <w:pPr>
              <w:pStyle w:val="NoSpacing"/>
              <w:contextualSpacing/>
              <w:jc w:val="center"/>
              <w:rPr>
                <w:noProof/>
                <w:sz w:val="18"/>
                <w:szCs w:val="18"/>
              </w:rPr>
            </w:pPr>
            <w:r>
              <w:rPr>
                <w:rFonts w:cs="Calibri"/>
                <w:color w:val="000000"/>
                <w:sz w:val="18"/>
                <w:szCs w:val="18"/>
              </w:rPr>
              <w:t>91</w:t>
            </w:r>
          </w:p>
        </w:tc>
        <w:tc>
          <w:tcPr>
            <w:tcW w:w="1663" w:type="dxa"/>
            <w:gridSpan w:val="2"/>
            <w:tcBorders>
              <w:left w:val="single" w:sz="4" w:space="0" w:color="auto"/>
            </w:tcBorders>
            <w:noWrap/>
          </w:tcPr>
          <w:p w14:paraId="0E011568" w14:textId="3D315700" w:rsidR="00F02050" w:rsidRPr="007C4DDE" w:rsidRDefault="00F02050" w:rsidP="00F02050">
            <w:pPr>
              <w:pStyle w:val="NoSpacing"/>
              <w:contextualSpacing/>
              <w:jc w:val="center"/>
              <w:rPr>
                <w:noProof/>
                <w:sz w:val="18"/>
                <w:szCs w:val="18"/>
              </w:rPr>
            </w:pPr>
            <w:r w:rsidRPr="007C4DDE">
              <w:rPr>
                <w:rFonts w:cs="Calibri"/>
                <w:color w:val="000000"/>
                <w:sz w:val="18"/>
                <w:szCs w:val="18"/>
              </w:rPr>
              <w:t>HH has electricity</w:t>
            </w:r>
          </w:p>
        </w:tc>
        <w:tc>
          <w:tcPr>
            <w:tcW w:w="1105" w:type="dxa"/>
            <w:tcBorders>
              <w:right w:val="single" w:sz="4" w:space="0" w:color="auto"/>
            </w:tcBorders>
            <w:noWrap/>
          </w:tcPr>
          <w:p w14:paraId="5A9EF379" w14:textId="3631351F" w:rsidR="00F02050" w:rsidRPr="007C4DDE" w:rsidRDefault="00F02050" w:rsidP="00F02050">
            <w:pPr>
              <w:pStyle w:val="NoSpacing"/>
              <w:contextualSpacing/>
              <w:jc w:val="center"/>
              <w:rPr>
                <w:noProof/>
                <w:sz w:val="18"/>
                <w:szCs w:val="18"/>
              </w:rPr>
            </w:pPr>
            <w:r>
              <w:rPr>
                <w:rFonts w:cs="Calibri"/>
                <w:color w:val="000000"/>
                <w:sz w:val="18"/>
                <w:szCs w:val="18"/>
              </w:rPr>
              <w:t>47</w:t>
            </w:r>
          </w:p>
        </w:tc>
        <w:tc>
          <w:tcPr>
            <w:tcW w:w="1947" w:type="dxa"/>
            <w:gridSpan w:val="2"/>
            <w:tcBorders>
              <w:left w:val="single" w:sz="4" w:space="0" w:color="auto"/>
            </w:tcBorders>
            <w:noWrap/>
          </w:tcPr>
          <w:p w14:paraId="1EEF47BE" w14:textId="6A481084" w:rsidR="00F02050" w:rsidRPr="007C4DDE" w:rsidRDefault="00F02050" w:rsidP="00F0205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CA0153F" w14:textId="7D2CAA8A" w:rsidR="00F02050" w:rsidRPr="007C4DDE" w:rsidRDefault="00F02050" w:rsidP="00F02050">
            <w:pPr>
              <w:pStyle w:val="NoSpacing"/>
              <w:contextualSpacing/>
              <w:jc w:val="center"/>
              <w:rPr>
                <w:noProof/>
                <w:sz w:val="18"/>
                <w:szCs w:val="18"/>
              </w:rPr>
            </w:pPr>
            <w:r>
              <w:rPr>
                <w:rFonts w:cs="Calibri"/>
                <w:color w:val="000000"/>
                <w:sz w:val="18"/>
                <w:szCs w:val="18"/>
              </w:rPr>
              <w:t>36</w:t>
            </w:r>
          </w:p>
        </w:tc>
        <w:tc>
          <w:tcPr>
            <w:tcW w:w="1947" w:type="dxa"/>
            <w:gridSpan w:val="2"/>
            <w:tcBorders>
              <w:left w:val="single" w:sz="4" w:space="0" w:color="auto"/>
            </w:tcBorders>
            <w:noWrap/>
          </w:tcPr>
          <w:p w14:paraId="045BE7D5" w14:textId="2CF350F4" w:rsidR="00F02050" w:rsidRPr="007C4DDE" w:rsidRDefault="00F02050" w:rsidP="00F02050">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54D996F7" w14:textId="6DA200EC" w:rsidR="00F02050" w:rsidRPr="007C4DDE" w:rsidRDefault="00F02050" w:rsidP="00F02050">
            <w:pPr>
              <w:pStyle w:val="NoSpacing"/>
              <w:contextualSpacing/>
              <w:jc w:val="center"/>
              <w:rPr>
                <w:noProof/>
                <w:sz w:val="18"/>
                <w:szCs w:val="18"/>
              </w:rPr>
            </w:pPr>
            <w:r w:rsidRPr="007C4DDE">
              <w:rPr>
                <w:rFonts w:cs="Calibri"/>
                <w:color w:val="000000"/>
                <w:sz w:val="18"/>
                <w:szCs w:val="18"/>
              </w:rPr>
              <w:t>19</w:t>
            </w:r>
          </w:p>
        </w:tc>
      </w:tr>
      <w:tr w:rsidR="000C1049" w:rsidRPr="00DC770F" w14:paraId="45ACBE0C" w14:textId="77777777" w:rsidTr="007C4DDE">
        <w:trPr>
          <w:gridAfter w:val="1"/>
          <w:wAfter w:w="7" w:type="dxa"/>
          <w:trHeight w:val="290"/>
        </w:trPr>
        <w:tc>
          <w:tcPr>
            <w:tcW w:w="1418" w:type="dxa"/>
            <w:tcBorders>
              <w:right w:val="single" w:sz="4" w:space="0" w:color="auto"/>
            </w:tcBorders>
            <w:noWrap/>
            <w:hideMark/>
          </w:tcPr>
          <w:p w14:paraId="12EFDBB1" w14:textId="146E3079" w:rsidR="000C1049" w:rsidRPr="00DC770F" w:rsidRDefault="000C1049" w:rsidP="000C1049">
            <w:pPr>
              <w:pStyle w:val="NoSpacing"/>
              <w:rPr>
                <w:noProof/>
                <w:sz w:val="18"/>
                <w:szCs w:val="18"/>
              </w:rPr>
            </w:pPr>
            <w:r w:rsidRPr="002A0CB6">
              <w:rPr>
                <w:noProof/>
                <w:sz w:val="18"/>
                <w:szCs w:val="18"/>
              </w:rPr>
              <w:t>Ethiopia</w:t>
            </w:r>
          </w:p>
        </w:tc>
        <w:tc>
          <w:tcPr>
            <w:tcW w:w="1465" w:type="dxa"/>
            <w:tcBorders>
              <w:left w:val="single" w:sz="4" w:space="0" w:color="auto"/>
            </w:tcBorders>
            <w:noWrap/>
          </w:tcPr>
          <w:p w14:paraId="16CBD85D" w14:textId="7B0A60DB" w:rsidR="000C1049" w:rsidRPr="007C4DDE" w:rsidRDefault="000C1049" w:rsidP="000C1049">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25383111" w14:textId="5832ACF7" w:rsidR="000C1049" w:rsidRPr="007C4DDE" w:rsidRDefault="000C1049" w:rsidP="000C1049">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7BF2560" w14:textId="1254A18C" w:rsidR="000C1049" w:rsidRPr="007C4DDE" w:rsidRDefault="000C1049" w:rsidP="000C1049">
            <w:pPr>
              <w:pStyle w:val="NoSpacing"/>
              <w:contextualSpacing/>
              <w:jc w:val="center"/>
              <w:rPr>
                <w:noProof/>
                <w:sz w:val="18"/>
                <w:szCs w:val="18"/>
              </w:rPr>
            </w:pPr>
            <w:r>
              <w:rPr>
                <w:noProof/>
                <w:sz w:val="18"/>
                <w:szCs w:val="18"/>
              </w:rPr>
              <w:t>Region: Amhara</w:t>
            </w:r>
          </w:p>
        </w:tc>
        <w:tc>
          <w:tcPr>
            <w:tcW w:w="1105" w:type="dxa"/>
            <w:tcBorders>
              <w:right w:val="single" w:sz="4" w:space="0" w:color="auto"/>
            </w:tcBorders>
            <w:noWrap/>
          </w:tcPr>
          <w:p w14:paraId="7B09C9A9" w14:textId="60C47CD9" w:rsidR="000C1049" w:rsidRPr="007C4DDE" w:rsidRDefault="000C1049" w:rsidP="000C1049">
            <w:pPr>
              <w:pStyle w:val="NoSpacing"/>
              <w:contextualSpacing/>
              <w:jc w:val="center"/>
              <w:rPr>
                <w:noProof/>
                <w:sz w:val="18"/>
                <w:szCs w:val="18"/>
              </w:rPr>
            </w:pPr>
            <w:r w:rsidRPr="007C4DDE">
              <w:rPr>
                <w:rFonts w:cs="Calibri"/>
                <w:color w:val="000000"/>
                <w:sz w:val="18"/>
                <w:szCs w:val="18"/>
              </w:rPr>
              <w:t>33</w:t>
            </w:r>
          </w:p>
        </w:tc>
        <w:tc>
          <w:tcPr>
            <w:tcW w:w="1663" w:type="dxa"/>
            <w:gridSpan w:val="2"/>
            <w:tcBorders>
              <w:left w:val="single" w:sz="4" w:space="0" w:color="auto"/>
            </w:tcBorders>
            <w:noWrap/>
          </w:tcPr>
          <w:p w14:paraId="418A46EA" w14:textId="19E559CF" w:rsidR="000C1049" w:rsidRPr="007C4DDE" w:rsidRDefault="000C1049" w:rsidP="000C1049">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70CF55D9" w14:textId="44335C7C" w:rsidR="000C1049" w:rsidRPr="007C4DDE" w:rsidRDefault="000C1049" w:rsidP="000C1049">
            <w:pPr>
              <w:pStyle w:val="NoSpacing"/>
              <w:contextualSpacing/>
              <w:jc w:val="center"/>
              <w:rPr>
                <w:noProof/>
                <w:sz w:val="18"/>
                <w:szCs w:val="18"/>
              </w:rPr>
            </w:pPr>
            <w:r w:rsidRPr="007C4DDE">
              <w:rPr>
                <w:rFonts w:cs="Calibri"/>
                <w:color w:val="000000"/>
                <w:sz w:val="18"/>
                <w:szCs w:val="18"/>
              </w:rPr>
              <w:t>32</w:t>
            </w:r>
          </w:p>
        </w:tc>
        <w:tc>
          <w:tcPr>
            <w:tcW w:w="1947" w:type="dxa"/>
            <w:gridSpan w:val="2"/>
            <w:tcBorders>
              <w:left w:val="single" w:sz="4" w:space="0" w:color="auto"/>
            </w:tcBorders>
            <w:noWrap/>
          </w:tcPr>
          <w:p w14:paraId="5D1D53AD" w14:textId="266C35CB" w:rsidR="000C1049" w:rsidRPr="007C4DDE" w:rsidRDefault="000C1049" w:rsidP="000C1049">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91FF8C7" w14:textId="30187707" w:rsidR="000C1049" w:rsidRPr="007C4DDE" w:rsidRDefault="000C1049" w:rsidP="000C1049">
            <w:pPr>
              <w:pStyle w:val="NoSpacing"/>
              <w:contextualSpacing/>
              <w:jc w:val="center"/>
              <w:rPr>
                <w:noProof/>
                <w:sz w:val="18"/>
                <w:szCs w:val="18"/>
              </w:rPr>
            </w:pPr>
            <w:r>
              <w:rPr>
                <w:rFonts w:cs="Calibri"/>
                <w:color w:val="000000"/>
                <w:sz w:val="18"/>
                <w:szCs w:val="18"/>
              </w:rPr>
              <w:t>30</w:t>
            </w:r>
          </w:p>
        </w:tc>
        <w:tc>
          <w:tcPr>
            <w:tcW w:w="1947" w:type="dxa"/>
            <w:gridSpan w:val="2"/>
            <w:tcBorders>
              <w:left w:val="single" w:sz="4" w:space="0" w:color="auto"/>
            </w:tcBorders>
            <w:noWrap/>
          </w:tcPr>
          <w:p w14:paraId="6A97B778" w14:textId="186B7C46" w:rsidR="000C1049" w:rsidRPr="007C4DDE" w:rsidRDefault="000C1049" w:rsidP="000C1049">
            <w:pPr>
              <w:pStyle w:val="NoSpacing"/>
              <w:contextualSpacing/>
              <w:jc w:val="center"/>
              <w:rPr>
                <w:noProof/>
                <w:sz w:val="18"/>
                <w:szCs w:val="18"/>
              </w:rPr>
            </w:pPr>
            <w:r w:rsidRPr="007C4DDE">
              <w:rPr>
                <w:rFonts w:cs="Calibri"/>
                <w:color w:val="000000"/>
                <w:sz w:val="18"/>
                <w:szCs w:val="18"/>
              </w:rPr>
              <w:t>Religion: Orthodox</w:t>
            </w:r>
          </w:p>
        </w:tc>
        <w:tc>
          <w:tcPr>
            <w:tcW w:w="1105" w:type="dxa"/>
            <w:noWrap/>
          </w:tcPr>
          <w:p w14:paraId="596653E1" w14:textId="2F03E3AF" w:rsidR="000C1049" w:rsidRPr="007C4DDE" w:rsidRDefault="000C1049" w:rsidP="000C1049">
            <w:pPr>
              <w:pStyle w:val="NoSpacing"/>
              <w:contextualSpacing/>
              <w:jc w:val="center"/>
              <w:rPr>
                <w:noProof/>
                <w:sz w:val="18"/>
                <w:szCs w:val="18"/>
              </w:rPr>
            </w:pPr>
            <w:r>
              <w:rPr>
                <w:rFonts w:cs="Calibri"/>
                <w:color w:val="000000"/>
                <w:sz w:val="18"/>
                <w:szCs w:val="18"/>
              </w:rPr>
              <w:t>28</w:t>
            </w:r>
          </w:p>
        </w:tc>
      </w:tr>
      <w:tr w:rsidR="000C1049" w:rsidRPr="00DC770F" w14:paraId="7842EF68" w14:textId="77777777" w:rsidTr="007C4DDE">
        <w:trPr>
          <w:gridAfter w:val="1"/>
          <w:wAfter w:w="7" w:type="dxa"/>
          <w:trHeight w:val="290"/>
        </w:trPr>
        <w:tc>
          <w:tcPr>
            <w:tcW w:w="1418" w:type="dxa"/>
            <w:tcBorders>
              <w:right w:val="single" w:sz="4" w:space="0" w:color="auto"/>
            </w:tcBorders>
            <w:noWrap/>
            <w:hideMark/>
          </w:tcPr>
          <w:p w14:paraId="0F03AE00" w14:textId="3EB1502D" w:rsidR="000C1049" w:rsidRPr="00DC770F" w:rsidRDefault="000C1049" w:rsidP="000C1049">
            <w:pPr>
              <w:pStyle w:val="NoSpacing"/>
              <w:rPr>
                <w:noProof/>
                <w:sz w:val="18"/>
                <w:szCs w:val="18"/>
              </w:rPr>
            </w:pPr>
            <w:r w:rsidRPr="002A0CB6">
              <w:rPr>
                <w:noProof/>
                <w:sz w:val="18"/>
                <w:szCs w:val="18"/>
              </w:rPr>
              <w:t>Ghana</w:t>
            </w:r>
          </w:p>
        </w:tc>
        <w:tc>
          <w:tcPr>
            <w:tcW w:w="1465" w:type="dxa"/>
            <w:tcBorders>
              <w:left w:val="single" w:sz="4" w:space="0" w:color="auto"/>
            </w:tcBorders>
            <w:noWrap/>
          </w:tcPr>
          <w:p w14:paraId="1B36EF19" w14:textId="5C2D7C79" w:rsidR="000C1049" w:rsidRPr="007C4DDE" w:rsidRDefault="000C1049" w:rsidP="000C1049">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57F554B" w14:textId="580D222B" w:rsidR="000C1049" w:rsidRPr="007C4DDE" w:rsidRDefault="000C1049" w:rsidP="000C1049">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0F7F577" w14:textId="0AE4C143" w:rsidR="000C1049" w:rsidRPr="007C4DDE" w:rsidRDefault="000C1049" w:rsidP="000C1049">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3909A30" w14:textId="17A7B554" w:rsidR="000C1049" w:rsidRPr="007C4DDE" w:rsidRDefault="000C1049" w:rsidP="000C1049">
            <w:pPr>
              <w:pStyle w:val="NoSpacing"/>
              <w:contextualSpacing/>
              <w:jc w:val="center"/>
              <w:rPr>
                <w:noProof/>
                <w:sz w:val="18"/>
                <w:szCs w:val="18"/>
              </w:rPr>
            </w:pPr>
            <w:r>
              <w:rPr>
                <w:rFonts w:cs="Calibri"/>
                <w:color w:val="000000"/>
                <w:sz w:val="18"/>
                <w:szCs w:val="18"/>
              </w:rPr>
              <w:t>65</w:t>
            </w:r>
          </w:p>
        </w:tc>
        <w:tc>
          <w:tcPr>
            <w:tcW w:w="1663" w:type="dxa"/>
            <w:gridSpan w:val="2"/>
            <w:tcBorders>
              <w:left w:val="single" w:sz="4" w:space="0" w:color="auto"/>
            </w:tcBorders>
            <w:noWrap/>
          </w:tcPr>
          <w:p w14:paraId="3D7819F9" w14:textId="40714762" w:rsidR="000C1049" w:rsidRPr="007C4DDE" w:rsidRDefault="000C1049" w:rsidP="000C1049">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tcBorders>
              <w:right w:val="single" w:sz="4" w:space="0" w:color="auto"/>
            </w:tcBorders>
            <w:noWrap/>
          </w:tcPr>
          <w:p w14:paraId="43894CEF" w14:textId="42149AAE" w:rsidR="000C1049" w:rsidRPr="007C4DDE" w:rsidRDefault="000C1049" w:rsidP="000C1049">
            <w:pPr>
              <w:pStyle w:val="NoSpacing"/>
              <w:contextualSpacing/>
              <w:jc w:val="center"/>
              <w:rPr>
                <w:noProof/>
                <w:sz w:val="18"/>
                <w:szCs w:val="18"/>
              </w:rPr>
            </w:pPr>
            <w:r>
              <w:rPr>
                <w:rFonts w:cs="Calibri"/>
                <w:color w:val="000000"/>
                <w:sz w:val="18"/>
                <w:szCs w:val="18"/>
              </w:rPr>
              <w:t>56</w:t>
            </w:r>
          </w:p>
        </w:tc>
        <w:tc>
          <w:tcPr>
            <w:tcW w:w="1947" w:type="dxa"/>
            <w:gridSpan w:val="2"/>
            <w:tcBorders>
              <w:left w:val="single" w:sz="4" w:space="0" w:color="auto"/>
            </w:tcBorders>
            <w:noWrap/>
          </w:tcPr>
          <w:p w14:paraId="055940BF" w14:textId="3DF6A20D" w:rsidR="000C1049" w:rsidRPr="007C4DDE" w:rsidRDefault="000C1049" w:rsidP="000C1049">
            <w:pPr>
              <w:pStyle w:val="NoSpacing"/>
              <w:contextualSpacing/>
              <w:jc w:val="center"/>
              <w:rPr>
                <w:noProof/>
                <w:sz w:val="18"/>
                <w:szCs w:val="18"/>
              </w:rPr>
            </w:pPr>
            <w:r>
              <w:rPr>
                <w:noProof/>
                <w:sz w:val="18"/>
                <w:szCs w:val="18"/>
              </w:rPr>
              <w:t>Tested for HIV</w:t>
            </w:r>
          </w:p>
        </w:tc>
        <w:tc>
          <w:tcPr>
            <w:tcW w:w="1105" w:type="dxa"/>
            <w:tcBorders>
              <w:right w:val="single" w:sz="4" w:space="0" w:color="auto"/>
            </w:tcBorders>
            <w:noWrap/>
          </w:tcPr>
          <w:p w14:paraId="4C15A3A5" w14:textId="29C88BC7" w:rsidR="000C1049" w:rsidRPr="007C4DDE" w:rsidRDefault="000C1049" w:rsidP="000C1049">
            <w:pPr>
              <w:pStyle w:val="NoSpacing"/>
              <w:contextualSpacing/>
              <w:jc w:val="center"/>
              <w:rPr>
                <w:noProof/>
                <w:sz w:val="18"/>
                <w:szCs w:val="18"/>
              </w:rPr>
            </w:pPr>
            <w:r>
              <w:rPr>
                <w:rFonts w:cs="Calibri"/>
                <w:color w:val="000000"/>
                <w:sz w:val="18"/>
                <w:szCs w:val="18"/>
              </w:rPr>
              <w:t>45</w:t>
            </w:r>
          </w:p>
        </w:tc>
        <w:tc>
          <w:tcPr>
            <w:tcW w:w="1947" w:type="dxa"/>
            <w:gridSpan w:val="2"/>
            <w:tcBorders>
              <w:left w:val="single" w:sz="4" w:space="0" w:color="auto"/>
            </w:tcBorders>
            <w:noWrap/>
          </w:tcPr>
          <w:p w14:paraId="7533DCFC" w14:textId="5B43EC30" w:rsidR="000C1049" w:rsidRPr="007C4DDE" w:rsidRDefault="000C1049" w:rsidP="000C1049">
            <w:pPr>
              <w:pStyle w:val="NoSpacing"/>
              <w:contextualSpacing/>
              <w:jc w:val="center"/>
              <w:rPr>
                <w:noProof/>
                <w:sz w:val="18"/>
                <w:szCs w:val="18"/>
              </w:rPr>
            </w:pPr>
            <w:r w:rsidRPr="007C4DDE">
              <w:rPr>
                <w:rFonts w:cs="Calibri"/>
                <w:color w:val="000000"/>
                <w:sz w:val="18"/>
                <w:szCs w:val="18"/>
              </w:rPr>
              <w:t>Number of HH members &lt;5 years</w:t>
            </w:r>
          </w:p>
        </w:tc>
        <w:tc>
          <w:tcPr>
            <w:tcW w:w="1105" w:type="dxa"/>
            <w:noWrap/>
          </w:tcPr>
          <w:p w14:paraId="61B1ACE6" w14:textId="59254F0A" w:rsidR="000C1049" w:rsidRPr="007C4DDE" w:rsidRDefault="000C1049" w:rsidP="000C1049">
            <w:pPr>
              <w:pStyle w:val="NoSpacing"/>
              <w:contextualSpacing/>
              <w:jc w:val="center"/>
              <w:rPr>
                <w:noProof/>
                <w:sz w:val="18"/>
                <w:szCs w:val="18"/>
              </w:rPr>
            </w:pPr>
            <w:r>
              <w:rPr>
                <w:rFonts w:cs="Calibri"/>
                <w:color w:val="000000"/>
                <w:sz w:val="18"/>
                <w:szCs w:val="18"/>
              </w:rPr>
              <w:t>40</w:t>
            </w:r>
          </w:p>
        </w:tc>
      </w:tr>
      <w:tr w:rsidR="000C1049" w:rsidRPr="00DC770F" w14:paraId="6C062DB3" w14:textId="77777777" w:rsidTr="007C4DDE">
        <w:trPr>
          <w:gridAfter w:val="1"/>
          <w:wAfter w:w="7" w:type="dxa"/>
          <w:trHeight w:val="290"/>
        </w:trPr>
        <w:tc>
          <w:tcPr>
            <w:tcW w:w="1418" w:type="dxa"/>
            <w:tcBorders>
              <w:right w:val="single" w:sz="4" w:space="0" w:color="auto"/>
            </w:tcBorders>
            <w:noWrap/>
            <w:hideMark/>
          </w:tcPr>
          <w:p w14:paraId="3AE772A6" w14:textId="2946BF6A" w:rsidR="000C1049" w:rsidRPr="00DC770F" w:rsidRDefault="000C1049" w:rsidP="000C1049">
            <w:pPr>
              <w:pStyle w:val="NoSpacing"/>
              <w:rPr>
                <w:noProof/>
                <w:sz w:val="18"/>
                <w:szCs w:val="18"/>
              </w:rPr>
            </w:pPr>
            <w:r w:rsidRPr="002A0CB6">
              <w:rPr>
                <w:noProof/>
                <w:sz w:val="18"/>
                <w:szCs w:val="18"/>
              </w:rPr>
              <w:t>Guinea</w:t>
            </w:r>
          </w:p>
        </w:tc>
        <w:tc>
          <w:tcPr>
            <w:tcW w:w="1465" w:type="dxa"/>
            <w:tcBorders>
              <w:left w:val="single" w:sz="4" w:space="0" w:color="auto"/>
            </w:tcBorders>
            <w:noWrap/>
          </w:tcPr>
          <w:p w14:paraId="5C262C89" w14:textId="52196AA1" w:rsidR="000C1049" w:rsidRPr="007C4DDE" w:rsidRDefault="000C1049" w:rsidP="000C1049">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3F8762A1" w14:textId="341C83AC" w:rsidR="000C1049" w:rsidRPr="007C4DDE" w:rsidRDefault="000C1049" w:rsidP="000C1049">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47DF92AE" w14:textId="44F42783" w:rsidR="000C1049" w:rsidRPr="007C4DDE" w:rsidRDefault="000C1049" w:rsidP="000C1049">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670AEF08" w14:textId="2D7F842C" w:rsidR="000C1049" w:rsidRPr="007C4DDE" w:rsidRDefault="000C1049" w:rsidP="000C1049">
            <w:pPr>
              <w:pStyle w:val="NoSpacing"/>
              <w:contextualSpacing/>
              <w:jc w:val="center"/>
              <w:rPr>
                <w:noProof/>
                <w:sz w:val="18"/>
                <w:szCs w:val="18"/>
              </w:rPr>
            </w:pPr>
            <w:r>
              <w:rPr>
                <w:rFonts w:cs="Calibri"/>
                <w:color w:val="000000"/>
                <w:sz w:val="18"/>
                <w:szCs w:val="18"/>
              </w:rPr>
              <w:t>73</w:t>
            </w:r>
          </w:p>
        </w:tc>
        <w:tc>
          <w:tcPr>
            <w:tcW w:w="1663" w:type="dxa"/>
            <w:gridSpan w:val="2"/>
            <w:tcBorders>
              <w:left w:val="single" w:sz="4" w:space="0" w:color="auto"/>
            </w:tcBorders>
            <w:noWrap/>
          </w:tcPr>
          <w:p w14:paraId="2980ED3C" w14:textId="484FFD1D" w:rsidR="000C1049" w:rsidRPr="007C4DDE" w:rsidRDefault="000C1049" w:rsidP="000C1049">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219DCC7" w14:textId="027825FB" w:rsidR="000C1049" w:rsidRPr="007C4DDE" w:rsidRDefault="000C1049" w:rsidP="000C1049">
            <w:pPr>
              <w:pStyle w:val="NoSpacing"/>
              <w:contextualSpacing/>
              <w:jc w:val="center"/>
              <w:rPr>
                <w:noProof/>
                <w:sz w:val="18"/>
                <w:szCs w:val="18"/>
              </w:rPr>
            </w:pPr>
            <w:r>
              <w:rPr>
                <w:rFonts w:cs="Calibri"/>
                <w:color w:val="000000"/>
                <w:sz w:val="18"/>
                <w:szCs w:val="18"/>
              </w:rPr>
              <w:t>39</w:t>
            </w:r>
          </w:p>
        </w:tc>
        <w:tc>
          <w:tcPr>
            <w:tcW w:w="1947" w:type="dxa"/>
            <w:gridSpan w:val="2"/>
            <w:tcBorders>
              <w:left w:val="single" w:sz="4" w:space="0" w:color="auto"/>
            </w:tcBorders>
            <w:noWrap/>
          </w:tcPr>
          <w:p w14:paraId="4537B128" w14:textId="49CBA131" w:rsidR="000C1049" w:rsidRPr="007C4DDE" w:rsidRDefault="000C1049" w:rsidP="000C1049">
            <w:pPr>
              <w:pStyle w:val="NoSpacing"/>
              <w:contextualSpacing/>
              <w:jc w:val="center"/>
              <w:rPr>
                <w:noProof/>
                <w:sz w:val="18"/>
                <w:szCs w:val="18"/>
              </w:rPr>
            </w:pPr>
            <w:r>
              <w:rPr>
                <w:noProof/>
                <w:sz w:val="18"/>
                <w:szCs w:val="18"/>
              </w:rPr>
              <w:t>HH has refrigerator</w:t>
            </w:r>
          </w:p>
        </w:tc>
        <w:tc>
          <w:tcPr>
            <w:tcW w:w="1105" w:type="dxa"/>
            <w:tcBorders>
              <w:right w:val="single" w:sz="4" w:space="0" w:color="auto"/>
            </w:tcBorders>
            <w:noWrap/>
          </w:tcPr>
          <w:p w14:paraId="049436D5" w14:textId="7C4ABDA2" w:rsidR="000C1049" w:rsidRPr="007C4DDE" w:rsidRDefault="000C1049" w:rsidP="000C1049">
            <w:pPr>
              <w:pStyle w:val="NoSpacing"/>
              <w:contextualSpacing/>
              <w:jc w:val="center"/>
              <w:rPr>
                <w:noProof/>
                <w:sz w:val="18"/>
                <w:szCs w:val="18"/>
              </w:rPr>
            </w:pPr>
            <w:r>
              <w:rPr>
                <w:rFonts w:cs="Calibri"/>
                <w:color w:val="000000"/>
                <w:sz w:val="18"/>
                <w:szCs w:val="18"/>
              </w:rPr>
              <w:t>38</w:t>
            </w:r>
          </w:p>
        </w:tc>
        <w:tc>
          <w:tcPr>
            <w:tcW w:w="1947" w:type="dxa"/>
            <w:gridSpan w:val="2"/>
            <w:tcBorders>
              <w:left w:val="single" w:sz="4" w:space="0" w:color="auto"/>
            </w:tcBorders>
            <w:noWrap/>
          </w:tcPr>
          <w:p w14:paraId="4508410D" w14:textId="2D89F061" w:rsidR="000C1049" w:rsidRPr="007C4DDE" w:rsidRDefault="000C1049" w:rsidP="000C1049">
            <w:pPr>
              <w:pStyle w:val="NoSpacing"/>
              <w:contextualSpacing/>
              <w:jc w:val="center"/>
              <w:rPr>
                <w:noProof/>
                <w:sz w:val="18"/>
                <w:szCs w:val="18"/>
              </w:rPr>
            </w:pPr>
            <w:r>
              <w:rPr>
                <w:rFonts w:cs="Calibri"/>
                <w:color w:val="000000"/>
                <w:sz w:val="18"/>
                <w:szCs w:val="18"/>
              </w:rPr>
              <w:t>Region: Boke</w:t>
            </w:r>
          </w:p>
        </w:tc>
        <w:tc>
          <w:tcPr>
            <w:tcW w:w="1105" w:type="dxa"/>
            <w:noWrap/>
          </w:tcPr>
          <w:p w14:paraId="68B467FC" w14:textId="2EC9C321" w:rsidR="000C1049" w:rsidRPr="007C4DDE" w:rsidRDefault="000C1049" w:rsidP="000C1049">
            <w:pPr>
              <w:pStyle w:val="NoSpacing"/>
              <w:contextualSpacing/>
              <w:jc w:val="center"/>
              <w:rPr>
                <w:noProof/>
                <w:sz w:val="18"/>
                <w:szCs w:val="18"/>
              </w:rPr>
            </w:pPr>
            <w:r>
              <w:rPr>
                <w:rFonts w:cs="Calibri"/>
                <w:color w:val="000000"/>
                <w:sz w:val="18"/>
                <w:szCs w:val="18"/>
              </w:rPr>
              <w:t>36</w:t>
            </w:r>
          </w:p>
        </w:tc>
      </w:tr>
      <w:tr w:rsidR="003D7D50" w:rsidRPr="00DC770F" w14:paraId="3B637E01" w14:textId="77777777" w:rsidTr="007C4DDE">
        <w:trPr>
          <w:gridAfter w:val="1"/>
          <w:wAfter w:w="7" w:type="dxa"/>
          <w:trHeight w:val="290"/>
        </w:trPr>
        <w:tc>
          <w:tcPr>
            <w:tcW w:w="1418" w:type="dxa"/>
            <w:tcBorders>
              <w:right w:val="single" w:sz="4" w:space="0" w:color="auto"/>
            </w:tcBorders>
            <w:noWrap/>
            <w:hideMark/>
          </w:tcPr>
          <w:p w14:paraId="44140F3C" w14:textId="5C29D4B4" w:rsidR="003D7D50" w:rsidRPr="00DC770F" w:rsidRDefault="003D7D50" w:rsidP="003D7D50">
            <w:pPr>
              <w:pStyle w:val="NoSpacing"/>
              <w:rPr>
                <w:noProof/>
                <w:sz w:val="18"/>
                <w:szCs w:val="18"/>
              </w:rPr>
            </w:pPr>
            <w:r w:rsidRPr="002A0CB6">
              <w:rPr>
                <w:noProof/>
                <w:sz w:val="18"/>
                <w:szCs w:val="18"/>
              </w:rPr>
              <w:t>Kenya</w:t>
            </w:r>
          </w:p>
        </w:tc>
        <w:tc>
          <w:tcPr>
            <w:tcW w:w="1465" w:type="dxa"/>
            <w:tcBorders>
              <w:left w:val="single" w:sz="4" w:space="0" w:color="auto"/>
            </w:tcBorders>
            <w:noWrap/>
          </w:tcPr>
          <w:p w14:paraId="50993727" w14:textId="0E993049" w:rsidR="003D7D50" w:rsidRPr="007C4DDE" w:rsidRDefault="003D7D50" w:rsidP="003D7D50">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20E5C283" w14:textId="25DE17E5" w:rsidR="003D7D50" w:rsidRPr="007C4DDE" w:rsidRDefault="003D7D50" w:rsidP="003D7D5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963F249" w14:textId="54476895"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7A529410" w14:textId="6F446CB4" w:rsidR="003D7D50" w:rsidRPr="007C4DDE" w:rsidRDefault="003D7D50" w:rsidP="003D7D50">
            <w:pPr>
              <w:pStyle w:val="NoSpacing"/>
              <w:contextualSpacing/>
              <w:jc w:val="center"/>
              <w:rPr>
                <w:noProof/>
                <w:sz w:val="18"/>
                <w:szCs w:val="18"/>
              </w:rPr>
            </w:pPr>
            <w:r>
              <w:rPr>
                <w:rFonts w:cs="Calibri"/>
                <w:color w:val="000000"/>
                <w:sz w:val="18"/>
                <w:szCs w:val="18"/>
              </w:rPr>
              <w:t>49</w:t>
            </w:r>
          </w:p>
        </w:tc>
        <w:tc>
          <w:tcPr>
            <w:tcW w:w="1663" w:type="dxa"/>
            <w:gridSpan w:val="2"/>
            <w:tcBorders>
              <w:left w:val="single" w:sz="4" w:space="0" w:color="auto"/>
            </w:tcBorders>
            <w:noWrap/>
          </w:tcPr>
          <w:p w14:paraId="4D0716D5" w14:textId="2DD02220" w:rsidR="003D7D50" w:rsidRPr="007C4DDE" w:rsidRDefault="003D7D50" w:rsidP="003D7D5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403CE4F" w14:textId="24B9FA12" w:rsidR="003D7D50" w:rsidRPr="007C4DDE" w:rsidRDefault="003D7D50" w:rsidP="003D7D50">
            <w:pPr>
              <w:pStyle w:val="NoSpacing"/>
              <w:contextualSpacing/>
              <w:jc w:val="center"/>
              <w:rPr>
                <w:noProof/>
                <w:sz w:val="18"/>
                <w:szCs w:val="18"/>
              </w:rPr>
            </w:pPr>
            <w:r w:rsidRPr="007C4DDE">
              <w:rPr>
                <w:rFonts w:cs="Calibri"/>
                <w:color w:val="000000"/>
                <w:sz w:val="18"/>
                <w:szCs w:val="18"/>
              </w:rPr>
              <w:t>30</w:t>
            </w:r>
          </w:p>
        </w:tc>
        <w:tc>
          <w:tcPr>
            <w:tcW w:w="1947" w:type="dxa"/>
            <w:gridSpan w:val="2"/>
            <w:tcBorders>
              <w:left w:val="single" w:sz="4" w:space="0" w:color="auto"/>
            </w:tcBorders>
            <w:noWrap/>
          </w:tcPr>
          <w:p w14:paraId="410E79E0" w14:textId="34E2B779" w:rsidR="003D7D50" w:rsidRPr="007C4DDE" w:rsidRDefault="003D7D50" w:rsidP="003D7D50">
            <w:pPr>
              <w:pStyle w:val="NoSpacing"/>
              <w:contextualSpacing/>
              <w:jc w:val="center"/>
              <w:rPr>
                <w:noProof/>
                <w:sz w:val="18"/>
                <w:szCs w:val="18"/>
              </w:rPr>
            </w:pPr>
            <w:r>
              <w:rPr>
                <w:noProof/>
                <w:sz w:val="18"/>
                <w:szCs w:val="18"/>
              </w:rPr>
              <w:t>Number of mosquitonts</w:t>
            </w:r>
          </w:p>
        </w:tc>
        <w:tc>
          <w:tcPr>
            <w:tcW w:w="1105" w:type="dxa"/>
            <w:tcBorders>
              <w:right w:val="single" w:sz="4" w:space="0" w:color="auto"/>
            </w:tcBorders>
            <w:noWrap/>
          </w:tcPr>
          <w:p w14:paraId="636663A9" w14:textId="6674342D" w:rsidR="003D7D50" w:rsidRPr="007C4DDE" w:rsidRDefault="003D7D50" w:rsidP="003D7D50">
            <w:pPr>
              <w:pStyle w:val="NoSpacing"/>
              <w:contextualSpacing/>
              <w:jc w:val="center"/>
              <w:rPr>
                <w:noProof/>
                <w:sz w:val="18"/>
                <w:szCs w:val="18"/>
              </w:rPr>
            </w:pPr>
            <w:r w:rsidRPr="007C4DDE">
              <w:rPr>
                <w:rFonts w:cs="Calibri"/>
                <w:color w:val="000000"/>
                <w:sz w:val="18"/>
                <w:szCs w:val="18"/>
              </w:rPr>
              <w:t>23</w:t>
            </w:r>
          </w:p>
        </w:tc>
        <w:tc>
          <w:tcPr>
            <w:tcW w:w="1947" w:type="dxa"/>
            <w:gridSpan w:val="2"/>
            <w:tcBorders>
              <w:left w:val="single" w:sz="4" w:space="0" w:color="auto"/>
            </w:tcBorders>
            <w:noWrap/>
          </w:tcPr>
          <w:p w14:paraId="6A0A29B3" w14:textId="28C8206E" w:rsidR="003D7D50" w:rsidRPr="007C4DDE" w:rsidRDefault="003D7D50" w:rsidP="003D7D50">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22EEBA08" w14:textId="37020AF5" w:rsidR="003D7D50" w:rsidRPr="007C4DDE" w:rsidRDefault="003D7D50" w:rsidP="003D7D50">
            <w:pPr>
              <w:pStyle w:val="NoSpacing"/>
              <w:contextualSpacing/>
              <w:jc w:val="center"/>
              <w:rPr>
                <w:noProof/>
                <w:sz w:val="18"/>
                <w:szCs w:val="18"/>
              </w:rPr>
            </w:pPr>
            <w:r>
              <w:rPr>
                <w:rFonts w:cs="Calibri"/>
                <w:color w:val="000000"/>
                <w:sz w:val="18"/>
                <w:szCs w:val="18"/>
              </w:rPr>
              <w:t>21</w:t>
            </w:r>
          </w:p>
        </w:tc>
      </w:tr>
      <w:tr w:rsidR="003D7D50" w:rsidRPr="00DC770F" w14:paraId="76E867CE" w14:textId="77777777" w:rsidTr="007C4DDE">
        <w:trPr>
          <w:gridAfter w:val="1"/>
          <w:wAfter w:w="7" w:type="dxa"/>
          <w:trHeight w:val="290"/>
        </w:trPr>
        <w:tc>
          <w:tcPr>
            <w:tcW w:w="1418" w:type="dxa"/>
            <w:tcBorders>
              <w:right w:val="single" w:sz="4" w:space="0" w:color="auto"/>
            </w:tcBorders>
            <w:noWrap/>
            <w:hideMark/>
          </w:tcPr>
          <w:p w14:paraId="72E5AF92" w14:textId="4C7CE121" w:rsidR="003D7D50" w:rsidRPr="00DC770F" w:rsidRDefault="003D7D50" w:rsidP="003D7D50">
            <w:pPr>
              <w:pStyle w:val="NoSpacing"/>
              <w:rPr>
                <w:noProof/>
                <w:sz w:val="18"/>
                <w:szCs w:val="18"/>
              </w:rPr>
            </w:pPr>
            <w:r w:rsidRPr="002A0CB6">
              <w:rPr>
                <w:noProof/>
                <w:sz w:val="18"/>
                <w:szCs w:val="18"/>
              </w:rPr>
              <w:t>Lesotho</w:t>
            </w:r>
          </w:p>
        </w:tc>
        <w:tc>
          <w:tcPr>
            <w:tcW w:w="1465" w:type="dxa"/>
            <w:tcBorders>
              <w:left w:val="single" w:sz="4" w:space="0" w:color="auto"/>
            </w:tcBorders>
            <w:noWrap/>
          </w:tcPr>
          <w:p w14:paraId="708D719E" w14:textId="724808E8" w:rsidR="003D7D50" w:rsidRPr="007C4DDE" w:rsidRDefault="003D7D50" w:rsidP="003D7D50">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7D4CA4B8" w14:textId="508A9FBF" w:rsidR="003D7D50" w:rsidRPr="007C4DDE" w:rsidRDefault="003D7D50" w:rsidP="003D7D5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0581D76" w14:textId="711F38C7" w:rsidR="003D7D50" w:rsidRPr="007C4DDE" w:rsidRDefault="003D7D50" w:rsidP="003D7D5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F6ED9A9" w14:textId="784680D4" w:rsidR="003D7D50" w:rsidRPr="007C4DDE" w:rsidRDefault="003D7D50" w:rsidP="003D7D50">
            <w:pPr>
              <w:pStyle w:val="NoSpacing"/>
              <w:contextualSpacing/>
              <w:jc w:val="center"/>
              <w:rPr>
                <w:noProof/>
                <w:sz w:val="18"/>
                <w:szCs w:val="18"/>
              </w:rPr>
            </w:pPr>
            <w:r>
              <w:rPr>
                <w:rFonts w:cs="Calibri"/>
                <w:color w:val="000000"/>
                <w:sz w:val="18"/>
                <w:szCs w:val="18"/>
              </w:rPr>
              <w:t>94</w:t>
            </w:r>
          </w:p>
        </w:tc>
        <w:tc>
          <w:tcPr>
            <w:tcW w:w="1663" w:type="dxa"/>
            <w:gridSpan w:val="2"/>
            <w:tcBorders>
              <w:left w:val="single" w:sz="4" w:space="0" w:color="auto"/>
            </w:tcBorders>
            <w:noWrap/>
          </w:tcPr>
          <w:p w14:paraId="6AA0FF29" w14:textId="3F407329"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3D69BD28" w14:textId="064B13B7" w:rsidR="003D7D50" w:rsidRPr="007C4DDE" w:rsidRDefault="003D7D50" w:rsidP="003D7D50">
            <w:pPr>
              <w:pStyle w:val="NoSpacing"/>
              <w:contextualSpacing/>
              <w:jc w:val="center"/>
              <w:rPr>
                <w:noProof/>
                <w:sz w:val="18"/>
                <w:szCs w:val="18"/>
              </w:rPr>
            </w:pPr>
            <w:r>
              <w:rPr>
                <w:rFonts w:cs="Calibri"/>
                <w:color w:val="000000"/>
                <w:sz w:val="18"/>
                <w:szCs w:val="18"/>
              </w:rPr>
              <w:t>66</w:t>
            </w:r>
          </w:p>
        </w:tc>
        <w:tc>
          <w:tcPr>
            <w:tcW w:w="1947" w:type="dxa"/>
            <w:gridSpan w:val="2"/>
            <w:tcBorders>
              <w:left w:val="single" w:sz="4" w:space="0" w:color="auto"/>
            </w:tcBorders>
            <w:noWrap/>
          </w:tcPr>
          <w:p w14:paraId="1C8A8BA3" w14:textId="3F670BB7" w:rsidR="003D7D50" w:rsidRPr="007C4DDE" w:rsidRDefault="003D7D50" w:rsidP="003D7D50">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0A1BB978" w14:textId="1344FE90" w:rsidR="003D7D50" w:rsidRPr="007C4DDE" w:rsidRDefault="003D7D50" w:rsidP="003D7D50">
            <w:pPr>
              <w:pStyle w:val="NoSpacing"/>
              <w:contextualSpacing/>
              <w:jc w:val="center"/>
              <w:rPr>
                <w:noProof/>
                <w:sz w:val="18"/>
                <w:szCs w:val="18"/>
              </w:rPr>
            </w:pPr>
            <w:r>
              <w:rPr>
                <w:rFonts w:cs="Calibri"/>
                <w:color w:val="000000"/>
                <w:sz w:val="18"/>
                <w:szCs w:val="18"/>
              </w:rPr>
              <w:t>55</w:t>
            </w:r>
          </w:p>
        </w:tc>
        <w:tc>
          <w:tcPr>
            <w:tcW w:w="1947" w:type="dxa"/>
            <w:gridSpan w:val="2"/>
            <w:tcBorders>
              <w:left w:val="single" w:sz="4" w:space="0" w:color="auto"/>
            </w:tcBorders>
            <w:noWrap/>
          </w:tcPr>
          <w:p w14:paraId="64A6EE7C" w14:textId="29625985" w:rsidR="003D7D50" w:rsidRPr="007C4DDE" w:rsidRDefault="003D7D50" w:rsidP="003D7D50">
            <w:pPr>
              <w:pStyle w:val="NoSpacing"/>
              <w:contextualSpacing/>
              <w:jc w:val="center"/>
              <w:rPr>
                <w:noProof/>
                <w:sz w:val="18"/>
                <w:szCs w:val="18"/>
              </w:rPr>
            </w:pPr>
            <w:r>
              <w:rPr>
                <w:rFonts w:cs="Calibri"/>
                <w:color w:val="000000"/>
                <w:sz w:val="18"/>
                <w:szCs w:val="18"/>
              </w:rPr>
              <w:t>Region: Maseru</w:t>
            </w:r>
          </w:p>
        </w:tc>
        <w:tc>
          <w:tcPr>
            <w:tcW w:w="1105" w:type="dxa"/>
            <w:noWrap/>
          </w:tcPr>
          <w:p w14:paraId="7317E63B" w14:textId="2D19F82A" w:rsidR="003D7D50" w:rsidRPr="007C4DDE" w:rsidRDefault="003D7D50" w:rsidP="003D7D50">
            <w:pPr>
              <w:pStyle w:val="NoSpacing"/>
              <w:contextualSpacing/>
              <w:jc w:val="center"/>
              <w:rPr>
                <w:noProof/>
                <w:sz w:val="18"/>
                <w:szCs w:val="18"/>
              </w:rPr>
            </w:pPr>
            <w:r>
              <w:rPr>
                <w:rFonts w:cs="Calibri"/>
                <w:color w:val="000000"/>
                <w:sz w:val="18"/>
                <w:szCs w:val="18"/>
              </w:rPr>
              <w:t>49</w:t>
            </w:r>
          </w:p>
        </w:tc>
      </w:tr>
      <w:tr w:rsidR="003D7D50" w:rsidRPr="00DC770F" w14:paraId="7DBA3BD8" w14:textId="77777777" w:rsidTr="007C4DDE">
        <w:trPr>
          <w:gridAfter w:val="1"/>
          <w:wAfter w:w="7" w:type="dxa"/>
          <w:trHeight w:val="290"/>
        </w:trPr>
        <w:tc>
          <w:tcPr>
            <w:tcW w:w="1418" w:type="dxa"/>
            <w:tcBorders>
              <w:right w:val="single" w:sz="4" w:space="0" w:color="auto"/>
            </w:tcBorders>
            <w:noWrap/>
            <w:hideMark/>
          </w:tcPr>
          <w:p w14:paraId="4CE34C23" w14:textId="36E8BC6B" w:rsidR="003D7D50" w:rsidRPr="00DC770F" w:rsidRDefault="003D7D50" w:rsidP="003D7D50">
            <w:pPr>
              <w:pStyle w:val="NoSpacing"/>
              <w:rPr>
                <w:noProof/>
                <w:sz w:val="18"/>
                <w:szCs w:val="18"/>
              </w:rPr>
            </w:pPr>
            <w:r w:rsidRPr="002A0CB6">
              <w:rPr>
                <w:noProof/>
                <w:sz w:val="18"/>
                <w:szCs w:val="18"/>
              </w:rPr>
              <w:t>Liberia</w:t>
            </w:r>
          </w:p>
        </w:tc>
        <w:tc>
          <w:tcPr>
            <w:tcW w:w="1465" w:type="dxa"/>
            <w:tcBorders>
              <w:left w:val="single" w:sz="4" w:space="0" w:color="auto"/>
            </w:tcBorders>
            <w:noWrap/>
          </w:tcPr>
          <w:p w14:paraId="46ECAFC2" w14:textId="6CC7CCB8" w:rsidR="003D7D50" w:rsidRPr="007C4DDE" w:rsidRDefault="003D7D50" w:rsidP="003D7D50">
            <w:pPr>
              <w:pStyle w:val="NoSpacing"/>
              <w:contextualSpacing/>
              <w:jc w:val="center"/>
              <w:rPr>
                <w:noProof/>
                <w:sz w:val="18"/>
                <w:szCs w:val="18"/>
              </w:rPr>
            </w:pPr>
            <w:r w:rsidRPr="007C4DDE">
              <w:rPr>
                <w:rFonts w:cs="Calibri"/>
                <w:color w:val="000000"/>
                <w:sz w:val="18"/>
                <w:szCs w:val="18"/>
              </w:rPr>
              <w:t>*Exposure to mass media</w:t>
            </w:r>
          </w:p>
        </w:tc>
        <w:tc>
          <w:tcPr>
            <w:tcW w:w="1105" w:type="dxa"/>
            <w:tcBorders>
              <w:right w:val="single" w:sz="4" w:space="0" w:color="auto"/>
            </w:tcBorders>
            <w:noWrap/>
          </w:tcPr>
          <w:p w14:paraId="011F858A" w14:textId="48059558" w:rsidR="003D7D50" w:rsidRPr="007C4DDE" w:rsidRDefault="003D7D50" w:rsidP="003D7D5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152AD5D" w14:textId="193F3D65" w:rsidR="003D7D50" w:rsidRPr="007C4DDE" w:rsidRDefault="003D7D50" w:rsidP="003D7D5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BD1A566" w14:textId="6C8167E7" w:rsidR="003D7D50" w:rsidRPr="007C4DDE" w:rsidRDefault="003D7D50" w:rsidP="003D7D50">
            <w:pPr>
              <w:pStyle w:val="NoSpacing"/>
              <w:contextualSpacing/>
              <w:jc w:val="center"/>
              <w:rPr>
                <w:noProof/>
                <w:sz w:val="18"/>
                <w:szCs w:val="18"/>
              </w:rPr>
            </w:pPr>
            <w:r>
              <w:rPr>
                <w:rFonts w:cs="Calibri"/>
                <w:color w:val="000000"/>
                <w:sz w:val="18"/>
                <w:szCs w:val="18"/>
              </w:rPr>
              <w:t>58</w:t>
            </w:r>
          </w:p>
        </w:tc>
        <w:tc>
          <w:tcPr>
            <w:tcW w:w="1663" w:type="dxa"/>
            <w:gridSpan w:val="2"/>
            <w:tcBorders>
              <w:left w:val="single" w:sz="4" w:space="0" w:color="auto"/>
            </w:tcBorders>
            <w:noWrap/>
          </w:tcPr>
          <w:p w14:paraId="44C30C83" w14:textId="1A3C850A" w:rsidR="003D7D50" w:rsidRPr="007C4DDE" w:rsidRDefault="003D7D50" w:rsidP="003D7D50">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09C3E6A5" w14:textId="3B324FED" w:rsidR="003D7D50" w:rsidRPr="007C4DDE" w:rsidRDefault="003D7D50" w:rsidP="003D7D50">
            <w:pPr>
              <w:pStyle w:val="NoSpacing"/>
              <w:contextualSpacing/>
              <w:jc w:val="center"/>
              <w:rPr>
                <w:noProof/>
                <w:sz w:val="18"/>
                <w:szCs w:val="18"/>
              </w:rPr>
            </w:pPr>
            <w:r>
              <w:rPr>
                <w:rFonts w:cs="Calibri"/>
                <w:color w:val="000000"/>
                <w:sz w:val="18"/>
                <w:szCs w:val="18"/>
              </w:rPr>
              <w:t>36</w:t>
            </w:r>
          </w:p>
        </w:tc>
        <w:tc>
          <w:tcPr>
            <w:tcW w:w="1947" w:type="dxa"/>
            <w:gridSpan w:val="2"/>
            <w:tcBorders>
              <w:left w:val="single" w:sz="4" w:space="0" w:color="auto"/>
            </w:tcBorders>
            <w:noWrap/>
          </w:tcPr>
          <w:p w14:paraId="3B73EE61" w14:textId="260FB679" w:rsidR="003D7D50" w:rsidRPr="007C4DDE" w:rsidRDefault="003D7D50" w:rsidP="003D7D50">
            <w:pPr>
              <w:pStyle w:val="NoSpacing"/>
              <w:contextualSpacing/>
              <w:jc w:val="center"/>
              <w:rPr>
                <w:noProof/>
                <w:sz w:val="18"/>
                <w:szCs w:val="18"/>
              </w:rPr>
            </w:pPr>
            <w:r>
              <w:rPr>
                <w:noProof/>
                <w:sz w:val="18"/>
                <w:szCs w:val="18"/>
              </w:rPr>
              <w:t>Number of mosquitonts</w:t>
            </w:r>
          </w:p>
        </w:tc>
        <w:tc>
          <w:tcPr>
            <w:tcW w:w="1105" w:type="dxa"/>
            <w:tcBorders>
              <w:right w:val="single" w:sz="4" w:space="0" w:color="auto"/>
            </w:tcBorders>
            <w:noWrap/>
          </w:tcPr>
          <w:p w14:paraId="698CE00B" w14:textId="41F4D1B4" w:rsidR="003D7D50" w:rsidRPr="007C4DDE" w:rsidRDefault="003D7D50" w:rsidP="003D7D50">
            <w:pPr>
              <w:pStyle w:val="NoSpacing"/>
              <w:contextualSpacing/>
              <w:jc w:val="center"/>
              <w:rPr>
                <w:noProof/>
                <w:sz w:val="18"/>
                <w:szCs w:val="18"/>
              </w:rPr>
            </w:pPr>
            <w:r>
              <w:rPr>
                <w:rFonts w:cs="Calibri"/>
                <w:color w:val="000000"/>
                <w:sz w:val="18"/>
                <w:szCs w:val="18"/>
              </w:rPr>
              <w:t>33</w:t>
            </w:r>
          </w:p>
        </w:tc>
        <w:tc>
          <w:tcPr>
            <w:tcW w:w="1947" w:type="dxa"/>
            <w:gridSpan w:val="2"/>
            <w:tcBorders>
              <w:left w:val="single" w:sz="4" w:space="0" w:color="auto"/>
            </w:tcBorders>
            <w:noWrap/>
          </w:tcPr>
          <w:p w14:paraId="5C7BF9E9" w14:textId="29FD5252" w:rsidR="003D7D50" w:rsidRPr="007C4DDE" w:rsidRDefault="003D7D50" w:rsidP="003D7D50">
            <w:pPr>
              <w:pStyle w:val="NoSpacing"/>
              <w:contextualSpacing/>
              <w:jc w:val="center"/>
              <w:rPr>
                <w:noProof/>
                <w:sz w:val="18"/>
                <w:szCs w:val="18"/>
              </w:rPr>
            </w:pPr>
            <w:r w:rsidRPr="007C4DDE">
              <w:rPr>
                <w:rFonts w:cs="Calibri"/>
                <w:color w:val="000000"/>
                <w:sz w:val="18"/>
                <w:szCs w:val="18"/>
              </w:rPr>
              <w:t>HH owns land usable for agriculture</w:t>
            </w:r>
          </w:p>
        </w:tc>
        <w:tc>
          <w:tcPr>
            <w:tcW w:w="1105" w:type="dxa"/>
            <w:noWrap/>
          </w:tcPr>
          <w:p w14:paraId="1B2F3969" w14:textId="2098BC4E" w:rsidR="003D7D50" w:rsidRPr="007C4DDE" w:rsidRDefault="003D7D50" w:rsidP="003D7D50">
            <w:pPr>
              <w:pStyle w:val="NoSpacing"/>
              <w:contextualSpacing/>
              <w:jc w:val="center"/>
              <w:rPr>
                <w:noProof/>
                <w:sz w:val="18"/>
                <w:szCs w:val="18"/>
              </w:rPr>
            </w:pPr>
            <w:r>
              <w:rPr>
                <w:rFonts w:cs="Calibri"/>
                <w:color w:val="000000"/>
                <w:sz w:val="18"/>
                <w:szCs w:val="18"/>
              </w:rPr>
              <w:t>31</w:t>
            </w:r>
          </w:p>
        </w:tc>
      </w:tr>
      <w:tr w:rsidR="003D7D50" w:rsidRPr="00DC770F" w14:paraId="78129456" w14:textId="77777777" w:rsidTr="007C4DDE">
        <w:trPr>
          <w:gridAfter w:val="1"/>
          <w:wAfter w:w="7" w:type="dxa"/>
          <w:trHeight w:val="290"/>
        </w:trPr>
        <w:tc>
          <w:tcPr>
            <w:tcW w:w="1418" w:type="dxa"/>
            <w:tcBorders>
              <w:right w:val="single" w:sz="4" w:space="0" w:color="auto"/>
            </w:tcBorders>
            <w:noWrap/>
            <w:hideMark/>
          </w:tcPr>
          <w:p w14:paraId="6C96D157" w14:textId="6EFC6D58" w:rsidR="003D7D50" w:rsidRPr="00DC770F" w:rsidRDefault="003D7D50" w:rsidP="003D7D50">
            <w:pPr>
              <w:pStyle w:val="NoSpacing"/>
              <w:rPr>
                <w:noProof/>
                <w:sz w:val="18"/>
                <w:szCs w:val="18"/>
              </w:rPr>
            </w:pPr>
            <w:r w:rsidRPr="002A0CB6">
              <w:rPr>
                <w:noProof/>
                <w:sz w:val="18"/>
                <w:szCs w:val="18"/>
              </w:rPr>
              <w:t>Madagascar</w:t>
            </w:r>
          </w:p>
        </w:tc>
        <w:tc>
          <w:tcPr>
            <w:tcW w:w="1465" w:type="dxa"/>
            <w:tcBorders>
              <w:left w:val="single" w:sz="4" w:space="0" w:color="auto"/>
            </w:tcBorders>
            <w:noWrap/>
          </w:tcPr>
          <w:p w14:paraId="70E9EAD1" w14:textId="06E77190"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58E249A3" w14:textId="37BAA38B" w:rsidR="003D7D50" w:rsidRPr="007C4DDE" w:rsidRDefault="003D7D50" w:rsidP="003D7D5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C2FD9D6" w14:textId="388CD0BB"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52C4EEF6" w14:textId="05FD8760" w:rsidR="003D7D50" w:rsidRPr="007C4DDE" w:rsidRDefault="003D7D50" w:rsidP="003D7D50">
            <w:pPr>
              <w:pStyle w:val="NoSpacing"/>
              <w:contextualSpacing/>
              <w:jc w:val="center"/>
              <w:rPr>
                <w:noProof/>
                <w:sz w:val="18"/>
                <w:szCs w:val="18"/>
              </w:rPr>
            </w:pPr>
            <w:r>
              <w:rPr>
                <w:rFonts w:cs="Calibri"/>
                <w:color w:val="000000"/>
                <w:sz w:val="18"/>
                <w:szCs w:val="18"/>
              </w:rPr>
              <w:t>70</w:t>
            </w:r>
          </w:p>
        </w:tc>
        <w:tc>
          <w:tcPr>
            <w:tcW w:w="1663" w:type="dxa"/>
            <w:gridSpan w:val="2"/>
            <w:tcBorders>
              <w:left w:val="single" w:sz="4" w:space="0" w:color="auto"/>
            </w:tcBorders>
            <w:noWrap/>
          </w:tcPr>
          <w:p w14:paraId="681035E5" w14:textId="5DA25C03" w:rsidR="003D7D50" w:rsidRPr="007C4DDE" w:rsidRDefault="003D7D50" w:rsidP="003D7D5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0F08CEC" w14:textId="606E6DE2" w:rsidR="003D7D50" w:rsidRPr="007C4DDE" w:rsidRDefault="003D7D50" w:rsidP="003D7D50">
            <w:pPr>
              <w:pStyle w:val="NoSpacing"/>
              <w:contextualSpacing/>
              <w:jc w:val="center"/>
              <w:rPr>
                <w:noProof/>
                <w:sz w:val="18"/>
                <w:szCs w:val="18"/>
              </w:rPr>
            </w:pPr>
            <w:r>
              <w:rPr>
                <w:rFonts w:cs="Calibri"/>
                <w:color w:val="000000"/>
                <w:sz w:val="18"/>
                <w:szCs w:val="18"/>
              </w:rPr>
              <w:t>32</w:t>
            </w:r>
          </w:p>
        </w:tc>
        <w:tc>
          <w:tcPr>
            <w:tcW w:w="1947" w:type="dxa"/>
            <w:gridSpan w:val="2"/>
            <w:tcBorders>
              <w:left w:val="single" w:sz="4" w:space="0" w:color="auto"/>
            </w:tcBorders>
            <w:noWrap/>
          </w:tcPr>
          <w:p w14:paraId="375B27CE" w14:textId="03F6D0E4" w:rsidR="003D7D50" w:rsidRPr="007C4DDE" w:rsidRDefault="003D7D50" w:rsidP="003D7D50">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right w:val="single" w:sz="4" w:space="0" w:color="auto"/>
            </w:tcBorders>
            <w:noWrap/>
          </w:tcPr>
          <w:p w14:paraId="3F12DD28" w14:textId="7BFA818F" w:rsidR="003D7D50" w:rsidRPr="007C4DDE" w:rsidRDefault="003D7D50" w:rsidP="003D7D50">
            <w:pPr>
              <w:pStyle w:val="NoSpacing"/>
              <w:contextualSpacing/>
              <w:jc w:val="center"/>
              <w:rPr>
                <w:noProof/>
                <w:sz w:val="18"/>
                <w:szCs w:val="18"/>
              </w:rPr>
            </w:pPr>
            <w:r>
              <w:rPr>
                <w:rFonts w:cs="Calibri"/>
                <w:color w:val="000000"/>
                <w:sz w:val="18"/>
                <w:szCs w:val="18"/>
              </w:rPr>
              <w:t>30</w:t>
            </w:r>
          </w:p>
        </w:tc>
        <w:tc>
          <w:tcPr>
            <w:tcW w:w="1947" w:type="dxa"/>
            <w:gridSpan w:val="2"/>
            <w:tcBorders>
              <w:left w:val="single" w:sz="4" w:space="0" w:color="auto"/>
            </w:tcBorders>
            <w:noWrap/>
          </w:tcPr>
          <w:p w14:paraId="51BB20C5" w14:textId="36F00ECD" w:rsidR="003D7D50" w:rsidRPr="007C4DDE" w:rsidRDefault="003D7D50" w:rsidP="003D7D50">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12E50C39" w14:textId="6F81C763" w:rsidR="003D7D50" w:rsidRPr="007C4DDE" w:rsidRDefault="003D7D50" w:rsidP="003D7D50">
            <w:pPr>
              <w:pStyle w:val="NoSpacing"/>
              <w:contextualSpacing/>
              <w:jc w:val="center"/>
              <w:rPr>
                <w:noProof/>
                <w:sz w:val="18"/>
                <w:szCs w:val="18"/>
              </w:rPr>
            </w:pPr>
            <w:r>
              <w:rPr>
                <w:rFonts w:cs="Calibri"/>
                <w:color w:val="000000"/>
                <w:sz w:val="18"/>
                <w:szCs w:val="18"/>
              </w:rPr>
              <w:t>25</w:t>
            </w:r>
          </w:p>
        </w:tc>
      </w:tr>
      <w:tr w:rsidR="003D7D50" w:rsidRPr="00DC770F" w14:paraId="3037D248" w14:textId="77777777" w:rsidTr="007C4DDE">
        <w:trPr>
          <w:gridAfter w:val="1"/>
          <w:wAfter w:w="7" w:type="dxa"/>
          <w:trHeight w:val="290"/>
        </w:trPr>
        <w:tc>
          <w:tcPr>
            <w:tcW w:w="1418" w:type="dxa"/>
            <w:tcBorders>
              <w:right w:val="single" w:sz="4" w:space="0" w:color="auto"/>
            </w:tcBorders>
            <w:noWrap/>
            <w:hideMark/>
          </w:tcPr>
          <w:p w14:paraId="7BD198D5" w14:textId="25C6E3C2" w:rsidR="003D7D50" w:rsidRPr="00DC770F" w:rsidRDefault="003D7D50" w:rsidP="003D7D50">
            <w:pPr>
              <w:pStyle w:val="NoSpacing"/>
              <w:rPr>
                <w:noProof/>
                <w:sz w:val="18"/>
                <w:szCs w:val="18"/>
              </w:rPr>
            </w:pPr>
            <w:r w:rsidRPr="002A0CB6">
              <w:rPr>
                <w:noProof/>
                <w:sz w:val="18"/>
                <w:szCs w:val="18"/>
              </w:rPr>
              <w:t>Malawi</w:t>
            </w:r>
          </w:p>
        </w:tc>
        <w:tc>
          <w:tcPr>
            <w:tcW w:w="1465" w:type="dxa"/>
            <w:tcBorders>
              <w:left w:val="single" w:sz="4" w:space="0" w:color="auto"/>
            </w:tcBorders>
            <w:noWrap/>
          </w:tcPr>
          <w:p w14:paraId="32E10B4E" w14:textId="3E2AF09A"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7E7B86C6" w14:textId="105D098F" w:rsidR="003D7D50" w:rsidRPr="007C4DDE" w:rsidRDefault="003D7D50" w:rsidP="003D7D5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63EE5928" w14:textId="5A7D88CB"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49DF3DDB" w14:textId="6E6D2712" w:rsidR="003D7D50" w:rsidRPr="007C4DDE" w:rsidRDefault="003D7D50" w:rsidP="003D7D50">
            <w:pPr>
              <w:pStyle w:val="NoSpacing"/>
              <w:contextualSpacing/>
              <w:jc w:val="center"/>
              <w:rPr>
                <w:noProof/>
                <w:sz w:val="18"/>
                <w:szCs w:val="18"/>
              </w:rPr>
            </w:pPr>
            <w:r>
              <w:rPr>
                <w:rFonts w:cs="Calibri"/>
                <w:color w:val="000000"/>
                <w:sz w:val="18"/>
                <w:szCs w:val="18"/>
              </w:rPr>
              <w:t>42</w:t>
            </w:r>
          </w:p>
        </w:tc>
        <w:tc>
          <w:tcPr>
            <w:tcW w:w="1663" w:type="dxa"/>
            <w:gridSpan w:val="2"/>
            <w:tcBorders>
              <w:left w:val="single" w:sz="4" w:space="0" w:color="auto"/>
            </w:tcBorders>
            <w:noWrap/>
          </w:tcPr>
          <w:p w14:paraId="1454CABC" w14:textId="53DA9DAD" w:rsidR="003D7D50" w:rsidRPr="007C4DDE" w:rsidRDefault="003D7D50" w:rsidP="003D7D50">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right w:val="single" w:sz="4" w:space="0" w:color="auto"/>
            </w:tcBorders>
            <w:noWrap/>
          </w:tcPr>
          <w:p w14:paraId="13F24F6A" w14:textId="66AA1267" w:rsidR="003D7D50" w:rsidRPr="007C4DDE" w:rsidRDefault="003D7D50" w:rsidP="003D7D50">
            <w:pPr>
              <w:pStyle w:val="NoSpacing"/>
              <w:contextualSpacing/>
              <w:jc w:val="center"/>
              <w:rPr>
                <w:noProof/>
                <w:sz w:val="18"/>
                <w:szCs w:val="18"/>
              </w:rPr>
            </w:pPr>
            <w:r>
              <w:rPr>
                <w:rFonts w:cs="Calibri"/>
                <w:color w:val="000000"/>
                <w:sz w:val="18"/>
                <w:szCs w:val="18"/>
              </w:rPr>
              <w:t>41</w:t>
            </w:r>
          </w:p>
        </w:tc>
        <w:tc>
          <w:tcPr>
            <w:tcW w:w="1947" w:type="dxa"/>
            <w:gridSpan w:val="2"/>
            <w:tcBorders>
              <w:left w:val="single" w:sz="4" w:space="0" w:color="auto"/>
            </w:tcBorders>
            <w:noWrap/>
          </w:tcPr>
          <w:p w14:paraId="51DD4310" w14:textId="1BFB8328" w:rsidR="003D7D50" w:rsidRPr="007C4DDE" w:rsidRDefault="003D7D50" w:rsidP="003D7D5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3062A770" w14:textId="1039DD6F" w:rsidR="003D7D50" w:rsidRPr="007C4DDE" w:rsidRDefault="003D7D50" w:rsidP="003D7D50">
            <w:pPr>
              <w:pStyle w:val="NoSpacing"/>
              <w:contextualSpacing/>
              <w:jc w:val="center"/>
              <w:rPr>
                <w:noProof/>
                <w:sz w:val="18"/>
                <w:szCs w:val="18"/>
              </w:rPr>
            </w:pPr>
            <w:r>
              <w:rPr>
                <w:rFonts w:cs="Calibri"/>
                <w:color w:val="000000"/>
                <w:sz w:val="18"/>
                <w:szCs w:val="18"/>
              </w:rPr>
              <w:t>31</w:t>
            </w:r>
          </w:p>
        </w:tc>
        <w:tc>
          <w:tcPr>
            <w:tcW w:w="1947" w:type="dxa"/>
            <w:gridSpan w:val="2"/>
            <w:tcBorders>
              <w:left w:val="single" w:sz="4" w:space="0" w:color="auto"/>
            </w:tcBorders>
            <w:noWrap/>
          </w:tcPr>
          <w:p w14:paraId="53BE395F" w14:textId="58BC44A8" w:rsidR="003D7D50" w:rsidRPr="007C4DDE" w:rsidRDefault="003D7D50" w:rsidP="003D7D50">
            <w:pPr>
              <w:pStyle w:val="NoSpacing"/>
              <w:contextualSpacing/>
              <w:jc w:val="center"/>
              <w:rPr>
                <w:noProof/>
                <w:sz w:val="18"/>
                <w:szCs w:val="18"/>
              </w:rPr>
            </w:pPr>
            <w:r w:rsidRPr="007C4DDE">
              <w:rPr>
                <w:rFonts w:cs="Calibri"/>
                <w:color w:val="000000"/>
                <w:sz w:val="18"/>
                <w:szCs w:val="18"/>
              </w:rPr>
              <w:t>Not at all reads newspaper</w:t>
            </w:r>
          </w:p>
        </w:tc>
        <w:tc>
          <w:tcPr>
            <w:tcW w:w="1105" w:type="dxa"/>
            <w:noWrap/>
          </w:tcPr>
          <w:p w14:paraId="43ABC881" w14:textId="0760EE63" w:rsidR="003D7D50" w:rsidRPr="007C4DDE" w:rsidRDefault="003D7D50" w:rsidP="003D7D50">
            <w:pPr>
              <w:pStyle w:val="NoSpacing"/>
              <w:contextualSpacing/>
              <w:jc w:val="center"/>
              <w:rPr>
                <w:noProof/>
                <w:sz w:val="18"/>
                <w:szCs w:val="18"/>
              </w:rPr>
            </w:pPr>
            <w:r>
              <w:rPr>
                <w:rFonts w:cs="Calibri"/>
                <w:color w:val="000000"/>
                <w:sz w:val="18"/>
                <w:szCs w:val="18"/>
              </w:rPr>
              <w:t>23</w:t>
            </w:r>
          </w:p>
        </w:tc>
      </w:tr>
      <w:tr w:rsidR="003D7D50" w:rsidRPr="00DC770F" w14:paraId="2AE34919" w14:textId="77777777" w:rsidTr="007C4DDE">
        <w:trPr>
          <w:gridAfter w:val="1"/>
          <w:wAfter w:w="7" w:type="dxa"/>
          <w:trHeight w:val="290"/>
        </w:trPr>
        <w:tc>
          <w:tcPr>
            <w:tcW w:w="1418" w:type="dxa"/>
            <w:tcBorders>
              <w:right w:val="single" w:sz="4" w:space="0" w:color="auto"/>
            </w:tcBorders>
            <w:noWrap/>
            <w:hideMark/>
          </w:tcPr>
          <w:p w14:paraId="688AF0B1" w14:textId="09948038" w:rsidR="003D7D50" w:rsidRPr="00DC770F" w:rsidRDefault="003D7D50" w:rsidP="003D7D50">
            <w:pPr>
              <w:pStyle w:val="NoSpacing"/>
              <w:rPr>
                <w:noProof/>
                <w:sz w:val="18"/>
                <w:szCs w:val="18"/>
              </w:rPr>
            </w:pPr>
            <w:r w:rsidRPr="002A0CB6">
              <w:rPr>
                <w:noProof/>
                <w:sz w:val="18"/>
                <w:szCs w:val="18"/>
              </w:rPr>
              <w:t>Mali</w:t>
            </w:r>
          </w:p>
        </w:tc>
        <w:tc>
          <w:tcPr>
            <w:tcW w:w="1465" w:type="dxa"/>
            <w:tcBorders>
              <w:left w:val="single" w:sz="4" w:space="0" w:color="auto"/>
            </w:tcBorders>
            <w:noWrap/>
          </w:tcPr>
          <w:p w14:paraId="35409CA7" w14:textId="02D68F77"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0AC69128" w14:textId="7C4A6D9E" w:rsidR="003D7D50" w:rsidRPr="007C4DDE" w:rsidRDefault="003D7D50" w:rsidP="003D7D50">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EBB60E0" w14:textId="4E5C38BE" w:rsidR="003D7D50" w:rsidRPr="007C4DDE" w:rsidRDefault="003D7D50" w:rsidP="003D7D50">
            <w:pPr>
              <w:pStyle w:val="NoSpacing"/>
              <w:contextualSpacing/>
              <w:jc w:val="center"/>
              <w:rPr>
                <w:noProof/>
                <w:sz w:val="18"/>
                <w:szCs w:val="18"/>
              </w:rPr>
            </w:pPr>
            <w:r w:rsidRPr="007C4DDE">
              <w:rPr>
                <w:rFonts w:cs="Calibri"/>
                <w:color w:val="000000"/>
                <w:sz w:val="18"/>
                <w:szCs w:val="18"/>
              </w:rPr>
              <w:t>Literate</w:t>
            </w:r>
          </w:p>
        </w:tc>
        <w:tc>
          <w:tcPr>
            <w:tcW w:w="1105" w:type="dxa"/>
            <w:tcBorders>
              <w:right w:val="single" w:sz="4" w:space="0" w:color="auto"/>
            </w:tcBorders>
            <w:noWrap/>
          </w:tcPr>
          <w:p w14:paraId="75807E2A" w14:textId="2DC6644C" w:rsidR="003D7D50" w:rsidRPr="007C4DDE" w:rsidRDefault="003D7D50" w:rsidP="003D7D50">
            <w:pPr>
              <w:pStyle w:val="NoSpacing"/>
              <w:contextualSpacing/>
              <w:jc w:val="center"/>
              <w:rPr>
                <w:noProof/>
                <w:sz w:val="18"/>
                <w:szCs w:val="18"/>
              </w:rPr>
            </w:pPr>
            <w:r>
              <w:rPr>
                <w:rFonts w:cs="Calibri"/>
                <w:color w:val="000000"/>
                <w:sz w:val="18"/>
                <w:szCs w:val="18"/>
              </w:rPr>
              <w:t>43</w:t>
            </w:r>
          </w:p>
        </w:tc>
        <w:tc>
          <w:tcPr>
            <w:tcW w:w="1663" w:type="dxa"/>
            <w:gridSpan w:val="2"/>
            <w:tcBorders>
              <w:left w:val="single" w:sz="4" w:space="0" w:color="auto"/>
            </w:tcBorders>
            <w:noWrap/>
          </w:tcPr>
          <w:p w14:paraId="5D74F6C9" w14:textId="7DE0802E" w:rsidR="003D7D50" w:rsidRPr="007C4DDE" w:rsidRDefault="003D7D50" w:rsidP="003D7D50">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6B2C5BA7" w14:textId="23C2E170" w:rsidR="003D7D50" w:rsidRPr="007C4DDE" w:rsidRDefault="003D7D50" w:rsidP="003D7D50">
            <w:pPr>
              <w:pStyle w:val="NoSpacing"/>
              <w:contextualSpacing/>
              <w:jc w:val="center"/>
              <w:rPr>
                <w:noProof/>
                <w:sz w:val="18"/>
                <w:szCs w:val="18"/>
              </w:rPr>
            </w:pPr>
            <w:r>
              <w:rPr>
                <w:rFonts w:cs="Calibri"/>
                <w:color w:val="000000"/>
                <w:sz w:val="18"/>
                <w:szCs w:val="18"/>
              </w:rPr>
              <w:t>23</w:t>
            </w:r>
          </w:p>
        </w:tc>
        <w:tc>
          <w:tcPr>
            <w:tcW w:w="1947" w:type="dxa"/>
            <w:gridSpan w:val="2"/>
            <w:tcBorders>
              <w:left w:val="single" w:sz="4" w:space="0" w:color="auto"/>
            </w:tcBorders>
            <w:noWrap/>
          </w:tcPr>
          <w:p w14:paraId="1FC4FF52" w14:textId="5FB1ACC5" w:rsidR="003D7D50" w:rsidRPr="007C4DDE" w:rsidRDefault="003D7D50" w:rsidP="003D7D50">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tcBorders>
              <w:right w:val="single" w:sz="4" w:space="0" w:color="auto"/>
            </w:tcBorders>
            <w:noWrap/>
          </w:tcPr>
          <w:p w14:paraId="6383A4C2" w14:textId="2D5BD97E" w:rsidR="003D7D50" w:rsidRPr="007C4DDE" w:rsidRDefault="003D7D50" w:rsidP="003D7D50">
            <w:pPr>
              <w:pStyle w:val="NoSpacing"/>
              <w:contextualSpacing/>
              <w:jc w:val="center"/>
              <w:rPr>
                <w:noProof/>
                <w:sz w:val="18"/>
                <w:szCs w:val="18"/>
              </w:rPr>
            </w:pPr>
            <w:r>
              <w:rPr>
                <w:rFonts w:cs="Calibri"/>
                <w:color w:val="000000"/>
                <w:sz w:val="18"/>
                <w:szCs w:val="18"/>
              </w:rPr>
              <w:t>14</w:t>
            </w:r>
          </w:p>
        </w:tc>
        <w:tc>
          <w:tcPr>
            <w:tcW w:w="1947" w:type="dxa"/>
            <w:gridSpan w:val="2"/>
            <w:tcBorders>
              <w:left w:val="single" w:sz="4" w:space="0" w:color="auto"/>
            </w:tcBorders>
            <w:noWrap/>
          </w:tcPr>
          <w:p w14:paraId="4C549A9D" w14:textId="47A0F66A" w:rsidR="003D7D50" w:rsidRPr="007C4DDE" w:rsidRDefault="003D7D50" w:rsidP="003D7D50">
            <w:pPr>
              <w:pStyle w:val="NoSpacing"/>
              <w:contextualSpacing/>
              <w:jc w:val="center"/>
              <w:rPr>
                <w:noProof/>
                <w:sz w:val="18"/>
                <w:szCs w:val="18"/>
              </w:rPr>
            </w:pPr>
            <w:r w:rsidRPr="007C4DDE">
              <w:rPr>
                <w:rFonts w:cs="Calibri"/>
                <w:color w:val="000000"/>
                <w:sz w:val="18"/>
                <w:szCs w:val="18"/>
              </w:rPr>
              <w:t>Number of HH members &lt;5 years</w:t>
            </w:r>
          </w:p>
        </w:tc>
        <w:tc>
          <w:tcPr>
            <w:tcW w:w="1105" w:type="dxa"/>
            <w:noWrap/>
          </w:tcPr>
          <w:p w14:paraId="64BC67B4" w14:textId="1C5993DA" w:rsidR="003D7D50" w:rsidRPr="007C4DDE" w:rsidRDefault="003D7D50" w:rsidP="003D7D50">
            <w:pPr>
              <w:pStyle w:val="NoSpacing"/>
              <w:contextualSpacing/>
              <w:jc w:val="center"/>
              <w:rPr>
                <w:noProof/>
                <w:sz w:val="18"/>
                <w:szCs w:val="18"/>
              </w:rPr>
            </w:pPr>
            <w:r>
              <w:rPr>
                <w:rFonts w:cs="Calibri"/>
                <w:color w:val="000000"/>
                <w:sz w:val="18"/>
                <w:szCs w:val="18"/>
              </w:rPr>
              <w:t>12</w:t>
            </w:r>
          </w:p>
        </w:tc>
      </w:tr>
      <w:tr w:rsidR="004C55D4" w:rsidRPr="00DC770F" w14:paraId="2F423547" w14:textId="77777777" w:rsidTr="007C4DDE">
        <w:trPr>
          <w:gridAfter w:val="1"/>
          <w:wAfter w:w="7" w:type="dxa"/>
          <w:trHeight w:val="290"/>
        </w:trPr>
        <w:tc>
          <w:tcPr>
            <w:tcW w:w="1418" w:type="dxa"/>
            <w:tcBorders>
              <w:right w:val="single" w:sz="4" w:space="0" w:color="auto"/>
            </w:tcBorders>
            <w:noWrap/>
            <w:hideMark/>
          </w:tcPr>
          <w:p w14:paraId="6C77FC5A" w14:textId="3CF33278" w:rsidR="004C55D4" w:rsidRPr="00DC770F" w:rsidRDefault="004C55D4" w:rsidP="004C55D4">
            <w:pPr>
              <w:pStyle w:val="NoSpacing"/>
              <w:rPr>
                <w:noProof/>
                <w:sz w:val="18"/>
                <w:szCs w:val="18"/>
              </w:rPr>
            </w:pPr>
            <w:r w:rsidRPr="002A0CB6">
              <w:rPr>
                <w:noProof/>
                <w:sz w:val="18"/>
                <w:szCs w:val="18"/>
              </w:rPr>
              <w:t>Mauritania</w:t>
            </w:r>
          </w:p>
        </w:tc>
        <w:tc>
          <w:tcPr>
            <w:tcW w:w="1465" w:type="dxa"/>
            <w:tcBorders>
              <w:left w:val="single" w:sz="4" w:space="0" w:color="auto"/>
            </w:tcBorders>
            <w:noWrap/>
          </w:tcPr>
          <w:p w14:paraId="5218F258" w14:textId="5A19A203"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2215F84E" w14:textId="246940DB" w:rsidR="004C55D4" w:rsidRPr="007C4DDE" w:rsidRDefault="004C55D4" w:rsidP="004C55D4">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FE3961D" w14:textId="74E9DD62"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19029ED8" w14:textId="15C6BF4C" w:rsidR="004C55D4" w:rsidRPr="007C4DDE" w:rsidRDefault="004C55D4" w:rsidP="004C55D4">
            <w:pPr>
              <w:pStyle w:val="NoSpacing"/>
              <w:contextualSpacing/>
              <w:jc w:val="center"/>
              <w:rPr>
                <w:noProof/>
                <w:sz w:val="18"/>
                <w:szCs w:val="18"/>
              </w:rPr>
            </w:pPr>
            <w:r>
              <w:rPr>
                <w:rFonts w:cs="Calibri"/>
                <w:color w:val="000000"/>
                <w:sz w:val="18"/>
                <w:szCs w:val="18"/>
              </w:rPr>
              <w:t>38</w:t>
            </w:r>
          </w:p>
        </w:tc>
        <w:tc>
          <w:tcPr>
            <w:tcW w:w="1663" w:type="dxa"/>
            <w:gridSpan w:val="2"/>
            <w:tcBorders>
              <w:left w:val="single" w:sz="4" w:space="0" w:color="auto"/>
            </w:tcBorders>
            <w:noWrap/>
          </w:tcPr>
          <w:p w14:paraId="149482D0" w14:textId="65F3547B"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female HH members</w:t>
            </w:r>
          </w:p>
        </w:tc>
        <w:tc>
          <w:tcPr>
            <w:tcW w:w="1105" w:type="dxa"/>
            <w:tcBorders>
              <w:right w:val="single" w:sz="4" w:space="0" w:color="auto"/>
            </w:tcBorders>
            <w:noWrap/>
          </w:tcPr>
          <w:p w14:paraId="206B1DD6" w14:textId="58242994" w:rsidR="004C55D4" w:rsidRPr="007C4DDE" w:rsidRDefault="004C55D4" w:rsidP="004C55D4">
            <w:pPr>
              <w:pStyle w:val="NoSpacing"/>
              <w:contextualSpacing/>
              <w:jc w:val="center"/>
              <w:rPr>
                <w:noProof/>
                <w:sz w:val="18"/>
                <w:szCs w:val="18"/>
              </w:rPr>
            </w:pPr>
            <w:r>
              <w:rPr>
                <w:rFonts w:cs="Calibri"/>
                <w:color w:val="000000"/>
                <w:sz w:val="18"/>
                <w:szCs w:val="18"/>
              </w:rPr>
              <w:t>20</w:t>
            </w:r>
          </w:p>
        </w:tc>
        <w:tc>
          <w:tcPr>
            <w:tcW w:w="1947" w:type="dxa"/>
            <w:gridSpan w:val="2"/>
            <w:tcBorders>
              <w:left w:val="single" w:sz="4" w:space="0" w:color="auto"/>
            </w:tcBorders>
            <w:noWrap/>
          </w:tcPr>
          <w:p w14:paraId="48645E07" w14:textId="219D4B7C"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tcBorders>
              <w:right w:val="single" w:sz="4" w:space="0" w:color="auto"/>
            </w:tcBorders>
            <w:noWrap/>
          </w:tcPr>
          <w:p w14:paraId="4D7810BA" w14:textId="68B73B21" w:rsidR="004C55D4" w:rsidRPr="007C4DDE" w:rsidRDefault="004C55D4" w:rsidP="004C55D4">
            <w:pPr>
              <w:pStyle w:val="NoSpacing"/>
              <w:contextualSpacing/>
              <w:jc w:val="center"/>
              <w:rPr>
                <w:noProof/>
                <w:sz w:val="18"/>
                <w:szCs w:val="18"/>
              </w:rPr>
            </w:pPr>
            <w:r w:rsidRPr="007C4DDE">
              <w:rPr>
                <w:rFonts w:cs="Calibri"/>
                <w:color w:val="000000"/>
                <w:sz w:val="18"/>
                <w:szCs w:val="18"/>
              </w:rPr>
              <w:t>16</w:t>
            </w:r>
          </w:p>
        </w:tc>
        <w:tc>
          <w:tcPr>
            <w:tcW w:w="1947" w:type="dxa"/>
            <w:gridSpan w:val="2"/>
            <w:tcBorders>
              <w:left w:val="single" w:sz="4" w:space="0" w:color="auto"/>
            </w:tcBorders>
            <w:noWrap/>
          </w:tcPr>
          <w:p w14:paraId="122695C7" w14:textId="77698F8B" w:rsidR="004C55D4" w:rsidRPr="007C4DDE" w:rsidRDefault="004C55D4" w:rsidP="004C55D4">
            <w:pPr>
              <w:pStyle w:val="NoSpacing"/>
              <w:contextualSpacing/>
              <w:jc w:val="center"/>
              <w:rPr>
                <w:noProof/>
                <w:sz w:val="18"/>
                <w:szCs w:val="18"/>
              </w:rPr>
            </w:pPr>
            <w:r>
              <w:rPr>
                <w:noProof/>
                <w:sz w:val="18"/>
                <w:szCs w:val="18"/>
              </w:rPr>
              <w:t>Uses safe cooking fuel</w:t>
            </w:r>
          </w:p>
        </w:tc>
        <w:tc>
          <w:tcPr>
            <w:tcW w:w="1105" w:type="dxa"/>
            <w:noWrap/>
          </w:tcPr>
          <w:p w14:paraId="6D4C9D7A" w14:textId="0591102B" w:rsidR="004C55D4" w:rsidRPr="007C4DDE" w:rsidRDefault="004C55D4" w:rsidP="004C55D4">
            <w:pPr>
              <w:pStyle w:val="NoSpacing"/>
              <w:contextualSpacing/>
              <w:jc w:val="center"/>
              <w:rPr>
                <w:noProof/>
                <w:sz w:val="18"/>
                <w:szCs w:val="18"/>
              </w:rPr>
            </w:pPr>
            <w:r>
              <w:rPr>
                <w:rFonts w:cs="Calibri"/>
                <w:color w:val="000000"/>
                <w:sz w:val="18"/>
                <w:szCs w:val="18"/>
              </w:rPr>
              <w:t>14</w:t>
            </w:r>
          </w:p>
        </w:tc>
      </w:tr>
      <w:tr w:rsidR="004C55D4" w:rsidRPr="00DC770F" w14:paraId="4A755D09" w14:textId="77777777" w:rsidTr="007C4DDE">
        <w:trPr>
          <w:gridAfter w:val="1"/>
          <w:wAfter w:w="7" w:type="dxa"/>
          <w:trHeight w:val="290"/>
        </w:trPr>
        <w:tc>
          <w:tcPr>
            <w:tcW w:w="1418" w:type="dxa"/>
            <w:tcBorders>
              <w:right w:val="single" w:sz="4" w:space="0" w:color="auto"/>
            </w:tcBorders>
            <w:noWrap/>
            <w:hideMark/>
          </w:tcPr>
          <w:p w14:paraId="1A02A443" w14:textId="3BA60FB3" w:rsidR="004C55D4" w:rsidRPr="00DC770F" w:rsidRDefault="004C55D4" w:rsidP="004C55D4">
            <w:pPr>
              <w:pStyle w:val="NoSpacing"/>
              <w:rPr>
                <w:noProof/>
                <w:sz w:val="18"/>
                <w:szCs w:val="18"/>
              </w:rPr>
            </w:pPr>
            <w:r w:rsidRPr="002A0CB6">
              <w:rPr>
                <w:noProof/>
                <w:sz w:val="18"/>
                <w:szCs w:val="18"/>
              </w:rPr>
              <w:t>Namibia</w:t>
            </w:r>
          </w:p>
        </w:tc>
        <w:tc>
          <w:tcPr>
            <w:tcW w:w="1465" w:type="dxa"/>
            <w:tcBorders>
              <w:left w:val="single" w:sz="4" w:space="0" w:color="auto"/>
            </w:tcBorders>
            <w:noWrap/>
          </w:tcPr>
          <w:p w14:paraId="72644C0B" w14:textId="3374C389"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0CC63A8F" w14:textId="217E2581" w:rsidR="004C55D4" w:rsidRPr="007C4DDE" w:rsidRDefault="004C55D4" w:rsidP="004C55D4">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BC13D78" w14:textId="7F718B51" w:rsidR="004C55D4" w:rsidRPr="007C4DDE" w:rsidRDefault="004C55D4" w:rsidP="004C55D4">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2F5FDCF1" w14:textId="547909D6" w:rsidR="004C55D4" w:rsidRPr="007C4DDE" w:rsidRDefault="004C55D4" w:rsidP="004C55D4">
            <w:pPr>
              <w:pStyle w:val="NoSpacing"/>
              <w:contextualSpacing/>
              <w:jc w:val="center"/>
              <w:rPr>
                <w:noProof/>
                <w:sz w:val="18"/>
                <w:szCs w:val="18"/>
              </w:rPr>
            </w:pPr>
            <w:r>
              <w:rPr>
                <w:rFonts w:cs="Calibri"/>
                <w:color w:val="000000"/>
                <w:sz w:val="18"/>
                <w:szCs w:val="18"/>
              </w:rPr>
              <w:t>65</w:t>
            </w:r>
          </w:p>
        </w:tc>
        <w:tc>
          <w:tcPr>
            <w:tcW w:w="1663" w:type="dxa"/>
            <w:gridSpan w:val="2"/>
            <w:tcBorders>
              <w:left w:val="single" w:sz="4" w:space="0" w:color="auto"/>
            </w:tcBorders>
            <w:noWrap/>
          </w:tcPr>
          <w:p w14:paraId="0BABD3CF" w14:textId="496E5317"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59E95FE6" w14:textId="119EE28B" w:rsidR="004C55D4" w:rsidRPr="007C4DDE" w:rsidRDefault="004C55D4" w:rsidP="004C55D4">
            <w:pPr>
              <w:pStyle w:val="NoSpacing"/>
              <w:contextualSpacing/>
              <w:jc w:val="center"/>
              <w:rPr>
                <w:noProof/>
                <w:sz w:val="18"/>
                <w:szCs w:val="18"/>
              </w:rPr>
            </w:pPr>
            <w:r>
              <w:rPr>
                <w:rFonts w:cs="Calibri"/>
                <w:color w:val="000000"/>
                <w:sz w:val="18"/>
                <w:szCs w:val="18"/>
              </w:rPr>
              <w:t>56</w:t>
            </w:r>
          </w:p>
        </w:tc>
        <w:tc>
          <w:tcPr>
            <w:tcW w:w="1947" w:type="dxa"/>
            <w:gridSpan w:val="2"/>
            <w:tcBorders>
              <w:left w:val="single" w:sz="4" w:space="0" w:color="auto"/>
            </w:tcBorders>
            <w:noWrap/>
          </w:tcPr>
          <w:p w14:paraId="6910E121" w14:textId="7B16C16B" w:rsidR="004C55D4" w:rsidRPr="007C4DDE" w:rsidRDefault="004C55D4" w:rsidP="004C55D4">
            <w:pPr>
              <w:pStyle w:val="NoSpacing"/>
              <w:contextualSpacing/>
              <w:jc w:val="center"/>
              <w:rPr>
                <w:noProof/>
                <w:sz w:val="18"/>
                <w:szCs w:val="18"/>
              </w:rPr>
            </w:pPr>
            <w:r w:rsidRPr="007C4DDE">
              <w:rPr>
                <w:rFonts w:cs="Calibri"/>
                <w:color w:val="000000"/>
                <w:sz w:val="18"/>
                <w:szCs w:val="18"/>
              </w:rPr>
              <w:t>*Currently working</w:t>
            </w:r>
          </w:p>
        </w:tc>
        <w:tc>
          <w:tcPr>
            <w:tcW w:w="1105" w:type="dxa"/>
            <w:tcBorders>
              <w:right w:val="single" w:sz="4" w:space="0" w:color="auto"/>
            </w:tcBorders>
            <w:noWrap/>
          </w:tcPr>
          <w:p w14:paraId="4799A261" w14:textId="461BFE91" w:rsidR="004C55D4" w:rsidRPr="007C4DDE" w:rsidRDefault="004C55D4" w:rsidP="004C55D4">
            <w:pPr>
              <w:pStyle w:val="NoSpacing"/>
              <w:contextualSpacing/>
              <w:jc w:val="center"/>
              <w:rPr>
                <w:noProof/>
                <w:sz w:val="18"/>
                <w:szCs w:val="18"/>
              </w:rPr>
            </w:pPr>
            <w:r>
              <w:rPr>
                <w:rFonts w:cs="Calibri"/>
                <w:color w:val="000000"/>
                <w:sz w:val="18"/>
                <w:szCs w:val="18"/>
              </w:rPr>
              <w:t>51</w:t>
            </w:r>
          </w:p>
        </w:tc>
        <w:tc>
          <w:tcPr>
            <w:tcW w:w="1947" w:type="dxa"/>
            <w:gridSpan w:val="2"/>
            <w:tcBorders>
              <w:left w:val="single" w:sz="4" w:space="0" w:color="auto"/>
            </w:tcBorders>
            <w:noWrap/>
          </w:tcPr>
          <w:p w14:paraId="6BF73296" w14:textId="6D8650C1" w:rsidR="004C55D4" w:rsidRPr="007C4DDE" w:rsidRDefault="004C55D4" w:rsidP="004C55D4">
            <w:pPr>
              <w:pStyle w:val="NoSpacing"/>
              <w:contextualSpacing/>
              <w:jc w:val="center"/>
              <w:rPr>
                <w:noProof/>
                <w:sz w:val="18"/>
                <w:szCs w:val="18"/>
              </w:rPr>
            </w:pPr>
            <w:r w:rsidRPr="007C4DDE">
              <w:rPr>
                <w:rFonts w:cs="Calibri"/>
                <w:color w:val="000000"/>
                <w:sz w:val="18"/>
                <w:szCs w:val="18"/>
              </w:rPr>
              <w:t>Ideal number of children</w:t>
            </w:r>
          </w:p>
        </w:tc>
        <w:tc>
          <w:tcPr>
            <w:tcW w:w="1105" w:type="dxa"/>
            <w:noWrap/>
          </w:tcPr>
          <w:p w14:paraId="055C8C0C" w14:textId="5E70744A" w:rsidR="004C55D4" w:rsidRPr="007C4DDE" w:rsidRDefault="004C55D4" w:rsidP="004C55D4">
            <w:pPr>
              <w:pStyle w:val="NoSpacing"/>
              <w:contextualSpacing/>
              <w:jc w:val="center"/>
              <w:rPr>
                <w:noProof/>
                <w:sz w:val="18"/>
                <w:szCs w:val="18"/>
              </w:rPr>
            </w:pPr>
            <w:r>
              <w:rPr>
                <w:rFonts w:cs="Calibri"/>
                <w:color w:val="000000"/>
                <w:sz w:val="18"/>
                <w:szCs w:val="18"/>
              </w:rPr>
              <w:t>48</w:t>
            </w:r>
          </w:p>
        </w:tc>
      </w:tr>
      <w:tr w:rsidR="004C55D4" w:rsidRPr="00DC770F" w14:paraId="2001B4DE" w14:textId="77777777" w:rsidTr="007C4DDE">
        <w:trPr>
          <w:gridAfter w:val="1"/>
          <w:wAfter w:w="7" w:type="dxa"/>
          <w:trHeight w:val="290"/>
        </w:trPr>
        <w:tc>
          <w:tcPr>
            <w:tcW w:w="1418" w:type="dxa"/>
            <w:tcBorders>
              <w:right w:val="single" w:sz="4" w:space="0" w:color="auto"/>
            </w:tcBorders>
            <w:noWrap/>
            <w:hideMark/>
          </w:tcPr>
          <w:p w14:paraId="137EF059" w14:textId="78BD1A09" w:rsidR="004C55D4" w:rsidRPr="00DC770F" w:rsidRDefault="004C55D4" w:rsidP="004C55D4">
            <w:pPr>
              <w:pStyle w:val="NoSpacing"/>
              <w:rPr>
                <w:noProof/>
                <w:sz w:val="18"/>
                <w:szCs w:val="18"/>
              </w:rPr>
            </w:pPr>
            <w:r w:rsidRPr="002A0CB6">
              <w:rPr>
                <w:noProof/>
                <w:sz w:val="18"/>
                <w:szCs w:val="18"/>
              </w:rPr>
              <w:lastRenderedPageBreak/>
              <w:t>Niger</w:t>
            </w:r>
          </w:p>
        </w:tc>
        <w:tc>
          <w:tcPr>
            <w:tcW w:w="1465" w:type="dxa"/>
            <w:tcBorders>
              <w:left w:val="single" w:sz="4" w:space="0" w:color="auto"/>
            </w:tcBorders>
            <w:noWrap/>
          </w:tcPr>
          <w:p w14:paraId="07D74427" w14:textId="58496BED"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685E3A06" w14:textId="13BE481B" w:rsidR="004C55D4" w:rsidRPr="007C4DDE" w:rsidRDefault="004C55D4" w:rsidP="004C55D4">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1E4D851" w14:textId="05E0E198" w:rsidR="004C55D4" w:rsidRPr="007C4DDE" w:rsidRDefault="004C55D4" w:rsidP="004C55D4">
            <w:pPr>
              <w:pStyle w:val="NoSpacing"/>
              <w:contextualSpacing/>
              <w:jc w:val="center"/>
              <w:rPr>
                <w:noProof/>
                <w:sz w:val="18"/>
                <w:szCs w:val="18"/>
              </w:rPr>
            </w:pPr>
            <w:r w:rsidRPr="007C4DDE">
              <w:rPr>
                <w:rFonts w:cs="Calibri"/>
                <w:color w:val="000000"/>
                <w:sz w:val="18"/>
                <w:szCs w:val="18"/>
              </w:rPr>
              <w:t>HH has refrigerator</w:t>
            </w:r>
          </w:p>
        </w:tc>
        <w:tc>
          <w:tcPr>
            <w:tcW w:w="1105" w:type="dxa"/>
            <w:tcBorders>
              <w:right w:val="single" w:sz="4" w:space="0" w:color="auto"/>
            </w:tcBorders>
            <w:noWrap/>
          </w:tcPr>
          <w:p w14:paraId="434B50A0" w14:textId="41EF42FF" w:rsidR="004C55D4" w:rsidRPr="007C4DDE" w:rsidRDefault="004C55D4" w:rsidP="004C55D4">
            <w:pPr>
              <w:pStyle w:val="NoSpacing"/>
              <w:contextualSpacing/>
              <w:jc w:val="center"/>
              <w:rPr>
                <w:noProof/>
                <w:sz w:val="18"/>
                <w:szCs w:val="18"/>
              </w:rPr>
            </w:pPr>
            <w:r>
              <w:rPr>
                <w:rFonts w:cs="Calibri"/>
                <w:color w:val="000000"/>
                <w:sz w:val="18"/>
                <w:szCs w:val="18"/>
              </w:rPr>
              <w:t>79</w:t>
            </w:r>
          </w:p>
        </w:tc>
        <w:tc>
          <w:tcPr>
            <w:tcW w:w="1663" w:type="dxa"/>
            <w:gridSpan w:val="2"/>
            <w:tcBorders>
              <w:left w:val="single" w:sz="4" w:space="0" w:color="auto"/>
            </w:tcBorders>
            <w:noWrap/>
          </w:tcPr>
          <w:p w14:paraId="3B60E29E" w14:textId="2C1ADA10"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0EE2A5BD" w14:textId="424FD2EB" w:rsidR="004C55D4" w:rsidRPr="007C4DDE" w:rsidRDefault="004C55D4" w:rsidP="004C55D4">
            <w:pPr>
              <w:pStyle w:val="NoSpacing"/>
              <w:contextualSpacing/>
              <w:jc w:val="center"/>
              <w:rPr>
                <w:noProof/>
                <w:sz w:val="18"/>
                <w:szCs w:val="18"/>
              </w:rPr>
            </w:pPr>
            <w:r>
              <w:rPr>
                <w:rFonts w:cs="Calibri"/>
                <w:color w:val="000000"/>
                <w:sz w:val="18"/>
                <w:szCs w:val="18"/>
              </w:rPr>
              <w:t>25</w:t>
            </w:r>
          </w:p>
        </w:tc>
        <w:tc>
          <w:tcPr>
            <w:tcW w:w="1947" w:type="dxa"/>
            <w:gridSpan w:val="2"/>
            <w:tcBorders>
              <w:left w:val="single" w:sz="4" w:space="0" w:color="auto"/>
            </w:tcBorders>
            <w:noWrap/>
          </w:tcPr>
          <w:p w14:paraId="27FCEB13" w14:textId="6E1F72AB" w:rsidR="004C55D4" w:rsidRPr="007C4DDE" w:rsidRDefault="004C55D4" w:rsidP="004C55D4">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2CD30036" w14:textId="47A0E638" w:rsidR="004C55D4" w:rsidRPr="007C4DDE" w:rsidRDefault="004C55D4" w:rsidP="004C55D4">
            <w:pPr>
              <w:pStyle w:val="NoSpacing"/>
              <w:contextualSpacing/>
              <w:jc w:val="center"/>
              <w:rPr>
                <w:noProof/>
                <w:sz w:val="18"/>
                <w:szCs w:val="18"/>
              </w:rPr>
            </w:pPr>
            <w:r>
              <w:rPr>
                <w:rFonts w:cs="Calibri"/>
                <w:color w:val="000000"/>
                <w:sz w:val="18"/>
                <w:szCs w:val="18"/>
              </w:rPr>
              <w:t>24</w:t>
            </w:r>
          </w:p>
        </w:tc>
        <w:tc>
          <w:tcPr>
            <w:tcW w:w="1947" w:type="dxa"/>
            <w:gridSpan w:val="2"/>
            <w:tcBorders>
              <w:left w:val="single" w:sz="4" w:space="0" w:color="auto"/>
            </w:tcBorders>
            <w:noWrap/>
          </w:tcPr>
          <w:p w14:paraId="35BBD5F5" w14:textId="42BE70D0" w:rsidR="004C55D4" w:rsidRPr="007C4DDE" w:rsidRDefault="004C55D4" w:rsidP="004C55D4">
            <w:pPr>
              <w:pStyle w:val="NoSpacing"/>
              <w:contextualSpacing/>
              <w:jc w:val="center"/>
              <w:rPr>
                <w:noProof/>
                <w:sz w:val="18"/>
                <w:szCs w:val="18"/>
              </w:rPr>
            </w:pPr>
            <w:r>
              <w:rPr>
                <w:rFonts w:cs="Calibri"/>
                <w:color w:val="000000"/>
                <w:sz w:val="18"/>
                <w:szCs w:val="18"/>
              </w:rPr>
              <w:t xml:space="preserve">Number of </w:t>
            </w:r>
            <w:proofErr w:type="spellStart"/>
            <w:r>
              <w:rPr>
                <w:rFonts w:cs="Calibri"/>
                <w:color w:val="000000"/>
                <w:sz w:val="18"/>
                <w:szCs w:val="18"/>
              </w:rPr>
              <w:t>mosquitonets</w:t>
            </w:r>
            <w:proofErr w:type="spellEnd"/>
          </w:p>
        </w:tc>
        <w:tc>
          <w:tcPr>
            <w:tcW w:w="1105" w:type="dxa"/>
            <w:noWrap/>
          </w:tcPr>
          <w:p w14:paraId="020BF6A4" w14:textId="585A756F" w:rsidR="004C55D4" w:rsidRPr="007C4DDE" w:rsidRDefault="004C55D4" w:rsidP="004C55D4">
            <w:pPr>
              <w:pStyle w:val="NoSpacing"/>
              <w:contextualSpacing/>
              <w:jc w:val="center"/>
              <w:rPr>
                <w:noProof/>
                <w:sz w:val="18"/>
                <w:szCs w:val="18"/>
              </w:rPr>
            </w:pPr>
            <w:r>
              <w:rPr>
                <w:rFonts w:cs="Calibri"/>
                <w:color w:val="000000"/>
                <w:sz w:val="18"/>
                <w:szCs w:val="18"/>
              </w:rPr>
              <w:t>18</w:t>
            </w:r>
          </w:p>
        </w:tc>
      </w:tr>
      <w:tr w:rsidR="004C55D4" w:rsidRPr="00DC770F" w14:paraId="191096FF" w14:textId="77777777" w:rsidTr="007C4DDE">
        <w:trPr>
          <w:gridAfter w:val="1"/>
          <w:wAfter w:w="7" w:type="dxa"/>
          <w:trHeight w:val="290"/>
        </w:trPr>
        <w:tc>
          <w:tcPr>
            <w:tcW w:w="1418" w:type="dxa"/>
            <w:tcBorders>
              <w:right w:val="single" w:sz="4" w:space="0" w:color="auto"/>
            </w:tcBorders>
            <w:noWrap/>
            <w:hideMark/>
          </w:tcPr>
          <w:p w14:paraId="7C846078" w14:textId="602DE795" w:rsidR="004C55D4" w:rsidRPr="00DC770F" w:rsidRDefault="004C55D4" w:rsidP="004C55D4">
            <w:pPr>
              <w:pStyle w:val="NoSpacing"/>
              <w:rPr>
                <w:noProof/>
                <w:sz w:val="18"/>
                <w:szCs w:val="18"/>
              </w:rPr>
            </w:pPr>
            <w:r w:rsidRPr="002A0CB6">
              <w:rPr>
                <w:noProof/>
                <w:sz w:val="18"/>
                <w:szCs w:val="18"/>
              </w:rPr>
              <w:t>Nigeria</w:t>
            </w:r>
          </w:p>
        </w:tc>
        <w:tc>
          <w:tcPr>
            <w:tcW w:w="1465" w:type="dxa"/>
            <w:tcBorders>
              <w:left w:val="single" w:sz="4" w:space="0" w:color="auto"/>
            </w:tcBorders>
            <w:noWrap/>
          </w:tcPr>
          <w:p w14:paraId="7D75D8CC" w14:textId="676E98B3" w:rsidR="004C55D4" w:rsidRPr="007C4DDE" w:rsidRDefault="004C55D4" w:rsidP="004C55D4">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2D0AF808" w14:textId="18E4E731" w:rsidR="004C55D4" w:rsidRPr="007C4DDE" w:rsidRDefault="004C55D4" w:rsidP="004C55D4">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18DA105E" w14:textId="20860650"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00B2A83D" w14:textId="1A0B6641" w:rsidR="004C55D4" w:rsidRPr="007C4DDE" w:rsidRDefault="004C55D4" w:rsidP="004C55D4">
            <w:pPr>
              <w:pStyle w:val="NoSpacing"/>
              <w:contextualSpacing/>
              <w:jc w:val="center"/>
              <w:rPr>
                <w:noProof/>
                <w:sz w:val="18"/>
                <w:szCs w:val="18"/>
              </w:rPr>
            </w:pPr>
            <w:r>
              <w:rPr>
                <w:rFonts w:cs="Calibri"/>
                <w:color w:val="000000"/>
                <w:sz w:val="18"/>
                <w:szCs w:val="18"/>
              </w:rPr>
              <w:t>55</w:t>
            </w:r>
          </w:p>
        </w:tc>
        <w:tc>
          <w:tcPr>
            <w:tcW w:w="1663" w:type="dxa"/>
            <w:gridSpan w:val="2"/>
            <w:tcBorders>
              <w:left w:val="single" w:sz="4" w:space="0" w:color="auto"/>
            </w:tcBorders>
            <w:noWrap/>
          </w:tcPr>
          <w:p w14:paraId="60ECE794" w14:textId="16AADA3A" w:rsidR="004C55D4" w:rsidRPr="007C4DDE" w:rsidRDefault="004C55D4" w:rsidP="004C55D4">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7B7CF42D" w14:textId="3828FAD6" w:rsidR="004C55D4" w:rsidRPr="007C4DDE" w:rsidRDefault="004C55D4" w:rsidP="004C55D4">
            <w:pPr>
              <w:pStyle w:val="NoSpacing"/>
              <w:contextualSpacing/>
              <w:jc w:val="center"/>
              <w:rPr>
                <w:noProof/>
                <w:sz w:val="18"/>
                <w:szCs w:val="18"/>
              </w:rPr>
            </w:pPr>
            <w:r>
              <w:rPr>
                <w:rFonts w:cs="Calibri"/>
                <w:color w:val="000000"/>
                <w:sz w:val="18"/>
                <w:szCs w:val="18"/>
              </w:rPr>
              <w:t>45</w:t>
            </w:r>
          </w:p>
        </w:tc>
        <w:tc>
          <w:tcPr>
            <w:tcW w:w="1947" w:type="dxa"/>
            <w:gridSpan w:val="2"/>
            <w:tcBorders>
              <w:left w:val="single" w:sz="4" w:space="0" w:color="auto"/>
            </w:tcBorders>
            <w:noWrap/>
          </w:tcPr>
          <w:p w14:paraId="03B05EBC" w14:textId="5F3EC9CE"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Tertiary education level </w:t>
            </w:r>
            <w:r>
              <w:rPr>
                <w:rFonts w:cs="Calibri"/>
                <w:color w:val="000000"/>
                <w:sz w:val="18"/>
                <w:szCs w:val="18"/>
              </w:rPr>
              <w:t>of HH head</w:t>
            </w:r>
          </w:p>
        </w:tc>
        <w:tc>
          <w:tcPr>
            <w:tcW w:w="1105" w:type="dxa"/>
            <w:tcBorders>
              <w:right w:val="single" w:sz="4" w:space="0" w:color="auto"/>
            </w:tcBorders>
            <w:noWrap/>
          </w:tcPr>
          <w:p w14:paraId="202EF37E" w14:textId="4881AF38" w:rsidR="004C55D4" w:rsidRPr="007C4DDE" w:rsidRDefault="004C55D4" w:rsidP="004C55D4">
            <w:pPr>
              <w:pStyle w:val="NoSpacing"/>
              <w:contextualSpacing/>
              <w:jc w:val="center"/>
              <w:rPr>
                <w:noProof/>
                <w:sz w:val="18"/>
                <w:szCs w:val="18"/>
              </w:rPr>
            </w:pPr>
            <w:r>
              <w:rPr>
                <w:rFonts w:cs="Calibri"/>
                <w:color w:val="000000"/>
                <w:sz w:val="18"/>
                <w:szCs w:val="18"/>
              </w:rPr>
              <w:t>43</w:t>
            </w:r>
          </w:p>
        </w:tc>
        <w:tc>
          <w:tcPr>
            <w:tcW w:w="1947" w:type="dxa"/>
            <w:gridSpan w:val="2"/>
            <w:tcBorders>
              <w:left w:val="single" w:sz="4" w:space="0" w:color="auto"/>
            </w:tcBorders>
            <w:noWrap/>
          </w:tcPr>
          <w:p w14:paraId="443FEE28" w14:textId="639DD799"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noWrap/>
          </w:tcPr>
          <w:p w14:paraId="63A05603" w14:textId="35FFBBCF" w:rsidR="004C55D4" w:rsidRPr="007C4DDE" w:rsidRDefault="004C55D4" w:rsidP="004C55D4">
            <w:pPr>
              <w:pStyle w:val="NoSpacing"/>
              <w:contextualSpacing/>
              <w:jc w:val="center"/>
              <w:rPr>
                <w:noProof/>
                <w:sz w:val="18"/>
                <w:szCs w:val="18"/>
              </w:rPr>
            </w:pPr>
            <w:r>
              <w:rPr>
                <w:rFonts w:cs="Calibri"/>
                <w:color w:val="000000"/>
                <w:sz w:val="18"/>
                <w:szCs w:val="18"/>
              </w:rPr>
              <w:t>41</w:t>
            </w:r>
          </w:p>
        </w:tc>
      </w:tr>
      <w:tr w:rsidR="004C55D4" w:rsidRPr="00DC770F" w14:paraId="25DC0B5D" w14:textId="77777777" w:rsidTr="007C4DDE">
        <w:trPr>
          <w:gridAfter w:val="1"/>
          <w:wAfter w:w="7" w:type="dxa"/>
          <w:trHeight w:val="290"/>
        </w:trPr>
        <w:tc>
          <w:tcPr>
            <w:tcW w:w="1418" w:type="dxa"/>
            <w:tcBorders>
              <w:right w:val="single" w:sz="4" w:space="0" w:color="auto"/>
            </w:tcBorders>
            <w:noWrap/>
            <w:hideMark/>
          </w:tcPr>
          <w:p w14:paraId="2C7D6950" w14:textId="6FD8184A" w:rsidR="004C55D4" w:rsidRPr="00DC770F" w:rsidRDefault="004C55D4" w:rsidP="004C55D4">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623DF023" w14:textId="64F52E4D"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tcBorders>
              <w:right w:val="single" w:sz="4" w:space="0" w:color="auto"/>
            </w:tcBorders>
            <w:noWrap/>
          </w:tcPr>
          <w:p w14:paraId="7D3252E4" w14:textId="2CCBAB15" w:rsidR="004C55D4" w:rsidRPr="007C4DDE" w:rsidRDefault="004C55D4" w:rsidP="004C55D4">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0EA2EF6A" w14:textId="4972DCE3"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1BC76F48" w14:textId="7DA4E651" w:rsidR="004C55D4" w:rsidRPr="007C4DDE" w:rsidRDefault="004C55D4" w:rsidP="004C55D4">
            <w:pPr>
              <w:pStyle w:val="NoSpacing"/>
              <w:contextualSpacing/>
              <w:jc w:val="center"/>
              <w:rPr>
                <w:noProof/>
                <w:sz w:val="18"/>
                <w:szCs w:val="18"/>
              </w:rPr>
            </w:pPr>
            <w:r>
              <w:rPr>
                <w:rFonts w:cs="Calibri"/>
                <w:color w:val="000000"/>
                <w:sz w:val="18"/>
                <w:szCs w:val="18"/>
              </w:rPr>
              <w:t>84</w:t>
            </w:r>
          </w:p>
        </w:tc>
        <w:tc>
          <w:tcPr>
            <w:tcW w:w="1663" w:type="dxa"/>
            <w:gridSpan w:val="2"/>
            <w:tcBorders>
              <w:left w:val="single" w:sz="4" w:space="0" w:color="auto"/>
            </w:tcBorders>
            <w:noWrap/>
          </w:tcPr>
          <w:p w14:paraId="4D04D25B" w14:textId="4799E0F0"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4D06C58C" w14:textId="222B4121" w:rsidR="004C55D4" w:rsidRPr="007C4DDE" w:rsidRDefault="004C55D4" w:rsidP="004C55D4">
            <w:pPr>
              <w:pStyle w:val="NoSpacing"/>
              <w:contextualSpacing/>
              <w:jc w:val="center"/>
              <w:rPr>
                <w:noProof/>
                <w:sz w:val="18"/>
                <w:szCs w:val="18"/>
              </w:rPr>
            </w:pPr>
            <w:r>
              <w:rPr>
                <w:rFonts w:cs="Calibri"/>
                <w:color w:val="000000"/>
                <w:sz w:val="18"/>
                <w:szCs w:val="18"/>
              </w:rPr>
              <w:t>68</w:t>
            </w:r>
          </w:p>
        </w:tc>
        <w:tc>
          <w:tcPr>
            <w:tcW w:w="1947" w:type="dxa"/>
            <w:gridSpan w:val="2"/>
            <w:tcBorders>
              <w:left w:val="single" w:sz="4" w:space="0" w:color="auto"/>
            </w:tcBorders>
            <w:noWrap/>
          </w:tcPr>
          <w:p w14:paraId="17D5798F" w14:textId="3F03D30D" w:rsidR="004C55D4" w:rsidRPr="007C4DDE" w:rsidRDefault="004C55D4" w:rsidP="004C55D4">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73A5136D" w14:textId="5306452E" w:rsidR="004C55D4" w:rsidRPr="007C4DDE" w:rsidRDefault="004C55D4" w:rsidP="004C55D4">
            <w:pPr>
              <w:pStyle w:val="NoSpacing"/>
              <w:contextualSpacing/>
              <w:jc w:val="center"/>
              <w:rPr>
                <w:noProof/>
                <w:sz w:val="18"/>
                <w:szCs w:val="18"/>
              </w:rPr>
            </w:pPr>
            <w:r>
              <w:rPr>
                <w:rFonts w:cs="Calibri"/>
                <w:color w:val="000000"/>
                <w:sz w:val="18"/>
                <w:szCs w:val="18"/>
              </w:rPr>
              <w:t>61</w:t>
            </w:r>
          </w:p>
        </w:tc>
        <w:tc>
          <w:tcPr>
            <w:tcW w:w="1947" w:type="dxa"/>
            <w:gridSpan w:val="2"/>
            <w:tcBorders>
              <w:left w:val="single" w:sz="4" w:space="0" w:color="auto"/>
            </w:tcBorders>
            <w:noWrap/>
          </w:tcPr>
          <w:p w14:paraId="1EE72A72" w14:textId="62C63A48" w:rsidR="004C55D4" w:rsidRPr="007C4DDE" w:rsidRDefault="004C55D4" w:rsidP="004C55D4">
            <w:pPr>
              <w:pStyle w:val="NoSpacing"/>
              <w:contextualSpacing/>
              <w:jc w:val="center"/>
              <w:rPr>
                <w:noProof/>
                <w:sz w:val="18"/>
                <w:szCs w:val="18"/>
              </w:rPr>
            </w:pPr>
            <w:r w:rsidRPr="007C4DDE">
              <w:rPr>
                <w:rFonts w:cs="Calibri"/>
                <w:color w:val="000000"/>
                <w:sz w:val="18"/>
                <w:szCs w:val="18"/>
              </w:rPr>
              <w:t>Literate</w:t>
            </w:r>
          </w:p>
        </w:tc>
        <w:tc>
          <w:tcPr>
            <w:tcW w:w="1105" w:type="dxa"/>
            <w:noWrap/>
          </w:tcPr>
          <w:p w14:paraId="255415FB" w14:textId="173B6BCC" w:rsidR="004C55D4" w:rsidRPr="007C4DDE" w:rsidRDefault="004C55D4" w:rsidP="004C55D4">
            <w:pPr>
              <w:pStyle w:val="NoSpacing"/>
              <w:contextualSpacing/>
              <w:jc w:val="center"/>
              <w:rPr>
                <w:noProof/>
                <w:sz w:val="18"/>
                <w:szCs w:val="18"/>
              </w:rPr>
            </w:pPr>
            <w:r>
              <w:rPr>
                <w:rFonts w:cs="Calibri"/>
                <w:color w:val="000000"/>
                <w:sz w:val="18"/>
                <w:szCs w:val="18"/>
              </w:rPr>
              <w:t>55</w:t>
            </w:r>
          </w:p>
        </w:tc>
      </w:tr>
      <w:tr w:rsidR="004C55D4" w:rsidRPr="00DC770F" w14:paraId="1020F05E" w14:textId="77777777" w:rsidTr="007C4DDE">
        <w:trPr>
          <w:gridAfter w:val="1"/>
          <w:wAfter w:w="7" w:type="dxa"/>
          <w:trHeight w:val="290"/>
        </w:trPr>
        <w:tc>
          <w:tcPr>
            <w:tcW w:w="1418" w:type="dxa"/>
            <w:tcBorders>
              <w:right w:val="single" w:sz="4" w:space="0" w:color="auto"/>
            </w:tcBorders>
            <w:noWrap/>
            <w:hideMark/>
          </w:tcPr>
          <w:p w14:paraId="05ACA5B6" w14:textId="472A817F" w:rsidR="004C55D4" w:rsidRPr="00DC770F" w:rsidRDefault="004C55D4" w:rsidP="004C55D4">
            <w:pPr>
              <w:pStyle w:val="NoSpacing"/>
              <w:rPr>
                <w:noProof/>
                <w:sz w:val="18"/>
                <w:szCs w:val="18"/>
              </w:rPr>
            </w:pPr>
            <w:r w:rsidRPr="002A0CB6">
              <w:rPr>
                <w:noProof/>
                <w:sz w:val="18"/>
                <w:szCs w:val="18"/>
              </w:rPr>
              <w:t>Rwanda</w:t>
            </w:r>
          </w:p>
        </w:tc>
        <w:tc>
          <w:tcPr>
            <w:tcW w:w="1465" w:type="dxa"/>
            <w:tcBorders>
              <w:left w:val="single" w:sz="4" w:space="0" w:color="auto"/>
            </w:tcBorders>
            <w:noWrap/>
          </w:tcPr>
          <w:p w14:paraId="4B5DF010" w14:textId="256E2C1F"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6DCF7173" w14:textId="0E9F7ACE" w:rsidR="004C55D4" w:rsidRPr="007C4DDE" w:rsidRDefault="004C55D4" w:rsidP="004C55D4">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4A40283C" w14:textId="1736E6A3" w:rsidR="004C55D4" w:rsidRPr="007C4DDE" w:rsidRDefault="004C55D4" w:rsidP="004C55D4">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1A546F86" w14:textId="2F8468A2" w:rsidR="004C55D4" w:rsidRPr="007C4DDE" w:rsidRDefault="004C55D4" w:rsidP="004C55D4">
            <w:pPr>
              <w:pStyle w:val="NoSpacing"/>
              <w:contextualSpacing/>
              <w:jc w:val="center"/>
              <w:rPr>
                <w:noProof/>
                <w:sz w:val="18"/>
                <w:szCs w:val="18"/>
              </w:rPr>
            </w:pPr>
            <w:r>
              <w:rPr>
                <w:rFonts w:cs="Calibri"/>
                <w:color w:val="000000"/>
                <w:sz w:val="18"/>
                <w:szCs w:val="18"/>
              </w:rPr>
              <w:t>73</w:t>
            </w:r>
          </w:p>
        </w:tc>
        <w:tc>
          <w:tcPr>
            <w:tcW w:w="1663" w:type="dxa"/>
            <w:gridSpan w:val="2"/>
            <w:tcBorders>
              <w:left w:val="single" w:sz="4" w:space="0" w:color="auto"/>
            </w:tcBorders>
            <w:noWrap/>
          </w:tcPr>
          <w:p w14:paraId="34472678" w14:textId="12D563D1"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tcBorders>
              <w:right w:val="single" w:sz="4" w:space="0" w:color="auto"/>
            </w:tcBorders>
            <w:noWrap/>
          </w:tcPr>
          <w:p w14:paraId="289BABAD" w14:textId="3AE13EDD" w:rsidR="004C55D4" w:rsidRPr="007C4DDE" w:rsidRDefault="004C55D4" w:rsidP="004C55D4">
            <w:pPr>
              <w:pStyle w:val="NoSpacing"/>
              <w:contextualSpacing/>
              <w:jc w:val="center"/>
              <w:rPr>
                <w:noProof/>
                <w:sz w:val="18"/>
                <w:szCs w:val="18"/>
              </w:rPr>
            </w:pPr>
            <w:r>
              <w:rPr>
                <w:rFonts w:cs="Calibri"/>
                <w:color w:val="000000"/>
                <w:sz w:val="18"/>
                <w:szCs w:val="18"/>
              </w:rPr>
              <w:t>64</w:t>
            </w:r>
          </w:p>
        </w:tc>
        <w:tc>
          <w:tcPr>
            <w:tcW w:w="1947" w:type="dxa"/>
            <w:gridSpan w:val="2"/>
            <w:tcBorders>
              <w:left w:val="single" w:sz="4" w:space="0" w:color="auto"/>
            </w:tcBorders>
            <w:noWrap/>
          </w:tcPr>
          <w:p w14:paraId="7715DCC4" w14:textId="6014336C"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 &lt;5 years</w:t>
            </w:r>
          </w:p>
        </w:tc>
        <w:tc>
          <w:tcPr>
            <w:tcW w:w="1105" w:type="dxa"/>
            <w:tcBorders>
              <w:right w:val="single" w:sz="4" w:space="0" w:color="auto"/>
            </w:tcBorders>
            <w:noWrap/>
          </w:tcPr>
          <w:p w14:paraId="1CC35200" w14:textId="7039E9A6" w:rsidR="004C55D4" w:rsidRPr="007C4DDE" w:rsidRDefault="004C55D4" w:rsidP="004C55D4">
            <w:pPr>
              <w:pStyle w:val="NoSpacing"/>
              <w:contextualSpacing/>
              <w:jc w:val="center"/>
              <w:rPr>
                <w:noProof/>
                <w:sz w:val="18"/>
                <w:szCs w:val="18"/>
              </w:rPr>
            </w:pPr>
            <w:r>
              <w:rPr>
                <w:rFonts w:cs="Calibri"/>
                <w:color w:val="000000"/>
                <w:sz w:val="18"/>
                <w:szCs w:val="18"/>
              </w:rPr>
              <w:t>50</w:t>
            </w:r>
          </w:p>
        </w:tc>
        <w:tc>
          <w:tcPr>
            <w:tcW w:w="1947" w:type="dxa"/>
            <w:gridSpan w:val="2"/>
            <w:tcBorders>
              <w:left w:val="single" w:sz="4" w:space="0" w:color="auto"/>
            </w:tcBorders>
            <w:noWrap/>
          </w:tcPr>
          <w:p w14:paraId="0C2D9B27" w14:textId="4EC3A459"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noWrap/>
          </w:tcPr>
          <w:p w14:paraId="4CA5CFC7" w14:textId="3438AFDF" w:rsidR="004C55D4" w:rsidRPr="007C4DDE" w:rsidRDefault="004C55D4" w:rsidP="004C55D4">
            <w:pPr>
              <w:pStyle w:val="NoSpacing"/>
              <w:contextualSpacing/>
              <w:jc w:val="center"/>
              <w:rPr>
                <w:noProof/>
                <w:sz w:val="18"/>
                <w:szCs w:val="18"/>
              </w:rPr>
            </w:pPr>
            <w:r>
              <w:rPr>
                <w:rFonts w:cs="Calibri"/>
                <w:color w:val="000000"/>
                <w:sz w:val="18"/>
                <w:szCs w:val="18"/>
              </w:rPr>
              <w:t>46</w:t>
            </w:r>
          </w:p>
        </w:tc>
      </w:tr>
      <w:tr w:rsidR="004C55D4" w:rsidRPr="00DC770F" w14:paraId="057FAB82" w14:textId="77777777" w:rsidTr="007C4DDE">
        <w:trPr>
          <w:gridAfter w:val="1"/>
          <w:wAfter w:w="7" w:type="dxa"/>
          <w:trHeight w:val="290"/>
        </w:trPr>
        <w:tc>
          <w:tcPr>
            <w:tcW w:w="1418" w:type="dxa"/>
            <w:tcBorders>
              <w:right w:val="single" w:sz="4" w:space="0" w:color="auto"/>
            </w:tcBorders>
            <w:noWrap/>
            <w:hideMark/>
          </w:tcPr>
          <w:p w14:paraId="560577E2" w14:textId="73E5CC2D" w:rsidR="004C55D4" w:rsidRPr="00DC770F" w:rsidRDefault="004C55D4" w:rsidP="004C55D4">
            <w:pPr>
              <w:pStyle w:val="NoSpacing"/>
              <w:rPr>
                <w:noProof/>
                <w:sz w:val="18"/>
                <w:szCs w:val="18"/>
              </w:rPr>
            </w:pPr>
            <w:r w:rsidRPr="002A0CB6">
              <w:rPr>
                <w:noProof/>
                <w:sz w:val="18"/>
                <w:szCs w:val="18"/>
              </w:rPr>
              <w:t>Senegal</w:t>
            </w:r>
          </w:p>
        </w:tc>
        <w:tc>
          <w:tcPr>
            <w:tcW w:w="1465" w:type="dxa"/>
            <w:tcBorders>
              <w:left w:val="single" w:sz="4" w:space="0" w:color="auto"/>
            </w:tcBorders>
            <w:noWrap/>
          </w:tcPr>
          <w:p w14:paraId="2AD4F185" w14:textId="7A7D9C9E"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46423BAE" w14:textId="3FEE5E8C" w:rsidR="004C55D4" w:rsidRPr="007C4DDE" w:rsidRDefault="004C55D4" w:rsidP="004C55D4">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75F85D2C" w14:textId="36ADF228"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541B4E74" w14:textId="42C7C277" w:rsidR="004C55D4" w:rsidRPr="007C4DDE" w:rsidRDefault="004C55D4" w:rsidP="004C55D4">
            <w:pPr>
              <w:pStyle w:val="NoSpacing"/>
              <w:contextualSpacing/>
              <w:jc w:val="center"/>
              <w:rPr>
                <w:noProof/>
                <w:sz w:val="18"/>
                <w:szCs w:val="18"/>
              </w:rPr>
            </w:pPr>
            <w:r>
              <w:rPr>
                <w:rFonts w:cs="Calibri"/>
                <w:color w:val="000000"/>
                <w:sz w:val="18"/>
                <w:szCs w:val="18"/>
              </w:rPr>
              <w:t>90</w:t>
            </w:r>
          </w:p>
        </w:tc>
        <w:tc>
          <w:tcPr>
            <w:tcW w:w="1663" w:type="dxa"/>
            <w:gridSpan w:val="2"/>
            <w:tcBorders>
              <w:left w:val="single" w:sz="4" w:space="0" w:color="auto"/>
            </w:tcBorders>
            <w:noWrap/>
          </w:tcPr>
          <w:p w14:paraId="369DA084" w14:textId="50525D1F"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female HH members</w:t>
            </w:r>
          </w:p>
        </w:tc>
        <w:tc>
          <w:tcPr>
            <w:tcW w:w="1105" w:type="dxa"/>
            <w:tcBorders>
              <w:right w:val="single" w:sz="4" w:space="0" w:color="auto"/>
            </w:tcBorders>
            <w:noWrap/>
          </w:tcPr>
          <w:p w14:paraId="5823C2C4" w14:textId="7104BE52" w:rsidR="004C55D4" w:rsidRPr="007C4DDE" w:rsidRDefault="004C55D4" w:rsidP="004C55D4">
            <w:pPr>
              <w:pStyle w:val="NoSpacing"/>
              <w:contextualSpacing/>
              <w:jc w:val="center"/>
              <w:rPr>
                <w:noProof/>
                <w:sz w:val="18"/>
                <w:szCs w:val="18"/>
              </w:rPr>
            </w:pPr>
            <w:r>
              <w:rPr>
                <w:rFonts w:cs="Calibri"/>
                <w:color w:val="000000"/>
                <w:sz w:val="18"/>
                <w:szCs w:val="18"/>
              </w:rPr>
              <w:t>73</w:t>
            </w:r>
          </w:p>
        </w:tc>
        <w:tc>
          <w:tcPr>
            <w:tcW w:w="1947" w:type="dxa"/>
            <w:gridSpan w:val="2"/>
            <w:tcBorders>
              <w:left w:val="single" w:sz="4" w:space="0" w:color="auto"/>
            </w:tcBorders>
            <w:noWrap/>
          </w:tcPr>
          <w:p w14:paraId="6EF3B8BC" w14:textId="50E40239" w:rsidR="004C55D4" w:rsidRPr="007C4DDE" w:rsidRDefault="004C55D4" w:rsidP="004C55D4">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tcBorders>
              <w:right w:val="single" w:sz="4" w:space="0" w:color="auto"/>
            </w:tcBorders>
            <w:noWrap/>
          </w:tcPr>
          <w:p w14:paraId="1702F4D8" w14:textId="16405F7B" w:rsidR="004C55D4" w:rsidRPr="007C4DDE" w:rsidRDefault="004C55D4" w:rsidP="004C55D4">
            <w:pPr>
              <w:pStyle w:val="NoSpacing"/>
              <w:contextualSpacing/>
              <w:jc w:val="center"/>
              <w:rPr>
                <w:noProof/>
                <w:sz w:val="18"/>
                <w:szCs w:val="18"/>
              </w:rPr>
            </w:pPr>
            <w:r>
              <w:rPr>
                <w:rFonts w:cs="Calibri"/>
                <w:color w:val="000000"/>
                <w:sz w:val="18"/>
                <w:szCs w:val="18"/>
              </w:rPr>
              <w:t>69</w:t>
            </w:r>
          </w:p>
        </w:tc>
        <w:tc>
          <w:tcPr>
            <w:tcW w:w="1947" w:type="dxa"/>
            <w:gridSpan w:val="2"/>
            <w:tcBorders>
              <w:left w:val="single" w:sz="4" w:space="0" w:color="auto"/>
            </w:tcBorders>
            <w:noWrap/>
          </w:tcPr>
          <w:p w14:paraId="6777AF59" w14:textId="7243621D" w:rsidR="004C55D4" w:rsidRPr="007C4DDE" w:rsidRDefault="004C55D4" w:rsidP="004C55D4">
            <w:pPr>
              <w:pStyle w:val="NoSpacing"/>
              <w:contextualSpacing/>
              <w:jc w:val="center"/>
              <w:rPr>
                <w:noProof/>
                <w:sz w:val="18"/>
                <w:szCs w:val="18"/>
              </w:rPr>
            </w:pPr>
            <w:r w:rsidRPr="007C4DDE">
              <w:rPr>
                <w:rFonts w:cs="Calibri"/>
                <w:color w:val="000000"/>
                <w:sz w:val="18"/>
                <w:szCs w:val="18"/>
              </w:rPr>
              <w:t>Number of HH members &lt;5 years</w:t>
            </w:r>
          </w:p>
        </w:tc>
        <w:tc>
          <w:tcPr>
            <w:tcW w:w="1105" w:type="dxa"/>
            <w:noWrap/>
          </w:tcPr>
          <w:p w14:paraId="758EE1F7" w14:textId="4E080488" w:rsidR="004C55D4" w:rsidRPr="007C4DDE" w:rsidRDefault="00896AF9" w:rsidP="004C55D4">
            <w:pPr>
              <w:pStyle w:val="NoSpacing"/>
              <w:contextualSpacing/>
              <w:jc w:val="center"/>
              <w:rPr>
                <w:noProof/>
                <w:sz w:val="18"/>
                <w:szCs w:val="18"/>
              </w:rPr>
            </w:pPr>
            <w:r>
              <w:rPr>
                <w:rFonts w:cs="Calibri"/>
                <w:color w:val="000000"/>
                <w:sz w:val="18"/>
                <w:szCs w:val="18"/>
              </w:rPr>
              <w:t>42</w:t>
            </w:r>
          </w:p>
        </w:tc>
      </w:tr>
      <w:tr w:rsidR="00896AF9" w:rsidRPr="00DC770F" w14:paraId="32115597" w14:textId="77777777" w:rsidTr="007C4DDE">
        <w:trPr>
          <w:gridAfter w:val="1"/>
          <w:wAfter w:w="7" w:type="dxa"/>
          <w:trHeight w:val="290"/>
        </w:trPr>
        <w:tc>
          <w:tcPr>
            <w:tcW w:w="1418" w:type="dxa"/>
            <w:tcBorders>
              <w:right w:val="single" w:sz="4" w:space="0" w:color="auto"/>
            </w:tcBorders>
            <w:noWrap/>
            <w:hideMark/>
          </w:tcPr>
          <w:p w14:paraId="0DE34790" w14:textId="39745197" w:rsidR="00896AF9" w:rsidRPr="00DC770F" w:rsidRDefault="00896AF9" w:rsidP="00896AF9">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633D0EAA" w14:textId="47267D41" w:rsidR="00896AF9" w:rsidRPr="007C4DDE" w:rsidRDefault="00896AF9" w:rsidP="00896AF9">
            <w:pPr>
              <w:pStyle w:val="NoSpacing"/>
              <w:contextualSpacing/>
              <w:jc w:val="center"/>
              <w:rPr>
                <w:noProof/>
                <w:sz w:val="18"/>
                <w:szCs w:val="18"/>
              </w:rPr>
            </w:pPr>
            <w:r>
              <w:rPr>
                <w:noProof/>
                <w:sz w:val="18"/>
                <w:szCs w:val="18"/>
              </w:rPr>
              <w:t>Region: North western</w:t>
            </w:r>
          </w:p>
        </w:tc>
        <w:tc>
          <w:tcPr>
            <w:tcW w:w="1105" w:type="dxa"/>
            <w:tcBorders>
              <w:right w:val="single" w:sz="4" w:space="0" w:color="auto"/>
            </w:tcBorders>
            <w:noWrap/>
          </w:tcPr>
          <w:p w14:paraId="3868882B" w14:textId="5D01B79F" w:rsidR="00896AF9" w:rsidRPr="007C4DDE" w:rsidRDefault="00896AF9" w:rsidP="00896AF9">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1D3CAF7E" w14:textId="758656E3" w:rsidR="00896AF9" w:rsidRPr="007C4DDE" w:rsidRDefault="00896AF9" w:rsidP="00896AF9">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3C252E65" w14:textId="5B22B133" w:rsidR="00896AF9" w:rsidRPr="007C4DDE" w:rsidRDefault="00896AF9" w:rsidP="00896AF9">
            <w:pPr>
              <w:pStyle w:val="NoSpacing"/>
              <w:contextualSpacing/>
              <w:jc w:val="center"/>
              <w:rPr>
                <w:noProof/>
                <w:sz w:val="18"/>
                <w:szCs w:val="18"/>
              </w:rPr>
            </w:pPr>
            <w:r>
              <w:rPr>
                <w:rFonts w:cs="Calibri"/>
                <w:color w:val="000000"/>
                <w:sz w:val="18"/>
                <w:szCs w:val="18"/>
              </w:rPr>
              <w:t>51</w:t>
            </w:r>
          </w:p>
        </w:tc>
        <w:tc>
          <w:tcPr>
            <w:tcW w:w="1663" w:type="dxa"/>
            <w:gridSpan w:val="2"/>
            <w:tcBorders>
              <w:left w:val="single" w:sz="4" w:space="0" w:color="auto"/>
            </w:tcBorders>
            <w:noWrap/>
          </w:tcPr>
          <w:p w14:paraId="7971A650" w14:textId="3B2DF795" w:rsidR="00896AF9" w:rsidRPr="007C4DDE" w:rsidRDefault="00896AF9" w:rsidP="00896AF9">
            <w:pPr>
              <w:pStyle w:val="NoSpacing"/>
              <w:contextualSpacing/>
              <w:jc w:val="center"/>
              <w:rPr>
                <w:noProof/>
                <w:sz w:val="18"/>
                <w:szCs w:val="18"/>
              </w:rPr>
            </w:pPr>
            <w:r>
              <w:rPr>
                <w:rFonts w:cs="Calibri"/>
                <w:color w:val="000000"/>
                <w:sz w:val="18"/>
                <w:szCs w:val="18"/>
              </w:rPr>
              <w:t>Ideal number of children</w:t>
            </w:r>
          </w:p>
        </w:tc>
        <w:tc>
          <w:tcPr>
            <w:tcW w:w="1105" w:type="dxa"/>
            <w:tcBorders>
              <w:right w:val="single" w:sz="4" w:space="0" w:color="auto"/>
            </w:tcBorders>
            <w:noWrap/>
          </w:tcPr>
          <w:p w14:paraId="18065229" w14:textId="12F3DDAE" w:rsidR="00896AF9" w:rsidRPr="007C4DDE" w:rsidRDefault="00896AF9" w:rsidP="00896AF9">
            <w:pPr>
              <w:pStyle w:val="NoSpacing"/>
              <w:contextual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458AB58D" w14:textId="331F5603" w:rsidR="00896AF9" w:rsidRPr="007C4DDE" w:rsidRDefault="00896AF9" w:rsidP="00896AF9">
            <w:pPr>
              <w:pStyle w:val="NoSpacing"/>
              <w:contextualSpacing/>
              <w:jc w:val="center"/>
              <w:rPr>
                <w:noProof/>
                <w:sz w:val="18"/>
                <w:szCs w:val="18"/>
              </w:rPr>
            </w:pPr>
            <w:r w:rsidRPr="007C4DDE">
              <w:rPr>
                <w:rFonts w:cs="Calibri"/>
                <w:color w:val="000000"/>
                <w:sz w:val="18"/>
                <w:szCs w:val="18"/>
              </w:rPr>
              <w:t>*Exposure to mass media</w:t>
            </w:r>
          </w:p>
        </w:tc>
        <w:tc>
          <w:tcPr>
            <w:tcW w:w="1105" w:type="dxa"/>
            <w:tcBorders>
              <w:right w:val="single" w:sz="4" w:space="0" w:color="auto"/>
            </w:tcBorders>
            <w:noWrap/>
          </w:tcPr>
          <w:p w14:paraId="7563C713" w14:textId="26CAF4EE" w:rsidR="00896AF9" w:rsidRPr="007C4DDE" w:rsidRDefault="00896AF9" w:rsidP="00896AF9">
            <w:pPr>
              <w:pStyle w:val="NoSpacing"/>
              <w:contextualSpacing/>
              <w:jc w:val="center"/>
              <w:rPr>
                <w:noProof/>
                <w:sz w:val="18"/>
                <w:szCs w:val="18"/>
              </w:rPr>
            </w:pPr>
            <w:r>
              <w:rPr>
                <w:rFonts w:cs="Calibri"/>
                <w:color w:val="000000"/>
                <w:sz w:val="18"/>
                <w:szCs w:val="18"/>
              </w:rPr>
              <w:t>38</w:t>
            </w:r>
          </w:p>
        </w:tc>
        <w:tc>
          <w:tcPr>
            <w:tcW w:w="1947" w:type="dxa"/>
            <w:gridSpan w:val="2"/>
            <w:tcBorders>
              <w:left w:val="single" w:sz="4" w:space="0" w:color="auto"/>
            </w:tcBorders>
            <w:noWrap/>
          </w:tcPr>
          <w:p w14:paraId="0FD9107A" w14:textId="2819BFB9" w:rsidR="00896AF9" w:rsidRPr="007C4DDE" w:rsidRDefault="00896AF9" w:rsidP="00896AF9">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noWrap/>
          </w:tcPr>
          <w:p w14:paraId="1559D371" w14:textId="51151F4C" w:rsidR="00896AF9" w:rsidRPr="007C4DDE" w:rsidRDefault="00896AF9" w:rsidP="00896AF9">
            <w:pPr>
              <w:pStyle w:val="NoSpacing"/>
              <w:contextualSpacing/>
              <w:jc w:val="center"/>
              <w:rPr>
                <w:noProof/>
                <w:sz w:val="18"/>
                <w:szCs w:val="18"/>
              </w:rPr>
            </w:pPr>
            <w:r>
              <w:rPr>
                <w:rFonts w:cs="Calibri"/>
                <w:color w:val="000000"/>
                <w:sz w:val="18"/>
                <w:szCs w:val="18"/>
              </w:rPr>
              <w:t>29</w:t>
            </w:r>
          </w:p>
        </w:tc>
      </w:tr>
      <w:tr w:rsidR="00896AF9" w:rsidRPr="00DC770F" w14:paraId="3B193F27" w14:textId="77777777" w:rsidTr="007C4DDE">
        <w:trPr>
          <w:gridAfter w:val="1"/>
          <w:wAfter w:w="7" w:type="dxa"/>
          <w:trHeight w:val="290"/>
        </w:trPr>
        <w:tc>
          <w:tcPr>
            <w:tcW w:w="1418" w:type="dxa"/>
            <w:tcBorders>
              <w:right w:val="single" w:sz="4" w:space="0" w:color="auto"/>
            </w:tcBorders>
            <w:noWrap/>
            <w:hideMark/>
          </w:tcPr>
          <w:p w14:paraId="5E0D5CE4" w14:textId="24F71878" w:rsidR="00896AF9" w:rsidRPr="00DC770F" w:rsidRDefault="00896AF9" w:rsidP="00896AF9">
            <w:pPr>
              <w:pStyle w:val="NoSpacing"/>
              <w:rPr>
                <w:noProof/>
                <w:sz w:val="18"/>
                <w:szCs w:val="18"/>
              </w:rPr>
            </w:pPr>
            <w:r w:rsidRPr="002A0CB6">
              <w:rPr>
                <w:noProof/>
                <w:sz w:val="18"/>
                <w:szCs w:val="18"/>
              </w:rPr>
              <w:t>Tanzania</w:t>
            </w:r>
          </w:p>
        </w:tc>
        <w:tc>
          <w:tcPr>
            <w:tcW w:w="1465" w:type="dxa"/>
            <w:tcBorders>
              <w:left w:val="single" w:sz="4" w:space="0" w:color="auto"/>
            </w:tcBorders>
            <w:noWrap/>
          </w:tcPr>
          <w:p w14:paraId="41B18B44" w14:textId="7AD59EB0" w:rsidR="00896AF9" w:rsidRPr="007C4DDE" w:rsidRDefault="00896AF9" w:rsidP="00896AF9">
            <w:pPr>
              <w:pStyle w:val="NoSpacing"/>
              <w:contextualSpacing/>
              <w:jc w:val="center"/>
              <w:rPr>
                <w:noProof/>
                <w:sz w:val="18"/>
                <w:szCs w:val="18"/>
              </w:rPr>
            </w:pPr>
            <w:r w:rsidRPr="007C4DDE">
              <w:rPr>
                <w:rFonts w:cs="Calibri"/>
                <w:color w:val="000000"/>
                <w:sz w:val="18"/>
                <w:szCs w:val="18"/>
              </w:rPr>
              <w:t>Body Mass Index</w:t>
            </w:r>
          </w:p>
        </w:tc>
        <w:tc>
          <w:tcPr>
            <w:tcW w:w="1105" w:type="dxa"/>
            <w:tcBorders>
              <w:right w:val="single" w:sz="4" w:space="0" w:color="auto"/>
            </w:tcBorders>
            <w:noWrap/>
          </w:tcPr>
          <w:p w14:paraId="533893E2" w14:textId="7035BDBF" w:rsidR="00896AF9" w:rsidRPr="007C4DDE" w:rsidRDefault="00896AF9" w:rsidP="00896AF9">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C8E1952" w14:textId="58BD334F" w:rsidR="00896AF9" w:rsidRPr="007C4DDE" w:rsidRDefault="00896AF9" w:rsidP="00896AF9">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326E3EEC" w14:textId="6D663F54" w:rsidR="00896AF9" w:rsidRPr="007C4DDE" w:rsidRDefault="00896AF9" w:rsidP="00896AF9">
            <w:pPr>
              <w:pStyle w:val="NoSpacing"/>
              <w:contextualSpacing/>
              <w:jc w:val="center"/>
              <w:rPr>
                <w:noProof/>
                <w:sz w:val="18"/>
                <w:szCs w:val="18"/>
              </w:rPr>
            </w:pPr>
            <w:r w:rsidRPr="007C4DDE">
              <w:rPr>
                <w:rFonts w:cs="Calibri"/>
                <w:color w:val="000000"/>
                <w:sz w:val="18"/>
                <w:szCs w:val="18"/>
              </w:rPr>
              <w:t>41</w:t>
            </w:r>
          </w:p>
        </w:tc>
        <w:tc>
          <w:tcPr>
            <w:tcW w:w="1663" w:type="dxa"/>
            <w:gridSpan w:val="2"/>
            <w:tcBorders>
              <w:left w:val="single" w:sz="4" w:space="0" w:color="auto"/>
            </w:tcBorders>
            <w:noWrap/>
          </w:tcPr>
          <w:p w14:paraId="4A70BF4C" w14:textId="06986D5C" w:rsidR="00896AF9" w:rsidRPr="007C4DDE" w:rsidRDefault="00896AF9" w:rsidP="00896AF9">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2679F19" w14:textId="671561F6" w:rsidR="00896AF9" w:rsidRPr="007C4DDE" w:rsidRDefault="00896AF9" w:rsidP="00896AF9">
            <w:pPr>
              <w:pStyle w:val="NoSpacing"/>
              <w:contextualSpacing/>
              <w:jc w:val="center"/>
              <w:rPr>
                <w:noProof/>
                <w:sz w:val="18"/>
                <w:szCs w:val="18"/>
              </w:rPr>
            </w:pPr>
            <w:r>
              <w:rPr>
                <w:rFonts w:cs="Calibri"/>
                <w:color w:val="000000"/>
                <w:sz w:val="18"/>
                <w:szCs w:val="18"/>
              </w:rPr>
              <w:t>33</w:t>
            </w:r>
          </w:p>
        </w:tc>
        <w:tc>
          <w:tcPr>
            <w:tcW w:w="1947" w:type="dxa"/>
            <w:gridSpan w:val="2"/>
            <w:tcBorders>
              <w:left w:val="single" w:sz="4" w:space="0" w:color="auto"/>
            </w:tcBorders>
            <w:noWrap/>
          </w:tcPr>
          <w:p w14:paraId="3C4F6FC7" w14:textId="68C52D33" w:rsidR="00896AF9" w:rsidRPr="007C4DDE" w:rsidRDefault="00896AF9" w:rsidP="00896AF9">
            <w:pPr>
              <w:pStyle w:val="NoSpacing"/>
              <w:contextualSpacing/>
              <w:jc w:val="center"/>
              <w:rPr>
                <w:noProof/>
                <w:sz w:val="18"/>
                <w:szCs w:val="18"/>
              </w:rPr>
            </w:pPr>
            <w:r w:rsidRPr="007C4DDE">
              <w:rPr>
                <w:rFonts w:cs="Calibri"/>
                <w:color w:val="000000"/>
                <w:sz w:val="18"/>
                <w:szCs w:val="18"/>
              </w:rPr>
              <w:t>HH has a music system</w:t>
            </w:r>
          </w:p>
        </w:tc>
        <w:tc>
          <w:tcPr>
            <w:tcW w:w="1105" w:type="dxa"/>
            <w:tcBorders>
              <w:right w:val="single" w:sz="4" w:space="0" w:color="auto"/>
            </w:tcBorders>
            <w:noWrap/>
          </w:tcPr>
          <w:p w14:paraId="4E7FFC22" w14:textId="56402798" w:rsidR="00896AF9" w:rsidRPr="007C4DDE" w:rsidRDefault="00896AF9" w:rsidP="00896AF9">
            <w:pPr>
              <w:pStyle w:val="NoSpacing"/>
              <w:contextualSpacing/>
              <w:jc w:val="center"/>
              <w:rPr>
                <w:noProof/>
                <w:sz w:val="18"/>
                <w:szCs w:val="18"/>
              </w:rPr>
            </w:pPr>
            <w:r>
              <w:rPr>
                <w:rFonts w:cs="Calibri"/>
                <w:color w:val="000000"/>
                <w:sz w:val="18"/>
                <w:szCs w:val="18"/>
              </w:rPr>
              <w:t>30</w:t>
            </w:r>
          </w:p>
        </w:tc>
        <w:tc>
          <w:tcPr>
            <w:tcW w:w="1947" w:type="dxa"/>
            <w:gridSpan w:val="2"/>
            <w:tcBorders>
              <w:left w:val="single" w:sz="4" w:space="0" w:color="auto"/>
            </w:tcBorders>
            <w:noWrap/>
          </w:tcPr>
          <w:p w14:paraId="1EF89233" w14:textId="1D39650B" w:rsidR="00896AF9" w:rsidRPr="007C4DDE" w:rsidRDefault="00896AF9" w:rsidP="00896AF9">
            <w:pPr>
              <w:pStyle w:val="NoSpacing"/>
              <w:contextualSpacing/>
              <w:jc w:val="center"/>
              <w:rPr>
                <w:noProof/>
                <w:sz w:val="18"/>
                <w:szCs w:val="18"/>
              </w:rPr>
            </w:pPr>
            <w:r>
              <w:rPr>
                <w:rFonts w:cs="Calibri"/>
                <w:color w:val="000000"/>
                <w:sz w:val="18"/>
                <w:szCs w:val="18"/>
              </w:rPr>
              <w:t xml:space="preserve">Number of </w:t>
            </w:r>
            <w:proofErr w:type="spellStart"/>
            <w:r>
              <w:rPr>
                <w:rFonts w:cs="Calibri"/>
                <w:color w:val="000000"/>
                <w:sz w:val="18"/>
                <w:szCs w:val="18"/>
              </w:rPr>
              <w:t>mosquitonets</w:t>
            </w:r>
            <w:proofErr w:type="spellEnd"/>
          </w:p>
        </w:tc>
        <w:tc>
          <w:tcPr>
            <w:tcW w:w="1105" w:type="dxa"/>
            <w:noWrap/>
          </w:tcPr>
          <w:p w14:paraId="410D6CF1" w14:textId="6279A21E" w:rsidR="00896AF9" w:rsidRPr="007C4DDE" w:rsidRDefault="00896AF9" w:rsidP="00896AF9">
            <w:pPr>
              <w:pStyle w:val="NoSpacing"/>
              <w:contextualSpacing/>
              <w:jc w:val="center"/>
              <w:rPr>
                <w:noProof/>
                <w:sz w:val="18"/>
                <w:szCs w:val="18"/>
              </w:rPr>
            </w:pPr>
            <w:r>
              <w:rPr>
                <w:rFonts w:cs="Calibri"/>
                <w:color w:val="000000"/>
                <w:sz w:val="18"/>
                <w:szCs w:val="18"/>
              </w:rPr>
              <w:t>25</w:t>
            </w:r>
          </w:p>
        </w:tc>
      </w:tr>
      <w:tr w:rsidR="00BA006F" w:rsidRPr="00DC770F" w14:paraId="37B00723" w14:textId="77777777" w:rsidTr="007C4DDE">
        <w:trPr>
          <w:gridAfter w:val="1"/>
          <w:wAfter w:w="7" w:type="dxa"/>
          <w:trHeight w:val="290"/>
        </w:trPr>
        <w:tc>
          <w:tcPr>
            <w:tcW w:w="1418" w:type="dxa"/>
            <w:tcBorders>
              <w:right w:val="single" w:sz="4" w:space="0" w:color="auto"/>
            </w:tcBorders>
            <w:noWrap/>
            <w:hideMark/>
          </w:tcPr>
          <w:p w14:paraId="5298A0B2" w14:textId="611C2A5A" w:rsidR="00BA006F" w:rsidRPr="00DC770F" w:rsidRDefault="00BA006F" w:rsidP="00BA006F">
            <w:pPr>
              <w:pStyle w:val="NoSpacing"/>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4459AB39" w14:textId="426A4B9B" w:rsidR="00BA006F" w:rsidRPr="007C4DDE" w:rsidRDefault="00BA006F" w:rsidP="00BA006F">
            <w:pPr>
              <w:pStyle w:val="NoSpacing"/>
              <w:contextualSpacing/>
              <w:jc w:val="center"/>
              <w:rPr>
                <w:noProof/>
                <w:sz w:val="18"/>
                <w:szCs w:val="18"/>
              </w:rPr>
            </w:pPr>
            <w:r>
              <w:rPr>
                <w:rFonts w:cs="Calibri"/>
                <w:color w:val="000000"/>
                <w:sz w:val="18"/>
                <w:szCs w:val="18"/>
              </w:rPr>
              <w:t xml:space="preserve">Has </w:t>
            </w:r>
            <w:proofErr w:type="spellStart"/>
            <w:r>
              <w:rPr>
                <w:rFonts w:cs="Calibri"/>
                <w:color w:val="000000"/>
                <w:sz w:val="18"/>
                <w:szCs w:val="18"/>
              </w:rPr>
              <w:t>bankaccount</w:t>
            </w:r>
            <w:proofErr w:type="spellEnd"/>
          </w:p>
        </w:tc>
        <w:tc>
          <w:tcPr>
            <w:tcW w:w="1105" w:type="dxa"/>
            <w:tcBorders>
              <w:right w:val="single" w:sz="4" w:space="0" w:color="auto"/>
            </w:tcBorders>
            <w:noWrap/>
          </w:tcPr>
          <w:p w14:paraId="3F0A8C63" w14:textId="5B13DD5E" w:rsidR="00BA006F" w:rsidRPr="007C4DDE" w:rsidRDefault="00BA006F" w:rsidP="00BA006F">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12B89446" w14:textId="1FE570DC" w:rsidR="00BA006F" w:rsidRPr="007C4DDE" w:rsidRDefault="00BA006F" w:rsidP="00BA006F">
            <w:pPr>
              <w:pStyle w:val="NoSpacing"/>
              <w:contextualSpacing/>
              <w:jc w:val="center"/>
              <w:rPr>
                <w:noProof/>
                <w:sz w:val="18"/>
                <w:szCs w:val="18"/>
              </w:rPr>
            </w:pPr>
            <w:r>
              <w:rPr>
                <w:rFonts w:cs="Calibri"/>
                <w:color w:val="000000"/>
                <w:sz w:val="18"/>
                <w:szCs w:val="18"/>
              </w:rPr>
              <w:t>Literate</w:t>
            </w:r>
          </w:p>
        </w:tc>
        <w:tc>
          <w:tcPr>
            <w:tcW w:w="1105" w:type="dxa"/>
            <w:tcBorders>
              <w:right w:val="single" w:sz="4" w:space="0" w:color="auto"/>
            </w:tcBorders>
            <w:noWrap/>
          </w:tcPr>
          <w:p w14:paraId="4E1D00E5" w14:textId="0186BE7A" w:rsidR="00BA006F" w:rsidRPr="007C4DDE" w:rsidRDefault="00BA006F" w:rsidP="00BA006F">
            <w:pPr>
              <w:pStyle w:val="NoSpacing"/>
              <w:contextualSpacing/>
              <w:jc w:val="center"/>
              <w:rPr>
                <w:noProof/>
                <w:sz w:val="18"/>
                <w:szCs w:val="18"/>
              </w:rPr>
            </w:pPr>
            <w:r>
              <w:rPr>
                <w:rFonts w:cs="Calibri"/>
                <w:color w:val="000000"/>
                <w:sz w:val="18"/>
                <w:szCs w:val="18"/>
              </w:rPr>
              <w:t>96</w:t>
            </w:r>
          </w:p>
        </w:tc>
        <w:tc>
          <w:tcPr>
            <w:tcW w:w="1663" w:type="dxa"/>
            <w:gridSpan w:val="2"/>
            <w:tcBorders>
              <w:left w:val="single" w:sz="4" w:space="0" w:color="auto"/>
            </w:tcBorders>
            <w:noWrap/>
          </w:tcPr>
          <w:p w14:paraId="49B82543" w14:textId="2272C100" w:rsidR="00BA006F" w:rsidRPr="007C4DDE" w:rsidRDefault="00BA006F" w:rsidP="00BA006F">
            <w:pPr>
              <w:pStyle w:val="NoSpacing"/>
              <w:contextualSpacing/>
              <w:jc w:val="center"/>
              <w:rPr>
                <w:noProof/>
                <w:sz w:val="18"/>
                <w:szCs w:val="18"/>
              </w:rPr>
            </w:pPr>
            <w:r w:rsidRPr="007C4DDE">
              <w:rPr>
                <w:rFonts w:cs="Calibri"/>
                <w:color w:val="000000"/>
                <w:sz w:val="18"/>
                <w:szCs w:val="18"/>
              </w:rPr>
              <w:t>Not at all reads newspaper</w:t>
            </w:r>
          </w:p>
        </w:tc>
        <w:tc>
          <w:tcPr>
            <w:tcW w:w="1105" w:type="dxa"/>
            <w:tcBorders>
              <w:right w:val="single" w:sz="4" w:space="0" w:color="auto"/>
            </w:tcBorders>
            <w:noWrap/>
          </w:tcPr>
          <w:p w14:paraId="387A4D89" w14:textId="2149CAFE" w:rsidR="00BA006F" w:rsidRPr="007C4DDE" w:rsidRDefault="00BA006F" w:rsidP="00BA006F">
            <w:pPr>
              <w:pStyle w:val="NoSpacing"/>
              <w:contextualSpacing/>
              <w:jc w:val="center"/>
              <w:rPr>
                <w:noProof/>
                <w:sz w:val="18"/>
                <w:szCs w:val="18"/>
              </w:rPr>
            </w:pPr>
            <w:r>
              <w:rPr>
                <w:rFonts w:cs="Calibri"/>
                <w:color w:val="000000"/>
                <w:sz w:val="18"/>
                <w:szCs w:val="18"/>
              </w:rPr>
              <w:t>95</w:t>
            </w:r>
          </w:p>
        </w:tc>
        <w:tc>
          <w:tcPr>
            <w:tcW w:w="1947" w:type="dxa"/>
            <w:gridSpan w:val="2"/>
            <w:tcBorders>
              <w:left w:val="single" w:sz="4" w:space="0" w:color="auto"/>
            </w:tcBorders>
            <w:noWrap/>
          </w:tcPr>
          <w:p w14:paraId="46FD6493" w14:textId="29684D90" w:rsidR="00BA006F" w:rsidRPr="007C4DDE" w:rsidRDefault="00BA006F" w:rsidP="00BA006F">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02083326" w14:textId="7647216A" w:rsidR="00BA006F" w:rsidRPr="007C4DDE" w:rsidRDefault="00BA006F" w:rsidP="00BA006F">
            <w:pPr>
              <w:pStyle w:val="NoSpacing"/>
              <w:contextualSpacing/>
              <w:jc w:val="center"/>
              <w:rPr>
                <w:noProof/>
                <w:sz w:val="18"/>
                <w:szCs w:val="18"/>
              </w:rPr>
            </w:pPr>
            <w:r>
              <w:rPr>
                <w:rFonts w:cs="Calibri"/>
                <w:color w:val="000000"/>
                <w:sz w:val="18"/>
                <w:szCs w:val="18"/>
              </w:rPr>
              <w:t>63</w:t>
            </w:r>
          </w:p>
        </w:tc>
        <w:tc>
          <w:tcPr>
            <w:tcW w:w="1947" w:type="dxa"/>
            <w:gridSpan w:val="2"/>
            <w:tcBorders>
              <w:left w:val="single" w:sz="4" w:space="0" w:color="auto"/>
            </w:tcBorders>
            <w:noWrap/>
          </w:tcPr>
          <w:p w14:paraId="0F9EE0D2" w14:textId="5CE23DF0" w:rsidR="00BA006F" w:rsidRPr="007C4DDE" w:rsidRDefault="00BA006F" w:rsidP="00BA006F">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noWrap/>
          </w:tcPr>
          <w:p w14:paraId="5D238B9E" w14:textId="50EEDFC8" w:rsidR="00BA006F" w:rsidRPr="007C4DDE" w:rsidRDefault="00BA006F" w:rsidP="00BA006F">
            <w:pPr>
              <w:pStyle w:val="NoSpacing"/>
              <w:contextualSpacing/>
              <w:jc w:val="center"/>
              <w:rPr>
                <w:noProof/>
                <w:sz w:val="18"/>
                <w:szCs w:val="18"/>
              </w:rPr>
            </w:pPr>
            <w:r>
              <w:rPr>
                <w:rFonts w:cs="Calibri"/>
                <w:color w:val="000000"/>
                <w:sz w:val="18"/>
                <w:szCs w:val="18"/>
              </w:rPr>
              <w:t>60</w:t>
            </w:r>
          </w:p>
        </w:tc>
      </w:tr>
      <w:tr w:rsidR="00BA006F" w:rsidRPr="00DC770F" w14:paraId="14AAB0D9" w14:textId="77777777" w:rsidTr="007C4DDE">
        <w:trPr>
          <w:gridAfter w:val="1"/>
          <w:wAfter w:w="7" w:type="dxa"/>
          <w:trHeight w:val="290"/>
        </w:trPr>
        <w:tc>
          <w:tcPr>
            <w:tcW w:w="1418" w:type="dxa"/>
            <w:tcBorders>
              <w:right w:val="single" w:sz="4" w:space="0" w:color="auto"/>
            </w:tcBorders>
            <w:noWrap/>
            <w:hideMark/>
          </w:tcPr>
          <w:p w14:paraId="770EA247" w14:textId="3EBA98BE" w:rsidR="00BA006F" w:rsidRPr="00DC770F" w:rsidRDefault="00BA006F" w:rsidP="00BA006F">
            <w:pPr>
              <w:pStyle w:val="NoSpacing"/>
              <w:rPr>
                <w:noProof/>
                <w:sz w:val="18"/>
                <w:szCs w:val="18"/>
              </w:rPr>
            </w:pPr>
            <w:r w:rsidRPr="002A0CB6">
              <w:rPr>
                <w:noProof/>
                <w:sz w:val="18"/>
                <w:szCs w:val="18"/>
              </w:rPr>
              <w:t>Togo</w:t>
            </w:r>
          </w:p>
        </w:tc>
        <w:tc>
          <w:tcPr>
            <w:tcW w:w="1465" w:type="dxa"/>
            <w:tcBorders>
              <w:left w:val="single" w:sz="4" w:space="0" w:color="auto"/>
            </w:tcBorders>
            <w:noWrap/>
          </w:tcPr>
          <w:p w14:paraId="07747276" w14:textId="489A5FD7" w:rsidR="00BA006F" w:rsidRPr="007C4DDE" w:rsidRDefault="00BA006F" w:rsidP="00BA006F">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1957C54D" w14:textId="655B9FBB" w:rsidR="00BA006F" w:rsidRPr="007C4DDE" w:rsidRDefault="00BA006F" w:rsidP="00BA006F">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5738E9CC" w14:textId="070BC6F7" w:rsidR="00BA006F" w:rsidRPr="007C4DDE" w:rsidRDefault="00BA006F" w:rsidP="00BA006F">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right w:val="single" w:sz="4" w:space="0" w:color="auto"/>
            </w:tcBorders>
            <w:noWrap/>
          </w:tcPr>
          <w:p w14:paraId="3D6E143F" w14:textId="4BD045A4" w:rsidR="00BA006F" w:rsidRPr="007C4DDE" w:rsidRDefault="00BA006F" w:rsidP="00BA006F">
            <w:pPr>
              <w:pStyle w:val="NoSpacing"/>
              <w:contextualSpacing/>
              <w:jc w:val="center"/>
              <w:rPr>
                <w:noProof/>
                <w:sz w:val="18"/>
                <w:szCs w:val="18"/>
              </w:rPr>
            </w:pPr>
            <w:r>
              <w:rPr>
                <w:rFonts w:cs="Calibri"/>
                <w:color w:val="000000"/>
                <w:sz w:val="18"/>
                <w:szCs w:val="18"/>
              </w:rPr>
              <w:t>62</w:t>
            </w:r>
          </w:p>
        </w:tc>
        <w:tc>
          <w:tcPr>
            <w:tcW w:w="1663" w:type="dxa"/>
            <w:gridSpan w:val="2"/>
            <w:tcBorders>
              <w:left w:val="single" w:sz="4" w:space="0" w:color="auto"/>
            </w:tcBorders>
            <w:noWrap/>
          </w:tcPr>
          <w:p w14:paraId="430B8642" w14:textId="53B75186" w:rsidR="00BA006F" w:rsidRPr="007C4DDE" w:rsidRDefault="00BA006F" w:rsidP="00BA006F">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2C2A75DC" w14:textId="63FE6199" w:rsidR="00BA006F" w:rsidRPr="007C4DDE" w:rsidRDefault="00BA006F" w:rsidP="00BA006F">
            <w:pPr>
              <w:pStyle w:val="NoSpacing"/>
              <w:contextualSpacing/>
              <w:jc w:val="center"/>
              <w:rPr>
                <w:noProof/>
                <w:sz w:val="18"/>
                <w:szCs w:val="18"/>
              </w:rPr>
            </w:pPr>
            <w:r>
              <w:rPr>
                <w:rFonts w:cs="Calibri"/>
                <w:color w:val="000000"/>
                <w:sz w:val="18"/>
                <w:szCs w:val="18"/>
              </w:rPr>
              <w:t>40</w:t>
            </w:r>
          </w:p>
        </w:tc>
        <w:tc>
          <w:tcPr>
            <w:tcW w:w="1947" w:type="dxa"/>
            <w:gridSpan w:val="2"/>
            <w:tcBorders>
              <w:left w:val="single" w:sz="4" w:space="0" w:color="auto"/>
            </w:tcBorders>
            <w:noWrap/>
          </w:tcPr>
          <w:p w14:paraId="73F83144" w14:textId="5C883392" w:rsidR="00BA006F" w:rsidRPr="007C4DDE" w:rsidRDefault="00BA006F" w:rsidP="00BA006F">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tcBorders>
              <w:right w:val="single" w:sz="4" w:space="0" w:color="auto"/>
            </w:tcBorders>
            <w:noWrap/>
          </w:tcPr>
          <w:p w14:paraId="1386EE53" w14:textId="5423F725" w:rsidR="00BA006F" w:rsidRPr="007C4DDE" w:rsidRDefault="00BA006F" w:rsidP="00BA006F">
            <w:pPr>
              <w:pStyle w:val="NoSpacing"/>
              <w:contextualSpacing/>
              <w:jc w:val="center"/>
              <w:rPr>
                <w:noProof/>
                <w:sz w:val="18"/>
                <w:szCs w:val="18"/>
              </w:rPr>
            </w:pPr>
            <w:r>
              <w:rPr>
                <w:rFonts w:cs="Calibri"/>
                <w:color w:val="000000"/>
                <w:sz w:val="18"/>
                <w:szCs w:val="18"/>
              </w:rPr>
              <w:t>36</w:t>
            </w:r>
          </w:p>
        </w:tc>
        <w:tc>
          <w:tcPr>
            <w:tcW w:w="1947" w:type="dxa"/>
            <w:gridSpan w:val="2"/>
            <w:tcBorders>
              <w:left w:val="single" w:sz="4" w:space="0" w:color="auto"/>
            </w:tcBorders>
            <w:noWrap/>
          </w:tcPr>
          <w:p w14:paraId="3A7199EE" w14:textId="613B582F" w:rsidR="00BA006F" w:rsidRPr="007C4DDE" w:rsidRDefault="00BA006F" w:rsidP="00BA006F">
            <w:pPr>
              <w:pStyle w:val="NoSpacing"/>
              <w:contextualSpacing/>
              <w:jc w:val="center"/>
              <w:rPr>
                <w:noProof/>
                <w:sz w:val="18"/>
                <w:szCs w:val="18"/>
              </w:rPr>
            </w:pPr>
            <w:r w:rsidRPr="007C4DDE">
              <w:rPr>
                <w:rFonts w:cs="Calibri"/>
                <w:color w:val="000000"/>
                <w:sz w:val="18"/>
                <w:szCs w:val="18"/>
              </w:rPr>
              <w:t>HH has a motorcycle</w:t>
            </w:r>
          </w:p>
        </w:tc>
        <w:tc>
          <w:tcPr>
            <w:tcW w:w="1105" w:type="dxa"/>
            <w:noWrap/>
          </w:tcPr>
          <w:p w14:paraId="332B06A5" w14:textId="438E9D9C" w:rsidR="00BA006F" w:rsidRPr="007C4DDE" w:rsidRDefault="00BA006F" w:rsidP="00BA006F">
            <w:pPr>
              <w:pStyle w:val="NoSpacing"/>
              <w:contextualSpacing/>
              <w:jc w:val="center"/>
              <w:rPr>
                <w:noProof/>
                <w:sz w:val="18"/>
                <w:szCs w:val="18"/>
              </w:rPr>
            </w:pPr>
            <w:r>
              <w:rPr>
                <w:rFonts w:cs="Calibri"/>
                <w:color w:val="000000"/>
                <w:sz w:val="18"/>
                <w:szCs w:val="18"/>
              </w:rPr>
              <w:t>28</w:t>
            </w:r>
          </w:p>
        </w:tc>
      </w:tr>
      <w:tr w:rsidR="00BA006F" w:rsidRPr="00DC770F" w14:paraId="05120144" w14:textId="77777777" w:rsidTr="007C4DDE">
        <w:trPr>
          <w:gridAfter w:val="1"/>
          <w:wAfter w:w="7" w:type="dxa"/>
          <w:trHeight w:val="290"/>
        </w:trPr>
        <w:tc>
          <w:tcPr>
            <w:tcW w:w="1418" w:type="dxa"/>
            <w:tcBorders>
              <w:right w:val="single" w:sz="4" w:space="0" w:color="auto"/>
            </w:tcBorders>
            <w:noWrap/>
            <w:hideMark/>
          </w:tcPr>
          <w:p w14:paraId="734F448E" w14:textId="030B1502" w:rsidR="00BA006F" w:rsidRPr="00DC770F" w:rsidRDefault="00BA006F" w:rsidP="00BA006F">
            <w:pPr>
              <w:pStyle w:val="NoSpacing"/>
              <w:rPr>
                <w:noProof/>
                <w:sz w:val="18"/>
                <w:szCs w:val="18"/>
              </w:rPr>
            </w:pPr>
            <w:r w:rsidRPr="002A0CB6">
              <w:rPr>
                <w:noProof/>
                <w:sz w:val="18"/>
                <w:szCs w:val="18"/>
              </w:rPr>
              <w:t>Uganda</w:t>
            </w:r>
          </w:p>
        </w:tc>
        <w:tc>
          <w:tcPr>
            <w:tcW w:w="1465" w:type="dxa"/>
            <w:tcBorders>
              <w:left w:val="single" w:sz="4" w:space="0" w:color="auto"/>
            </w:tcBorders>
            <w:noWrap/>
          </w:tcPr>
          <w:p w14:paraId="4305DF9E" w14:textId="35CEC34D" w:rsidR="00BA006F" w:rsidRPr="007C4DDE" w:rsidRDefault="00BA006F" w:rsidP="00BA006F">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536076C1" w14:textId="582728FA" w:rsidR="00BA006F" w:rsidRPr="007C4DDE" w:rsidRDefault="00BA006F" w:rsidP="00BA006F">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36B8B975" w14:textId="715BEE03" w:rsidR="00BA006F" w:rsidRPr="007C4DDE" w:rsidRDefault="00BA006F" w:rsidP="00BA006F">
            <w:pPr>
              <w:pStyle w:val="NoSpacing"/>
              <w:contextualSpacing/>
              <w:jc w:val="center"/>
              <w:rPr>
                <w:noProof/>
                <w:sz w:val="18"/>
                <w:szCs w:val="18"/>
              </w:rPr>
            </w:pPr>
            <w:r w:rsidRPr="007C4DDE">
              <w:rPr>
                <w:rFonts w:cs="Calibri"/>
                <w:color w:val="000000"/>
                <w:sz w:val="18"/>
                <w:szCs w:val="18"/>
              </w:rPr>
              <w:t>Number of HH members</w:t>
            </w:r>
          </w:p>
        </w:tc>
        <w:tc>
          <w:tcPr>
            <w:tcW w:w="1105" w:type="dxa"/>
            <w:tcBorders>
              <w:right w:val="single" w:sz="4" w:space="0" w:color="auto"/>
            </w:tcBorders>
            <w:noWrap/>
          </w:tcPr>
          <w:p w14:paraId="67AF9432" w14:textId="01BFD60B" w:rsidR="00BA006F" w:rsidRPr="007C4DDE" w:rsidRDefault="00BA006F" w:rsidP="00BA006F">
            <w:pPr>
              <w:pStyle w:val="NoSpacing"/>
              <w:contextualSpacing/>
              <w:jc w:val="center"/>
              <w:rPr>
                <w:noProof/>
                <w:sz w:val="18"/>
                <w:szCs w:val="18"/>
              </w:rPr>
            </w:pPr>
            <w:r>
              <w:rPr>
                <w:rFonts w:cs="Calibri"/>
                <w:color w:val="000000"/>
                <w:sz w:val="18"/>
                <w:szCs w:val="18"/>
              </w:rPr>
              <w:t>50</w:t>
            </w:r>
          </w:p>
        </w:tc>
        <w:tc>
          <w:tcPr>
            <w:tcW w:w="1663" w:type="dxa"/>
            <w:gridSpan w:val="2"/>
            <w:tcBorders>
              <w:left w:val="single" w:sz="4" w:space="0" w:color="auto"/>
            </w:tcBorders>
            <w:noWrap/>
          </w:tcPr>
          <w:p w14:paraId="55D52212" w14:textId="5D61517A" w:rsidR="00BA006F" w:rsidRPr="007C4DDE" w:rsidRDefault="00BA006F" w:rsidP="00BA006F">
            <w:pPr>
              <w:pStyle w:val="NoSpacing"/>
              <w:contextualSpacing/>
              <w:jc w:val="center"/>
              <w:rPr>
                <w:noProof/>
                <w:sz w:val="18"/>
                <w:szCs w:val="18"/>
              </w:rPr>
            </w:pPr>
            <w:r w:rsidRPr="007C4DDE">
              <w:rPr>
                <w:rFonts w:cs="Calibri"/>
                <w:color w:val="000000"/>
                <w:sz w:val="18"/>
                <w:szCs w:val="18"/>
              </w:rPr>
              <w:t>Ideal number of children</w:t>
            </w:r>
          </w:p>
        </w:tc>
        <w:tc>
          <w:tcPr>
            <w:tcW w:w="1105" w:type="dxa"/>
            <w:tcBorders>
              <w:right w:val="single" w:sz="4" w:space="0" w:color="auto"/>
            </w:tcBorders>
            <w:noWrap/>
          </w:tcPr>
          <w:p w14:paraId="6C88F98F" w14:textId="2C09E366" w:rsidR="00BA006F" w:rsidRPr="007C4DDE" w:rsidRDefault="00BA006F" w:rsidP="00BA006F">
            <w:pPr>
              <w:pStyle w:val="NoSpacing"/>
              <w:contextualSpacing/>
              <w:jc w:val="center"/>
              <w:rPr>
                <w:noProof/>
                <w:sz w:val="18"/>
                <w:szCs w:val="18"/>
              </w:rPr>
            </w:pPr>
            <w:r>
              <w:rPr>
                <w:rFonts w:cs="Calibri"/>
                <w:color w:val="000000"/>
                <w:sz w:val="18"/>
                <w:szCs w:val="18"/>
              </w:rPr>
              <w:t>44</w:t>
            </w:r>
          </w:p>
        </w:tc>
        <w:tc>
          <w:tcPr>
            <w:tcW w:w="1947" w:type="dxa"/>
            <w:gridSpan w:val="2"/>
            <w:tcBorders>
              <w:left w:val="single" w:sz="4" w:space="0" w:color="auto"/>
            </w:tcBorders>
            <w:noWrap/>
          </w:tcPr>
          <w:p w14:paraId="5DDAC7CD" w14:textId="778A787D" w:rsidR="00BA006F" w:rsidRPr="007C4DDE" w:rsidRDefault="00BA006F" w:rsidP="00BA006F">
            <w:pPr>
              <w:pStyle w:val="NoSpacing"/>
              <w:contextualSpacing/>
              <w:jc w:val="center"/>
              <w:rPr>
                <w:noProof/>
                <w:sz w:val="18"/>
                <w:szCs w:val="18"/>
              </w:rPr>
            </w:pPr>
            <w:r w:rsidRPr="007C4DDE">
              <w:rPr>
                <w:rFonts w:cs="Calibri"/>
                <w:color w:val="000000"/>
                <w:sz w:val="18"/>
                <w:szCs w:val="18"/>
              </w:rPr>
              <w:t xml:space="preserve">Number of </w:t>
            </w:r>
            <w:proofErr w:type="spellStart"/>
            <w:r w:rsidRPr="007C4DDE">
              <w:rPr>
                <w:rFonts w:cs="Calibri"/>
                <w:color w:val="000000"/>
                <w:sz w:val="18"/>
                <w:szCs w:val="18"/>
              </w:rPr>
              <w:t>mosquitonets</w:t>
            </w:r>
            <w:proofErr w:type="spellEnd"/>
          </w:p>
        </w:tc>
        <w:tc>
          <w:tcPr>
            <w:tcW w:w="1105" w:type="dxa"/>
            <w:tcBorders>
              <w:right w:val="single" w:sz="4" w:space="0" w:color="auto"/>
            </w:tcBorders>
            <w:noWrap/>
          </w:tcPr>
          <w:p w14:paraId="2D2FF032" w14:textId="549C1EEB" w:rsidR="00BA006F" w:rsidRPr="007C4DDE" w:rsidRDefault="00BA006F" w:rsidP="00BA006F">
            <w:pPr>
              <w:pStyle w:val="NoSpacing"/>
              <w:contextual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231E7725" w14:textId="45151D99" w:rsidR="00BA006F" w:rsidRPr="007C4DDE" w:rsidRDefault="00BA006F" w:rsidP="00BA006F">
            <w:pPr>
              <w:pStyle w:val="NoSpacing"/>
              <w:contextualSpacing/>
              <w:jc w:val="center"/>
              <w:rPr>
                <w:noProof/>
                <w:sz w:val="18"/>
                <w:szCs w:val="18"/>
              </w:rPr>
            </w:pPr>
            <w:r w:rsidRPr="007C4DDE">
              <w:rPr>
                <w:rFonts w:cs="Calibri"/>
                <w:color w:val="000000"/>
                <w:sz w:val="18"/>
                <w:szCs w:val="18"/>
              </w:rPr>
              <w:t>Number of HH members &lt;5 years</w:t>
            </w:r>
          </w:p>
        </w:tc>
        <w:tc>
          <w:tcPr>
            <w:tcW w:w="1105" w:type="dxa"/>
            <w:noWrap/>
          </w:tcPr>
          <w:p w14:paraId="62CD9D22" w14:textId="09DF1DCA" w:rsidR="00BA006F" w:rsidRPr="007C4DDE" w:rsidRDefault="00BA006F" w:rsidP="00BA006F">
            <w:pPr>
              <w:pStyle w:val="NoSpacing"/>
              <w:contextualSpacing/>
              <w:jc w:val="center"/>
              <w:rPr>
                <w:noProof/>
                <w:sz w:val="18"/>
                <w:szCs w:val="18"/>
              </w:rPr>
            </w:pPr>
            <w:r>
              <w:rPr>
                <w:rFonts w:cs="Calibri"/>
                <w:color w:val="000000"/>
                <w:sz w:val="18"/>
                <w:szCs w:val="18"/>
              </w:rPr>
              <w:t>32</w:t>
            </w:r>
          </w:p>
        </w:tc>
      </w:tr>
      <w:tr w:rsidR="00BA006F" w:rsidRPr="00DC770F" w14:paraId="4EE67436" w14:textId="77777777" w:rsidTr="007C4DDE">
        <w:trPr>
          <w:gridAfter w:val="1"/>
          <w:wAfter w:w="7" w:type="dxa"/>
          <w:trHeight w:val="290"/>
        </w:trPr>
        <w:tc>
          <w:tcPr>
            <w:tcW w:w="1418" w:type="dxa"/>
            <w:tcBorders>
              <w:right w:val="single" w:sz="4" w:space="0" w:color="auto"/>
            </w:tcBorders>
            <w:noWrap/>
            <w:hideMark/>
          </w:tcPr>
          <w:p w14:paraId="1EC72E00" w14:textId="1A94B2F9" w:rsidR="00BA006F" w:rsidRPr="00DC770F" w:rsidRDefault="00BA006F" w:rsidP="00BA006F">
            <w:pPr>
              <w:pStyle w:val="NoSpacing"/>
              <w:rPr>
                <w:noProof/>
                <w:sz w:val="18"/>
                <w:szCs w:val="18"/>
              </w:rPr>
            </w:pPr>
            <w:r w:rsidRPr="002A0CB6">
              <w:rPr>
                <w:noProof/>
                <w:sz w:val="18"/>
                <w:szCs w:val="18"/>
              </w:rPr>
              <w:t>Zambia</w:t>
            </w:r>
          </w:p>
        </w:tc>
        <w:tc>
          <w:tcPr>
            <w:tcW w:w="1465" w:type="dxa"/>
            <w:tcBorders>
              <w:left w:val="single" w:sz="4" w:space="0" w:color="auto"/>
            </w:tcBorders>
            <w:noWrap/>
          </w:tcPr>
          <w:p w14:paraId="5A3C747D" w14:textId="6AE2D64C" w:rsidR="00BA006F" w:rsidRPr="007C4DDE" w:rsidRDefault="00BA006F" w:rsidP="00BA006F">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right w:val="single" w:sz="4" w:space="0" w:color="auto"/>
            </w:tcBorders>
            <w:noWrap/>
          </w:tcPr>
          <w:p w14:paraId="5C4DCBFB" w14:textId="1B440A49" w:rsidR="00BA006F" w:rsidRPr="007C4DDE" w:rsidRDefault="00BA006F" w:rsidP="00BA006F">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tcBorders>
            <w:noWrap/>
          </w:tcPr>
          <w:p w14:paraId="2F973D97" w14:textId="1C4B62EC" w:rsidR="00BA006F" w:rsidRPr="007C4DDE" w:rsidRDefault="00BA006F" w:rsidP="00BA006F">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right w:val="single" w:sz="4" w:space="0" w:color="auto"/>
            </w:tcBorders>
            <w:noWrap/>
          </w:tcPr>
          <w:p w14:paraId="5822A8CA" w14:textId="7C6E7910" w:rsidR="00BA006F" w:rsidRPr="007C4DDE" w:rsidRDefault="00BA006F" w:rsidP="00BA006F">
            <w:pPr>
              <w:pStyle w:val="NoSpacing"/>
              <w:contextualSpacing/>
              <w:jc w:val="center"/>
              <w:rPr>
                <w:noProof/>
                <w:sz w:val="18"/>
                <w:szCs w:val="18"/>
              </w:rPr>
            </w:pPr>
            <w:r>
              <w:rPr>
                <w:rFonts w:cs="Calibri"/>
                <w:color w:val="000000"/>
                <w:sz w:val="18"/>
                <w:szCs w:val="18"/>
              </w:rPr>
              <w:t>85</w:t>
            </w:r>
          </w:p>
        </w:tc>
        <w:tc>
          <w:tcPr>
            <w:tcW w:w="1663" w:type="dxa"/>
            <w:gridSpan w:val="2"/>
            <w:tcBorders>
              <w:left w:val="single" w:sz="4" w:space="0" w:color="auto"/>
            </w:tcBorders>
            <w:noWrap/>
          </w:tcPr>
          <w:p w14:paraId="44B22C8B" w14:textId="1A086EE3" w:rsidR="00BA006F" w:rsidRPr="007C4DDE" w:rsidRDefault="00BA006F" w:rsidP="00BA006F">
            <w:pPr>
              <w:pStyle w:val="NoSpacing"/>
              <w:contextualSpacing/>
              <w:jc w:val="center"/>
              <w:rPr>
                <w:noProof/>
                <w:sz w:val="18"/>
                <w:szCs w:val="18"/>
              </w:rPr>
            </w:pPr>
            <w:r w:rsidRPr="007C4DDE">
              <w:rPr>
                <w:rFonts w:cs="Calibri"/>
                <w:color w:val="000000"/>
                <w:sz w:val="18"/>
                <w:szCs w:val="18"/>
              </w:rPr>
              <w:t>Tertiary education level of HH head</w:t>
            </w:r>
          </w:p>
        </w:tc>
        <w:tc>
          <w:tcPr>
            <w:tcW w:w="1105" w:type="dxa"/>
            <w:tcBorders>
              <w:right w:val="single" w:sz="4" w:space="0" w:color="auto"/>
            </w:tcBorders>
            <w:noWrap/>
          </w:tcPr>
          <w:p w14:paraId="02639E33" w14:textId="43E779DF" w:rsidR="00BA006F" w:rsidRPr="007C4DDE" w:rsidRDefault="00BA006F" w:rsidP="00BA006F">
            <w:pPr>
              <w:pStyle w:val="NoSpacing"/>
              <w:contextualSpacing/>
              <w:jc w:val="center"/>
              <w:rPr>
                <w:noProof/>
                <w:sz w:val="18"/>
                <w:szCs w:val="18"/>
              </w:rPr>
            </w:pPr>
            <w:r>
              <w:rPr>
                <w:rFonts w:cs="Calibri"/>
                <w:color w:val="000000"/>
                <w:sz w:val="18"/>
                <w:szCs w:val="18"/>
              </w:rPr>
              <w:t>65</w:t>
            </w:r>
          </w:p>
        </w:tc>
        <w:tc>
          <w:tcPr>
            <w:tcW w:w="1947" w:type="dxa"/>
            <w:gridSpan w:val="2"/>
            <w:tcBorders>
              <w:left w:val="single" w:sz="4" w:space="0" w:color="auto"/>
            </w:tcBorders>
            <w:noWrap/>
          </w:tcPr>
          <w:p w14:paraId="42B8CBDD" w14:textId="3FABA9AE" w:rsidR="00BA006F" w:rsidRPr="007C4DDE" w:rsidRDefault="00BA006F" w:rsidP="00BA006F">
            <w:pPr>
              <w:pStyle w:val="NoSpacing"/>
              <w:contextualSpacing/>
              <w:jc w:val="center"/>
              <w:rPr>
                <w:noProof/>
                <w:sz w:val="18"/>
                <w:szCs w:val="18"/>
              </w:rPr>
            </w:pPr>
            <w:r w:rsidRPr="007C4DDE">
              <w:rPr>
                <w:rFonts w:cs="Calibri"/>
                <w:color w:val="000000"/>
                <w:sz w:val="18"/>
                <w:szCs w:val="18"/>
              </w:rPr>
              <w:t>HH has refrigerator</w:t>
            </w:r>
          </w:p>
        </w:tc>
        <w:tc>
          <w:tcPr>
            <w:tcW w:w="1105" w:type="dxa"/>
            <w:tcBorders>
              <w:right w:val="single" w:sz="4" w:space="0" w:color="auto"/>
            </w:tcBorders>
            <w:noWrap/>
          </w:tcPr>
          <w:p w14:paraId="4671C61D" w14:textId="3F7161FE" w:rsidR="00BA006F" w:rsidRPr="007C4DDE" w:rsidRDefault="00BA006F" w:rsidP="00BA006F">
            <w:pPr>
              <w:pStyle w:val="NoSpacing"/>
              <w:contextual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15CA1570" w14:textId="3E283D1E" w:rsidR="00BA006F" w:rsidRPr="007C4DDE" w:rsidRDefault="00BA006F" w:rsidP="00BA006F">
            <w:pPr>
              <w:pStyle w:val="NoSpacing"/>
              <w:contextualSpacing/>
              <w:jc w:val="center"/>
              <w:rPr>
                <w:noProof/>
                <w:sz w:val="18"/>
                <w:szCs w:val="18"/>
              </w:rPr>
            </w:pPr>
            <w:r w:rsidRPr="007C4DDE">
              <w:rPr>
                <w:rFonts w:cs="Calibri"/>
                <w:color w:val="000000"/>
                <w:sz w:val="18"/>
                <w:szCs w:val="18"/>
              </w:rPr>
              <w:t xml:space="preserve">*5th </w:t>
            </w:r>
            <w:proofErr w:type="spellStart"/>
            <w:r w:rsidRPr="007C4DDE">
              <w:rPr>
                <w:rFonts w:cs="Calibri"/>
                <w:color w:val="000000"/>
                <w:sz w:val="18"/>
                <w:szCs w:val="18"/>
              </w:rPr>
              <w:t>wealthquintile</w:t>
            </w:r>
            <w:proofErr w:type="spellEnd"/>
          </w:p>
        </w:tc>
        <w:tc>
          <w:tcPr>
            <w:tcW w:w="1105" w:type="dxa"/>
            <w:noWrap/>
          </w:tcPr>
          <w:p w14:paraId="04A5276F" w14:textId="01BEAA9B" w:rsidR="00BA006F" w:rsidRPr="007C4DDE" w:rsidRDefault="00BA006F" w:rsidP="00BA006F">
            <w:pPr>
              <w:pStyle w:val="NoSpacing"/>
              <w:contextualSpacing/>
              <w:jc w:val="center"/>
              <w:rPr>
                <w:noProof/>
                <w:sz w:val="18"/>
                <w:szCs w:val="18"/>
              </w:rPr>
            </w:pPr>
            <w:r>
              <w:rPr>
                <w:rFonts w:cs="Calibri"/>
                <w:color w:val="000000"/>
                <w:sz w:val="18"/>
                <w:szCs w:val="18"/>
              </w:rPr>
              <w:t>35</w:t>
            </w:r>
          </w:p>
        </w:tc>
      </w:tr>
      <w:tr w:rsidR="00BA006F" w:rsidRPr="00DC770F" w14:paraId="394169BA" w14:textId="77777777" w:rsidTr="007C4DDE">
        <w:trPr>
          <w:gridAfter w:val="1"/>
          <w:wAfter w:w="7" w:type="dxa"/>
          <w:trHeight w:val="290"/>
        </w:trPr>
        <w:tc>
          <w:tcPr>
            <w:tcW w:w="1418" w:type="dxa"/>
            <w:tcBorders>
              <w:bottom w:val="double" w:sz="4" w:space="0" w:color="auto"/>
              <w:right w:val="single" w:sz="4" w:space="0" w:color="auto"/>
            </w:tcBorders>
            <w:noWrap/>
            <w:hideMark/>
          </w:tcPr>
          <w:p w14:paraId="7A051FDE" w14:textId="5D987441" w:rsidR="00BA006F" w:rsidRPr="00DC770F" w:rsidRDefault="00BA006F" w:rsidP="00BA006F">
            <w:pPr>
              <w:pStyle w:val="NoSpacing"/>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31A48933" w14:textId="2F2A6FC2" w:rsidR="00BA006F" w:rsidRPr="007C4DDE" w:rsidRDefault="00BA006F" w:rsidP="00BA006F">
            <w:pPr>
              <w:pStyle w:val="NoSpacing"/>
              <w:contextualSpacing/>
              <w:jc w:val="center"/>
              <w:rPr>
                <w:noProof/>
                <w:sz w:val="18"/>
                <w:szCs w:val="18"/>
              </w:rPr>
            </w:pPr>
            <w:r w:rsidRPr="007C4DDE">
              <w:rPr>
                <w:rFonts w:cs="Calibri"/>
                <w:color w:val="000000"/>
                <w:sz w:val="18"/>
                <w:szCs w:val="18"/>
              </w:rPr>
              <w:t xml:space="preserve">Has </w:t>
            </w:r>
            <w:proofErr w:type="spellStart"/>
            <w:r w:rsidRPr="007C4DDE">
              <w:rPr>
                <w:rFonts w:cs="Calibri"/>
                <w:color w:val="000000"/>
                <w:sz w:val="18"/>
                <w:szCs w:val="18"/>
              </w:rPr>
              <w:t>bankaccount</w:t>
            </w:r>
            <w:proofErr w:type="spellEnd"/>
          </w:p>
        </w:tc>
        <w:tc>
          <w:tcPr>
            <w:tcW w:w="1105" w:type="dxa"/>
            <w:tcBorders>
              <w:bottom w:val="double" w:sz="4" w:space="0" w:color="auto"/>
              <w:right w:val="single" w:sz="4" w:space="0" w:color="auto"/>
            </w:tcBorders>
            <w:noWrap/>
          </w:tcPr>
          <w:p w14:paraId="1030459E" w14:textId="0A0E39C6" w:rsidR="00BA006F" w:rsidRPr="007C4DDE" w:rsidRDefault="00BA006F" w:rsidP="00BA006F">
            <w:pPr>
              <w:pStyle w:val="NoSpacing"/>
              <w:contextualSpacing/>
              <w:jc w:val="center"/>
              <w:rPr>
                <w:noProof/>
                <w:sz w:val="18"/>
                <w:szCs w:val="18"/>
              </w:rPr>
            </w:pPr>
            <w:r w:rsidRPr="007C4DDE">
              <w:rPr>
                <w:rFonts w:cs="Calibri"/>
                <w:color w:val="000000"/>
                <w:sz w:val="18"/>
                <w:szCs w:val="18"/>
              </w:rPr>
              <w:t>100</w:t>
            </w:r>
          </w:p>
        </w:tc>
        <w:tc>
          <w:tcPr>
            <w:tcW w:w="1663" w:type="dxa"/>
            <w:tcBorders>
              <w:left w:val="single" w:sz="4" w:space="0" w:color="auto"/>
              <w:bottom w:val="double" w:sz="4" w:space="0" w:color="auto"/>
            </w:tcBorders>
            <w:noWrap/>
          </w:tcPr>
          <w:p w14:paraId="26EB7AF1" w14:textId="5ECB21AB" w:rsidR="00BA006F" w:rsidRPr="007C4DDE" w:rsidRDefault="00BA006F" w:rsidP="00BA006F">
            <w:pPr>
              <w:pStyle w:val="NoSpacing"/>
              <w:contextualSpacing/>
              <w:jc w:val="center"/>
              <w:rPr>
                <w:noProof/>
                <w:sz w:val="18"/>
                <w:szCs w:val="18"/>
              </w:rPr>
            </w:pPr>
            <w:r w:rsidRPr="007C4DDE">
              <w:rPr>
                <w:rFonts w:cs="Calibri"/>
                <w:color w:val="000000"/>
                <w:sz w:val="18"/>
                <w:szCs w:val="18"/>
              </w:rPr>
              <w:t>Body Mass Index</w:t>
            </w:r>
          </w:p>
        </w:tc>
        <w:tc>
          <w:tcPr>
            <w:tcW w:w="1105" w:type="dxa"/>
            <w:tcBorders>
              <w:bottom w:val="double" w:sz="4" w:space="0" w:color="auto"/>
              <w:right w:val="single" w:sz="4" w:space="0" w:color="auto"/>
            </w:tcBorders>
            <w:noWrap/>
          </w:tcPr>
          <w:p w14:paraId="32D84066" w14:textId="0F4B5CD0" w:rsidR="00BA006F" w:rsidRPr="007C4DDE" w:rsidRDefault="00BA006F" w:rsidP="00BA006F">
            <w:pPr>
              <w:pStyle w:val="NoSpacing"/>
              <w:contextualSpacing/>
              <w:jc w:val="center"/>
              <w:rPr>
                <w:noProof/>
                <w:sz w:val="18"/>
                <w:szCs w:val="18"/>
              </w:rPr>
            </w:pPr>
            <w:r>
              <w:rPr>
                <w:rFonts w:cs="Calibri"/>
                <w:color w:val="000000"/>
                <w:sz w:val="18"/>
                <w:szCs w:val="18"/>
              </w:rPr>
              <w:t>76</w:t>
            </w:r>
          </w:p>
        </w:tc>
        <w:tc>
          <w:tcPr>
            <w:tcW w:w="1663" w:type="dxa"/>
            <w:gridSpan w:val="2"/>
            <w:tcBorders>
              <w:left w:val="single" w:sz="4" w:space="0" w:color="auto"/>
              <w:bottom w:val="double" w:sz="4" w:space="0" w:color="auto"/>
            </w:tcBorders>
            <w:noWrap/>
          </w:tcPr>
          <w:p w14:paraId="2D2B6285" w14:textId="319F912E" w:rsidR="00BA006F" w:rsidRPr="007C4DDE" w:rsidRDefault="00BA006F" w:rsidP="00BA006F">
            <w:pPr>
              <w:pStyle w:val="NoSpacing"/>
              <w:contextualSpacing/>
              <w:jc w:val="center"/>
              <w:rPr>
                <w:noProof/>
                <w:sz w:val="18"/>
                <w:szCs w:val="18"/>
              </w:rPr>
            </w:pPr>
            <w:r w:rsidRPr="007C4DDE">
              <w:rPr>
                <w:rFonts w:cs="Calibri"/>
                <w:color w:val="000000"/>
                <w:sz w:val="18"/>
                <w:szCs w:val="18"/>
              </w:rPr>
              <w:t>*Tertiary education level attained</w:t>
            </w:r>
          </w:p>
        </w:tc>
        <w:tc>
          <w:tcPr>
            <w:tcW w:w="1105" w:type="dxa"/>
            <w:tcBorders>
              <w:bottom w:val="double" w:sz="4" w:space="0" w:color="auto"/>
              <w:right w:val="single" w:sz="4" w:space="0" w:color="auto"/>
            </w:tcBorders>
            <w:noWrap/>
          </w:tcPr>
          <w:p w14:paraId="746F5D82" w14:textId="31B32A6E" w:rsidR="00BA006F" w:rsidRPr="007C4DDE" w:rsidRDefault="00BA006F" w:rsidP="00BA006F">
            <w:pPr>
              <w:pStyle w:val="NoSpacing"/>
              <w:contextualSpacing/>
              <w:jc w:val="center"/>
              <w:rPr>
                <w:noProof/>
                <w:sz w:val="18"/>
                <w:szCs w:val="18"/>
              </w:rPr>
            </w:pPr>
            <w:r>
              <w:rPr>
                <w:rFonts w:cs="Calibri"/>
                <w:color w:val="000000"/>
                <w:sz w:val="18"/>
                <w:szCs w:val="18"/>
              </w:rPr>
              <w:t>52</w:t>
            </w:r>
          </w:p>
        </w:tc>
        <w:tc>
          <w:tcPr>
            <w:tcW w:w="1947" w:type="dxa"/>
            <w:gridSpan w:val="2"/>
            <w:tcBorders>
              <w:left w:val="single" w:sz="4" w:space="0" w:color="auto"/>
              <w:bottom w:val="double" w:sz="4" w:space="0" w:color="auto"/>
            </w:tcBorders>
            <w:noWrap/>
          </w:tcPr>
          <w:p w14:paraId="6F633238" w14:textId="0E76A57D" w:rsidR="00BA006F" w:rsidRPr="007C4DDE" w:rsidRDefault="00BA006F" w:rsidP="00BA006F">
            <w:pPr>
              <w:pStyle w:val="NoSpacing"/>
              <w:contextualSpacing/>
              <w:jc w:val="center"/>
              <w:rPr>
                <w:noProof/>
                <w:sz w:val="18"/>
                <w:szCs w:val="18"/>
              </w:rPr>
            </w:pPr>
            <w:r w:rsidRPr="007C4DDE">
              <w:rPr>
                <w:rFonts w:cs="Calibri"/>
                <w:color w:val="000000"/>
                <w:sz w:val="18"/>
                <w:szCs w:val="18"/>
              </w:rPr>
              <w:t>HH has refrigerator</w:t>
            </w:r>
          </w:p>
        </w:tc>
        <w:tc>
          <w:tcPr>
            <w:tcW w:w="1105" w:type="dxa"/>
            <w:tcBorders>
              <w:bottom w:val="double" w:sz="4" w:space="0" w:color="auto"/>
              <w:right w:val="single" w:sz="4" w:space="0" w:color="auto"/>
            </w:tcBorders>
            <w:noWrap/>
          </w:tcPr>
          <w:p w14:paraId="4B8A810F" w14:textId="750987F1" w:rsidR="00BA006F" w:rsidRPr="007C4DDE" w:rsidRDefault="00BA006F" w:rsidP="00BA006F">
            <w:pPr>
              <w:pStyle w:val="NoSpacing"/>
              <w:contextualSpacing/>
              <w:jc w:val="center"/>
              <w:rPr>
                <w:noProof/>
                <w:sz w:val="18"/>
                <w:szCs w:val="18"/>
              </w:rPr>
            </w:pPr>
            <w:r>
              <w:rPr>
                <w:rFonts w:cs="Calibri"/>
                <w:color w:val="000000"/>
                <w:sz w:val="18"/>
                <w:szCs w:val="18"/>
              </w:rPr>
              <w:t>32</w:t>
            </w:r>
          </w:p>
        </w:tc>
        <w:tc>
          <w:tcPr>
            <w:tcW w:w="1947" w:type="dxa"/>
            <w:gridSpan w:val="2"/>
            <w:tcBorders>
              <w:left w:val="single" w:sz="4" w:space="0" w:color="auto"/>
              <w:bottom w:val="double" w:sz="4" w:space="0" w:color="auto"/>
            </w:tcBorders>
            <w:noWrap/>
          </w:tcPr>
          <w:p w14:paraId="1B85F9E3" w14:textId="4DD90728" w:rsidR="00BA006F" w:rsidRPr="007C4DDE" w:rsidRDefault="00BA006F" w:rsidP="00BA006F">
            <w:pPr>
              <w:pStyle w:val="NoSpacing"/>
              <w:contextualSpacing/>
              <w:jc w:val="center"/>
              <w:rPr>
                <w:noProof/>
                <w:sz w:val="18"/>
                <w:szCs w:val="18"/>
              </w:rPr>
            </w:pPr>
            <w:r w:rsidRPr="007C4DDE">
              <w:rPr>
                <w:rFonts w:cs="Calibri"/>
                <w:color w:val="000000"/>
                <w:sz w:val="18"/>
                <w:szCs w:val="18"/>
              </w:rPr>
              <w:t>Number of HH members</w:t>
            </w:r>
          </w:p>
        </w:tc>
        <w:tc>
          <w:tcPr>
            <w:tcW w:w="1105" w:type="dxa"/>
            <w:tcBorders>
              <w:bottom w:val="double" w:sz="4" w:space="0" w:color="auto"/>
            </w:tcBorders>
            <w:shd w:val="clear" w:color="auto" w:fill="auto"/>
            <w:noWrap/>
          </w:tcPr>
          <w:p w14:paraId="7DD04058" w14:textId="215AA9C2" w:rsidR="00BA006F" w:rsidRPr="007C4DDE" w:rsidRDefault="00BA006F" w:rsidP="00BA006F">
            <w:pPr>
              <w:pStyle w:val="NoSpacing"/>
              <w:contextualSpacing/>
              <w:jc w:val="center"/>
              <w:rPr>
                <w:noProof/>
                <w:sz w:val="18"/>
                <w:szCs w:val="18"/>
              </w:rPr>
            </w:pPr>
            <w:r>
              <w:rPr>
                <w:rFonts w:cs="Calibri"/>
                <w:color w:val="000000"/>
                <w:sz w:val="18"/>
                <w:szCs w:val="18"/>
              </w:rPr>
              <w:t>27</w:t>
            </w:r>
          </w:p>
        </w:tc>
      </w:tr>
    </w:tbl>
    <w:p w14:paraId="0825D158" w14:textId="77777777" w:rsidR="002A0CB6" w:rsidRDefault="002A0CB6" w:rsidP="00B83887">
      <w:pPr>
        <w:pStyle w:val="NoSpacing"/>
        <w:spacing w:after="120"/>
        <w:rPr>
          <w:lang w:val="en-US"/>
        </w:rPr>
      </w:pPr>
      <w:r>
        <w:rPr>
          <w:noProof/>
          <w:sz w:val="20"/>
          <w:lang w:val="en-US"/>
        </w:rPr>
        <w:fldChar w:fldCharType="end"/>
      </w:r>
      <w:r w:rsidR="00126D14" w:rsidRPr="00126D14">
        <w:rPr>
          <w:lang w:val="en-US"/>
        </w:rPr>
        <w:t xml:space="preserve"> </w:t>
      </w:r>
      <w:r w:rsidR="00126D14" w:rsidRPr="003909CE">
        <w:rPr>
          <w:lang w:val="en-US"/>
        </w:rPr>
        <w:t xml:space="preserve">Notes: </w:t>
      </w:r>
      <w:r w:rsidR="00126D14">
        <w:rPr>
          <w:lang w:val="en-US"/>
        </w:rPr>
        <w:t>Table</w:t>
      </w:r>
      <w:r w:rsidR="00126D14" w:rsidRPr="003909CE">
        <w:rPr>
          <w:lang w:val="en-US"/>
        </w:rPr>
        <w:t xml:space="preserve"> </w:t>
      </w:r>
      <w:proofErr w:type="gramStart"/>
      <w:r w:rsidR="00126D14" w:rsidRPr="003909CE">
        <w:rPr>
          <w:lang w:val="en-US"/>
        </w:rPr>
        <w:t>show</w:t>
      </w:r>
      <w:proofErr w:type="gramEnd"/>
      <w:r w:rsidR="00126D14" w:rsidRPr="003909CE">
        <w:rPr>
          <w:lang w:val="en-US"/>
        </w:rPr>
        <w:t xml:space="preserve"> the </w:t>
      </w:r>
      <w:r w:rsidR="00DF42D3">
        <w:rPr>
          <w:lang w:val="en-US"/>
        </w:rPr>
        <w:t xml:space="preserve">predictors and the variable importance of the top 5 predictors of the </w:t>
      </w:r>
      <w:r w:rsidR="00126D14" w:rsidRPr="003909CE">
        <w:rPr>
          <w:lang w:val="en-US"/>
        </w:rPr>
        <w:t xml:space="preserve">ML model. </w:t>
      </w:r>
      <w:r w:rsidR="00DF42D3">
        <w:t xml:space="preserve">A predictor’s importance score is defined by the decrease in the classification error that is attributed to all of its splits in a given tree, averaged across all trees </w:t>
      </w:r>
      <w:r w:rsidR="00DF42D3">
        <w:rPr>
          <w:lang w:val="en-US"/>
        </w:rPr>
        <w:t xml:space="preserve">and normalized to a range from </w:t>
      </w:r>
      <w:r w:rsidR="00DF42D3" w:rsidRPr="003909CE">
        <w:rPr>
          <w:lang w:val="en-US"/>
        </w:rPr>
        <w:t>0-100.</w:t>
      </w:r>
      <w:r w:rsidR="00DF42D3">
        <w:rPr>
          <w:lang w:val="en-US"/>
        </w:rPr>
        <w:t xml:space="preserve"> V</w:t>
      </w:r>
      <w:r w:rsidR="00DF42D3" w:rsidRPr="003909CE">
        <w:rPr>
          <w:lang w:val="en-US"/>
        </w:rPr>
        <w:t>ariables with a * highlight variables that are included in the classical model.</w:t>
      </w:r>
    </w:p>
    <w:p w14:paraId="0A668067" w14:textId="04198839" w:rsidR="00A94592" w:rsidRDefault="00A94592" w:rsidP="00B83887">
      <w:pPr>
        <w:pStyle w:val="NoSpacing"/>
        <w:spacing w:after="120"/>
        <w:rPr>
          <w:lang w:val="en-US"/>
        </w:rPr>
      </w:pPr>
    </w:p>
    <w:p w14:paraId="05EEC977" w14:textId="77777777" w:rsidR="009534F3" w:rsidRDefault="009534F3" w:rsidP="00B83887">
      <w:pPr>
        <w:pStyle w:val="NoSpacing"/>
        <w:spacing w:after="120"/>
        <w:rPr>
          <w:lang w:val="en-US"/>
        </w:rPr>
      </w:pPr>
    </w:p>
    <w:p w14:paraId="691935DC" w14:textId="77777777" w:rsidR="009534F3" w:rsidRDefault="009534F3" w:rsidP="00B83887">
      <w:pPr>
        <w:pStyle w:val="NoSpacing"/>
        <w:spacing w:after="120"/>
        <w:rPr>
          <w:lang w:val="en-US"/>
        </w:rPr>
      </w:pPr>
    </w:p>
    <w:p w14:paraId="78F9385F" w14:textId="77777777" w:rsidR="009534F3" w:rsidRDefault="009534F3" w:rsidP="00B83887">
      <w:pPr>
        <w:pStyle w:val="NoSpacing"/>
        <w:spacing w:after="120"/>
        <w:rPr>
          <w:lang w:val="en-US"/>
        </w:rPr>
      </w:pPr>
    </w:p>
    <w:p w14:paraId="41309FD8" w14:textId="77777777" w:rsidR="009534F3" w:rsidRDefault="009534F3" w:rsidP="00B83887">
      <w:pPr>
        <w:pStyle w:val="NoSpacing"/>
        <w:spacing w:after="120"/>
        <w:rPr>
          <w:lang w:val="en-US"/>
        </w:rPr>
      </w:pPr>
    </w:p>
    <w:p w14:paraId="628BB83D" w14:textId="2527EB95" w:rsidR="00085190" w:rsidRDefault="00085190" w:rsidP="00B83887">
      <w:pPr>
        <w:pStyle w:val="NoSpacing"/>
        <w:spacing w:after="120"/>
        <w:rPr>
          <w:lang w:val="en-US"/>
        </w:rPr>
      </w:pPr>
    </w:p>
    <w:p w14:paraId="2450B363" w14:textId="77777777" w:rsidR="00085190" w:rsidRDefault="00085190" w:rsidP="00085190">
      <w:pPr>
        <w:pStyle w:val="NoSpacing"/>
        <w:spacing w:after="120"/>
        <w:rPr>
          <w:noProof/>
          <w:sz w:val="20"/>
          <w:lang w:val="en-US"/>
        </w:rPr>
      </w:pPr>
    </w:p>
    <w:p w14:paraId="46FEA3FF" w14:textId="77777777" w:rsidR="00085190" w:rsidRDefault="00085190" w:rsidP="00085190">
      <w:pPr>
        <w:pStyle w:val="NoSpacing"/>
        <w:spacing w:after="120"/>
        <w:rPr>
          <w:noProof/>
          <w:sz w:val="20"/>
          <w:lang w:val="en-US"/>
        </w:rPr>
      </w:pPr>
    </w:p>
    <w:p w14:paraId="31E64EF8" w14:textId="77777777" w:rsidR="00085190" w:rsidRPr="002A0CB6" w:rsidRDefault="00085190" w:rsidP="00085190">
      <w:pPr>
        <w:pStyle w:val="NoSpacing"/>
        <w:rPr>
          <w:rFonts w:asciiTheme="minorHAnsi" w:hAnsiTheme="minorHAnsi"/>
          <w:kern w:val="2"/>
          <w:sz w:val="24"/>
          <w:szCs w:val="24"/>
          <w:lang w:val="en-US"/>
          <w14:ligatures w14:val="standardContextual"/>
        </w:rPr>
      </w:pPr>
      <w:commentRangeStart w:id="216"/>
      <w:r>
        <w:rPr>
          <w:b/>
          <w:lang w:val="en-US"/>
        </w:rPr>
        <w:lastRenderedPageBreak/>
        <w:t>Table A.3</w:t>
      </w:r>
      <w:commentRangeEnd w:id="216"/>
      <w:r w:rsidR="00347E7A">
        <w:rPr>
          <w:rStyle w:val="CommentReference"/>
        </w:rPr>
        <w:commentReference w:id="216"/>
      </w:r>
      <w:r w:rsidRPr="00F34B3E">
        <w:rPr>
          <w:b/>
          <w:lang w:val="en-US"/>
        </w:rPr>
        <w:t>:</w:t>
      </w:r>
      <w:r>
        <w:rPr>
          <w:b/>
          <w:lang w:val="en-US"/>
        </w:rPr>
        <w:t xml:space="preserve"> Top 5 predictors of the ML model for take-up of visited a health facility</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
        <w:gridCol w:w="1895"/>
        <w:gridCol w:w="1105"/>
        <w:gridCol w:w="1876"/>
        <w:gridCol w:w="1105"/>
        <w:gridCol w:w="13"/>
        <w:gridCol w:w="1650"/>
        <w:gridCol w:w="1105"/>
        <w:gridCol w:w="6"/>
        <w:gridCol w:w="1941"/>
        <w:gridCol w:w="1105"/>
        <w:gridCol w:w="22"/>
        <w:gridCol w:w="1925"/>
        <w:gridCol w:w="1110"/>
      </w:tblGrid>
      <w:tr w:rsidR="00085190" w:rsidRPr="002A0CB6" w14:paraId="21A3143F" w14:textId="77777777" w:rsidTr="009534F3">
        <w:trPr>
          <w:trHeight w:val="290"/>
        </w:trPr>
        <w:tc>
          <w:tcPr>
            <w:tcW w:w="1137" w:type="dxa"/>
            <w:tcBorders>
              <w:top w:val="single" w:sz="4" w:space="0" w:color="auto"/>
              <w:right w:val="single" w:sz="4" w:space="0" w:color="auto"/>
            </w:tcBorders>
            <w:noWrap/>
            <w:hideMark/>
          </w:tcPr>
          <w:p w14:paraId="6B70580F" w14:textId="77777777" w:rsidR="009534F3" w:rsidRPr="009534F3" w:rsidRDefault="009534F3" w:rsidP="00A41ADE">
            <w:pPr>
              <w:pStyle w:val="NoSpacing"/>
              <w:rPr>
                <w:noProof/>
                <w:sz w:val="18"/>
                <w:szCs w:val="18"/>
                <w:lang w:val="en-US"/>
              </w:rPr>
            </w:pPr>
          </w:p>
        </w:tc>
        <w:tc>
          <w:tcPr>
            <w:tcW w:w="3000" w:type="dxa"/>
            <w:gridSpan w:val="2"/>
            <w:tcBorders>
              <w:top w:val="single" w:sz="4" w:space="0" w:color="auto"/>
              <w:left w:val="single" w:sz="4" w:space="0" w:color="auto"/>
              <w:right w:val="single" w:sz="4" w:space="0" w:color="auto"/>
            </w:tcBorders>
            <w:noWrap/>
            <w:hideMark/>
          </w:tcPr>
          <w:p w14:paraId="4FEF1ABB" w14:textId="77777777" w:rsidR="00085190" w:rsidRPr="00331CF8" w:rsidRDefault="00085190" w:rsidP="00A41ADE">
            <w:pPr>
              <w:pStyle w:val="NoSpacing"/>
              <w:jc w:val="center"/>
              <w:rPr>
                <w:b/>
                <w:bCs/>
                <w:noProof/>
                <w:sz w:val="18"/>
                <w:szCs w:val="18"/>
              </w:rPr>
            </w:pPr>
            <w:r w:rsidRPr="00331CF8">
              <w:rPr>
                <w:b/>
                <w:bCs/>
                <w:noProof/>
                <w:sz w:val="18"/>
                <w:szCs w:val="18"/>
              </w:rPr>
              <w:t>Top #1</w:t>
            </w:r>
          </w:p>
        </w:tc>
        <w:tc>
          <w:tcPr>
            <w:tcW w:w="2994" w:type="dxa"/>
            <w:gridSpan w:val="3"/>
            <w:tcBorders>
              <w:top w:val="single" w:sz="4" w:space="0" w:color="auto"/>
              <w:left w:val="single" w:sz="4" w:space="0" w:color="auto"/>
              <w:right w:val="single" w:sz="4" w:space="0" w:color="auto"/>
            </w:tcBorders>
            <w:noWrap/>
            <w:hideMark/>
          </w:tcPr>
          <w:p w14:paraId="22E14556" w14:textId="77777777" w:rsidR="00085190" w:rsidRPr="00331CF8" w:rsidRDefault="00085190" w:rsidP="00A41ADE">
            <w:pPr>
              <w:pStyle w:val="NoSpacing"/>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372DC012" w14:textId="77777777" w:rsidR="00085190" w:rsidRPr="00331CF8" w:rsidRDefault="00085190" w:rsidP="00A41ADE">
            <w:pPr>
              <w:pStyle w:val="NoSpacing"/>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712E457B" w14:textId="77777777" w:rsidR="00085190" w:rsidRPr="00331CF8" w:rsidRDefault="00085190" w:rsidP="00A41ADE">
            <w:pPr>
              <w:pStyle w:val="NoSpacing"/>
              <w:jc w:val="center"/>
              <w:rPr>
                <w:b/>
                <w:bCs/>
                <w:noProof/>
                <w:sz w:val="18"/>
                <w:szCs w:val="18"/>
              </w:rPr>
            </w:pPr>
            <w:r w:rsidRPr="00331CF8">
              <w:rPr>
                <w:b/>
                <w:bCs/>
                <w:noProof/>
                <w:sz w:val="18"/>
                <w:szCs w:val="18"/>
              </w:rPr>
              <w:t>Top #4</w:t>
            </w:r>
          </w:p>
        </w:tc>
        <w:tc>
          <w:tcPr>
            <w:tcW w:w="3035" w:type="dxa"/>
            <w:gridSpan w:val="2"/>
            <w:tcBorders>
              <w:top w:val="single" w:sz="4" w:space="0" w:color="auto"/>
              <w:left w:val="single" w:sz="4" w:space="0" w:color="auto"/>
            </w:tcBorders>
            <w:noWrap/>
            <w:hideMark/>
          </w:tcPr>
          <w:p w14:paraId="172C82D0" w14:textId="77777777" w:rsidR="00085190" w:rsidRPr="00331CF8" w:rsidRDefault="00085190" w:rsidP="00A41ADE">
            <w:pPr>
              <w:pStyle w:val="NoSpacing"/>
              <w:jc w:val="center"/>
              <w:rPr>
                <w:b/>
                <w:bCs/>
                <w:noProof/>
                <w:sz w:val="18"/>
                <w:szCs w:val="18"/>
              </w:rPr>
            </w:pPr>
            <w:r w:rsidRPr="00331CF8">
              <w:rPr>
                <w:b/>
                <w:bCs/>
                <w:noProof/>
                <w:sz w:val="18"/>
                <w:szCs w:val="18"/>
              </w:rPr>
              <w:t>Top #5</w:t>
            </w:r>
          </w:p>
        </w:tc>
      </w:tr>
      <w:tr w:rsidR="00162F7F" w:rsidRPr="002A0CB6" w14:paraId="523F1D20" w14:textId="77777777" w:rsidTr="009534F3">
        <w:trPr>
          <w:trHeight w:val="290"/>
        </w:trPr>
        <w:tc>
          <w:tcPr>
            <w:tcW w:w="1137" w:type="dxa"/>
            <w:tcBorders>
              <w:bottom w:val="single" w:sz="4" w:space="0" w:color="auto"/>
              <w:right w:val="single" w:sz="4" w:space="0" w:color="auto"/>
            </w:tcBorders>
            <w:noWrap/>
            <w:hideMark/>
          </w:tcPr>
          <w:p w14:paraId="084C6E96" w14:textId="77777777" w:rsidR="00085190" w:rsidRPr="002A0CB6" w:rsidRDefault="00085190" w:rsidP="00A41ADE">
            <w:pPr>
              <w:pStyle w:val="NoSpacing"/>
              <w:rPr>
                <w:noProof/>
                <w:sz w:val="18"/>
                <w:szCs w:val="18"/>
              </w:rPr>
            </w:pPr>
          </w:p>
        </w:tc>
        <w:tc>
          <w:tcPr>
            <w:tcW w:w="1895" w:type="dxa"/>
            <w:tcBorders>
              <w:left w:val="single" w:sz="4" w:space="0" w:color="auto"/>
              <w:bottom w:val="single" w:sz="4" w:space="0" w:color="auto"/>
            </w:tcBorders>
            <w:noWrap/>
            <w:hideMark/>
          </w:tcPr>
          <w:p w14:paraId="773B1EB8"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167BD2"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876" w:type="dxa"/>
            <w:tcBorders>
              <w:left w:val="single" w:sz="4" w:space="0" w:color="auto"/>
              <w:bottom w:val="single" w:sz="4" w:space="0" w:color="auto"/>
            </w:tcBorders>
            <w:noWrap/>
            <w:hideMark/>
          </w:tcPr>
          <w:p w14:paraId="2398EE40"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CF8C140"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2E1A9057"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4C201626"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05FE80A8"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0F9A6023"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3066CD8C" w14:textId="77777777" w:rsidR="00085190" w:rsidRPr="00331CF8" w:rsidRDefault="00085190" w:rsidP="00A41ADE">
            <w:pPr>
              <w:pStyle w:val="NoSpacing"/>
              <w:jc w:val="center"/>
              <w:rPr>
                <w:b/>
                <w:bCs/>
                <w:noProof/>
                <w:sz w:val="18"/>
                <w:szCs w:val="18"/>
              </w:rPr>
            </w:pPr>
            <w:r w:rsidRPr="00331CF8">
              <w:rPr>
                <w:b/>
                <w:bCs/>
                <w:noProof/>
                <w:sz w:val="18"/>
                <w:szCs w:val="18"/>
              </w:rPr>
              <w:t>Predictor</w:t>
            </w:r>
          </w:p>
        </w:tc>
        <w:tc>
          <w:tcPr>
            <w:tcW w:w="1110" w:type="dxa"/>
            <w:tcBorders>
              <w:bottom w:val="single" w:sz="4" w:space="0" w:color="auto"/>
            </w:tcBorders>
            <w:noWrap/>
            <w:hideMark/>
          </w:tcPr>
          <w:p w14:paraId="72E83B7D" w14:textId="77777777" w:rsidR="00085190" w:rsidRPr="00331CF8" w:rsidRDefault="00085190" w:rsidP="00A41ADE">
            <w:pPr>
              <w:pStyle w:val="NoSpacing"/>
              <w:jc w:val="center"/>
              <w:rPr>
                <w:b/>
                <w:bCs/>
                <w:noProof/>
                <w:sz w:val="18"/>
                <w:szCs w:val="18"/>
              </w:rPr>
            </w:pPr>
            <w:r w:rsidRPr="00331CF8">
              <w:rPr>
                <w:b/>
                <w:bCs/>
                <w:noProof/>
                <w:sz w:val="18"/>
                <w:szCs w:val="18"/>
              </w:rPr>
              <w:t>Variable Importance</w:t>
            </w:r>
          </w:p>
        </w:tc>
      </w:tr>
      <w:tr w:rsidR="006A1A20" w:rsidRPr="002A0CB6" w14:paraId="04C0788B" w14:textId="77777777" w:rsidTr="009534F3">
        <w:trPr>
          <w:trHeight w:val="290"/>
        </w:trPr>
        <w:tc>
          <w:tcPr>
            <w:tcW w:w="1137" w:type="dxa"/>
            <w:tcBorders>
              <w:top w:val="single" w:sz="4" w:space="0" w:color="auto"/>
              <w:right w:val="single" w:sz="4" w:space="0" w:color="auto"/>
            </w:tcBorders>
            <w:noWrap/>
            <w:hideMark/>
          </w:tcPr>
          <w:p w14:paraId="5A4D320F" w14:textId="77777777" w:rsidR="006A1A20" w:rsidRPr="002A0CB6" w:rsidRDefault="006A1A20" w:rsidP="006A1A20">
            <w:pPr>
              <w:pStyle w:val="NoSpacing"/>
              <w:rPr>
                <w:noProof/>
                <w:sz w:val="18"/>
                <w:szCs w:val="18"/>
              </w:rPr>
            </w:pPr>
            <w:r w:rsidRPr="002A0CB6">
              <w:rPr>
                <w:noProof/>
                <w:sz w:val="18"/>
                <w:szCs w:val="18"/>
              </w:rPr>
              <w:t>Benin</w:t>
            </w:r>
          </w:p>
        </w:tc>
        <w:tc>
          <w:tcPr>
            <w:tcW w:w="1895" w:type="dxa"/>
            <w:tcBorders>
              <w:top w:val="single" w:sz="4" w:space="0" w:color="auto"/>
              <w:left w:val="single" w:sz="4" w:space="0" w:color="auto"/>
            </w:tcBorders>
            <w:noWrap/>
          </w:tcPr>
          <w:p w14:paraId="5E8656B1" w14:textId="1EDA5100" w:rsidR="006A1A20" w:rsidRPr="009534F3" w:rsidRDefault="006A1A20" w:rsidP="006A1A2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top w:val="single" w:sz="4" w:space="0" w:color="auto"/>
              <w:right w:val="single" w:sz="4" w:space="0" w:color="auto"/>
            </w:tcBorders>
            <w:noWrap/>
          </w:tcPr>
          <w:p w14:paraId="62B8BE0F" w14:textId="386238D4" w:rsidR="006A1A20" w:rsidRPr="009534F3" w:rsidRDefault="006A1A20" w:rsidP="006A1A20">
            <w:pPr>
              <w:pStyle w:val="NoSpacing"/>
              <w:contextualSpacing/>
              <w:jc w:val="center"/>
              <w:rPr>
                <w:noProof/>
                <w:sz w:val="18"/>
                <w:szCs w:val="18"/>
              </w:rPr>
            </w:pPr>
            <w:r w:rsidRPr="009534F3">
              <w:rPr>
                <w:rFonts w:cs="Calibri"/>
                <w:color w:val="000000"/>
                <w:sz w:val="18"/>
                <w:szCs w:val="18"/>
              </w:rPr>
              <w:t>100</w:t>
            </w:r>
          </w:p>
        </w:tc>
        <w:tc>
          <w:tcPr>
            <w:tcW w:w="1876" w:type="dxa"/>
            <w:tcBorders>
              <w:top w:val="single" w:sz="4" w:space="0" w:color="auto"/>
              <w:left w:val="single" w:sz="4" w:space="0" w:color="auto"/>
            </w:tcBorders>
            <w:noWrap/>
          </w:tcPr>
          <w:p w14:paraId="646025A8" w14:textId="2B2AEFF6" w:rsidR="006A1A20" w:rsidRPr="009534F3" w:rsidRDefault="006A1A20" w:rsidP="006A1A20">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top w:val="single" w:sz="4" w:space="0" w:color="auto"/>
              <w:right w:val="single" w:sz="4" w:space="0" w:color="auto"/>
            </w:tcBorders>
            <w:noWrap/>
          </w:tcPr>
          <w:p w14:paraId="57918090" w14:textId="086E1CA5" w:rsidR="006A1A20" w:rsidRPr="009534F3" w:rsidRDefault="006A1A20" w:rsidP="006A1A20">
            <w:pPr>
              <w:pStyle w:val="NoSpacing"/>
              <w:contextualSpacing/>
              <w:jc w:val="center"/>
              <w:rPr>
                <w:noProof/>
                <w:sz w:val="18"/>
                <w:szCs w:val="18"/>
              </w:rPr>
            </w:pPr>
            <w:r>
              <w:rPr>
                <w:rFonts w:cs="Calibri"/>
                <w:color w:val="000000"/>
                <w:sz w:val="18"/>
                <w:szCs w:val="18"/>
              </w:rPr>
              <w:t>44</w:t>
            </w:r>
          </w:p>
        </w:tc>
        <w:tc>
          <w:tcPr>
            <w:tcW w:w="1663" w:type="dxa"/>
            <w:gridSpan w:val="2"/>
            <w:tcBorders>
              <w:top w:val="single" w:sz="4" w:space="0" w:color="auto"/>
              <w:left w:val="single" w:sz="4" w:space="0" w:color="auto"/>
            </w:tcBorders>
            <w:noWrap/>
          </w:tcPr>
          <w:p w14:paraId="03FDE8B0" w14:textId="6FC211B7" w:rsidR="006A1A20" w:rsidRPr="009534F3" w:rsidRDefault="006A1A20" w:rsidP="006A1A20">
            <w:pPr>
              <w:pStyle w:val="NoSpacing"/>
              <w:contextualSpacing/>
              <w:jc w:val="center"/>
              <w:rPr>
                <w:noProof/>
                <w:sz w:val="18"/>
                <w:szCs w:val="18"/>
              </w:rPr>
            </w:pPr>
            <w:r w:rsidRPr="009534F3">
              <w:rPr>
                <w:rFonts w:cs="Calibri"/>
                <w:color w:val="000000"/>
                <w:sz w:val="18"/>
                <w:szCs w:val="18"/>
              </w:rPr>
              <w:t>Number of HH members</w:t>
            </w:r>
          </w:p>
        </w:tc>
        <w:tc>
          <w:tcPr>
            <w:tcW w:w="1105" w:type="dxa"/>
            <w:tcBorders>
              <w:top w:val="single" w:sz="4" w:space="0" w:color="auto"/>
              <w:right w:val="single" w:sz="4" w:space="0" w:color="auto"/>
            </w:tcBorders>
            <w:noWrap/>
          </w:tcPr>
          <w:p w14:paraId="3ED44948" w14:textId="3B49FA97" w:rsidR="006A1A20" w:rsidRPr="009534F3" w:rsidRDefault="006A1A20" w:rsidP="006A1A20">
            <w:pPr>
              <w:pStyle w:val="NoSpacing"/>
              <w:contextualSpacing/>
              <w:jc w:val="center"/>
              <w:rPr>
                <w:noProof/>
                <w:sz w:val="18"/>
                <w:szCs w:val="18"/>
              </w:rPr>
            </w:pPr>
            <w:r>
              <w:rPr>
                <w:rFonts w:cs="Calibri"/>
                <w:color w:val="000000"/>
                <w:sz w:val="18"/>
                <w:szCs w:val="18"/>
              </w:rPr>
              <w:t>39</w:t>
            </w:r>
          </w:p>
        </w:tc>
        <w:tc>
          <w:tcPr>
            <w:tcW w:w="1947" w:type="dxa"/>
            <w:gridSpan w:val="2"/>
            <w:tcBorders>
              <w:top w:val="single" w:sz="4" w:space="0" w:color="auto"/>
              <w:left w:val="single" w:sz="4" w:space="0" w:color="auto"/>
            </w:tcBorders>
            <w:noWrap/>
          </w:tcPr>
          <w:p w14:paraId="710C2279" w14:textId="16CC8E8C" w:rsidR="006A1A20" w:rsidRPr="009534F3" w:rsidRDefault="006A1A20" w:rsidP="006A1A20">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top w:val="single" w:sz="4" w:space="0" w:color="auto"/>
              <w:right w:val="single" w:sz="4" w:space="0" w:color="auto"/>
            </w:tcBorders>
            <w:noWrap/>
          </w:tcPr>
          <w:p w14:paraId="79937B8F" w14:textId="206A335F" w:rsidR="006A1A20" w:rsidRPr="009534F3" w:rsidRDefault="006A1A20" w:rsidP="006A1A20">
            <w:pPr>
              <w:pStyle w:val="NoSpacing"/>
              <w:contextualSpacing/>
              <w:jc w:val="center"/>
              <w:rPr>
                <w:noProof/>
                <w:sz w:val="18"/>
                <w:szCs w:val="18"/>
              </w:rPr>
            </w:pPr>
            <w:r>
              <w:rPr>
                <w:rFonts w:cs="Calibri"/>
                <w:color w:val="000000"/>
                <w:sz w:val="18"/>
                <w:szCs w:val="18"/>
              </w:rPr>
              <w:t>38</w:t>
            </w:r>
          </w:p>
        </w:tc>
        <w:tc>
          <w:tcPr>
            <w:tcW w:w="1947" w:type="dxa"/>
            <w:gridSpan w:val="2"/>
            <w:tcBorders>
              <w:top w:val="single" w:sz="4" w:space="0" w:color="auto"/>
              <w:left w:val="single" w:sz="4" w:space="0" w:color="auto"/>
            </w:tcBorders>
            <w:noWrap/>
          </w:tcPr>
          <w:p w14:paraId="29F803AD" w14:textId="16D0A1B6" w:rsidR="006A1A20" w:rsidRPr="009534F3" w:rsidRDefault="006A1A20" w:rsidP="006A1A20">
            <w:pPr>
              <w:pStyle w:val="NoSpacing"/>
              <w:contextualSpacing/>
              <w:jc w:val="center"/>
              <w:rPr>
                <w:noProof/>
                <w:sz w:val="18"/>
                <w:szCs w:val="18"/>
              </w:rPr>
            </w:pPr>
            <w:r>
              <w:rPr>
                <w:rFonts w:cs="Calibri"/>
                <w:color w:val="000000"/>
                <w:sz w:val="18"/>
                <w:szCs w:val="18"/>
              </w:rPr>
              <w:t>Pregnant</w:t>
            </w:r>
          </w:p>
        </w:tc>
        <w:tc>
          <w:tcPr>
            <w:tcW w:w="1110" w:type="dxa"/>
            <w:tcBorders>
              <w:top w:val="single" w:sz="4" w:space="0" w:color="auto"/>
            </w:tcBorders>
            <w:noWrap/>
          </w:tcPr>
          <w:p w14:paraId="2AB1DEE3" w14:textId="636CDD3A" w:rsidR="006A1A20" w:rsidRPr="009534F3" w:rsidRDefault="006A1A20" w:rsidP="006A1A20">
            <w:pPr>
              <w:pStyle w:val="NoSpacing"/>
              <w:contextualSpacing/>
              <w:jc w:val="center"/>
              <w:rPr>
                <w:noProof/>
                <w:sz w:val="18"/>
                <w:szCs w:val="18"/>
              </w:rPr>
            </w:pPr>
            <w:r>
              <w:rPr>
                <w:rFonts w:cs="Calibri"/>
                <w:color w:val="000000"/>
                <w:sz w:val="18"/>
                <w:szCs w:val="18"/>
              </w:rPr>
              <w:t>36</w:t>
            </w:r>
          </w:p>
        </w:tc>
      </w:tr>
      <w:tr w:rsidR="006A1A20" w:rsidRPr="002A0CB6" w14:paraId="7C038A7D" w14:textId="77777777" w:rsidTr="009534F3">
        <w:trPr>
          <w:trHeight w:val="290"/>
        </w:trPr>
        <w:tc>
          <w:tcPr>
            <w:tcW w:w="1137" w:type="dxa"/>
            <w:tcBorders>
              <w:right w:val="single" w:sz="4" w:space="0" w:color="auto"/>
            </w:tcBorders>
            <w:noWrap/>
            <w:hideMark/>
          </w:tcPr>
          <w:p w14:paraId="66DD2A4F" w14:textId="77777777" w:rsidR="006A1A20" w:rsidRPr="002A0CB6" w:rsidRDefault="006A1A20" w:rsidP="006A1A20">
            <w:pPr>
              <w:pStyle w:val="NoSpacing"/>
              <w:rPr>
                <w:noProof/>
                <w:sz w:val="18"/>
                <w:szCs w:val="18"/>
              </w:rPr>
            </w:pPr>
            <w:r w:rsidRPr="002A0CB6">
              <w:rPr>
                <w:noProof/>
                <w:sz w:val="18"/>
                <w:szCs w:val="18"/>
              </w:rPr>
              <w:t>Burkina.Faso</w:t>
            </w:r>
          </w:p>
        </w:tc>
        <w:tc>
          <w:tcPr>
            <w:tcW w:w="1895" w:type="dxa"/>
            <w:tcBorders>
              <w:left w:val="single" w:sz="4" w:space="0" w:color="auto"/>
            </w:tcBorders>
            <w:noWrap/>
          </w:tcPr>
          <w:p w14:paraId="4DAD1348" w14:textId="6A1936C1" w:rsidR="006A1A20" w:rsidRPr="009534F3" w:rsidRDefault="006A1A20" w:rsidP="006A1A2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3C9914B" w14:textId="645669DF" w:rsidR="006A1A20" w:rsidRPr="009534F3" w:rsidRDefault="006A1A20" w:rsidP="006A1A20">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6D79F71" w14:textId="36E41416" w:rsidR="006A1A20" w:rsidRPr="009534F3" w:rsidRDefault="006A1A20" w:rsidP="006A1A20">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790CB0E7" w14:textId="661491A2" w:rsidR="006A1A20" w:rsidRPr="009534F3" w:rsidRDefault="006A1A20" w:rsidP="006A1A20">
            <w:pPr>
              <w:pStyle w:val="NoSpacing"/>
              <w:contextualSpacing/>
              <w:jc w:val="center"/>
              <w:rPr>
                <w:noProof/>
                <w:sz w:val="18"/>
                <w:szCs w:val="18"/>
              </w:rPr>
            </w:pPr>
            <w:r>
              <w:rPr>
                <w:rFonts w:cs="Calibri"/>
                <w:color w:val="000000"/>
                <w:sz w:val="18"/>
                <w:szCs w:val="18"/>
              </w:rPr>
              <w:t>26</w:t>
            </w:r>
          </w:p>
        </w:tc>
        <w:tc>
          <w:tcPr>
            <w:tcW w:w="1663" w:type="dxa"/>
            <w:gridSpan w:val="2"/>
            <w:tcBorders>
              <w:left w:val="single" w:sz="4" w:space="0" w:color="auto"/>
            </w:tcBorders>
            <w:noWrap/>
          </w:tcPr>
          <w:p w14:paraId="76EB7B9C" w14:textId="51198C6B" w:rsidR="006A1A20" w:rsidRPr="009534F3" w:rsidRDefault="006A1A20" w:rsidP="006A1A20">
            <w:pPr>
              <w:pStyle w:val="NoSpacing"/>
              <w:contextualSpacing/>
              <w:jc w:val="center"/>
              <w:rPr>
                <w:noProof/>
                <w:sz w:val="18"/>
                <w:szCs w:val="18"/>
              </w:rPr>
            </w:pPr>
            <w:r>
              <w:rPr>
                <w:noProof/>
                <w:sz w:val="18"/>
                <w:szCs w:val="18"/>
              </w:rPr>
              <w:t>Pregnant</w:t>
            </w:r>
          </w:p>
        </w:tc>
        <w:tc>
          <w:tcPr>
            <w:tcW w:w="1105" w:type="dxa"/>
            <w:tcBorders>
              <w:right w:val="single" w:sz="4" w:space="0" w:color="auto"/>
            </w:tcBorders>
            <w:noWrap/>
          </w:tcPr>
          <w:p w14:paraId="42F20CE1" w14:textId="48E12E1D" w:rsidR="006A1A20" w:rsidRPr="009534F3" w:rsidRDefault="006A1A20" w:rsidP="006A1A20">
            <w:pPr>
              <w:pStyle w:val="NoSpacing"/>
              <w:contextualSpacing/>
              <w:jc w:val="center"/>
              <w:rPr>
                <w:noProof/>
                <w:sz w:val="18"/>
                <w:szCs w:val="18"/>
              </w:rPr>
            </w:pPr>
            <w:r>
              <w:rPr>
                <w:rFonts w:cs="Calibri"/>
                <w:color w:val="000000"/>
                <w:sz w:val="18"/>
                <w:szCs w:val="18"/>
              </w:rPr>
              <w:t>24</w:t>
            </w:r>
          </w:p>
        </w:tc>
        <w:tc>
          <w:tcPr>
            <w:tcW w:w="1947" w:type="dxa"/>
            <w:gridSpan w:val="2"/>
            <w:tcBorders>
              <w:left w:val="single" w:sz="4" w:space="0" w:color="auto"/>
            </w:tcBorders>
            <w:noWrap/>
          </w:tcPr>
          <w:p w14:paraId="5AE4DB4B" w14:textId="732FE2E1" w:rsidR="006A1A20" w:rsidRPr="009534F3" w:rsidRDefault="006A1A20" w:rsidP="006A1A20">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18BDB7FF" w14:textId="2BC3087D" w:rsidR="006A1A20" w:rsidRPr="009534F3" w:rsidRDefault="006A1A20" w:rsidP="006A1A20">
            <w:pPr>
              <w:pStyle w:val="NoSpacing"/>
              <w:contextualSpacing/>
              <w:jc w:val="center"/>
              <w:rPr>
                <w:noProof/>
                <w:sz w:val="18"/>
                <w:szCs w:val="18"/>
              </w:rPr>
            </w:pPr>
            <w:r>
              <w:rPr>
                <w:rFonts w:cs="Calibri"/>
                <w:color w:val="000000"/>
                <w:sz w:val="18"/>
                <w:szCs w:val="18"/>
              </w:rPr>
              <w:t>22</w:t>
            </w:r>
          </w:p>
        </w:tc>
        <w:tc>
          <w:tcPr>
            <w:tcW w:w="1947" w:type="dxa"/>
            <w:gridSpan w:val="2"/>
            <w:tcBorders>
              <w:left w:val="single" w:sz="4" w:space="0" w:color="auto"/>
            </w:tcBorders>
            <w:noWrap/>
          </w:tcPr>
          <w:p w14:paraId="41486CC1" w14:textId="75B50958" w:rsidR="006A1A20" w:rsidRPr="009534F3" w:rsidRDefault="006A1A20" w:rsidP="006A1A20">
            <w:pPr>
              <w:pStyle w:val="NoSpacing"/>
              <w:contextualSpacing/>
              <w:jc w:val="center"/>
              <w:rPr>
                <w:noProof/>
                <w:sz w:val="18"/>
                <w:szCs w:val="18"/>
              </w:rPr>
            </w:pPr>
            <w:r w:rsidRPr="009534F3">
              <w:rPr>
                <w:rFonts w:cs="Calibri"/>
                <w:color w:val="000000"/>
                <w:sz w:val="18"/>
                <w:szCs w:val="18"/>
              </w:rPr>
              <w:t>Contraceptive from health facility</w:t>
            </w:r>
          </w:p>
        </w:tc>
        <w:tc>
          <w:tcPr>
            <w:tcW w:w="1110" w:type="dxa"/>
            <w:noWrap/>
          </w:tcPr>
          <w:p w14:paraId="12810E05" w14:textId="3001D9E3" w:rsidR="006A1A20" w:rsidRPr="009534F3" w:rsidRDefault="006A1A20" w:rsidP="006A1A20">
            <w:pPr>
              <w:pStyle w:val="NoSpacing"/>
              <w:contextualSpacing/>
              <w:jc w:val="center"/>
              <w:rPr>
                <w:noProof/>
                <w:sz w:val="18"/>
                <w:szCs w:val="18"/>
              </w:rPr>
            </w:pPr>
            <w:r>
              <w:rPr>
                <w:rFonts w:cs="Calibri"/>
                <w:color w:val="000000"/>
                <w:sz w:val="18"/>
                <w:szCs w:val="18"/>
              </w:rPr>
              <w:t>19</w:t>
            </w:r>
          </w:p>
        </w:tc>
      </w:tr>
      <w:tr w:rsidR="006A1A20" w:rsidRPr="002A0CB6" w14:paraId="0217F3FC" w14:textId="77777777" w:rsidTr="009534F3">
        <w:trPr>
          <w:trHeight w:val="290"/>
        </w:trPr>
        <w:tc>
          <w:tcPr>
            <w:tcW w:w="1137" w:type="dxa"/>
            <w:tcBorders>
              <w:right w:val="single" w:sz="4" w:space="0" w:color="auto"/>
            </w:tcBorders>
            <w:noWrap/>
            <w:hideMark/>
          </w:tcPr>
          <w:p w14:paraId="2EE4D1DA" w14:textId="77777777" w:rsidR="006A1A20" w:rsidRPr="002A0CB6" w:rsidRDefault="006A1A20" w:rsidP="006A1A20">
            <w:pPr>
              <w:pStyle w:val="NoSpacing"/>
              <w:rPr>
                <w:noProof/>
                <w:sz w:val="18"/>
                <w:szCs w:val="18"/>
              </w:rPr>
            </w:pPr>
            <w:r w:rsidRPr="002A0CB6">
              <w:rPr>
                <w:noProof/>
                <w:sz w:val="18"/>
                <w:szCs w:val="18"/>
              </w:rPr>
              <w:t>Burundi</w:t>
            </w:r>
          </w:p>
        </w:tc>
        <w:tc>
          <w:tcPr>
            <w:tcW w:w="1895" w:type="dxa"/>
            <w:tcBorders>
              <w:left w:val="single" w:sz="4" w:space="0" w:color="auto"/>
            </w:tcBorders>
            <w:noWrap/>
          </w:tcPr>
          <w:p w14:paraId="1B53562A" w14:textId="082FB3B2" w:rsidR="006A1A20" w:rsidRPr="009534F3" w:rsidRDefault="006A1A20" w:rsidP="006A1A20">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671D450C" w14:textId="6620B591" w:rsidR="006A1A20" w:rsidRPr="009534F3" w:rsidRDefault="006A1A20" w:rsidP="006A1A20">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8EEDB9D" w14:textId="28AE1951" w:rsidR="006A1A20" w:rsidRPr="009534F3" w:rsidRDefault="006A1A20" w:rsidP="006A1A2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2E6BF259" w14:textId="08EEB675" w:rsidR="006A1A20" w:rsidRPr="009534F3" w:rsidRDefault="006A1A20" w:rsidP="006A1A20">
            <w:pPr>
              <w:pStyle w:val="NoSpacing"/>
              <w:contextualSpacing/>
              <w:jc w:val="center"/>
              <w:rPr>
                <w:noProof/>
                <w:sz w:val="18"/>
                <w:szCs w:val="18"/>
              </w:rPr>
            </w:pPr>
            <w:r>
              <w:rPr>
                <w:rFonts w:cs="Calibri"/>
                <w:color w:val="000000"/>
                <w:sz w:val="18"/>
                <w:szCs w:val="18"/>
              </w:rPr>
              <w:t>73</w:t>
            </w:r>
          </w:p>
        </w:tc>
        <w:tc>
          <w:tcPr>
            <w:tcW w:w="1663" w:type="dxa"/>
            <w:gridSpan w:val="2"/>
            <w:tcBorders>
              <w:left w:val="single" w:sz="4" w:space="0" w:color="auto"/>
            </w:tcBorders>
            <w:noWrap/>
          </w:tcPr>
          <w:p w14:paraId="7E3D11C7" w14:textId="632F3C42" w:rsidR="006A1A20" w:rsidRPr="009534F3" w:rsidRDefault="006A1A20" w:rsidP="006A1A20">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07DFEA25" w14:textId="71EFE3A3" w:rsidR="006A1A20" w:rsidRPr="009534F3" w:rsidRDefault="006A1A20" w:rsidP="006A1A20">
            <w:pPr>
              <w:pStyle w:val="NoSpacing"/>
              <w:contextualSpacing/>
              <w:jc w:val="center"/>
              <w:rPr>
                <w:noProof/>
                <w:sz w:val="18"/>
                <w:szCs w:val="18"/>
              </w:rPr>
            </w:pPr>
            <w:r w:rsidRPr="009534F3">
              <w:rPr>
                <w:rFonts w:cs="Calibri"/>
                <w:color w:val="000000"/>
                <w:sz w:val="18"/>
                <w:szCs w:val="18"/>
              </w:rPr>
              <w:t>23</w:t>
            </w:r>
          </w:p>
        </w:tc>
        <w:tc>
          <w:tcPr>
            <w:tcW w:w="1947" w:type="dxa"/>
            <w:gridSpan w:val="2"/>
            <w:tcBorders>
              <w:left w:val="single" w:sz="4" w:space="0" w:color="auto"/>
            </w:tcBorders>
            <w:noWrap/>
          </w:tcPr>
          <w:p w14:paraId="342641D1" w14:textId="7E1BB6AA" w:rsidR="006A1A20" w:rsidRPr="009534F3" w:rsidRDefault="006A1A20" w:rsidP="006A1A20">
            <w:pPr>
              <w:pStyle w:val="NoSpacing"/>
              <w:contextualSpacing/>
              <w:jc w:val="center"/>
              <w:rPr>
                <w:noProof/>
                <w:sz w:val="18"/>
                <w:szCs w:val="18"/>
              </w:rPr>
            </w:pPr>
            <w:r w:rsidRPr="009534F3">
              <w:rPr>
                <w:rFonts w:cs="Calibri"/>
                <w:color w:val="000000"/>
                <w:sz w:val="18"/>
                <w:szCs w:val="18"/>
              </w:rPr>
              <w:t>Number of HH members &lt;5 years</w:t>
            </w:r>
          </w:p>
        </w:tc>
        <w:tc>
          <w:tcPr>
            <w:tcW w:w="1105" w:type="dxa"/>
            <w:tcBorders>
              <w:right w:val="single" w:sz="4" w:space="0" w:color="auto"/>
            </w:tcBorders>
            <w:noWrap/>
          </w:tcPr>
          <w:p w14:paraId="3AB7C77E" w14:textId="5BC767C2" w:rsidR="006A1A20" w:rsidRPr="009534F3" w:rsidRDefault="006A1A20" w:rsidP="006A1A20">
            <w:pPr>
              <w:pStyle w:val="NoSpacing"/>
              <w:contextualSpacing/>
              <w:jc w:val="center"/>
              <w:rPr>
                <w:noProof/>
                <w:sz w:val="18"/>
                <w:szCs w:val="18"/>
              </w:rPr>
            </w:pPr>
            <w:r>
              <w:rPr>
                <w:rFonts w:cs="Calibri"/>
                <w:color w:val="000000"/>
                <w:sz w:val="18"/>
                <w:szCs w:val="18"/>
              </w:rPr>
              <w:t>17</w:t>
            </w:r>
          </w:p>
        </w:tc>
        <w:tc>
          <w:tcPr>
            <w:tcW w:w="1947" w:type="dxa"/>
            <w:gridSpan w:val="2"/>
            <w:tcBorders>
              <w:left w:val="single" w:sz="4" w:space="0" w:color="auto"/>
            </w:tcBorders>
            <w:noWrap/>
          </w:tcPr>
          <w:p w14:paraId="376CFB13" w14:textId="1AAB8B6F" w:rsidR="006A1A20" w:rsidRPr="009534F3" w:rsidRDefault="006A1A20" w:rsidP="006A1A20">
            <w:pPr>
              <w:pStyle w:val="NoSpacing"/>
              <w:contextualSpacing/>
              <w:jc w:val="center"/>
              <w:rPr>
                <w:noProof/>
                <w:sz w:val="18"/>
                <w:szCs w:val="18"/>
              </w:rPr>
            </w:pPr>
            <w:r w:rsidRPr="009534F3">
              <w:rPr>
                <w:rFonts w:cs="Calibri"/>
                <w:color w:val="000000"/>
                <w:sz w:val="18"/>
                <w:szCs w:val="18"/>
              </w:rPr>
              <w:t>Number of HH members</w:t>
            </w:r>
          </w:p>
        </w:tc>
        <w:tc>
          <w:tcPr>
            <w:tcW w:w="1110" w:type="dxa"/>
            <w:noWrap/>
          </w:tcPr>
          <w:p w14:paraId="6AE8DA9F" w14:textId="2E64C1BC" w:rsidR="006A1A20" w:rsidRPr="009534F3" w:rsidRDefault="006A1A20" w:rsidP="006A1A20">
            <w:pPr>
              <w:pStyle w:val="NoSpacing"/>
              <w:contextualSpacing/>
              <w:jc w:val="center"/>
              <w:rPr>
                <w:noProof/>
                <w:sz w:val="18"/>
                <w:szCs w:val="18"/>
              </w:rPr>
            </w:pPr>
            <w:r>
              <w:rPr>
                <w:rFonts w:cs="Calibri"/>
                <w:color w:val="000000"/>
                <w:sz w:val="18"/>
                <w:szCs w:val="18"/>
              </w:rPr>
              <w:t>10</w:t>
            </w:r>
          </w:p>
        </w:tc>
      </w:tr>
      <w:tr w:rsidR="006A1A20" w:rsidRPr="002A0CB6" w14:paraId="70AE225E" w14:textId="77777777" w:rsidTr="009534F3">
        <w:trPr>
          <w:trHeight w:val="290"/>
        </w:trPr>
        <w:tc>
          <w:tcPr>
            <w:tcW w:w="1137" w:type="dxa"/>
            <w:tcBorders>
              <w:right w:val="single" w:sz="4" w:space="0" w:color="auto"/>
            </w:tcBorders>
            <w:noWrap/>
            <w:hideMark/>
          </w:tcPr>
          <w:p w14:paraId="6BF7C583" w14:textId="77777777" w:rsidR="006A1A20" w:rsidRPr="002A0CB6" w:rsidRDefault="006A1A20" w:rsidP="006A1A20">
            <w:pPr>
              <w:pStyle w:val="NoSpacing"/>
              <w:rPr>
                <w:noProof/>
                <w:sz w:val="18"/>
                <w:szCs w:val="18"/>
              </w:rPr>
            </w:pPr>
            <w:r w:rsidRPr="002A0CB6">
              <w:rPr>
                <w:noProof/>
                <w:sz w:val="18"/>
                <w:szCs w:val="18"/>
              </w:rPr>
              <w:t>Cameroon</w:t>
            </w:r>
          </w:p>
        </w:tc>
        <w:tc>
          <w:tcPr>
            <w:tcW w:w="1895" w:type="dxa"/>
            <w:tcBorders>
              <w:left w:val="single" w:sz="4" w:space="0" w:color="auto"/>
            </w:tcBorders>
            <w:noWrap/>
          </w:tcPr>
          <w:p w14:paraId="1B6130ED" w14:textId="35A79AC9" w:rsidR="006A1A20" w:rsidRPr="009534F3" w:rsidRDefault="006A1A20" w:rsidP="006A1A20">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7A9EA1BA" w14:textId="79E9DCC5" w:rsidR="006A1A20" w:rsidRPr="009534F3" w:rsidRDefault="006A1A20" w:rsidP="006A1A20">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2AF4E2A" w14:textId="1BC763E9" w:rsidR="006A1A20" w:rsidRPr="009534F3" w:rsidRDefault="006A1A20" w:rsidP="006A1A2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A5662D3" w14:textId="54C532D2" w:rsidR="006A1A20" w:rsidRPr="009534F3" w:rsidRDefault="006A1A20" w:rsidP="006A1A20">
            <w:pPr>
              <w:pStyle w:val="NoSpacing"/>
              <w:contextualSpacing/>
              <w:jc w:val="center"/>
              <w:rPr>
                <w:noProof/>
                <w:sz w:val="18"/>
                <w:szCs w:val="18"/>
              </w:rPr>
            </w:pPr>
            <w:r>
              <w:rPr>
                <w:rFonts w:cs="Calibri"/>
                <w:color w:val="000000"/>
                <w:sz w:val="18"/>
                <w:szCs w:val="18"/>
              </w:rPr>
              <w:t>84</w:t>
            </w:r>
          </w:p>
        </w:tc>
        <w:tc>
          <w:tcPr>
            <w:tcW w:w="1663" w:type="dxa"/>
            <w:gridSpan w:val="2"/>
            <w:tcBorders>
              <w:left w:val="single" w:sz="4" w:space="0" w:color="auto"/>
            </w:tcBorders>
            <w:noWrap/>
          </w:tcPr>
          <w:p w14:paraId="2F19E9A8" w14:textId="204F10BA" w:rsidR="006A1A20" w:rsidRPr="009534F3" w:rsidRDefault="006A1A20" w:rsidP="006A1A20">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1025A3EE" w14:textId="7F68A895" w:rsidR="006A1A20" w:rsidRPr="009534F3" w:rsidRDefault="006A1A20" w:rsidP="006A1A20">
            <w:pPr>
              <w:pStyle w:val="NoSpacing"/>
              <w:contextualSpacing/>
              <w:jc w:val="center"/>
              <w:rPr>
                <w:noProof/>
                <w:sz w:val="18"/>
                <w:szCs w:val="18"/>
              </w:rPr>
            </w:pPr>
            <w:r>
              <w:rPr>
                <w:rFonts w:cs="Calibri"/>
                <w:color w:val="000000"/>
                <w:sz w:val="18"/>
                <w:szCs w:val="18"/>
              </w:rPr>
              <w:t>27</w:t>
            </w:r>
          </w:p>
        </w:tc>
        <w:tc>
          <w:tcPr>
            <w:tcW w:w="1947" w:type="dxa"/>
            <w:gridSpan w:val="2"/>
            <w:tcBorders>
              <w:left w:val="single" w:sz="4" w:space="0" w:color="auto"/>
            </w:tcBorders>
            <w:noWrap/>
          </w:tcPr>
          <w:p w14:paraId="0F0EA965" w14:textId="2627DC3F" w:rsidR="006A1A20" w:rsidRPr="009534F3" w:rsidRDefault="006A1A20" w:rsidP="006A1A20">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4085498E" w14:textId="1FC8B9EB" w:rsidR="006A1A20" w:rsidRPr="009534F3" w:rsidRDefault="006A1A20" w:rsidP="006A1A20">
            <w:pPr>
              <w:pStyle w:val="NoSpacing"/>
              <w:contextualSpacing/>
              <w:jc w:val="center"/>
              <w:rPr>
                <w:noProof/>
                <w:sz w:val="18"/>
                <w:szCs w:val="18"/>
              </w:rPr>
            </w:pPr>
            <w:r>
              <w:rPr>
                <w:rFonts w:cs="Calibri"/>
                <w:color w:val="000000"/>
                <w:sz w:val="18"/>
                <w:szCs w:val="18"/>
              </w:rPr>
              <w:t>21</w:t>
            </w:r>
          </w:p>
        </w:tc>
        <w:tc>
          <w:tcPr>
            <w:tcW w:w="1947" w:type="dxa"/>
            <w:gridSpan w:val="2"/>
            <w:tcBorders>
              <w:left w:val="single" w:sz="4" w:space="0" w:color="auto"/>
            </w:tcBorders>
            <w:noWrap/>
          </w:tcPr>
          <w:p w14:paraId="54639976" w14:textId="132A479E" w:rsidR="006A1A20" w:rsidRPr="009534F3" w:rsidRDefault="006A1A20" w:rsidP="006A1A20">
            <w:pPr>
              <w:pStyle w:val="NoSpacing"/>
              <w:contextualSpacing/>
              <w:jc w:val="center"/>
              <w:rPr>
                <w:noProof/>
                <w:sz w:val="18"/>
                <w:szCs w:val="18"/>
              </w:rPr>
            </w:pPr>
            <w:r w:rsidRPr="009534F3">
              <w:rPr>
                <w:rFonts w:cs="Calibri"/>
                <w:color w:val="000000"/>
                <w:sz w:val="18"/>
                <w:szCs w:val="18"/>
              </w:rPr>
              <w:t>Heard of family planning via any media form</w:t>
            </w:r>
          </w:p>
        </w:tc>
        <w:tc>
          <w:tcPr>
            <w:tcW w:w="1110" w:type="dxa"/>
            <w:noWrap/>
          </w:tcPr>
          <w:p w14:paraId="0C032BA5" w14:textId="2F243549" w:rsidR="006A1A20" w:rsidRPr="009534F3" w:rsidRDefault="006A1A20" w:rsidP="006A1A20">
            <w:pPr>
              <w:pStyle w:val="NoSpacing"/>
              <w:contextualSpacing/>
              <w:jc w:val="center"/>
              <w:rPr>
                <w:noProof/>
                <w:sz w:val="18"/>
                <w:szCs w:val="18"/>
              </w:rPr>
            </w:pPr>
            <w:r>
              <w:rPr>
                <w:rFonts w:cs="Calibri"/>
                <w:color w:val="000000"/>
                <w:sz w:val="18"/>
                <w:szCs w:val="18"/>
              </w:rPr>
              <w:t>21</w:t>
            </w:r>
          </w:p>
        </w:tc>
      </w:tr>
      <w:tr w:rsidR="002F421D" w:rsidRPr="002A0CB6" w14:paraId="77ACFF89" w14:textId="77777777" w:rsidTr="009534F3">
        <w:trPr>
          <w:trHeight w:val="290"/>
        </w:trPr>
        <w:tc>
          <w:tcPr>
            <w:tcW w:w="1137" w:type="dxa"/>
            <w:tcBorders>
              <w:right w:val="single" w:sz="4" w:space="0" w:color="auto"/>
            </w:tcBorders>
            <w:noWrap/>
            <w:hideMark/>
          </w:tcPr>
          <w:p w14:paraId="636970A6" w14:textId="77777777" w:rsidR="002F421D" w:rsidRPr="002A0CB6" w:rsidRDefault="002F421D" w:rsidP="002F421D">
            <w:pPr>
              <w:pStyle w:val="NoSpacing"/>
              <w:rPr>
                <w:noProof/>
                <w:sz w:val="18"/>
                <w:szCs w:val="18"/>
              </w:rPr>
            </w:pPr>
            <w:r w:rsidRPr="002A0CB6">
              <w:rPr>
                <w:noProof/>
                <w:sz w:val="18"/>
                <w:szCs w:val="18"/>
              </w:rPr>
              <w:t>Chad</w:t>
            </w:r>
          </w:p>
        </w:tc>
        <w:tc>
          <w:tcPr>
            <w:tcW w:w="1895" w:type="dxa"/>
            <w:tcBorders>
              <w:left w:val="single" w:sz="4" w:space="0" w:color="auto"/>
            </w:tcBorders>
            <w:noWrap/>
          </w:tcPr>
          <w:p w14:paraId="5F137DEC" w14:textId="1892A9F0" w:rsidR="002F421D" w:rsidRPr="009534F3" w:rsidRDefault="002F421D" w:rsidP="002F421D">
            <w:pPr>
              <w:pStyle w:val="NoSpacing"/>
              <w:contextualSpacing/>
              <w:jc w:val="center"/>
              <w:rPr>
                <w:noProof/>
                <w:sz w:val="18"/>
                <w:szCs w:val="18"/>
              </w:rPr>
            </w:pPr>
            <w:r w:rsidRPr="009534F3">
              <w:rPr>
                <w:rFonts w:cs="Calibri"/>
                <w:color w:val="000000"/>
                <w:sz w:val="18"/>
                <w:szCs w:val="18"/>
              </w:rPr>
              <w:t xml:space="preserve">Knows </w:t>
            </w:r>
            <w:proofErr w:type="spellStart"/>
            <w:r w:rsidRPr="009534F3">
              <w:rPr>
                <w:rFonts w:cs="Calibri"/>
                <w:color w:val="000000"/>
                <w:sz w:val="18"/>
                <w:szCs w:val="18"/>
              </w:rPr>
              <w:t>mordern</w:t>
            </w:r>
            <w:proofErr w:type="spellEnd"/>
            <w:r w:rsidRPr="009534F3">
              <w:rPr>
                <w:rFonts w:cs="Calibri"/>
                <w:color w:val="000000"/>
                <w:sz w:val="18"/>
                <w:szCs w:val="18"/>
              </w:rPr>
              <w:t xml:space="preserve"> method for contraception</w:t>
            </w:r>
          </w:p>
        </w:tc>
        <w:tc>
          <w:tcPr>
            <w:tcW w:w="1105" w:type="dxa"/>
            <w:tcBorders>
              <w:right w:val="single" w:sz="4" w:space="0" w:color="auto"/>
            </w:tcBorders>
            <w:noWrap/>
          </w:tcPr>
          <w:p w14:paraId="09D2BCFA" w14:textId="4D8E246B"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4A8680F" w14:textId="3CAD08FB" w:rsidR="002F421D" w:rsidRPr="009534F3" w:rsidRDefault="002F421D" w:rsidP="002F421D">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7BACEBDA" w14:textId="592342C6" w:rsidR="002F421D" w:rsidRPr="009534F3" w:rsidRDefault="002F421D" w:rsidP="002F421D">
            <w:pPr>
              <w:pStyle w:val="NoSpacing"/>
              <w:contextualSpacing/>
              <w:jc w:val="center"/>
              <w:rPr>
                <w:noProof/>
                <w:sz w:val="18"/>
                <w:szCs w:val="18"/>
              </w:rPr>
            </w:pPr>
            <w:r>
              <w:rPr>
                <w:rFonts w:cs="Calibri"/>
                <w:color w:val="000000"/>
                <w:sz w:val="18"/>
                <w:szCs w:val="18"/>
              </w:rPr>
              <w:t>48</w:t>
            </w:r>
          </w:p>
        </w:tc>
        <w:tc>
          <w:tcPr>
            <w:tcW w:w="1663" w:type="dxa"/>
            <w:gridSpan w:val="2"/>
            <w:tcBorders>
              <w:left w:val="single" w:sz="4" w:space="0" w:color="auto"/>
            </w:tcBorders>
            <w:noWrap/>
          </w:tcPr>
          <w:p w14:paraId="33E0F352" w14:textId="6511F737" w:rsidR="002F421D" w:rsidRPr="009534F3" w:rsidRDefault="002F421D" w:rsidP="002F421D">
            <w:pPr>
              <w:pStyle w:val="NoSpacing"/>
              <w:contextualSpacing/>
              <w:jc w:val="center"/>
              <w:rPr>
                <w:noProof/>
                <w:sz w:val="18"/>
                <w:szCs w:val="18"/>
              </w:rPr>
            </w:pPr>
            <w:r w:rsidRPr="009534F3">
              <w:rPr>
                <w:rFonts w:cs="Calibri"/>
                <w:color w:val="000000"/>
                <w:sz w:val="18"/>
                <w:szCs w:val="18"/>
              </w:rPr>
              <w:t>No education level of HH head</w:t>
            </w:r>
          </w:p>
        </w:tc>
        <w:tc>
          <w:tcPr>
            <w:tcW w:w="1105" w:type="dxa"/>
            <w:tcBorders>
              <w:right w:val="single" w:sz="4" w:space="0" w:color="auto"/>
            </w:tcBorders>
            <w:noWrap/>
          </w:tcPr>
          <w:p w14:paraId="57E364A2" w14:textId="3D1A8F75" w:rsidR="002F421D" w:rsidRPr="009534F3" w:rsidRDefault="002F421D" w:rsidP="002F421D">
            <w:pPr>
              <w:pStyle w:val="NoSpacing"/>
              <w:contextualSpacing/>
              <w:jc w:val="center"/>
              <w:rPr>
                <w:noProof/>
                <w:sz w:val="18"/>
                <w:szCs w:val="18"/>
              </w:rPr>
            </w:pPr>
            <w:r>
              <w:rPr>
                <w:rFonts w:cs="Calibri"/>
                <w:color w:val="000000"/>
                <w:sz w:val="18"/>
                <w:szCs w:val="18"/>
              </w:rPr>
              <w:t>33</w:t>
            </w:r>
          </w:p>
        </w:tc>
        <w:tc>
          <w:tcPr>
            <w:tcW w:w="1947" w:type="dxa"/>
            <w:gridSpan w:val="2"/>
            <w:tcBorders>
              <w:left w:val="single" w:sz="4" w:space="0" w:color="auto"/>
            </w:tcBorders>
            <w:noWrap/>
          </w:tcPr>
          <w:p w14:paraId="49987E82" w14:textId="339A9CE6" w:rsidR="002F421D" w:rsidRPr="009534F3" w:rsidRDefault="002F421D" w:rsidP="002F421D">
            <w:pPr>
              <w:pStyle w:val="NoSpacing"/>
              <w:contextualSpacing/>
              <w:jc w:val="center"/>
              <w:rPr>
                <w:noProof/>
                <w:sz w:val="18"/>
                <w:szCs w:val="18"/>
              </w:rPr>
            </w:pPr>
            <w:r w:rsidRPr="009534F3">
              <w:rPr>
                <w:rFonts w:cs="Calibri"/>
                <w:color w:val="000000"/>
                <w:sz w:val="18"/>
                <w:szCs w:val="18"/>
              </w:rPr>
              <w:t>Number of HH members &lt;5 years</w:t>
            </w:r>
          </w:p>
        </w:tc>
        <w:tc>
          <w:tcPr>
            <w:tcW w:w="1105" w:type="dxa"/>
            <w:tcBorders>
              <w:right w:val="single" w:sz="4" w:space="0" w:color="auto"/>
            </w:tcBorders>
            <w:noWrap/>
          </w:tcPr>
          <w:p w14:paraId="7A3A0B07" w14:textId="75144C55" w:rsidR="002F421D" w:rsidRPr="009534F3" w:rsidRDefault="002F421D" w:rsidP="002F421D">
            <w:pPr>
              <w:pStyle w:val="NoSpacing"/>
              <w:contextualSpacing/>
              <w:jc w:val="center"/>
              <w:rPr>
                <w:noProof/>
                <w:sz w:val="18"/>
                <w:szCs w:val="18"/>
              </w:rPr>
            </w:pPr>
            <w:r>
              <w:rPr>
                <w:rFonts w:cs="Calibri"/>
                <w:color w:val="000000"/>
                <w:sz w:val="18"/>
                <w:szCs w:val="18"/>
              </w:rPr>
              <w:t>28</w:t>
            </w:r>
          </w:p>
        </w:tc>
        <w:tc>
          <w:tcPr>
            <w:tcW w:w="1947" w:type="dxa"/>
            <w:gridSpan w:val="2"/>
            <w:tcBorders>
              <w:left w:val="single" w:sz="4" w:space="0" w:color="auto"/>
            </w:tcBorders>
            <w:noWrap/>
          </w:tcPr>
          <w:p w14:paraId="1FC60887" w14:textId="3E28EA11"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10" w:type="dxa"/>
            <w:noWrap/>
          </w:tcPr>
          <w:p w14:paraId="0B41D5A0" w14:textId="41316ACE" w:rsidR="002F421D" w:rsidRPr="009534F3" w:rsidRDefault="002F421D" w:rsidP="002F421D">
            <w:pPr>
              <w:pStyle w:val="NoSpacing"/>
              <w:contextualSpacing/>
              <w:jc w:val="center"/>
              <w:rPr>
                <w:noProof/>
                <w:sz w:val="18"/>
                <w:szCs w:val="18"/>
              </w:rPr>
            </w:pPr>
            <w:r>
              <w:rPr>
                <w:rFonts w:cs="Calibri"/>
                <w:color w:val="000000"/>
                <w:sz w:val="18"/>
                <w:szCs w:val="18"/>
              </w:rPr>
              <w:t>28</w:t>
            </w:r>
          </w:p>
        </w:tc>
      </w:tr>
      <w:tr w:rsidR="002F421D" w:rsidRPr="002A0CB6" w14:paraId="295FDADD" w14:textId="77777777" w:rsidTr="009534F3">
        <w:trPr>
          <w:trHeight w:val="290"/>
        </w:trPr>
        <w:tc>
          <w:tcPr>
            <w:tcW w:w="1137" w:type="dxa"/>
            <w:tcBorders>
              <w:right w:val="single" w:sz="4" w:space="0" w:color="auto"/>
            </w:tcBorders>
            <w:noWrap/>
            <w:hideMark/>
          </w:tcPr>
          <w:p w14:paraId="21B21EFD" w14:textId="00BE3DF9" w:rsidR="002F421D" w:rsidRPr="002A0CB6" w:rsidRDefault="002F421D" w:rsidP="002F421D">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895" w:type="dxa"/>
            <w:tcBorders>
              <w:left w:val="single" w:sz="4" w:space="0" w:color="auto"/>
            </w:tcBorders>
            <w:noWrap/>
          </w:tcPr>
          <w:p w14:paraId="495B869C" w14:textId="79EF2ECA"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5747D913" w14:textId="3D5A246B"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A5F95E6" w14:textId="418C6A13" w:rsidR="002F421D" w:rsidRPr="009534F3" w:rsidRDefault="002F421D" w:rsidP="002F421D">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40069D41" w14:textId="104467D0" w:rsidR="002F421D" w:rsidRPr="009534F3" w:rsidRDefault="002F421D" w:rsidP="002F421D">
            <w:pPr>
              <w:pStyle w:val="NoSpacing"/>
              <w:contextualSpacing/>
              <w:jc w:val="center"/>
              <w:rPr>
                <w:noProof/>
                <w:sz w:val="18"/>
                <w:szCs w:val="18"/>
              </w:rPr>
            </w:pPr>
            <w:r>
              <w:rPr>
                <w:rFonts w:cs="Calibri"/>
                <w:color w:val="000000"/>
                <w:sz w:val="18"/>
                <w:szCs w:val="18"/>
              </w:rPr>
              <w:t>100</w:t>
            </w:r>
          </w:p>
        </w:tc>
        <w:tc>
          <w:tcPr>
            <w:tcW w:w="1663" w:type="dxa"/>
            <w:gridSpan w:val="2"/>
            <w:tcBorders>
              <w:left w:val="single" w:sz="4" w:space="0" w:color="auto"/>
            </w:tcBorders>
            <w:noWrap/>
          </w:tcPr>
          <w:p w14:paraId="58CB9476" w14:textId="17C8F2C5" w:rsidR="002F421D" w:rsidRPr="009534F3" w:rsidRDefault="002F421D" w:rsidP="002F421D">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150B6882" w14:textId="55E9BCEA" w:rsidR="002F421D" w:rsidRPr="009534F3" w:rsidRDefault="002F421D" w:rsidP="002F421D">
            <w:pPr>
              <w:pStyle w:val="NoSpacing"/>
              <w:contextualSpacing/>
              <w:jc w:val="center"/>
              <w:rPr>
                <w:noProof/>
                <w:sz w:val="18"/>
                <w:szCs w:val="18"/>
              </w:rPr>
            </w:pPr>
            <w:r>
              <w:rPr>
                <w:rFonts w:cs="Calibri"/>
                <w:color w:val="000000"/>
                <w:sz w:val="18"/>
                <w:szCs w:val="18"/>
              </w:rPr>
              <w:t>80</w:t>
            </w:r>
          </w:p>
        </w:tc>
        <w:tc>
          <w:tcPr>
            <w:tcW w:w="1947" w:type="dxa"/>
            <w:gridSpan w:val="2"/>
            <w:tcBorders>
              <w:left w:val="single" w:sz="4" w:space="0" w:color="auto"/>
            </w:tcBorders>
            <w:noWrap/>
          </w:tcPr>
          <w:p w14:paraId="71B4FD71" w14:textId="2BB369A1" w:rsidR="002F421D" w:rsidRPr="009534F3" w:rsidRDefault="002F421D" w:rsidP="002F421D">
            <w:pPr>
              <w:pStyle w:val="NoSpacing"/>
              <w:contextualSpacing/>
              <w:jc w:val="center"/>
              <w:rPr>
                <w:noProof/>
                <w:sz w:val="18"/>
                <w:szCs w:val="18"/>
              </w:rPr>
            </w:pPr>
            <w:r>
              <w:rPr>
                <w:rFonts w:cs="Calibri"/>
                <w:color w:val="000000"/>
                <w:sz w:val="18"/>
                <w:szCs w:val="18"/>
              </w:rPr>
              <w:t>Tested for HIV</w:t>
            </w:r>
          </w:p>
        </w:tc>
        <w:tc>
          <w:tcPr>
            <w:tcW w:w="1105" w:type="dxa"/>
            <w:tcBorders>
              <w:right w:val="single" w:sz="4" w:space="0" w:color="auto"/>
            </w:tcBorders>
            <w:noWrap/>
          </w:tcPr>
          <w:p w14:paraId="476BDD6C" w14:textId="3C05A53A" w:rsidR="002F421D" w:rsidRPr="009534F3" w:rsidRDefault="002F421D" w:rsidP="002F421D">
            <w:pPr>
              <w:pStyle w:val="NoSpacing"/>
              <w:contextualSpacing/>
              <w:jc w:val="center"/>
              <w:rPr>
                <w:noProof/>
                <w:sz w:val="18"/>
                <w:szCs w:val="18"/>
              </w:rPr>
            </w:pPr>
            <w:r>
              <w:rPr>
                <w:rFonts w:cs="Calibri"/>
                <w:color w:val="000000"/>
                <w:sz w:val="18"/>
                <w:szCs w:val="18"/>
              </w:rPr>
              <w:t>63</w:t>
            </w:r>
          </w:p>
        </w:tc>
        <w:tc>
          <w:tcPr>
            <w:tcW w:w="1947" w:type="dxa"/>
            <w:gridSpan w:val="2"/>
            <w:tcBorders>
              <w:left w:val="single" w:sz="4" w:space="0" w:color="auto"/>
            </w:tcBorders>
            <w:noWrap/>
          </w:tcPr>
          <w:p w14:paraId="101A5E5D" w14:textId="5DC7CF41" w:rsidR="002F421D" w:rsidRPr="009534F3" w:rsidRDefault="002F421D" w:rsidP="002F421D">
            <w:pPr>
              <w:pStyle w:val="NoSpacing"/>
              <w:contextualSpacing/>
              <w:jc w:val="center"/>
              <w:rPr>
                <w:noProof/>
                <w:sz w:val="18"/>
                <w:szCs w:val="18"/>
              </w:rPr>
            </w:pPr>
            <w:r>
              <w:rPr>
                <w:noProof/>
                <w:sz w:val="18"/>
                <w:szCs w:val="18"/>
              </w:rPr>
              <w:t>Number of mosquitonets</w:t>
            </w:r>
          </w:p>
        </w:tc>
        <w:tc>
          <w:tcPr>
            <w:tcW w:w="1110" w:type="dxa"/>
            <w:noWrap/>
          </w:tcPr>
          <w:p w14:paraId="5EA2DF5D" w14:textId="6BA49DBA" w:rsidR="002F421D" w:rsidRPr="009534F3" w:rsidRDefault="002F421D" w:rsidP="002F421D">
            <w:pPr>
              <w:pStyle w:val="NoSpacing"/>
              <w:contextualSpacing/>
              <w:jc w:val="center"/>
              <w:rPr>
                <w:noProof/>
                <w:sz w:val="18"/>
                <w:szCs w:val="18"/>
              </w:rPr>
            </w:pPr>
            <w:r>
              <w:rPr>
                <w:rFonts w:cs="Calibri"/>
                <w:color w:val="000000"/>
                <w:sz w:val="18"/>
                <w:szCs w:val="18"/>
              </w:rPr>
              <w:t>57</w:t>
            </w:r>
          </w:p>
        </w:tc>
      </w:tr>
      <w:tr w:rsidR="002F421D" w:rsidRPr="002A0CB6" w14:paraId="30D36464" w14:textId="77777777" w:rsidTr="009534F3">
        <w:trPr>
          <w:trHeight w:val="290"/>
        </w:trPr>
        <w:tc>
          <w:tcPr>
            <w:tcW w:w="1137" w:type="dxa"/>
            <w:tcBorders>
              <w:right w:val="single" w:sz="4" w:space="0" w:color="auto"/>
            </w:tcBorders>
            <w:noWrap/>
            <w:hideMark/>
          </w:tcPr>
          <w:p w14:paraId="5D5C0F39" w14:textId="77777777" w:rsidR="002F421D" w:rsidRPr="002A0CB6" w:rsidRDefault="002F421D" w:rsidP="002F421D">
            <w:pPr>
              <w:pStyle w:val="NoSpacing"/>
              <w:rPr>
                <w:noProof/>
                <w:sz w:val="18"/>
                <w:szCs w:val="18"/>
              </w:rPr>
            </w:pPr>
            <w:r w:rsidRPr="002A0CB6">
              <w:rPr>
                <w:noProof/>
                <w:sz w:val="18"/>
                <w:szCs w:val="18"/>
              </w:rPr>
              <w:t>DRC</w:t>
            </w:r>
          </w:p>
        </w:tc>
        <w:tc>
          <w:tcPr>
            <w:tcW w:w="1895" w:type="dxa"/>
            <w:tcBorders>
              <w:left w:val="single" w:sz="4" w:space="0" w:color="auto"/>
            </w:tcBorders>
            <w:noWrap/>
          </w:tcPr>
          <w:p w14:paraId="2FC0EDBA" w14:textId="6712DF77"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176CC141" w14:textId="752A5269"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423E956F" w14:textId="73A87137" w:rsidR="002F421D" w:rsidRPr="009534F3" w:rsidRDefault="002F421D" w:rsidP="002F421D">
            <w:pPr>
              <w:pStyle w:val="NoSpacing"/>
              <w:contextualSpacing/>
              <w:jc w:val="center"/>
              <w:rPr>
                <w:noProof/>
                <w:sz w:val="18"/>
                <w:szCs w:val="18"/>
              </w:rPr>
            </w:pPr>
            <w:r w:rsidRPr="009534F3">
              <w:rPr>
                <w:rFonts w:cs="Calibri"/>
                <w:color w:val="000000"/>
                <w:sz w:val="18"/>
                <w:szCs w:val="18"/>
              </w:rPr>
              <w:t>Time for HH to get to water source</w:t>
            </w:r>
          </w:p>
        </w:tc>
        <w:tc>
          <w:tcPr>
            <w:tcW w:w="1105" w:type="dxa"/>
            <w:tcBorders>
              <w:right w:val="single" w:sz="4" w:space="0" w:color="auto"/>
            </w:tcBorders>
            <w:noWrap/>
          </w:tcPr>
          <w:p w14:paraId="75F78D5A" w14:textId="5243C07E" w:rsidR="002F421D" w:rsidRPr="009534F3" w:rsidRDefault="002F421D" w:rsidP="002F421D">
            <w:pPr>
              <w:pStyle w:val="NoSpacing"/>
              <w:contextualSpacing/>
              <w:jc w:val="center"/>
              <w:rPr>
                <w:noProof/>
                <w:sz w:val="18"/>
                <w:szCs w:val="18"/>
              </w:rPr>
            </w:pPr>
            <w:r>
              <w:rPr>
                <w:rFonts w:cs="Calibri"/>
                <w:color w:val="000000"/>
                <w:sz w:val="18"/>
                <w:szCs w:val="18"/>
              </w:rPr>
              <w:t>90</w:t>
            </w:r>
          </w:p>
        </w:tc>
        <w:tc>
          <w:tcPr>
            <w:tcW w:w="1663" w:type="dxa"/>
            <w:gridSpan w:val="2"/>
            <w:tcBorders>
              <w:left w:val="single" w:sz="4" w:space="0" w:color="auto"/>
            </w:tcBorders>
            <w:noWrap/>
          </w:tcPr>
          <w:p w14:paraId="34F6A138" w14:textId="10F13BF4" w:rsidR="002F421D" w:rsidRPr="009534F3" w:rsidRDefault="002F421D" w:rsidP="002F421D">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7493ADFE" w14:textId="5B238AF5" w:rsidR="002F421D" w:rsidRPr="009534F3" w:rsidRDefault="002F421D" w:rsidP="002F421D">
            <w:pPr>
              <w:pStyle w:val="NoSpacing"/>
              <w:contextualSpacing/>
              <w:jc w:val="center"/>
              <w:rPr>
                <w:noProof/>
                <w:sz w:val="18"/>
                <w:szCs w:val="18"/>
              </w:rPr>
            </w:pPr>
            <w:r>
              <w:rPr>
                <w:rFonts w:cs="Calibri"/>
                <w:color w:val="000000"/>
                <w:sz w:val="18"/>
                <w:szCs w:val="18"/>
              </w:rPr>
              <w:t>76</w:t>
            </w:r>
          </w:p>
        </w:tc>
        <w:tc>
          <w:tcPr>
            <w:tcW w:w="1947" w:type="dxa"/>
            <w:gridSpan w:val="2"/>
            <w:tcBorders>
              <w:left w:val="single" w:sz="4" w:space="0" w:color="auto"/>
            </w:tcBorders>
            <w:noWrap/>
          </w:tcPr>
          <w:p w14:paraId="6086E281" w14:textId="5E278F31" w:rsidR="002F421D" w:rsidRPr="009534F3" w:rsidRDefault="002F421D" w:rsidP="002F421D">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31AC6B2C" w14:textId="341AA6B7" w:rsidR="002F421D" w:rsidRPr="009534F3" w:rsidRDefault="002F421D" w:rsidP="002F421D">
            <w:pPr>
              <w:pStyle w:val="NoSpacing"/>
              <w:contextualSpacing/>
              <w:jc w:val="center"/>
              <w:rPr>
                <w:noProof/>
                <w:sz w:val="18"/>
                <w:szCs w:val="18"/>
              </w:rPr>
            </w:pPr>
            <w:r>
              <w:rPr>
                <w:rFonts w:cs="Calibri"/>
                <w:color w:val="000000"/>
                <w:sz w:val="18"/>
                <w:szCs w:val="18"/>
              </w:rPr>
              <w:t>75</w:t>
            </w:r>
          </w:p>
        </w:tc>
        <w:tc>
          <w:tcPr>
            <w:tcW w:w="1947" w:type="dxa"/>
            <w:gridSpan w:val="2"/>
            <w:tcBorders>
              <w:left w:val="single" w:sz="4" w:space="0" w:color="auto"/>
            </w:tcBorders>
            <w:noWrap/>
          </w:tcPr>
          <w:p w14:paraId="3E983793" w14:textId="407043E2" w:rsidR="002F421D" w:rsidRPr="009534F3" w:rsidRDefault="002F421D" w:rsidP="002F421D">
            <w:pPr>
              <w:pStyle w:val="NoSpacing"/>
              <w:contextualSpacing/>
              <w:jc w:val="center"/>
              <w:rPr>
                <w:noProof/>
                <w:sz w:val="18"/>
                <w:szCs w:val="18"/>
              </w:rPr>
            </w:pPr>
            <w:r w:rsidRPr="009534F3">
              <w:rPr>
                <w:rFonts w:cs="Calibri"/>
                <w:color w:val="000000"/>
                <w:sz w:val="18"/>
                <w:szCs w:val="18"/>
              </w:rPr>
              <w:t>*Married or with a partner</w:t>
            </w:r>
          </w:p>
        </w:tc>
        <w:tc>
          <w:tcPr>
            <w:tcW w:w="1110" w:type="dxa"/>
            <w:noWrap/>
          </w:tcPr>
          <w:p w14:paraId="7098CBE8" w14:textId="6DF64309" w:rsidR="002F421D" w:rsidRPr="009534F3" w:rsidRDefault="002F421D" w:rsidP="002F421D">
            <w:pPr>
              <w:pStyle w:val="NoSpacing"/>
              <w:contextualSpacing/>
              <w:jc w:val="center"/>
              <w:rPr>
                <w:noProof/>
                <w:sz w:val="18"/>
                <w:szCs w:val="18"/>
              </w:rPr>
            </w:pPr>
            <w:r>
              <w:rPr>
                <w:rFonts w:cs="Calibri"/>
                <w:color w:val="000000"/>
                <w:sz w:val="18"/>
                <w:szCs w:val="18"/>
              </w:rPr>
              <w:t>61</w:t>
            </w:r>
          </w:p>
        </w:tc>
      </w:tr>
      <w:tr w:rsidR="002F421D" w:rsidRPr="002A0CB6" w14:paraId="1D63DC1E" w14:textId="77777777" w:rsidTr="009534F3">
        <w:trPr>
          <w:trHeight w:val="290"/>
        </w:trPr>
        <w:tc>
          <w:tcPr>
            <w:tcW w:w="1137" w:type="dxa"/>
            <w:tcBorders>
              <w:right w:val="single" w:sz="4" w:space="0" w:color="auto"/>
            </w:tcBorders>
            <w:noWrap/>
            <w:hideMark/>
          </w:tcPr>
          <w:p w14:paraId="38BF1364" w14:textId="77777777" w:rsidR="002F421D" w:rsidRPr="002A0CB6" w:rsidRDefault="002F421D" w:rsidP="002F421D">
            <w:pPr>
              <w:pStyle w:val="NoSpacing"/>
              <w:rPr>
                <w:noProof/>
                <w:sz w:val="18"/>
                <w:szCs w:val="18"/>
              </w:rPr>
            </w:pPr>
            <w:r w:rsidRPr="002A0CB6">
              <w:rPr>
                <w:noProof/>
                <w:sz w:val="18"/>
                <w:szCs w:val="18"/>
              </w:rPr>
              <w:t>Eswatini</w:t>
            </w:r>
          </w:p>
        </w:tc>
        <w:tc>
          <w:tcPr>
            <w:tcW w:w="1895" w:type="dxa"/>
            <w:tcBorders>
              <w:left w:val="single" w:sz="4" w:space="0" w:color="auto"/>
            </w:tcBorders>
            <w:noWrap/>
          </w:tcPr>
          <w:p w14:paraId="1557AC9C" w14:textId="4B6EF4B0"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5F85A8DF" w14:textId="7AADF227"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5AC68CD" w14:textId="7E2FC9C9" w:rsidR="002F421D" w:rsidRPr="009534F3" w:rsidRDefault="002F421D" w:rsidP="002F421D">
            <w:pPr>
              <w:pStyle w:val="NoSpacing"/>
              <w:contextualSpacing/>
              <w:jc w:val="center"/>
              <w:rPr>
                <w:noProof/>
                <w:sz w:val="18"/>
                <w:szCs w:val="18"/>
              </w:rPr>
            </w:pPr>
            <w:r w:rsidRPr="009534F3">
              <w:rPr>
                <w:rFonts w:cs="Calibri"/>
                <w:color w:val="000000"/>
                <w:sz w:val="18"/>
                <w:szCs w:val="18"/>
              </w:rPr>
              <w:t>Body Mass Index</w:t>
            </w:r>
          </w:p>
        </w:tc>
        <w:tc>
          <w:tcPr>
            <w:tcW w:w="1105" w:type="dxa"/>
            <w:tcBorders>
              <w:right w:val="single" w:sz="4" w:space="0" w:color="auto"/>
            </w:tcBorders>
            <w:noWrap/>
          </w:tcPr>
          <w:p w14:paraId="623D48A0" w14:textId="743C5B99" w:rsidR="002F421D" w:rsidRPr="009534F3" w:rsidRDefault="002F421D" w:rsidP="002F421D">
            <w:pPr>
              <w:pStyle w:val="NoSpacing"/>
              <w:contextualSpacing/>
              <w:jc w:val="center"/>
              <w:rPr>
                <w:noProof/>
                <w:sz w:val="18"/>
                <w:szCs w:val="18"/>
              </w:rPr>
            </w:pPr>
            <w:r>
              <w:rPr>
                <w:rFonts w:cs="Calibri"/>
                <w:color w:val="000000"/>
                <w:sz w:val="18"/>
                <w:szCs w:val="18"/>
              </w:rPr>
              <w:t>29</w:t>
            </w:r>
          </w:p>
        </w:tc>
        <w:tc>
          <w:tcPr>
            <w:tcW w:w="1663" w:type="dxa"/>
            <w:gridSpan w:val="2"/>
            <w:tcBorders>
              <w:left w:val="single" w:sz="4" w:space="0" w:color="auto"/>
            </w:tcBorders>
            <w:noWrap/>
          </w:tcPr>
          <w:p w14:paraId="64181F41" w14:textId="53618B01" w:rsidR="002F421D" w:rsidRPr="009534F3" w:rsidRDefault="002F421D" w:rsidP="002F421D">
            <w:pPr>
              <w:pStyle w:val="NoSpacing"/>
              <w:contextualSpacing/>
              <w:jc w:val="center"/>
              <w:rPr>
                <w:noProof/>
                <w:sz w:val="18"/>
                <w:szCs w:val="18"/>
              </w:rPr>
            </w:pPr>
            <w:r>
              <w:rPr>
                <w:rFonts w:cs="Calibri"/>
                <w:color w:val="000000"/>
                <w:sz w:val="18"/>
                <w:szCs w:val="18"/>
              </w:rPr>
              <w:t>Region: Manzini</w:t>
            </w:r>
          </w:p>
        </w:tc>
        <w:tc>
          <w:tcPr>
            <w:tcW w:w="1105" w:type="dxa"/>
            <w:tcBorders>
              <w:right w:val="single" w:sz="4" w:space="0" w:color="auto"/>
            </w:tcBorders>
            <w:noWrap/>
          </w:tcPr>
          <w:p w14:paraId="0C73E77E" w14:textId="22018C10" w:rsidR="002F421D" w:rsidRPr="009534F3" w:rsidRDefault="002F421D" w:rsidP="002F421D">
            <w:pPr>
              <w:pStyle w:val="NoSpacing"/>
              <w:contextualSpacing/>
              <w:jc w:val="center"/>
              <w:rPr>
                <w:noProof/>
                <w:sz w:val="18"/>
                <w:szCs w:val="18"/>
              </w:rPr>
            </w:pPr>
            <w:r>
              <w:rPr>
                <w:rFonts w:cs="Calibri"/>
                <w:color w:val="000000"/>
                <w:sz w:val="18"/>
                <w:szCs w:val="18"/>
              </w:rPr>
              <w:t>26</w:t>
            </w:r>
          </w:p>
        </w:tc>
        <w:tc>
          <w:tcPr>
            <w:tcW w:w="1947" w:type="dxa"/>
            <w:gridSpan w:val="2"/>
            <w:tcBorders>
              <w:left w:val="single" w:sz="4" w:space="0" w:color="auto"/>
            </w:tcBorders>
            <w:noWrap/>
          </w:tcPr>
          <w:p w14:paraId="55848F4F" w14:textId="44F88B15" w:rsidR="002F421D" w:rsidRPr="009534F3" w:rsidRDefault="002F421D" w:rsidP="002F421D">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597AAEED" w14:textId="0CC719BC" w:rsidR="002F421D" w:rsidRPr="009534F3" w:rsidRDefault="002F421D" w:rsidP="002F421D">
            <w:pPr>
              <w:pStyle w:val="NoSpacing"/>
              <w:contextualSpacing/>
              <w:jc w:val="center"/>
              <w:rPr>
                <w:noProof/>
                <w:sz w:val="18"/>
                <w:szCs w:val="18"/>
              </w:rPr>
            </w:pPr>
            <w:r>
              <w:rPr>
                <w:rFonts w:cs="Calibri"/>
                <w:color w:val="000000"/>
                <w:sz w:val="18"/>
                <w:szCs w:val="18"/>
              </w:rPr>
              <w:t>22</w:t>
            </w:r>
          </w:p>
        </w:tc>
        <w:tc>
          <w:tcPr>
            <w:tcW w:w="1947" w:type="dxa"/>
            <w:gridSpan w:val="2"/>
            <w:tcBorders>
              <w:left w:val="single" w:sz="4" w:space="0" w:color="auto"/>
            </w:tcBorders>
            <w:noWrap/>
          </w:tcPr>
          <w:p w14:paraId="5295A325" w14:textId="1D7F248C" w:rsidR="002F421D" w:rsidRPr="009534F3" w:rsidRDefault="002F421D" w:rsidP="002F421D">
            <w:pPr>
              <w:pStyle w:val="NoSpacing"/>
              <w:contextualSpacing/>
              <w:jc w:val="center"/>
              <w:rPr>
                <w:noProof/>
                <w:sz w:val="18"/>
                <w:szCs w:val="18"/>
              </w:rPr>
            </w:pPr>
            <w:r w:rsidRPr="009534F3">
              <w:rPr>
                <w:rFonts w:cs="Calibri"/>
                <w:color w:val="000000"/>
                <w:sz w:val="18"/>
                <w:szCs w:val="18"/>
              </w:rPr>
              <w:t>Contraceptive from health facility</w:t>
            </w:r>
          </w:p>
        </w:tc>
        <w:tc>
          <w:tcPr>
            <w:tcW w:w="1110" w:type="dxa"/>
            <w:noWrap/>
          </w:tcPr>
          <w:p w14:paraId="51A0B59B" w14:textId="3D1523E2" w:rsidR="002F421D" w:rsidRPr="009534F3" w:rsidRDefault="002F421D" w:rsidP="002F421D">
            <w:pPr>
              <w:pStyle w:val="NoSpacing"/>
              <w:contextualSpacing/>
              <w:jc w:val="center"/>
              <w:rPr>
                <w:noProof/>
                <w:sz w:val="18"/>
                <w:szCs w:val="18"/>
              </w:rPr>
            </w:pPr>
            <w:r>
              <w:rPr>
                <w:rFonts w:cs="Calibri"/>
                <w:color w:val="000000"/>
                <w:sz w:val="18"/>
                <w:szCs w:val="18"/>
              </w:rPr>
              <w:t>21</w:t>
            </w:r>
          </w:p>
        </w:tc>
      </w:tr>
      <w:tr w:rsidR="002F421D" w:rsidRPr="002A0CB6" w14:paraId="5999C3DE" w14:textId="77777777" w:rsidTr="009534F3">
        <w:trPr>
          <w:trHeight w:val="290"/>
        </w:trPr>
        <w:tc>
          <w:tcPr>
            <w:tcW w:w="1137" w:type="dxa"/>
            <w:tcBorders>
              <w:right w:val="single" w:sz="4" w:space="0" w:color="auto"/>
            </w:tcBorders>
            <w:noWrap/>
            <w:hideMark/>
          </w:tcPr>
          <w:p w14:paraId="1B003874" w14:textId="77777777" w:rsidR="002F421D" w:rsidRPr="002A0CB6" w:rsidRDefault="002F421D" w:rsidP="002F421D">
            <w:pPr>
              <w:pStyle w:val="NoSpacing"/>
              <w:rPr>
                <w:noProof/>
                <w:sz w:val="18"/>
                <w:szCs w:val="18"/>
              </w:rPr>
            </w:pPr>
            <w:r w:rsidRPr="002A0CB6">
              <w:rPr>
                <w:noProof/>
                <w:sz w:val="18"/>
                <w:szCs w:val="18"/>
              </w:rPr>
              <w:t>Ethiopia</w:t>
            </w:r>
          </w:p>
        </w:tc>
        <w:tc>
          <w:tcPr>
            <w:tcW w:w="1895" w:type="dxa"/>
            <w:tcBorders>
              <w:left w:val="single" w:sz="4" w:space="0" w:color="auto"/>
            </w:tcBorders>
            <w:noWrap/>
          </w:tcPr>
          <w:p w14:paraId="72826D8A" w14:textId="273C2228" w:rsidR="002F421D" w:rsidRPr="009534F3" w:rsidRDefault="002F421D" w:rsidP="002F421D">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10B13834" w14:textId="48F730A6"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9C5DA1C" w14:textId="5421E313" w:rsidR="002F421D" w:rsidRPr="009534F3" w:rsidRDefault="002F421D" w:rsidP="002F421D">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364D5F5B" w14:textId="4DBFC1D0" w:rsidR="002F421D" w:rsidRPr="009534F3" w:rsidRDefault="002F421D" w:rsidP="002F421D">
            <w:pPr>
              <w:pStyle w:val="NoSpacing"/>
              <w:contextualSpacing/>
              <w:jc w:val="center"/>
              <w:rPr>
                <w:noProof/>
                <w:sz w:val="18"/>
                <w:szCs w:val="18"/>
              </w:rPr>
            </w:pPr>
            <w:r>
              <w:rPr>
                <w:rFonts w:cs="Calibri"/>
                <w:color w:val="000000"/>
                <w:sz w:val="18"/>
                <w:szCs w:val="18"/>
              </w:rPr>
              <w:t>47</w:t>
            </w:r>
          </w:p>
        </w:tc>
        <w:tc>
          <w:tcPr>
            <w:tcW w:w="1663" w:type="dxa"/>
            <w:gridSpan w:val="2"/>
            <w:tcBorders>
              <w:left w:val="single" w:sz="4" w:space="0" w:color="auto"/>
            </w:tcBorders>
            <w:noWrap/>
          </w:tcPr>
          <w:p w14:paraId="514FF136" w14:textId="00DDE5F1" w:rsidR="002F421D" w:rsidRPr="009534F3" w:rsidRDefault="002F421D" w:rsidP="002F421D">
            <w:pPr>
              <w:pStyle w:val="NoSpacing"/>
              <w:contextualSpacing/>
              <w:jc w:val="center"/>
              <w:rPr>
                <w:noProof/>
                <w:sz w:val="18"/>
                <w:szCs w:val="18"/>
              </w:rPr>
            </w:pPr>
            <w:r w:rsidRPr="009534F3">
              <w:rPr>
                <w:rFonts w:cs="Calibri"/>
                <w:color w:val="000000"/>
                <w:sz w:val="18"/>
                <w:szCs w:val="18"/>
              </w:rPr>
              <w:t>Body Mass Index</w:t>
            </w:r>
          </w:p>
        </w:tc>
        <w:tc>
          <w:tcPr>
            <w:tcW w:w="1105" w:type="dxa"/>
            <w:tcBorders>
              <w:right w:val="single" w:sz="4" w:space="0" w:color="auto"/>
            </w:tcBorders>
            <w:noWrap/>
          </w:tcPr>
          <w:p w14:paraId="02E58594" w14:textId="2E1DD989" w:rsidR="002F421D" w:rsidRPr="009534F3" w:rsidRDefault="002F421D" w:rsidP="002F421D">
            <w:pPr>
              <w:pStyle w:val="NoSpacing"/>
              <w:contextual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3A4233E4" w14:textId="18D238CB"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18CD835B" w14:textId="1F3CB694" w:rsidR="002F421D" w:rsidRPr="009534F3" w:rsidRDefault="002F421D" w:rsidP="002F421D">
            <w:pPr>
              <w:pStyle w:val="NoSpacing"/>
              <w:contextualSpacing/>
              <w:jc w:val="center"/>
              <w:rPr>
                <w:noProof/>
                <w:sz w:val="18"/>
                <w:szCs w:val="18"/>
              </w:rPr>
            </w:pPr>
            <w:r>
              <w:rPr>
                <w:rFonts w:cs="Calibri"/>
                <w:color w:val="000000"/>
                <w:sz w:val="18"/>
                <w:szCs w:val="18"/>
              </w:rPr>
              <w:t>40</w:t>
            </w:r>
          </w:p>
        </w:tc>
        <w:tc>
          <w:tcPr>
            <w:tcW w:w="1947" w:type="dxa"/>
            <w:gridSpan w:val="2"/>
            <w:tcBorders>
              <w:left w:val="single" w:sz="4" w:space="0" w:color="auto"/>
            </w:tcBorders>
            <w:noWrap/>
          </w:tcPr>
          <w:p w14:paraId="1F34F627" w14:textId="2251C8D1" w:rsidR="002F421D" w:rsidRPr="009534F3" w:rsidRDefault="002F421D" w:rsidP="002F421D">
            <w:pPr>
              <w:pStyle w:val="NoSpacing"/>
              <w:contextualSpacing/>
              <w:jc w:val="center"/>
              <w:rPr>
                <w:noProof/>
                <w:sz w:val="18"/>
                <w:szCs w:val="18"/>
              </w:rPr>
            </w:pPr>
            <w:r w:rsidRPr="009534F3">
              <w:rPr>
                <w:rFonts w:cs="Calibri"/>
                <w:color w:val="000000"/>
                <w:sz w:val="18"/>
                <w:szCs w:val="18"/>
              </w:rPr>
              <w:t>Heard of family planning via any media form</w:t>
            </w:r>
          </w:p>
        </w:tc>
        <w:tc>
          <w:tcPr>
            <w:tcW w:w="1110" w:type="dxa"/>
            <w:noWrap/>
          </w:tcPr>
          <w:p w14:paraId="4DD40392" w14:textId="1F5F1047" w:rsidR="002F421D" w:rsidRPr="009534F3" w:rsidRDefault="002F421D" w:rsidP="002F421D">
            <w:pPr>
              <w:pStyle w:val="NoSpacing"/>
              <w:contextualSpacing/>
              <w:jc w:val="center"/>
              <w:rPr>
                <w:noProof/>
                <w:sz w:val="18"/>
                <w:szCs w:val="18"/>
              </w:rPr>
            </w:pPr>
            <w:r>
              <w:rPr>
                <w:rFonts w:cs="Calibri"/>
                <w:color w:val="000000"/>
                <w:sz w:val="18"/>
                <w:szCs w:val="18"/>
              </w:rPr>
              <w:t>27</w:t>
            </w:r>
          </w:p>
        </w:tc>
      </w:tr>
      <w:tr w:rsidR="002F421D" w:rsidRPr="002A0CB6" w14:paraId="20C7252E" w14:textId="77777777" w:rsidTr="009534F3">
        <w:trPr>
          <w:trHeight w:val="290"/>
        </w:trPr>
        <w:tc>
          <w:tcPr>
            <w:tcW w:w="1137" w:type="dxa"/>
            <w:tcBorders>
              <w:right w:val="single" w:sz="4" w:space="0" w:color="auto"/>
            </w:tcBorders>
            <w:noWrap/>
            <w:hideMark/>
          </w:tcPr>
          <w:p w14:paraId="7AFBEE97" w14:textId="77777777" w:rsidR="002F421D" w:rsidRPr="002A0CB6" w:rsidRDefault="002F421D" w:rsidP="002F421D">
            <w:pPr>
              <w:pStyle w:val="NoSpacing"/>
              <w:rPr>
                <w:noProof/>
                <w:sz w:val="18"/>
                <w:szCs w:val="18"/>
              </w:rPr>
            </w:pPr>
            <w:r w:rsidRPr="002A0CB6">
              <w:rPr>
                <w:noProof/>
                <w:sz w:val="18"/>
                <w:szCs w:val="18"/>
              </w:rPr>
              <w:t>Ghana</w:t>
            </w:r>
          </w:p>
        </w:tc>
        <w:tc>
          <w:tcPr>
            <w:tcW w:w="1895" w:type="dxa"/>
            <w:tcBorders>
              <w:left w:val="single" w:sz="4" w:space="0" w:color="auto"/>
            </w:tcBorders>
            <w:noWrap/>
          </w:tcPr>
          <w:p w14:paraId="2DFD19FB" w14:textId="77A20612"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61DA873A" w14:textId="1DCFCCD0"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7829C22" w14:textId="47F10D2C" w:rsidR="002F421D" w:rsidRPr="009534F3" w:rsidRDefault="002F421D" w:rsidP="002F421D">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08AC7296" w14:textId="78C77A95" w:rsidR="002F421D" w:rsidRPr="009534F3" w:rsidRDefault="002F421D" w:rsidP="002F421D">
            <w:pPr>
              <w:pStyle w:val="NoSpacing"/>
              <w:contextualSpacing/>
              <w:jc w:val="center"/>
              <w:rPr>
                <w:noProof/>
                <w:sz w:val="18"/>
                <w:szCs w:val="18"/>
              </w:rPr>
            </w:pPr>
            <w:r>
              <w:rPr>
                <w:rFonts w:cs="Calibri"/>
                <w:color w:val="000000"/>
                <w:sz w:val="18"/>
                <w:szCs w:val="18"/>
              </w:rPr>
              <w:t>51</w:t>
            </w:r>
          </w:p>
        </w:tc>
        <w:tc>
          <w:tcPr>
            <w:tcW w:w="1663" w:type="dxa"/>
            <w:gridSpan w:val="2"/>
            <w:tcBorders>
              <w:left w:val="single" w:sz="4" w:space="0" w:color="auto"/>
            </w:tcBorders>
            <w:noWrap/>
          </w:tcPr>
          <w:p w14:paraId="5AB49ABD" w14:textId="78662343" w:rsidR="002F421D" w:rsidRPr="009534F3" w:rsidRDefault="002F421D" w:rsidP="002F421D">
            <w:pPr>
              <w:pStyle w:val="NoSpacing"/>
              <w:contextualSpacing/>
              <w:jc w:val="center"/>
              <w:rPr>
                <w:noProof/>
                <w:sz w:val="18"/>
                <w:szCs w:val="18"/>
              </w:rPr>
            </w:pPr>
            <w:r w:rsidRPr="009534F3">
              <w:rPr>
                <w:rFonts w:cs="Calibri"/>
                <w:color w:val="000000"/>
                <w:sz w:val="18"/>
                <w:szCs w:val="18"/>
              </w:rPr>
              <w:t>Has a health insurance</w:t>
            </w:r>
          </w:p>
        </w:tc>
        <w:tc>
          <w:tcPr>
            <w:tcW w:w="1105" w:type="dxa"/>
            <w:tcBorders>
              <w:right w:val="single" w:sz="4" w:space="0" w:color="auto"/>
            </w:tcBorders>
            <w:noWrap/>
          </w:tcPr>
          <w:p w14:paraId="5DA131FB" w14:textId="46CC86F6" w:rsidR="002F421D" w:rsidRPr="009534F3" w:rsidRDefault="002F421D" w:rsidP="002F421D">
            <w:pPr>
              <w:pStyle w:val="NoSpacing"/>
              <w:contextualSpacing/>
              <w:jc w:val="center"/>
              <w:rPr>
                <w:noProof/>
                <w:sz w:val="18"/>
                <w:szCs w:val="18"/>
              </w:rPr>
            </w:pPr>
            <w:r>
              <w:rPr>
                <w:rFonts w:cs="Calibri"/>
                <w:color w:val="000000"/>
                <w:sz w:val="18"/>
                <w:szCs w:val="18"/>
              </w:rPr>
              <w:t>41</w:t>
            </w:r>
          </w:p>
        </w:tc>
        <w:tc>
          <w:tcPr>
            <w:tcW w:w="1947" w:type="dxa"/>
            <w:gridSpan w:val="2"/>
            <w:tcBorders>
              <w:left w:val="single" w:sz="4" w:space="0" w:color="auto"/>
            </w:tcBorders>
            <w:noWrap/>
          </w:tcPr>
          <w:p w14:paraId="0C07448D" w14:textId="6B5DDF4E" w:rsidR="002F421D" w:rsidRPr="009534F3" w:rsidRDefault="002F421D" w:rsidP="002F421D">
            <w:pPr>
              <w:pStyle w:val="NoSpacing"/>
              <w:contextualSpacing/>
              <w:jc w:val="center"/>
              <w:rPr>
                <w:noProof/>
                <w:sz w:val="18"/>
                <w:szCs w:val="18"/>
              </w:rPr>
            </w:pPr>
            <w:r w:rsidRPr="009534F3">
              <w:rPr>
                <w:rFonts w:cs="Calibri"/>
                <w:color w:val="000000"/>
                <w:sz w:val="18"/>
                <w:szCs w:val="18"/>
              </w:rPr>
              <w:t>Pregnant</w:t>
            </w:r>
          </w:p>
        </w:tc>
        <w:tc>
          <w:tcPr>
            <w:tcW w:w="1105" w:type="dxa"/>
            <w:tcBorders>
              <w:right w:val="single" w:sz="4" w:space="0" w:color="auto"/>
            </w:tcBorders>
            <w:noWrap/>
          </w:tcPr>
          <w:p w14:paraId="0DDD8AF3" w14:textId="34E2B283" w:rsidR="002F421D" w:rsidRPr="009534F3" w:rsidRDefault="002F421D" w:rsidP="002F421D">
            <w:pPr>
              <w:pStyle w:val="NoSpacing"/>
              <w:contextualSpacing/>
              <w:jc w:val="center"/>
              <w:rPr>
                <w:noProof/>
                <w:sz w:val="18"/>
                <w:szCs w:val="18"/>
              </w:rPr>
            </w:pPr>
            <w:r>
              <w:rPr>
                <w:rFonts w:cs="Calibri"/>
                <w:color w:val="000000"/>
                <w:sz w:val="18"/>
                <w:szCs w:val="18"/>
              </w:rPr>
              <w:t>31</w:t>
            </w:r>
          </w:p>
        </w:tc>
        <w:tc>
          <w:tcPr>
            <w:tcW w:w="1947" w:type="dxa"/>
            <w:gridSpan w:val="2"/>
            <w:tcBorders>
              <w:left w:val="single" w:sz="4" w:space="0" w:color="auto"/>
            </w:tcBorders>
            <w:noWrap/>
          </w:tcPr>
          <w:p w14:paraId="072848D3" w14:textId="3BE8E46C" w:rsidR="002F421D" w:rsidRPr="009534F3" w:rsidRDefault="002F421D" w:rsidP="002F421D">
            <w:pPr>
              <w:pStyle w:val="NoSpacing"/>
              <w:contextualSpacing/>
              <w:jc w:val="center"/>
              <w:rPr>
                <w:noProof/>
                <w:sz w:val="18"/>
                <w:szCs w:val="18"/>
              </w:rPr>
            </w:pPr>
            <w:r>
              <w:rPr>
                <w:noProof/>
                <w:sz w:val="18"/>
                <w:szCs w:val="18"/>
              </w:rPr>
              <w:t>Region: Western</w:t>
            </w:r>
          </w:p>
        </w:tc>
        <w:tc>
          <w:tcPr>
            <w:tcW w:w="1110" w:type="dxa"/>
            <w:noWrap/>
          </w:tcPr>
          <w:p w14:paraId="2F7E7123" w14:textId="3A519F1B" w:rsidR="002F421D" w:rsidRPr="009534F3" w:rsidRDefault="002F421D" w:rsidP="002F421D">
            <w:pPr>
              <w:pStyle w:val="NoSpacing"/>
              <w:contextualSpacing/>
              <w:jc w:val="center"/>
              <w:rPr>
                <w:noProof/>
                <w:sz w:val="18"/>
                <w:szCs w:val="18"/>
              </w:rPr>
            </w:pPr>
            <w:r w:rsidRPr="009534F3">
              <w:rPr>
                <w:rFonts w:cs="Calibri"/>
                <w:color w:val="000000"/>
                <w:sz w:val="18"/>
                <w:szCs w:val="18"/>
              </w:rPr>
              <w:t>21</w:t>
            </w:r>
          </w:p>
        </w:tc>
      </w:tr>
      <w:tr w:rsidR="002F421D" w:rsidRPr="002A0CB6" w14:paraId="40E3FF6E" w14:textId="77777777" w:rsidTr="009534F3">
        <w:trPr>
          <w:trHeight w:val="290"/>
        </w:trPr>
        <w:tc>
          <w:tcPr>
            <w:tcW w:w="1137" w:type="dxa"/>
            <w:tcBorders>
              <w:right w:val="single" w:sz="4" w:space="0" w:color="auto"/>
            </w:tcBorders>
            <w:noWrap/>
            <w:hideMark/>
          </w:tcPr>
          <w:p w14:paraId="12EA2AE8" w14:textId="77777777" w:rsidR="002F421D" w:rsidRPr="002A0CB6" w:rsidRDefault="002F421D" w:rsidP="002F421D">
            <w:pPr>
              <w:pStyle w:val="NoSpacing"/>
              <w:rPr>
                <w:noProof/>
                <w:sz w:val="18"/>
                <w:szCs w:val="18"/>
              </w:rPr>
            </w:pPr>
            <w:r w:rsidRPr="002A0CB6">
              <w:rPr>
                <w:noProof/>
                <w:sz w:val="18"/>
                <w:szCs w:val="18"/>
              </w:rPr>
              <w:t>Guinea</w:t>
            </w:r>
          </w:p>
        </w:tc>
        <w:tc>
          <w:tcPr>
            <w:tcW w:w="1895" w:type="dxa"/>
            <w:tcBorders>
              <w:left w:val="single" w:sz="4" w:space="0" w:color="auto"/>
            </w:tcBorders>
            <w:noWrap/>
          </w:tcPr>
          <w:p w14:paraId="3C7CCDEA" w14:textId="6851B2B0" w:rsidR="002F421D" w:rsidRPr="009534F3" w:rsidRDefault="002F421D" w:rsidP="002F421D">
            <w:pPr>
              <w:pStyle w:val="NoSpacing"/>
              <w:contextualSpacing/>
              <w:jc w:val="center"/>
              <w:rPr>
                <w:noProof/>
                <w:sz w:val="18"/>
                <w:szCs w:val="18"/>
              </w:rPr>
            </w:pPr>
            <w:r w:rsidRPr="009534F3">
              <w:rPr>
                <w:rFonts w:cs="Calibri"/>
                <w:color w:val="000000"/>
                <w:sz w:val="18"/>
                <w:szCs w:val="18"/>
              </w:rPr>
              <w:t xml:space="preserve">Knows </w:t>
            </w:r>
            <w:proofErr w:type="spellStart"/>
            <w:r w:rsidRPr="009534F3">
              <w:rPr>
                <w:rFonts w:cs="Calibri"/>
                <w:color w:val="000000"/>
                <w:sz w:val="18"/>
                <w:szCs w:val="18"/>
              </w:rPr>
              <w:t>mordern</w:t>
            </w:r>
            <w:proofErr w:type="spellEnd"/>
            <w:r w:rsidRPr="009534F3">
              <w:rPr>
                <w:rFonts w:cs="Calibri"/>
                <w:color w:val="000000"/>
                <w:sz w:val="18"/>
                <w:szCs w:val="18"/>
              </w:rPr>
              <w:t xml:space="preserve"> method for contraception</w:t>
            </w:r>
          </w:p>
        </w:tc>
        <w:tc>
          <w:tcPr>
            <w:tcW w:w="1105" w:type="dxa"/>
            <w:tcBorders>
              <w:right w:val="single" w:sz="4" w:space="0" w:color="auto"/>
            </w:tcBorders>
            <w:noWrap/>
          </w:tcPr>
          <w:p w14:paraId="1AF4565D" w14:textId="2140E8A6"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AA1E4C9" w14:textId="5229F28F" w:rsidR="002F421D" w:rsidRPr="009534F3" w:rsidRDefault="002F421D" w:rsidP="002F421D">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FD2B2F0" w14:textId="472C10B0" w:rsidR="002F421D" w:rsidRPr="009534F3" w:rsidRDefault="002F421D" w:rsidP="002F421D">
            <w:pPr>
              <w:pStyle w:val="NoSpacing"/>
              <w:contextualSpacing/>
              <w:jc w:val="center"/>
              <w:rPr>
                <w:noProof/>
                <w:sz w:val="18"/>
                <w:szCs w:val="18"/>
              </w:rPr>
            </w:pPr>
            <w:r>
              <w:rPr>
                <w:rFonts w:cs="Calibri"/>
                <w:color w:val="000000"/>
                <w:sz w:val="18"/>
                <w:szCs w:val="18"/>
              </w:rPr>
              <w:t>93</w:t>
            </w:r>
          </w:p>
        </w:tc>
        <w:tc>
          <w:tcPr>
            <w:tcW w:w="1663" w:type="dxa"/>
            <w:gridSpan w:val="2"/>
            <w:tcBorders>
              <w:left w:val="single" w:sz="4" w:space="0" w:color="auto"/>
            </w:tcBorders>
            <w:noWrap/>
          </w:tcPr>
          <w:p w14:paraId="71275256" w14:textId="15CA83AB"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C8EB371" w14:textId="35734B7D" w:rsidR="002F421D" w:rsidRPr="009534F3" w:rsidRDefault="002F421D" w:rsidP="002F421D">
            <w:pPr>
              <w:pStyle w:val="NoSpacing"/>
              <w:contextualSpacing/>
              <w:jc w:val="center"/>
              <w:rPr>
                <w:noProof/>
                <w:sz w:val="18"/>
                <w:szCs w:val="18"/>
              </w:rPr>
            </w:pPr>
            <w:r>
              <w:rPr>
                <w:rFonts w:cs="Calibri"/>
                <w:color w:val="000000"/>
                <w:sz w:val="18"/>
                <w:szCs w:val="18"/>
              </w:rPr>
              <w:t>81</w:t>
            </w:r>
          </w:p>
        </w:tc>
        <w:tc>
          <w:tcPr>
            <w:tcW w:w="1947" w:type="dxa"/>
            <w:gridSpan w:val="2"/>
            <w:tcBorders>
              <w:left w:val="single" w:sz="4" w:space="0" w:color="auto"/>
            </w:tcBorders>
            <w:noWrap/>
          </w:tcPr>
          <w:p w14:paraId="5986B5D0" w14:textId="22E5CEB7" w:rsidR="002F421D" w:rsidRPr="009534F3" w:rsidRDefault="002F421D" w:rsidP="002F421D">
            <w:pPr>
              <w:pStyle w:val="NoSpacing"/>
              <w:contextualSpacing/>
              <w:jc w:val="center"/>
              <w:rPr>
                <w:noProof/>
                <w:sz w:val="18"/>
                <w:szCs w:val="18"/>
              </w:rPr>
            </w:pPr>
            <w:r>
              <w:rPr>
                <w:noProof/>
                <w:sz w:val="18"/>
                <w:szCs w:val="18"/>
              </w:rPr>
              <w:t>Number of mosquitonets</w:t>
            </w:r>
          </w:p>
        </w:tc>
        <w:tc>
          <w:tcPr>
            <w:tcW w:w="1105" w:type="dxa"/>
            <w:tcBorders>
              <w:right w:val="single" w:sz="4" w:space="0" w:color="auto"/>
            </w:tcBorders>
            <w:noWrap/>
          </w:tcPr>
          <w:p w14:paraId="1FF9DC82" w14:textId="46F2538A" w:rsidR="002F421D" w:rsidRPr="009534F3" w:rsidRDefault="002F421D" w:rsidP="002F421D">
            <w:pPr>
              <w:pStyle w:val="NoSpacing"/>
              <w:contextualSpacing/>
              <w:jc w:val="center"/>
              <w:rPr>
                <w:noProof/>
                <w:sz w:val="18"/>
                <w:szCs w:val="18"/>
              </w:rPr>
            </w:pPr>
            <w:r>
              <w:rPr>
                <w:noProof/>
                <w:sz w:val="18"/>
                <w:szCs w:val="18"/>
              </w:rPr>
              <w:t>59</w:t>
            </w:r>
          </w:p>
        </w:tc>
        <w:tc>
          <w:tcPr>
            <w:tcW w:w="1947" w:type="dxa"/>
            <w:gridSpan w:val="2"/>
            <w:tcBorders>
              <w:left w:val="single" w:sz="4" w:space="0" w:color="auto"/>
            </w:tcBorders>
            <w:noWrap/>
          </w:tcPr>
          <w:p w14:paraId="4F8D28F0" w14:textId="6B864ED6" w:rsidR="002F421D" w:rsidRPr="009534F3" w:rsidRDefault="002F421D" w:rsidP="002F421D">
            <w:pPr>
              <w:pStyle w:val="NoSpacing"/>
              <w:contextualSpacing/>
              <w:jc w:val="center"/>
              <w:rPr>
                <w:noProof/>
                <w:sz w:val="18"/>
                <w:szCs w:val="18"/>
              </w:rPr>
            </w:pPr>
            <w:r w:rsidRPr="009534F3">
              <w:rPr>
                <w:rFonts w:cs="Calibri"/>
                <w:color w:val="000000"/>
                <w:sz w:val="18"/>
                <w:szCs w:val="18"/>
              </w:rPr>
              <w:t>Pregnant</w:t>
            </w:r>
          </w:p>
        </w:tc>
        <w:tc>
          <w:tcPr>
            <w:tcW w:w="1110" w:type="dxa"/>
            <w:noWrap/>
          </w:tcPr>
          <w:p w14:paraId="7568647D" w14:textId="38FB0CA6" w:rsidR="002F421D" w:rsidRPr="009534F3" w:rsidRDefault="002F421D" w:rsidP="002F421D">
            <w:pPr>
              <w:pStyle w:val="NoSpacing"/>
              <w:contextualSpacing/>
              <w:jc w:val="center"/>
              <w:rPr>
                <w:noProof/>
                <w:sz w:val="18"/>
                <w:szCs w:val="18"/>
              </w:rPr>
            </w:pPr>
            <w:r>
              <w:rPr>
                <w:rFonts w:cs="Calibri"/>
                <w:color w:val="000000"/>
                <w:sz w:val="18"/>
                <w:szCs w:val="18"/>
              </w:rPr>
              <w:t>56</w:t>
            </w:r>
          </w:p>
        </w:tc>
      </w:tr>
      <w:tr w:rsidR="002F421D" w:rsidRPr="002A0CB6" w14:paraId="34937AF5" w14:textId="77777777" w:rsidTr="009534F3">
        <w:trPr>
          <w:trHeight w:val="290"/>
        </w:trPr>
        <w:tc>
          <w:tcPr>
            <w:tcW w:w="1137" w:type="dxa"/>
            <w:tcBorders>
              <w:right w:val="single" w:sz="4" w:space="0" w:color="auto"/>
            </w:tcBorders>
            <w:noWrap/>
            <w:hideMark/>
          </w:tcPr>
          <w:p w14:paraId="05CAE7B8" w14:textId="77777777" w:rsidR="002F421D" w:rsidRPr="002A0CB6" w:rsidRDefault="002F421D" w:rsidP="002F421D">
            <w:pPr>
              <w:pStyle w:val="NoSpacing"/>
              <w:rPr>
                <w:noProof/>
                <w:sz w:val="18"/>
                <w:szCs w:val="18"/>
              </w:rPr>
            </w:pPr>
            <w:r w:rsidRPr="002A0CB6">
              <w:rPr>
                <w:noProof/>
                <w:sz w:val="18"/>
                <w:szCs w:val="18"/>
              </w:rPr>
              <w:t>Kenya</w:t>
            </w:r>
          </w:p>
        </w:tc>
        <w:tc>
          <w:tcPr>
            <w:tcW w:w="1895" w:type="dxa"/>
            <w:tcBorders>
              <w:left w:val="single" w:sz="4" w:space="0" w:color="auto"/>
            </w:tcBorders>
            <w:noWrap/>
          </w:tcPr>
          <w:p w14:paraId="54283FA1" w14:textId="7AA79FBE" w:rsidR="002F421D" w:rsidRPr="009534F3" w:rsidRDefault="002F421D" w:rsidP="002F421D">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271DEFC3" w14:textId="0BA835DC" w:rsidR="002F421D" w:rsidRPr="009534F3" w:rsidRDefault="002F421D" w:rsidP="002F421D">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4283D160" w14:textId="1D4143C7" w:rsidR="002F421D" w:rsidRPr="009534F3" w:rsidRDefault="002F421D" w:rsidP="002F421D">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560418EE" w14:textId="2E188327" w:rsidR="002F421D" w:rsidRPr="009534F3" w:rsidRDefault="002F421D" w:rsidP="002F421D">
            <w:pPr>
              <w:pStyle w:val="NoSpacing"/>
              <w:contextualSpacing/>
              <w:jc w:val="center"/>
              <w:rPr>
                <w:noProof/>
                <w:sz w:val="18"/>
                <w:szCs w:val="18"/>
              </w:rPr>
            </w:pPr>
            <w:r>
              <w:rPr>
                <w:rFonts w:cs="Calibri"/>
                <w:color w:val="000000"/>
                <w:sz w:val="18"/>
                <w:szCs w:val="18"/>
              </w:rPr>
              <w:t>57</w:t>
            </w:r>
          </w:p>
        </w:tc>
        <w:tc>
          <w:tcPr>
            <w:tcW w:w="1663" w:type="dxa"/>
            <w:gridSpan w:val="2"/>
            <w:tcBorders>
              <w:left w:val="single" w:sz="4" w:space="0" w:color="auto"/>
            </w:tcBorders>
            <w:noWrap/>
          </w:tcPr>
          <w:p w14:paraId="763D401E" w14:textId="15F890AE" w:rsidR="002F421D" w:rsidRPr="009534F3" w:rsidRDefault="002F421D" w:rsidP="002F421D">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26D1C10D" w14:textId="48F8A202" w:rsidR="002F421D" w:rsidRPr="009534F3" w:rsidRDefault="002F421D" w:rsidP="002F421D">
            <w:pPr>
              <w:pStyle w:val="NoSpacing"/>
              <w:contextualSpacing/>
              <w:jc w:val="center"/>
              <w:rPr>
                <w:noProof/>
                <w:sz w:val="18"/>
                <w:szCs w:val="18"/>
              </w:rPr>
            </w:pPr>
            <w:r>
              <w:rPr>
                <w:rFonts w:cs="Calibri"/>
                <w:color w:val="000000"/>
                <w:sz w:val="18"/>
                <w:szCs w:val="18"/>
              </w:rPr>
              <w:t>56</w:t>
            </w:r>
          </w:p>
        </w:tc>
        <w:tc>
          <w:tcPr>
            <w:tcW w:w="1947" w:type="dxa"/>
            <w:gridSpan w:val="2"/>
            <w:tcBorders>
              <w:left w:val="single" w:sz="4" w:space="0" w:color="auto"/>
            </w:tcBorders>
            <w:noWrap/>
          </w:tcPr>
          <w:p w14:paraId="57E7D6D4" w14:textId="33C4347E" w:rsidR="002F421D" w:rsidRPr="009534F3" w:rsidRDefault="002F421D" w:rsidP="002F421D">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74296B50" w14:textId="1C417DA6" w:rsidR="002F421D" w:rsidRPr="009534F3" w:rsidRDefault="002F421D" w:rsidP="002F421D">
            <w:pPr>
              <w:pStyle w:val="NoSpacing"/>
              <w:contextualSpacing/>
              <w:jc w:val="center"/>
              <w:rPr>
                <w:noProof/>
                <w:sz w:val="18"/>
                <w:szCs w:val="18"/>
              </w:rPr>
            </w:pPr>
            <w:r>
              <w:rPr>
                <w:rFonts w:cs="Calibri"/>
                <w:color w:val="000000"/>
                <w:sz w:val="18"/>
                <w:szCs w:val="18"/>
              </w:rPr>
              <w:t>48</w:t>
            </w:r>
          </w:p>
        </w:tc>
        <w:tc>
          <w:tcPr>
            <w:tcW w:w="1947" w:type="dxa"/>
            <w:gridSpan w:val="2"/>
            <w:tcBorders>
              <w:left w:val="single" w:sz="4" w:space="0" w:color="auto"/>
            </w:tcBorders>
            <w:noWrap/>
          </w:tcPr>
          <w:p w14:paraId="7406D645" w14:textId="13B17913" w:rsidR="002F421D" w:rsidRPr="009534F3" w:rsidRDefault="002F421D" w:rsidP="002F421D">
            <w:pPr>
              <w:pStyle w:val="NoSpacing"/>
              <w:contextualSpacing/>
              <w:jc w:val="center"/>
              <w:rPr>
                <w:noProof/>
                <w:sz w:val="18"/>
                <w:szCs w:val="18"/>
              </w:rPr>
            </w:pPr>
            <w:r w:rsidRPr="009534F3">
              <w:rPr>
                <w:rFonts w:cs="Calibri"/>
                <w:color w:val="000000"/>
                <w:sz w:val="18"/>
                <w:szCs w:val="18"/>
              </w:rPr>
              <w:t>Contraceptive from health facility</w:t>
            </w:r>
          </w:p>
        </w:tc>
        <w:tc>
          <w:tcPr>
            <w:tcW w:w="1110" w:type="dxa"/>
            <w:noWrap/>
          </w:tcPr>
          <w:p w14:paraId="4556F8CC" w14:textId="11FBF95D" w:rsidR="002F421D" w:rsidRPr="009534F3" w:rsidRDefault="005C2474" w:rsidP="002F421D">
            <w:pPr>
              <w:pStyle w:val="NoSpacing"/>
              <w:contextualSpacing/>
              <w:jc w:val="center"/>
              <w:rPr>
                <w:noProof/>
                <w:sz w:val="18"/>
                <w:szCs w:val="18"/>
              </w:rPr>
            </w:pPr>
            <w:r>
              <w:rPr>
                <w:rFonts w:cs="Calibri"/>
                <w:color w:val="000000"/>
                <w:sz w:val="18"/>
                <w:szCs w:val="18"/>
              </w:rPr>
              <w:t>39</w:t>
            </w:r>
          </w:p>
        </w:tc>
      </w:tr>
      <w:tr w:rsidR="005C2474" w:rsidRPr="002A0CB6" w14:paraId="34804DFC" w14:textId="77777777" w:rsidTr="009534F3">
        <w:trPr>
          <w:trHeight w:val="290"/>
        </w:trPr>
        <w:tc>
          <w:tcPr>
            <w:tcW w:w="1137" w:type="dxa"/>
            <w:tcBorders>
              <w:right w:val="single" w:sz="4" w:space="0" w:color="auto"/>
            </w:tcBorders>
            <w:noWrap/>
            <w:hideMark/>
          </w:tcPr>
          <w:p w14:paraId="18E0E279" w14:textId="77777777" w:rsidR="005C2474" w:rsidRPr="002A0CB6" w:rsidRDefault="005C2474" w:rsidP="005C2474">
            <w:pPr>
              <w:pStyle w:val="NoSpacing"/>
              <w:rPr>
                <w:noProof/>
                <w:sz w:val="18"/>
                <w:szCs w:val="18"/>
              </w:rPr>
            </w:pPr>
            <w:r w:rsidRPr="002A0CB6">
              <w:rPr>
                <w:noProof/>
                <w:sz w:val="18"/>
                <w:szCs w:val="18"/>
              </w:rPr>
              <w:t>Lesotho</w:t>
            </w:r>
          </w:p>
        </w:tc>
        <w:tc>
          <w:tcPr>
            <w:tcW w:w="1895" w:type="dxa"/>
            <w:tcBorders>
              <w:left w:val="single" w:sz="4" w:space="0" w:color="auto"/>
            </w:tcBorders>
            <w:noWrap/>
          </w:tcPr>
          <w:p w14:paraId="065CEACB" w14:textId="37C3142F" w:rsidR="005C2474" w:rsidRPr="009534F3" w:rsidRDefault="005C2474" w:rsidP="005C2474">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35A80F04" w14:textId="51EA180E" w:rsidR="005C2474" w:rsidRPr="009534F3" w:rsidRDefault="005C2474" w:rsidP="005C2474">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0B54D8CF" w14:textId="3B8A4059" w:rsidR="005C2474" w:rsidRPr="009534F3" w:rsidRDefault="005C2474" w:rsidP="005C2474">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510E3432" w14:textId="3EDE5B61" w:rsidR="005C2474" w:rsidRPr="009534F3" w:rsidRDefault="005C2474" w:rsidP="005C2474">
            <w:pPr>
              <w:pStyle w:val="NoSpacing"/>
              <w:contextualSpacing/>
              <w:jc w:val="center"/>
              <w:rPr>
                <w:noProof/>
                <w:sz w:val="18"/>
                <w:szCs w:val="18"/>
              </w:rPr>
            </w:pPr>
            <w:r>
              <w:rPr>
                <w:rFonts w:cs="Calibri"/>
                <w:color w:val="000000"/>
                <w:sz w:val="18"/>
                <w:szCs w:val="18"/>
              </w:rPr>
              <w:t>62</w:t>
            </w:r>
          </w:p>
        </w:tc>
        <w:tc>
          <w:tcPr>
            <w:tcW w:w="1663" w:type="dxa"/>
            <w:gridSpan w:val="2"/>
            <w:tcBorders>
              <w:left w:val="single" w:sz="4" w:space="0" w:color="auto"/>
            </w:tcBorders>
            <w:noWrap/>
          </w:tcPr>
          <w:p w14:paraId="28F54871" w14:textId="2A825A8D" w:rsidR="005C2474" w:rsidRPr="009534F3" w:rsidRDefault="005C2474" w:rsidP="005C2474">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64E8EE91" w14:textId="284C3D4E" w:rsidR="005C2474" w:rsidRPr="009534F3" w:rsidRDefault="005C2474" w:rsidP="005C2474">
            <w:pPr>
              <w:pStyle w:val="NoSpacing"/>
              <w:contextualSpacing/>
              <w:jc w:val="center"/>
              <w:rPr>
                <w:noProof/>
                <w:sz w:val="18"/>
                <w:szCs w:val="18"/>
              </w:rPr>
            </w:pPr>
            <w:r>
              <w:rPr>
                <w:rFonts w:cs="Calibri"/>
                <w:color w:val="000000"/>
                <w:sz w:val="18"/>
                <w:szCs w:val="18"/>
              </w:rPr>
              <w:t>51</w:t>
            </w:r>
          </w:p>
        </w:tc>
        <w:tc>
          <w:tcPr>
            <w:tcW w:w="1947" w:type="dxa"/>
            <w:gridSpan w:val="2"/>
            <w:tcBorders>
              <w:left w:val="single" w:sz="4" w:space="0" w:color="auto"/>
            </w:tcBorders>
            <w:noWrap/>
          </w:tcPr>
          <w:p w14:paraId="57151082" w14:textId="405ADFB0" w:rsidR="005C2474" w:rsidRPr="009534F3" w:rsidRDefault="005C2474" w:rsidP="005C2474">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5E273147" w14:textId="301BF6A1" w:rsidR="005C2474" w:rsidRPr="009534F3" w:rsidRDefault="005C2474" w:rsidP="005C2474">
            <w:pPr>
              <w:pStyle w:val="NoSpacing"/>
              <w:contextualSpacing/>
              <w:jc w:val="center"/>
              <w:rPr>
                <w:noProof/>
                <w:sz w:val="18"/>
                <w:szCs w:val="18"/>
              </w:rPr>
            </w:pPr>
            <w:r>
              <w:rPr>
                <w:rFonts w:cs="Calibri"/>
                <w:color w:val="000000"/>
                <w:sz w:val="18"/>
                <w:szCs w:val="18"/>
              </w:rPr>
              <w:t>45</w:t>
            </w:r>
          </w:p>
        </w:tc>
        <w:tc>
          <w:tcPr>
            <w:tcW w:w="1947" w:type="dxa"/>
            <w:gridSpan w:val="2"/>
            <w:tcBorders>
              <w:left w:val="single" w:sz="4" w:space="0" w:color="auto"/>
            </w:tcBorders>
            <w:noWrap/>
          </w:tcPr>
          <w:p w14:paraId="209A59C5" w14:textId="1EC806D1" w:rsidR="005C2474" w:rsidRPr="009534F3" w:rsidRDefault="005C2474" w:rsidP="005C2474">
            <w:pPr>
              <w:pStyle w:val="NoSpacing"/>
              <w:contextualSpacing/>
              <w:jc w:val="center"/>
              <w:rPr>
                <w:noProof/>
                <w:sz w:val="18"/>
                <w:szCs w:val="18"/>
              </w:rPr>
            </w:pPr>
            <w:r w:rsidRPr="009534F3">
              <w:rPr>
                <w:rFonts w:cs="Calibri"/>
                <w:color w:val="000000"/>
                <w:sz w:val="18"/>
                <w:szCs w:val="18"/>
              </w:rPr>
              <w:t>Number of cattle owned</w:t>
            </w:r>
          </w:p>
        </w:tc>
        <w:tc>
          <w:tcPr>
            <w:tcW w:w="1110" w:type="dxa"/>
            <w:noWrap/>
          </w:tcPr>
          <w:p w14:paraId="5C72A066" w14:textId="2FBC9218" w:rsidR="005C2474" w:rsidRPr="009534F3" w:rsidRDefault="005C2474" w:rsidP="005C2474">
            <w:pPr>
              <w:pStyle w:val="NoSpacing"/>
              <w:contextualSpacing/>
              <w:jc w:val="center"/>
              <w:rPr>
                <w:noProof/>
                <w:sz w:val="18"/>
                <w:szCs w:val="18"/>
              </w:rPr>
            </w:pPr>
            <w:r>
              <w:rPr>
                <w:rFonts w:cs="Calibri"/>
                <w:color w:val="000000"/>
                <w:sz w:val="18"/>
                <w:szCs w:val="18"/>
              </w:rPr>
              <w:t>38</w:t>
            </w:r>
          </w:p>
        </w:tc>
      </w:tr>
      <w:tr w:rsidR="005C2474" w:rsidRPr="002A0CB6" w14:paraId="2F90CA0B" w14:textId="77777777" w:rsidTr="009534F3">
        <w:trPr>
          <w:trHeight w:val="290"/>
        </w:trPr>
        <w:tc>
          <w:tcPr>
            <w:tcW w:w="1137" w:type="dxa"/>
            <w:tcBorders>
              <w:right w:val="single" w:sz="4" w:space="0" w:color="auto"/>
            </w:tcBorders>
            <w:noWrap/>
            <w:hideMark/>
          </w:tcPr>
          <w:p w14:paraId="393C89B9" w14:textId="77777777" w:rsidR="005C2474" w:rsidRPr="002A0CB6" w:rsidRDefault="005C2474" w:rsidP="005C2474">
            <w:pPr>
              <w:pStyle w:val="NoSpacing"/>
              <w:rPr>
                <w:noProof/>
                <w:sz w:val="18"/>
                <w:szCs w:val="18"/>
              </w:rPr>
            </w:pPr>
            <w:r w:rsidRPr="002A0CB6">
              <w:rPr>
                <w:noProof/>
                <w:sz w:val="18"/>
                <w:szCs w:val="18"/>
              </w:rPr>
              <w:t>Liberia</w:t>
            </w:r>
          </w:p>
        </w:tc>
        <w:tc>
          <w:tcPr>
            <w:tcW w:w="1895" w:type="dxa"/>
            <w:tcBorders>
              <w:left w:val="single" w:sz="4" w:space="0" w:color="auto"/>
            </w:tcBorders>
            <w:noWrap/>
          </w:tcPr>
          <w:p w14:paraId="627C5B7E" w14:textId="6A7265EA" w:rsidR="005C2474" w:rsidRPr="009534F3" w:rsidRDefault="005C2474" w:rsidP="005C2474">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57CED015" w14:textId="45996052" w:rsidR="005C2474" w:rsidRPr="009534F3" w:rsidRDefault="005C2474" w:rsidP="005C2474">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4119144" w14:textId="7477EC8F" w:rsidR="005C2474" w:rsidRPr="009534F3" w:rsidRDefault="005C2474" w:rsidP="005C2474">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20FEBD2A" w14:textId="32E7DEE8" w:rsidR="005C2474" w:rsidRPr="009534F3" w:rsidRDefault="005C2474" w:rsidP="005C2474">
            <w:pPr>
              <w:pStyle w:val="NoSpacing"/>
              <w:contextualSpacing/>
              <w:jc w:val="center"/>
              <w:rPr>
                <w:noProof/>
                <w:sz w:val="18"/>
                <w:szCs w:val="18"/>
              </w:rPr>
            </w:pPr>
            <w:r>
              <w:rPr>
                <w:rFonts w:cs="Calibri"/>
                <w:color w:val="000000"/>
                <w:sz w:val="18"/>
                <w:szCs w:val="18"/>
              </w:rPr>
              <w:t>85</w:t>
            </w:r>
          </w:p>
        </w:tc>
        <w:tc>
          <w:tcPr>
            <w:tcW w:w="1663" w:type="dxa"/>
            <w:gridSpan w:val="2"/>
            <w:tcBorders>
              <w:left w:val="single" w:sz="4" w:space="0" w:color="auto"/>
            </w:tcBorders>
            <w:noWrap/>
          </w:tcPr>
          <w:p w14:paraId="67ABB777" w14:textId="7D9DE8F1" w:rsidR="005C2474" w:rsidRPr="009534F3" w:rsidRDefault="005C2474" w:rsidP="005C2474">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41AA4DCF" w14:textId="6A0F5CFB" w:rsidR="005C2474" w:rsidRPr="009534F3" w:rsidRDefault="005C2474" w:rsidP="005C2474">
            <w:pPr>
              <w:pStyle w:val="NoSpacing"/>
              <w:contextualSpacing/>
              <w:jc w:val="center"/>
              <w:rPr>
                <w:noProof/>
                <w:sz w:val="18"/>
                <w:szCs w:val="18"/>
              </w:rPr>
            </w:pPr>
            <w:r>
              <w:rPr>
                <w:rFonts w:cs="Calibri"/>
                <w:color w:val="000000"/>
                <w:sz w:val="18"/>
                <w:szCs w:val="18"/>
              </w:rPr>
              <w:t>67</w:t>
            </w:r>
          </w:p>
        </w:tc>
        <w:tc>
          <w:tcPr>
            <w:tcW w:w="1947" w:type="dxa"/>
            <w:gridSpan w:val="2"/>
            <w:tcBorders>
              <w:left w:val="single" w:sz="4" w:space="0" w:color="auto"/>
            </w:tcBorders>
            <w:noWrap/>
          </w:tcPr>
          <w:p w14:paraId="3D77E886" w14:textId="602831F9" w:rsidR="005C2474" w:rsidRPr="009534F3" w:rsidRDefault="005C2474" w:rsidP="005C2474">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3C202CDB" w14:textId="2EEC0B5E" w:rsidR="005C2474" w:rsidRPr="009534F3" w:rsidRDefault="005C2474" w:rsidP="005C2474">
            <w:pPr>
              <w:pStyle w:val="NoSpacing"/>
              <w:contextualSpacing/>
              <w:jc w:val="center"/>
              <w:rPr>
                <w:noProof/>
                <w:sz w:val="18"/>
                <w:szCs w:val="18"/>
              </w:rPr>
            </w:pPr>
            <w:r>
              <w:rPr>
                <w:rFonts w:cs="Calibri"/>
                <w:color w:val="000000"/>
                <w:sz w:val="18"/>
                <w:szCs w:val="18"/>
              </w:rPr>
              <w:t>60</w:t>
            </w:r>
          </w:p>
        </w:tc>
        <w:tc>
          <w:tcPr>
            <w:tcW w:w="1947" w:type="dxa"/>
            <w:gridSpan w:val="2"/>
            <w:tcBorders>
              <w:left w:val="single" w:sz="4" w:space="0" w:color="auto"/>
            </w:tcBorders>
            <w:noWrap/>
          </w:tcPr>
          <w:p w14:paraId="39658EAC" w14:textId="7AAABDC2" w:rsidR="005C2474" w:rsidRPr="009534F3" w:rsidRDefault="005C2474" w:rsidP="005C2474">
            <w:pPr>
              <w:pStyle w:val="NoSpacing"/>
              <w:contextualSpacing/>
              <w:jc w:val="center"/>
              <w:rPr>
                <w:noProof/>
                <w:sz w:val="18"/>
                <w:szCs w:val="18"/>
              </w:rPr>
            </w:pPr>
            <w:r>
              <w:rPr>
                <w:noProof/>
                <w:sz w:val="18"/>
                <w:szCs w:val="18"/>
              </w:rPr>
              <w:t>Number of mosquitonets</w:t>
            </w:r>
          </w:p>
        </w:tc>
        <w:tc>
          <w:tcPr>
            <w:tcW w:w="1110" w:type="dxa"/>
            <w:noWrap/>
          </w:tcPr>
          <w:p w14:paraId="081F3068" w14:textId="7C071224" w:rsidR="005C2474" w:rsidRPr="009534F3" w:rsidRDefault="005C2474" w:rsidP="005C2474">
            <w:pPr>
              <w:pStyle w:val="NoSpacing"/>
              <w:contextualSpacing/>
              <w:jc w:val="center"/>
              <w:rPr>
                <w:noProof/>
                <w:sz w:val="18"/>
                <w:szCs w:val="18"/>
              </w:rPr>
            </w:pPr>
            <w:r>
              <w:rPr>
                <w:rFonts w:cs="Calibri"/>
                <w:color w:val="000000"/>
                <w:sz w:val="18"/>
                <w:szCs w:val="18"/>
              </w:rPr>
              <w:t>55</w:t>
            </w:r>
          </w:p>
        </w:tc>
      </w:tr>
      <w:tr w:rsidR="005C2474" w:rsidRPr="002A0CB6" w14:paraId="33FA05C2" w14:textId="77777777" w:rsidTr="009534F3">
        <w:trPr>
          <w:trHeight w:val="290"/>
        </w:trPr>
        <w:tc>
          <w:tcPr>
            <w:tcW w:w="1137" w:type="dxa"/>
            <w:tcBorders>
              <w:right w:val="single" w:sz="4" w:space="0" w:color="auto"/>
            </w:tcBorders>
            <w:noWrap/>
            <w:hideMark/>
          </w:tcPr>
          <w:p w14:paraId="60A3CDAE" w14:textId="77777777" w:rsidR="005C2474" w:rsidRPr="002A0CB6" w:rsidRDefault="005C2474" w:rsidP="005C2474">
            <w:pPr>
              <w:pStyle w:val="NoSpacing"/>
              <w:rPr>
                <w:noProof/>
                <w:sz w:val="18"/>
                <w:szCs w:val="18"/>
              </w:rPr>
            </w:pPr>
            <w:r w:rsidRPr="002A0CB6">
              <w:rPr>
                <w:noProof/>
                <w:sz w:val="18"/>
                <w:szCs w:val="18"/>
              </w:rPr>
              <w:t>Madagascar</w:t>
            </w:r>
          </w:p>
        </w:tc>
        <w:tc>
          <w:tcPr>
            <w:tcW w:w="1895" w:type="dxa"/>
            <w:tcBorders>
              <w:left w:val="single" w:sz="4" w:space="0" w:color="auto"/>
            </w:tcBorders>
            <w:noWrap/>
          </w:tcPr>
          <w:p w14:paraId="07166335" w14:textId="402AE93C" w:rsidR="005C2474" w:rsidRPr="009534F3" w:rsidRDefault="005C2474" w:rsidP="005C2474">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0E89750" w14:textId="49426FBF" w:rsidR="005C2474" w:rsidRPr="009534F3" w:rsidRDefault="005C2474" w:rsidP="005C2474">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76018E3C" w14:textId="77E8AFB7" w:rsidR="005C2474" w:rsidRPr="009534F3" w:rsidRDefault="005C2474" w:rsidP="005C2474">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34BA7A27" w14:textId="2E7947BD" w:rsidR="005C2474" w:rsidRPr="009534F3" w:rsidRDefault="005C2474" w:rsidP="005C2474">
            <w:pPr>
              <w:pStyle w:val="NoSpacing"/>
              <w:contextualSpacing/>
              <w:jc w:val="center"/>
              <w:rPr>
                <w:noProof/>
                <w:sz w:val="18"/>
                <w:szCs w:val="18"/>
              </w:rPr>
            </w:pPr>
            <w:r>
              <w:rPr>
                <w:rFonts w:cs="Calibri"/>
                <w:color w:val="000000"/>
                <w:sz w:val="18"/>
                <w:szCs w:val="18"/>
              </w:rPr>
              <w:t>57</w:t>
            </w:r>
          </w:p>
        </w:tc>
        <w:tc>
          <w:tcPr>
            <w:tcW w:w="1663" w:type="dxa"/>
            <w:gridSpan w:val="2"/>
            <w:tcBorders>
              <w:left w:val="single" w:sz="4" w:space="0" w:color="auto"/>
            </w:tcBorders>
            <w:noWrap/>
          </w:tcPr>
          <w:p w14:paraId="70ECEDD3" w14:textId="3888985A" w:rsidR="005C2474" w:rsidRPr="009534F3" w:rsidRDefault="005C2474" w:rsidP="005C2474">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4C6CB8AE" w14:textId="25909DD6" w:rsidR="005C2474" w:rsidRPr="009534F3" w:rsidRDefault="005C2474" w:rsidP="005C2474">
            <w:pPr>
              <w:pStyle w:val="NoSpacing"/>
              <w:contextualSpacing/>
              <w:jc w:val="center"/>
              <w:rPr>
                <w:noProof/>
                <w:sz w:val="18"/>
                <w:szCs w:val="18"/>
              </w:rPr>
            </w:pPr>
            <w:r>
              <w:rPr>
                <w:rFonts w:cs="Calibri"/>
                <w:color w:val="000000"/>
                <w:sz w:val="18"/>
                <w:szCs w:val="18"/>
              </w:rPr>
              <w:t>43</w:t>
            </w:r>
          </w:p>
        </w:tc>
        <w:tc>
          <w:tcPr>
            <w:tcW w:w="1947" w:type="dxa"/>
            <w:gridSpan w:val="2"/>
            <w:tcBorders>
              <w:left w:val="single" w:sz="4" w:space="0" w:color="auto"/>
            </w:tcBorders>
            <w:noWrap/>
          </w:tcPr>
          <w:p w14:paraId="01F5BCF6" w14:textId="0EB7A036" w:rsidR="005C2474" w:rsidRPr="009534F3" w:rsidRDefault="005C2474" w:rsidP="005C2474">
            <w:pPr>
              <w:pStyle w:val="NoSpacing"/>
              <w:contextualSpacing/>
              <w:jc w:val="center"/>
              <w:rPr>
                <w:noProof/>
                <w:sz w:val="18"/>
                <w:szCs w:val="18"/>
              </w:rPr>
            </w:pPr>
            <w:r>
              <w:rPr>
                <w:noProof/>
                <w:sz w:val="18"/>
                <w:szCs w:val="18"/>
              </w:rPr>
              <w:t>Pregnant</w:t>
            </w:r>
          </w:p>
        </w:tc>
        <w:tc>
          <w:tcPr>
            <w:tcW w:w="1105" w:type="dxa"/>
            <w:tcBorders>
              <w:right w:val="single" w:sz="4" w:space="0" w:color="auto"/>
            </w:tcBorders>
            <w:noWrap/>
          </w:tcPr>
          <w:p w14:paraId="4B5EE35C" w14:textId="322322E0" w:rsidR="005C2474" w:rsidRPr="009534F3" w:rsidRDefault="005C2474" w:rsidP="005C2474">
            <w:pPr>
              <w:pStyle w:val="NoSpacing"/>
              <w:contextualSpacing/>
              <w:jc w:val="center"/>
              <w:rPr>
                <w:noProof/>
                <w:sz w:val="18"/>
                <w:szCs w:val="18"/>
              </w:rPr>
            </w:pPr>
            <w:r>
              <w:rPr>
                <w:rFonts w:cs="Calibri"/>
                <w:color w:val="000000"/>
                <w:sz w:val="18"/>
                <w:szCs w:val="18"/>
              </w:rPr>
              <w:t>40</w:t>
            </w:r>
          </w:p>
        </w:tc>
        <w:tc>
          <w:tcPr>
            <w:tcW w:w="1947" w:type="dxa"/>
            <w:gridSpan w:val="2"/>
            <w:tcBorders>
              <w:left w:val="single" w:sz="4" w:space="0" w:color="auto"/>
            </w:tcBorders>
            <w:noWrap/>
          </w:tcPr>
          <w:p w14:paraId="124530E5" w14:textId="1BC6967F" w:rsidR="005C2474" w:rsidRPr="009534F3" w:rsidRDefault="005C2474" w:rsidP="005C2474">
            <w:pPr>
              <w:pStyle w:val="NoSpacing"/>
              <w:contextualSpacing/>
              <w:jc w:val="center"/>
              <w:rPr>
                <w:noProof/>
                <w:sz w:val="18"/>
                <w:szCs w:val="18"/>
              </w:rPr>
            </w:pPr>
            <w:r>
              <w:rPr>
                <w:noProof/>
                <w:sz w:val="18"/>
                <w:szCs w:val="18"/>
              </w:rPr>
              <w:t>Number of mosquitonets</w:t>
            </w:r>
          </w:p>
        </w:tc>
        <w:tc>
          <w:tcPr>
            <w:tcW w:w="1110" w:type="dxa"/>
            <w:noWrap/>
          </w:tcPr>
          <w:p w14:paraId="03717DF6" w14:textId="7D93B6B7" w:rsidR="005C2474" w:rsidRPr="009534F3" w:rsidRDefault="005C2474" w:rsidP="005C2474">
            <w:pPr>
              <w:pStyle w:val="NoSpacing"/>
              <w:contextualSpacing/>
              <w:jc w:val="center"/>
              <w:rPr>
                <w:noProof/>
                <w:sz w:val="18"/>
                <w:szCs w:val="18"/>
              </w:rPr>
            </w:pPr>
            <w:r>
              <w:rPr>
                <w:rFonts w:cs="Calibri"/>
                <w:color w:val="000000"/>
                <w:sz w:val="18"/>
                <w:szCs w:val="18"/>
              </w:rPr>
              <w:t>35</w:t>
            </w:r>
          </w:p>
        </w:tc>
      </w:tr>
      <w:tr w:rsidR="005C2474" w:rsidRPr="002A0CB6" w14:paraId="2804A320" w14:textId="77777777" w:rsidTr="009534F3">
        <w:trPr>
          <w:trHeight w:val="290"/>
        </w:trPr>
        <w:tc>
          <w:tcPr>
            <w:tcW w:w="1137" w:type="dxa"/>
            <w:tcBorders>
              <w:right w:val="single" w:sz="4" w:space="0" w:color="auto"/>
            </w:tcBorders>
            <w:noWrap/>
            <w:hideMark/>
          </w:tcPr>
          <w:p w14:paraId="19BBB095" w14:textId="77777777" w:rsidR="005C2474" w:rsidRPr="002A0CB6" w:rsidRDefault="005C2474" w:rsidP="005C2474">
            <w:pPr>
              <w:pStyle w:val="NoSpacing"/>
              <w:rPr>
                <w:noProof/>
                <w:sz w:val="18"/>
                <w:szCs w:val="18"/>
              </w:rPr>
            </w:pPr>
            <w:r w:rsidRPr="002A0CB6">
              <w:rPr>
                <w:noProof/>
                <w:sz w:val="18"/>
                <w:szCs w:val="18"/>
              </w:rPr>
              <w:t>Malawi</w:t>
            </w:r>
          </w:p>
        </w:tc>
        <w:tc>
          <w:tcPr>
            <w:tcW w:w="1895" w:type="dxa"/>
            <w:tcBorders>
              <w:left w:val="single" w:sz="4" w:space="0" w:color="auto"/>
            </w:tcBorders>
            <w:noWrap/>
          </w:tcPr>
          <w:p w14:paraId="5071F415" w14:textId="152B516C" w:rsidR="005C2474" w:rsidRPr="009534F3" w:rsidRDefault="005C2474" w:rsidP="005C2474">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3EADAD0F" w14:textId="37CBA5D7" w:rsidR="005C2474" w:rsidRPr="009534F3" w:rsidRDefault="005C2474" w:rsidP="005C2474">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7D4F3B7" w14:textId="1CED009D" w:rsidR="005C2474" w:rsidRPr="009534F3" w:rsidRDefault="005C2474" w:rsidP="005C2474">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2F967019" w14:textId="2420E462" w:rsidR="005C2474" w:rsidRPr="009534F3" w:rsidRDefault="005C2474" w:rsidP="005C2474">
            <w:pPr>
              <w:pStyle w:val="NoSpacing"/>
              <w:contextualSpacing/>
              <w:jc w:val="center"/>
              <w:rPr>
                <w:noProof/>
                <w:sz w:val="18"/>
                <w:szCs w:val="18"/>
              </w:rPr>
            </w:pPr>
            <w:r>
              <w:rPr>
                <w:rFonts w:cs="Calibri"/>
                <w:color w:val="000000"/>
                <w:sz w:val="18"/>
                <w:szCs w:val="18"/>
              </w:rPr>
              <w:t>92</w:t>
            </w:r>
          </w:p>
        </w:tc>
        <w:tc>
          <w:tcPr>
            <w:tcW w:w="1663" w:type="dxa"/>
            <w:gridSpan w:val="2"/>
            <w:tcBorders>
              <w:left w:val="single" w:sz="4" w:space="0" w:color="auto"/>
            </w:tcBorders>
            <w:noWrap/>
          </w:tcPr>
          <w:p w14:paraId="395746E6" w14:textId="66A4EFA7" w:rsidR="005C2474" w:rsidRPr="009534F3" w:rsidRDefault="005C2474" w:rsidP="005C2474">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6447BAE5" w14:textId="2C5250BC" w:rsidR="005C2474" w:rsidRPr="009534F3" w:rsidRDefault="005C2474" w:rsidP="005C2474">
            <w:pPr>
              <w:pStyle w:val="NoSpacing"/>
              <w:contextualSpacing/>
              <w:jc w:val="center"/>
              <w:rPr>
                <w:noProof/>
                <w:sz w:val="18"/>
                <w:szCs w:val="18"/>
              </w:rPr>
            </w:pPr>
            <w:r>
              <w:rPr>
                <w:rFonts w:cs="Calibri"/>
                <w:color w:val="000000"/>
                <w:sz w:val="18"/>
                <w:szCs w:val="18"/>
              </w:rPr>
              <w:t>43</w:t>
            </w:r>
          </w:p>
        </w:tc>
        <w:tc>
          <w:tcPr>
            <w:tcW w:w="1947" w:type="dxa"/>
            <w:gridSpan w:val="2"/>
            <w:tcBorders>
              <w:left w:val="single" w:sz="4" w:space="0" w:color="auto"/>
            </w:tcBorders>
            <w:noWrap/>
          </w:tcPr>
          <w:p w14:paraId="2ED9DF20" w14:textId="48EF1C08" w:rsidR="005C2474" w:rsidRPr="009534F3" w:rsidRDefault="005C2474" w:rsidP="005C2474">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775192BB" w14:textId="0CEA6E2B" w:rsidR="005C2474" w:rsidRPr="009534F3" w:rsidRDefault="005C2474" w:rsidP="005C2474">
            <w:pPr>
              <w:pStyle w:val="NoSpacing"/>
              <w:contextualSpacing/>
              <w:jc w:val="center"/>
              <w:rPr>
                <w:noProof/>
                <w:sz w:val="18"/>
                <w:szCs w:val="18"/>
              </w:rPr>
            </w:pPr>
            <w:r>
              <w:rPr>
                <w:rFonts w:cs="Calibri"/>
                <w:color w:val="000000"/>
                <w:sz w:val="18"/>
                <w:szCs w:val="18"/>
              </w:rPr>
              <w:t>41</w:t>
            </w:r>
          </w:p>
        </w:tc>
        <w:tc>
          <w:tcPr>
            <w:tcW w:w="1947" w:type="dxa"/>
            <w:gridSpan w:val="2"/>
            <w:tcBorders>
              <w:left w:val="single" w:sz="4" w:space="0" w:color="auto"/>
            </w:tcBorders>
            <w:noWrap/>
          </w:tcPr>
          <w:p w14:paraId="0F771469" w14:textId="3A76C622" w:rsidR="005C2474" w:rsidRPr="009534F3" w:rsidRDefault="005C2474" w:rsidP="005C2474">
            <w:pPr>
              <w:pStyle w:val="NoSpacing"/>
              <w:contextualSpacing/>
              <w:jc w:val="center"/>
              <w:rPr>
                <w:noProof/>
                <w:sz w:val="18"/>
                <w:szCs w:val="18"/>
              </w:rPr>
            </w:pPr>
            <w:r>
              <w:rPr>
                <w:noProof/>
                <w:sz w:val="18"/>
                <w:szCs w:val="18"/>
              </w:rPr>
              <w:t>Number of mosquitonets</w:t>
            </w:r>
          </w:p>
        </w:tc>
        <w:tc>
          <w:tcPr>
            <w:tcW w:w="1110" w:type="dxa"/>
            <w:noWrap/>
          </w:tcPr>
          <w:p w14:paraId="6656B903" w14:textId="50E7F4D6" w:rsidR="005C2474" w:rsidRPr="009534F3" w:rsidRDefault="005C2474" w:rsidP="005C2474">
            <w:pPr>
              <w:pStyle w:val="NoSpacing"/>
              <w:contextualSpacing/>
              <w:jc w:val="center"/>
              <w:rPr>
                <w:noProof/>
                <w:sz w:val="18"/>
                <w:szCs w:val="18"/>
              </w:rPr>
            </w:pPr>
            <w:r>
              <w:rPr>
                <w:rFonts w:cs="Calibri"/>
                <w:color w:val="000000"/>
                <w:sz w:val="18"/>
                <w:szCs w:val="18"/>
              </w:rPr>
              <w:t>40</w:t>
            </w:r>
          </w:p>
        </w:tc>
      </w:tr>
      <w:tr w:rsidR="005C2474" w:rsidRPr="002A0CB6" w14:paraId="18172096" w14:textId="77777777" w:rsidTr="009534F3">
        <w:trPr>
          <w:trHeight w:val="290"/>
        </w:trPr>
        <w:tc>
          <w:tcPr>
            <w:tcW w:w="1137" w:type="dxa"/>
            <w:tcBorders>
              <w:right w:val="single" w:sz="4" w:space="0" w:color="auto"/>
            </w:tcBorders>
            <w:noWrap/>
            <w:hideMark/>
          </w:tcPr>
          <w:p w14:paraId="54F2BFD7" w14:textId="77777777" w:rsidR="005C2474" w:rsidRPr="002A0CB6" w:rsidRDefault="005C2474" w:rsidP="005C2474">
            <w:pPr>
              <w:pStyle w:val="NoSpacing"/>
              <w:rPr>
                <w:noProof/>
                <w:sz w:val="18"/>
                <w:szCs w:val="18"/>
              </w:rPr>
            </w:pPr>
            <w:r w:rsidRPr="002A0CB6">
              <w:rPr>
                <w:noProof/>
                <w:sz w:val="18"/>
                <w:szCs w:val="18"/>
              </w:rPr>
              <w:t>Mali</w:t>
            </w:r>
          </w:p>
        </w:tc>
        <w:tc>
          <w:tcPr>
            <w:tcW w:w="1895" w:type="dxa"/>
            <w:tcBorders>
              <w:left w:val="single" w:sz="4" w:space="0" w:color="auto"/>
            </w:tcBorders>
            <w:noWrap/>
          </w:tcPr>
          <w:p w14:paraId="7FB6844D" w14:textId="38026A82" w:rsidR="005C2474" w:rsidRPr="009534F3" w:rsidRDefault="005C2474" w:rsidP="005C2474">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17FE7F14" w14:textId="58C672AA" w:rsidR="005C2474" w:rsidRPr="009534F3" w:rsidRDefault="005C2474" w:rsidP="005C2474">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95DD48C" w14:textId="2EAE94AF" w:rsidR="005C2474" w:rsidRPr="009534F3" w:rsidRDefault="005C2474" w:rsidP="005C2474">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3FAFADC4" w14:textId="793CFE5C" w:rsidR="005C2474" w:rsidRPr="009534F3" w:rsidRDefault="005C2474" w:rsidP="005C2474">
            <w:pPr>
              <w:pStyle w:val="NoSpacing"/>
              <w:contextualSpacing/>
              <w:jc w:val="center"/>
              <w:rPr>
                <w:noProof/>
                <w:sz w:val="18"/>
                <w:szCs w:val="18"/>
              </w:rPr>
            </w:pPr>
            <w:r>
              <w:rPr>
                <w:rFonts w:cs="Calibri"/>
                <w:color w:val="000000"/>
                <w:sz w:val="18"/>
                <w:szCs w:val="18"/>
              </w:rPr>
              <w:t>98</w:t>
            </w:r>
          </w:p>
        </w:tc>
        <w:tc>
          <w:tcPr>
            <w:tcW w:w="1663" w:type="dxa"/>
            <w:gridSpan w:val="2"/>
            <w:tcBorders>
              <w:left w:val="single" w:sz="4" w:space="0" w:color="auto"/>
            </w:tcBorders>
            <w:noWrap/>
          </w:tcPr>
          <w:p w14:paraId="51AA06CD" w14:textId="4A3FE107" w:rsidR="005C2474" w:rsidRPr="009534F3" w:rsidRDefault="005C2474" w:rsidP="005C2474">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02D3D512" w14:textId="4EE459EC" w:rsidR="005C2474" w:rsidRPr="009534F3" w:rsidRDefault="005C2474" w:rsidP="005C2474">
            <w:pPr>
              <w:pStyle w:val="NoSpacing"/>
              <w:contextualSpacing/>
              <w:jc w:val="center"/>
              <w:rPr>
                <w:noProof/>
                <w:sz w:val="18"/>
                <w:szCs w:val="18"/>
              </w:rPr>
            </w:pPr>
            <w:r>
              <w:rPr>
                <w:rFonts w:cs="Calibri"/>
                <w:color w:val="000000"/>
                <w:sz w:val="18"/>
                <w:szCs w:val="18"/>
              </w:rPr>
              <w:t>77</w:t>
            </w:r>
          </w:p>
        </w:tc>
        <w:tc>
          <w:tcPr>
            <w:tcW w:w="1947" w:type="dxa"/>
            <w:gridSpan w:val="2"/>
            <w:tcBorders>
              <w:left w:val="single" w:sz="4" w:space="0" w:color="auto"/>
            </w:tcBorders>
            <w:noWrap/>
          </w:tcPr>
          <w:p w14:paraId="13A1CAEA" w14:textId="22BB4206" w:rsidR="005C2474" w:rsidRPr="009534F3" w:rsidRDefault="005C2474" w:rsidP="005C2474">
            <w:pPr>
              <w:pStyle w:val="NoSpacing"/>
              <w:contextualSpacing/>
              <w:jc w:val="center"/>
              <w:rPr>
                <w:noProof/>
                <w:sz w:val="18"/>
                <w:szCs w:val="18"/>
              </w:rPr>
            </w:pPr>
            <w:r>
              <w:rPr>
                <w:noProof/>
                <w:sz w:val="18"/>
                <w:szCs w:val="18"/>
              </w:rPr>
              <w:t>Number of mosquitonets</w:t>
            </w:r>
          </w:p>
        </w:tc>
        <w:tc>
          <w:tcPr>
            <w:tcW w:w="1105" w:type="dxa"/>
            <w:tcBorders>
              <w:right w:val="single" w:sz="4" w:space="0" w:color="auto"/>
            </w:tcBorders>
            <w:noWrap/>
          </w:tcPr>
          <w:p w14:paraId="40F22F67" w14:textId="2F7EC0E3" w:rsidR="005C2474" w:rsidRPr="009534F3" w:rsidRDefault="005C2474" w:rsidP="005C2474">
            <w:pPr>
              <w:pStyle w:val="NoSpacing"/>
              <w:contextualSpacing/>
              <w:jc w:val="center"/>
              <w:rPr>
                <w:noProof/>
                <w:sz w:val="18"/>
                <w:szCs w:val="18"/>
              </w:rPr>
            </w:pPr>
            <w:r>
              <w:rPr>
                <w:rFonts w:cs="Calibri"/>
                <w:color w:val="000000"/>
                <w:sz w:val="18"/>
                <w:szCs w:val="18"/>
              </w:rPr>
              <w:t>66</w:t>
            </w:r>
          </w:p>
        </w:tc>
        <w:tc>
          <w:tcPr>
            <w:tcW w:w="1947" w:type="dxa"/>
            <w:gridSpan w:val="2"/>
            <w:tcBorders>
              <w:left w:val="single" w:sz="4" w:space="0" w:color="auto"/>
            </w:tcBorders>
            <w:noWrap/>
          </w:tcPr>
          <w:p w14:paraId="26115C55" w14:textId="1567B3E4" w:rsidR="005C2474" w:rsidRPr="009534F3" w:rsidRDefault="005C2474" w:rsidP="005C2474">
            <w:pPr>
              <w:pStyle w:val="NoSpacing"/>
              <w:contextualSpacing/>
              <w:jc w:val="center"/>
              <w:rPr>
                <w:noProof/>
                <w:sz w:val="18"/>
                <w:szCs w:val="18"/>
              </w:rPr>
            </w:pPr>
            <w:r w:rsidRPr="005D19CF">
              <w:rPr>
                <w:rFonts w:cs="Calibri"/>
                <w:color w:val="000000"/>
                <w:sz w:val="18"/>
                <w:szCs w:val="18"/>
              </w:rPr>
              <w:t>Heard of STI</w:t>
            </w:r>
          </w:p>
        </w:tc>
        <w:tc>
          <w:tcPr>
            <w:tcW w:w="1110" w:type="dxa"/>
            <w:noWrap/>
          </w:tcPr>
          <w:p w14:paraId="03100186" w14:textId="505A6BE2" w:rsidR="005C2474" w:rsidRPr="009534F3" w:rsidRDefault="005C2474" w:rsidP="005C2474">
            <w:pPr>
              <w:pStyle w:val="NoSpacing"/>
              <w:contextualSpacing/>
              <w:jc w:val="center"/>
              <w:rPr>
                <w:noProof/>
                <w:sz w:val="18"/>
                <w:szCs w:val="18"/>
              </w:rPr>
            </w:pPr>
            <w:r>
              <w:rPr>
                <w:rFonts w:cs="Calibri"/>
                <w:color w:val="000000"/>
                <w:sz w:val="18"/>
                <w:szCs w:val="18"/>
              </w:rPr>
              <w:t>65</w:t>
            </w:r>
          </w:p>
        </w:tc>
      </w:tr>
      <w:tr w:rsidR="001A1B23" w:rsidRPr="002A0CB6" w14:paraId="73E2B9EE" w14:textId="77777777" w:rsidTr="009534F3">
        <w:trPr>
          <w:trHeight w:val="290"/>
        </w:trPr>
        <w:tc>
          <w:tcPr>
            <w:tcW w:w="1137" w:type="dxa"/>
            <w:tcBorders>
              <w:right w:val="single" w:sz="4" w:space="0" w:color="auto"/>
            </w:tcBorders>
            <w:noWrap/>
            <w:hideMark/>
          </w:tcPr>
          <w:p w14:paraId="4A49E918" w14:textId="77777777" w:rsidR="001A1B23" w:rsidRPr="002A0CB6" w:rsidRDefault="001A1B23" w:rsidP="001A1B23">
            <w:pPr>
              <w:pStyle w:val="NoSpacing"/>
              <w:rPr>
                <w:noProof/>
                <w:sz w:val="18"/>
                <w:szCs w:val="18"/>
              </w:rPr>
            </w:pPr>
            <w:r w:rsidRPr="002A0CB6">
              <w:rPr>
                <w:noProof/>
                <w:sz w:val="18"/>
                <w:szCs w:val="18"/>
              </w:rPr>
              <w:t>Mauritania</w:t>
            </w:r>
          </w:p>
        </w:tc>
        <w:tc>
          <w:tcPr>
            <w:tcW w:w="1895" w:type="dxa"/>
            <w:tcBorders>
              <w:left w:val="single" w:sz="4" w:space="0" w:color="auto"/>
            </w:tcBorders>
            <w:noWrap/>
          </w:tcPr>
          <w:p w14:paraId="10801CF5" w14:textId="5CA910C8" w:rsidR="001A1B23" w:rsidRPr="009534F3" w:rsidRDefault="001A1B23" w:rsidP="001A1B2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DE39150" w14:textId="5CF5BCCB" w:rsidR="001A1B23" w:rsidRPr="009534F3" w:rsidRDefault="001A1B23" w:rsidP="001A1B2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E4A6748" w14:textId="09344553" w:rsidR="001A1B23" w:rsidRPr="009534F3" w:rsidRDefault="001A1B23" w:rsidP="001A1B23">
            <w:pPr>
              <w:pStyle w:val="NoSpacing"/>
              <w:contextualSpacing/>
              <w:jc w:val="center"/>
              <w:rPr>
                <w:noProof/>
                <w:sz w:val="18"/>
                <w:szCs w:val="18"/>
              </w:rPr>
            </w:pPr>
            <w:r>
              <w:rPr>
                <w:noProof/>
                <w:sz w:val="18"/>
                <w:szCs w:val="18"/>
              </w:rPr>
              <w:t>Number of mosquitonets</w:t>
            </w:r>
          </w:p>
        </w:tc>
        <w:tc>
          <w:tcPr>
            <w:tcW w:w="1105" w:type="dxa"/>
            <w:tcBorders>
              <w:right w:val="single" w:sz="4" w:space="0" w:color="auto"/>
            </w:tcBorders>
            <w:noWrap/>
          </w:tcPr>
          <w:p w14:paraId="4768F7FE" w14:textId="279DAE58" w:rsidR="001A1B23" w:rsidRPr="009534F3" w:rsidRDefault="001A1B23" w:rsidP="001A1B23">
            <w:pPr>
              <w:pStyle w:val="NoSpacing"/>
              <w:contextualSpacing/>
              <w:jc w:val="center"/>
              <w:rPr>
                <w:noProof/>
                <w:sz w:val="18"/>
                <w:szCs w:val="18"/>
              </w:rPr>
            </w:pPr>
            <w:r>
              <w:rPr>
                <w:rFonts w:cs="Calibri"/>
                <w:color w:val="000000"/>
                <w:sz w:val="18"/>
                <w:szCs w:val="18"/>
              </w:rPr>
              <w:t>58</w:t>
            </w:r>
          </w:p>
        </w:tc>
        <w:tc>
          <w:tcPr>
            <w:tcW w:w="1663" w:type="dxa"/>
            <w:gridSpan w:val="2"/>
            <w:tcBorders>
              <w:left w:val="single" w:sz="4" w:space="0" w:color="auto"/>
            </w:tcBorders>
            <w:noWrap/>
          </w:tcPr>
          <w:p w14:paraId="20FEA604" w14:textId="1FDDD0CB" w:rsidR="001A1B23" w:rsidRPr="009534F3" w:rsidRDefault="001A1B23" w:rsidP="001A1B23">
            <w:pPr>
              <w:pStyle w:val="NoSpacing"/>
              <w:contextualSpacing/>
              <w:jc w:val="center"/>
              <w:rPr>
                <w:noProof/>
                <w:sz w:val="18"/>
                <w:szCs w:val="18"/>
              </w:rPr>
            </w:pPr>
            <w:r w:rsidRPr="009534F3">
              <w:rPr>
                <w:rFonts w:cs="Calibri"/>
                <w:color w:val="000000"/>
                <w:sz w:val="18"/>
                <w:szCs w:val="18"/>
              </w:rPr>
              <w:t>Number of HH members &lt;5 years</w:t>
            </w:r>
          </w:p>
        </w:tc>
        <w:tc>
          <w:tcPr>
            <w:tcW w:w="1105" w:type="dxa"/>
            <w:tcBorders>
              <w:right w:val="single" w:sz="4" w:space="0" w:color="auto"/>
            </w:tcBorders>
            <w:noWrap/>
          </w:tcPr>
          <w:p w14:paraId="643399A7" w14:textId="22EB488E" w:rsidR="001A1B23" w:rsidRPr="009534F3" w:rsidRDefault="001A1B23" w:rsidP="001A1B23">
            <w:pPr>
              <w:pStyle w:val="NoSpacing"/>
              <w:contextualSpacing/>
              <w:jc w:val="center"/>
              <w:rPr>
                <w:noProof/>
                <w:sz w:val="18"/>
                <w:szCs w:val="18"/>
              </w:rPr>
            </w:pPr>
            <w:r>
              <w:rPr>
                <w:rFonts w:cs="Calibri"/>
                <w:color w:val="000000"/>
                <w:sz w:val="18"/>
                <w:szCs w:val="18"/>
              </w:rPr>
              <w:t>55</w:t>
            </w:r>
          </w:p>
        </w:tc>
        <w:tc>
          <w:tcPr>
            <w:tcW w:w="1947" w:type="dxa"/>
            <w:gridSpan w:val="2"/>
            <w:tcBorders>
              <w:left w:val="single" w:sz="4" w:space="0" w:color="auto"/>
            </w:tcBorders>
            <w:noWrap/>
          </w:tcPr>
          <w:p w14:paraId="2A9A9055" w14:textId="17446D59" w:rsidR="001A1B23" w:rsidRPr="009534F3" w:rsidRDefault="001A1B23" w:rsidP="001A1B2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69FDF9B" w14:textId="615C46F8" w:rsidR="001A1B23" w:rsidRPr="009534F3" w:rsidRDefault="001A1B23" w:rsidP="001A1B23">
            <w:pPr>
              <w:pStyle w:val="NoSpacing"/>
              <w:contextualSpacing/>
              <w:jc w:val="center"/>
              <w:rPr>
                <w:noProof/>
                <w:sz w:val="18"/>
                <w:szCs w:val="18"/>
              </w:rPr>
            </w:pPr>
            <w:r>
              <w:rPr>
                <w:rFonts w:cs="Calibri"/>
                <w:color w:val="000000"/>
                <w:sz w:val="18"/>
                <w:szCs w:val="18"/>
              </w:rPr>
              <w:t>44</w:t>
            </w:r>
          </w:p>
        </w:tc>
        <w:tc>
          <w:tcPr>
            <w:tcW w:w="1947" w:type="dxa"/>
            <w:gridSpan w:val="2"/>
            <w:tcBorders>
              <w:left w:val="single" w:sz="4" w:space="0" w:color="auto"/>
            </w:tcBorders>
            <w:noWrap/>
          </w:tcPr>
          <w:p w14:paraId="3E51DECD" w14:textId="24C69E9E" w:rsidR="001A1B23" w:rsidRPr="009534F3" w:rsidRDefault="001A1B23" w:rsidP="001A1B23">
            <w:pPr>
              <w:pStyle w:val="NoSpacing"/>
              <w:contextualSpacing/>
              <w:jc w:val="center"/>
              <w:rPr>
                <w:noProof/>
                <w:sz w:val="18"/>
                <w:szCs w:val="18"/>
              </w:rPr>
            </w:pPr>
            <w:r w:rsidRPr="009534F3">
              <w:rPr>
                <w:rFonts w:cs="Calibri"/>
                <w:color w:val="000000"/>
                <w:sz w:val="18"/>
                <w:szCs w:val="18"/>
              </w:rPr>
              <w:t>Number of female HH members</w:t>
            </w:r>
          </w:p>
        </w:tc>
        <w:tc>
          <w:tcPr>
            <w:tcW w:w="1110" w:type="dxa"/>
            <w:noWrap/>
          </w:tcPr>
          <w:p w14:paraId="65DD3FBA" w14:textId="292D5632" w:rsidR="001A1B23" w:rsidRPr="009534F3" w:rsidRDefault="001A1B23" w:rsidP="001A1B23">
            <w:pPr>
              <w:pStyle w:val="NoSpacing"/>
              <w:contextualSpacing/>
              <w:jc w:val="center"/>
              <w:rPr>
                <w:noProof/>
                <w:sz w:val="18"/>
                <w:szCs w:val="18"/>
              </w:rPr>
            </w:pPr>
            <w:r>
              <w:rPr>
                <w:rFonts w:cs="Calibri"/>
                <w:color w:val="000000"/>
                <w:sz w:val="18"/>
                <w:szCs w:val="18"/>
              </w:rPr>
              <w:t>42</w:t>
            </w:r>
          </w:p>
        </w:tc>
      </w:tr>
      <w:tr w:rsidR="001A1B23" w:rsidRPr="002A0CB6" w14:paraId="54695B2E" w14:textId="77777777" w:rsidTr="009534F3">
        <w:trPr>
          <w:trHeight w:val="290"/>
        </w:trPr>
        <w:tc>
          <w:tcPr>
            <w:tcW w:w="1137" w:type="dxa"/>
            <w:tcBorders>
              <w:right w:val="single" w:sz="4" w:space="0" w:color="auto"/>
            </w:tcBorders>
            <w:noWrap/>
            <w:hideMark/>
          </w:tcPr>
          <w:p w14:paraId="5C03C6DC" w14:textId="77777777" w:rsidR="001A1B23" w:rsidRPr="002A0CB6" w:rsidRDefault="001A1B23" w:rsidP="001A1B23">
            <w:pPr>
              <w:pStyle w:val="NoSpacing"/>
              <w:rPr>
                <w:noProof/>
                <w:sz w:val="18"/>
                <w:szCs w:val="18"/>
              </w:rPr>
            </w:pPr>
            <w:r w:rsidRPr="002A0CB6">
              <w:rPr>
                <w:noProof/>
                <w:sz w:val="18"/>
                <w:szCs w:val="18"/>
              </w:rPr>
              <w:lastRenderedPageBreak/>
              <w:t>Namibia</w:t>
            </w:r>
          </w:p>
        </w:tc>
        <w:tc>
          <w:tcPr>
            <w:tcW w:w="1895" w:type="dxa"/>
            <w:tcBorders>
              <w:left w:val="single" w:sz="4" w:space="0" w:color="auto"/>
            </w:tcBorders>
            <w:noWrap/>
          </w:tcPr>
          <w:p w14:paraId="17F0D93D" w14:textId="43DE1E4B" w:rsidR="001A1B23" w:rsidRPr="009534F3" w:rsidRDefault="001A1B23" w:rsidP="001A1B2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0DCAC18B" w14:textId="3B3D0CF8" w:rsidR="001A1B23" w:rsidRPr="009534F3" w:rsidRDefault="001A1B23" w:rsidP="001A1B2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66FB6CE" w14:textId="07BD259E" w:rsidR="001A1B23" w:rsidRPr="009534F3" w:rsidRDefault="001A1B23" w:rsidP="001A1B23">
            <w:pPr>
              <w:pStyle w:val="NoSpacing"/>
              <w:contextualSpacing/>
              <w:jc w:val="center"/>
              <w:rPr>
                <w:noProof/>
                <w:sz w:val="18"/>
                <w:szCs w:val="18"/>
              </w:rPr>
            </w:pPr>
            <w:r>
              <w:rPr>
                <w:noProof/>
                <w:sz w:val="18"/>
                <w:szCs w:val="18"/>
              </w:rPr>
              <w:t>Region: Kunene</w:t>
            </w:r>
          </w:p>
        </w:tc>
        <w:tc>
          <w:tcPr>
            <w:tcW w:w="1105" w:type="dxa"/>
            <w:tcBorders>
              <w:right w:val="single" w:sz="4" w:space="0" w:color="auto"/>
            </w:tcBorders>
            <w:noWrap/>
          </w:tcPr>
          <w:p w14:paraId="76C4D759" w14:textId="6369D9E6" w:rsidR="001A1B23" w:rsidRPr="009534F3" w:rsidRDefault="001A1B23" w:rsidP="001A1B23">
            <w:pPr>
              <w:pStyle w:val="NoSpacing"/>
              <w:contextualSpacing/>
              <w:jc w:val="center"/>
              <w:rPr>
                <w:noProof/>
                <w:sz w:val="18"/>
                <w:szCs w:val="18"/>
              </w:rPr>
            </w:pPr>
            <w:r>
              <w:rPr>
                <w:rFonts w:cs="Calibri"/>
                <w:color w:val="000000"/>
                <w:sz w:val="18"/>
                <w:szCs w:val="18"/>
              </w:rPr>
              <w:t>50</w:t>
            </w:r>
          </w:p>
        </w:tc>
        <w:tc>
          <w:tcPr>
            <w:tcW w:w="1663" w:type="dxa"/>
            <w:gridSpan w:val="2"/>
            <w:tcBorders>
              <w:left w:val="single" w:sz="4" w:space="0" w:color="auto"/>
            </w:tcBorders>
            <w:noWrap/>
          </w:tcPr>
          <w:p w14:paraId="78865B5A" w14:textId="226139C7" w:rsidR="001A1B23" w:rsidRPr="009534F3" w:rsidRDefault="001A1B23" w:rsidP="001A1B23">
            <w:pPr>
              <w:pStyle w:val="NoSpacing"/>
              <w:contextualSpacing/>
              <w:jc w:val="center"/>
              <w:rPr>
                <w:noProof/>
                <w:sz w:val="18"/>
                <w:szCs w:val="18"/>
              </w:rPr>
            </w:pPr>
            <w:r>
              <w:rPr>
                <w:noProof/>
                <w:sz w:val="18"/>
                <w:szCs w:val="18"/>
              </w:rPr>
              <w:t>Region: Hardap</w:t>
            </w:r>
          </w:p>
        </w:tc>
        <w:tc>
          <w:tcPr>
            <w:tcW w:w="1105" w:type="dxa"/>
            <w:tcBorders>
              <w:right w:val="single" w:sz="4" w:space="0" w:color="auto"/>
            </w:tcBorders>
            <w:noWrap/>
          </w:tcPr>
          <w:p w14:paraId="556B8CCC" w14:textId="13A1E71D" w:rsidR="001A1B23" w:rsidRPr="009534F3" w:rsidRDefault="001A1B23" w:rsidP="001A1B23">
            <w:pPr>
              <w:pStyle w:val="NoSpacing"/>
              <w:contextualSpacing/>
              <w:jc w:val="center"/>
              <w:rPr>
                <w:noProof/>
                <w:sz w:val="18"/>
                <w:szCs w:val="18"/>
              </w:rPr>
            </w:pPr>
            <w:r>
              <w:rPr>
                <w:rFonts w:cs="Calibri"/>
                <w:color w:val="000000"/>
                <w:sz w:val="18"/>
                <w:szCs w:val="18"/>
              </w:rPr>
              <w:t>36</w:t>
            </w:r>
          </w:p>
        </w:tc>
        <w:tc>
          <w:tcPr>
            <w:tcW w:w="1947" w:type="dxa"/>
            <w:gridSpan w:val="2"/>
            <w:tcBorders>
              <w:left w:val="single" w:sz="4" w:space="0" w:color="auto"/>
            </w:tcBorders>
            <w:noWrap/>
          </w:tcPr>
          <w:p w14:paraId="1A0546C1" w14:textId="6720255E" w:rsidR="001A1B23" w:rsidRPr="009534F3" w:rsidRDefault="001A1B23" w:rsidP="001A1B23">
            <w:pPr>
              <w:pStyle w:val="NoSpacing"/>
              <w:contextualSpacing/>
              <w:jc w:val="center"/>
              <w:rPr>
                <w:noProof/>
                <w:sz w:val="18"/>
                <w:szCs w:val="18"/>
              </w:rPr>
            </w:pPr>
            <w:r>
              <w:rPr>
                <w:noProof/>
                <w:sz w:val="18"/>
                <w:szCs w:val="18"/>
              </w:rPr>
              <w:t>Number of mosquitonets</w:t>
            </w:r>
          </w:p>
        </w:tc>
        <w:tc>
          <w:tcPr>
            <w:tcW w:w="1105" w:type="dxa"/>
            <w:tcBorders>
              <w:right w:val="single" w:sz="4" w:space="0" w:color="auto"/>
            </w:tcBorders>
            <w:noWrap/>
          </w:tcPr>
          <w:p w14:paraId="57780904" w14:textId="7591F577" w:rsidR="001A1B23" w:rsidRPr="009534F3" w:rsidRDefault="001A1B23" w:rsidP="001A1B23">
            <w:pPr>
              <w:pStyle w:val="NoSpacing"/>
              <w:contextualSpacing/>
              <w:jc w:val="center"/>
              <w:rPr>
                <w:noProof/>
                <w:sz w:val="18"/>
                <w:szCs w:val="18"/>
              </w:rPr>
            </w:pPr>
            <w:r>
              <w:rPr>
                <w:rFonts w:cs="Calibri"/>
                <w:color w:val="000000"/>
                <w:sz w:val="18"/>
                <w:szCs w:val="18"/>
              </w:rPr>
              <w:t>30</w:t>
            </w:r>
          </w:p>
        </w:tc>
        <w:tc>
          <w:tcPr>
            <w:tcW w:w="1947" w:type="dxa"/>
            <w:gridSpan w:val="2"/>
            <w:tcBorders>
              <w:left w:val="single" w:sz="4" w:space="0" w:color="auto"/>
            </w:tcBorders>
            <w:noWrap/>
          </w:tcPr>
          <w:p w14:paraId="32FED36B" w14:textId="75605C81" w:rsidR="001A1B23" w:rsidRPr="009534F3" w:rsidRDefault="001A1B23" w:rsidP="001A1B23">
            <w:pPr>
              <w:pStyle w:val="NoSpacing"/>
              <w:contextualSpacing/>
              <w:jc w:val="center"/>
              <w:rPr>
                <w:noProof/>
                <w:sz w:val="18"/>
                <w:szCs w:val="18"/>
              </w:rPr>
            </w:pPr>
            <w:r w:rsidRPr="009534F3">
              <w:rPr>
                <w:rFonts w:cs="Calibri"/>
                <w:color w:val="000000"/>
                <w:sz w:val="18"/>
                <w:szCs w:val="18"/>
              </w:rPr>
              <w:t>Birth in the last three years</w:t>
            </w:r>
          </w:p>
        </w:tc>
        <w:tc>
          <w:tcPr>
            <w:tcW w:w="1110" w:type="dxa"/>
            <w:noWrap/>
          </w:tcPr>
          <w:p w14:paraId="75017819" w14:textId="5325C4BB" w:rsidR="001A1B23" w:rsidRPr="009534F3" w:rsidRDefault="001A1B23" w:rsidP="001A1B23">
            <w:pPr>
              <w:pStyle w:val="NoSpacing"/>
              <w:contextualSpacing/>
              <w:jc w:val="center"/>
              <w:rPr>
                <w:noProof/>
                <w:sz w:val="18"/>
                <w:szCs w:val="18"/>
              </w:rPr>
            </w:pPr>
            <w:r>
              <w:rPr>
                <w:rFonts w:cs="Calibri"/>
                <w:color w:val="000000"/>
                <w:sz w:val="18"/>
                <w:szCs w:val="18"/>
              </w:rPr>
              <w:t>30</w:t>
            </w:r>
          </w:p>
        </w:tc>
      </w:tr>
      <w:tr w:rsidR="001A1B23" w:rsidRPr="002A0CB6" w14:paraId="6D5AD39D" w14:textId="77777777" w:rsidTr="009534F3">
        <w:trPr>
          <w:trHeight w:val="290"/>
        </w:trPr>
        <w:tc>
          <w:tcPr>
            <w:tcW w:w="1137" w:type="dxa"/>
            <w:tcBorders>
              <w:right w:val="single" w:sz="4" w:space="0" w:color="auto"/>
            </w:tcBorders>
            <w:noWrap/>
            <w:hideMark/>
          </w:tcPr>
          <w:p w14:paraId="68DBD68A" w14:textId="77777777" w:rsidR="001A1B23" w:rsidRPr="002A0CB6" w:rsidRDefault="001A1B23" w:rsidP="001A1B23">
            <w:pPr>
              <w:pStyle w:val="NoSpacing"/>
              <w:rPr>
                <w:noProof/>
                <w:sz w:val="18"/>
                <w:szCs w:val="18"/>
              </w:rPr>
            </w:pPr>
            <w:r w:rsidRPr="002A0CB6">
              <w:rPr>
                <w:noProof/>
                <w:sz w:val="18"/>
                <w:szCs w:val="18"/>
              </w:rPr>
              <w:t>Niger</w:t>
            </w:r>
          </w:p>
        </w:tc>
        <w:tc>
          <w:tcPr>
            <w:tcW w:w="1895" w:type="dxa"/>
            <w:tcBorders>
              <w:left w:val="single" w:sz="4" w:space="0" w:color="auto"/>
            </w:tcBorders>
            <w:noWrap/>
          </w:tcPr>
          <w:p w14:paraId="54C25C60" w14:textId="12411C1A" w:rsidR="001A1B23" w:rsidRPr="009534F3" w:rsidRDefault="001A1B23" w:rsidP="001A1B2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3F5EAC76" w14:textId="66DFD182" w:rsidR="001A1B23" w:rsidRPr="009534F3" w:rsidRDefault="001A1B23" w:rsidP="001A1B2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E0AFFB0" w14:textId="0E6C4B81" w:rsidR="001A1B23" w:rsidRPr="009534F3" w:rsidRDefault="001A1B23" w:rsidP="001A1B23">
            <w:pPr>
              <w:pStyle w:val="NoSpacing"/>
              <w:contextualSpacing/>
              <w:jc w:val="center"/>
              <w:rPr>
                <w:noProof/>
                <w:sz w:val="18"/>
                <w:szCs w:val="18"/>
              </w:rPr>
            </w:pPr>
            <w:r w:rsidRPr="009534F3">
              <w:rPr>
                <w:rFonts w:cs="Calibri"/>
                <w:color w:val="000000"/>
                <w:sz w:val="18"/>
                <w:szCs w:val="18"/>
              </w:rPr>
              <w:t xml:space="preserve">Knows </w:t>
            </w:r>
            <w:proofErr w:type="spellStart"/>
            <w:r w:rsidRPr="009534F3">
              <w:rPr>
                <w:rFonts w:cs="Calibri"/>
                <w:color w:val="000000"/>
                <w:sz w:val="18"/>
                <w:szCs w:val="18"/>
              </w:rPr>
              <w:t>mordern</w:t>
            </w:r>
            <w:proofErr w:type="spellEnd"/>
            <w:r w:rsidRPr="009534F3">
              <w:rPr>
                <w:rFonts w:cs="Calibri"/>
                <w:color w:val="000000"/>
                <w:sz w:val="18"/>
                <w:szCs w:val="18"/>
              </w:rPr>
              <w:t xml:space="preserve"> method for contraception</w:t>
            </w:r>
          </w:p>
        </w:tc>
        <w:tc>
          <w:tcPr>
            <w:tcW w:w="1105" w:type="dxa"/>
            <w:tcBorders>
              <w:right w:val="single" w:sz="4" w:space="0" w:color="auto"/>
            </w:tcBorders>
            <w:noWrap/>
          </w:tcPr>
          <w:p w14:paraId="76FFCE16" w14:textId="351B97B1" w:rsidR="001A1B23" w:rsidRPr="009534F3" w:rsidRDefault="001A1B23" w:rsidP="001A1B23">
            <w:pPr>
              <w:pStyle w:val="NoSpacing"/>
              <w:contextualSpacing/>
              <w:jc w:val="center"/>
              <w:rPr>
                <w:noProof/>
                <w:sz w:val="18"/>
                <w:szCs w:val="18"/>
              </w:rPr>
            </w:pPr>
            <w:r>
              <w:rPr>
                <w:rFonts w:cs="Calibri"/>
                <w:color w:val="000000"/>
                <w:sz w:val="18"/>
                <w:szCs w:val="18"/>
              </w:rPr>
              <w:t>34</w:t>
            </w:r>
          </w:p>
        </w:tc>
        <w:tc>
          <w:tcPr>
            <w:tcW w:w="1663" w:type="dxa"/>
            <w:gridSpan w:val="2"/>
            <w:tcBorders>
              <w:left w:val="single" w:sz="4" w:space="0" w:color="auto"/>
            </w:tcBorders>
            <w:noWrap/>
          </w:tcPr>
          <w:p w14:paraId="4E922950" w14:textId="6C3BD896" w:rsidR="001A1B23" w:rsidRPr="009534F3" w:rsidRDefault="001A1B23" w:rsidP="001A1B2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5847BDB3" w14:textId="03D7B30D" w:rsidR="001A1B23" w:rsidRPr="009534F3" w:rsidRDefault="001A1B23" w:rsidP="001A1B23">
            <w:pPr>
              <w:pStyle w:val="NoSpacing"/>
              <w:contextualSpacing/>
              <w:jc w:val="center"/>
              <w:rPr>
                <w:noProof/>
                <w:sz w:val="18"/>
                <w:szCs w:val="18"/>
              </w:rPr>
            </w:pPr>
            <w:r>
              <w:rPr>
                <w:rFonts w:cs="Calibri"/>
                <w:color w:val="000000"/>
                <w:sz w:val="18"/>
                <w:szCs w:val="18"/>
              </w:rPr>
              <w:t>32</w:t>
            </w:r>
          </w:p>
        </w:tc>
        <w:tc>
          <w:tcPr>
            <w:tcW w:w="1947" w:type="dxa"/>
            <w:gridSpan w:val="2"/>
            <w:tcBorders>
              <w:left w:val="single" w:sz="4" w:space="0" w:color="auto"/>
            </w:tcBorders>
            <w:noWrap/>
          </w:tcPr>
          <w:p w14:paraId="53455B7C" w14:textId="77E63C1B" w:rsidR="001A1B23" w:rsidRPr="009534F3" w:rsidRDefault="001A1B23" w:rsidP="001A1B2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26D38D9F" w14:textId="6E8ADCF8" w:rsidR="001A1B23" w:rsidRPr="009534F3" w:rsidRDefault="001A1B23" w:rsidP="001A1B23">
            <w:pPr>
              <w:pStyle w:val="NoSpacing"/>
              <w:contextualSpacing/>
              <w:jc w:val="center"/>
              <w:rPr>
                <w:noProof/>
                <w:sz w:val="18"/>
                <w:szCs w:val="18"/>
              </w:rPr>
            </w:pPr>
            <w:r>
              <w:rPr>
                <w:rFonts w:cs="Calibri"/>
                <w:color w:val="000000"/>
                <w:sz w:val="18"/>
                <w:szCs w:val="18"/>
              </w:rPr>
              <w:t>28</w:t>
            </w:r>
          </w:p>
        </w:tc>
        <w:tc>
          <w:tcPr>
            <w:tcW w:w="1947" w:type="dxa"/>
            <w:gridSpan w:val="2"/>
            <w:tcBorders>
              <w:left w:val="single" w:sz="4" w:space="0" w:color="auto"/>
            </w:tcBorders>
            <w:noWrap/>
          </w:tcPr>
          <w:p w14:paraId="1CECE3FB" w14:textId="3511A9BD" w:rsidR="001A1B23" w:rsidRPr="009534F3" w:rsidRDefault="001A1B23" w:rsidP="001A1B23">
            <w:pPr>
              <w:pStyle w:val="NoSpacing"/>
              <w:contextualSpacing/>
              <w:jc w:val="center"/>
              <w:rPr>
                <w:noProof/>
                <w:sz w:val="18"/>
                <w:szCs w:val="18"/>
              </w:rPr>
            </w:pPr>
            <w:r w:rsidRPr="009534F3">
              <w:rPr>
                <w:rFonts w:cs="Calibri"/>
                <w:color w:val="000000"/>
                <w:sz w:val="18"/>
                <w:szCs w:val="18"/>
              </w:rPr>
              <w:t>Number of HH members</w:t>
            </w:r>
          </w:p>
        </w:tc>
        <w:tc>
          <w:tcPr>
            <w:tcW w:w="1110" w:type="dxa"/>
            <w:noWrap/>
          </w:tcPr>
          <w:p w14:paraId="46F2D825" w14:textId="0DA44B9B" w:rsidR="001A1B23" w:rsidRPr="009534F3" w:rsidRDefault="001A1B23" w:rsidP="001A1B23">
            <w:pPr>
              <w:pStyle w:val="NoSpacing"/>
              <w:contextualSpacing/>
              <w:jc w:val="center"/>
              <w:rPr>
                <w:noProof/>
                <w:sz w:val="18"/>
                <w:szCs w:val="18"/>
              </w:rPr>
            </w:pPr>
            <w:r>
              <w:rPr>
                <w:rFonts w:cs="Calibri"/>
                <w:color w:val="000000"/>
                <w:sz w:val="18"/>
                <w:szCs w:val="18"/>
              </w:rPr>
              <w:t>27</w:t>
            </w:r>
          </w:p>
        </w:tc>
      </w:tr>
      <w:tr w:rsidR="001A1B23" w:rsidRPr="002A0CB6" w14:paraId="69418FAD" w14:textId="77777777" w:rsidTr="009534F3">
        <w:trPr>
          <w:trHeight w:val="290"/>
        </w:trPr>
        <w:tc>
          <w:tcPr>
            <w:tcW w:w="1137" w:type="dxa"/>
            <w:tcBorders>
              <w:right w:val="single" w:sz="4" w:space="0" w:color="auto"/>
            </w:tcBorders>
            <w:noWrap/>
            <w:hideMark/>
          </w:tcPr>
          <w:p w14:paraId="50751583" w14:textId="77777777" w:rsidR="001A1B23" w:rsidRPr="002A0CB6" w:rsidRDefault="001A1B23" w:rsidP="001A1B23">
            <w:pPr>
              <w:pStyle w:val="NoSpacing"/>
              <w:rPr>
                <w:noProof/>
                <w:sz w:val="18"/>
                <w:szCs w:val="18"/>
              </w:rPr>
            </w:pPr>
            <w:r w:rsidRPr="002A0CB6">
              <w:rPr>
                <w:noProof/>
                <w:sz w:val="18"/>
                <w:szCs w:val="18"/>
              </w:rPr>
              <w:t>Nigeria</w:t>
            </w:r>
          </w:p>
        </w:tc>
        <w:tc>
          <w:tcPr>
            <w:tcW w:w="1895" w:type="dxa"/>
            <w:tcBorders>
              <w:left w:val="single" w:sz="4" w:space="0" w:color="auto"/>
            </w:tcBorders>
            <w:noWrap/>
          </w:tcPr>
          <w:p w14:paraId="36C71696" w14:textId="01AFCBC9" w:rsidR="001A1B23" w:rsidRPr="009534F3" w:rsidRDefault="001A1B23" w:rsidP="001A1B2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0EBA43B9" w14:textId="50297CD0" w:rsidR="001A1B23" w:rsidRPr="009534F3" w:rsidRDefault="001A1B23" w:rsidP="001A1B2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AC4D1C6" w14:textId="39C8B076" w:rsidR="001A1B23" w:rsidRPr="009534F3" w:rsidRDefault="001A1B23" w:rsidP="001A1B2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0BB049F0" w14:textId="56C7D2FC" w:rsidR="001A1B23" w:rsidRPr="009534F3" w:rsidRDefault="001A1B23" w:rsidP="001A1B23">
            <w:pPr>
              <w:pStyle w:val="NoSpacing"/>
              <w:contextualSpacing/>
              <w:jc w:val="center"/>
              <w:rPr>
                <w:noProof/>
                <w:sz w:val="18"/>
                <w:szCs w:val="18"/>
              </w:rPr>
            </w:pPr>
            <w:r>
              <w:rPr>
                <w:rFonts w:cs="Calibri"/>
                <w:color w:val="000000"/>
                <w:sz w:val="18"/>
                <w:szCs w:val="18"/>
              </w:rPr>
              <w:t>30</w:t>
            </w:r>
          </w:p>
        </w:tc>
        <w:tc>
          <w:tcPr>
            <w:tcW w:w="1663" w:type="dxa"/>
            <w:gridSpan w:val="2"/>
            <w:tcBorders>
              <w:left w:val="single" w:sz="4" w:space="0" w:color="auto"/>
            </w:tcBorders>
            <w:noWrap/>
          </w:tcPr>
          <w:p w14:paraId="051127BA" w14:textId="60C712E9" w:rsidR="001A1B23" w:rsidRPr="009534F3" w:rsidRDefault="001A1B23" w:rsidP="001A1B2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7E2DAC22" w14:textId="7F5BB944" w:rsidR="001A1B23" w:rsidRPr="009534F3" w:rsidRDefault="001A1B23" w:rsidP="001A1B23">
            <w:pPr>
              <w:pStyle w:val="NoSpacing"/>
              <w:contextualSpacing/>
              <w:jc w:val="center"/>
              <w:rPr>
                <w:noProof/>
                <w:sz w:val="18"/>
                <w:szCs w:val="18"/>
              </w:rPr>
            </w:pPr>
            <w:r>
              <w:rPr>
                <w:rFonts w:cs="Calibri"/>
                <w:color w:val="000000"/>
                <w:sz w:val="18"/>
                <w:szCs w:val="18"/>
              </w:rPr>
              <w:t>29</w:t>
            </w:r>
          </w:p>
        </w:tc>
        <w:tc>
          <w:tcPr>
            <w:tcW w:w="1947" w:type="dxa"/>
            <w:gridSpan w:val="2"/>
            <w:tcBorders>
              <w:left w:val="single" w:sz="4" w:space="0" w:color="auto"/>
            </w:tcBorders>
            <w:noWrap/>
          </w:tcPr>
          <w:p w14:paraId="3931A2F1" w14:textId="2BA1F246" w:rsidR="001A1B23" w:rsidRPr="009534F3" w:rsidRDefault="001A1B23" w:rsidP="001A1B2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4044C481" w14:textId="751CF615" w:rsidR="001A1B23" w:rsidRPr="009534F3" w:rsidRDefault="001A1B23" w:rsidP="001A1B23">
            <w:pPr>
              <w:pStyle w:val="NoSpacing"/>
              <w:contextualSpacing/>
              <w:jc w:val="center"/>
              <w:rPr>
                <w:noProof/>
                <w:sz w:val="18"/>
                <w:szCs w:val="18"/>
              </w:rPr>
            </w:pPr>
            <w:r>
              <w:rPr>
                <w:rFonts w:cs="Calibri"/>
                <w:color w:val="000000"/>
                <w:sz w:val="18"/>
                <w:szCs w:val="18"/>
              </w:rPr>
              <w:t>28</w:t>
            </w:r>
          </w:p>
        </w:tc>
        <w:tc>
          <w:tcPr>
            <w:tcW w:w="1947" w:type="dxa"/>
            <w:gridSpan w:val="2"/>
            <w:tcBorders>
              <w:left w:val="single" w:sz="4" w:space="0" w:color="auto"/>
            </w:tcBorders>
            <w:noWrap/>
          </w:tcPr>
          <w:p w14:paraId="2933513F" w14:textId="750084D4" w:rsidR="001A1B23" w:rsidRPr="009534F3" w:rsidRDefault="001A1B23" w:rsidP="001A1B23">
            <w:pPr>
              <w:pStyle w:val="NoSpacing"/>
              <w:contextualSpacing/>
              <w:jc w:val="center"/>
              <w:rPr>
                <w:noProof/>
                <w:sz w:val="18"/>
                <w:szCs w:val="18"/>
              </w:rPr>
            </w:pPr>
            <w:r>
              <w:rPr>
                <w:noProof/>
                <w:sz w:val="18"/>
                <w:szCs w:val="18"/>
              </w:rPr>
              <w:t>Number of mosquitonets</w:t>
            </w:r>
          </w:p>
        </w:tc>
        <w:tc>
          <w:tcPr>
            <w:tcW w:w="1110" w:type="dxa"/>
            <w:noWrap/>
          </w:tcPr>
          <w:p w14:paraId="30C0A332" w14:textId="57A3F9E6" w:rsidR="001A1B23" w:rsidRPr="009534F3" w:rsidRDefault="001A1B23" w:rsidP="001A1B23">
            <w:pPr>
              <w:pStyle w:val="NoSpacing"/>
              <w:contextualSpacing/>
              <w:jc w:val="center"/>
              <w:rPr>
                <w:noProof/>
                <w:sz w:val="18"/>
                <w:szCs w:val="18"/>
              </w:rPr>
            </w:pPr>
            <w:r>
              <w:rPr>
                <w:rFonts w:cs="Calibri"/>
                <w:color w:val="000000"/>
                <w:sz w:val="18"/>
                <w:szCs w:val="18"/>
              </w:rPr>
              <w:t>25</w:t>
            </w:r>
          </w:p>
        </w:tc>
      </w:tr>
      <w:tr w:rsidR="001A1B23" w:rsidRPr="002A0CB6" w14:paraId="52ED7F06" w14:textId="77777777" w:rsidTr="009534F3">
        <w:trPr>
          <w:trHeight w:val="290"/>
        </w:trPr>
        <w:tc>
          <w:tcPr>
            <w:tcW w:w="1137" w:type="dxa"/>
            <w:tcBorders>
              <w:right w:val="single" w:sz="4" w:space="0" w:color="auto"/>
            </w:tcBorders>
            <w:noWrap/>
            <w:hideMark/>
          </w:tcPr>
          <w:p w14:paraId="1331C9E0" w14:textId="2C4E434A" w:rsidR="001A1B23" w:rsidRPr="002A0CB6" w:rsidRDefault="001A1B23" w:rsidP="001A1B23">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895" w:type="dxa"/>
            <w:tcBorders>
              <w:left w:val="single" w:sz="4" w:space="0" w:color="auto"/>
            </w:tcBorders>
            <w:noWrap/>
          </w:tcPr>
          <w:p w14:paraId="781A4AAC" w14:textId="0256B3DF" w:rsidR="001A1B23" w:rsidRPr="009534F3" w:rsidRDefault="001A1B23" w:rsidP="001A1B2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23AFA072" w14:textId="533F232A" w:rsidR="001A1B23" w:rsidRPr="009534F3" w:rsidRDefault="001A1B23" w:rsidP="001A1B2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23AB07EA" w14:textId="6C4D13B9" w:rsidR="001A1B23" w:rsidRPr="009534F3" w:rsidRDefault="001A1B23" w:rsidP="001A1B23">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735B4EF5" w14:textId="1C21B421" w:rsidR="001A1B23" w:rsidRPr="009534F3" w:rsidRDefault="001A1B23" w:rsidP="001A1B23">
            <w:pPr>
              <w:pStyle w:val="NoSpacing"/>
              <w:contextualSpacing/>
              <w:jc w:val="center"/>
              <w:rPr>
                <w:noProof/>
                <w:sz w:val="18"/>
                <w:szCs w:val="18"/>
              </w:rPr>
            </w:pPr>
            <w:r>
              <w:rPr>
                <w:rFonts w:cs="Calibri"/>
                <w:color w:val="000000"/>
                <w:sz w:val="18"/>
                <w:szCs w:val="18"/>
              </w:rPr>
              <w:t>69</w:t>
            </w:r>
          </w:p>
        </w:tc>
        <w:tc>
          <w:tcPr>
            <w:tcW w:w="1663" w:type="dxa"/>
            <w:gridSpan w:val="2"/>
            <w:tcBorders>
              <w:left w:val="single" w:sz="4" w:space="0" w:color="auto"/>
            </w:tcBorders>
            <w:noWrap/>
          </w:tcPr>
          <w:p w14:paraId="10F0FAA1" w14:textId="1CC0E98D" w:rsidR="001A1B23" w:rsidRPr="009534F3" w:rsidRDefault="001A1B23" w:rsidP="001A1B23">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07CB9C14" w14:textId="069D507A" w:rsidR="001A1B23" w:rsidRPr="009534F3" w:rsidRDefault="001A1B23" w:rsidP="001A1B23">
            <w:pPr>
              <w:pStyle w:val="NoSpacing"/>
              <w:contextualSpacing/>
              <w:jc w:val="center"/>
              <w:rPr>
                <w:noProof/>
                <w:sz w:val="18"/>
                <w:szCs w:val="18"/>
              </w:rPr>
            </w:pPr>
            <w:r>
              <w:rPr>
                <w:rFonts w:cs="Calibri"/>
                <w:color w:val="000000"/>
                <w:sz w:val="18"/>
                <w:szCs w:val="18"/>
              </w:rPr>
              <w:t>61</w:t>
            </w:r>
          </w:p>
        </w:tc>
        <w:tc>
          <w:tcPr>
            <w:tcW w:w="1947" w:type="dxa"/>
            <w:gridSpan w:val="2"/>
            <w:tcBorders>
              <w:left w:val="single" w:sz="4" w:space="0" w:color="auto"/>
            </w:tcBorders>
            <w:noWrap/>
          </w:tcPr>
          <w:p w14:paraId="292F577A" w14:textId="12DAB134" w:rsidR="001A1B23" w:rsidRPr="009534F3" w:rsidRDefault="001A1B23" w:rsidP="001A1B2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183B9D3E" w14:textId="7ABE0A3D" w:rsidR="001A1B23" w:rsidRPr="009534F3" w:rsidRDefault="001A1B23" w:rsidP="001A1B23">
            <w:pPr>
              <w:pStyle w:val="NoSpacing"/>
              <w:contextualSpacing/>
              <w:jc w:val="center"/>
              <w:rPr>
                <w:noProof/>
                <w:sz w:val="18"/>
                <w:szCs w:val="18"/>
              </w:rPr>
            </w:pPr>
            <w:r>
              <w:rPr>
                <w:rFonts w:cs="Calibri"/>
                <w:color w:val="000000"/>
                <w:sz w:val="18"/>
                <w:szCs w:val="18"/>
              </w:rPr>
              <w:t>60</w:t>
            </w:r>
          </w:p>
        </w:tc>
        <w:tc>
          <w:tcPr>
            <w:tcW w:w="1947" w:type="dxa"/>
            <w:gridSpan w:val="2"/>
            <w:tcBorders>
              <w:left w:val="single" w:sz="4" w:space="0" w:color="auto"/>
            </w:tcBorders>
            <w:noWrap/>
          </w:tcPr>
          <w:p w14:paraId="420C16A9" w14:textId="53FEB3F0" w:rsidR="001A1B23" w:rsidRPr="009534F3" w:rsidRDefault="001A1B23" w:rsidP="001A1B23">
            <w:pPr>
              <w:pStyle w:val="NoSpacing"/>
              <w:contextualSpacing/>
              <w:jc w:val="center"/>
              <w:rPr>
                <w:noProof/>
                <w:sz w:val="18"/>
                <w:szCs w:val="18"/>
              </w:rPr>
            </w:pPr>
            <w:r>
              <w:rPr>
                <w:noProof/>
                <w:sz w:val="18"/>
                <w:szCs w:val="18"/>
              </w:rPr>
              <w:t>Number of mosquitonets</w:t>
            </w:r>
          </w:p>
        </w:tc>
        <w:tc>
          <w:tcPr>
            <w:tcW w:w="1110" w:type="dxa"/>
            <w:noWrap/>
          </w:tcPr>
          <w:p w14:paraId="64CE21A4" w14:textId="0CE79568" w:rsidR="001A1B23" w:rsidRPr="009534F3" w:rsidRDefault="001A1B23" w:rsidP="001A1B23">
            <w:pPr>
              <w:pStyle w:val="NoSpacing"/>
              <w:contextualSpacing/>
              <w:jc w:val="center"/>
              <w:rPr>
                <w:noProof/>
                <w:sz w:val="18"/>
                <w:szCs w:val="18"/>
              </w:rPr>
            </w:pPr>
            <w:r>
              <w:rPr>
                <w:rFonts w:cs="Calibri"/>
                <w:color w:val="000000"/>
                <w:sz w:val="18"/>
                <w:szCs w:val="18"/>
              </w:rPr>
              <w:t>57</w:t>
            </w:r>
          </w:p>
        </w:tc>
      </w:tr>
      <w:tr w:rsidR="001A1B23" w:rsidRPr="002A0CB6" w14:paraId="410B78EE" w14:textId="77777777" w:rsidTr="009534F3">
        <w:trPr>
          <w:trHeight w:val="290"/>
        </w:trPr>
        <w:tc>
          <w:tcPr>
            <w:tcW w:w="1137" w:type="dxa"/>
            <w:tcBorders>
              <w:right w:val="single" w:sz="4" w:space="0" w:color="auto"/>
            </w:tcBorders>
            <w:noWrap/>
            <w:hideMark/>
          </w:tcPr>
          <w:p w14:paraId="7C2ED8FA" w14:textId="77777777" w:rsidR="001A1B23" w:rsidRPr="002A0CB6" w:rsidRDefault="001A1B23" w:rsidP="001A1B23">
            <w:pPr>
              <w:pStyle w:val="NoSpacing"/>
              <w:rPr>
                <w:noProof/>
                <w:sz w:val="18"/>
                <w:szCs w:val="18"/>
              </w:rPr>
            </w:pPr>
            <w:r w:rsidRPr="002A0CB6">
              <w:rPr>
                <w:noProof/>
                <w:sz w:val="18"/>
                <w:szCs w:val="18"/>
              </w:rPr>
              <w:t>Rwanda</w:t>
            </w:r>
          </w:p>
        </w:tc>
        <w:tc>
          <w:tcPr>
            <w:tcW w:w="1895" w:type="dxa"/>
            <w:tcBorders>
              <w:left w:val="single" w:sz="4" w:space="0" w:color="auto"/>
            </w:tcBorders>
            <w:noWrap/>
          </w:tcPr>
          <w:p w14:paraId="2C46D9D2" w14:textId="0D83775F" w:rsidR="001A1B23" w:rsidRPr="009534F3" w:rsidRDefault="001A1B23" w:rsidP="001A1B23">
            <w:pPr>
              <w:pStyle w:val="NoSpacing"/>
              <w:contextualSpacing/>
              <w:jc w:val="center"/>
              <w:rPr>
                <w:noProof/>
                <w:sz w:val="18"/>
                <w:szCs w:val="18"/>
              </w:rPr>
            </w:pPr>
            <w:r w:rsidRPr="009534F3">
              <w:rPr>
                <w:rFonts w:cs="Calibri"/>
                <w:color w:val="000000"/>
                <w:sz w:val="18"/>
                <w:szCs w:val="18"/>
              </w:rPr>
              <w:t>Has a health insurance</w:t>
            </w:r>
          </w:p>
        </w:tc>
        <w:tc>
          <w:tcPr>
            <w:tcW w:w="1105" w:type="dxa"/>
            <w:tcBorders>
              <w:right w:val="single" w:sz="4" w:space="0" w:color="auto"/>
            </w:tcBorders>
            <w:noWrap/>
          </w:tcPr>
          <w:p w14:paraId="351F0F74" w14:textId="07871EDA" w:rsidR="001A1B23" w:rsidRPr="009534F3" w:rsidRDefault="001A1B23" w:rsidP="001A1B23">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03A09788" w14:textId="51FA15B1" w:rsidR="001A1B23" w:rsidRPr="009534F3" w:rsidRDefault="001A1B23" w:rsidP="001A1B23">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42E1ED56" w14:textId="6BCE02A1" w:rsidR="001A1B23" w:rsidRPr="009534F3" w:rsidRDefault="001A1B23" w:rsidP="001A1B23">
            <w:pPr>
              <w:pStyle w:val="NoSpacing"/>
              <w:contextualSpacing/>
              <w:jc w:val="center"/>
              <w:rPr>
                <w:noProof/>
                <w:sz w:val="18"/>
                <w:szCs w:val="18"/>
              </w:rPr>
            </w:pPr>
            <w:r>
              <w:rPr>
                <w:rFonts w:cs="Calibri"/>
                <w:color w:val="000000"/>
                <w:sz w:val="18"/>
                <w:szCs w:val="18"/>
              </w:rPr>
              <w:t>69</w:t>
            </w:r>
          </w:p>
        </w:tc>
        <w:tc>
          <w:tcPr>
            <w:tcW w:w="1663" w:type="dxa"/>
            <w:gridSpan w:val="2"/>
            <w:tcBorders>
              <w:left w:val="single" w:sz="4" w:space="0" w:color="auto"/>
            </w:tcBorders>
            <w:noWrap/>
          </w:tcPr>
          <w:p w14:paraId="705AC72B" w14:textId="76D30D99" w:rsidR="001A1B23" w:rsidRPr="009534F3" w:rsidRDefault="001A1B23" w:rsidP="001A1B23">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6597AF09" w14:textId="242D860A" w:rsidR="001A1B23" w:rsidRPr="009534F3" w:rsidRDefault="001A1B23" w:rsidP="001A1B23">
            <w:pPr>
              <w:pStyle w:val="NoSpacing"/>
              <w:contextualSpacing/>
              <w:jc w:val="center"/>
              <w:rPr>
                <w:noProof/>
                <w:sz w:val="18"/>
                <w:szCs w:val="18"/>
              </w:rPr>
            </w:pPr>
            <w:r>
              <w:rPr>
                <w:rFonts w:cs="Calibri"/>
                <w:color w:val="000000"/>
                <w:sz w:val="18"/>
                <w:szCs w:val="18"/>
              </w:rPr>
              <w:t>62</w:t>
            </w:r>
          </w:p>
        </w:tc>
        <w:tc>
          <w:tcPr>
            <w:tcW w:w="1947" w:type="dxa"/>
            <w:gridSpan w:val="2"/>
            <w:tcBorders>
              <w:left w:val="single" w:sz="4" w:space="0" w:color="auto"/>
            </w:tcBorders>
            <w:noWrap/>
          </w:tcPr>
          <w:p w14:paraId="0722D433" w14:textId="3D503662" w:rsidR="001A1B23" w:rsidRPr="009534F3" w:rsidRDefault="001A1B23" w:rsidP="001A1B23">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5E335987" w14:textId="7C8B4DE6" w:rsidR="001A1B23" w:rsidRPr="009534F3" w:rsidRDefault="001A1B23" w:rsidP="001A1B23">
            <w:pPr>
              <w:pStyle w:val="NoSpacing"/>
              <w:contextualSpacing/>
              <w:jc w:val="center"/>
              <w:rPr>
                <w:noProof/>
                <w:sz w:val="18"/>
                <w:szCs w:val="18"/>
              </w:rPr>
            </w:pPr>
            <w:r>
              <w:rPr>
                <w:rFonts w:cs="Calibri"/>
                <w:color w:val="000000"/>
                <w:sz w:val="18"/>
                <w:szCs w:val="18"/>
              </w:rPr>
              <w:t>54</w:t>
            </w:r>
          </w:p>
        </w:tc>
        <w:tc>
          <w:tcPr>
            <w:tcW w:w="1947" w:type="dxa"/>
            <w:gridSpan w:val="2"/>
            <w:tcBorders>
              <w:left w:val="single" w:sz="4" w:space="0" w:color="auto"/>
            </w:tcBorders>
            <w:noWrap/>
          </w:tcPr>
          <w:p w14:paraId="72FE884D" w14:textId="71BAFF93" w:rsidR="001A1B23" w:rsidRPr="009534F3" w:rsidRDefault="001A1B23" w:rsidP="001A1B23">
            <w:pPr>
              <w:pStyle w:val="NoSpacing"/>
              <w:contextualSpacing/>
              <w:jc w:val="center"/>
              <w:rPr>
                <w:noProof/>
                <w:sz w:val="18"/>
                <w:szCs w:val="18"/>
              </w:rPr>
            </w:pPr>
            <w:r w:rsidRPr="007C4DDE">
              <w:rPr>
                <w:rFonts w:cs="Calibri"/>
                <w:color w:val="000000"/>
                <w:sz w:val="18"/>
                <w:szCs w:val="18"/>
              </w:rPr>
              <w:t>*Age: 15-24</w:t>
            </w:r>
          </w:p>
        </w:tc>
        <w:tc>
          <w:tcPr>
            <w:tcW w:w="1110" w:type="dxa"/>
            <w:noWrap/>
          </w:tcPr>
          <w:p w14:paraId="29BFE045" w14:textId="4983A347" w:rsidR="001A1B23" w:rsidRPr="009534F3" w:rsidRDefault="001A1B23" w:rsidP="001A1B23">
            <w:pPr>
              <w:pStyle w:val="NoSpacing"/>
              <w:contextualSpacing/>
              <w:jc w:val="center"/>
              <w:rPr>
                <w:noProof/>
                <w:sz w:val="18"/>
                <w:szCs w:val="18"/>
              </w:rPr>
            </w:pPr>
            <w:r>
              <w:rPr>
                <w:rFonts w:cs="Calibri"/>
                <w:color w:val="000000"/>
                <w:sz w:val="18"/>
                <w:szCs w:val="18"/>
              </w:rPr>
              <w:t>15</w:t>
            </w:r>
          </w:p>
        </w:tc>
      </w:tr>
      <w:tr w:rsidR="00A274AF" w:rsidRPr="002A0CB6" w14:paraId="0E36E6BA" w14:textId="77777777" w:rsidTr="009534F3">
        <w:trPr>
          <w:trHeight w:val="290"/>
        </w:trPr>
        <w:tc>
          <w:tcPr>
            <w:tcW w:w="1137" w:type="dxa"/>
            <w:tcBorders>
              <w:right w:val="single" w:sz="4" w:space="0" w:color="auto"/>
            </w:tcBorders>
            <w:noWrap/>
            <w:hideMark/>
          </w:tcPr>
          <w:p w14:paraId="6EB2F367" w14:textId="77777777" w:rsidR="00A274AF" w:rsidRPr="002A0CB6" w:rsidRDefault="00A274AF" w:rsidP="00A274AF">
            <w:pPr>
              <w:pStyle w:val="NoSpacing"/>
              <w:rPr>
                <w:noProof/>
                <w:sz w:val="18"/>
                <w:szCs w:val="18"/>
              </w:rPr>
            </w:pPr>
            <w:r w:rsidRPr="002A0CB6">
              <w:rPr>
                <w:noProof/>
                <w:sz w:val="18"/>
                <w:szCs w:val="18"/>
              </w:rPr>
              <w:t>Senegal</w:t>
            </w:r>
          </w:p>
        </w:tc>
        <w:tc>
          <w:tcPr>
            <w:tcW w:w="1895" w:type="dxa"/>
            <w:tcBorders>
              <w:left w:val="single" w:sz="4" w:space="0" w:color="auto"/>
            </w:tcBorders>
            <w:noWrap/>
          </w:tcPr>
          <w:p w14:paraId="62309F8A" w14:textId="1B0BE1A8" w:rsidR="00A274AF" w:rsidRPr="009534F3" w:rsidRDefault="00A274AF" w:rsidP="00A274AF">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7E656B56" w14:textId="539BC09C" w:rsidR="00A274AF" w:rsidRPr="009534F3" w:rsidRDefault="00A274AF" w:rsidP="00A274AF">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13D3CC43" w14:textId="01A325BB" w:rsidR="00A274AF" w:rsidRPr="009534F3" w:rsidRDefault="00A274AF" w:rsidP="00A274AF">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3F4FF04B" w14:textId="0C77D743" w:rsidR="00A274AF" w:rsidRPr="009534F3" w:rsidRDefault="00A274AF" w:rsidP="00A274AF">
            <w:pPr>
              <w:pStyle w:val="NoSpacing"/>
              <w:contextualSpacing/>
              <w:jc w:val="center"/>
              <w:rPr>
                <w:noProof/>
                <w:sz w:val="18"/>
                <w:szCs w:val="18"/>
              </w:rPr>
            </w:pPr>
            <w:r>
              <w:rPr>
                <w:rFonts w:cs="Calibri"/>
                <w:color w:val="000000"/>
                <w:sz w:val="18"/>
                <w:szCs w:val="18"/>
              </w:rPr>
              <w:t>87</w:t>
            </w:r>
          </w:p>
        </w:tc>
        <w:tc>
          <w:tcPr>
            <w:tcW w:w="1663" w:type="dxa"/>
            <w:gridSpan w:val="2"/>
            <w:tcBorders>
              <w:left w:val="single" w:sz="4" w:space="0" w:color="auto"/>
            </w:tcBorders>
            <w:noWrap/>
          </w:tcPr>
          <w:p w14:paraId="78C251CC" w14:textId="73B0D9E8" w:rsidR="00A274AF" w:rsidRPr="009534F3" w:rsidRDefault="00A274AF" w:rsidP="00A274AF">
            <w:pPr>
              <w:pStyle w:val="NoSpacing"/>
              <w:contextualSpacing/>
              <w:jc w:val="center"/>
              <w:rPr>
                <w:noProof/>
                <w:sz w:val="18"/>
                <w:szCs w:val="18"/>
              </w:rPr>
            </w:pPr>
            <w:r w:rsidRPr="009534F3">
              <w:rPr>
                <w:rFonts w:cs="Calibri"/>
                <w:color w:val="000000"/>
                <w:sz w:val="18"/>
                <w:szCs w:val="18"/>
              </w:rPr>
              <w:t>Contraceptive from health facility</w:t>
            </w:r>
          </w:p>
        </w:tc>
        <w:tc>
          <w:tcPr>
            <w:tcW w:w="1105" w:type="dxa"/>
            <w:tcBorders>
              <w:right w:val="single" w:sz="4" w:space="0" w:color="auto"/>
            </w:tcBorders>
            <w:noWrap/>
          </w:tcPr>
          <w:p w14:paraId="51C8F62B" w14:textId="3223198F" w:rsidR="00A274AF" w:rsidRPr="009534F3" w:rsidRDefault="00A274AF" w:rsidP="00A274AF">
            <w:pPr>
              <w:pStyle w:val="NoSpacing"/>
              <w:contextualSpacing/>
              <w:jc w:val="center"/>
              <w:rPr>
                <w:noProof/>
                <w:sz w:val="18"/>
                <w:szCs w:val="18"/>
              </w:rPr>
            </w:pPr>
            <w:r>
              <w:rPr>
                <w:rFonts w:cs="Calibri"/>
                <w:color w:val="000000"/>
                <w:sz w:val="18"/>
                <w:szCs w:val="18"/>
              </w:rPr>
              <w:t>53</w:t>
            </w:r>
          </w:p>
        </w:tc>
        <w:tc>
          <w:tcPr>
            <w:tcW w:w="1947" w:type="dxa"/>
            <w:gridSpan w:val="2"/>
            <w:tcBorders>
              <w:left w:val="single" w:sz="4" w:space="0" w:color="auto"/>
            </w:tcBorders>
            <w:noWrap/>
          </w:tcPr>
          <w:p w14:paraId="2598C197" w14:textId="6ACE32F8" w:rsidR="00A274AF" w:rsidRPr="009534F3" w:rsidRDefault="00A274AF" w:rsidP="00A274AF">
            <w:pPr>
              <w:pStyle w:val="NoSpacing"/>
              <w:contextualSpacing/>
              <w:jc w:val="center"/>
              <w:rPr>
                <w:noProof/>
                <w:sz w:val="18"/>
                <w:szCs w:val="18"/>
              </w:rPr>
            </w:pPr>
            <w:r w:rsidRPr="007C4DDE">
              <w:rPr>
                <w:rFonts w:cs="Calibri"/>
                <w:color w:val="000000"/>
                <w:sz w:val="18"/>
                <w:szCs w:val="18"/>
              </w:rPr>
              <w:t>*Age: 15-24</w:t>
            </w:r>
          </w:p>
        </w:tc>
        <w:tc>
          <w:tcPr>
            <w:tcW w:w="1105" w:type="dxa"/>
            <w:tcBorders>
              <w:right w:val="single" w:sz="4" w:space="0" w:color="auto"/>
            </w:tcBorders>
            <w:noWrap/>
          </w:tcPr>
          <w:p w14:paraId="70477BE5" w14:textId="13E05855" w:rsidR="00A274AF" w:rsidRPr="009534F3" w:rsidRDefault="00A274AF" w:rsidP="00A274AF">
            <w:pPr>
              <w:pStyle w:val="NoSpacing"/>
              <w:contextualSpacing/>
              <w:jc w:val="center"/>
              <w:rPr>
                <w:noProof/>
                <w:sz w:val="18"/>
                <w:szCs w:val="18"/>
              </w:rPr>
            </w:pPr>
            <w:r>
              <w:rPr>
                <w:rFonts w:cs="Calibri"/>
                <w:color w:val="000000"/>
                <w:sz w:val="18"/>
                <w:szCs w:val="18"/>
              </w:rPr>
              <w:t>40</w:t>
            </w:r>
          </w:p>
        </w:tc>
        <w:tc>
          <w:tcPr>
            <w:tcW w:w="1947" w:type="dxa"/>
            <w:gridSpan w:val="2"/>
            <w:tcBorders>
              <w:left w:val="single" w:sz="4" w:space="0" w:color="auto"/>
            </w:tcBorders>
            <w:noWrap/>
          </w:tcPr>
          <w:p w14:paraId="0168E952" w14:textId="79B0530A" w:rsidR="00A274AF" w:rsidRPr="009534F3" w:rsidRDefault="00A274AF" w:rsidP="00A274AF">
            <w:pPr>
              <w:pStyle w:val="NoSpacing"/>
              <w:contextualSpacing/>
              <w:jc w:val="center"/>
              <w:rPr>
                <w:noProof/>
                <w:sz w:val="18"/>
                <w:szCs w:val="18"/>
              </w:rPr>
            </w:pPr>
            <w:r w:rsidRPr="009534F3">
              <w:rPr>
                <w:rFonts w:cs="Calibri"/>
                <w:color w:val="000000"/>
                <w:sz w:val="18"/>
                <w:szCs w:val="18"/>
              </w:rPr>
              <w:t>Tested for HIV</w:t>
            </w:r>
          </w:p>
        </w:tc>
        <w:tc>
          <w:tcPr>
            <w:tcW w:w="1110" w:type="dxa"/>
            <w:noWrap/>
          </w:tcPr>
          <w:p w14:paraId="30CB9C46" w14:textId="4FB5B5A0" w:rsidR="00A274AF" w:rsidRPr="009534F3" w:rsidRDefault="00A274AF" w:rsidP="00A274AF">
            <w:pPr>
              <w:pStyle w:val="NoSpacing"/>
              <w:contextualSpacing/>
              <w:jc w:val="center"/>
              <w:rPr>
                <w:noProof/>
                <w:sz w:val="18"/>
                <w:szCs w:val="18"/>
              </w:rPr>
            </w:pPr>
            <w:r>
              <w:rPr>
                <w:rFonts w:cs="Calibri"/>
                <w:color w:val="000000"/>
                <w:sz w:val="18"/>
                <w:szCs w:val="18"/>
              </w:rPr>
              <w:t>32</w:t>
            </w:r>
          </w:p>
        </w:tc>
      </w:tr>
      <w:tr w:rsidR="00A274AF" w:rsidRPr="002A0CB6" w14:paraId="2262A400" w14:textId="77777777" w:rsidTr="009534F3">
        <w:trPr>
          <w:trHeight w:val="290"/>
        </w:trPr>
        <w:tc>
          <w:tcPr>
            <w:tcW w:w="1137" w:type="dxa"/>
            <w:tcBorders>
              <w:right w:val="single" w:sz="4" w:space="0" w:color="auto"/>
            </w:tcBorders>
            <w:noWrap/>
            <w:hideMark/>
          </w:tcPr>
          <w:p w14:paraId="6B3E1C83" w14:textId="7470FBC7" w:rsidR="00A274AF" w:rsidRPr="002A0CB6" w:rsidRDefault="00A274AF" w:rsidP="00A274AF">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895" w:type="dxa"/>
            <w:tcBorders>
              <w:left w:val="single" w:sz="4" w:space="0" w:color="auto"/>
            </w:tcBorders>
            <w:noWrap/>
          </w:tcPr>
          <w:p w14:paraId="48D8B2DB" w14:textId="73CA7449" w:rsidR="00A274AF" w:rsidRPr="009534F3" w:rsidRDefault="00A274AF" w:rsidP="00A274AF">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3C5254F3" w14:textId="38DC0177" w:rsidR="00A274AF" w:rsidRPr="009534F3" w:rsidRDefault="00A274AF" w:rsidP="00A274AF">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D91BC81" w14:textId="6B311043" w:rsidR="00A274AF" w:rsidRPr="009534F3" w:rsidRDefault="00A274AF" w:rsidP="00A274AF">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1AF96C9E" w14:textId="420FF885" w:rsidR="00A274AF" w:rsidRPr="009534F3" w:rsidRDefault="00A274AF" w:rsidP="00A274AF">
            <w:pPr>
              <w:pStyle w:val="NoSpacing"/>
              <w:contextualSpacing/>
              <w:jc w:val="center"/>
              <w:rPr>
                <w:noProof/>
                <w:sz w:val="18"/>
                <w:szCs w:val="18"/>
              </w:rPr>
            </w:pPr>
            <w:r>
              <w:rPr>
                <w:rFonts w:cs="Calibri"/>
                <w:color w:val="000000"/>
                <w:sz w:val="18"/>
                <w:szCs w:val="18"/>
              </w:rPr>
              <w:t>49</w:t>
            </w:r>
          </w:p>
        </w:tc>
        <w:tc>
          <w:tcPr>
            <w:tcW w:w="1663" w:type="dxa"/>
            <w:gridSpan w:val="2"/>
            <w:tcBorders>
              <w:left w:val="single" w:sz="4" w:space="0" w:color="auto"/>
            </w:tcBorders>
            <w:noWrap/>
          </w:tcPr>
          <w:p w14:paraId="6DC8B560" w14:textId="30157B09" w:rsidR="00A274AF" w:rsidRPr="009534F3" w:rsidRDefault="00A274AF" w:rsidP="00A274AF">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47E304C2" w14:textId="4EE89648" w:rsidR="00A274AF" w:rsidRPr="009534F3" w:rsidRDefault="00A274AF" w:rsidP="00A274AF">
            <w:pPr>
              <w:pStyle w:val="NoSpacing"/>
              <w:contextual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6B3A5B11" w14:textId="7A8B7409" w:rsidR="00A274AF" w:rsidRPr="009534F3" w:rsidRDefault="00A274AF" w:rsidP="00A274AF">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38C49E27" w14:textId="67ACCCCC" w:rsidR="00A274AF" w:rsidRPr="009534F3" w:rsidRDefault="00A274AF" w:rsidP="00A274AF">
            <w:pPr>
              <w:pStyle w:val="NoSpacing"/>
              <w:contextualSpacing/>
              <w:jc w:val="center"/>
              <w:rPr>
                <w:noProof/>
                <w:sz w:val="18"/>
                <w:szCs w:val="18"/>
              </w:rPr>
            </w:pPr>
            <w:r>
              <w:rPr>
                <w:rFonts w:cs="Calibri"/>
                <w:color w:val="000000"/>
                <w:sz w:val="18"/>
                <w:szCs w:val="18"/>
              </w:rPr>
              <w:t>34</w:t>
            </w:r>
          </w:p>
        </w:tc>
        <w:tc>
          <w:tcPr>
            <w:tcW w:w="1947" w:type="dxa"/>
            <w:gridSpan w:val="2"/>
            <w:tcBorders>
              <w:left w:val="single" w:sz="4" w:space="0" w:color="auto"/>
            </w:tcBorders>
            <w:noWrap/>
          </w:tcPr>
          <w:p w14:paraId="69F4051F" w14:textId="40F1B5EA" w:rsidR="00A274AF" w:rsidRPr="009534F3" w:rsidRDefault="00A274AF" w:rsidP="00A274AF">
            <w:pPr>
              <w:pStyle w:val="NoSpacing"/>
              <w:contextualSpacing/>
              <w:jc w:val="center"/>
              <w:rPr>
                <w:noProof/>
                <w:sz w:val="18"/>
                <w:szCs w:val="18"/>
              </w:rPr>
            </w:pPr>
            <w:r w:rsidRPr="009534F3">
              <w:rPr>
                <w:rFonts w:cs="Calibri"/>
                <w:color w:val="000000"/>
                <w:sz w:val="18"/>
                <w:szCs w:val="18"/>
              </w:rPr>
              <w:t>Pregnant</w:t>
            </w:r>
          </w:p>
        </w:tc>
        <w:tc>
          <w:tcPr>
            <w:tcW w:w="1110" w:type="dxa"/>
            <w:noWrap/>
          </w:tcPr>
          <w:p w14:paraId="517576FD" w14:textId="5EF49CAE" w:rsidR="00A274AF" w:rsidRPr="009534F3" w:rsidRDefault="00A274AF" w:rsidP="00A274AF">
            <w:pPr>
              <w:pStyle w:val="NoSpacing"/>
              <w:contextualSpacing/>
              <w:jc w:val="center"/>
              <w:rPr>
                <w:noProof/>
                <w:sz w:val="18"/>
                <w:szCs w:val="18"/>
              </w:rPr>
            </w:pPr>
            <w:r>
              <w:rPr>
                <w:rFonts w:cs="Calibri"/>
                <w:color w:val="000000"/>
                <w:sz w:val="18"/>
                <w:szCs w:val="18"/>
              </w:rPr>
              <w:t>33</w:t>
            </w:r>
          </w:p>
        </w:tc>
      </w:tr>
      <w:tr w:rsidR="00A170D0" w:rsidRPr="002A0CB6" w14:paraId="1E423F04" w14:textId="77777777" w:rsidTr="009534F3">
        <w:trPr>
          <w:trHeight w:val="290"/>
        </w:trPr>
        <w:tc>
          <w:tcPr>
            <w:tcW w:w="1137" w:type="dxa"/>
            <w:tcBorders>
              <w:right w:val="single" w:sz="4" w:space="0" w:color="auto"/>
            </w:tcBorders>
            <w:noWrap/>
            <w:hideMark/>
          </w:tcPr>
          <w:p w14:paraId="3D3A508B" w14:textId="77777777" w:rsidR="00A170D0" w:rsidRPr="002A0CB6" w:rsidRDefault="00A170D0" w:rsidP="00A170D0">
            <w:pPr>
              <w:pStyle w:val="NoSpacing"/>
              <w:rPr>
                <w:noProof/>
                <w:sz w:val="18"/>
                <w:szCs w:val="18"/>
              </w:rPr>
            </w:pPr>
            <w:r w:rsidRPr="002A0CB6">
              <w:rPr>
                <w:noProof/>
                <w:sz w:val="18"/>
                <w:szCs w:val="18"/>
              </w:rPr>
              <w:t>Tanzania</w:t>
            </w:r>
          </w:p>
        </w:tc>
        <w:tc>
          <w:tcPr>
            <w:tcW w:w="1895" w:type="dxa"/>
            <w:tcBorders>
              <w:left w:val="single" w:sz="4" w:space="0" w:color="auto"/>
            </w:tcBorders>
            <w:noWrap/>
          </w:tcPr>
          <w:p w14:paraId="0130B559" w14:textId="26209918" w:rsidR="00A170D0" w:rsidRPr="009534F3" w:rsidRDefault="00A170D0" w:rsidP="00A170D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44A9CA6F" w14:textId="26B5FDF0" w:rsidR="00A170D0" w:rsidRPr="009534F3" w:rsidRDefault="00A170D0" w:rsidP="00A170D0">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40C7D985" w14:textId="67CE8A4A" w:rsidR="00A170D0" w:rsidRPr="009534F3" w:rsidRDefault="00A170D0" w:rsidP="00A170D0">
            <w:pPr>
              <w:pStyle w:val="NoSpacing"/>
              <w:contextualSpacing/>
              <w:jc w:val="center"/>
              <w:rPr>
                <w:noProof/>
                <w:sz w:val="18"/>
                <w:szCs w:val="18"/>
              </w:rPr>
            </w:pPr>
            <w:r>
              <w:rPr>
                <w:rFonts w:cs="Calibri"/>
                <w:color w:val="000000"/>
                <w:sz w:val="18"/>
                <w:szCs w:val="18"/>
              </w:rPr>
              <w:t>Body Mass Index</w:t>
            </w:r>
          </w:p>
        </w:tc>
        <w:tc>
          <w:tcPr>
            <w:tcW w:w="1105" w:type="dxa"/>
            <w:tcBorders>
              <w:right w:val="single" w:sz="4" w:space="0" w:color="auto"/>
            </w:tcBorders>
            <w:noWrap/>
          </w:tcPr>
          <w:p w14:paraId="4DF09669" w14:textId="01FDE0AD" w:rsidR="00A170D0" w:rsidRPr="009534F3" w:rsidRDefault="00A170D0" w:rsidP="00A170D0">
            <w:pPr>
              <w:pStyle w:val="NoSpacing"/>
              <w:contextualSpacing/>
              <w:jc w:val="center"/>
              <w:rPr>
                <w:noProof/>
                <w:sz w:val="18"/>
                <w:szCs w:val="18"/>
              </w:rPr>
            </w:pPr>
            <w:r>
              <w:rPr>
                <w:rFonts w:cs="Calibri"/>
                <w:color w:val="000000"/>
                <w:sz w:val="18"/>
                <w:szCs w:val="18"/>
              </w:rPr>
              <w:t>29</w:t>
            </w:r>
          </w:p>
        </w:tc>
        <w:tc>
          <w:tcPr>
            <w:tcW w:w="1663" w:type="dxa"/>
            <w:gridSpan w:val="2"/>
            <w:tcBorders>
              <w:left w:val="single" w:sz="4" w:space="0" w:color="auto"/>
            </w:tcBorders>
            <w:noWrap/>
          </w:tcPr>
          <w:p w14:paraId="21C724D8" w14:textId="382EB582" w:rsidR="00A170D0" w:rsidRPr="009534F3" w:rsidRDefault="00A170D0" w:rsidP="00A170D0">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6FDD3F1E" w14:textId="7F64F31F" w:rsidR="00A170D0" w:rsidRPr="009534F3" w:rsidRDefault="00A170D0" w:rsidP="00A170D0">
            <w:pPr>
              <w:pStyle w:val="NoSpacing"/>
              <w:contextualSpacing/>
              <w:jc w:val="center"/>
              <w:rPr>
                <w:noProof/>
                <w:sz w:val="18"/>
                <w:szCs w:val="18"/>
              </w:rPr>
            </w:pPr>
            <w:r>
              <w:rPr>
                <w:rFonts w:cs="Calibri"/>
                <w:color w:val="000000"/>
                <w:sz w:val="18"/>
                <w:szCs w:val="18"/>
              </w:rPr>
              <w:t>21</w:t>
            </w:r>
          </w:p>
        </w:tc>
        <w:tc>
          <w:tcPr>
            <w:tcW w:w="1947" w:type="dxa"/>
            <w:gridSpan w:val="2"/>
            <w:tcBorders>
              <w:left w:val="single" w:sz="4" w:space="0" w:color="auto"/>
            </w:tcBorders>
            <w:noWrap/>
          </w:tcPr>
          <w:p w14:paraId="15CB5B23" w14:textId="65A0A79B" w:rsidR="00A170D0" w:rsidRPr="009534F3" w:rsidRDefault="00A170D0" w:rsidP="00A170D0">
            <w:pPr>
              <w:pStyle w:val="NoSpacing"/>
              <w:contextualSpacing/>
              <w:jc w:val="center"/>
              <w:rPr>
                <w:noProof/>
                <w:sz w:val="18"/>
                <w:szCs w:val="18"/>
              </w:rPr>
            </w:pPr>
            <w:r w:rsidRPr="007C4DDE">
              <w:rPr>
                <w:rFonts w:cs="Calibri"/>
                <w:color w:val="000000"/>
                <w:sz w:val="18"/>
                <w:szCs w:val="18"/>
              </w:rPr>
              <w:t>*Age: 15-24</w:t>
            </w:r>
          </w:p>
        </w:tc>
        <w:tc>
          <w:tcPr>
            <w:tcW w:w="1105" w:type="dxa"/>
            <w:tcBorders>
              <w:right w:val="single" w:sz="4" w:space="0" w:color="auto"/>
            </w:tcBorders>
            <w:noWrap/>
          </w:tcPr>
          <w:p w14:paraId="3573FD4C" w14:textId="07FC0B8E" w:rsidR="00A170D0" w:rsidRPr="009534F3" w:rsidRDefault="00A170D0" w:rsidP="00A170D0">
            <w:pPr>
              <w:pStyle w:val="NoSpacing"/>
              <w:contextualSpacing/>
              <w:jc w:val="center"/>
              <w:rPr>
                <w:noProof/>
                <w:sz w:val="18"/>
                <w:szCs w:val="18"/>
              </w:rPr>
            </w:pPr>
            <w:r>
              <w:rPr>
                <w:rFonts w:cs="Calibri"/>
                <w:color w:val="000000"/>
                <w:sz w:val="18"/>
                <w:szCs w:val="18"/>
              </w:rPr>
              <w:t>18</w:t>
            </w:r>
          </w:p>
        </w:tc>
        <w:tc>
          <w:tcPr>
            <w:tcW w:w="1947" w:type="dxa"/>
            <w:gridSpan w:val="2"/>
            <w:tcBorders>
              <w:left w:val="single" w:sz="4" w:space="0" w:color="auto"/>
            </w:tcBorders>
            <w:noWrap/>
          </w:tcPr>
          <w:p w14:paraId="3DC90D33" w14:textId="4A394A07" w:rsidR="00A170D0" w:rsidRPr="009534F3" w:rsidRDefault="00A170D0" w:rsidP="00A170D0">
            <w:pPr>
              <w:pStyle w:val="NoSpacing"/>
              <w:contextualSpacing/>
              <w:jc w:val="center"/>
              <w:rPr>
                <w:noProof/>
                <w:sz w:val="18"/>
                <w:szCs w:val="18"/>
              </w:rPr>
            </w:pPr>
            <w:r w:rsidRPr="009534F3">
              <w:rPr>
                <w:rFonts w:cs="Calibri"/>
                <w:color w:val="000000"/>
                <w:sz w:val="18"/>
                <w:szCs w:val="18"/>
              </w:rPr>
              <w:t>Heard of family planning via any media form</w:t>
            </w:r>
          </w:p>
        </w:tc>
        <w:tc>
          <w:tcPr>
            <w:tcW w:w="1110" w:type="dxa"/>
            <w:noWrap/>
          </w:tcPr>
          <w:p w14:paraId="650C2708" w14:textId="3554F3AA" w:rsidR="00A170D0" w:rsidRPr="009534F3" w:rsidRDefault="00A170D0" w:rsidP="00A170D0">
            <w:pPr>
              <w:pStyle w:val="NoSpacing"/>
              <w:contextualSpacing/>
              <w:jc w:val="center"/>
              <w:rPr>
                <w:noProof/>
                <w:sz w:val="18"/>
                <w:szCs w:val="18"/>
              </w:rPr>
            </w:pPr>
            <w:r>
              <w:rPr>
                <w:rFonts w:cs="Calibri"/>
                <w:color w:val="000000"/>
                <w:sz w:val="18"/>
                <w:szCs w:val="18"/>
              </w:rPr>
              <w:t>15</w:t>
            </w:r>
          </w:p>
        </w:tc>
      </w:tr>
      <w:tr w:rsidR="00A170D0" w:rsidRPr="002A0CB6" w14:paraId="42A335B1" w14:textId="77777777" w:rsidTr="009534F3">
        <w:trPr>
          <w:trHeight w:val="290"/>
        </w:trPr>
        <w:tc>
          <w:tcPr>
            <w:tcW w:w="1137" w:type="dxa"/>
            <w:tcBorders>
              <w:right w:val="single" w:sz="4" w:space="0" w:color="auto"/>
            </w:tcBorders>
            <w:noWrap/>
            <w:hideMark/>
          </w:tcPr>
          <w:p w14:paraId="6E783F83" w14:textId="07CB8323" w:rsidR="00A170D0" w:rsidRPr="002A0CB6" w:rsidRDefault="00A170D0" w:rsidP="00A170D0">
            <w:pPr>
              <w:pStyle w:val="NoSpacing"/>
              <w:rPr>
                <w:noProof/>
                <w:sz w:val="18"/>
                <w:szCs w:val="18"/>
              </w:rPr>
            </w:pPr>
            <w:r>
              <w:rPr>
                <w:noProof/>
                <w:sz w:val="18"/>
                <w:szCs w:val="18"/>
              </w:rPr>
              <w:t xml:space="preserve">The </w:t>
            </w:r>
            <w:r w:rsidRPr="002A0CB6">
              <w:rPr>
                <w:noProof/>
                <w:sz w:val="18"/>
                <w:szCs w:val="18"/>
              </w:rPr>
              <w:t>Gambia</w:t>
            </w:r>
          </w:p>
        </w:tc>
        <w:tc>
          <w:tcPr>
            <w:tcW w:w="1895" w:type="dxa"/>
            <w:tcBorders>
              <w:left w:val="single" w:sz="4" w:space="0" w:color="auto"/>
            </w:tcBorders>
            <w:noWrap/>
          </w:tcPr>
          <w:p w14:paraId="1629743C" w14:textId="500C6681" w:rsidR="00A170D0" w:rsidRPr="009534F3" w:rsidRDefault="00A170D0" w:rsidP="00A170D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4F5CEE26" w14:textId="06C547A5" w:rsidR="00A170D0" w:rsidRPr="009534F3" w:rsidRDefault="00A170D0" w:rsidP="00A170D0">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3B29052A" w14:textId="0FB93C4E" w:rsidR="00A170D0" w:rsidRPr="009534F3" w:rsidRDefault="00A170D0" w:rsidP="00A170D0">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2FB80289" w14:textId="2B0139C9" w:rsidR="00A170D0" w:rsidRPr="009534F3" w:rsidRDefault="00A170D0" w:rsidP="00A170D0">
            <w:pPr>
              <w:pStyle w:val="NoSpacing"/>
              <w:contextualSpacing/>
              <w:jc w:val="center"/>
              <w:rPr>
                <w:noProof/>
                <w:sz w:val="18"/>
                <w:szCs w:val="18"/>
              </w:rPr>
            </w:pPr>
            <w:r>
              <w:rPr>
                <w:rFonts w:cs="Calibri"/>
                <w:color w:val="000000"/>
                <w:sz w:val="18"/>
                <w:szCs w:val="18"/>
              </w:rPr>
              <w:t>46</w:t>
            </w:r>
          </w:p>
        </w:tc>
        <w:tc>
          <w:tcPr>
            <w:tcW w:w="1663" w:type="dxa"/>
            <w:gridSpan w:val="2"/>
            <w:tcBorders>
              <w:left w:val="single" w:sz="4" w:space="0" w:color="auto"/>
            </w:tcBorders>
            <w:noWrap/>
          </w:tcPr>
          <w:p w14:paraId="41461949" w14:textId="301E34C0" w:rsidR="00A170D0" w:rsidRPr="009534F3" w:rsidRDefault="00A170D0" w:rsidP="00A170D0">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3944E55B" w14:textId="7A14DC69" w:rsidR="00A170D0" w:rsidRPr="009534F3" w:rsidRDefault="00A170D0" w:rsidP="00A170D0">
            <w:pPr>
              <w:pStyle w:val="NoSpacing"/>
              <w:contextualSpacing/>
              <w:jc w:val="center"/>
              <w:rPr>
                <w:noProof/>
                <w:sz w:val="18"/>
                <w:szCs w:val="18"/>
              </w:rPr>
            </w:pPr>
            <w:r>
              <w:rPr>
                <w:rFonts w:cs="Calibri"/>
                <w:color w:val="000000"/>
                <w:sz w:val="18"/>
                <w:szCs w:val="18"/>
              </w:rPr>
              <w:t>40</w:t>
            </w:r>
          </w:p>
        </w:tc>
        <w:tc>
          <w:tcPr>
            <w:tcW w:w="1947" w:type="dxa"/>
            <w:gridSpan w:val="2"/>
            <w:tcBorders>
              <w:left w:val="single" w:sz="4" w:space="0" w:color="auto"/>
            </w:tcBorders>
            <w:noWrap/>
          </w:tcPr>
          <w:p w14:paraId="231F93C0" w14:textId="15EAF848" w:rsidR="00A170D0" w:rsidRPr="009534F3" w:rsidRDefault="00A170D0" w:rsidP="00A170D0">
            <w:pPr>
              <w:pStyle w:val="NoSpacing"/>
              <w:contextualSpacing/>
              <w:jc w:val="center"/>
              <w:rPr>
                <w:noProof/>
                <w:sz w:val="18"/>
                <w:szCs w:val="18"/>
              </w:rPr>
            </w:pPr>
            <w:r w:rsidRPr="007C4DDE">
              <w:rPr>
                <w:rFonts w:cs="Calibri"/>
                <w:color w:val="000000"/>
                <w:sz w:val="18"/>
                <w:szCs w:val="18"/>
              </w:rPr>
              <w:t>Number of HH members &lt;5 years</w:t>
            </w:r>
          </w:p>
        </w:tc>
        <w:tc>
          <w:tcPr>
            <w:tcW w:w="1105" w:type="dxa"/>
            <w:tcBorders>
              <w:right w:val="single" w:sz="4" w:space="0" w:color="auto"/>
            </w:tcBorders>
            <w:noWrap/>
          </w:tcPr>
          <w:p w14:paraId="0D73EF5D" w14:textId="2E3F318B" w:rsidR="00A170D0" w:rsidRPr="009534F3" w:rsidRDefault="00A170D0" w:rsidP="00A170D0">
            <w:pPr>
              <w:pStyle w:val="NoSpacing"/>
              <w:contextualSpacing/>
              <w:jc w:val="center"/>
              <w:rPr>
                <w:noProof/>
                <w:sz w:val="18"/>
                <w:szCs w:val="18"/>
              </w:rPr>
            </w:pPr>
            <w:r>
              <w:rPr>
                <w:rFonts w:cs="Calibri"/>
                <w:color w:val="000000"/>
                <w:sz w:val="18"/>
                <w:szCs w:val="18"/>
              </w:rPr>
              <w:t>27</w:t>
            </w:r>
          </w:p>
        </w:tc>
        <w:tc>
          <w:tcPr>
            <w:tcW w:w="1947" w:type="dxa"/>
            <w:gridSpan w:val="2"/>
            <w:tcBorders>
              <w:left w:val="single" w:sz="4" w:space="0" w:color="auto"/>
            </w:tcBorders>
            <w:noWrap/>
          </w:tcPr>
          <w:p w14:paraId="33B2889F" w14:textId="16059615" w:rsidR="00A170D0" w:rsidRPr="009534F3" w:rsidRDefault="00A170D0" w:rsidP="00A170D0">
            <w:pPr>
              <w:pStyle w:val="NoSpacing"/>
              <w:contextualSpacing/>
              <w:jc w:val="center"/>
              <w:rPr>
                <w:noProof/>
                <w:sz w:val="18"/>
                <w:szCs w:val="18"/>
              </w:rPr>
            </w:pPr>
            <w:r w:rsidRPr="007C4DDE">
              <w:rPr>
                <w:rFonts w:cs="Calibri"/>
                <w:color w:val="000000"/>
                <w:sz w:val="18"/>
                <w:szCs w:val="18"/>
              </w:rPr>
              <w:t>Number of female HH members</w:t>
            </w:r>
          </w:p>
        </w:tc>
        <w:tc>
          <w:tcPr>
            <w:tcW w:w="1110" w:type="dxa"/>
            <w:noWrap/>
          </w:tcPr>
          <w:p w14:paraId="632FFA53" w14:textId="74445BAD" w:rsidR="00A170D0" w:rsidRPr="009534F3" w:rsidRDefault="00A170D0" w:rsidP="00A170D0">
            <w:pPr>
              <w:pStyle w:val="NoSpacing"/>
              <w:contextualSpacing/>
              <w:jc w:val="center"/>
              <w:rPr>
                <w:noProof/>
                <w:sz w:val="18"/>
                <w:szCs w:val="18"/>
              </w:rPr>
            </w:pPr>
            <w:r>
              <w:rPr>
                <w:rFonts w:cs="Calibri"/>
                <w:color w:val="000000"/>
                <w:sz w:val="18"/>
                <w:szCs w:val="18"/>
              </w:rPr>
              <w:t>25</w:t>
            </w:r>
          </w:p>
        </w:tc>
      </w:tr>
      <w:tr w:rsidR="00A170D0" w:rsidRPr="002A0CB6" w14:paraId="14D7FFFF" w14:textId="77777777" w:rsidTr="009534F3">
        <w:trPr>
          <w:trHeight w:val="290"/>
        </w:trPr>
        <w:tc>
          <w:tcPr>
            <w:tcW w:w="1137" w:type="dxa"/>
            <w:tcBorders>
              <w:right w:val="single" w:sz="4" w:space="0" w:color="auto"/>
            </w:tcBorders>
            <w:noWrap/>
            <w:hideMark/>
          </w:tcPr>
          <w:p w14:paraId="0A4FA497" w14:textId="77777777" w:rsidR="00A170D0" w:rsidRPr="002A0CB6" w:rsidRDefault="00A170D0" w:rsidP="00A170D0">
            <w:pPr>
              <w:pStyle w:val="NoSpacing"/>
              <w:rPr>
                <w:noProof/>
                <w:sz w:val="18"/>
                <w:szCs w:val="18"/>
              </w:rPr>
            </w:pPr>
            <w:r w:rsidRPr="002A0CB6">
              <w:rPr>
                <w:noProof/>
                <w:sz w:val="18"/>
                <w:szCs w:val="18"/>
              </w:rPr>
              <w:t>Togo</w:t>
            </w:r>
          </w:p>
        </w:tc>
        <w:tc>
          <w:tcPr>
            <w:tcW w:w="1895" w:type="dxa"/>
            <w:tcBorders>
              <w:left w:val="single" w:sz="4" w:space="0" w:color="auto"/>
            </w:tcBorders>
            <w:noWrap/>
          </w:tcPr>
          <w:p w14:paraId="2C69EDCD" w14:textId="535AFBCA" w:rsidR="00A170D0" w:rsidRPr="009534F3" w:rsidRDefault="00A170D0" w:rsidP="00A170D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76D4AD1B" w14:textId="647A5005" w:rsidR="00A170D0" w:rsidRPr="009534F3" w:rsidRDefault="00A170D0" w:rsidP="00A170D0">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5801EAA1" w14:textId="435CAF46" w:rsidR="00A170D0" w:rsidRPr="009534F3" w:rsidRDefault="00A170D0" w:rsidP="00A170D0">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5C930C36" w14:textId="533C5275" w:rsidR="00A170D0" w:rsidRPr="009534F3" w:rsidRDefault="00A170D0" w:rsidP="00A170D0">
            <w:pPr>
              <w:pStyle w:val="NoSpacing"/>
              <w:contextualSpacing/>
              <w:jc w:val="center"/>
              <w:rPr>
                <w:noProof/>
                <w:sz w:val="18"/>
                <w:szCs w:val="18"/>
              </w:rPr>
            </w:pPr>
            <w:r>
              <w:rPr>
                <w:rFonts w:cs="Calibri"/>
                <w:color w:val="000000"/>
                <w:sz w:val="18"/>
                <w:szCs w:val="18"/>
              </w:rPr>
              <w:t>74</w:t>
            </w:r>
          </w:p>
        </w:tc>
        <w:tc>
          <w:tcPr>
            <w:tcW w:w="1663" w:type="dxa"/>
            <w:gridSpan w:val="2"/>
            <w:tcBorders>
              <w:left w:val="single" w:sz="4" w:space="0" w:color="auto"/>
            </w:tcBorders>
            <w:noWrap/>
          </w:tcPr>
          <w:p w14:paraId="104858C6" w14:textId="1DC06F19" w:rsidR="00A170D0" w:rsidRPr="00A170D0" w:rsidRDefault="00A170D0" w:rsidP="00A170D0">
            <w:pPr>
              <w:pStyle w:val="NoSpacing"/>
              <w:contextualSpacing/>
              <w:jc w:val="center"/>
              <w:rPr>
                <w:rFonts w:cs="Calibri"/>
                <w:color w:val="000000"/>
                <w:sz w:val="18"/>
                <w:szCs w:val="18"/>
              </w:rPr>
            </w:pPr>
            <w:proofErr w:type="spellStart"/>
            <w:r>
              <w:rPr>
                <w:rFonts w:cs="Calibri"/>
                <w:color w:val="000000"/>
                <w:sz w:val="18"/>
                <w:szCs w:val="18"/>
              </w:rPr>
              <w:t>Regjon</w:t>
            </w:r>
            <w:proofErr w:type="spellEnd"/>
            <w:r>
              <w:rPr>
                <w:rFonts w:cs="Calibri"/>
                <w:color w:val="000000"/>
                <w:sz w:val="18"/>
                <w:szCs w:val="18"/>
              </w:rPr>
              <w:t xml:space="preserve">: </w:t>
            </w:r>
            <w:proofErr w:type="spellStart"/>
            <w:r>
              <w:rPr>
                <w:rFonts w:cs="Calibri"/>
                <w:color w:val="000000"/>
                <w:sz w:val="18"/>
                <w:szCs w:val="18"/>
              </w:rPr>
              <w:t>Savanes</w:t>
            </w:r>
            <w:proofErr w:type="spellEnd"/>
          </w:p>
        </w:tc>
        <w:tc>
          <w:tcPr>
            <w:tcW w:w="1105" w:type="dxa"/>
            <w:tcBorders>
              <w:right w:val="single" w:sz="4" w:space="0" w:color="auto"/>
            </w:tcBorders>
            <w:noWrap/>
          </w:tcPr>
          <w:p w14:paraId="42825FA6" w14:textId="5C5F375F" w:rsidR="00A170D0" w:rsidRPr="009534F3" w:rsidRDefault="00A170D0" w:rsidP="00A170D0">
            <w:pPr>
              <w:pStyle w:val="NoSpacing"/>
              <w:contextualSpacing/>
              <w:jc w:val="center"/>
              <w:rPr>
                <w:noProof/>
                <w:sz w:val="18"/>
                <w:szCs w:val="18"/>
              </w:rPr>
            </w:pPr>
            <w:r>
              <w:rPr>
                <w:rFonts w:cs="Calibri"/>
                <w:color w:val="000000"/>
                <w:sz w:val="18"/>
                <w:szCs w:val="18"/>
              </w:rPr>
              <w:t>47</w:t>
            </w:r>
          </w:p>
        </w:tc>
        <w:tc>
          <w:tcPr>
            <w:tcW w:w="1947" w:type="dxa"/>
            <w:gridSpan w:val="2"/>
            <w:tcBorders>
              <w:left w:val="single" w:sz="4" w:space="0" w:color="auto"/>
            </w:tcBorders>
            <w:noWrap/>
          </w:tcPr>
          <w:p w14:paraId="1E9C343B" w14:textId="215C8188" w:rsidR="00A170D0" w:rsidRPr="009534F3" w:rsidRDefault="00A170D0" w:rsidP="00A170D0">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698C7580" w14:textId="1E1C1408" w:rsidR="00A170D0" w:rsidRPr="009534F3" w:rsidRDefault="00A170D0" w:rsidP="00A170D0">
            <w:pPr>
              <w:pStyle w:val="NoSpacing"/>
              <w:contextual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4C84A6EF" w14:textId="3DC21A44" w:rsidR="00A170D0" w:rsidRPr="009534F3" w:rsidRDefault="00A170D0" w:rsidP="00A170D0">
            <w:pPr>
              <w:pStyle w:val="NoSpacing"/>
              <w:contextualSpacing/>
              <w:jc w:val="center"/>
              <w:rPr>
                <w:noProof/>
                <w:sz w:val="18"/>
                <w:szCs w:val="18"/>
              </w:rPr>
            </w:pPr>
            <w:r>
              <w:rPr>
                <w:rFonts w:cs="Calibri"/>
                <w:color w:val="000000"/>
                <w:sz w:val="18"/>
                <w:szCs w:val="18"/>
              </w:rPr>
              <w:t>Pregnant</w:t>
            </w:r>
          </w:p>
        </w:tc>
        <w:tc>
          <w:tcPr>
            <w:tcW w:w="1110" w:type="dxa"/>
            <w:noWrap/>
          </w:tcPr>
          <w:p w14:paraId="18050D32" w14:textId="718B0D6F" w:rsidR="00A170D0" w:rsidRPr="009534F3" w:rsidRDefault="00A170D0" w:rsidP="00A170D0">
            <w:pPr>
              <w:pStyle w:val="NoSpacing"/>
              <w:contextualSpacing/>
              <w:jc w:val="center"/>
              <w:rPr>
                <w:noProof/>
                <w:sz w:val="18"/>
                <w:szCs w:val="18"/>
              </w:rPr>
            </w:pPr>
            <w:r>
              <w:rPr>
                <w:rFonts w:cs="Calibri"/>
                <w:color w:val="000000"/>
                <w:sz w:val="18"/>
                <w:szCs w:val="18"/>
              </w:rPr>
              <w:t>39</w:t>
            </w:r>
          </w:p>
        </w:tc>
      </w:tr>
      <w:tr w:rsidR="00A170D0" w:rsidRPr="002A0CB6" w14:paraId="66BCD713" w14:textId="77777777" w:rsidTr="009534F3">
        <w:trPr>
          <w:trHeight w:val="290"/>
        </w:trPr>
        <w:tc>
          <w:tcPr>
            <w:tcW w:w="1137" w:type="dxa"/>
            <w:tcBorders>
              <w:right w:val="single" w:sz="4" w:space="0" w:color="auto"/>
            </w:tcBorders>
            <w:noWrap/>
            <w:hideMark/>
          </w:tcPr>
          <w:p w14:paraId="3D84A264" w14:textId="77777777" w:rsidR="00A170D0" w:rsidRPr="002A0CB6" w:rsidRDefault="00A170D0" w:rsidP="00A170D0">
            <w:pPr>
              <w:pStyle w:val="NoSpacing"/>
              <w:rPr>
                <w:noProof/>
                <w:sz w:val="18"/>
                <w:szCs w:val="18"/>
              </w:rPr>
            </w:pPr>
            <w:r w:rsidRPr="002A0CB6">
              <w:rPr>
                <w:noProof/>
                <w:sz w:val="18"/>
                <w:szCs w:val="18"/>
              </w:rPr>
              <w:t>Uganda</w:t>
            </w:r>
          </w:p>
        </w:tc>
        <w:tc>
          <w:tcPr>
            <w:tcW w:w="1895" w:type="dxa"/>
            <w:tcBorders>
              <w:left w:val="single" w:sz="4" w:space="0" w:color="auto"/>
            </w:tcBorders>
            <w:noWrap/>
          </w:tcPr>
          <w:p w14:paraId="2456BE7B" w14:textId="711689EA" w:rsidR="00A170D0" w:rsidRPr="009534F3" w:rsidRDefault="00A170D0" w:rsidP="00A170D0">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2ED63A98" w14:textId="08B5D35E" w:rsidR="00A170D0" w:rsidRPr="009534F3" w:rsidRDefault="00A170D0" w:rsidP="00A170D0">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B929EC0" w14:textId="52BC438D" w:rsidR="00A170D0" w:rsidRPr="009534F3" w:rsidRDefault="00A170D0" w:rsidP="00A170D0">
            <w:pPr>
              <w:pStyle w:val="NoSpacing"/>
              <w:contextualSpacing/>
              <w:jc w:val="center"/>
              <w:rPr>
                <w:noProof/>
                <w:sz w:val="18"/>
                <w:szCs w:val="18"/>
              </w:rPr>
            </w:pPr>
            <w:r w:rsidRPr="009534F3">
              <w:rPr>
                <w:rFonts w:cs="Calibri"/>
                <w:color w:val="000000"/>
                <w:sz w:val="18"/>
                <w:szCs w:val="18"/>
              </w:rPr>
              <w:t>*Married or with a partner</w:t>
            </w:r>
          </w:p>
        </w:tc>
        <w:tc>
          <w:tcPr>
            <w:tcW w:w="1105" w:type="dxa"/>
            <w:tcBorders>
              <w:right w:val="single" w:sz="4" w:space="0" w:color="auto"/>
            </w:tcBorders>
            <w:noWrap/>
          </w:tcPr>
          <w:p w14:paraId="72E11B2A" w14:textId="31CB62BF" w:rsidR="00A170D0" w:rsidRPr="009534F3" w:rsidRDefault="00A170D0" w:rsidP="00A170D0">
            <w:pPr>
              <w:pStyle w:val="NoSpacing"/>
              <w:contextualSpacing/>
              <w:jc w:val="center"/>
              <w:rPr>
                <w:noProof/>
                <w:sz w:val="18"/>
                <w:szCs w:val="18"/>
              </w:rPr>
            </w:pPr>
            <w:r>
              <w:rPr>
                <w:rFonts w:cs="Calibri"/>
                <w:color w:val="000000"/>
                <w:sz w:val="18"/>
                <w:szCs w:val="18"/>
              </w:rPr>
              <w:t>61</w:t>
            </w:r>
          </w:p>
        </w:tc>
        <w:tc>
          <w:tcPr>
            <w:tcW w:w="1663" w:type="dxa"/>
            <w:gridSpan w:val="2"/>
            <w:tcBorders>
              <w:left w:val="single" w:sz="4" w:space="0" w:color="auto"/>
            </w:tcBorders>
            <w:noWrap/>
          </w:tcPr>
          <w:p w14:paraId="40DC1E5B" w14:textId="4E66AD06" w:rsidR="00A170D0" w:rsidRPr="009534F3" w:rsidRDefault="00A170D0" w:rsidP="00A170D0">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57856BE3" w14:textId="663F33F0" w:rsidR="00A170D0" w:rsidRPr="009534F3" w:rsidRDefault="00A170D0" w:rsidP="00A170D0">
            <w:pPr>
              <w:pStyle w:val="NoSpacing"/>
              <w:contextualSpacing/>
              <w:jc w:val="center"/>
              <w:rPr>
                <w:noProof/>
                <w:sz w:val="18"/>
                <w:szCs w:val="18"/>
              </w:rPr>
            </w:pPr>
            <w:r>
              <w:rPr>
                <w:rFonts w:cs="Calibri"/>
                <w:color w:val="000000"/>
                <w:sz w:val="18"/>
                <w:szCs w:val="18"/>
              </w:rPr>
              <w:t>54</w:t>
            </w:r>
          </w:p>
        </w:tc>
        <w:tc>
          <w:tcPr>
            <w:tcW w:w="1947" w:type="dxa"/>
            <w:gridSpan w:val="2"/>
            <w:tcBorders>
              <w:left w:val="single" w:sz="4" w:space="0" w:color="auto"/>
            </w:tcBorders>
            <w:noWrap/>
          </w:tcPr>
          <w:p w14:paraId="3488D3B5" w14:textId="38AA7CB2" w:rsidR="00A170D0" w:rsidRPr="009534F3" w:rsidRDefault="00A170D0" w:rsidP="00A170D0">
            <w:pPr>
              <w:pStyle w:val="NoSpacing"/>
              <w:contextualSpacing/>
              <w:jc w:val="center"/>
              <w:rPr>
                <w:noProof/>
                <w:sz w:val="18"/>
                <w:szCs w:val="18"/>
              </w:rPr>
            </w:pPr>
            <w:r>
              <w:rPr>
                <w:noProof/>
                <w:sz w:val="18"/>
                <w:szCs w:val="18"/>
              </w:rPr>
              <w:t>Number of mosquitonets</w:t>
            </w:r>
          </w:p>
        </w:tc>
        <w:tc>
          <w:tcPr>
            <w:tcW w:w="1105" w:type="dxa"/>
            <w:tcBorders>
              <w:right w:val="single" w:sz="4" w:space="0" w:color="auto"/>
            </w:tcBorders>
            <w:noWrap/>
          </w:tcPr>
          <w:p w14:paraId="002EA458" w14:textId="0C53C9A2" w:rsidR="00A170D0" w:rsidRPr="009534F3" w:rsidRDefault="00A170D0" w:rsidP="00A170D0">
            <w:pPr>
              <w:pStyle w:val="NoSpacing"/>
              <w:contextualSpacing/>
              <w:jc w:val="center"/>
              <w:rPr>
                <w:noProof/>
                <w:sz w:val="18"/>
                <w:szCs w:val="18"/>
              </w:rPr>
            </w:pPr>
            <w:r>
              <w:rPr>
                <w:rFonts w:cs="Calibri"/>
                <w:color w:val="000000"/>
                <w:sz w:val="18"/>
                <w:szCs w:val="18"/>
              </w:rPr>
              <w:t>41</w:t>
            </w:r>
          </w:p>
        </w:tc>
        <w:tc>
          <w:tcPr>
            <w:tcW w:w="1947" w:type="dxa"/>
            <w:gridSpan w:val="2"/>
            <w:tcBorders>
              <w:left w:val="single" w:sz="4" w:space="0" w:color="auto"/>
            </w:tcBorders>
            <w:noWrap/>
          </w:tcPr>
          <w:p w14:paraId="1863726D" w14:textId="0EA83E45" w:rsidR="00A170D0" w:rsidRPr="009534F3" w:rsidRDefault="00A170D0" w:rsidP="00A170D0">
            <w:pPr>
              <w:pStyle w:val="NoSpacing"/>
              <w:contextualSpacing/>
              <w:jc w:val="center"/>
              <w:rPr>
                <w:noProof/>
                <w:sz w:val="18"/>
                <w:szCs w:val="18"/>
              </w:rPr>
            </w:pPr>
            <w:r w:rsidRPr="009534F3">
              <w:rPr>
                <w:rFonts w:cs="Calibri"/>
                <w:color w:val="000000"/>
                <w:sz w:val="18"/>
                <w:szCs w:val="18"/>
              </w:rPr>
              <w:t>Ideal number of children</w:t>
            </w:r>
          </w:p>
        </w:tc>
        <w:tc>
          <w:tcPr>
            <w:tcW w:w="1110" w:type="dxa"/>
            <w:noWrap/>
          </w:tcPr>
          <w:p w14:paraId="3A298AC1" w14:textId="2CFF1FE9" w:rsidR="00A170D0" w:rsidRPr="009534F3" w:rsidRDefault="00A170D0" w:rsidP="00A170D0">
            <w:pPr>
              <w:pStyle w:val="NoSpacing"/>
              <w:contextualSpacing/>
              <w:jc w:val="center"/>
              <w:rPr>
                <w:noProof/>
                <w:sz w:val="18"/>
                <w:szCs w:val="18"/>
              </w:rPr>
            </w:pPr>
            <w:r>
              <w:rPr>
                <w:rFonts w:cs="Calibri"/>
                <w:color w:val="000000"/>
                <w:sz w:val="18"/>
                <w:szCs w:val="18"/>
              </w:rPr>
              <w:t>39</w:t>
            </w:r>
          </w:p>
        </w:tc>
      </w:tr>
      <w:tr w:rsidR="00347E7A" w:rsidRPr="002A0CB6" w14:paraId="79BF5959" w14:textId="77777777" w:rsidTr="009534F3">
        <w:trPr>
          <w:trHeight w:val="290"/>
        </w:trPr>
        <w:tc>
          <w:tcPr>
            <w:tcW w:w="1137" w:type="dxa"/>
            <w:tcBorders>
              <w:right w:val="single" w:sz="4" w:space="0" w:color="auto"/>
            </w:tcBorders>
            <w:noWrap/>
            <w:hideMark/>
          </w:tcPr>
          <w:p w14:paraId="7593D275" w14:textId="77777777" w:rsidR="00347E7A" w:rsidRPr="002A0CB6" w:rsidRDefault="00347E7A" w:rsidP="00347E7A">
            <w:pPr>
              <w:pStyle w:val="NoSpacing"/>
              <w:rPr>
                <w:noProof/>
                <w:sz w:val="18"/>
                <w:szCs w:val="18"/>
              </w:rPr>
            </w:pPr>
            <w:r w:rsidRPr="002A0CB6">
              <w:rPr>
                <w:noProof/>
                <w:sz w:val="18"/>
                <w:szCs w:val="18"/>
              </w:rPr>
              <w:t>Zambia</w:t>
            </w:r>
          </w:p>
        </w:tc>
        <w:tc>
          <w:tcPr>
            <w:tcW w:w="1895" w:type="dxa"/>
            <w:tcBorders>
              <w:left w:val="single" w:sz="4" w:space="0" w:color="auto"/>
            </w:tcBorders>
            <w:noWrap/>
          </w:tcPr>
          <w:p w14:paraId="42FDDB8C" w14:textId="651556E6" w:rsidR="00347E7A" w:rsidRPr="009534F3" w:rsidRDefault="00347E7A" w:rsidP="00347E7A">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right w:val="single" w:sz="4" w:space="0" w:color="auto"/>
            </w:tcBorders>
            <w:noWrap/>
          </w:tcPr>
          <w:p w14:paraId="1FDC6C3E" w14:textId="20EEBF62" w:rsidR="00347E7A" w:rsidRPr="009534F3" w:rsidRDefault="00347E7A" w:rsidP="00347E7A">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tcBorders>
            <w:noWrap/>
          </w:tcPr>
          <w:p w14:paraId="66314CF4" w14:textId="2A78697B" w:rsidR="00347E7A" w:rsidRPr="009534F3" w:rsidRDefault="00347E7A" w:rsidP="00347E7A">
            <w:pPr>
              <w:pStyle w:val="NoSpacing"/>
              <w:contextualSpacing/>
              <w:jc w:val="center"/>
              <w:rPr>
                <w:noProof/>
                <w:sz w:val="18"/>
                <w:szCs w:val="18"/>
              </w:rPr>
            </w:pPr>
            <w:r w:rsidRPr="009534F3">
              <w:rPr>
                <w:rFonts w:cs="Calibri"/>
                <w:color w:val="000000"/>
                <w:sz w:val="18"/>
                <w:szCs w:val="18"/>
              </w:rPr>
              <w:t>Tested for HIV</w:t>
            </w:r>
          </w:p>
        </w:tc>
        <w:tc>
          <w:tcPr>
            <w:tcW w:w="1105" w:type="dxa"/>
            <w:tcBorders>
              <w:right w:val="single" w:sz="4" w:space="0" w:color="auto"/>
            </w:tcBorders>
            <w:noWrap/>
          </w:tcPr>
          <w:p w14:paraId="0C6222F5" w14:textId="60325E6D" w:rsidR="00347E7A" w:rsidRPr="009534F3" w:rsidRDefault="00347E7A" w:rsidP="00347E7A">
            <w:pPr>
              <w:pStyle w:val="NoSpacing"/>
              <w:contextualSpacing/>
              <w:jc w:val="center"/>
              <w:rPr>
                <w:noProof/>
                <w:sz w:val="18"/>
                <w:szCs w:val="18"/>
              </w:rPr>
            </w:pPr>
            <w:r>
              <w:rPr>
                <w:rFonts w:cs="Calibri"/>
                <w:color w:val="000000"/>
                <w:sz w:val="18"/>
                <w:szCs w:val="18"/>
              </w:rPr>
              <w:t>98</w:t>
            </w:r>
          </w:p>
        </w:tc>
        <w:tc>
          <w:tcPr>
            <w:tcW w:w="1663" w:type="dxa"/>
            <w:gridSpan w:val="2"/>
            <w:tcBorders>
              <w:left w:val="single" w:sz="4" w:space="0" w:color="auto"/>
            </w:tcBorders>
            <w:noWrap/>
          </w:tcPr>
          <w:p w14:paraId="2BE3BD37" w14:textId="3D6ACED7" w:rsidR="00347E7A" w:rsidRPr="009534F3" w:rsidRDefault="00347E7A" w:rsidP="00347E7A">
            <w:pPr>
              <w:pStyle w:val="NoSpacing"/>
              <w:contextualSpacing/>
              <w:jc w:val="center"/>
              <w:rPr>
                <w:noProof/>
                <w:sz w:val="18"/>
                <w:szCs w:val="18"/>
              </w:rPr>
            </w:pPr>
            <w:r w:rsidRPr="009534F3">
              <w:rPr>
                <w:rFonts w:cs="Calibri"/>
                <w:color w:val="000000"/>
                <w:sz w:val="18"/>
                <w:szCs w:val="18"/>
              </w:rPr>
              <w:t>Number of HH members</w:t>
            </w:r>
          </w:p>
        </w:tc>
        <w:tc>
          <w:tcPr>
            <w:tcW w:w="1105" w:type="dxa"/>
            <w:tcBorders>
              <w:right w:val="single" w:sz="4" w:space="0" w:color="auto"/>
            </w:tcBorders>
            <w:noWrap/>
          </w:tcPr>
          <w:p w14:paraId="5ADEA0E6" w14:textId="56C39792" w:rsidR="00347E7A" w:rsidRPr="009534F3" w:rsidRDefault="00347E7A" w:rsidP="00347E7A">
            <w:pPr>
              <w:pStyle w:val="NoSpacing"/>
              <w:contextualSpacing/>
              <w:jc w:val="center"/>
              <w:rPr>
                <w:noProof/>
                <w:sz w:val="18"/>
                <w:szCs w:val="18"/>
              </w:rPr>
            </w:pPr>
            <w:r>
              <w:rPr>
                <w:rFonts w:cs="Calibri"/>
                <w:color w:val="000000"/>
                <w:sz w:val="18"/>
                <w:szCs w:val="18"/>
              </w:rPr>
              <w:t>89</w:t>
            </w:r>
          </w:p>
        </w:tc>
        <w:tc>
          <w:tcPr>
            <w:tcW w:w="1947" w:type="dxa"/>
            <w:gridSpan w:val="2"/>
            <w:tcBorders>
              <w:left w:val="single" w:sz="4" w:space="0" w:color="auto"/>
            </w:tcBorders>
            <w:noWrap/>
          </w:tcPr>
          <w:p w14:paraId="29CF810E" w14:textId="646F9150" w:rsidR="00347E7A" w:rsidRPr="009534F3" w:rsidRDefault="00347E7A" w:rsidP="00347E7A">
            <w:pPr>
              <w:pStyle w:val="NoSpacing"/>
              <w:contextualSpacing/>
              <w:jc w:val="center"/>
              <w:rPr>
                <w:noProof/>
                <w:sz w:val="18"/>
                <w:szCs w:val="18"/>
              </w:rPr>
            </w:pPr>
            <w:r w:rsidRPr="009534F3">
              <w:rPr>
                <w:rFonts w:cs="Calibri"/>
                <w:color w:val="000000"/>
                <w:sz w:val="18"/>
                <w:szCs w:val="18"/>
              </w:rPr>
              <w:t>Ideal number of children</w:t>
            </w:r>
          </w:p>
        </w:tc>
        <w:tc>
          <w:tcPr>
            <w:tcW w:w="1105" w:type="dxa"/>
            <w:tcBorders>
              <w:right w:val="single" w:sz="4" w:space="0" w:color="auto"/>
            </w:tcBorders>
            <w:noWrap/>
          </w:tcPr>
          <w:p w14:paraId="1896C656" w14:textId="1B81073E" w:rsidR="00347E7A" w:rsidRPr="009534F3" w:rsidRDefault="00347E7A" w:rsidP="00347E7A">
            <w:pPr>
              <w:pStyle w:val="NoSpacing"/>
              <w:contextualSpacing/>
              <w:jc w:val="center"/>
              <w:rPr>
                <w:noProof/>
                <w:sz w:val="18"/>
                <w:szCs w:val="18"/>
              </w:rPr>
            </w:pPr>
            <w:r>
              <w:rPr>
                <w:rFonts w:cs="Calibri"/>
                <w:color w:val="000000"/>
                <w:sz w:val="18"/>
                <w:szCs w:val="18"/>
              </w:rPr>
              <w:t>80</w:t>
            </w:r>
          </w:p>
        </w:tc>
        <w:tc>
          <w:tcPr>
            <w:tcW w:w="1947" w:type="dxa"/>
            <w:gridSpan w:val="2"/>
            <w:tcBorders>
              <w:left w:val="single" w:sz="4" w:space="0" w:color="auto"/>
            </w:tcBorders>
            <w:noWrap/>
          </w:tcPr>
          <w:p w14:paraId="6B439952" w14:textId="1A05DCBF" w:rsidR="00347E7A" w:rsidRPr="009534F3" w:rsidRDefault="00347E7A" w:rsidP="00347E7A">
            <w:pPr>
              <w:pStyle w:val="NoSpacing"/>
              <w:contextualSpacing/>
              <w:jc w:val="center"/>
              <w:rPr>
                <w:noProof/>
                <w:sz w:val="18"/>
                <w:szCs w:val="18"/>
              </w:rPr>
            </w:pPr>
            <w:r w:rsidRPr="009534F3">
              <w:rPr>
                <w:rFonts w:cs="Calibri"/>
                <w:color w:val="000000"/>
                <w:sz w:val="18"/>
                <w:szCs w:val="18"/>
              </w:rPr>
              <w:t>Heard of family planning via any media form</w:t>
            </w:r>
          </w:p>
        </w:tc>
        <w:tc>
          <w:tcPr>
            <w:tcW w:w="1110" w:type="dxa"/>
            <w:noWrap/>
          </w:tcPr>
          <w:p w14:paraId="1B5DD4F4" w14:textId="0B658801" w:rsidR="00347E7A" w:rsidRPr="009534F3" w:rsidRDefault="00347E7A" w:rsidP="00347E7A">
            <w:pPr>
              <w:pStyle w:val="NoSpacing"/>
              <w:contextualSpacing/>
              <w:jc w:val="center"/>
              <w:rPr>
                <w:noProof/>
                <w:sz w:val="18"/>
                <w:szCs w:val="18"/>
              </w:rPr>
            </w:pPr>
            <w:r>
              <w:rPr>
                <w:rFonts w:cs="Calibri"/>
                <w:color w:val="000000"/>
                <w:sz w:val="18"/>
                <w:szCs w:val="18"/>
              </w:rPr>
              <w:t>69</w:t>
            </w:r>
          </w:p>
        </w:tc>
      </w:tr>
      <w:tr w:rsidR="00347E7A" w:rsidRPr="002A0CB6" w14:paraId="6992FB79" w14:textId="77777777" w:rsidTr="009534F3">
        <w:trPr>
          <w:trHeight w:val="290"/>
        </w:trPr>
        <w:tc>
          <w:tcPr>
            <w:tcW w:w="1137" w:type="dxa"/>
            <w:tcBorders>
              <w:bottom w:val="double" w:sz="4" w:space="0" w:color="auto"/>
              <w:right w:val="single" w:sz="4" w:space="0" w:color="auto"/>
            </w:tcBorders>
            <w:noWrap/>
            <w:hideMark/>
          </w:tcPr>
          <w:p w14:paraId="3CD39AD3" w14:textId="77777777" w:rsidR="00347E7A" w:rsidRPr="002A0CB6" w:rsidRDefault="00347E7A" w:rsidP="00347E7A">
            <w:pPr>
              <w:pStyle w:val="NoSpacing"/>
              <w:rPr>
                <w:noProof/>
                <w:sz w:val="18"/>
                <w:szCs w:val="18"/>
              </w:rPr>
            </w:pPr>
            <w:r w:rsidRPr="002A0CB6">
              <w:rPr>
                <w:noProof/>
                <w:sz w:val="18"/>
                <w:szCs w:val="18"/>
              </w:rPr>
              <w:t>Zimbabwe</w:t>
            </w:r>
          </w:p>
        </w:tc>
        <w:tc>
          <w:tcPr>
            <w:tcW w:w="1895" w:type="dxa"/>
            <w:tcBorders>
              <w:left w:val="single" w:sz="4" w:space="0" w:color="auto"/>
              <w:bottom w:val="double" w:sz="4" w:space="0" w:color="auto"/>
            </w:tcBorders>
            <w:noWrap/>
          </w:tcPr>
          <w:p w14:paraId="1CE77549" w14:textId="4591AE29" w:rsidR="00347E7A" w:rsidRPr="009534F3" w:rsidRDefault="00347E7A" w:rsidP="00347E7A">
            <w:pPr>
              <w:pStyle w:val="NoSpacing"/>
              <w:contextualSpacing/>
              <w:jc w:val="center"/>
              <w:rPr>
                <w:noProof/>
                <w:sz w:val="18"/>
                <w:szCs w:val="18"/>
              </w:rPr>
            </w:pPr>
            <w:r w:rsidRPr="009534F3">
              <w:rPr>
                <w:rFonts w:cs="Calibri"/>
                <w:color w:val="000000"/>
                <w:sz w:val="18"/>
                <w:szCs w:val="18"/>
              </w:rPr>
              <w:t>Tested for HIV</w:t>
            </w:r>
          </w:p>
        </w:tc>
        <w:tc>
          <w:tcPr>
            <w:tcW w:w="1105" w:type="dxa"/>
            <w:tcBorders>
              <w:bottom w:val="double" w:sz="4" w:space="0" w:color="auto"/>
              <w:right w:val="single" w:sz="4" w:space="0" w:color="auto"/>
            </w:tcBorders>
            <w:noWrap/>
          </w:tcPr>
          <w:p w14:paraId="768B22D2" w14:textId="00D32D8B" w:rsidR="00347E7A" w:rsidRPr="009534F3" w:rsidRDefault="00347E7A" w:rsidP="00347E7A">
            <w:pPr>
              <w:pStyle w:val="NoSpacing"/>
              <w:contextualSpacing/>
              <w:jc w:val="center"/>
              <w:rPr>
                <w:noProof/>
                <w:sz w:val="18"/>
                <w:szCs w:val="18"/>
              </w:rPr>
            </w:pPr>
            <w:r w:rsidRPr="009534F3">
              <w:rPr>
                <w:rFonts w:cs="Calibri"/>
                <w:color w:val="000000"/>
                <w:sz w:val="18"/>
                <w:szCs w:val="18"/>
              </w:rPr>
              <w:t>100</w:t>
            </w:r>
          </w:p>
        </w:tc>
        <w:tc>
          <w:tcPr>
            <w:tcW w:w="1876" w:type="dxa"/>
            <w:tcBorders>
              <w:left w:val="single" w:sz="4" w:space="0" w:color="auto"/>
              <w:bottom w:val="double" w:sz="4" w:space="0" w:color="auto"/>
            </w:tcBorders>
            <w:noWrap/>
          </w:tcPr>
          <w:p w14:paraId="52C3C00F" w14:textId="4086EE62" w:rsidR="00347E7A" w:rsidRPr="009534F3" w:rsidRDefault="00347E7A" w:rsidP="00347E7A">
            <w:pPr>
              <w:pStyle w:val="NoSpacing"/>
              <w:contextualSpacing/>
              <w:jc w:val="center"/>
              <w:rPr>
                <w:noProof/>
                <w:sz w:val="18"/>
                <w:szCs w:val="18"/>
              </w:rPr>
            </w:pPr>
            <w:r w:rsidRPr="009534F3">
              <w:rPr>
                <w:rFonts w:cs="Calibri"/>
                <w:color w:val="000000"/>
                <w:sz w:val="18"/>
                <w:szCs w:val="18"/>
              </w:rPr>
              <w:t>Birth in the last three years</w:t>
            </w:r>
          </w:p>
        </w:tc>
        <w:tc>
          <w:tcPr>
            <w:tcW w:w="1105" w:type="dxa"/>
            <w:tcBorders>
              <w:bottom w:val="double" w:sz="4" w:space="0" w:color="auto"/>
              <w:right w:val="single" w:sz="4" w:space="0" w:color="auto"/>
            </w:tcBorders>
            <w:noWrap/>
          </w:tcPr>
          <w:p w14:paraId="3AABDD56" w14:textId="1C9DD59C" w:rsidR="00347E7A" w:rsidRPr="009534F3" w:rsidRDefault="00347E7A" w:rsidP="00347E7A">
            <w:pPr>
              <w:pStyle w:val="NoSpacing"/>
              <w:contextualSpacing/>
              <w:jc w:val="center"/>
              <w:rPr>
                <w:noProof/>
                <w:sz w:val="18"/>
                <w:szCs w:val="18"/>
              </w:rPr>
            </w:pPr>
            <w:r>
              <w:rPr>
                <w:rFonts w:cs="Calibri"/>
                <w:color w:val="000000"/>
                <w:sz w:val="18"/>
                <w:szCs w:val="18"/>
              </w:rPr>
              <w:t>45</w:t>
            </w:r>
          </w:p>
        </w:tc>
        <w:tc>
          <w:tcPr>
            <w:tcW w:w="1663" w:type="dxa"/>
            <w:gridSpan w:val="2"/>
            <w:tcBorders>
              <w:left w:val="single" w:sz="4" w:space="0" w:color="auto"/>
              <w:bottom w:val="double" w:sz="4" w:space="0" w:color="auto"/>
            </w:tcBorders>
            <w:noWrap/>
          </w:tcPr>
          <w:p w14:paraId="6E56F692" w14:textId="65D61B45" w:rsidR="00347E7A" w:rsidRPr="009534F3" w:rsidRDefault="00347E7A" w:rsidP="00347E7A">
            <w:pPr>
              <w:pStyle w:val="NoSpacing"/>
              <w:contextualSpacing/>
              <w:jc w:val="center"/>
              <w:rPr>
                <w:noProof/>
                <w:sz w:val="18"/>
                <w:szCs w:val="18"/>
              </w:rPr>
            </w:pPr>
            <w:r w:rsidRPr="009534F3">
              <w:rPr>
                <w:rFonts w:cs="Calibri"/>
                <w:color w:val="000000"/>
                <w:sz w:val="18"/>
                <w:szCs w:val="18"/>
              </w:rPr>
              <w:t>Body Mass Index</w:t>
            </w:r>
          </w:p>
        </w:tc>
        <w:tc>
          <w:tcPr>
            <w:tcW w:w="1105" w:type="dxa"/>
            <w:tcBorders>
              <w:bottom w:val="double" w:sz="4" w:space="0" w:color="auto"/>
              <w:right w:val="single" w:sz="4" w:space="0" w:color="auto"/>
            </w:tcBorders>
            <w:noWrap/>
          </w:tcPr>
          <w:p w14:paraId="193E2013" w14:textId="225EC46C" w:rsidR="00347E7A" w:rsidRPr="009534F3" w:rsidRDefault="00347E7A" w:rsidP="00347E7A">
            <w:pPr>
              <w:pStyle w:val="NoSpacing"/>
              <w:contextualSpacing/>
              <w:jc w:val="center"/>
              <w:rPr>
                <w:noProof/>
                <w:sz w:val="18"/>
                <w:szCs w:val="18"/>
              </w:rPr>
            </w:pPr>
            <w:r>
              <w:rPr>
                <w:rFonts w:cs="Calibri"/>
                <w:color w:val="000000"/>
                <w:sz w:val="18"/>
                <w:szCs w:val="18"/>
              </w:rPr>
              <w:t>15</w:t>
            </w:r>
          </w:p>
        </w:tc>
        <w:tc>
          <w:tcPr>
            <w:tcW w:w="1947" w:type="dxa"/>
            <w:gridSpan w:val="2"/>
            <w:tcBorders>
              <w:left w:val="single" w:sz="4" w:space="0" w:color="auto"/>
              <w:bottom w:val="double" w:sz="4" w:space="0" w:color="auto"/>
            </w:tcBorders>
            <w:noWrap/>
          </w:tcPr>
          <w:p w14:paraId="7F613511" w14:textId="0EBD6DD5" w:rsidR="00347E7A" w:rsidRPr="009534F3" w:rsidRDefault="00347E7A" w:rsidP="00347E7A">
            <w:pPr>
              <w:pStyle w:val="NoSpacing"/>
              <w:contextualSpacing/>
              <w:jc w:val="center"/>
              <w:rPr>
                <w:noProof/>
                <w:sz w:val="18"/>
                <w:szCs w:val="18"/>
              </w:rPr>
            </w:pPr>
            <w:r>
              <w:rPr>
                <w:rFonts w:cs="Calibri"/>
                <w:color w:val="000000"/>
                <w:sz w:val="18"/>
                <w:szCs w:val="18"/>
              </w:rPr>
              <w:t>Region: Matabeleland South</w:t>
            </w:r>
          </w:p>
        </w:tc>
        <w:tc>
          <w:tcPr>
            <w:tcW w:w="1105" w:type="dxa"/>
            <w:tcBorders>
              <w:bottom w:val="double" w:sz="4" w:space="0" w:color="auto"/>
              <w:right w:val="single" w:sz="4" w:space="0" w:color="auto"/>
            </w:tcBorders>
            <w:noWrap/>
          </w:tcPr>
          <w:p w14:paraId="4F3DC7E8" w14:textId="02DCA00F" w:rsidR="00347E7A" w:rsidRPr="009534F3" w:rsidRDefault="00347E7A" w:rsidP="00347E7A">
            <w:pPr>
              <w:pStyle w:val="NoSpacing"/>
              <w:contextualSpacing/>
              <w:jc w:val="center"/>
              <w:rPr>
                <w:noProof/>
                <w:sz w:val="18"/>
                <w:szCs w:val="18"/>
              </w:rPr>
            </w:pPr>
            <w:r>
              <w:rPr>
                <w:rFonts w:cs="Calibri"/>
                <w:color w:val="000000"/>
                <w:sz w:val="18"/>
                <w:szCs w:val="18"/>
              </w:rPr>
              <w:t>15</w:t>
            </w:r>
          </w:p>
        </w:tc>
        <w:tc>
          <w:tcPr>
            <w:tcW w:w="1947" w:type="dxa"/>
            <w:gridSpan w:val="2"/>
            <w:tcBorders>
              <w:left w:val="single" w:sz="4" w:space="0" w:color="auto"/>
              <w:bottom w:val="double" w:sz="4" w:space="0" w:color="auto"/>
            </w:tcBorders>
            <w:noWrap/>
          </w:tcPr>
          <w:p w14:paraId="102AFD81" w14:textId="4DFC7B5B" w:rsidR="00347E7A" w:rsidRPr="009534F3" w:rsidRDefault="00347E7A" w:rsidP="00347E7A">
            <w:pPr>
              <w:pStyle w:val="NoSpacing"/>
              <w:contextualSpacing/>
              <w:jc w:val="center"/>
              <w:rPr>
                <w:noProof/>
                <w:sz w:val="18"/>
                <w:szCs w:val="18"/>
              </w:rPr>
            </w:pPr>
            <w:r w:rsidRPr="007C4DDE">
              <w:rPr>
                <w:rFonts w:cs="Calibri"/>
                <w:color w:val="000000"/>
                <w:sz w:val="18"/>
                <w:szCs w:val="18"/>
              </w:rPr>
              <w:t>*Age: 15-24</w:t>
            </w:r>
          </w:p>
        </w:tc>
        <w:tc>
          <w:tcPr>
            <w:tcW w:w="1110" w:type="dxa"/>
            <w:tcBorders>
              <w:bottom w:val="double" w:sz="4" w:space="0" w:color="auto"/>
            </w:tcBorders>
            <w:shd w:val="clear" w:color="auto" w:fill="auto"/>
            <w:noWrap/>
          </w:tcPr>
          <w:p w14:paraId="5C4BF8C1" w14:textId="4518EF83" w:rsidR="00347E7A" w:rsidRPr="009534F3" w:rsidRDefault="00347E7A" w:rsidP="00347E7A">
            <w:pPr>
              <w:pStyle w:val="NoSpacing"/>
              <w:contextualSpacing/>
              <w:jc w:val="center"/>
              <w:rPr>
                <w:noProof/>
                <w:sz w:val="18"/>
                <w:szCs w:val="18"/>
              </w:rPr>
            </w:pPr>
            <w:r>
              <w:rPr>
                <w:rFonts w:cs="Calibri"/>
                <w:color w:val="000000"/>
                <w:sz w:val="18"/>
                <w:szCs w:val="18"/>
              </w:rPr>
              <w:t>13</w:t>
            </w:r>
          </w:p>
        </w:tc>
      </w:tr>
    </w:tbl>
    <w:p w14:paraId="46C6385C" w14:textId="3D6CEE60" w:rsidR="00085190" w:rsidRDefault="00085190" w:rsidP="00085190">
      <w:pPr>
        <w:pStyle w:val="NoSpacing"/>
        <w:spacing w:after="120"/>
        <w:rPr>
          <w:noProof/>
          <w:sz w:val="20"/>
          <w:lang w:val="en-US"/>
        </w:rPr>
        <w:sectPr w:rsidR="00085190"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w:t>
      </w:r>
      <w:proofErr w:type="gramStart"/>
      <w:r w:rsidRPr="003909CE">
        <w:rPr>
          <w:lang w:val="en-US"/>
        </w:rPr>
        <w:t>show</w:t>
      </w:r>
      <w:proofErr w:type="gramEnd"/>
      <w:r w:rsidRPr="003909CE">
        <w:rPr>
          <w:lang w:val="en-US"/>
        </w:rPr>
        <w:t xml:space="preserve">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p>
    <w:p w14:paraId="13E133FD" w14:textId="3B3BCB8A" w:rsidR="00DC770F" w:rsidRPr="002A0CB6" w:rsidRDefault="00DC770F" w:rsidP="00DC770F">
      <w:pPr>
        <w:pStyle w:val="NoSpacing"/>
        <w:rPr>
          <w:rFonts w:asciiTheme="minorHAnsi" w:hAnsiTheme="minorHAnsi"/>
          <w:kern w:val="2"/>
          <w:sz w:val="24"/>
          <w:szCs w:val="24"/>
          <w:lang w:val="en-US"/>
          <w14:ligatures w14:val="standardContextual"/>
        </w:rPr>
      </w:pPr>
      <w:commentRangeStart w:id="217"/>
      <w:r>
        <w:rPr>
          <w:b/>
          <w:lang w:val="en-US"/>
        </w:rPr>
        <w:lastRenderedPageBreak/>
        <w:t>Table A.4</w:t>
      </w:r>
      <w:r w:rsidRPr="00F34B3E">
        <w:rPr>
          <w:b/>
          <w:lang w:val="en-US"/>
        </w:rPr>
        <w:t>:</w:t>
      </w:r>
      <w:r>
        <w:rPr>
          <w:b/>
          <w:lang w:val="en-US"/>
        </w:rPr>
        <w:t xml:space="preserve"> </w:t>
      </w:r>
      <w:commentRangeEnd w:id="217"/>
      <w:r w:rsidR="00733374">
        <w:rPr>
          <w:rStyle w:val="CommentReference"/>
        </w:rPr>
        <w:commentReference w:id="217"/>
      </w:r>
      <w:r>
        <w:rPr>
          <w:b/>
          <w:lang w:val="en-US"/>
        </w:rPr>
        <w:t xml:space="preserve">Top 5 predictors of the ML model for take-up of </w:t>
      </w:r>
      <w:r w:rsidR="00144866">
        <w:rPr>
          <w:b/>
          <w:lang w:val="en-US"/>
        </w:rPr>
        <w:t>health facility-based birth</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6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05"/>
        <w:gridCol w:w="1663"/>
        <w:gridCol w:w="1105"/>
        <w:gridCol w:w="15"/>
        <w:gridCol w:w="1648"/>
        <w:gridCol w:w="1105"/>
        <w:gridCol w:w="8"/>
        <w:gridCol w:w="1939"/>
        <w:gridCol w:w="1105"/>
        <w:gridCol w:w="24"/>
        <w:gridCol w:w="1923"/>
        <w:gridCol w:w="1105"/>
        <w:gridCol w:w="7"/>
      </w:tblGrid>
      <w:tr w:rsidR="00DC770F" w:rsidRPr="002A0CB6" w14:paraId="4BF45338" w14:textId="77777777" w:rsidTr="009F1C36">
        <w:trPr>
          <w:trHeight w:val="290"/>
        </w:trPr>
        <w:tc>
          <w:tcPr>
            <w:tcW w:w="1791" w:type="dxa"/>
            <w:tcBorders>
              <w:top w:val="single" w:sz="4" w:space="0" w:color="auto"/>
              <w:right w:val="single" w:sz="4" w:space="0" w:color="auto"/>
            </w:tcBorders>
            <w:noWrap/>
            <w:hideMark/>
          </w:tcPr>
          <w:p w14:paraId="4194252C" w14:textId="77777777" w:rsidR="00DC770F" w:rsidRPr="002A0CB6" w:rsidRDefault="00DC770F" w:rsidP="00A41ADE">
            <w:pPr>
              <w:pStyle w:val="NoSpacing"/>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6B62EA47" w14:textId="77777777" w:rsidR="00DC770F" w:rsidRPr="00331CF8" w:rsidRDefault="00DC770F" w:rsidP="00A41ADE">
            <w:pPr>
              <w:pStyle w:val="NoSpacing"/>
              <w:jc w:val="center"/>
              <w:rPr>
                <w:b/>
                <w:bCs/>
                <w:noProof/>
                <w:sz w:val="18"/>
                <w:szCs w:val="18"/>
              </w:rPr>
            </w:pPr>
            <w:r w:rsidRPr="00331CF8">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4CC28D7E" w14:textId="77777777" w:rsidR="00DC770F" w:rsidRPr="00331CF8" w:rsidRDefault="00DC770F" w:rsidP="00A41ADE">
            <w:pPr>
              <w:pStyle w:val="NoSpacing"/>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5EBB0399" w14:textId="77777777" w:rsidR="00DC770F" w:rsidRPr="00331CF8" w:rsidRDefault="00DC770F" w:rsidP="00A41ADE">
            <w:pPr>
              <w:pStyle w:val="NoSpacing"/>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4785E2D7" w14:textId="77777777" w:rsidR="00DC770F" w:rsidRPr="00331CF8" w:rsidRDefault="00DC770F" w:rsidP="00A41ADE">
            <w:pPr>
              <w:pStyle w:val="NoSpacing"/>
              <w:jc w:val="center"/>
              <w:rPr>
                <w:b/>
                <w:bCs/>
                <w:noProof/>
                <w:sz w:val="18"/>
                <w:szCs w:val="18"/>
              </w:rPr>
            </w:pPr>
            <w:r w:rsidRPr="00331CF8">
              <w:rPr>
                <w:b/>
                <w:bCs/>
                <w:noProof/>
                <w:sz w:val="18"/>
                <w:szCs w:val="18"/>
              </w:rPr>
              <w:t>Top #4</w:t>
            </w:r>
          </w:p>
        </w:tc>
        <w:tc>
          <w:tcPr>
            <w:tcW w:w="3035" w:type="dxa"/>
            <w:gridSpan w:val="3"/>
            <w:tcBorders>
              <w:top w:val="single" w:sz="4" w:space="0" w:color="auto"/>
              <w:left w:val="single" w:sz="4" w:space="0" w:color="auto"/>
            </w:tcBorders>
            <w:noWrap/>
            <w:hideMark/>
          </w:tcPr>
          <w:p w14:paraId="765C3F46" w14:textId="77777777" w:rsidR="00DC770F" w:rsidRPr="00331CF8" w:rsidRDefault="00DC770F" w:rsidP="00A41ADE">
            <w:pPr>
              <w:pStyle w:val="NoSpacing"/>
              <w:jc w:val="center"/>
              <w:rPr>
                <w:b/>
                <w:bCs/>
                <w:noProof/>
                <w:sz w:val="18"/>
                <w:szCs w:val="18"/>
              </w:rPr>
            </w:pPr>
            <w:r w:rsidRPr="00331CF8">
              <w:rPr>
                <w:b/>
                <w:bCs/>
                <w:noProof/>
                <w:sz w:val="18"/>
                <w:szCs w:val="18"/>
              </w:rPr>
              <w:t>Top #5</w:t>
            </w:r>
          </w:p>
        </w:tc>
      </w:tr>
      <w:tr w:rsidR="00DC770F" w:rsidRPr="002A0CB6" w14:paraId="5A371183" w14:textId="77777777" w:rsidTr="009F1C36">
        <w:trPr>
          <w:gridAfter w:val="1"/>
          <w:wAfter w:w="7" w:type="dxa"/>
          <w:trHeight w:val="290"/>
        </w:trPr>
        <w:tc>
          <w:tcPr>
            <w:tcW w:w="1791" w:type="dxa"/>
            <w:tcBorders>
              <w:bottom w:val="single" w:sz="4" w:space="0" w:color="auto"/>
              <w:right w:val="single" w:sz="4" w:space="0" w:color="auto"/>
            </w:tcBorders>
            <w:noWrap/>
            <w:hideMark/>
          </w:tcPr>
          <w:p w14:paraId="77296FAB" w14:textId="77777777" w:rsidR="00DC770F" w:rsidRPr="002A0CB6" w:rsidRDefault="00DC770F" w:rsidP="00A41ADE">
            <w:pPr>
              <w:pStyle w:val="NoSpacing"/>
              <w:rPr>
                <w:noProof/>
                <w:sz w:val="18"/>
                <w:szCs w:val="18"/>
              </w:rPr>
            </w:pPr>
          </w:p>
        </w:tc>
        <w:tc>
          <w:tcPr>
            <w:tcW w:w="1465" w:type="dxa"/>
            <w:tcBorders>
              <w:left w:val="single" w:sz="4" w:space="0" w:color="auto"/>
              <w:bottom w:val="single" w:sz="4" w:space="0" w:color="auto"/>
            </w:tcBorders>
            <w:noWrap/>
            <w:hideMark/>
          </w:tcPr>
          <w:p w14:paraId="0BADFB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2C9B9A9F"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tcBorders>
              <w:left w:val="single" w:sz="4" w:space="0" w:color="auto"/>
              <w:bottom w:val="single" w:sz="4" w:space="0" w:color="auto"/>
            </w:tcBorders>
            <w:noWrap/>
            <w:hideMark/>
          </w:tcPr>
          <w:p w14:paraId="688789A5"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B86E83"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68745CD2"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5319DE3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226E1250"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73C13AFC"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5700D107" w14:textId="77777777" w:rsidR="00DC770F" w:rsidRPr="00331CF8" w:rsidRDefault="00DC770F" w:rsidP="00A41ADE">
            <w:pPr>
              <w:pStyle w:val="NoSpacing"/>
              <w:jc w:val="center"/>
              <w:rPr>
                <w:b/>
                <w:bCs/>
                <w:noProof/>
                <w:sz w:val="18"/>
                <w:szCs w:val="18"/>
              </w:rPr>
            </w:pPr>
            <w:r w:rsidRPr="00331CF8">
              <w:rPr>
                <w:b/>
                <w:bCs/>
                <w:noProof/>
                <w:sz w:val="18"/>
                <w:szCs w:val="18"/>
              </w:rPr>
              <w:t>Predictor</w:t>
            </w:r>
          </w:p>
        </w:tc>
        <w:tc>
          <w:tcPr>
            <w:tcW w:w="1105" w:type="dxa"/>
            <w:tcBorders>
              <w:bottom w:val="single" w:sz="4" w:space="0" w:color="auto"/>
            </w:tcBorders>
            <w:noWrap/>
            <w:hideMark/>
          </w:tcPr>
          <w:p w14:paraId="555FE092" w14:textId="77777777" w:rsidR="00DC770F" w:rsidRPr="00331CF8" w:rsidRDefault="00DC770F" w:rsidP="00A41ADE">
            <w:pPr>
              <w:pStyle w:val="NoSpacing"/>
              <w:jc w:val="center"/>
              <w:rPr>
                <w:b/>
                <w:bCs/>
                <w:noProof/>
                <w:sz w:val="18"/>
                <w:szCs w:val="18"/>
              </w:rPr>
            </w:pPr>
            <w:r w:rsidRPr="00331CF8">
              <w:rPr>
                <w:b/>
                <w:bCs/>
                <w:noProof/>
                <w:sz w:val="18"/>
                <w:szCs w:val="18"/>
              </w:rPr>
              <w:t>Variable Importance</w:t>
            </w:r>
          </w:p>
        </w:tc>
      </w:tr>
      <w:tr w:rsidR="00347E7A" w:rsidRPr="002A0CB6" w14:paraId="34E23260" w14:textId="77777777" w:rsidTr="00F623C5">
        <w:trPr>
          <w:gridAfter w:val="1"/>
          <w:wAfter w:w="7" w:type="dxa"/>
          <w:trHeight w:val="290"/>
        </w:trPr>
        <w:tc>
          <w:tcPr>
            <w:tcW w:w="1791" w:type="dxa"/>
            <w:tcBorders>
              <w:top w:val="single" w:sz="4" w:space="0" w:color="auto"/>
              <w:right w:val="single" w:sz="4" w:space="0" w:color="auto"/>
            </w:tcBorders>
            <w:noWrap/>
            <w:hideMark/>
          </w:tcPr>
          <w:p w14:paraId="0DA7AB94" w14:textId="51C254AC" w:rsidR="00347E7A" w:rsidRPr="002A0CB6" w:rsidRDefault="00347E7A" w:rsidP="00347E7A">
            <w:pPr>
              <w:pStyle w:val="NoSpacing"/>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746E1033" w14:textId="4E0BCB17" w:rsidR="00347E7A" w:rsidRPr="00F623C5" w:rsidRDefault="00347E7A" w:rsidP="00347E7A">
            <w:pPr>
              <w:pStyle w:val="NoSpacing"/>
              <w:jc w:val="center"/>
              <w:rPr>
                <w:noProof/>
                <w:sz w:val="18"/>
                <w:szCs w:val="18"/>
              </w:rPr>
            </w:pPr>
            <w:r w:rsidRPr="00F623C5">
              <w:rPr>
                <w:rFonts w:cs="Calibri"/>
                <w:color w:val="000000"/>
                <w:sz w:val="18"/>
                <w:szCs w:val="18"/>
              </w:rPr>
              <w:t>Ethnicity:</w:t>
            </w:r>
            <w:r>
              <w:rPr>
                <w:rFonts w:cs="Calibri"/>
                <w:color w:val="000000"/>
                <w:sz w:val="18"/>
                <w:szCs w:val="18"/>
              </w:rPr>
              <w:t xml:space="preserve"> </w:t>
            </w:r>
            <w:proofErr w:type="spellStart"/>
            <w:r w:rsidRPr="00F623C5">
              <w:rPr>
                <w:rFonts w:cs="Calibri"/>
                <w:color w:val="000000"/>
                <w:sz w:val="18"/>
                <w:szCs w:val="18"/>
              </w:rPr>
              <w:t>Peulh</w:t>
            </w:r>
            <w:proofErr w:type="spellEnd"/>
            <w:r w:rsidRPr="00F623C5">
              <w:rPr>
                <w:rFonts w:cs="Calibri"/>
                <w:color w:val="000000"/>
                <w:sz w:val="18"/>
                <w:szCs w:val="18"/>
              </w:rPr>
              <w:t xml:space="preserve"> and related</w:t>
            </w:r>
          </w:p>
        </w:tc>
        <w:tc>
          <w:tcPr>
            <w:tcW w:w="1105" w:type="dxa"/>
            <w:tcBorders>
              <w:top w:val="single" w:sz="4" w:space="0" w:color="auto"/>
              <w:right w:val="single" w:sz="4" w:space="0" w:color="auto"/>
            </w:tcBorders>
            <w:noWrap/>
          </w:tcPr>
          <w:p w14:paraId="3D7060A6" w14:textId="224813CD" w:rsidR="00347E7A" w:rsidRPr="00F623C5" w:rsidRDefault="00347E7A" w:rsidP="00347E7A">
            <w:pPr>
              <w:pStyle w:val="NoSpacing"/>
              <w:jc w:val="center"/>
              <w:rPr>
                <w:noProof/>
                <w:sz w:val="18"/>
                <w:szCs w:val="18"/>
              </w:rPr>
            </w:pPr>
            <w:r w:rsidRPr="00F623C5">
              <w:rPr>
                <w:rFonts w:cs="Calibri"/>
                <w:color w:val="000000"/>
                <w:sz w:val="18"/>
                <w:szCs w:val="18"/>
              </w:rPr>
              <w:t>100</w:t>
            </w:r>
          </w:p>
        </w:tc>
        <w:tc>
          <w:tcPr>
            <w:tcW w:w="1663" w:type="dxa"/>
            <w:tcBorders>
              <w:top w:val="single" w:sz="4" w:space="0" w:color="auto"/>
              <w:left w:val="single" w:sz="4" w:space="0" w:color="auto"/>
            </w:tcBorders>
            <w:noWrap/>
          </w:tcPr>
          <w:p w14:paraId="1B389E58" w14:textId="422C550C" w:rsidR="00347E7A" w:rsidRPr="00F623C5" w:rsidRDefault="00347E7A" w:rsidP="00347E7A">
            <w:pPr>
              <w:pStyle w:val="NoSpacing"/>
              <w:jc w:val="center"/>
              <w:rPr>
                <w:noProof/>
                <w:sz w:val="18"/>
                <w:szCs w:val="18"/>
              </w:rPr>
            </w:pPr>
            <w:r w:rsidRPr="00F623C5">
              <w:rPr>
                <w:rFonts w:cs="Calibri"/>
                <w:color w:val="000000"/>
                <w:sz w:val="18"/>
                <w:szCs w:val="18"/>
              </w:rPr>
              <w:t>Ideal number of children</w:t>
            </w:r>
          </w:p>
        </w:tc>
        <w:tc>
          <w:tcPr>
            <w:tcW w:w="1105" w:type="dxa"/>
            <w:tcBorders>
              <w:top w:val="single" w:sz="4" w:space="0" w:color="auto"/>
              <w:right w:val="single" w:sz="4" w:space="0" w:color="auto"/>
            </w:tcBorders>
            <w:noWrap/>
          </w:tcPr>
          <w:p w14:paraId="661F47DE" w14:textId="2D8D499B" w:rsidR="00347E7A" w:rsidRPr="00F623C5" w:rsidRDefault="00347E7A" w:rsidP="00347E7A">
            <w:pPr>
              <w:pStyle w:val="NoSpacing"/>
              <w:jc w:val="center"/>
              <w:rPr>
                <w:noProof/>
                <w:sz w:val="18"/>
                <w:szCs w:val="18"/>
              </w:rPr>
            </w:pPr>
            <w:r>
              <w:rPr>
                <w:rFonts w:cs="Calibri"/>
                <w:color w:val="000000"/>
                <w:sz w:val="18"/>
                <w:szCs w:val="18"/>
              </w:rPr>
              <w:t>76</w:t>
            </w:r>
          </w:p>
        </w:tc>
        <w:tc>
          <w:tcPr>
            <w:tcW w:w="1663" w:type="dxa"/>
            <w:gridSpan w:val="2"/>
            <w:tcBorders>
              <w:top w:val="single" w:sz="4" w:space="0" w:color="auto"/>
              <w:left w:val="single" w:sz="4" w:space="0" w:color="auto"/>
            </w:tcBorders>
            <w:noWrap/>
          </w:tcPr>
          <w:p w14:paraId="59150ECD" w14:textId="35DFA99B" w:rsidR="00347E7A" w:rsidRPr="00F623C5" w:rsidRDefault="00347E7A" w:rsidP="00347E7A">
            <w:pPr>
              <w:pStyle w:val="NoSpacing"/>
              <w:jc w:val="center"/>
              <w:rPr>
                <w:noProof/>
                <w:sz w:val="18"/>
                <w:szCs w:val="18"/>
              </w:rPr>
            </w:pPr>
            <w:r w:rsidRPr="00F623C5">
              <w:rPr>
                <w:rFonts w:cs="Calibri"/>
                <w:color w:val="000000"/>
                <w:sz w:val="18"/>
                <w:szCs w:val="18"/>
              </w:rPr>
              <w:t>Number of HH members</w:t>
            </w:r>
          </w:p>
        </w:tc>
        <w:tc>
          <w:tcPr>
            <w:tcW w:w="1105" w:type="dxa"/>
            <w:tcBorders>
              <w:top w:val="single" w:sz="4" w:space="0" w:color="auto"/>
              <w:right w:val="single" w:sz="4" w:space="0" w:color="auto"/>
            </w:tcBorders>
            <w:noWrap/>
          </w:tcPr>
          <w:p w14:paraId="17E5B1AE" w14:textId="60AC93E5" w:rsidR="00347E7A" w:rsidRPr="00F623C5" w:rsidRDefault="00347E7A" w:rsidP="00347E7A">
            <w:pPr>
              <w:pStyle w:val="NoSpacing"/>
              <w:jc w:val="center"/>
              <w:rPr>
                <w:noProof/>
                <w:sz w:val="18"/>
                <w:szCs w:val="18"/>
              </w:rPr>
            </w:pPr>
            <w:r>
              <w:rPr>
                <w:rFonts w:cs="Calibri"/>
                <w:color w:val="000000"/>
                <w:sz w:val="18"/>
                <w:szCs w:val="18"/>
              </w:rPr>
              <w:t>59</w:t>
            </w:r>
          </w:p>
        </w:tc>
        <w:tc>
          <w:tcPr>
            <w:tcW w:w="1947" w:type="dxa"/>
            <w:gridSpan w:val="2"/>
            <w:tcBorders>
              <w:top w:val="single" w:sz="4" w:space="0" w:color="auto"/>
              <w:left w:val="single" w:sz="4" w:space="0" w:color="auto"/>
            </w:tcBorders>
            <w:noWrap/>
          </w:tcPr>
          <w:p w14:paraId="61DE2691" w14:textId="555B5A6A" w:rsidR="00347E7A" w:rsidRPr="00F623C5" w:rsidRDefault="00347E7A" w:rsidP="00347E7A">
            <w:pPr>
              <w:pStyle w:val="NoSpacing"/>
              <w:jc w:val="center"/>
              <w:rPr>
                <w:noProof/>
                <w:sz w:val="18"/>
                <w:szCs w:val="18"/>
              </w:rPr>
            </w:pPr>
            <w:r w:rsidRPr="00F623C5">
              <w:rPr>
                <w:rFonts w:cs="Calibri"/>
                <w:color w:val="000000"/>
                <w:sz w:val="18"/>
                <w:szCs w:val="18"/>
              </w:rPr>
              <w:t xml:space="preserve">*1st </w:t>
            </w:r>
            <w:proofErr w:type="spellStart"/>
            <w:r w:rsidRPr="00F623C5">
              <w:rPr>
                <w:rFonts w:cs="Calibri"/>
                <w:color w:val="000000"/>
                <w:sz w:val="18"/>
                <w:szCs w:val="18"/>
              </w:rPr>
              <w:t>wealthquintile</w:t>
            </w:r>
            <w:proofErr w:type="spellEnd"/>
          </w:p>
        </w:tc>
        <w:tc>
          <w:tcPr>
            <w:tcW w:w="1105" w:type="dxa"/>
            <w:tcBorders>
              <w:top w:val="single" w:sz="4" w:space="0" w:color="auto"/>
              <w:right w:val="single" w:sz="4" w:space="0" w:color="auto"/>
            </w:tcBorders>
            <w:noWrap/>
          </w:tcPr>
          <w:p w14:paraId="227A7805" w14:textId="57816B0E" w:rsidR="00347E7A" w:rsidRPr="00F623C5" w:rsidRDefault="00347E7A" w:rsidP="00347E7A">
            <w:pPr>
              <w:pStyle w:val="NoSpacing"/>
              <w:jc w:val="center"/>
              <w:rPr>
                <w:noProof/>
                <w:sz w:val="18"/>
                <w:szCs w:val="18"/>
              </w:rPr>
            </w:pPr>
            <w:r>
              <w:rPr>
                <w:rFonts w:cs="Calibri"/>
                <w:color w:val="000000"/>
                <w:sz w:val="18"/>
                <w:szCs w:val="18"/>
              </w:rPr>
              <w:t>46</w:t>
            </w:r>
          </w:p>
        </w:tc>
        <w:tc>
          <w:tcPr>
            <w:tcW w:w="1947" w:type="dxa"/>
            <w:gridSpan w:val="2"/>
            <w:tcBorders>
              <w:top w:val="single" w:sz="4" w:space="0" w:color="auto"/>
              <w:left w:val="single" w:sz="4" w:space="0" w:color="auto"/>
            </w:tcBorders>
            <w:noWrap/>
          </w:tcPr>
          <w:p w14:paraId="4F5B2E82" w14:textId="67B2E8B4" w:rsidR="00347E7A" w:rsidRPr="00F623C5" w:rsidRDefault="00347E7A" w:rsidP="00347E7A">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top w:val="single" w:sz="4" w:space="0" w:color="auto"/>
            </w:tcBorders>
            <w:noWrap/>
          </w:tcPr>
          <w:p w14:paraId="78141122" w14:textId="774FC1BB" w:rsidR="00347E7A" w:rsidRPr="00F623C5" w:rsidRDefault="00347E7A" w:rsidP="00347E7A">
            <w:pPr>
              <w:pStyle w:val="NoSpacing"/>
              <w:jc w:val="center"/>
              <w:rPr>
                <w:noProof/>
                <w:sz w:val="18"/>
                <w:szCs w:val="18"/>
              </w:rPr>
            </w:pPr>
            <w:r>
              <w:rPr>
                <w:rFonts w:cs="Calibri"/>
                <w:color w:val="000000"/>
                <w:sz w:val="18"/>
                <w:szCs w:val="18"/>
              </w:rPr>
              <w:t>45</w:t>
            </w:r>
          </w:p>
        </w:tc>
      </w:tr>
      <w:tr w:rsidR="00347E7A" w:rsidRPr="002A0CB6" w14:paraId="7B1F1A63" w14:textId="77777777" w:rsidTr="00F623C5">
        <w:trPr>
          <w:gridAfter w:val="1"/>
          <w:wAfter w:w="7" w:type="dxa"/>
          <w:trHeight w:val="290"/>
        </w:trPr>
        <w:tc>
          <w:tcPr>
            <w:tcW w:w="1791" w:type="dxa"/>
            <w:tcBorders>
              <w:right w:val="single" w:sz="4" w:space="0" w:color="auto"/>
            </w:tcBorders>
            <w:noWrap/>
            <w:hideMark/>
          </w:tcPr>
          <w:p w14:paraId="64B34B70" w14:textId="0D676890" w:rsidR="00347E7A" w:rsidRPr="002A0CB6" w:rsidRDefault="00347E7A" w:rsidP="00347E7A">
            <w:pPr>
              <w:pStyle w:val="NoSpacing"/>
              <w:rPr>
                <w:noProof/>
                <w:sz w:val="18"/>
                <w:szCs w:val="18"/>
              </w:rPr>
            </w:pPr>
            <w:r w:rsidRPr="002A0CB6">
              <w:rPr>
                <w:noProof/>
                <w:sz w:val="18"/>
                <w:szCs w:val="18"/>
              </w:rPr>
              <w:t>Burkina.Faso</w:t>
            </w:r>
          </w:p>
        </w:tc>
        <w:tc>
          <w:tcPr>
            <w:tcW w:w="1465" w:type="dxa"/>
            <w:tcBorders>
              <w:left w:val="single" w:sz="4" w:space="0" w:color="auto"/>
            </w:tcBorders>
            <w:noWrap/>
          </w:tcPr>
          <w:p w14:paraId="4D61FB3A" w14:textId="5F8C1996" w:rsidR="00347E7A" w:rsidRPr="00F623C5" w:rsidRDefault="00347E7A" w:rsidP="00347E7A">
            <w:pPr>
              <w:pStyle w:val="NoSpacing"/>
              <w:jc w:val="center"/>
              <w:rPr>
                <w:noProof/>
                <w:sz w:val="18"/>
                <w:szCs w:val="18"/>
              </w:rPr>
            </w:pPr>
            <w:r w:rsidRPr="00F623C5">
              <w:rPr>
                <w:rFonts w:cs="Calibri"/>
                <w:color w:val="000000"/>
                <w:sz w:val="18"/>
                <w:szCs w:val="18"/>
              </w:rPr>
              <w:t>Number of cattle owned</w:t>
            </w:r>
          </w:p>
        </w:tc>
        <w:tc>
          <w:tcPr>
            <w:tcW w:w="1105" w:type="dxa"/>
            <w:tcBorders>
              <w:right w:val="single" w:sz="4" w:space="0" w:color="auto"/>
            </w:tcBorders>
            <w:noWrap/>
          </w:tcPr>
          <w:p w14:paraId="42EFBD5B" w14:textId="1CBE7AA4" w:rsidR="00347E7A" w:rsidRPr="00F623C5" w:rsidRDefault="00347E7A" w:rsidP="00347E7A">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02402B5F" w14:textId="5273B5AD" w:rsidR="00347E7A" w:rsidRPr="00F623C5" w:rsidRDefault="00347E7A" w:rsidP="00347E7A">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72CC90C8" w14:textId="1FED12EB" w:rsidR="00347E7A" w:rsidRPr="00F623C5" w:rsidRDefault="00347E7A" w:rsidP="00347E7A">
            <w:pPr>
              <w:pStyle w:val="NoSpacing"/>
              <w:jc w:val="center"/>
              <w:rPr>
                <w:noProof/>
                <w:sz w:val="18"/>
                <w:szCs w:val="18"/>
              </w:rPr>
            </w:pPr>
            <w:r>
              <w:rPr>
                <w:rFonts w:cs="Calibri"/>
                <w:color w:val="000000"/>
                <w:sz w:val="18"/>
                <w:szCs w:val="18"/>
              </w:rPr>
              <w:t>66</w:t>
            </w:r>
          </w:p>
        </w:tc>
        <w:tc>
          <w:tcPr>
            <w:tcW w:w="1663" w:type="dxa"/>
            <w:gridSpan w:val="2"/>
            <w:tcBorders>
              <w:left w:val="single" w:sz="4" w:space="0" w:color="auto"/>
            </w:tcBorders>
            <w:noWrap/>
          </w:tcPr>
          <w:p w14:paraId="2CDB4E7B" w14:textId="2654F910" w:rsidR="00347E7A" w:rsidRPr="00F623C5" w:rsidRDefault="00347E7A" w:rsidP="00347E7A">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745E9EF8" w14:textId="40047E34" w:rsidR="00347E7A" w:rsidRPr="00F623C5" w:rsidRDefault="00347E7A" w:rsidP="00347E7A">
            <w:pPr>
              <w:pStyle w:val="NoSpacing"/>
              <w:jc w:val="center"/>
              <w:rPr>
                <w:noProof/>
                <w:sz w:val="18"/>
                <w:szCs w:val="18"/>
              </w:rPr>
            </w:pPr>
            <w:r>
              <w:rPr>
                <w:rFonts w:cs="Calibri"/>
                <w:color w:val="000000"/>
                <w:sz w:val="18"/>
                <w:szCs w:val="18"/>
              </w:rPr>
              <w:t>58</w:t>
            </w:r>
          </w:p>
        </w:tc>
        <w:tc>
          <w:tcPr>
            <w:tcW w:w="1947" w:type="dxa"/>
            <w:gridSpan w:val="2"/>
            <w:tcBorders>
              <w:left w:val="single" w:sz="4" w:space="0" w:color="auto"/>
            </w:tcBorders>
            <w:noWrap/>
          </w:tcPr>
          <w:p w14:paraId="6D058B93" w14:textId="414724D4" w:rsidR="00347E7A" w:rsidRPr="00F623C5" w:rsidRDefault="00347E7A" w:rsidP="00347E7A">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08C86D6F" w14:textId="5CB6AFBC" w:rsidR="00347E7A" w:rsidRPr="00F623C5" w:rsidRDefault="00347E7A" w:rsidP="00347E7A">
            <w:pPr>
              <w:pStyle w:val="NoSpacing"/>
              <w:jc w:val="center"/>
              <w:rPr>
                <w:noProof/>
                <w:sz w:val="18"/>
                <w:szCs w:val="18"/>
              </w:rPr>
            </w:pPr>
            <w:r>
              <w:rPr>
                <w:rFonts w:cs="Calibri"/>
                <w:color w:val="000000"/>
                <w:sz w:val="18"/>
                <w:szCs w:val="18"/>
              </w:rPr>
              <w:t>53</w:t>
            </w:r>
          </w:p>
        </w:tc>
        <w:tc>
          <w:tcPr>
            <w:tcW w:w="1947" w:type="dxa"/>
            <w:gridSpan w:val="2"/>
            <w:tcBorders>
              <w:left w:val="single" w:sz="4" w:space="0" w:color="auto"/>
            </w:tcBorders>
            <w:noWrap/>
          </w:tcPr>
          <w:p w14:paraId="0C1AE583" w14:textId="5744C944" w:rsidR="00347E7A" w:rsidRPr="00F623C5" w:rsidRDefault="00347E7A" w:rsidP="00347E7A">
            <w:pPr>
              <w:pStyle w:val="NoSpacing"/>
              <w:jc w:val="center"/>
              <w:rPr>
                <w:noProof/>
                <w:sz w:val="18"/>
                <w:szCs w:val="18"/>
              </w:rPr>
            </w:pPr>
            <w:r w:rsidRPr="00F623C5">
              <w:rPr>
                <w:rFonts w:cs="Calibri"/>
                <w:color w:val="000000"/>
                <w:sz w:val="18"/>
                <w:szCs w:val="18"/>
              </w:rPr>
              <w:t>Time for HH to get to water source</w:t>
            </w:r>
          </w:p>
        </w:tc>
        <w:tc>
          <w:tcPr>
            <w:tcW w:w="1105" w:type="dxa"/>
            <w:noWrap/>
          </w:tcPr>
          <w:p w14:paraId="7EE3902D" w14:textId="23E23E8E" w:rsidR="00347E7A" w:rsidRPr="00F623C5" w:rsidRDefault="00347E7A" w:rsidP="00347E7A">
            <w:pPr>
              <w:pStyle w:val="NoSpacing"/>
              <w:jc w:val="center"/>
              <w:rPr>
                <w:noProof/>
                <w:sz w:val="18"/>
                <w:szCs w:val="18"/>
              </w:rPr>
            </w:pPr>
            <w:r>
              <w:rPr>
                <w:rFonts w:cs="Calibri"/>
                <w:color w:val="000000"/>
                <w:sz w:val="18"/>
                <w:szCs w:val="18"/>
              </w:rPr>
              <w:t>46</w:t>
            </w:r>
          </w:p>
        </w:tc>
      </w:tr>
      <w:tr w:rsidR="00347E7A" w:rsidRPr="002A0CB6" w14:paraId="07502E6C" w14:textId="77777777" w:rsidTr="00F623C5">
        <w:trPr>
          <w:gridAfter w:val="1"/>
          <w:wAfter w:w="7" w:type="dxa"/>
          <w:trHeight w:val="290"/>
        </w:trPr>
        <w:tc>
          <w:tcPr>
            <w:tcW w:w="1791" w:type="dxa"/>
            <w:tcBorders>
              <w:right w:val="single" w:sz="4" w:space="0" w:color="auto"/>
            </w:tcBorders>
            <w:noWrap/>
            <w:hideMark/>
          </w:tcPr>
          <w:p w14:paraId="73443488" w14:textId="05607032" w:rsidR="00347E7A" w:rsidRPr="002A0CB6" w:rsidRDefault="00347E7A" w:rsidP="00347E7A">
            <w:pPr>
              <w:pStyle w:val="NoSpacing"/>
              <w:rPr>
                <w:noProof/>
                <w:sz w:val="18"/>
                <w:szCs w:val="18"/>
              </w:rPr>
            </w:pPr>
            <w:r w:rsidRPr="002A0CB6">
              <w:rPr>
                <w:noProof/>
                <w:sz w:val="18"/>
                <w:szCs w:val="18"/>
              </w:rPr>
              <w:t>Burundi</w:t>
            </w:r>
          </w:p>
        </w:tc>
        <w:tc>
          <w:tcPr>
            <w:tcW w:w="1465" w:type="dxa"/>
            <w:tcBorders>
              <w:left w:val="single" w:sz="4" w:space="0" w:color="auto"/>
            </w:tcBorders>
            <w:noWrap/>
          </w:tcPr>
          <w:p w14:paraId="1AA04D41" w14:textId="24ECBBF1" w:rsidR="00347E7A" w:rsidRPr="00F623C5" w:rsidRDefault="00347E7A" w:rsidP="00347E7A">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12C0763B" w14:textId="28F2DB4D" w:rsidR="00347E7A" w:rsidRPr="00F623C5" w:rsidRDefault="00347E7A" w:rsidP="00347E7A">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7C847113" w14:textId="07D3EF25" w:rsidR="00347E7A" w:rsidRPr="00F623C5" w:rsidRDefault="00347E7A" w:rsidP="00347E7A">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7FF2D637" w14:textId="56EF1C53" w:rsidR="00347E7A" w:rsidRPr="00F623C5" w:rsidRDefault="00347E7A" w:rsidP="00347E7A">
            <w:pPr>
              <w:pStyle w:val="NoSpacing"/>
              <w:jc w:val="center"/>
              <w:rPr>
                <w:noProof/>
                <w:sz w:val="18"/>
                <w:szCs w:val="18"/>
              </w:rPr>
            </w:pPr>
            <w:r>
              <w:rPr>
                <w:rFonts w:cs="Calibri"/>
                <w:color w:val="000000"/>
                <w:sz w:val="18"/>
                <w:szCs w:val="18"/>
              </w:rPr>
              <w:t>95</w:t>
            </w:r>
          </w:p>
        </w:tc>
        <w:tc>
          <w:tcPr>
            <w:tcW w:w="1663" w:type="dxa"/>
            <w:gridSpan w:val="2"/>
            <w:tcBorders>
              <w:left w:val="single" w:sz="4" w:space="0" w:color="auto"/>
            </w:tcBorders>
            <w:noWrap/>
          </w:tcPr>
          <w:p w14:paraId="221106F9" w14:textId="589F91F4" w:rsidR="00347E7A" w:rsidRPr="00F623C5" w:rsidRDefault="00347E7A" w:rsidP="00347E7A">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right w:val="single" w:sz="4" w:space="0" w:color="auto"/>
            </w:tcBorders>
            <w:noWrap/>
          </w:tcPr>
          <w:p w14:paraId="02455634" w14:textId="66BA13F4" w:rsidR="00347E7A" w:rsidRPr="00F623C5" w:rsidRDefault="00347E7A" w:rsidP="00347E7A">
            <w:pPr>
              <w:pStyle w:val="NoSpacing"/>
              <w:jc w:val="center"/>
              <w:rPr>
                <w:noProof/>
                <w:sz w:val="18"/>
                <w:szCs w:val="18"/>
              </w:rPr>
            </w:pPr>
            <w:r>
              <w:rPr>
                <w:rFonts w:cs="Calibri"/>
                <w:color w:val="000000"/>
                <w:sz w:val="18"/>
                <w:szCs w:val="18"/>
              </w:rPr>
              <w:t>48</w:t>
            </w:r>
          </w:p>
        </w:tc>
        <w:tc>
          <w:tcPr>
            <w:tcW w:w="1947" w:type="dxa"/>
            <w:gridSpan w:val="2"/>
            <w:tcBorders>
              <w:left w:val="single" w:sz="4" w:space="0" w:color="auto"/>
            </w:tcBorders>
            <w:noWrap/>
          </w:tcPr>
          <w:p w14:paraId="3908B0E7" w14:textId="09A61855" w:rsidR="00347E7A" w:rsidRPr="00F623C5" w:rsidRDefault="00347E7A" w:rsidP="00347E7A">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1D77679D" w14:textId="1664383C" w:rsidR="00347E7A" w:rsidRPr="00F623C5" w:rsidRDefault="00347E7A" w:rsidP="00347E7A">
            <w:pPr>
              <w:pStyle w:val="NoSpacing"/>
              <w:jc w:val="center"/>
              <w:rPr>
                <w:noProof/>
                <w:sz w:val="18"/>
                <w:szCs w:val="18"/>
              </w:rPr>
            </w:pPr>
            <w:r>
              <w:rPr>
                <w:rFonts w:cs="Calibri"/>
                <w:color w:val="000000"/>
                <w:sz w:val="18"/>
                <w:szCs w:val="18"/>
              </w:rPr>
              <w:t>39</w:t>
            </w:r>
          </w:p>
        </w:tc>
        <w:tc>
          <w:tcPr>
            <w:tcW w:w="1947" w:type="dxa"/>
            <w:gridSpan w:val="2"/>
            <w:tcBorders>
              <w:left w:val="single" w:sz="4" w:space="0" w:color="auto"/>
            </w:tcBorders>
            <w:noWrap/>
          </w:tcPr>
          <w:p w14:paraId="08CEA66A" w14:textId="7DAB8332" w:rsidR="00347E7A" w:rsidRPr="00F623C5" w:rsidRDefault="00347E7A" w:rsidP="00347E7A">
            <w:pPr>
              <w:pStyle w:val="NoSpacing"/>
              <w:jc w:val="center"/>
              <w:rPr>
                <w:noProof/>
                <w:sz w:val="18"/>
                <w:szCs w:val="18"/>
              </w:rPr>
            </w:pPr>
            <w:r w:rsidRPr="00F623C5">
              <w:rPr>
                <w:rFonts w:cs="Calibri"/>
                <w:color w:val="000000"/>
                <w:sz w:val="18"/>
                <w:szCs w:val="18"/>
              </w:rPr>
              <w:t>Has a video recorder</w:t>
            </w:r>
          </w:p>
        </w:tc>
        <w:tc>
          <w:tcPr>
            <w:tcW w:w="1105" w:type="dxa"/>
            <w:noWrap/>
          </w:tcPr>
          <w:p w14:paraId="7AD2E2B5" w14:textId="573DB3A1" w:rsidR="00347E7A" w:rsidRPr="00F623C5" w:rsidRDefault="00347E7A" w:rsidP="00347E7A">
            <w:pPr>
              <w:pStyle w:val="NoSpacing"/>
              <w:jc w:val="center"/>
              <w:rPr>
                <w:noProof/>
                <w:sz w:val="18"/>
                <w:szCs w:val="18"/>
              </w:rPr>
            </w:pPr>
            <w:r>
              <w:rPr>
                <w:rFonts w:cs="Calibri"/>
                <w:color w:val="000000"/>
                <w:sz w:val="18"/>
                <w:szCs w:val="18"/>
              </w:rPr>
              <w:t>38</w:t>
            </w:r>
          </w:p>
        </w:tc>
      </w:tr>
      <w:tr w:rsidR="00347E7A" w:rsidRPr="002A0CB6" w14:paraId="7A5D91A0" w14:textId="77777777" w:rsidTr="00F623C5">
        <w:trPr>
          <w:gridAfter w:val="1"/>
          <w:wAfter w:w="7" w:type="dxa"/>
          <w:trHeight w:val="290"/>
        </w:trPr>
        <w:tc>
          <w:tcPr>
            <w:tcW w:w="1791" w:type="dxa"/>
            <w:tcBorders>
              <w:right w:val="single" w:sz="4" w:space="0" w:color="auto"/>
            </w:tcBorders>
            <w:noWrap/>
            <w:hideMark/>
          </w:tcPr>
          <w:p w14:paraId="2A1191AB" w14:textId="694F0319" w:rsidR="00347E7A" w:rsidRPr="002A0CB6" w:rsidRDefault="00347E7A" w:rsidP="00347E7A">
            <w:pPr>
              <w:pStyle w:val="NoSpacing"/>
              <w:rPr>
                <w:noProof/>
                <w:sz w:val="18"/>
                <w:szCs w:val="18"/>
              </w:rPr>
            </w:pPr>
            <w:r w:rsidRPr="002A0CB6">
              <w:rPr>
                <w:noProof/>
                <w:sz w:val="18"/>
                <w:szCs w:val="18"/>
              </w:rPr>
              <w:t>Cameroon</w:t>
            </w:r>
          </w:p>
        </w:tc>
        <w:tc>
          <w:tcPr>
            <w:tcW w:w="1465" w:type="dxa"/>
            <w:tcBorders>
              <w:left w:val="single" w:sz="4" w:space="0" w:color="auto"/>
            </w:tcBorders>
            <w:noWrap/>
          </w:tcPr>
          <w:p w14:paraId="7F0E1BF1" w14:textId="1FBDFD38" w:rsidR="00347E7A" w:rsidRPr="00F623C5" w:rsidRDefault="00347E7A" w:rsidP="00347E7A">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5B52F00C" w14:textId="56A820D0" w:rsidR="00347E7A" w:rsidRPr="00F623C5" w:rsidRDefault="00347E7A" w:rsidP="00347E7A">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7CFF42C" w14:textId="0AFFB2BE" w:rsidR="00347E7A" w:rsidRPr="00F623C5" w:rsidRDefault="00347E7A" w:rsidP="00347E7A">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1FD70079" w14:textId="681E1AC2" w:rsidR="00347E7A" w:rsidRPr="00F623C5" w:rsidRDefault="00347E7A" w:rsidP="00347E7A">
            <w:pPr>
              <w:pStyle w:val="NoSpacing"/>
              <w:jc w:val="center"/>
              <w:rPr>
                <w:noProof/>
                <w:sz w:val="18"/>
                <w:szCs w:val="18"/>
              </w:rPr>
            </w:pPr>
            <w:r>
              <w:rPr>
                <w:rFonts w:cs="Calibri"/>
                <w:color w:val="000000"/>
                <w:sz w:val="18"/>
                <w:szCs w:val="18"/>
              </w:rPr>
              <w:t>75</w:t>
            </w:r>
          </w:p>
        </w:tc>
        <w:tc>
          <w:tcPr>
            <w:tcW w:w="1663" w:type="dxa"/>
            <w:gridSpan w:val="2"/>
            <w:tcBorders>
              <w:left w:val="single" w:sz="4" w:space="0" w:color="auto"/>
            </w:tcBorders>
            <w:noWrap/>
          </w:tcPr>
          <w:p w14:paraId="1639D62F" w14:textId="4D791648" w:rsidR="00347E7A" w:rsidRPr="00F623C5" w:rsidRDefault="00347E7A" w:rsidP="00347E7A">
            <w:pPr>
              <w:pStyle w:val="NoSpacing"/>
              <w:jc w:val="center"/>
              <w:rPr>
                <w:noProof/>
                <w:sz w:val="18"/>
                <w:szCs w:val="18"/>
              </w:rPr>
            </w:pPr>
            <w:r w:rsidRPr="00F623C5">
              <w:rPr>
                <w:rFonts w:cs="Calibri"/>
                <w:color w:val="000000"/>
                <w:sz w:val="18"/>
                <w:szCs w:val="18"/>
              </w:rPr>
              <w:t>*No education level attained</w:t>
            </w:r>
          </w:p>
        </w:tc>
        <w:tc>
          <w:tcPr>
            <w:tcW w:w="1105" w:type="dxa"/>
            <w:tcBorders>
              <w:right w:val="single" w:sz="4" w:space="0" w:color="auto"/>
            </w:tcBorders>
            <w:noWrap/>
          </w:tcPr>
          <w:p w14:paraId="43DA93B4" w14:textId="5FED048D" w:rsidR="00347E7A" w:rsidRPr="00F623C5" w:rsidRDefault="00347E7A" w:rsidP="00347E7A">
            <w:pPr>
              <w:pStyle w:val="NoSpacing"/>
              <w:jc w:val="center"/>
              <w:rPr>
                <w:noProof/>
                <w:sz w:val="18"/>
                <w:szCs w:val="18"/>
              </w:rPr>
            </w:pPr>
            <w:r>
              <w:rPr>
                <w:rFonts w:cs="Calibri"/>
                <w:color w:val="000000"/>
                <w:sz w:val="18"/>
                <w:szCs w:val="18"/>
              </w:rPr>
              <w:t>47</w:t>
            </w:r>
          </w:p>
        </w:tc>
        <w:tc>
          <w:tcPr>
            <w:tcW w:w="1947" w:type="dxa"/>
            <w:gridSpan w:val="2"/>
            <w:tcBorders>
              <w:left w:val="single" w:sz="4" w:space="0" w:color="auto"/>
            </w:tcBorders>
            <w:noWrap/>
          </w:tcPr>
          <w:p w14:paraId="336136EF" w14:textId="78675E92" w:rsidR="00347E7A" w:rsidRPr="00F623C5" w:rsidRDefault="00347E7A" w:rsidP="00347E7A">
            <w:pPr>
              <w:pStyle w:val="NoSpacing"/>
              <w:jc w:val="center"/>
              <w:rPr>
                <w:noProof/>
                <w:sz w:val="18"/>
                <w:szCs w:val="18"/>
              </w:rPr>
            </w:pPr>
            <w:r w:rsidRPr="00F623C5">
              <w:rPr>
                <w:rFonts w:cs="Calibri"/>
                <w:color w:val="000000"/>
                <w:sz w:val="18"/>
                <w:szCs w:val="18"/>
              </w:rPr>
              <w:t>*HH has exposure to mass media</w:t>
            </w:r>
          </w:p>
        </w:tc>
        <w:tc>
          <w:tcPr>
            <w:tcW w:w="1105" w:type="dxa"/>
            <w:tcBorders>
              <w:right w:val="single" w:sz="4" w:space="0" w:color="auto"/>
            </w:tcBorders>
            <w:noWrap/>
          </w:tcPr>
          <w:p w14:paraId="338540CC" w14:textId="51942B5E" w:rsidR="00347E7A" w:rsidRPr="00F623C5" w:rsidRDefault="00347E7A" w:rsidP="00347E7A">
            <w:pPr>
              <w:pStyle w:val="NoSpacing"/>
              <w:jc w:val="center"/>
              <w:rPr>
                <w:noProof/>
                <w:sz w:val="18"/>
                <w:szCs w:val="18"/>
              </w:rPr>
            </w:pPr>
            <w:r>
              <w:rPr>
                <w:rFonts w:cs="Calibri"/>
                <w:color w:val="000000"/>
                <w:sz w:val="18"/>
                <w:szCs w:val="18"/>
              </w:rPr>
              <w:t>40</w:t>
            </w:r>
          </w:p>
        </w:tc>
        <w:tc>
          <w:tcPr>
            <w:tcW w:w="1947" w:type="dxa"/>
            <w:gridSpan w:val="2"/>
            <w:tcBorders>
              <w:left w:val="single" w:sz="4" w:space="0" w:color="auto"/>
            </w:tcBorders>
            <w:noWrap/>
          </w:tcPr>
          <w:p w14:paraId="1A13A103" w14:textId="2C25D51C" w:rsidR="00347E7A" w:rsidRPr="00F623C5" w:rsidRDefault="00347E7A" w:rsidP="00347E7A">
            <w:pPr>
              <w:pStyle w:val="NoSpacing"/>
              <w:jc w:val="center"/>
              <w:rPr>
                <w:noProof/>
                <w:sz w:val="18"/>
                <w:szCs w:val="18"/>
              </w:rPr>
            </w:pPr>
            <w:r w:rsidRPr="00F623C5">
              <w:rPr>
                <w:rFonts w:cs="Calibri"/>
                <w:color w:val="000000"/>
                <w:sz w:val="18"/>
                <w:szCs w:val="18"/>
              </w:rPr>
              <w:t>Literate</w:t>
            </w:r>
          </w:p>
        </w:tc>
        <w:tc>
          <w:tcPr>
            <w:tcW w:w="1105" w:type="dxa"/>
            <w:noWrap/>
          </w:tcPr>
          <w:p w14:paraId="7E14ADD4" w14:textId="1EDD699E" w:rsidR="00347E7A" w:rsidRPr="00F623C5" w:rsidRDefault="00347E7A" w:rsidP="00347E7A">
            <w:pPr>
              <w:pStyle w:val="NoSpacing"/>
              <w:jc w:val="center"/>
              <w:rPr>
                <w:noProof/>
                <w:sz w:val="18"/>
                <w:szCs w:val="18"/>
              </w:rPr>
            </w:pPr>
            <w:r>
              <w:rPr>
                <w:rFonts w:cs="Calibri"/>
                <w:color w:val="000000"/>
                <w:sz w:val="18"/>
                <w:szCs w:val="18"/>
              </w:rPr>
              <w:t>40</w:t>
            </w:r>
          </w:p>
        </w:tc>
      </w:tr>
      <w:tr w:rsidR="00347E7A" w:rsidRPr="002A0CB6" w14:paraId="6B885C8B" w14:textId="77777777" w:rsidTr="00F623C5">
        <w:trPr>
          <w:gridAfter w:val="1"/>
          <w:wAfter w:w="7" w:type="dxa"/>
          <w:trHeight w:val="290"/>
        </w:trPr>
        <w:tc>
          <w:tcPr>
            <w:tcW w:w="1791" w:type="dxa"/>
            <w:tcBorders>
              <w:right w:val="single" w:sz="4" w:space="0" w:color="auto"/>
            </w:tcBorders>
            <w:noWrap/>
            <w:hideMark/>
          </w:tcPr>
          <w:p w14:paraId="72A8B1D1" w14:textId="299A304D" w:rsidR="00347E7A" w:rsidRPr="002A0CB6" w:rsidRDefault="00347E7A" w:rsidP="00347E7A">
            <w:pPr>
              <w:pStyle w:val="NoSpacing"/>
              <w:rPr>
                <w:noProof/>
                <w:sz w:val="18"/>
                <w:szCs w:val="18"/>
              </w:rPr>
            </w:pPr>
            <w:r w:rsidRPr="002A0CB6">
              <w:rPr>
                <w:noProof/>
                <w:sz w:val="18"/>
                <w:szCs w:val="18"/>
              </w:rPr>
              <w:t>Chad</w:t>
            </w:r>
          </w:p>
        </w:tc>
        <w:tc>
          <w:tcPr>
            <w:tcW w:w="1465" w:type="dxa"/>
            <w:tcBorders>
              <w:left w:val="single" w:sz="4" w:space="0" w:color="auto"/>
            </w:tcBorders>
            <w:noWrap/>
          </w:tcPr>
          <w:p w14:paraId="4CBA8128" w14:textId="76C77A36" w:rsidR="00347E7A" w:rsidRPr="00F623C5" w:rsidRDefault="00347E7A" w:rsidP="00347E7A">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29F9BA78" w14:textId="5DA86C97" w:rsidR="00347E7A" w:rsidRPr="00F623C5" w:rsidRDefault="00347E7A" w:rsidP="00347E7A">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6C734663" w14:textId="2994EAAE" w:rsidR="00347E7A" w:rsidRPr="00F623C5" w:rsidRDefault="00347E7A" w:rsidP="00347E7A">
            <w:pPr>
              <w:pStyle w:val="NoSpacing"/>
              <w:jc w:val="center"/>
              <w:rPr>
                <w:noProof/>
                <w:sz w:val="18"/>
                <w:szCs w:val="18"/>
              </w:rPr>
            </w:pPr>
            <w:r w:rsidRPr="00F623C5">
              <w:rPr>
                <w:rFonts w:cs="Calibri"/>
                <w:color w:val="000000"/>
                <w:sz w:val="18"/>
                <w:szCs w:val="18"/>
              </w:rPr>
              <w:t xml:space="preserve">*5th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1D603808" w14:textId="716A95F3" w:rsidR="00347E7A" w:rsidRPr="00F623C5" w:rsidRDefault="00347E7A" w:rsidP="00347E7A">
            <w:pPr>
              <w:pStyle w:val="NoSpacing"/>
              <w:jc w:val="center"/>
              <w:rPr>
                <w:noProof/>
                <w:sz w:val="18"/>
                <w:szCs w:val="18"/>
              </w:rPr>
            </w:pPr>
            <w:r>
              <w:rPr>
                <w:rFonts w:cs="Calibri"/>
                <w:color w:val="000000"/>
                <w:sz w:val="18"/>
                <w:szCs w:val="18"/>
              </w:rPr>
              <w:t>59</w:t>
            </w:r>
          </w:p>
        </w:tc>
        <w:tc>
          <w:tcPr>
            <w:tcW w:w="1663" w:type="dxa"/>
            <w:gridSpan w:val="2"/>
            <w:tcBorders>
              <w:left w:val="single" w:sz="4" w:space="0" w:color="auto"/>
            </w:tcBorders>
            <w:noWrap/>
          </w:tcPr>
          <w:p w14:paraId="0F524C52" w14:textId="6100CBAB" w:rsidR="00347E7A" w:rsidRPr="00F623C5" w:rsidRDefault="00347E7A" w:rsidP="00347E7A">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6346AF38" w14:textId="56E046E8" w:rsidR="00347E7A" w:rsidRPr="00F623C5" w:rsidRDefault="00347E7A" w:rsidP="00347E7A">
            <w:pPr>
              <w:pStyle w:val="NoSpacing"/>
              <w:jc w:val="center"/>
              <w:rPr>
                <w:noProof/>
                <w:sz w:val="18"/>
                <w:szCs w:val="18"/>
              </w:rPr>
            </w:pPr>
            <w:r>
              <w:rPr>
                <w:rFonts w:cs="Calibri"/>
                <w:color w:val="000000"/>
                <w:sz w:val="18"/>
                <w:szCs w:val="18"/>
              </w:rPr>
              <w:t>58</w:t>
            </w:r>
          </w:p>
        </w:tc>
        <w:tc>
          <w:tcPr>
            <w:tcW w:w="1947" w:type="dxa"/>
            <w:gridSpan w:val="2"/>
            <w:tcBorders>
              <w:left w:val="single" w:sz="4" w:space="0" w:color="auto"/>
            </w:tcBorders>
            <w:noWrap/>
          </w:tcPr>
          <w:p w14:paraId="29BCD17C" w14:textId="282C7175" w:rsidR="00347E7A" w:rsidRPr="00F623C5" w:rsidRDefault="00347E7A" w:rsidP="00347E7A">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4BBD493A" w14:textId="6AD8E511" w:rsidR="00347E7A" w:rsidRPr="00F623C5" w:rsidRDefault="00347E7A" w:rsidP="00347E7A">
            <w:pPr>
              <w:pStyle w:val="NoSpacing"/>
              <w:jc w:val="center"/>
              <w:rPr>
                <w:noProof/>
                <w:sz w:val="18"/>
                <w:szCs w:val="18"/>
              </w:rPr>
            </w:pPr>
            <w:r>
              <w:rPr>
                <w:rFonts w:cs="Calibri"/>
                <w:color w:val="000000"/>
                <w:sz w:val="18"/>
                <w:szCs w:val="18"/>
              </w:rPr>
              <w:t>49</w:t>
            </w:r>
          </w:p>
        </w:tc>
        <w:tc>
          <w:tcPr>
            <w:tcW w:w="1947" w:type="dxa"/>
            <w:gridSpan w:val="2"/>
            <w:tcBorders>
              <w:left w:val="single" w:sz="4" w:space="0" w:color="auto"/>
            </w:tcBorders>
            <w:noWrap/>
          </w:tcPr>
          <w:p w14:paraId="37AF2557" w14:textId="65ACA7EF" w:rsidR="00347E7A" w:rsidRPr="00F623C5" w:rsidRDefault="00347E7A" w:rsidP="00347E7A">
            <w:pPr>
              <w:pStyle w:val="NoSpacing"/>
              <w:jc w:val="center"/>
              <w:rPr>
                <w:noProof/>
                <w:sz w:val="18"/>
                <w:szCs w:val="18"/>
              </w:rPr>
            </w:pPr>
            <w:r w:rsidRPr="00F623C5">
              <w:rPr>
                <w:rFonts w:cs="Calibri"/>
                <w:color w:val="000000"/>
                <w:sz w:val="18"/>
                <w:szCs w:val="18"/>
              </w:rPr>
              <w:t>HH has any toilet facility</w:t>
            </w:r>
          </w:p>
        </w:tc>
        <w:tc>
          <w:tcPr>
            <w:tcW w:w="1105" w:type="dxa"/>
            <w:noWrap/>
          </w:tcPr>
          <w:p w14:paraId="55384A54" w14:textId="0D538961" w:rsidR="00347E7A" w:rsidRPr="00F623C5" w:rsidRDefault="00347E7A" w:rsidP="00347E7A">
            <w:pPr>
              <w:pStyle w:val="NoSpacing"/>
              <w:jc w:val="center"/>
              <w:rPr>
                <w:noProof/>
                <w:sz w:val="18"/>
                <w:szCs w:val="18"/>
              </w:rPr>
            </w:pPr>
            <w:r>
              <w:rPr>
                <w:rFonts w:cs="Calibri"/>
                <w:color w:val="000000"/>
                <w:sz w:val="18"/>
                <w:szCs w:val="18"/>
              </w:rPr>
              <w:t>46</w:t>
            </w:r>
          </w:p>
        </w:tc>
      </w:tr>
      <w:tr w:rsidR="00667912" w:rsidRPr="002A0CB6" w14:paraId="60FCE404" w14:textId="77777777" w:rsidTr="00F623C5">
        <w:trPr>
          <w:gridAfter w:val="1"/>
          <w:wAfter w:w="7" w:type="dxa"/>
          <w:trHeight w:val="290"/>
        </w:trPr>
        <w:tc>
          <w:tcPr>
            <w:tcW w:w="1791" w:type="dxa"/>
            <w:tcBorders>
              <w:right w:val="single" w:sz="4" w:space="0" w:color="auto"/>
            </w:tcBorders>
            <w:noWrap/>
            <w:hideMark/>
          </w:tcPr>
          <w:p w14:paraId="3BB5A2DF" w14:textId="1A82B965" w:rsidR="00667912" w:rsidRPr="002A0CB6" w:rsidRDefault="00667912" w:rsidP="00667912">
            <w:pPr>
              <w:pStyle w:val="NoSpacing"/>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42360B72" w14:textId="1F061197" w:rsidR="00667912" w:rsidRPr="00F623C5" w:rsidRDefault="00667912" w:rsidP="00667912">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2E61E45D" w14:textId="46DD859A" w:rsidR="00667912" w:rsidRPr="00F623C5" w:rsidRDefault="00667912" w:rsidP="00667912">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7C82965A" w14:textId="73F50BA4" w:rsidR="00667912" w:rsidRPr="00F623C5" w:rsidRDefault="00667912" w:rsidP="00667912">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38CF0158" w14:textId="03271298" w:rsidR="00667912" w:rsidRPr="00F623C5" w:rsidRDefault="00667912" w:rsidP="00667912">
            <w:pPr>
              <w:pStyle w:val="NoSpacing"/>
              <w:jc w:val="center"/>
              <w:rPr>
                <w:noProof/>
                <w:sz w:val="18"/>
                <w:szCs w:val="18"/>
              </w:rPr>
            </w:pPr>
            <w:r>
              <w:rPr>
                <w:rFonts w:cs="Calibri"/>
                <w:color w:val="000000"/>
                <w:sz w:val="18"/>
                <w:szCs w:val="18"/>
              </w:rPr>
              <w:t>52</w:t>
            </w:r>
          </w:p>
        </w:tc>
        <w:tc>
          <w:tcPr>
            <w:tcW w:w="1663" w:type="dxa"/>
            <w:gridSpan w:val="2"/>
            <w:tcBorders>
              <w:left w:val="single" w:sz="4" w:space="0" w:color="auto"/>
            </w:tcBorders>
            <w:noWrap/>
          </w:tcPr>
          <w:p w14:paraId="7873502D" w14:textId="48B2DBDC" w:rsidR="00667912" w:rsidRPr="00F623C5" w:rsidRDefault="00667912" w:rsidP="00667912">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7AD7CBED" w14:textId="3CA99AAA" w:rsidR="00667912" w:rsidRPr="00F623C5" w:rsidRDefault="00667912" w:rsidP="00667912">
            <w:pPr>
              <w:pStyle w:val="NoSpacing"/>
              <w:jc w:val="center"/>
              <w:rPr>
                <w:noProof/>
                <w:sz w:val="18"/>
                <w:szCs w:val="18"/>
              </w:rPr>
            </w:pPr>
            <w:r>
              <w:rPr>
                <w:rFonts w:cs="Calibri"/>
                <w:color w:val="000000"/>
                <w:sz w:val="18"/>
                <w:szCs w:val="18"/>
              </w:rPr>
              <w:t>52</w:t>
            </w:r>
          </w:p>
        </w:tc>
        <w:tc>
          <w:tcPr>
            <w:tcW w:w="1947" w:type="dxa"/>
            <w:gridSpan w:val="2"/>
            <w:tcBorders>
              <w:left w:val="single" w:sz="4" w:space="0" w:color="auto"/>
            </w:tcBorders>
            <w:noWrap/>
          </w:tcPr>
          <w:p w14:paraId="43B72D6C" w14:textId="3EF2025D" w:rsidR="00667912" w:rsidRPr="00F623C5" w:rsidRDefault="00667912" w:rsidP="00667912">
            <w:pPr>
              <w:pStyle w:val="NoSpacing"/>
              <w:jc w:val="center"/>
              <w:rPr>
                <w:noProof/>
                <w:sz w:val="18"/>
                <w:szCs w:val="18"/>
              </w:rPr>
            </w:pPr>
            <w:r w:rsidRPr="00F623C5">
              <w:rPr>
                <w:rFonts w:cs="Calibri"/>
                <w:color w:val="000000"/>
                <w:sz w:val="18"/>
                <w:szCs w:val="18"/>
              </w:rPr>
              <w:t>HH has owns land usable for agriculture</w:t>
            </w:r>
          </w:p>
        </w:tc>
        <w:tc>
          <w:tcPr>
            <w:tcW w:w="1105" w:type="dxa"/>
            <w:tcBorders>
              <w:right w:val="single" w:sz="4" w:space="0" w:color="auto"/>
            </w:tcBorders>
            <w:noWrap/>
          </w:tcPr>
          <w:p w14:paraId="6556587B" w14:textId="44EBF871" w:rsidR="00667912" w:rsidRPr="00F623C5" w:rsidRDefault="00667912" w:rsidP="00667912">
            <w:pPr>
              <w:pStyle w:val="NoSpacing"/>
              <w:jc w:val="center"/>
              <w:rPr>
                <w:noProof/>
                <w:sz w:val="18"/>
                <w:szCs w:val="18"/>
              </w:rPr>
            </w:pPr>
            <w:r>
              <w:rPr>
                <w:rFonts w:cs="Calibri"/>
                <w:color w:val="000000"/>
                <w:sz w:val="18"/>
                <w:szCs w:val="18"/>
              </w:rPr>
              <w:t>39</w:t>
            </w:r>
          </w:p>
        </w:tc>
        <w:tc>
          <w:tcPr>
            <w:tcW w:w="1947" w:type="dxa"/>
            <w:gridSpan w:val="2"/>
            <w:tcBorders>
              <w:left w:val="single" w:sz="4" w:space="0" w:color="auto"/>
            </w:tcBorders>
            <w:noWrap/>
          </w:tcPr>
          <w:p w14:paraId="3C8D5521" w14:textId="63035E3E" w:rsidR="00667912" w:rsidRPr="00F623C5" w:rsidRDefault="00667912" w:rsidP="00667912">
            <w:pPr>
              <w:pStyle w:val="NoSpacing"/>
              <w:jc w:val="center"/>
              <w:rPr>
                <w:noProof/>
                <w:sz w:val="18"/>
                <w:szCs w:val="18"/>
              </w:rPr>
            </w:pPr>
            <w:r w:rsidRPr="00F623C5">
              <w:rPr>
                <w:rFonts w:cs="Calibri"/>
                <w:color w:val="000000"/>
                <w:sz w:val="18"/>
                <w:szCs w:val="18"/>
              </w:rPr>
              <w:t>Tested for HIV</w:t>
            </w:r>
          </w:p>
        </w:tc>
        <w:tc>
          <w:tcPr>
            <w:tcW w:w="1105" w:type="dxa"/>
            <w:noWrap/>
          </w:tcPr>
          <w:p w14:paraId="1507A2CA" w14:textId="3AA7B976" w:rsidR="00667912" w:rsidRPr="00F623C5" w:rsidRDefault="00667912" w:rsidP="00667912">
            <w:pPr>
              <w:pStyle w:val="NoSpacing"/>
              <w:jc w:val="center"/>
              <w:rPr>
                <w:noProof/>
                <w:sz w:val="18"/>
                <w:szCs w:val="18"/>
              </w:rPr>
            </w:pPr>
            <w:r>
              <w:rPr>
                <w:rFonts w:cs="Calibri"/>
                <w:color w:val="000000"/>
                <w:sz w:val="18"/>
                <w:szCs w:val="18"/>
              </w:rPr>
              <w:t>34</w:t>
            </w:r>
          </w:p>
        </w:tc>
      </w:tr>
      <w:tr w:rsidR="00667912" w:rsidRPr="002A0CB6" w14:paraId="44C18E23" w14:textId="77777777" w:rsidTr="00F623C5">
        <w:trPr>
          <w:gridAfter w:val="1"/>
          <w:wAfter w:w="7" w:type="dxa"/>
          <w:trHeight w:val="290"/>
        </w:trPr>
        <w:tc>
          <w:tcPr>
            <w:tcW w:w="1791" w:type="dxa"/>
            <w:tcBorders>
              <w:right w:val="single" w:sz="4" w:space="0" w:color="auto"/>
            </w:tcBorders>
            <w:noWrap/>
            <w:hideMark/>
          </w:tcPr>
          <w:p w14:paraId="60C455FA" w14:textId="704900FF" w:rsidR="00667912" w:rsidRPr="002A0CB6" w:rsidRDefault="00667912" w:rsidP="00667912">
            <w:pPr>
              <w:pStyle w:val="NoSpacing"/>
              <w:rPr>
                <w:noProof/>
                <w:sz w:val="18"/>
                <w:szCs w:val="18"/>
              </w:rPr>
            </w:pPr>
            <w:r w:rsidRPr="002A0CB6">
              <w:rPr>
                <w:noProof/>
                <w:sz w:val="18"/>
                <w:szCs w:val="18"/>
              </w:rPr>
              <w:t>DRC</w:t>
            </w:r>
          </w:p>
        </w:tc>
        <w:tc>
          <w:tcPr>
            <w:tcW w:w="1465" w:type="dxa"/>
            <w:tcBorders>
              <w:left w:val="single" w:sz="4" w:space="0" w:color="auto"/>
            </w:tcBorders>
            <w:noWrap/>
          </w:tcPr>
          <w:p w14:paraId="67234091" w14:textId="44687A48" w:rsidR="00667912" w:rsidRPr="00F623C5" w:rsidRDefault="00667912" w:rsidP="00667912">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4E70F854" w14:textId="7727EE0D" w:rsidR="00667912" w:rsidRPr="00F623C5" w:rsidRDefault="00667912" w:rsidP="00667912">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5EF39FCE" w14:textId="16B86CBC" w:rsidR="00667912" w:rsidRPr="00F623C5" w:rsidRDefault="00667912" w:rsidP="00667912">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43469440" w14:textId="77B5E099" w:rsidR="00667912" w:rsidRPr="00F623C5" w:rsidRDefault="00667912" w:rsidP="00667912">
            <w:pPr>
              <w:pStyle w:val="NoSpacing"/>
              <w:jc w:val="center"/>
              <w:rPr>
                <w:noProof/>
                <w:sz w:val="18"/>
                <w:szCs w:val="18"/>
              </w:rPr>
            </w:pPr>
            <w:r>
              <w:rPr>
                <w:rFonts w:cs="Calibri"/>
                <w:color w:val="000000"/>
                <w:sz w:val="18"/>
                <w:szCs w:val="18"/>
              </w:rPr>
              <w:t>31</w:t>
            </w:r>
          </w:p>
        </w:tc>
        <w:tc>
          <w:tcPr>
            <w:tcW w:w="1663" w:type="dxa"/>
            <w:gridSpan w:val="2"/>
            <w:tcBorders>
              <w:left w:val="single" w:sz="4" w:space="0" w:color="auto"/>
            </w:tcBorders>
            <w:noWrap/>
          </w:tcPr>
          <w:p w14:paraId="05B2431B" w14:textId="29A4E5D5" w:rsidR="00667912" w:rsidRPr="00F623C5" w:rsidRDefault="00667912" w:rsidP="00667912">
            <w:pPr>
              <w:pStyle w:val="NoSpacing"/>
              <w:jc w:val="center"/>
              <w:rPr>
                <w:noProof/>
                <w:sz w:val="18"/>
                <w:szCs w:val="18"/>
              </w:rPr>
            </w:pPr>
            <w:r w:rsidRPr="00F623C5">
              <w:rPr>
                <w:rFonts w:cs="Calibri"/>
                <w:color w:val="000000"/>
                <w:sz w:val="18"/>
                <w:szCs w:val="18"/>
              </w:rPr>
              <w:t>Time for HH to get to water source</w:t>
            </w:r>
          </w:p>
        </w:tc>
        <w:tc>
          <w:tcPr>
            <w:tcW w:w="1105" w:type="dxa"/>
            <w:tcBorders>
              <w:right w:val="single" w:sz="4" w:space="0" w:color="auto"/>
            </w:tcBorders>
            <w:noWrap/>
          </w:tcPr>
          <w:p w14:paraId="22C50CD8" w14:textId="22DE7BD8" w:rsidR="00667912" w:rsidRPr="00F623C5" w:rsidRDefault="00667912" w:rsidP="00667912">
            <w:pPr>
              <w:pStyle w:val="NoSpacing"/>
              <w:jc w:val="center"/>
              <w:rPr>
                <w:noProof/>
                <w:sz w:val="18"/>
                <w:szCs w:val="18"/>
              </w:rPr>
            </w:pPr>
            <w:r>
              <w:rPr>
                <w:rFonts w:cs="Calibri"/>
                <w:color w:val="000000"/>
                <w:sz w:val="18"/>
                <w:szCs w:val="18"/>
              </w:rPr>
              <w:t>31</w:t>
            </w:r>
          </w:p>
        </w:tc>
        <w:tc>
          <w:tcPr>
            <w:tcW w:w="1947" w:type="dxa"/>
            <w:gridSpan w:val="2"/>
            <w:tcBorders>
              <w:left w:val="single" w:sz="4" w:space="0" w:color="auto"/>
            </w:tcBorders>
            <w:noWrap/>
          </w:tcPr>
          <w:p w14:paraId="7C8A907C" w14:textId="37D4EFC9" w:rsidR="00667912" w:rsidRPr="00F623C5" w:rsidRDefault="00667912" w:rsidP="00667912">
            <w:pPr>
              <w:pStyle w:val="NoSpacing"/>
              <w:jc w:val="center"/>
              <w:rPr>
                <w:noProof/>
                <w:sz w:val="18"/>
                <w:szCs w:val="18"/>
              </w:rPr>
            </w:pPr>
            <w:r>
              <w:rPr>
                <w:rFonts w:cs="Calibri"/>
                <w:color w:val="000000"/>
                <w:sz w:val="18"/>
                <w:szCs w:val="18"/>
              </w:rPr>
              <w:t>Region: Equateur</w:t>
            </w:r>
          </w:p>
        </w:tc>
        <w:tc>
          <w:tcPr>
            <w:tcW w:w="1105" w:type="dxa"/>
            <w:tcBorders>
              <w:right w:val="single" w:sz="4" w:space="0" w:color="auto"/>
            </w:tcBorders>
            <w:noWrap/>
          </w:tcPr>
          <w:p w14:paraId="6AD5D2F7" w14:textId="47A25DAA" w:rsidR="00667912" w:rsidRPr="00F623C5" w:rsidRDefault="00667912" w:rsidP="00667912">
            <w:pPr>
              <w:pStyle w:val="NoSpacing"/>
              <w:jc w:val="center"/>
              <w:rPr>
                <w:noProof/>
                <w:sz w:val="18"/>
                <w:szCs w:val="18"/>
              </w:rPr>
            </w:pPr>
            <w:r>
              <w:rPr>
                <w:rFonts w:cs="Calibri"/>
                <w:color w:val="000000"/>
                <w:sz w:val="18"/>
                <w:szCs w:val="18"/>
              </w:rPr>
              <w:t>30</w:t>
            </w:r>
          </w:p>
        </w:tc>
        <w:tc>
          <w:tcPr>
            <w:tcW w:w="1947" w:type="dxa"/>
            <w:gridSpan w:val="2"/>
            <w:tcBorders>
              <w:left w:val="single" w:sz="4" w:space="0" w:color="auto"/>
            </w:tcBorders>
            <w:noWrap/>
          </w:tcPr>
          <w:p w14:paraId="280B398E" w14:textId="4D0E4C4D" w:rsidR="00667912" w:rsidRPr="00F623C5" w:rsidRDefault="00667912" w:rsidP="00667912">
            <w:pPr>
              <w:pStyle w:val="NoSpacing"/>
              <w:jc w:val="center"/>
              <w:rPr>
                <w:noProof/>
                <w:sz w:val="18"/>
                <w:szCs w:val="18"/>
              </w:rPr>
            </w:pPr>
            <w:r w:rsidRPr="005D19CF">
              <w:rPr>
                <w:rFonts w:cs="Calibri"/>
                <w:color w:val="000000"/>
                <w:sz w:val="18"/>
                <w:szCs w:val="18"/>
              </w:rPr>
              <w:t>Has access to source of drinking water</w:t>
            </w:r>
          </w:p>
        </w:tc>
        <w:tc>
          <w:tcPr>
            <w:tcW w:w="1105" w:type="dxa"/>
            <w:noWrap/>
          </w:tcPr>
          <w:p w14:paraId="51ABBEBF" w14:textId="0DF1397E" w:rsidR="00667912" w:rsidRPr="00F623C5" w:rsidRDefault="00667912" w:rsidP="00667912">
            <w:pPr>
              <w:pStyle w:val="NoSpacing"/>
              <w:jc w:val="center"/>
              <w:rPr>
                <w:noProof/>
                <w:sz w:val="18"/>
                <w:szCs w:val="18"/>
              </w:rPr>
            </w:pPr>
            <w:r>
              <w:rPr>
                <w:rFonts w:cs="Calibri"/>
                <w:color w:val="000000"/>
                <w:sz w:val="18"/>
                <w:szCs w:val="18"/>
              </w:rPr>
              <w:t>23</w:t>
            </w:r>
          </w:p>
        </w:tc>
      </w:tr>
      <w:tr w:rsidR="00667912" w:rsidRPr="002A0CB6" w14:paraId="0568FDE3" w14:textId="77777777" w:rsidTr="00F623C5">
        <w:trPr>
          <w:gridAfter w:val="1"/>
          <w:wAfter w:w="7" w:type="dxa"/>
          <w:trHeight w:val="290"/>
        </w:trPr>
        <w:tc>
          <w:tcPr>
            <w:tcW w:w="1791" w:type="dxa"/>
            <w:tcBorders>
              <w:right w:val="single" w:sz="4" w:space="0" w:color="auto"/>
            </w:tcBorders>
            <w:noWrap/>
            <w:hideMark/>
          </w:tcPr>
          <w:p w14:paraId="5076AC01" w14:textId="249E2D8B" w:rsidR="00667912" w:rsidRPr="002A0CB6" w:rsidRDefault="00667912" w:rsidP="00667912">
            <w:pPr>
              <w:pStyle w:val="NoSpacing"/>
              <w:rPr>
                <w:noProof/>
                <w:sz w:val="18"/>
                <w:szCs w:val="18"/>
              </w:rPr>
            </w:pPr>
            <w:r w:rsidRPr="002A0CB6">
              <w:rPr>
                <w:noProof/>
                <w:sz w:val="18"/>
                <w:szCs w:val="18"/>
              </w:rPr>
              <w:t>Eswatini</w:t>
            </w:r>
          </w:p>
        </w:tc>
        <w:tc>
          <w:tcPr>
            <w:tcW w:w="1465" w:type="dxa"/>
            <w:tcBorders>
              <w:left w:val="single" w:sz="4" w:space="0" w:color="auto"/>
            </w:tcBorders>
            <w:noWrap/>
          </w:tcPr>
          <w:p w14:paraId="73B193A7" w14:textId="042999B0" w:rsidR="00667912" w:rsidRPr="00F623C5" w:rsidRDefault="00667912" w:rsidP="00667912">
            <w:pPr>
              <w:pStyle w:val="NoSpacing"/>
              <w:jc w:val="center"/>
              <w:rPr>
                <w:noProof/>
                <w:sz w:val="18"/>
                <w:szCs w:val="18"/>
              </w:rPr>
            </w:pPr>
            <w:r w:rsidRPr="00F623C5">
              <w:rPr>
                <w:rFonts w:cs="Calibri"/>
                <w:color w:val="000000"/>
                <w:sz w:val="18"/>
                <w:szCs w:val="18"/>
              </w:rPr>
              <w:t>Primary education level of HH head</w:t>
            </w:r>
          </w:p>
        </w:tc>
        <w:tc>
          <w:tcPr>
            <w:tcW w:w="1105" w:type="dxa"/>
            <w:tcBorders>
              <w:right w:val="single" w:sz="4" w:space="0" w:color="auto"/>
            </w:tcBorders>
            <w:noWrap/>
          </w:tcPr>
          <w:p w14:paraId="7E7A6014" w14:textId="4AF9B2FA" w:rsidR="00667912" w:rsidRPr="00F623C5" w:rsidRDefault="00667912" w:rsidP="00667912">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7C4ED8E" w14:textId="685409F1" w:rsidR="00667912" w:rsidRPr="00F623C5" w:rsidRDefault="00667912" w:rsidP="00667912">
            <w:pPr>
              <w:pStyle w:val="NoSpacing"/>
              <w:jc w:val="center"/>
              <w:rPr>
                <w:noProof/>
                <w:sz w:val="18"/>
                <w:szCs w:val="18"/>
              </w:rPr>
            </w:pPr>
            <w:r w:rsidRPr="00F623C5">
              <w:rPr>
                <w:rFonts w:cs="Calibri"/>
                <w:color w:val="000000"/>
                <w:sz w:val="18"/>
                <w:szCs w:val="18"/>
              </w:rPr>
              <w:t>Body Mass Index</w:t>
            </w:r>
          </w:p>
        </w:tc>
        <w:tc>
          <w:tcPr>
            <w:tcW w:w="1105" w:type="dxa"/>
            <w:tcBorders>
              <w:right w:val="single" w:sz="4" w:space="0" w:color="auto"/>
            </w:tcBorders>
            <w:noWrap/>
          </w:tcPr>
          <w:p w14:paraId="18DA3808" w14:textId="66807FB4" w:rsidR="00667912" w:rsidRPr="00F623C5" w:rsidRDefault="00667912" w:rsidP="00667912">
            <w:pPr>
              <w:pStyle w:val="NoSpacing"/>
              <w:jc w:val="center"/>
              <w:rPr>
                <w:noProof/>
                <w:sz w:val="18"/>
                <w:szCs w:val="18"/>
              </w:rPr>
            </w:pPr>
            <w:r>
              <w:rPr>
                <w:rFonts w:cs="Calibri"/>
                <w:color w:val="000000"/>
                <w:sz w:val="18"/>
                <w:szCs w:val="18"/>
              </w:rPr>
              <w:t>45</w:t>
            </w:r>
          </w:p>
        </w:tc>
        <w:tc>
          <w:tcPr>
            <w:tcW w:w="1663" w:type="dxa"/>
            <w:gridSpan w:val="2"/>
            <w:tcBorders>
              <w:left w:val="single" w:sz="4" w:space="0" w:color="auto"/>
            </w:tcBorders>
            <w:noWrap/>
          </w:tcPr>
          <w:p w14:paraId="06A43D69" w14:textId="7BB15332" w:rsidR="00667912" w:rsidRPr="00F623C5" w:rsidRDefault="00667912" w:rsidP="00667912">
            <w:pPr>
              <w:pStyle w:val="NoSpacing"/>
              <w:jc w:val="center"/>
              <w:rPr>
                <w:noProof/>
                <w:sz w:val="18"/>
                <w:szCs w:val="18"/>
              </w:rPr>
            </w:pPr>
            <w:r w:rsidRPr="00F623C5">
              <w:rPr>
                <w:rFonts w:cs="Calibri"/>
                <w:color w:val="000000"/>
                <w:sz w:val="18"/>
                <w:szCs w:val="18"/>
              </w:rPr>
              <w:t xml:space="preserve">*1st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65D4A8F4" w14:textId="733CCA94" w:rsidR="00667912" w:rsidRPr="00F623C5" w:rsidRDefault="00667912" w:rsidP="00667912">
            <w:pPr>
              <w:pStyle w:val="NoSpacing"/>
              <w:jc w:val="center"/>
              <w:rPr>
                <w:noProof/>
                <w:sz w:val="18"/>
                <w:szCs w:val="18"/>
              </w:rPr>
            </w:pPr>
            <w:r>
              <w:rPr>
                <w:rFonts w:cs="Calibri"/>
                <w:color w:val="000000"/>
                <w:sz w:val="18"/>
                <w:szCs w:val="18"/>
              </w:rPr>
              <w:t>35</w:t>
            </w:r>
          </w:p>
        </w:tc>
        <w:tc>
          <w:tcPr>
            <w:tcW w:w="1947" w:type="dxa"/>
            <w:gridSpan w:val="2"/>
            <w:tcBorders>
              <w:left w:val="single" w:sz="4" w:space="0" w:color="auto"/>
            </w:tcBorders>
            <w:noWrap/>
          </w:tcPr>
          <w:p w14:paraId="2A62813E" w14:textId="0B602FD5" w:rsidR="00667912" w:rsidRPr="00F623C5" w:rsidRDefault="00667912" w:rsidP="00667912">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2004F0E1" w14:textId="398DDD5E" w:rsidR="00667912" w:rsidRPr="00F623C5" w:rsidRDefault="00667912" w:rsidP="00667912">
            <w:pPr>
              <w:pStyle w:val="NoSpacing"/>
              <w:jc w:val="center"/>
              <w:rPr>
                <w:noProof/>
                <w:sz w:val="18"/>
                <w:szCs w:val="18"/>
              </w:rPr>
            </w:pPr>
            <w:r>
              <w:rPr>
                <w:rFonts w:cs="Calibri"/>
                <w:color w:val="000000"/>
                <w:sz w:val="18"/>
                <w:szCs w:val="18"/>
              </w:rPr>
              <w:t>34</w:t>
            </w:r>
          </w:p>
        </w:tc>
        <w:tc>
          <w:tcPr>
            <w:tcW w:w="1947" w:type="dxa"/>
            <w:gridSpan w:val="2"/>
            <w:tcBorders>
              <w:left w:val="single" w:sz="4" w:space="0" w:color="auto"/>
            </w:tcBorders>
            <w:noWrap/>
          </w:tcPr>
          <w:p w14:paraId="7899BAE8" w14:textId="5D832C04" w:rsidR="00667912" w:rsidRPr="00F623C5" w:rsidRDefault="00667912" w:rsidP="00667912">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3CA447F3" w14:textId="6EA1AE31" w:rsidR="00667912" w:rsidRPr="00F623C5" w:rsidRDefault="00667912" w:rsidP="00667912">
            <w:pPr>
              <w:pStyle w:val="NoSpacing"/>
              <w:jc w:val="center"/>
              <w:rPr>
                <w:noProof/>
                <w:sz w:val="18"/>
                <w:szCs w:val="18"/>
              </w:rPr>
            </w:pPr>
            <w:r>
              <w:rPr>
                <w:rFonts w:cs="Calibri"/>
                <w:color w:val="000000"/>
                <w:sz w:val="18"/>
                <w:szCs w:val="18"/>
              </w:rPr>
              <w:t>29</w:t>
            </w:r>
          </w:p>
        </w:tc>
      </w:tr>
      <w:tr w:rsidR="001E6423" w:rsidRPr="002A0CB6" w14:paraId="1E84384A" w14:textId="77777777" w:rsidTr="00F623C5">
        <w:trPr>
          <w:gridAfter w:val="1"/>
          <w:wAfter w:w="7" w:type="dxa"/>
          <w:trHeight w:val="290"/>
        </w:trPr>
        <w:tc>
          <w:tcPr>
            <w:tcW w:w="1791" w:type="dxa"/>
            <w:tcBorders>
              <w:right w:val="single" w:sz="4" w:space="0" w:color="auto"/>
            </w:tcBorders>
            <w:noWrap/>
            <w:hideMark/>
          </w:tcPr>
          <w:p w14:paraId="27E0A151" w14:textId="0FFBE6C6" w:rsidR="001E6423" w:rsidRPr="002A0CB6" w:rsidRDefault="001E6423" w:rsidP="001E6423">
            <w:pPr>
              <w:pStyle w:val="NoSpacing"/>
              <w:rPr>
                <w:noProof/>
                <w:sz w:val="18"/>
                <w:szCs w:val="18"/>
              </w:rPr>
            </w:pPr>
            <w:r w:rsidRPr="002A0CB6">
              <w:rPr>
                <w:noProof/>
                <w:sz w:val="18"/>
                <w:szCs w:val="18"/>
              </w:rPr>
              <w:t>Ethiopia</w:t>
            </w:r>
          </w:p>
        </w:tc>
        <w:tc>
          <w:tcPr>
            <w:tcW w:w="1465" w:type="dxa"/>
            <w:tcBorders>
              <w:left w:val="single" w:sz="4" w:space="0" w:color="auto"/>
            </w:tcBorders>
            <w:noWrap/>
          </w:tcPr>
          <w:p w14:paraId="6F996E93" w14:textId="4D1976AF" w:rsidR="001E6423" w:rsidRPr="00F623C5" w:rsidRDefault="001E6423" w:rsidP="001E6423">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6C33E88C" w14:textId="3799053E"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E6D3979" w14:textId="5139D8CB" w:rsidR="001E6423" w:rsidRPr="00F623C5" w:rsidRDefault="001E6423" w:rsidP="001E6423">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5F429F1D" w14:textId="52CA6FF1" w:rsidR="001E6423" w:rsidRPr="00F623C5" w:rsidRDefault="001E6423" w:rsidP="001E6423">
            <w:pPr>
              <w:pStyle w:val="NoSpacing"/>
              <w:jc w:val="center"/>
              <w:rPr>
                <w:noProof/>
                <w:sz w:val="18"/>
                <w:szCs w:val="18"/>
              </w:rPr>
            </w:pPr>
            <w:r>
              <w:rPr>
                <w:rFonts w:cs="Calibri"/>
                <w:color w:val="000000"/>
                <w:sz w:val="18"/>
                <w:szCs w:val="18"/>
              </w:rPr>
              <w:t>77</w:t>
            </w:r>
          </w:p>
        </w:tc>
        <w:tc>
          <w:tcPr>
            <w:tcW w:w="1663" w:type="dxa"/>
            <w:gridSpan w:val="2"/>
            <w:tcBorders>
              <w:left w:val="single" w:sz="4" w:space="0" w:color="auto"/>
            </w:tcBorders>
            <w:noWrap/>
          </w:tcPr>
          <w:p w14:paraId="19DEF24E" w14:textId="2F0FEC88" w:rsidR="001E6423" w:rsidRPr="00F623C5" w:rsidRDefault="001E6423" w:rsidP="001E6423">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19025ADA" w14:textId="21D95EE7" w:rsidR="001E6423" w:rsidRPr="00F623C5" w:rsidRDefault="001E6423" w:rsidP="001E6423">
            <w:pPr>
              <w:pStyle w:val="NoSpacing"/>
              <w:jc w:val="center"/>
              <w:rPr>
                <w:noProof/>
                <w:sz w:val="18"/>
                <w:szCs w:val="18"/>
              </w:rPr>
            </w:pPr>
            <w:r>
              <w:rPr>
                <w:rFonts w:cs="Calibri"/>
                <w:color w:val="000000"/>
                <w:sz w:val="18"/>
                <w:szCs w:val="18"/>
              </w:rPr>
              <w:t>67</w:t>
            </w:r>
          </w:p>
        </w:tc>
        <w:tc>
          <w:tcPr>
            <w:tcW w:w="1947" w:type="dxa"/>
            <w:gridSpan w:val="2"/>
            <w:tcBorders>
              <w:left w:val="single" w:sz="4" w:space="0" w:color="auto"/>
            </w:tcBorders>
            <w:noWrap/>
          </w:tcPr>
          <w:p w14:paraId="0A641FBC" w14:textId="434D21D0" w:rsidR="001E6423" w:rsidRPr="00F623C5" w:rsidRDefault="001E6423" w:rsidP="001E6423">
            <w:pPr>
              <w:pStyle w:val="NoSpacing"/>
              <w:jc w:val="center"/>
              <w:rPr>
                <w:noProof/>
                <w:sz w:val="18"/>
                <w:szCs w:val="18"/>
              </w:rPr>
            </w:pPr>
            <w:r w:rsidRPr="00F623C5">
              <w:rPr>
                <w:rFonts w:cs="Calibri"/>
                <w:color w:val="000000"/>
                <w:sz w:val="18"/>
                <w:szCs w:val="18"/>
              </w:rPr>
              <w:t>Body Mass Index</w:t>
            </w:r>
          </w:p>
        </w:tc>
        <w:tc>
          <w:tcPr>
            <w:tcW w:w="1105" w:type="dxa"/>
            <w:tcBorders>
              <w:right w:val="single" w:sz="4" w:space="0" w:color="auto"/>
            </w:tcBorders>
            <w:noWrap/>
          </w:tcPr>
          <w:p w14:paraId="3E222E2A" w14:textId="46389B50" w:rsidR="001E6423" w:rsidRPr="00F623C5" w:rsidRDefault="001E6423" w:rsidP="001E6423">
            <w:pPr>
              <w:pStyle w:val="NoSpacing"/>
              <w:jc w:val="center"/>
              <w:rPr>
                <w:noProof/>
                <w:sz w:val="18"/>
                <w:szCs w:val="18"/>
              </w:rPr>
            </w:pPr>
            <w:r>
              <w:rPr>
                <w:rFonts w:cs="Calibri"/>
                <w:color w:val="000000"/>
                <w:sz w:val="18"/>
                <w:szCs w:val="18"/>
              </w:rPr>
              <w:t>29</w:t>
            </w:r>
          </w:p>
        </w:tc>
        <w:tc>
          <w:tcPr>
            <w:tcW w:w="1947" w:type="dxa"/>
            <w:gridSpan w:val="2"/>
            <w:tcBorders>
              <w:left w:val="single" w:sz="4" w:space="0" w:color="auto"/>
            </w:tcBorders>
            <w:noWrap/>
          </w:tcPr>
          <w:p w14:paraId="4051C3F2" w14:textId="5662D4CF" w:rsidR="001E6423" w:rsidRPr="00F623C5" w:rsidRDefault="001E6423" w:rsidP="001E6423">
            <w:pPr>
              <w:pStyle w:val="NoSpacing"/>
              <w:jc w:val="center"/>
              <w:rPr>
                <w:noProof/>
                <w:sz w:val="18"/>
                <w:szCs w:val="18"/>
              </w:rPr>
            </w:pPr>
            <w:r w:rsidRPr="00F623C5">
              <w:rPr>
                <w:rFonts w:cs="Calibri"/>
                <w:color w:val="000000"/>
                <w:sz w:val="18"/>
                <w:szCs w:val="18"/>
              </w:rPr>
              <w:t xml:space="preserve">*5th </w:t>
            </w:r>
            <w:proofErr w:type="spellStart"/>
            <w:r w:rsidRPr="00F623C5">
              <w:rPr>
                <w:rFonts w:cs="Calibri"/>
                <w:color w:val="000000"/>
                <w:sz w:val="18"/>
                <w:szCs w:val="18"/>
              </w:rPr>
              <w:t>wealthquintile</w:t>
            </w:r>
            <w:proofErr w:type="spellEnd"/>
          </w:p>
        </w:tc>
        <w:tc>
          <w:tcPr>
            <w:tcW w:w="1105" w:type="dxa"/>
            <w:noWrap/>
          </w:tcPr>
          <w:p w14:paraId="1BD6E7B8" w14:textId="0E3AB50E" w:rsidR="001E6423" w:rsidRPr="00F623C5" w:rsidRDefault="001E6423" w:rsidP="001E6423">
            <w:pPr>
              <w:pStyle w:val="NoSpacing"/>
              <w:jc w:val="center"/>
              <w:rPr>
                <w:noProof/>
                <w:sz w:val="18"/>
                <w:szCs w:val="18"/>
              </w:rPr>
            </w:pPr>
            <w:r>
              <w:rPr>
                <w:rFonts w:cs="Calibri"/>
                <w:color w:val="000000"/>
                <w:sz w:val="18"/>
                <w:szCs w:val="18"/>
              </w:rPr>
              <w:t>26</w:t>
            </w:r>
          </w:p>
        </w:tc>
      </w:tr>
      <w:tr w:rsidR="001E6423" w:rsidRPr="002A0CB6" w14:paraId="5E4628CC" w14:textId="77777777" w:rsidTr="00F623C5">
        <w:trPr>
          <w:gridAfter w:val="1"/>
          <w:wAfter w:w="7" w:type="dxa"/>
          <w:trHeight w:val="290"/>
        </w:trPr>
        <w:tc>
          <w:tcPr>
            <w:tcW w:w="1791" w:type="dxa"/>
            <w:tcBorders>
              <w:right w:val="single" w:sz="4" w:space="0" w:color="auto"/>
            </w:tcBorders>
            <w:noWrap/>
            <w:hideMark/>
          </w:tcPr>
          <w:p w14:paraId="51703C6F" w14:textId="615BF588" w:rsidR="001E6423" w:rsidRPr="002A0CB6" w:rsidRDefault="001E6423" w:rsidP="001E6423">
            <w:pPr>
              <w:pStyle w:val="NoSpacing"/>
              <w:rPr>
                <w:noProof/>
                <w:sz w:val="18"/>
                <w:szCs w:val="18"/>
              </w:rPr>
            </w:pPr>
            <w:r w:rsidRPr="002A0CB6">
              <w:rPr>
                <w:noProof/>
                <w:sz w:val="18"/>
                <w:szCs w:val="18"/>
              </w:rPr>
              <w:t>Ghana</w:t>
            </w:r>
          </w:p>
        </w:tc>
        <w:tc>
          <w:tcPr>
            <w:tcW w:w="1465" w:type="dxa"/>
            <w:tcBorders>
              <w:left w:val="single" w:sz="4" w:space="0" w:color="auto"/>
            </w:tcBorders>
            <w:noWrap/>
          </w:tcPr>
          <w:p w14:paraId="59CB4816" w14:textId="3AB46EF2" w:rsidR="001E6423" w:rsidRPr="00F623C5" w:rsidRDefault="001E6423" w:rsidP="001E6423">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6699650F" w14:textId="37112044"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5C6CDF6" w14:textId="270FAF31" w:rsidR="001E6423" w:rsidRPr="00F623C5" w:rsidRDefault="001E6423" w:rsidP="001E642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56D82437" w14:textId="24F0BC07" w:rsidR="001E6423" w:rsidRPr="00F623C5" w:rsidRDefault="001E6423" w:rsidP="001E6423">
            <w:pPr>
              <w:pStyle w:val="NoSpacing"/>
              <w:jc w:val="center"/>
              <w:rPr>
                <w:noProof/>
                <w:sz w:val="18"/>
                <w:szCs w:val="18"/>
              </w:rPr>
            </w:pPr>
            <w:r>
              <w:rPr>
                <w:rFonts w:cs="Calibri"/>
                <w:color w:val="000000"/>
                <w:sz w:val="18"/>
                <w:szCs w:val="18"/>
              </w:rPr>
              <w:t>59</w:t>
            </w:r>
          </w:p>
        </w:tc>
        <w:tc>
          <w:tcPr>
            <w:tcW w:w="1663" w:type="dxa"/>
            <w:gridSpan w:val="2"/>
            <w:tcBorders>
              <w:left w:val="single" w:sz="4" w:space="0" w:color="auto"/>
            </w:tcBorders>
            <w:noWrap/>
          </w:tcPr>
          <w:p w14:paraId="3CF2479E" w14:textId="6A179CF0" w:rsidR="001E6423" w:rsidRPr="00F623C5" w:rsidRDefault="001E6423" w:rsidP="001E6423">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35B258FB" w14:textId="5DCFB67A" w:rsidR="001E6423" w:rsidRPr="00F623C5" w:rsidRDefault="001E6423" w:rsidP="001E6423">
            <w:pPr>
              <w:pStyle w:val="No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160C7432" w14:textId="29314604" w:rsidR="001E6423" w:rsidRPr="00F623C5" w:rsidRDefault="001E6423" w:rsidP="001E642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76D261ED" w14:textId="551A5624" w:rsidR="001E6423" w:rsidRPr="00F623C5" w:rsidRDefault="001E6423" w:rsidP="001E6423">
            <w:pPr>
              <w:pStyle w:val="NoSpacing"/>
              <w:jc w:val="center"/>
              <w:rPr>
                <w:noProof/>
                <w:sz w:val="18"/>
                <w:szCs w:val="18"/>
              </w:rPr>
            </w:pPr>
            <w:r>
              <w:rPr>
                <w:rFonts w:cs="Calibri"/>
                <w:color w:val="000000"/>
                <w:sz w:val="18"/>
                <w:szCs w:val="18"/>
              </w:rPr>
              <w:t>41</w:t>
            </w:r>
          </w:p>
        </w:tc>
        <w:tc>
          <w:tcPr>
            <w:tcW w:w="1947" w:type="dxa"/>
            <w:gridSpan w:val="2"/>
            <w:tcBorders>
              <w:left w:val="single" w:sz="4" w:space="0" w:color="auto"/>
            </w:tcBorders>
            <w:noWrap/>
          </w:tcPr>
          <w:p w14:paraId="0003B10B" w14:textId="58439AD5" w:rsidR="001E6423" w:rsidRPr="00F623C5" w:rsidRDefault="001E6423" w:rsidP="001E6423">
            <w:pPr>
              <w:pStyle w:val="NoSpacing"/>
              <w:jc w:val="center"/>
              <w:rPr>
                <w:noProof/>
                <w:sz w:val="18"/>
                <w:szCs w:val="18"/>
              </w:rPr>
            </w:pPr>
            <w:r>
              <w:rPr>
                <w:noProof/>
                <w:sz w:val="18"/>
                <w:szCs w:val="18"/>
              </w:rPr>
              <w:t>Region: Northern</w:t>
            </w:r>
          </w:p>
        </w:tc>
        <w:tc>
          <w:tcPr>
            <w:tcW w:w="1105" w:type="dxa"/>
            <w:noWrap/>
          </w:tcPr>
          <w:p w14:paraId="28ABB4DC" w14:textId="12B47FBE" w:rsidR="001E6423" w:rsidRPr="00F623C5" w:rsidRDefault="001E6423" w:rsidP="001E6423">
            <w:pPr>
              <w:pStyle w:val="NoSpacing"/>
              <w:jc w:val="center"/>
              <w:rPr>
                <w:noProof/>
                <w:sz w:val="18"/>
                <w:szCs w:val="18"/>
              </w:rPr>
            </w:pPr>
            <w:r>
              <w:rPr>
                <w:rFonts w:cs="Calibri"/>
                <w:color w:val="000000"/>
                <w:sz w:val="18"/>
                <w:szCs w:val="18"/>
              </w:rPr>
              <w:t>37</w:t>
            </w:r>
          </w:p>
        </w:tc>
      </w:tr>
      <w:tr w:rsidR="001E6423" w:rsidRPr="002A0CB6" w14:paraId="35541205" w14:textId="77777777" w:rsidTr="00F623C5">
        <w:trPr>
          <w:gridAfter w:val="1"/>
          <w:wAfter w:w="7" w:type="dxa"/>
          <w:trHeight w:val="290"/>
        </w:trPr>
        <w:tc>
          <w:tcPr>
            <w:tcW w:w="1791" w:type="dxa"/>
            <w:tcBorders>
              <w:right w:val="single" w:sz="4" w:space="0" w:color="auto"/>
            </w:tcBorders>
            <w:noWrap/>
            <w:hideMark/>
          </w:tcPr>
          <w:p w14:paraId="44980FB6" w14:textId="07DC0D96" w:rsidR="001E6423" w:rsidRPr="002A0CB6" w:rsidRDefault="001E6423" w:rsidP="001E6423">
            <w:pPr>
              <w:pStyle w:val="NoSpacing"/>
              <w:rPr>
                <w:noProof/>
                <w:sz w:val="18"/>
                <w:szCs w:val="18"/>
              </w:rPr>
            </w:pPr>
            <w:r w:rsidRPr="002A0CB6">
              <w:rPr>
                <w:noProof/>
                <w:sz w:val="18"/>
                <w:szCs w:val="18"/>
              </w:rPr>
              <w:t>Guinea</w:t>
            </w:r>
          </w:p>
        </w:tc>
        <w:tc>
          <w:tcPr>
            <w:tcW w:w="1465" w:type="dxa"/>
            <w:tcBorders>
              <w:left w:val="single" w:sz="4" w:space="0" w:color="auto"/>
            </w:tcBorders>
            <w:noWrap/>
          </w:tcPr>
          <w:p w14:paraId="189F8300" w14:textId="3C9CF54F" w:rsidR="001E6423" w:rsidRPr="00F623C5" w:rsidRDefault="001E6423" w:rsidP="001E6423">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3A714E39" w14:textId="6C7BA805"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7D2B587" w14:textId="5EE9BD3A" w:rsidR="001E6423" w:rsidRPr="00F623C5" w:rsidRDefault="001E6423" w:rsidP="001E642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598AC732" w14:textId="3E49A80D" w:rsidR="001E6423" w:rsidRPr="00F623C5" w:rsidRDefault="001E6423" w:rsidP="001E6423">
            <w:pPr>
              <w:pStyle w:val="NoSpacing"/>
              <w:jc w:val="center"/>
              <w:rPr>
                <w:noProof/>
                <w:sz w:val="18"/>
                <w:szCs w:val="18"/>
              </w:rPr>
            </w:pPr>
            <w:r>
              <w:rPr>
                <w:rFonts w:cs="Calibri"/>
                <w:color w:val="000000"/>
                <w:sz w:val="18"/>
                <w:szCs w:val="18"/>
              </w:rPr>
              <w:t>22</w:t>
            </w:r>
          </w:p>
        </w:tc>
        <w:tc>
          <w:tcPr>
            <w:tcW w:w="1663" w:type="dxa"/>
            <w:gridSpan w:val="2"/>
            <w:tcBorders>
              <w:left w:val="single" w:sz="4" w:space="0" w:color="auto"/>
            </w:tcBorders>
            <w:noWrap/>
          </w:tcPr>
          <w:p w14:paraId="3C08AA1F" w14:textId="11248A17" w:rsidR="001E6423" w:rsidRPr="00F623C5" w:rsidRDefault="001E6423" w:rsidP="001E6423">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337342C0" w14:textId="1376ABF2" w:rsidR="001E6423" w:rsidRPr="00F623C5" w:rsidRDefault="001E6423" w:rsidP="001E6423">
            <w:pPr>
              <w:pStyle w:val="NoSpacing"/>
              <w:jc w:val="center"/>
              <w:rPr>
                <w:noProof/>
                <w:sz w:val="18"/>
                <w:szCs w:val="18"/>
              </w:rPr>
            </w:pPr>
            <w:r>
              <w:rPr>
                <w:rFonts w:cs="Calibri"/>
                <w:color w:val="000000"/>
                <w:sz w:val="18"/>
                <w:szCs w:val="18"/>
              </w:rPr>
              <w:t>19</w:t>
            </w:r>
          </w:p>
        </w:tc>
        <w:tc>
          <w:tcPr>
            <w:tcW w:w="1947" w:type="dxa"/>
            <w:gridSpan w:val="2"/>
            <w:tcBorders>
              <w:left w:val="single" w:sz="4" w:space="0" w:color="auto"/>
            </w:tcBorders>
            <w:noWrap/>
          </w:tcPr>
          <w:p w14:paraId="67D49145" w14:textId="23C824D8" w:rsidR="001E6423" w:rsidRPr="00F623C5" w:rsidRDefault="001E6423" w:rsidP="001E6423">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60D5F5E1" w14:textId="52A99223" w:rsidR="001E6423" w:rsidRPr="00F623C5" w:rsidRDefault="001E6423" w:rsidP="001E6423">
            <w:pPr>
              <w:pStyle w:val="NoSpacing"/>
              <w:jc w:val="center"/>
              <w:rPr>
                <w:noProof/>
                <w:sz w:val="18"/>
                <w:szCs w:val="18"/>
              </w:rPr>
            </w:pPr>
            <w:r>
              <w:rPr>
                <w:rFonts w:cs="Calibri"/>
                <w:color w:val="000000"/>
                <w:sz w:val="18"/>
                <w:szCs w:val="18"/>
              </w:rPr>
              <w:t>17</w:t>
            </w:r>
          </w:p>
        </w:tc>
        <w:tc>
          <w:tcPr>
            <w:tcW w:w="1947" w:type="dxa"/>
            <w:gridSpan w:val="2"/>
            <w:tcBorders>
              <w:left w:val="single" w:sz="4" w:space="0" w:color="auto"/>
            </w:tcBorders>
            <w:noWrap/>
          </w:tcPr>
          <w:p w14:paraId="0B46B593" w14:textId="567ED903" w:rsidR="001E6423" w:rsidRPr="00F623C5" w:rsidRDefault="001E6423" w:rsidP="001E6423">
            <w:pPr>
              <w:pStyle w:val="NoSpacing"/>
              <w:jc w:val="center"/>
              <w:rPr>
                <w:noProof/>
                <w:sz w:val="18"/>
                <w:szCs w:val="18"/>
              </w:rPr>
            </w:pPr>
            <w:r w:rsidRPr="00F623C5">
              <w:rPr>
                <w:rFonts w:cs="Calibri"/>
                <w:color w:val="000000"/>
                <w:sz w:val="18"/>
                <w:szCs w:val="18"/>
              </w:rPr>
              <w:t>Religion: Muslim</w:t>
            </w:r>
          </w:p>
        </w:tc>
        <w:tc>
          <w:tcPr>
            <w:tcW w:w="1105" w:type="dxa"/>
            <w:noWrap/>
          </w:tcPr>
          <w:p w14:paraId="32B06D0B" w14:textId="4D107092" w:rsidR="001E6423" w:rsidRPr="00F623C5" w:rsidRDefault="001E6423" w:rsidP="001E6423">
            <w:pPr>
              <w:pStyle w:val="NoSpacing"/>
              <w:jc w:val="center"/>
              <w:rPr>
                <w:noProof/>
                <w:sz w:val="18"/>
                <w:szCs w:val="18"/>
              </w:rPr>
            </w:pPr>
            <w:r>
              <w:rPr>
                <w:rFonts w:cs="Calibri"/>
                <w:color w:val="000000"/>
                <w:sz w:val="18"/>
                <w:szCs w:val="18"/>
              </w:rPr>
              <w:t>17</w:t>
            </w:r>
          </w:p>
        </w:tc>
      </w:tr>
      <w:tr w:rsidR="001E6423" w:rsidRPr="002A0CB6" w14:paraId="6862D718" w14:textId="77777777" w:rsidTr="00F623C5">
        <w:trPr>
          <w:gridAfter w:val="1"/>
          <w:wAfter w:w="7" w:type="dxa"/>
          <w:trHeight w:val="290"/>
        </w:trPr>
        <w:tc>
          <w:tcPr>
            <w:tcW w:w="1791" w:type="dxa"/>
            <w:tcBorders>
              <w:right w:val="single" w:sz="4" w:space="0" w:color="auto"/>
            </w:tcBorders>
            <w:noWrap/>
            <w:hideMark/>
          </w:tcPr>
          <w:p w14:paraId="7544072E" w14:textId="01B3848A" w:rsidR="001E6423" w:rsidRPr="002A0CB6" w:rsidRDefault="001E6423" w:rsidP="001E6423">
            <w:pPr>
              <w:pStyle w:val="NoSpacing"/>
              <w:rPr>
                <w:noProof/>
                <w:sz w:val="18"/>
                <w:szCs w:val="18"/>
              </w:rPr>
            </w:pPr>
            <w:r w:rsidRPr="002A0CB6">
              <w:rPr>
                <w:noProof/>
                <w:sz w:val="18"/>
                <w:szCs w:val="18"/>
              </w:rPr>
              <w:t>Kenya</w:t>
            </w:r>
          </w:p>
        </w:tc>
        <w:tc>
          <w:tcPr>
            <w:tcW w:w="1465" w:type="dxa"/>
            <w:tcBorders>
              <w:left w:val="single" w:sz="4" w:space="0" w:color="auto"/>
            </w:tcBorders>
            <w:noWrap/>
          </w:tcPr>
          <w:p w14:paraId="4DD466D9" w14:textId="60062E87" w:rsidR="001E6423" w:rsidRPr="00F623C5" w:rsidRDefault="001E6423" w:rsidP="001E6423">
            <w:pPr>
              <w:pStyle w:val="NoSpacing"/>
              <w:jc w:val="center"/>
              <w:rPr>
                <w:noProof/>
                <w:sz w:val="18"/>
                <w:szCs w:val="18"/>
              </w:rPr>
            </w:pPr>
            <w:r w:rsidRPr="00F623C5">
              <w:rPr>
                <w:rFonts w:cs="Calibri"/>
                <w:color w:val="000000"/>
                <w:sz w:val="18"/>
                <w:szCs w:val="18"/>
              </w:rPr>
              <w:t xml:space="preserve">*1st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687A657A" w14:textId="6833D1C6"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A93E092" w14:textId="1C7859D9" w:rsidR="001E6423" w:rsidRPr="00F623C5" w:rsidRDefault="001E6423" w:rsidP="001E6423">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561B266B" w14:textId="4E760BE4" w:rsidR="001E6423" w:rsidRPr="00F623C5" w:rsidRDefault="001E6423" w:rsidP="001E6423">
            <w:pPr>
              <w:pStyle w:val="NoSpacing"/>
              <w:jc w:val="center"/>
              <w:rPr>
                <w:noProof/>
                <w:sz w:val="18"/>
                <w:szCs w:val="18"/>
              </w:rPr>
            </w:pPr>
            <w:r>
              <w:rPr>
                <w:rFonts w:cs="Calibri"/>
                <w:color w:val="000000"/>
                <w:sz w:val="18"/>
                <w:szCs w:val="18"/>
              </w:rPr>
              <w:t>39</w:t>
            </w:r>
          </w:p>
        </w:tc>
        <w:tc>
          <w:tcPr>
            <w:tcW w:w="1663" w:type="dxa"/>
            <w:gridSpan w:val="2"/>
            <w:tcBorders>
              <w:left w:val="single" w:sz="4" w:space="0" w:color="auto"/>
            </w:tcBorders>
            <w:noWrap/>
          </w:tcPr>
          <w:p w14:paraId="6A9DA77E" w14:textId="556394AB" w:rsidR="001E6423" w:rsidRPr="00F623C5" w:rsidRDefault="001E6423" w:rsidP="001E642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3D2F77B2" w14:textId="04DEE503" w:rsidR="001E6423" w:rsidRPr="00F623C5" w:rsidRDefault="001E6423" w:rsidP="001E6423">
            <w:pPr>
              <w:pStyle w:val="NoSpacing"/>
              <w:jc w:val="center"/>
              <w:rPr>
                <w:noProof/>
                <w:sz w:val="18"/>
                <w:szCs w:val="18"/>
              </w:rPr>
            </w:pPr>
            <w:r>
              <w:rPr>
                <w:rFonts w:cs="Calibri"/>
                <w:color w:val="000000"/>
                <w:sz w:val="18"/>
                <w:szCs w:val="18"/>
              </w:rPr>
              <w:t>34</w:t>
            </w:r>
          </w:p>
        </w:tc>
        <w:tc>
          <w:tcPr>
            <w:tcW w:w="1947" w:type="dxa"/>
            <w:gridSpan w:val="2"/>
            <w:tcBorders>
              <w:left w:val="single" w:sz="4" w:space="0" w:color="auto"/>
            </w:tcBorders>
            <w:noWrap/>
          </w:tcPr>
          <w:p w14:paraId="610FC938" w14:textId="1A017E6E" w:rsidR="001E6423" w:rsidRPr="00F623C5" w:rsidRDefault="001E6423" w:rsidP="001E6423">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35A75637" w14:textId="28988687" w:rsidR="001E6423" w:rsidRPr="00F623C5" w:rsidRDefault="001E6423" w:rsidP="001E6423">
            <w:pPr>
              <w:pStyle w:val="NoSpacing"/>
              <w:jc w:val="center"/>
              <w:rPr>
                <w:noProof/>
                <w:sz w:val="18"/>
                <w:szCs w:val="18"/>
              </w:rPr>
            </w:pPr>
            <w:r w:rsidRPr="00F623C5">
              <w:rPr>
                <w:rFonts w:cs="Calibri"/>
                <w:color w:val="000000"/>
                <w:sz w:val="18"/>
                <w:szCs w:val="18"/>
              </w:rPr>
              <w:t>30</w:t>
            </w:r>
          </w:p>
        </w:tc>
        <w:tc>
          <w:tcPr>
            <w:tcW w:w="1947" w:type="dxa"/>
            <w:gridSpan w:val="2"/>
            <w:tcBorders>
              <w:left w:val="single" w:sz="4" w:space="0" w:color="auto"/>
            </w:tcBorders>
            <w:noWrap/>
          </w:tcPr>
          <w:p w14:paraId="6FA352E5" w14:textId="018586F2" w:rsidR="001E6423" w:rsidRPr="00F623C5" w:rsidRDefault="001E6423" w:rsidP="001E6423">
            <w:pPr>
              <w:pStyle w:val="NoSpacing"/>
              <w:jc w:val="center"/>
              <w:rPr>
                <w:noProof/>
                <w:sz w:val="18"/>
                <w:szCs w:val="18"/>
              </w:rPr>
            </w:pPr>
            <w:r w:rsidRPr="00F623C5">
              <w:rPr>
                <w:rFonts w:cs="Calibri"/>
                <w:color w:val="000000"/>
                <w:sz w:val="18"/>
                <w:szCs w:val="18"/>
              </w:rPr>
              <w:t>*No education level attained</w:t>
            </w:r>
          </w:p>
        </w:tc>
        <w:tc>
          <w:tcPr>
            <w:tcW w:w="1105" w:type="dxa"/>
            <w:noWrap/>
          </w:tcPr>
          <w:p w14:paraId="67B01001" w14:textId="6E4B205E" w:rsidR="001E6423" w:rsidRPr="00F623C5" w:rsidRDefault="001E6423" w:rsidP="001E6423">
            <w:pPr>
              <w:pStyle w:val="NoSpacing"/>
              <w:jc w:val="center"/>
              <w:rPr>
                <w:noProof/>
                <w:sz w:val="18"/>
                <w:szCs w:val="18"/>
              </w:rPr>
            </w:pPr>
            <w:r>
              <w:rPr>
                <w:rFonts w:cs="Calibri"/>
                <w:color w:val="000000"/>
                <w:sz w:val="18"/>
                <w:szCs w:val="18"/>
              </w:rPr>
              <w:t>26</w:t>
            </w:r>
          </w:p>
        </w:tc>
      </w:tr>
      <w:tr w:rsidR="001E6423" w:rsidRPr="002A0CB6" w14:paraId="6D6EE4F7" w14:textId="77777777" w:rsidTr="00F623C5">
        <w:trPr>
          <w:gridAfter w:val="1"/>
          <w:wAfter w:w="7" w:type="dxa"/>
          <w:trHeight w:val="290"/>
        </w:trPr>
        <w:tc>
          <w:tcPr>
            <w:tcW w:w="1791" w:type="dxa"/>
            <w:tcBorders>
              <w:right w:val="single" w:sz="4" w:space="0" w:color="auto"/>
            </w:tcBorders>
            <w:noWrap/>
            <w:hideMark/>
          </w:tcPr>
          <w:p w14:paraId="32E2A0AA" w14:textId="465BA479" w:rsidR="001E6423" w:rsidRPr="002A0CB6" w:rsidRDefault="001E6423" w:rsidP="001E6423">
            <w:pPr>
              <w:pStyle w:val="NoSpacing"/>
              <w:rPr>
                <w:noProof/>
                <w:sz w:val="18"/>
                <w:szCs w:val="18"/>
              </w:rPr>
            </w:pPr>
            <w:r w:rsidRPr="002A0CB6">
              <w:rPr>
                <w:noProof/>
                <w:sz w:val="18"/>
                <w:szCs w:val="18"/>
              </w:rPr>
              <w:t>Lesotho</w:t>
            </w:r>
          </w:p>
        </w:tc>
        <w:tc>
          <w:tcPr>
            <w:tcW w:w="1465" w:type="dxa"/>
            <w:tcBorders>
              <w:left w:val="single" w:sz="4" w:space="0" w:color="auto"/>
            </w:tcBorders>
            <w:noWrap/>
          </w:tcPr>
          <w:p w14:paraId="3B3A77A5" w14:textId="661210D7" w:rsidR="001E6423" w:rsidRPr="00F623C5" w:rsidRDefault="001E6423" w:rsidP="001E6423">
            <w:pPr>
              <w:pStyle w:val="NoSpacing"/>
              <w:jc w:val="center"/>
              <w:rPr>
                <w:noProof/>
                <w:sz w:val="18"/>
                <w:szCs w:val="18"/>
              </w:rPr>
            </w:pPr>
            <w:r w:rsidRPr="00F623C5">
              <w:rPr>
                <w:rFonts w:cs="Calibri"/>
                <w:color w:val="000000"/>
                <w:sz w:val="18"/>
                <w:szCs w:val="18"/>
              </w:rPr>
              <w:t>Primary education level of HH head</w:t>
            </w:r>
          </w:p>
        </w:tc>
        <w:tc>
          <w:tcPr>
            <w:tcW w:w="1105" w:type="dxa"/>
            <w:tcBorders>
              <w:right w:val="single" w:sz="4" w:space="0" w:color="auto"/>
            </w:tcBorders>
            <w:noWrap/>
          </w:tcPr>
          <w:p w14:paraId="4D0CBF45" w14:textId="5E1CE3F7"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7D129B18" w14:textId="1FA9F582" w:rsidR="001E6423" w:rsidRPr="00F623C5" w:rsidRDefault="001E6423" w:rsidP="001E642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4DD4F08A" w14:textId="501DFC66" w:rsidR="001E6423" w:rsidRPr="00F623C5" w:rsidRDefault="001E6423" w:rsidP="001E6423">
            <w:pPr>
              <w:pStyle w:val="NoSpacing"/>
              <w:jc w:val="center"/>
              <w:rPr>
                <w:noProof/>
                <w:sz w:val="18"/>
                <w:szCs w:val="18"/>
              </w:rPr>
            </w:pPr>
            <w:r>
              <w:rPr>
                <w:rFonts w:cs="Calibri"/>
                <w:color w:val="000000"/>
                <w:sz w:val="18"/>
                <w:szCs w:val="18"/>
              </w:rPr>
              <w:t>89</w:t>
            </w:r>
          </w:p>
        </w:tc>
        <w:tc>
          <w:tcPr>
            <w:tcW w:w="1663" w:type="dxa"/>
            <w:gridSpan w:val="2"/>
            <w:tcBorders>
              <w:left w:val="single" w:sz="4" w:space="0" w:color="auto"/>
            </w:tcBorders>
            <w:noWrap/>
          </w:tcPr>
          <w:p w14:paraId="7D1CABAE" w14:textId="28C52ACE" w:rsidR="001E6423" w:rsidRPr="00F623C5" w:rsidRDefault="001E6423" w:rsidP="001E6423">
            <w:pPr>
              <w:pStyle w:val="NoSpacing"/>
              <w:jc w:val="center"/>
              <w:rPr>
                <w:noProof/>
                <w:sz w:val="18"/>
                <w:szCs w:val="18"/>
              </w:rPr>
            </w:pPr>
            <w:r w:rsidRPr="00F623C5">
              <w:rPr>
                <w:rFonts w:cs="Calibri"/>
                <w:color w:val="000000"/>
                <w:sz w:val="18"/>
                <w:szCs w:val="18"/>
              </w:rPr>
              <w:t>Safe cooking fuel</w:t>
            </w:r>
          </w:p>
        </w:tc>
        <w:tc>
          <w:tcPr>
            <w:tcW w:w="1105" w:type="dxa"/>
            <w:tcBorders>
              <w:right w:val="single" w:sz="4" w:space="0" w:color="auto"/>
            </w:tcBorders>
            <w:noWrap/>
          </w:tcPr>
          <w:p w14:paraId="4FF33256" w14:textId="23F7481B" w:rsidR="001E6423" w:rsidRPr="00F623C5" w:rsidRDefault="001E6423" w:rsidP="001E6423">
            <w:pPr>
              <w:pStyle w:val="NoSpacing"/>
              <w:jc w:val="center"/>
              <w:rPr>
                <w:noProof/>
                <w:sz w:val="18"/>
                <w:szCs w:val="18"/>
              </w:rPr>
            </w:pPr>
            <w:r>
              <w:rPr>
                <w:rFonts w:cs="Calibri"/>
                <w:color w:val="000000"/>
                <w:sz w:val="18"/>
                <w:szCs w:val="18"/>
              </w:rPr>
              <w:t>87</w:t>
            </w:r>
          </w:p>
        </w:tc>
        <w:tc>
          <w:tcPr>
            <w:tcW w:w="1947" w:type="dxa"/>
            <w:gridSpan w:val="2"/>
            <w:tcBorders>
              <w:left w:val="single" w:sz="4" w:space="0" w:color="auto"/>
            </w:tcBorders>
            <w:noWrap/>
          </w:tcPr>
          <w:p w14:paraId="3FDEFE76" w14:textId="5555746A" w:rsidR="001E6423" w:rsidRPr="00F623C5" w:rsidRDefault="001E6423" w:rsidP="001E6423">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68D4B9F3" w14:textId="09B02449" w:rsidR="001E6423" w:rsidRPr="00F623C5" w:rsidRDefault="001E6423" w:rsidP="001E6423">
            <w:pPr>
              <w:pStyle w:val="NoSpacing"/>
              <w:jc w:val="center"/>
              <w:rPr>
                <w:noProof/>
                <w:sz w:val="18"/>
                <w:szCs w:val="18"/>
              </w:rPr>
            </w:pPr>
            <w:r>
              <w:rPr>
                <w:rFonts w:cs="Calibri"/>
                <w:color w:val="000000"/>
                <w:sz w:val="18"/>
                <w:szCs w:val="18"/>
              </w:rPr>
              <w:t>80</w:t>
            </w:r>
          </w:p>
        </w:tc>
        <w:tc>
          <w:tcPr>
            <w:tcW w:w="1947" w:type="dxa"/>
            <w:gridSpan w:val="2"/>
            <w:tcBorders>
              <w:left w:val="single" w:sz="4" w:space="0" w:color="auto"/>
            </w:tcBorders>
            <w:noWrap/>
          </w:tcPr>
          <w:p w14:paraId="43EE8B40" w14:textId="24FBF163" w:rsidR="001E6423" w:rsidRPr="00F623C5" w:rsidRDefault="001E6423" w:rsidP="001E6423">
            <w:pPr>
              <w:pStyle w:val="NoSpacing"/>
              <w:jc w:val="center"/>
              <w:rPr>
                <w:noProof/>
                <w:sz w:val="18"/>
                <w:szCs w:val="18"/>
              </w:rPr>
            </w:pPr>
            <w:r w:rsidRPr="00F623C5">
              <w:rPr>
                <w:rFonts w:cs="Calibri"/>
                <w:color w:val="000000"/>
                <w:sz w:val="18"/>
                <w:szCs w:val="18"/>
              </w:rPr>
              <w:t>Literate</w:t>
            </w:r>
          </w:p>
        </w:tc>
        <w:tc>
          <w:tcPr>
            <w:tcW w:w="1105" w:type="dxa"/>
            <w:noWrap/>
          </w:tcPr>
          <w:p w14:paraId="3160E646" w14:textId="2735A0B3" w:rsidR="001E6423" w:rsidRPr="00F623C5" w:rsidRDefault="001E6423" w:rsidP="001E6423">
            <w:pPr>
              <w:pStyle w:val="NoSpacing"/>
              <w:jc w:val="center"/>
              <w:rPr>
                <w:noProof/>
                <w:sz w:val="18"/>
                <w:szCs w:val="18"/>
              </w:rPr>
            </w:pPr>
            <w:r>
              <w:rPr>
                <w:rFonts w:cs="Calibri"/>
                <w:color w:val="000000"/>
                <w:sz w:val="18"/>
                <w:szCs w:val="18"/>
              </w:rPr>
              <w:t>77</w:t>
            </w:r>
          </w:p>
        </w:tc>
      </w:tr>
      <w:tr w:rsidR="001E6423" w:rsidRPr="002A0CB6" w14:paraId="496520BE" w14:textId="77777777" w:rsidTr="00F623C5">
        <w:trPr>
          <w:gridAfter w:val="1"/>
          <w:wAfter w:w="7" w:type="dxa"/>
          <w:trHeight w:val="290"/>
        </w:trPr>
        <w:tc>
          <w:tcPr>
            <w:tcW w:w="1791" w:type="dxa"/>
            <w:tcBorders>
              <w:right w:val="single" w:sz="4" w:space="0" w:color="auto"/>
            </w:tcBorders>
            <w:noWrap/>
            <w:hideMark/>
          </w:tcPr>
          <w:p w14:paraId="5252DA41" w14:textId="520F4743" w:rsidR="001E6423" w:rsidRPr="002A0CB6" w:rsidRDefault="001E6423" w:rsidP="001E6423">
            <w:pPr>
              <w:pStyle w:val="NoSpacing"/>
              <w:rPr>
                <w:noProof/>
                <w:sz w:val="18"/>
                <w:szCs w:val="18"/>
              </w:rPr>
            </w:pPr>
            <w:r w:rsidRPr="002A0CB6">
              <w:rPr>
                <w:noProof/>
                <w:sz w:val="18"/>
                <w:szCs w:val="18"/>
              </w:rPr>
              <w:t>Liberia</w:t>
            </w:r>
          </w:p>
        </w:tc>
        <w:tc>
          <w:tcPr>
            <w:tcW w:w="1465" w:type="dxa"/>
            <w:tcBorders>
              <w:left w:val="single" w:sz="4" w:space="0" w:color="auto"/>
            </w:tcBorders>
            <w:noWrap/>
          </w:tcPr>
          <w:p w14:paraId="4F8BD9A3" w14:textId="65DB2B95" w:rsidR="001E6423" w:rsidRPr="00F623C5" w:rsidRDefault="001E6423" w:rsidP="001E642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43291CE1" w14:textId="2423D091"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B45B556" w14:textId="0D051190" w:rsidR="001E6423" w:rsidRPr="00F623C5" w:rsidRDefault="001E6423" w:rsidP="001E642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5C4A76A9" w14:textId="7344F02A" w:rsidR="001E6423" w:rsidRPr="00F623C5" w:rsidRDefault="001E6423" w:rsidP="001E6423">
            <w:pPr>
              <w:pStyle w:val="NoSpacing"/>
              <w:jc w:val="center"/>
              <w:rPr>
                <w:noProof/>
                <w:sz w:val="18"/>
                <w:szCs w:val="18"/>
              </w:rPr>
            </w:pPr>
            <w:r>
              <w:rPr>
                <w:rFonts w:cs="Calibri"/>
                <w:color w:val="000000"/>
                <w:sz w:val="18"/>
                <w:szCs w:val="18"/>
              </w:rPr>
              <w:t>87</w:t>
            </w:r>
          </w:p>
        </w:tc>
        <w:tc>
          <w:tcPr>
            <w:tcW w:w="1663" w:type="dxa"/>
            <w:gridSpan w:val="2"/>
            <w:tcBorders>
              <w:left w:val="single" w:sz="4" w:space="0" w:color="auto"/>
            </w:tcBorders>
            <w:noWrap/>
          </w:tcPr>
          <w:p w14:paraId="2FB72A1B" w14:textId="0EF89CCD" w:rsidR="001E6423" w:rsidRPr="00F623C5" w:rsidRDefault="001E6423" w:rsidP="001E6423">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right w:val="single" w:sz="4" w:space="0" w:color="auto"/>
            </w:tcBorders>
            <w:noWrap/>
          </w:tcPr>
          <w:p w14:paraId="20D71930" w14:textId="5DA08328" w:rsidR="001E6423" w:rsidRPr="00F623C5" w:rsidRDefault="001E6423" w:rsidP="001E6423">
            <w:pPr>
              <w:pStyle w:val="NoSpacing"/>
              <w:jc w:val="center"/>
              <w:rPr>
                <w:noProof/>
                <w:sz w:val="18"/>
                <w:szCs w:val="18"/>
              </w:rPr>
            </w:pPr>
            <w:r>
              <w:rPr>
                <w:rFonts w:cs="Calibri"/>
                <w:color w:val="000000"/>
                <w:sz w:val="18"/>
                <w:szCs w:val="18"/>
              </w:rPr>
              <w:t>55</w:t>
            </w:r>
          </w:p>
        </w:tc>
        <w:tc>
          <w:tcPr>
            <w:tcW w:w="1947" w:type="dxa"/>
            <w:gridSpan w:val="2"/>
            <w:tcBorders>
              <w:left w:val="single" w:sz="4" w:space="0" w:color="auto"/>
            </w:tcBorders>
            <w:noWrap/>
          </w:tcPr>
          <w:p w14:paraId="76EE15EF" w14:textId="78C3621B" w:rsidR="001E6423" w:rsidRPr="00F623C5" w:rsidRDefault="001E6423" w:rsidP="001E6423">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26CC6750" w14:textId="782BA998" w:rsidR="001E6423" w:rsidRPr="00F623C5" w:rsidRDefault="001E6423" w:rsidP="001E6423">
            <w:pPr>
              <w:pStyle w:val="NoSpacing"/>
              <w:jc w:val="center"/>
              <w:rPr>
                <w:noProof/>
                <w:sz w:val="18"/>
                <w:szCs w:val="18"/>
              </w:rPr>
            </w:pPr>
            <w:r>
              <w:rPr>
                <w:rFonts w:cs="Calibri"/>
                <w:color w:val="000000"/>
                <w:sz w:val="18"/>
                <w:szCs w:val="18"/>
              </w:rPr>
              <w:t>50</w:t>
            </w:r>
          </w:p>
        </w:tc>
        <w:tc>
          <w:tcPr>
            <w:tcW w:w="1947" w:type="dxa"/>
            <w:gridSpan w:val="2"/>
            <w:tcBorders>
              <w:left w:val="single" w:sz="4" w:space="0" w:color="auto"/>
            </w:tcBorders>
            <w:noWrap/>
          </w:tcPr>
          <w:p w14:paraId="0AA43AB6" w14:textId="19CDBDDB" w:rsidR="001E6423" w:rsidRPr="00F623C5" w:rsidRDefault="001E6423" w:rsidP="001E6423">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596D1901" w14:textId="3A0680C7" w:rsidR="001E6423" w:rsidRPr="00F623C5" w:rsidRDefault="001E6423" w:rsidP="001E6423">
            <w:pPr>
              <w:pStyle w:val="NoSpacing"/>
              <w:jc w:val="center"/>
              <w:rPr>
                <w:noProof/>
                <w:sz w:val="18"/>
                <w:szCs w:val="18"/>
              </w:rPr>
            </w:pPr>
            <w:r>
              <w:rPr>
                <w:rFonts w:cs="Calibri"/>
                <w:color w:val="000000"/>
                <w:sz w:val="18"/>
                <w:szCs w:val="18"/>
              </w:rPr>
              <w:t>49</w:t>
            </w:r>
          </w:p>
        </w:tc>
      </w:tr>
      <w:tr w:rsidR="001E6423" w:rsidRPr="002A0CB6" w14:paraId="26C940E1" w14:textId="77777777" w:rsidTr="00F623C5">
        <w:trPr>
          <w:gridAfter w:val="1"/>
          <w:wAfter w:w="7" w:type="dxa"/>
          <w:trHeight w:val="290"/>
        </w:trPr>
        <w:tc>
          <w:tcPr>
            <w:tcW w:w="1791" w:type="dxa"/>
            <w:tcBorders>
              <w:right w:val="single" w:sz="4" w:space="0" w:color="auto"/>
            </w:tcBorders>
            <w:noWrap/>
            <w:hideMark/>
          </w:tcPr>
          <w:p w14:paraId="47A5E9A5" w14:textId="073602EC" w:rsidR="001E6423" w:rsidRPr="002A0CB6" w:rsidRDefault="001E6423" w:rsidP="001E6423">
            <w:pPr>
              <w:pStyle w:val="NoSpacing"/>
              <w:rPr>
                <w:noProof/>
                <w:sz w:val="18"/>
                <w:szCs w:val="18"/>
              </w:rPr>
            </w:pPr>
            <w:r w:rsidRPr="002A0CB6">
              <w:rPr>
                <w:noProof/>
                <w:sz w:val="18"/>
                <w:szCs w:val="18"/>
              </w:rPr>
              <w:t>Madagascar</w:t>
            </w:r>
          </w:p>
        </w:tc>
        <w:tc>
          <w:tcPr>
            <w:tcW w:w="1465" w:type="dxa"/>
            <w:tcBorders>
              <w:left w:val="single" w:sz="4" w:space="0" w:color="auto"/>
            </w:tcBorders>
            <w:noWrap/>
          </w:tcPr>
          <w:p w14:paraId="430149DD" w14:textId="7D744A59" w:rsidR="001E6423" w:rsidRPr="00F623C5" w:rsidRDefault="001E6423" w:rsidP="001E6423">
            <w:pPr>
              <w:pStyle w:val="NoSpacing"/>
              <w:jc w:val="center"/>
              <w:rPr>
                <w:noProof/>
                <w:sz w:val="18"/>
                <w:szCs w:val="18"/>
              </w:rPr>
            </w:pPr>
            <w:r w:rsidRPr="00F623C5">
              <w:rPr>
                <w:rFonts w:cs="Calibri"/>
                <w:color w:val="000000"/>
                <w:sz w:val="18"/>
                <w:szCs w:val="18"/>
              </w:rPr>
              <w:t xml:space="preserve">*5th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237B84D8" w14:textId="71552EF1"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54A418FA" w14:textId="6BF6C211" w:rsidR="001E6423" w:rsidRPr="00F623C5" w:rsidRDefault="001E6423" w:rsidP="001E6423">
            <w:pPr>
              <w:pStyle w:val="NoSpacing"/>
              <w:jc w:val="center"/>
              <w:rPr>
                <w:noProof/>
                <w:sz w:val="18"/>
                <w:szCs w:val="18"/>
              </w:rPr>
            </w:pPr>
            <w:r w:rsidRPr="00F623C5">
              <w:rPr>
                <w:rFonts w:cs="Calibri"/>
                <w:color w:val="000000"/>
                <w:sz w:val="18"/>
                <w:szCs w:val="18"/>
              </w:rPr>
              <w:t>Heard of family planning via any media form</w:t>
            </w:r>
          </w:p>
        </w:tc>
        <w:tc>
          <w:tcPr>
            <w:tcW w:w="1105" w:type="dxa"/>
            <w:tcBorders>
              <w:right w:val="single" w:sz="4" w:space="0" w:color="auto"/>
            </w:tcBorders>
            <w:noWrap/>
          </w:tcPr>
          <w:p w14:paraId="365F05BD" w14:textId="7965C1FE" w:rsidR="001E6423" w:rsidRPr="00F623C5" w:rsidRDefault="001E6423" w:rsidP="001E6423">
            <w:pPr>
              <w:pStyle w:val="NoSpacing"/>
              <w:jc w:val="center"/>
              <w:rPr>
                <w:noProof/>
                <w:sz w:val="18"/>
                <w:szCs w:val="18"/>
              </w:rPr>
            </w:pPr>
            <w:r>
              <w:rPr>
                <w:rFonts w:cs="Calibri"/>
                <w:color w:val="000000"/>
                <w:sz w:val="18"/>
                <w:szCs w:val="18"/>
              </w:rPr>
              <w:t>50</w:t>
            </w:r>
          </w:p>
        </w:tc>
        <w:tc>
          <w:tcPr>
            <w:tcW w:w="1663" w:type="dxa"/>
            <w:gridSpan w:val="2"/>
            <w:tcBorders>
              <w:left w:val="single" w:sz="4" w:space="0" w:color="auto"/>
            </w:tcBorders>
            <w:noWrap/>
          </w:tcPr>
          <w:p w14:paraId="766BF21B" w14:textId="607B506F" w:rsidR="001E6423" w:rsidRPr="00F623C5" w:rsidRDefault="001E6423" w:rsidP="001E642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2633FCD5" w14:textId="360B5D02" w:rsidR="001E6423" w:rsidRPr="00F623C5" w:rsidRDefault="001E6423" w:rsidP="001E6423">
            <w:pPr>
              <w:pStyle w:val="NoSpacing"/>
              <w:jc w:val="center"/>
              <w:rPr>
                <w:noProof/>
                <w:sz w:val="18"/>
                <w:szCs w:val="18"/>
              </w:rPr>
            </w:pPr>
            <w:r>
              <w:rPr>
                <w:rFonts w:cs="Calibri"/>
                <w:color w:val="000000"/>
                <w:sz w:val="18"/>
                <w:szCs w:val="18"/>
              </w:rPr>
              <w:t>37</w:t>
            </w:r>
          </w:p>
        </w:tc>
        <w:tc>
          <w:tcPr>
            <w:tcW w:w="1947" w:type="dxa"/>
            <w:gridSpan w:val="2"/>
            <w:tcBorders>
              <w:left w:val="single" w:sz="4" w:space="0" w:color="auto"/>
            </w:tcBorders>
            <w:noWrap/>
          </w:tcPr>
          <w:p w14:paraId="33773725" w14:textId="59F8E538" w:rsidR="001E6423" w:rsidRPr="00F623C5" w:rsidRDefault="001E6423" w:rsidP="001E6423">
            <w:pPr>
              <w:pStyle w:val="NoSpacing"/>
              <w:jc w:val="center"/>
              <w:rPr>
                <w:noProof/>
                <w:sz w:val="18"/>
                <w:szCs w:val="18"/>
              </w:rPr>
            </w:pPr>
            <w:r w:rsidRPr="00F623C5">
              <w:rPr>
                <w:rFonts w:cs="Calibri"/>
                <w:color w:val="000000"/>
                <w:sz w:val="18"/>
                <w:szCs w:val="18"/>
              </w:rPr>
              <w:t>Literate</w:t>
            </w:r>
          </w:p>
        </w:tc>
        <w:tc>
          <w:tcPr>
            <w:tcW w:w="1105" w:type="dxa"/>
            <w:tcBorders>
              <w:right w:val="single" w:sz="4" w:space="0" w:color="auto"/>
            </w:tcBorders>
            <w:noWrap/>
          </w:tcPr>
          <w:p w14:paraId="7F8B5004" w14:textId="34D05B88" w:rsidR="001E6423" w:rsidRPr="00F623C5" w:rsidRDefault="001E6423" w:rsidP="001E6423">
            <w:pPr>
              <w:pStyle w:val="NoSpacing"/>
              <w:jc w:val="center"/>
              <w:rPr>
                <w:noProof/>
                <w:sz w:val="18"/>
                <w:szCs w:val="18"/>
              </w:rPr>
            </w:pPr>
            <w:r>
              <w:rPr>
                <w:rFonts w:cs="Calibri"/>
                <w:color w:val="000000"/>
                <w:sz w:val="18"/>
                <w:szCs w:val="18"/>
              </w:rPr>
              <w:t>28</w:t>
            </w:r>
          </w:p>
        </w:tc>
        <w:tc>
          <w:tcPr>
            <w:tcW w:w="1947" w:type="dxa"/>
            <w:gridSpan w:val="2"/>
            <w:tcBorders>
              <w:left w:val="single" w:sz="4" w:space="0" w:color="auto"/>
            </w:tcBorders>
            <w:noWrap/>
          </w:tcPr>
          <w:p w14:paraId="1E89B7E5" w14:textId="4FAC84B4" w:rsidR="001E6423" w:rsidRPr="00F623C5" w:rsidRDefault="001E6423" w:rsidP="001E6423">
            <w:pPr>
              <w:pStyle w:val="NoSpacing"/>
              <w:jc w:val="center"/>
              <w:rPr>
                <w:noProof/>
                <w:sz w:val="18"/>
                <w:szCs w:val="18"/>
              </w:rPr>
            </w:pPr>
            <w:r>
              <w:rPr>
                <w:rFonts w:cs="Calibri"/>
                <w:color w:val="000000"/>
                <w:sz w:val="18"/>
                <w:szCs w:val="18"/>
              </w:rPr>
              <w:t>Religion: No religion</w:t>
            </w:r>
          </w:p>
        </w:tc>
        <w:tc>
          <w:tcPr>
            <w:tcW w:w="1105" w:type="dxa"/>
            <w:noWrap/>
          </w:tcPr>
          <w:p w14:paraId="24608B35" w14:textId="1754091F" w:rsidR="001E6423" w:rsidRPr="00F623C5" w:rsidRDefault="001E6423" w:rsidP="001E6423">
            <w:pPr>
              <w:pStyle w:val="NoSpacing"/>
              <w:jc w:val="center"/>
              <w:rPr>
                <w:noProof/>
                <w:sz w:val="18"/>
                <w:szCs w:val="18"/>
              </w:rPr>
            </w:pPr>
            <w:r>
              <w:rPr>
                <w:rFonts w:cs="Calibri"/>
                <w:color w:val="000000"/>
                <w:sz w:val="18"/>
                <w:szCs w:val="18"/>
              </w:rPr>
              <w:t>25</w:t>
            </w:r>
          </w:p>
        </w:tc>
      </w:tr>
      <w:tr w:rsidR="001E6423" w:rsidRPr="002A0CB6" w14:paraId="2747D6B6" w14:textId="77777777" w:rsidTr="00F623C5">
        <w:trPr>
          <w:gridAfter w:val="1"/>
          <w:wAfter w:w="7" w:type="dxa"/>
          <w:trHeight w:val="290"/>
        </w:trPr>
        <w:tc>
          <w:tcPr>
            <w:tcW w:w="1791" w:type="dxa"/>
            <w:tcBorders>
              <w:right w:val="single" w:sz="4" w:space="0" w:color="auto"/>
            </w:tcBorders>
            <w:noWrap/>
            <w:hideMark/>
          </w:tcPr>
          <w:p w14:paraId="11CABC4D" w14:textId="22BF41A4" w:rsidR="001E6423" w:rsidRPr="002A0CB6" w:rsidRDefault="001E6423" w:rsidP="001E6423">
            <w:pPr>
              <w:pStyle w:val="NoSpacing"/>
              <w:rPr>
                <w:noProof/>
                <w:sz w:val="18"/>
                <w:szCs w:val="18"/>
              </w:rPr>
            </w:pPr>
            <w:r w:rsidRPr="002A0CB6">
              <w:rPr>
                <w:noProof/>
                <w:sz w:val="18"/>
                <w:szCs w:val="18"/>
              </w:rPr>
              <w:t>Malawi</w:t>
            </w:r>
          </w:p>
        </w:tc>
        <w:tc>
          <w:tcPr>
            <w:tcW w:w="1465" w:type="dxa"/>
            <w:tcBorders>
              <w:left w:val="single" w:sz="4" w:space="0" w:color="auto"/>
            </w:tcBorders>
            <w:noWrap/>
          </w:tcPr>
          <w:p w14:paraId="29A6912B" w14:textId="6ABE90A8" w:rsidR="001E6423" w:rsidRPr="00F623C5" w:rsidRDefault="001E6423" w:rsidP="001E642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761BE520" w14:textId="6EB0677F" w:rsidR="001E6423" w:rsidRPr="00F623C5" w:rsidRDefault="001E6423" w:rsidP="001E642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731F9E8" w14:textId="3FFE5BD0" w:rsidR="001E6423" w:rsidRPr="00F623C5" w:rsidRDefault="001E6423" w:rsidP="001E642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434D07BB" w14:textId="192095D5" w:rsidR="001E6423" w:rsidRPr="00F623C5" w:rsidRDefault="001E6423" w:rsidP="001E6423">
            <w:pPr>
              <w:pStyle w:val="NoSpacing"/>
              <w:jc w:val="center"/>
              <w:rPr>
                <w:noProof/>
                <w:sz w:val="18"/>
                <w:szCs w:val="18"/>
              </w:rPr>
            </w:pPr>
            <w:r>
              <w:rPr>
                <w:rFonts w:cs="Calibri"/>
                <w:color w:val="000000"/>
                <w:sz w:val="18"/>
                <w:szCs w:val="18"/>
              </w:rPr>
              <w:t>94</w:t>
            </w:r>
          </w:p>
        </w:tc>
        <w:tc>
          <w:tcPr>
            <w:tcW w:w="1663" w:type="dxa"/>
            <w:gridSpan w:val="2"/>
            <w:tcBorders>
              <w:left w:val="single" w:sz="4" w:space="0" w:color="auto"/>
            </w:tcBorders>
            <w:noWrap/>
          </w:tcPr>
          <w:p w14:paraId="7D2E7196" w14:textId="4C5118D5" w:rsidR="001E6423" w:rsidRPr="00F623C5" w:rsidRDefault="001E6423" w:rsidP="001E6423">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right w:val="single" w:sz="4" w:space="0" w:color="auto"/>
            </w:tcBorders>
            <w:noWrap/>
          </w:tcPr>
          <w:p w14:paraId="79C893D4" w14:textId="10E26124" w:rsidR="001E6423" w:rsidRPr="00F623C5" w:rsidRDefault="001E6423" w:rsidP="001E6423">
            <w:pPr>
              <w:pStyle w:val="NoSpacing"/>
              <w:jc w:val="center"/>
              <w:rPr>
                <w:noProof/>
                <w:sz w:val="18"/>
                <w:szCs w:val="18"/>
              </w:rPr>
            </w:pPr>
            <w:r>
              <w:rPr>
                <w:rFonts w:cs="Calibri"/>
                <w:color w:val="000000"/>
                <w:sz w:val="18"/>
                <w:szCs w:val="18"/>
              </w:rPr>
              <w:t>66</w:t>
            </w:r>
          </w:p>
        </w:tc>
        <w:tc>
          <w:tcPr>
            <w:tcW w:w="1947" w:type="dxa"/>
            <w:gridSpan w:val="2"/>
            <w:tcBorders>
              <w:left w:val="single" w:sz="4" w:space="0" w:color="auto"/>
            </w:tcBorders>
            <w:noWrap/>
          </w:tcPr>
          <w:p w14:paraId="1EDC3476" w14:textId="5005059F" w:rsidR="001E6423" w:rsidRPr="00F623C5" w:rsidRDefault="001E6423" w:rsidP="001E6423">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00D563DE" w14:textId="6931FDE2" w:rsidR="001E6423" w:rsidRPr="00F623C5" w:rsidRDefault="001E6423" w:rsidP="001E6423">
            <w:pPr>
              <w:pStyle w:val="NoSpacing"/>
              <w:jc w:val="center"/>
              <w:rPr>
                <w:noProof/>
                <w:sz w:val="18"/>
                <w:szCs w:val="18"/>
              </w:rPr>
            </w:pPr>
            <w:r>
              <w:rPr>
                <w:rFonts w:cs="Calibri"/>
                <w:color w:val="000000"/>
                <w:sz w:val="18"/>
                <w:szCs w:val="18"/>
              </w:rPr>
              <w:t>47</w:t>
            </w:r>
          </w:p>
        </w:tc>
        <w:tc>
          <w:tcPr>
            <w:tcW w:w="1947" w:type="dxa"/>
            <w:gridSpan w:val="2"/>
            <w:tcBorders>
              <w:left w:val="single" w:sz="4" w:space="0" w:color="auto"/>
            </w:tcBorders>
            <w:noWrap/>
          </w:tcPr>
          <w:p w14:paraId="1564FCB0" w14:textId="35E5B4F5" w:rsidR="001E6423" w:rsidRPr="00F623C5" w:rsidRDefault="001E6423" w:rsidP="001E6423">
            <w:pPr>
              <w:pStyle w:val="NoSpacing"/>
              <w:jc w:val="center"/>
              <w:rPr>
                <w:noProof/>
                <w:sz w:val="18"/>
                <w:szCs w:val="18"/>
              </w:rPr>
            </w:pPr>
            <w:r w:rsidRPr="00F623C5">
              <w:rPr>
                <w:rFonts w:cs="Calibri"/>
                <w:color w:val="000000"/>
                <w:sz w:val="18"/>
                <w:szCs w:val="18"/>
              </w:rPr>
              <w:t>Number of male HH members</w:t>
            </w:r>
          </w:p>
        </w:tc>
        <w:tc>
          <w:tcPr>
            <w:tcW w:w="1105" w:type="dxa"/>
            <w:noWrap/>
          </w:tcPr>
          <w:p w14:paraId="5E3EB8E3" w14:textId="6145AEB3" w:rsidR="001E6423" w:rsidRPr="00F623C5" w:rsidRDefault="001E6423" w:rsidP="001E6423">
            <w:pPr>
              <w:pStyle w:val="NoSpacing"/>
              <w:jc w:val="center"/>
              <w:rPr>
                <w:noProof/>
                <w:sz w:val="18"/>
                <w:szCs w:val="18"/>
              </w:rPr>
            </w:pPr>
            <w:r>
              <w:rPr>
                <w:rFonts w:cs="Calibri"/>
                <w:color w:val="000000"/>
                <w:sz w:val="18"/>
                <w:szCs w:val="18"/>
              </w:rPr>
              <w:t>32</w:t>
            </w:r>
          </w:p>
        </w:tc>
      </w:tr>
      <w:tr w:rsidR="006F7DBF" w:rsidRPr="002A0CB6" w14:paraId="7B7CBA4A" w14:textId="77777777" w:rsidTr="00F623C5">
        <w:trPr>
          <w:gridAfter w:val="1"/>
          <w:wAfter w:w="7" w:type="dxa"/>
          <w:trHeight w:val="290"/>
        </w:trPr>
        <w:tc>
          <w:tcPr>
            <w:tcW w:w="1791" w:type="dxa"/>
            <w:tcBorders>
              <w:right w:val="single" w:sz="4" w:space="0" w:color="auto"/>
            </w:tcBorders>
            <w:noWrap/>
            <w:hideMark/>
          </w:tcPr>
          <w:p w14:paraId="0A04D80A" w14:textId="7A89FBE9" w:rsidR="006F7DBF" w:rsidRPr="002A0CB6" w:rsidRDefault="006F7DBF" w:rsidP="006F7DBF">
            <w:pPr>
              <w:pStyle w:val="NoSpacing"/>
              <w:rPr>
                <w:noProof/>
                <w:sz w:val="18"/>
                <w:szCs w:val="18"/>
              </w:rPr>
            </w:pPr>
            <w:r w:rsidRPr="002A0CB6">
              <w:rPr>
                <w:noProof/>
                <w:sz w:val="18"/>
                <w:szCs w:val="18"/>
              </w:rPr>
              <w:t>Mali</w:t>
            </w:r>
          </w:p>
        </w:tc>
        <w:tc>
          <w:tcPr>
            <w:tcW w:w="1465" w:type="dxa"/>
            <w:tcBorders>
              <w:left w:val="single" w:sz="4" w:space="0" w:color="auto"/>
            </w:tcBorders>
            <w:noWrap/>
          </w:tcPr>
          <w:p w14:paraId="76E0BBE4" w14:textId="3FB62E11" w:rsidR="006F7DBF" w:rsidRPr="00F623C5" w:rsidRDefault="006F7DBF" w:rsidP="006F7DBF">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269505E0" w14:textId="5124E937" w:rsidR="006F7DBF" w:rsidRPr="00F623C5" w:rsidRDefault="006F7DBF" w:rsidP="006F7DBF">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E0F3984" w14:textId="1013BC00" w:rsidR="006F7DBF" w:rsidRPr="00F623C5" w:rsidRDefault="006F7DBF" w:rsidP="006F7DBF">
            <w:pPr>
              <w:pStyle w:val="NoSpacing"/>
              <w:jc w:val="center"/>
              <w:rPr>
                <w:noProof/>
                <w:sz w:val="18"/>
                <w:szCs w:val="18"/>
              </w:rPr>
            </w:pPr>
            <w:r w:rsidRPr="00F623C5">
              <w:rPr>
                <w:rFonts w:cs="Calibri"/>
                <w:color w:val="000000"/>
                <w:sz w:val="18"/>
                <w:szCs w:val="18"/>
              </w:rPr>
              <w:t>HH has any toilet facility</w:t>
            </w:r>
          </w:p>
        </w:tc>
        <w:tc>
          <w:tcPr>
            <w:tcW w:w="1105" w:type="dxa"/>
            <w:tcBorders>
              <w:right w:val="single" w:sz="4" w:space="0" w:color="auto"/>
            </w:tcBorders>
            <w:noWrap/>
          </w:tcPr>
          <w:p w14:paraId="691E604E" w14:textId="5758788F" w:rsidR="006F7DBF" w:rsidRPr="00F623C5" w:rsidRDefault="006F7DBF" w:rsidP="006F7DBF">
            <w:pPr>
              <w:pStyle w:val="NoSpacing"/>
              <w:jc w:val="center"/>
              <w:rPr>
                <w:noProof/>
                <w:sz w:val="18"/>
                <w:szCs w:val="18"/>
              </w:rPr>
            </w:pPr>
            <w:r>
              <w:rPr>
                <w:rFonts w:cs="Calibri"/>
                <w:color w:val="000000"/>
                <w:sz w:val="18"/>
                <w:szCs w:val="18"/>
              </w:rPr>
              <w:t>96</w:t>
            </w:r>
          </w:p>
        </w:tc>
        <w:tc>
          <w:tcPr>
            <w:tcW w:w="1663" w:type="dxa"/>
            <w:gridSpan w:val="2"/>
            <w:tcBorders>
              <w:left w:val="single" w:sz="4" w:space="0" w:color="auto"/>
            </w:tcBorders>
            <w:noWrap/>
          </w:tcPr>
          <w:p w14:paraId="4D618AFE" w14:textId="4C1C55B8" w:rsidR="006F7DBF" w:rsidRPr="00F623C5" w:rsidRDefault="006F7DBF" w:rsidP="006F7DBF">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321E1960" w14:textId="32DC49C9" w:rsidR="006F7DBF" w:rsidRPr="00F623C5" w:rsidRDefault="006F7DBF" w:rsidP="006F7DBF">
            <w:pPr>
              <w:pStyle w:val="NoSpacing"/>
              <w:jc w:val="center"/>
              <w:rPr>
                <w:noProof/>
                <w:sz w:val="18"/>
                <w:szCs w:val="18"/>
              </w:rPr>
            </w:pPr>
            <w:r>
              <w:rPr>
                <w:rFonts w:cs="Calibri"/>
                <w:color w:val="000000"/>
                <w:sz w:val="18"/>
                <w:szCs w:val="18"/>
              </w:rPr>
              <w:t>89</w:t>
            </w:r>
          </w:p>
        </w:tc>
        <w:tc>
          <w:tcPr>
            <w:tcW w:w="1947" w:type="dxa"/>
            <w:gridSpan w:val="2"/>
            <w:tcBorders>
              <w:left w:val="single" w:sz="4" w:space="0" w:color="auto"/>
            </w:tcBorders>
            <w:noWrap/>
          </w:tcPr>
          <w:p w14:paraId="47C04F51" w14:textId="1BC0B316" w:rsidR="006F7DBF" w:rsidRPr="00F623C5" w:rsidRDefault="006F7DBF" w:rsidP="006F7DBF">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37AFAF4B" w14:textId="6B9F0973" w:rsidR="006F7DBF" w:rsidRPr="00F623C5" w:rsidRDefault="006F7DBF" w:rsidP="006F7DBF">
            <w:pPr>
              <w:pStyle w:val="NoSpacing"/>
              <w:jc w:val="center"/>
              <w:rPr>
                <w:noProof/>
                <w:sz w:val="18"/>
                <w:szCs w:val="18"/>
              </w:rPr>
            </w:pPr>
            <w:r>
              <w:rPr>
                <w:rFonts w:cs="Calibri"/>
                <w:color w:val="000000"/>
                <w:sz w:val="18"/>
                <w:szCs w:val="18"/>
              </w:rPr>
              <w:t>87</w:t>
            </w:r>
          </w:p>
        </w:tc>
        <w:tc>
          <w:tcPr>
            <w:tcW w:w="1947" w:type="dxa"/>
            <w:gridSpan w:val="2"/>
            <w:tcBorders>
              <w:left w:val="single" w:sz="4" w:space="0" w:color="auto"/>
            </w:tcBorders>
            <w:noWrap/>
          </w:tcPr>
          <w:p w14:paraId="69E4940E" w14:textId="186BDDBB" w:rsidR="006F7DBF" w:rsidRPr="00F623C5" w:rsidRDefault="006F7DBF" w:rsidP="006F7DBF">
            <w:pPr>
              <w:pStyle w:val="NoSpacing"/>
              <w:jc w:val="center"/>
              <w:rPr>
                <w:noProof/>
                <w:sz w:val="18"/>
                <w:szCs w:val="18"/>
              </w:rPr>
            </w:pPr>
            <w:r w:rsidRPr="009534F3">
              <w:rPr>
                <w:rFonts w:cs="Calibri"/>
                <w:color w:val="000000"/>
                <w:sz w:val="18"/>
                <w:szCs w:val="18"/>
              </w:rPr>
              <w:t>No education level of HH head</w:t>
            </w:r>
          </w:p>
        </w:tc>
        <w:tc>
          <w:tcPr>
            <w:tcW w:w="1105" w:type="dxa"/>
            <w:noWrap/>
          </w:tcPr>
          <w:p w14:paraId="0110C5B1" w14:textId="4E851820" w:rsidR="006F7DBF" w:rsidRPr="00F623C5" w:rsidRDefault="006F7DBF" w:rsidP="006F7DBF">
            <w:pPr>
              <w:pStyle w:val="NoSpacing"/>
              <w:jc w:val="center"/>
              <w:rPr>
                <w:noProof/>
                <w:sz w:val="18"/>
                <w:szCs w:val="18"/>
              </w:rPr>
            </w:pPr>
            <w:r>
              <w:rPr>
                <w:rFonts w:cs="Calibri"/>
                <w:color w:val="000000"/>
                <w:sz w:val="18"/>
                <w:szCs w:val="18"/>
              </w:rPr>
              <w:t>69</w:t>
            </w:r>
          </w:p>
        </w:tc>
      </w:tr>
      <w:tr w:rsidR="006F7DBF" w:rsidRPr="002A0CB6" w14:paraId="170157B8" w14:textId="77777777" w:rsidTr="00F623C5">
        <w:trPr>
          <w:gridAfter w:val="1"/>
          <w:wAfter w:w="7" w:type="dxa"/>
          <w:trHeight w:val="290"/>
        </w:trPr>
        <w:tc>
          <w:tcPr>
            <w:tcW w:w="1791" w:type="dxa"/>
            <w:tcBorders>
              <w:right w:val="single" w:sz="4" w:space="0" w:color="auto"/>
            </w:tcBorders>
            <w:noWrap/>
            <w:hideMark/>
          </w:tcPr>
          <w:p w14:paraId="7B03A26A" w14:textId="6FCE8468" w:rsidR="006F7DBF" w:rsidRPr="002A0CB6" w:rsidRDefault="006F7DBF" w:rsidP="006F7DBF">
            <w:pPr>
              <w:pStyle w:val="NoSpacing"/>
              <w:rPr>
                <w:noProof/>
                <w:sz w:val="18"/>
                <w:szCs w:val="18"/>
              </w:rPr>
            </w:pPr>
            <w:r w:rsidRPr="002A0CB6">
              <w:rPr>
                <w:noProof/>
                <w:sz w:val="18"/>
                <w:szCs w:val="18"/>
              </w:rPr>
              <w:t>Mauritania</w:t>
            </w:r>
          </w:p>
        </w:tc>
        <w:tc>
          <w:tcPr>
            <w:tcW w:w="1465" w:type="dxa"/>
            <w:tcBorders>
              <w:left w:val="single" w:sz="4" w:space="0" w:color="auto"/>
            </w:tcBorders>
            <w:noWrap/>
          </w:tcPr>
          <w:p w14:paraId="557AB9B6" w14:textId="38C9D4CB" w:rsidR="006F7DBF" w:rsidRPr="00F623C5" w:rsidRDefault="006F7DBF" w:rsidP="006F7DBF">
            <w:pPr>
              <w:pStyle w:val="NoSpacing"/>
              <w:jc w:val="center"/>
              <w:rPr>
                <w:noProof/>
                <w:sz w:val="18"/>
                <w:szCs w:val="18"/>
              </w:rPr>
            </w:pPr>
            <w:r w:rsidRPr="00F623C5">
              <w:rPr>
                <w:rFonts w:cs="Calibri"/>
                <w:color w:val="000000"/>
                <w:sz w:val="18"/>
                <w:szCs w:val="18"/>
              </w:rPr>
              <w:t>Safe cooking fuel</w:t>
            </w:r>
          </w:p>
        </w:tc>
        <w:tc>
          <w:tcPr>
            <w:tcW w:w="1105" w:type="dxa"/>
            <w:tcBorders>
              <w:right w:val="single" w:sz="4" w:space="0" w:color="auto"/>
            </w:tcBorders>
            <w:noWrap/>
          </w:tcPr>
          <w:p w14:paraId="60336909" w14:textId="31F54DDB" w:rsidR="006F7DBF" w:rsidRPr="00F623C5" w:rsidRDefault="006F7DBF" w:rsidP="006F7DBF">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F516A05" w14:textId="5B6DB2C9" w:rsidR="006F7DBF" w:rsidRPr="00F623C5" w:rsidRDefault="006F7DBF" w:rsidP="006F7DBF">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615CFCEF" w14:textId="7475E57E" w:rsidR="006F7DBF" w:rsidRPr="00F623C5" w:rsidRDefault="006F7DBF" w:rsidP="006F7DBF">
            <w:pPr>
              <w:pStyle w:val="NoSpacing"/>
              <w:jc w:val="center"/>
              <w:rPr>
                <w:noProof/>
                <w:sz w:val="18"/>
                <w:szCs w:val="18"/>
              </w:rPr>
            </w:pPr>
            <w:r>
              <w:rPr>
                <w:rFonts w:cs="Calibri"/>
                <w:color w:val="000000"/>
                <w:sz w:val="18"/>
                <w:szCs w:val="18"/>
              </w:rPr>
              <w:t>84</w:t>
            </w:r>
          </w:p>
        </w:tc>
        <w:tc>
          <w:tcPr>
            <w:tcW w:w="1663" w:type="dxa"/>
            <w:gridSpan w:val="2"/>
            <w:tcBorders>
              <w:left w:val="single" w:sz="4" w:space="0" w:color="auto"/>
            </w:tcBorders>
            <w:noWrap/>
          </w:tcPr>
          <w:p w14:paraId="476042BA" w14:textId="79D5B1E4" w:rsidR="006F7DBF" w:rsidRPr="00F623C5" w:rsidRDefault="006F7DBF" w:rsidP="006F7DBF">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52ECB49B" w14:textId="47AF1F3F" w:rsidR="006F7DBF" w:rsidRPr="00F623C5" w:rsidRDefault="006F7DBF" w:rsidP="006F7DBF">
            <w:pPr>
              <w:pStyle w:val="NoSpacing"/>
              <w:jc w:val="center"/>
              <w:rPr>
                <w:noProof/>
                <w:sz w:val="18"/>
                <w:szCs w:val="18"/>
              </w:rPr>
            </w:pPr>
            <w:r>
              <w:rPr>
                <w:rFonts w:cs="Calibri"/>
                <w:color w:val="000000"/>
                <w:sz w:val="18"/>
                <w:szCs w:val="18"/>
              </w:rPr>
              <w:t>78</w:t>
            </w:r>
          </w:p>
        </w:tc>
        <w:tc>
          <w:tcPr>
            <w:tcW w:w="1947" w:type="dxa"/>
            <w:gridSpan w:val="2"/>
            <w:tcBorders>
              <w:left w:val="single" w:sz="4" w:space="0" w:color="auto"/>
            </w:tcBorders>
            <w:noWrap/>
          </w:tcPr>
          <w:p w14:paraId="5DD992BF" w14:textId="78342289" w:rsidR="006F7DBF" w:rsidRPr="00F623C5" w:rsidRDefault="006F7DBF" w:rsidP="006F7DBF">
            <w:pPr>
              <w:pStyle w:val="NoSpacing"/>
              <w:jc w:val="center"/>
              <w:rPr>
                <w:noProof/>
                <w:sz w:val="18"/>
                <w:szCs w:val="18"/>
              </w:rPr>
            </w:pPr>
            <w:r w:rsidRPr="00F623C5">
              <w:rPr>
                <w:rFonts w:cs="Calibri"/>
                <w:color w:val="000000"/>
                <w:sz w:val="18"/>
                <w:szCs w:val="18"/>
              </w:rPr>
              <w:t xml:space="preserve">*1st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7EDF8D90" w14:textId="5B05FBFB" w:rsidR="006F7DBF" w:rsidRPr="00F623C5" w:rsidRDefault="006F7DBF" w:rsidP="006F7DBF">
            <w:pPr>
              <w:pStyle w:val="NoSpacing"/>
              <w:jc w:val="center"/>
              <w:rPr>
                <w:noProof/>
                <w:sz w:val="18"/>
                <w:szCs w:val="18"/>
              </w:rPr>
            </w:pPr>
            <w:r>
              <w:rPr>
                <w:rFonts w:cs="Calibri"/>
                <w:color w:val="000000"/>
                <w:sz w:val="18"/>
                <w:szCs w:val="18"/>
              </w:rPr>
              <w:t>77</w:t>
            </w:r>
          </w:p>
        </w:tc>
        <w:tc>
          <w:tcPr>
            <w:tcW w:w="1947" w:type="dxa"/>
            <w:gridSpan w:val="2"/>
            <w:tcBorders>
              <w:left w:val="single" w:sz="4" w:space="0" w:color="auto"/>
            </w:tcBorders>
            <w:noWrap/>
          </w:tcPr>
          <w:p w14:paraId="6146C7E5" w14:textId="7639CA97" w:rsidR="006F7DBF" w:rsidRPr="00F623C5" w:rsidRDefault="006F7DBF" w:rsidP="006F7DBF">
            <w:pPr>
              <w:pStyle w:val="NoSpacing"/>
              <w:jc w:val="center"/>
              <w:rPr>
                <w:noProof/>
                <w:sz w:val="18"/>
                <w:szCs w:val="18"/>
              </w:rPr>
            </w:pPr>
            <w:r w:rsidRPr="00F623C5">
              <w:rPr>
                <w:rFonts w:cs="Calibri"/>
                <w:color w:val="000000"/>
                <w:sz w:val="18"/>
                <w:szCs w:val="18"/>
              </w:rPr>
              <w:t>*</w:t>
            </w:r>
            <w:r>
              <w:rPr>
                <w:rFonts w:cs="Calibri"/>
                <w:color w:val="000000"/>
                <w:sz w:val="18"/>
                <w:szCs w:val="18"/>
              </w:rPr>
              <w:t>2nd</w:t>
            </w:r>
            <w:r w:rsidRPr="00F623C5">
              <w:rPr>
                <w:rFonts w:cs="Calibri"/>
                <w:color w:val="000000"/>
                <w:sz w:val="18"/>
                <w:szCs w:val="18"/>
              </w:rPr>
              <w:t xml:space="preserve"> </w:t>
            </w:r>
            <w:proofErr w:type="spellStart"/>
            <w:r w:rsidRPr="00F623C5">
              <w:rPr>
                <w:rFonts w:cs="Calibri"/>
                <w:color w:val="000000"/>
                <w:sz w:val="18"/>
                <w:szCs w:val="18"/>
              </w:rPr>
              <w:t>wealthquintile</w:t>
            </w:r>
            <w:proofErr w:type="spellEnd"/>
          </w:p>
        </w:tc>
        <w:tc>
          <w:tcPr>
            <w:tcW w:w="1105" w:type="dxa"/>
            <w:noWrap/>
          </w:tcPr>
          <w:p w14:paraId="736F7C52" w14:textId="471B4F3E" w:rsidR="006F7DBF" w:rsidRPr="00F623C5" w:rsidRDefault="006F7DBF" w:rsidP="006F7DBF">
            <w:pPr>
              <w:pStyle w:val="NoSpacing"/>
              <w:jc w:val="center"/>
              <w:rPr>
                <w:noProof/>
                <w:sz w:val="18"/>
                <w:szCs w:val="18"/>
              </w:rPr>
            </w:pPr>
            <w:r>
              <w:rPr>
                <w:rFonts w:cs="Calibri"/>
                <w:color w:val="000000"/>
                <w:sz w:val="18"/>
                <w:szCs w:val="18"/>
              </w:rPr>
              <w:t>35</w:t>
            </w:r>
          </w:p>
        </w:tc>
      </w:tr>
      <w:tr w:rsidR="006F7DBF" w:rsidRPr="002A0CB6" w14:paraId="2536AF2B" w14:textId="77777777" w:rsidTr="00F623C5">
        <w:trPr>
          <w:gridAfter w:val="1"/>
          <w:wAfter w:w="7" w:type="dxa"/>
          <w:trHeight w:val="290"/>
        </w:trPr>
        <w:tc>
          <w:tcPr>
            <w:tcW w:w="1791" w:type="dxa"/>
            <w:tcBorders>
              <w:right w:val="single" w:sz="4" w:space="0" w:color="auto"/>
            </w:tcBorders>
            <w:noWrap/>
            <w:hideMark/>
          </w:tcPr>
          <w:p w14:paraId="298EE01F" w14:textId="6E1E87F2" w:rsidR="006F7DBF" w:rsidRPr="002A0CB6" w:rsidRDefault="006F7DBF" w:rsidP="006F7DBF">
            <w:pPr>
              <w:pStyle w:val="NoSpacing"/>
              <w:rPr>
                <w:noProof/>
                <w:sz w:val="18"/>
                <w:szCs w:val="18"/>
              </w:rPr>
            </w:pPr>
            <w:r w:rsidRPr="002A0CB6">
              <w:rPr>
                <w:noProof/>
                <w:sz w:val="18"/>
                <w:szCs w:val="18"/>
              </w:rPr>
              <w:lastRenderedPageBreak/>
              <w:t>Namibia</w:t>
            </w:r>
          </w:p>
        </w:tc>
        <w:tc>
          <w:tcPr>
            <w:tcW w:w="1465" w:type="dxa"/>
            <w:tcBorders>
              <w:left w:val="single" w:sz="4" w:space="0" w:color="auto"/>
            </w:tcBorders>
            <w:noWrap/>
          </w:tcPr>
          <w:p w14:paraId="6938DA87" w14:textId="2F9A94B5" w:rsidR="006F7DBF" w:rsidRPr="00F623C5" w:rsidRDefault="006F7DBF" w:rsidP="006F7DBF">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45246202" w14:textId="5EA1C569" w:rsidR="006F7DBF" w:rsidRPr="00F623C5" w:rsidRDefault="006F7DBF" w:rsidP="006F7DBF">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FD0AEF6" w14:textId="7F1F3E48" w:rsidR="006F7DBF" w:rsidRPr="00F623C5" w:rsidRDefault="006F7DBF" w:rsidP="006F7DBF">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23D4CABE" w14:textId="1D09497D" w:rsidR="006F7DBF" w:rsidRPr="00F623C5" w:rsidRDefault="006F7DBF" w:rsidP="006F7DBF">
            <w:pPr>
              <w:pStyle w:val="NoSpacing"/>
              <w:jc w:val="center"/>
              <w:rPr>
                <w:noProof/>
                <w:sz w:val="18"/>
                <w:szCs w:val="18"/>
              </w:rPr>
            </w:pPr>
            <w:r>
              <w:rPr>
                <w:rFonts w:cs="Calibri"/>
                <w:color w:val="000000"/>
                <w:sz w:val="18"/>
                <w:szCs w:val="18"/>
              </w:rPr>
              <w:t>100</w:t>
            </w:r>
          </w:p>
        </w:tc>
        <w:tc>
          <w:tcPr>
            <w:tcW w:w="1663" w:type="dxa"/>
            <w:gridSpan w:val="2"/>
            <w:tcBorders>
              <w:left w:val="single" w:sz="4" w:space="0" w:color="auto"/>
            </w:tcBorders>
            <w:noWrap/>
          </w:tcPr>
          <w:p w14:paraId="3572976B" w14:textId="5C6958A5" w:rsidR="006F7DBF" w:rsidRPr="00F623C5" w:rsidRDefault="006F7DBF" w:rsidP="006F7DBF">
            <w:pPr>
              <w:pStyle w:val="NoSpacing"/>
              <w:jc w:val="center"/>
              <w:rPr>
                <w:noProof/>
                <w:sz w:val="18"/>
                <w:szCs w:val="18"/>
              </w:rPr>
            </w:pPr>
            <w:r>
              <w:rPr>
                <w:noProof/>
                <w:sz w:val="18"/>
                <w:szCs w:val="18"/>
              </w:rPr>
              <w:t>Literate</w:t>
            </w:r>
          </w:p>
        </w:tc>
        <w:tc>
          <w:tcPr>
            <w:tcW w:w="1105" w:type="dxa"/>
            <w:tcBorders>
              <w:right w:val="single" w:sz="4" w:space="0" w:color="auto"/>
            </w:tcBorders>
            <w:noWrap/>
          </w:tcPr>
          <w:p w14:paraId="0827A6C9" w14:textId="174802CB" w:rsidR="006F7DBF" w:rsidRPr="00F623C5" w:rsidRDefault="006F7DBF" w:rsidP="006F7DBF">
            <w:pPr>
              <w:pStyle w:val="NoSpacing"/>
              <w:jc w:val="center"/>
              <w:rPr>
                <w:noProof/>
                <w:sz w:val="18"/>
                <w:szCs w:val="18"/>
              </w:rPr>
            </w:pPr>
            <w:r>
              <w:rPr>
                <w:rFonts w:cs="Calibri"/>
                <w:color w:val="000000"/>
                <w:sz w:val="18"/>
                <w:szCs w:val="18"/>
              </w:rPr>
              <w:t>94</w:t>
            </w:r>
          </w:p>
        </w:tc>
        <w:tc>
          <w:tcPr>
            <w:tcW w:w="1947" w:type="dxa"/>
            <w:gridSpan w:val="2"/>
            <w:tcBorders>
              <w:left w:val="single" w:sz="4" w:space="0" w:color="auto"/>
            </w:tcBorders>
            <w:noWrap/>
          </w:tcPr>
          <w:p w14:paraId="7436285C" w14:textId="6AA173F3" w:rsidR="006F7DBF" w:rsidRPr="00F623C5" w:rsidRDefault="006F7DBF" w:rsidP="006F7DBF">
            <w:pPr>
              <w:pStyle w:val="NoSpacing"/>
              <w:jc w:val="center"/>
              <w:rPr>
                <w:noProof/>
                <w:sz w:val="18"/>
                <w:szCs w:val="18"/>
              </w:rPr>
            </w:pPr>
            <w:r w:rsidRPr="00F623C5">
              <w:rPr>
                <w:rFonts w:cs="Calibri"/>
                <w:color w:val="000000"/>
                <w:sz w:val="18"/>
                <w:szCs w:val="18"/>
              </w:rPr>
              <w:t>Number of cattle owned</w:t>
            </w:r>
          </w:p>
        </w:tc>
        <w:tc>
          <w:tcPr>
            <w:tcW w:w="1105" w:type="dxa"/>
            <w:tcBorders>
              <w:right w:val="single" w:sz="4" w:space="0" w:color="auto"/>
            </w:tcBorders>
            <w:noWrap/>
          </w:tcPr>
          <w:p w14:paraId="5CB74C3A" w14:textId="6407C7F8" w:rsidR="006F7DBF" w:rsidRPr="00F623C5" w:rsidRDefault="006F7DBF" w:rsidP="006F7DBF">
            <w:pPr>
              <w:pStyle w:val="NoSpacing"/>
              <w:jc w:val="center"/>
              <w:rPr>
                <w:noProof/>
                <w:sz w:val="18"/>
                <w:szCs w:val="18"/>
              </w:rPr>
            </w:pPr>
            <w:r>
              <w:rPr>
                <w:rFonts w:cs="Calibri"/>
                <w:color w:val="000000"/>
                <w:sz w:val="18"/>
                <w:szCs w:val="18"/>
              </w:rPr>
              <w:t>69</w:t>
            </w:r>
          </w:p>
        </w:tc>
        <w:tc>
          <w:tcPr>
            <w:tcW w:w="1947" w:type="dxa"/>
            <w:gridSpan w:val="2"/>
            <w:tcBorders>
              <w:left w:val="single" w:sz="4" w:space="0" w:color="auto"/>
            </w:tcBorders>
            <w:noWrap/>
          </w:tcPr>
          <w:p w14:paraId="7EF4422E" w14:textId="06992E77" w:rsidR="006F7DBF" w:rsidRPr="00F623C5" w:rsidRDefault="006F7DBF" w:rsidP="006F7DBF">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7B9BDB3D" w14:textId="72CD7E20" w:rsidR="006F7DBF" w:rsidRPr="00F623C5" w:rsidRDefault="006F7DBF" w:rsidP="006F7DBF">
            <w:pPr>
              <w:pStyle w:val="NoSpacing"/>
              <w:jc w:val="center"/>
              <w:rPr>
                <w:noProof/>
                <w:sz w:val="18"/>
                <w:szCs w:val="18"/>
              </w:rPr>
            </w:pPr>
            <w:r>
              <w:rPr>
                <w:rFonts w:cs="Calibri"/>
                <w:color w:val="000000"/>
                <w:sz w:val="18"/>
                <w:szCs w:val="18"/>
              </w:rPr>
              <w:t>49</w:t>
            </w:r>
          </w:p>
        </w:tc>
      </w:tr>
      <w:tr w:rsidR="006F7DBF" w:rsidRPr="002A0CB6" w14:paraId="671A5038" w14:textId="77777777" w:rsidTr="00F623C5">
        <w:trPr>
          <w:gridAfter w:val="1"/>
          <w:wAfter w:w="7" w:type="dxa"/>
          <w:trHeight w:val="290"/>
        </w:trPr>
        <w:tc>
          <w:tcPr>
            <w:tcW w:w="1791" w:type="dxa"/>
            <w:tcBorders>
              <w:right w:val="single" w:sz="4" w:space="0" w:color="auto"/>
            </w:tcBorders>
            <w:noWrap/>
            <w:hideMark/>
          </w:tcPr>
          <w:p w14:paraId="3DEACFC6" w14:textId="0292BC2B" w:rsidR="006F7DBF" w:rsidRPr="002A0CB6" w:rsidRDefault="006F7DBF" w:rsidP="006F7DBF">
            <w:pPr>
              <w:pStyle w:val="NoSpacing"/>
              <w:rPr>
                <w:noProof/>
                <w:sz w:val="18"/>
                <w:szCs w:val="18"/>
              </w:rPr>
            </w:pPr>
            <w:r w:rsidRPr="002A0CB6">
              <w:rPr>
                <w:noProof/>
                <w:sz w:val="18"/>
                <w:szCs w:val="18"/>
              </w:rPr>
              <w:t>Niger</w:t>
            </w:r>
          </w:p>
        </w:tc>
        <w:tc>
          <w:tcPr>
            <w:tcW w:w="1465" w:type="dxa"/>
            <w:tcBorders>
              <w:left w:val="single" w:sz="4" w:space="0" w:color="auto"/>
            </w:tcBorders>
            <w:noWrap/>
          </w:tcPr>
          <w:p w14:paraId="7431BFE2" w14:textId="17791719" w:rsidR="006F7DBF" w:rsidRPr="00F623C5" w:rsidRDefault="006F7DBF" w:rsidP="006F7DBF">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339B42F4" w14:textId="1B77D2A8" w:rsidR="006F7DBF" w:rsidRPr="00F623C5" w:rsidRDefault="006F7DBF" w:rsidP="006F7DBF">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66645C3C" w14:textId="3072C4B6" w:rsidR="006F7DBF" w:rsidRPr="00F623C5" w:rsidRDefault="006F7DBF" w:rsidP="006F7DBF">
            <w:pPr>
              <w:pStyle w:val="NoSpacing"/>
              <w:jc w:val="center"/>
              <w:rPr>
                <w:noProof/>
                <w:sz w:val="18"/>
                <w:szCs w:val="18"/>
              </w:rPr>
            </w:pPr>
            <w:r w:rsidRPr="00F623C5">
              <w:rPr>
                <w:rFonts w:cs="Calibri"/>
                <w:color w:val="000000"/>
                <w:sz w:val="18"/>
                <w:szCs w:val="18"/>
              </w:rPr>
              <w:t xml:space="preserve">*5th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33336295" w14:textId="01976675" w:rsidR="006F7DBF" w:rsidRPr="00F623C5" w:rsidRDefault="006F7DBF" w:rsidP="006F7DBF">
            <w:pPr>
              <w:pStyle w:val="NoSpacing"/>
              <w:jc w:val="center"/>
              <w:rPr>
                <w:noProof/>
                <w:sz w:val="18"/>
                <w:szCs w:val="18"/>
              </w:rPr>
            </w:pPr>
            <w:r>
              <w:rPr>
                <w:rFonts w:cs="Calibri"/>
                <w:color w:val="000000"/>
                <w:sz w:val="18"/>
                <w:szCs w:val="18"/>
              </w:rPr>
              <w:t>34</w:t>
            </w:r>
          </w:p>
        </w:tc>
        <w:tc>
          <w:tcPr>
            <w:tcW w:w="1663" w:type="dxa"/>
            <w:gridSpan w:val="2"/>
            <w:tcBorders>
              <w:left w:val="single" w:sz="4" w:space="0" w:color="auto"/>
            </w:tcBorders>
            <w:noWrap/>
          </w:tcPr>
          <w:p w14:paraId="5559C079" w14:textId="6AC305CC" w:rsidR="006F7DBF" w:rsidRPr="00F623C5" w:rsidRDefault="006F7DBF" w:rsidP="006F7DBF">
            <w:pPr>
              <w:pStyle w:val="NoSpacing"/>
              <w:jc w:val="center"/>
              <w:rPr>
                <w:noProof/>
                <w:sz w:val="18"/>
                <w:szCs w:val="18"/>
              </w:rPr>
            </w:pPr>
            <w:r w:rsidRPr="00F623C5">
              <w:rPr>
                <w:rFonts w:cs="Calibri"/>
                <w:color w:val="000000"/>
                <w:sz w:val="18"/>
                <w:szCs w:val="18"/>
              </w:rPr>
              <w:t>Health card for child</w:t>
            </w:r>
          </w:p>
        </w:tc>
        <w:tc>
          <w:tcPr>
            <w:tcW w:w="1105" w:type="dxa"/>
            <w:tcBorders>
              <w:right w:val="single" w:sz="4" w:space="0" w:color="auto"/>
            </w:tcBorders>
            <w:noWrap/>
          </w:tcPr>
          <w:p w14:paraId="6F39D3B2" w14:textId="26D2B9ED" w:rsidR="006F7DBF" w:rsidRPr="00F623C5" w:rsidRDefault="006F7DBF" w:rsidP="006F7DBF">
            <w:pPr>
              <w:pStyle w:val="NoSpacing"/>
              <w:jc w:val="center"/>
              <w:rPr>
                <w:noProof/>
                <w:sz w:val="18"/>
                <w:szCs w:val="18"/>
              </w:rPr>
            </w:pPr>
            <w:r>
              <w:rPr>
                <w:rFonts w:cs="Calibri"/>
                <w:color w:val="000000"/>
                <w:sz w:val="18"/>
                <w:szCs w:val="18"/>
              </w:rPr>
              <w:t>29</w:t>
            </w:r>
          </w:p>
        </w:tc>
        <w:tc>
          <w:tcPr>
            <w:tcW w:w="1947" w:type="dxa"/>
            <w:gridSpan w:val="2"/>
            <w:tcBorders>
              <w:left w:val="single" w:sz="4" w:space="0" w:color="auto"/>
            </w:tcBorders>
            <w:noWrap/>
          </w:tcPr>
          <w:p w14:paraId="187B4987" w14:textId="77F9AB7A" w:rsidR="006F7DBF" w:rsidRPr="00F623C5" w:rsidRDefault="006F7DBF" w:rsidP="006F7DBF">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4CC08F3E" w14:textId="37A3FA54" w:rsidR="006F7DBF" w:rsidRPr="00F623C5" w:rsidRDefault="006F7DBF" w:rsidP="006F7DBF">
            <w:pPr>
              <w:pStyle w:val="NoSpacing"/>
              <w:jc w:val="center"/>
              <w:rPr>
                <w:noProof/>
                <w:sz w:val="18"/>
                <w:szCs w:val="18"/>
              </w:rPr>
            </w:pPr>
            <w:r>
              <w:rPr>
                <w:rFonts w:cs="Calibri"/>
                <w:color w:val="000000"/>
                <w:sz w:val="18"/>
                <w:szCs w:val="18"/>
              </w:rPr>
              <w:t>25</w:t>
            </w:r>
          </w:p>
        </w:tc>
        <w:tc>
          <w:tcPr>
            <w:tcW w:w="1947" w:type="dxa"/>
            <w:gridSpan w:val="2"/>
            <w:tcBorders>
              <w:left w:val="single" w:sz="4" w:space="0" w:color="auto"/>
            </w:tcBorders>
            <w:noWrap/>
          </w:tcPr>
          <w:p w14:paraId="12441724" w14:textId="202383CD" w:rsidR="006F7DBF" w:rsidRPr="00F623C5" w:rsidRDefault="006F7DBF" w:rsidP="006F7DBF">
            <w:pPr>
              <w:pStyle w:val="NoSpacing"/>
              <w:jc w:val="center"/>
              <w:rPr>
                <w:noProof/>
                <w:sz w:val="18"/>
                <w:szCs w:val="18"/>
              </w:rPr>
            </w:pPr>
            <w:r w:rsidRPr="00F623C5">
              <w:rPr>
                <w:rFonts w:cs="Calibri"/>
                <w:color w:val="000000"/>
                <w:sz w:val="18"/>
                <w:szCs w:val="18"/>
              </w:rPr>
              <w:t>Tested for HIV</w:t>
            </w:r>
          </w:p>
        </w:tc>
        <w:tc>
          <w:tcPr>
            <w:tcW w:w="1105" w:type="dxa"/>
            <w:noWrap/>
          </w:tcPr>
          <w:p w14:paraId="59387CD8" w14:textId="60D53A95" w:rsidR="006F7DBF" w:rsidRPr="00F623C5" w:rsidRDefault="006F7DBF" w:rsidP="006F7DBF">
            <w:pPr>
              <w:pStyle w:val="NoSpacing"/>
              <w:jc w:val="center"/>
              <w:rPr>
                <w:noProof/>
                <w:sz w:val="18"/>
                <w:szCs w:val="18"/>
              </w:rPr>
            </w:pPr>
            <w:r>
              <w:rPr>
                <w:rFonts w:cs="Calibri"/>
                <w:color w:val="000000"/>
                <w:sz w:val="18"/>
                <w:szCs w:val="18"/>
              </w:rPr>
              <w:t>25</w:t>
            </w:r>
          </w:p>
        </w:tc>
      </w:tr>
      <w:tr w:rsidR="006F7DBF" w:rsidRPr="002A0CB6" w14:paraId="15F30104" w14:textId="77777777" w:rsidTr="00F623C5">
        <w:trPr>
          <w:gridAfter w:val="1"/>
          <w:wAfter w:w="7" w:type="dxa"/>
          <w:trHeight w:val="290"/>
        </w:trPr>
        <w:tc>
          <w:tcPr>
            <w:tcW w:w="1791" w:type="dxa"/>
            <w:tcBorders>
              <w:right w:val="single" w:sz="4" w:space="0" w:color="auto"/>
            </w:tcBorders>
            <w:noWrap/>
            <w:hideMark/>
          </w:tcPr>
          <w:p w14:paraId="778467CE" w14:textId="6487D4A5" w:rsidR="006F7DBF" w:rsidRPr="002A0CB6" w:rsidRDefault="006F7DBF" w:rsidP="006F7DBF">
            <w:pPr>
              <w:pStyle w:val="NoSpacing"/>
              <w:rPr>
                <w:noProof/>
                <w:sz w:val="18"/>
                <w:szCs w:val="18"/>
              </w:rPr>
            </w:pPr>
            <w:r w:rsidRPr="002A0CB6">
              <w:rPr>
                <w:noProof/>
                <w:sz w:val="18"/>
                <w:szCs w:val="18"/>
              </w:rPr>
              <w:t>Nigeria</w:t>
            </w:r>
          </w:p>
        </w:tc>
        <w:tc>
          <w:tcPr>
            <w:tcW w:w="1465" w:type="dxa"/>
            <w:tcBorders>
              <w:left w:val="single" w:sz="4" w:space="0" w:color="auto"/>
            </w:tcBorders>
            <w:noWrap/>
          </w:tcPr>
          <w:p w14:paraId="2D8F4685" w14:textId="1E12C333" w:rsidR="006F7DBF" w:rsidRPr="00F623C5" w:rsidRDefault="006F7DBF" w:rsidP="006F7DBF">
            <w:pPr>
              <w:pStyle w:val="NoSpacing"/>
              <w:jc w:val="center"/>
              <w:rPr>
                <w:noProof/>
                <w:sz w:val="18"/>
                <w:szCs w:val="18"/>
              </w:rPr>
            </w:pPr>
            <w:r w:rsidRPr="00F623C5">
              <w:rPr>
                <w:rFonts w:cs="Calibri"/>
                <w:color w:val="000000"/>
                <w:sz w:val="18"/>
                <w:szCs w:val="18"/>
              </w:rPr>
              <w:t>*No education level attained</w:t>
            </w:r>
          </w:p>
        </w:tc>
        <w:tc>
          <w:tcPr>
            <w:tcW w:w="1105" w:type="dxa"/>
            <w:tcBorders>
              <w:right w:val="single" w:sz="4" w:space="0" w:color="auto"/>
            </w:tcBorders>
            <w:noWrap/>
          </w:tcPr>
          <w:p w14:paraId="6C911961" w14:textId="50D73ED0" w:rsidR="006F7DBF" w:rsidRPr="00F623C5" w:rsidRDefault="006F7DBF" w:rsidP="006F7DBF">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5879FDE" w14:textId="6C918FBF" w:rsidR="006F7DBF" w:rsidRPr="00F623C5" w:rsidRDefault="006F7DBF" w:rsidP="006F7DBF">
            <w:pPr>
              <w:pStyle w:val="NoSpacing"/>
              <w:jc w:val="center"/>
              <w:rPr>
                <w:noProof/>
                <w:sz w:val="18"/>
                <w:szCs w:val="18"/>
              </w:rPr>
            </w:pPr>
            <w:r w:rsidRPr="00F623C5">
              <w:rPr>
                <w:rFonts w:cs="Calibri"/>
                <w:color w:val="000000"/>
                <w:sz w:val="18"/>
                <w:szCs w:val="18"/>
              </w:rPr>
              <w:t>Language: Hausa</w:t>
            </w:r>
          </w:p>
        </w:tc>
        <w:tc>
          <w:tcPr>
            <w:tcW w:w="1105" w:type="dxa"/>
            <w:tcBorders>
              <w:right w:val="single" w:sz="4" w:space="0" w:color="auto"/>
            </w:tcBorders>
            <w:noWrap/>
          </w:tcPr>
          <w:p w14:paraId="0F0CC46B" w14:textId="62D11FD1" w:rsidR="006F7DBF" w:rsidRPr="00F623C5" w:rsidRDefault="006F7DBF" w:rsidP="006F7DBF">
            <w:pPr>
              <w:pStyle w:val="NoSpacing"/>
              <w:jc w:val="center"/>
              <w:rPr>
                <w:noProof/>
                <w:sz w:val="18"/>
                <w:szCs w:val="18"/>
              </w:rPr>
            </w:pPr>
            <w:r>
              <w:rPr>
                <w:rFonts w:cs="Calibri"/>
                <w:color w:val="000000"/>
                <w:sz w:val="18"/>
                <w:szCs w:val="18"/>
              </w:rPr>
              <w:t>36</w:t>
            </w:r>
          </w:p>
        </w:tc>
        <w:tc>
          <w:tcPr>
            <w:tcW w:w="1663" w:type="dxa"/>
            <w:gridSpan w:val="2"/>
            <w:tcBorders>
              <w:left w:val="single" w:sz="4" w:space="0" w:color="auto"/>
            </w:tcBorders>
            <w:noWrap/>
          </w:tcPr>
          <w:p w14:paraId="77D7FC42" w14:textId="08D30968" w:rsidR="006F7DBF" w:rsidRPr="00F623C5" w:rsidRDefault="006F7DBF" w:rsidP="006F7DBF">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33F56371" w14:textId="112863BF" w:rsidR="006F7DBF" w:rsidRPr="00F623C5" w:rsidRDefault="006F7DBF" w:rsidP="006F7DBF">
            <w:pPr>
              <w:pStyle w:val="NoSpacing"/>
              <w:jc w:val="center"/>
              <w:rPr>
                <w:noProof/>
                <w:sz w:val="18"/>
                <w:szCs w:val="18"/>
              </w:rPr>
            </w:pPr>
            <w:r>
              <w:rPr>
                <w:rFonts w:cs="Calibri"/>
                <w:color w:val="000000"/>
                <w:sz w:val="18"/>
                <w:szCs w:val="18"/>
              </w:rPr>
              <w:t>35</w:t>
            </w:r>
          </w:p>
        </w:tc>
        <w:tc>
          <w:tcPr>
            <w:tcW w:w="1947" w:type="dxa"/>
            <w:gridSpan w:val="2"/>
            <w:tcBorders>
              <w:left w:val="single" w:sz="4" w:space="0" w:color="auto"/>
            </w:tcBorders>
            <w:noWrap/>
          </w:tcPr>
          <w:p w14:paraId="67F4BC71" w14:textId="5276BB88" w:rsidR="006F7DBF" w:rsidRPr="00F623C5" w:rsidRDefault="006F7DBF" w:rsidP="006F7DBF">
            <w:pPr>
              <w:pStyle w:val="NoSpacing"/>
              <w:jc w:val="center"/>
              <w:rPr>
                <w:noProof/>
                <w:sz w:val="18"/>
                <w:szCs w:val="18"/>
              </w:rPr>
            </w:pPr>
            <w:r>
              <w:rPr>
                <w:rFonts w:cs="Calibri"/>
                <w:color w:val="000000"/>
                <w:sz w:val="18"/>
                <w:szCs w:val="18"/>
              </w:rPr>
              <w:t>Region: Northwest</w:t>
            </w:r>
          </w:p>
        </w:tc>
        <w:tc>
          <w:tcPr>
            <w:tcW w:w="1105" w:type="dxa"/>
            <w:tcBorders>
              <w:right w:val="single" w:sz="4" w:space="0" w:color="auto"/>
            </w:tcBorders>
            <w:noWrap/>
          </w:tcPr>
          <w:p w14:paraId="32EE2573" w14:textId="5292515E" w:rsidR="006F7DBF" w:rsidRPr="00F623C5" w:rsidRDefault="006F7DBF" w:rsidP="006F7DBF">
            <w:pPr>
              <w:pStyle w:val="NoSpacing"/>
              <w:jc w:val="center"/>
              <w:rPr>
                <w:noProof/>
                <w:sz w:val="18"/>
                <w:szCs w:val="18"/>
              </w:rPr>
            </w:pPr>
            <w:r>
              <w:rPr>
                <w:rFonts w:cs="Calibri"/>
                <w:color w:val="000000"/>
                <w:sz w:val="18"/>
                <w:szCs w:val="18"/>
              </w:rPr>
              <w:t>17</w:t>
            </w:r>
          </w:p>
        </w:tc>
        <w:tc>
          <w:tcPr>
            <w:tcW w:w="1947" w:type="dxa"/>
            <w:gridSpan w:val="2"/>
            <w:tcBorders>
              <w:left w:val="single" w:sz="4" w:space="0" w:color="auto"/>
            </w:tcBorders>
            <w:noWrap/>
          </w:tcPr>
          <w:p w14:paraId="751F83EB" w14:textId="52967732" w:rsidR="006F7DBF" w:rsidRPr="00F623C5" w:rsidRDefault="006F7DBF" w:rsidP="006F7DBF">
            <w:pPr>
              <w:pStyle w:val="NoSpacing"/>
              <w:jc w:val="center"/>
              <w:rPr>
                <w:noProof/>
                <w:sz w:val="18"/>
                <w:szCs w:val="18"/>
              </w:rPr>
            </w:pPr>
            <w:r w:rsidRPr="00F623C5">
              <w:rPr>
                <w:rFonts w:cs="Calibri"/>
                <w:color w:val="000000"/>
                <w:sz w:val="18"/>
                <w:szCs w:val="18"/>
              </w:rPr>
              <w:t>Number of HH members</w:t>
            </w:r>
          </w:p>
        </w:tc>
        <w:tc>
          <w:tcPr>
            <w:tcW w:w="1105" w:type="dxa"/>
            <w:noWrap/>
          </w:tcPr>
          <w:p w14:paraId="5514B1BA" w14:textId="02D2258F" w:rsidR="006F7DBF" w:rsidRPr="00F623C5" w:rsidRDefault="006F7DBF" w:rsidP="006F7DBF">
            <w:pPr>
              <w:pStyle w:val="NoSpacing"/>
              <w:jc w:val="center"/>
              <w:rPr>
                <w:noProof/>
                <w:sz w:val="18"/>
                <w:szCs w:val="18"/>
              </w:rPr>
            </w:pPr>
            <w:r>
              <w:rPr>
                <w:rFonts w:cs="Calibri"/>
                <w:color w:val="000000"/>
                <w:sz w:val="18"/>
                <w:szCs w:val="18"/>
              </w:rPr>
              <w:t>14</w:t>
            </w:r>
          </w:p>
        </w:tc>
      </w:tr>
      <w:tr w:rsidR="006F7DBF" w:rsidRPr="002A0CB6" w14:paraId="28DC3AEB" w14:textId="77777777" w:rsidTr="00F623C5">
        <w:trPr>
          <w:gridAfter w:val="1"/>
          <w:wAfter w:w="7" w:type="dxa"/>
          <w:trHeight w:val="290"/>
        </w:trPr>
        <w:tc>
          <w:tcPr>
            <w:tcW w:w="1791" w:type="dxa"/>
            <w:tcBorders>
              <w:right w:val="single" w:sz="4" w:space="0" w:color="auto"/>
            </w:tcBorders>
            <w:noWrap/>
            <w:hideMark/>
          </w:tcPr>
          <w:p w14:paraId="267AC521" w14:textId="7141FD7E" w:rsidR="006F7DBF" w:rsidRPr="002A0CB6" w:rsidRDefault="006F7DBF" w:rsidP="006F7DBF">
            <w:pPr>
              <w:pStyle w:val="NoSpacing"/>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4EE95230" w14:textId="63C65529" w:rsidR="006F7DBF" w:rsidRPr="00F623C5" w:rsidRDefault="006F7DBF" w:rsidP="006F7DBF">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6802D50D" w14:textId="356DE18B" w:rsidR="006F7DBF" w:rsidRPr="00F623C5" w:rsidRDefault="006F7DBF" w:rsidP="006F7DBF">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4FB436DA" w14:textId="7A0A14F1" w:rsidR="006F7DBF" w:rsidRPr="00F623C5" w:rsidRDefault="006F7DBF" w:rsidP="006F7DBF">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4FA92EF3" w14:textId="5B53E9C7" w:rsidR="006F7DBF" w:rsidRPr="00F623C5" w:rsidRDefault="006F7DBF" w:rsidP="006F7DBF">
            <w:pPr>
              <w:pStyle w:val="NoSpacing"/>
              <w:jc w:val="center"/>
              <w:rPr>
                <w:noProof/>
                <w:sz w:val="18"/>
                <w:szCs w:val="18"/>
              </w:rPr>
            </w:pPr>
            <w:r>
              <w:rPr>
                <w:rFonts w:cs="Calibri"/>
                <w:color w:val="000000"/>
                <w:sz w:val="18"/>
                <w:szCs w:val="18"/>
              </w:rPr>
              <w:t>89</w:t>
            </w:r>
          </w:p>
        </w:tc>
        <w:tc>
          <w:tcPr>
            <w:tcW w:w="1663" w:type="dxa"/>
            <w:gridSpan w:val="2"/>
            <w:tcBorders>
              <w:left w:val="single" w:sz="4" w:space="0" w:color="auto"/>
            </w:tcBorders>
            <w:noWrap/>
          </w:tcPr>
          <w:p w14:paraId="287AED61" w14:textId="30C5CF16" w:rsidR="006F7DBF" w:rsidRPr="00F623C5" w:rsidRDefault="006F7DBF" w:rsidP="006F7DBF">
            <w:pPr>
              <w:pStyle w:val="NoSpacing"/>
              <w:jc w:val="center"/>
              <w:rPr>
                <w:noProof/>
                <w:sz w:val="18"/>
                <w:szCs w:val="18"/>
              </w:rPr>
            </w:pPr>
            <w:r w:rsidRPr="00F623C5">
              <w:rPr>
                <w:rFonts w:cs="Calibri"/>
                <w:color w:val="000000"/>
                <w:sz w:val="18"/>
                <w:szCs w:val="18"/>
              </w:rPr>
              <w:t xml:space="preserve">*1st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0EF1788F" w14:textId="7279CED5" w:rsidR="006F7DBF" w:rsidRPr="00F623C5" w:rsidRDefault="006F7DBF" w:rsidP="006F7DBF">
            <w:pPr>
              <w:pStyle w:val="NoSpacing"/>
              <w:jc w:val="center"/>
              <w:rPr>
                <w:noProof/>
                <w:sz w:val="18"/>
                <w:szCs w:val="18"/>
              </w:rPr>
            </w:pPr>
            <w:r>
              <w:rPr>
                <w:rFonts w:cs="Calibri"/>
                <w:color w:val="000000"/>
                <w:sz w:val="18"/>
                <w:szCs w:val="18"/>
              </w:rPr>
              <w:t>88</w:t>
            </w:r>
          </w:p>
        </w:tc>
        <w:tc>
          <w:tcPr>
            <w:tcW w:w="1947" w:type="dxa"/>
            <w:gridSpan w:val="2"/>
            <w:tcBorders>
              <w:left w:val="single" w:sz="4" w:space="0" w:color="auto"/>
            </w:tcBorders>
            <w:noWrap/>
          </w:tcPr>
          <w:p w14:paraId="60AAC304" w14:textId="73C3517A" w:rsidR="006F7DBF" w:rsidRPr="00F623C5" w:rsidRDefault="006F7DBF" w:rsidP="006F7DBF">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right w:val="single" w:sz="4" w:space="0" w:color="auto"/>
            </w:tcBorders>
            <w:noWrap/>
          </w:tcPr>
          <w:p w14:paraId="12084BB8" w14:textId="4A212B9A" w:rsidR="006F7DBF" w:rsidRPr="00F623C5" w:rsidRDefault="006F7DBF" w:rsidP="006F7DBF">
            <w:pPr>
              <w:pStyle w:val="NoSpacing"/>
              <w:jc w:val="center"/>
              <w:rPr>
                <w:noProof/>
                <w:sz w:val="18"/>
                <w:szCs w:val="18"/>
              </w:rPr>
            </w:pPr>
            <w:r>
              <w:rPr>
                <w:rFonts w:cs="Calibri"/>
                <w:color w:val="000000"/>
                <w:sz w:val="18"/>
                <w:szCs w:val="18"/>
              </w:rPr>
              <w:t>53</w:t>
            </w:r>
          </w:p>
        </w:tc>
        <w:tc>
          <w:tcPr>
            <w:tcW w:w="1947" w:type="dxa"/>
            <w:gridSpan w:val="2"/>
            <w:tcBorders>
              <w:left w:val="single" w:sz="4" w:space="0" w:color="auto"/>
            </w:tcBorders>
            <w:noWrap/>
          </w:tcPr>
          <w:p w14:paraId="634D8E75" w14:textId="36D48BFA" w:rsidR="006F7DBF" w:rsidRPr="00F623C5" w:rsidRDefault="006F7DBF" w:rsidP="006F7DBF">
            <w:pPr>
              <w:pStyle w:val="NoSpacing"/>
              <w:jc w:val="center"/>
              <w:rPr>
                <w:noProof/>
                <w:sz w:val="18"/>
                <w:szCs w:val="18"/>
              </w:rPr>
            </w:pPr>
            <w:r w:rsidRPr="00F623C5">
              <w:rPr>
                <w:rFonts w:cs="Calibri"/>
                <w:color w:val="000000"/>
                <w:sz w:val="18"/>
                <w:szCs w:val="18"/>
              </w:rPr>
              <w:t>Tested for HIV</w:t>
            </w:r>
          </w:p>
        </w:tc>
        <w:tc>
          <w:tcPr>
            <w:tcW w:w="1105" w:type="dxa"/>
            <w:noWrap/>
          </w:tcPr>
          <w:p w14:paraId="315F1CAF" w14:textId="1FB1BD07" w:rsidR="006F7DBF" w:rsidRPr="00F623C5" w:rsidRDefault="006F7DBF" w:rsidP="006F7DBF">
            <w:pPr>
              <w:pStyle w:val="NoSpacing"/>
              <w:jc w:val="center"/>
              <w:rPr>
                <w:noProof/>
                <w:sz w:val="18"/>
                <w:szCs w:val="18"/>
              </w:rPr>
            </w:pPr>
            <w:r>
              <w:rPr>
                <w:rFonts w:cs="Calibri"/>
                <w:color w:val="000000"/>
                <w:sz w:val="18"/>
                <w:szCs w:val="18"/>
              </w:rPr>
              <w:t>52</w:t>
            </w:r>
          </w:p>
        </w:tc>
      </w:tr>
      <w:tr w:rsidR="006F7DBF" w:rsidRPr="002A0CB6" w14:paraId="2E27740E" w14:textId="77777777" w:rsidTr="00F623C5">
        <w:trPr>
          <w:gridAfter w:val="1"/>
          <w:wAfter w:w="7" w:type="dxa"/>
          <w:trHeight w:val="290"/>
        </w:trPr>
        <w:tc>
          <w:tcPr>
            <w:tcW w:w="1791" w:type="dxa"/>
            <w:tcBorders>
              <w:right w:val="single" w:sz="4" w:space="0" w:color="auto"/>
            </w:tcBorders>
            <w:noWrap/>
            <w:hideMark/>
          </w:tcPr>
          <w:p w14:paraId="23CD1EF1" w14:textId="1835F109" w:rsidR="006F7DBF" w:rsidRPr="002A0CB6" w:rsidRDefault="006F7DBF" w:rsidP="006F7DBF">
            <w:pPr>
              <w:pStyle w:val="NoSpacing"/>
              <w:rPr>
                <w:noProof/>
                <w:sz w:val="18"/>
                <w:szCs w:val="18"/>
              </w:rPr>
            </w:pPr>
            <w:r w:rsidRPr="002A0CB6">
              <w:rPr>
                <w:noProof/>
                <w:sz w:val="18"/>
                <w:szCs w:val="18"/>
              </w:rPr>
              <w:t>Rwanda</w:t>
            </w:r>
          </w:p>
        </w:tc>
        <w:tc>
          <w:tcPr>
            <w:tcW w:w="1465" w:type="dxa"/>
            <w:tcBorders>
              <w:left w:val="single" w:sz="4" w:space="0" w:color="auto"/>
            </w:tcBorders>
            <w:noWrap/>
          </w:tcPr>
          <w:p w14:paraId="0F28C7AA" w14:textId="3B982806" w:rsidR="006F7DBF" w:rsidRPr="00F623C5" w:rsidRDefault="006F7DBF" w:rsidP="006F7DBF">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2A807C82" w14:textId="574444F2" w:rsidR="006F7DBF" w:rsidRPr="00F623C5" w:rsidRDefault="006F7DBF" w:rsidP="006F7DBF">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E354019" w14:textId="7115DECA" w:rsidR="006F7DBF" w:rsidRPr="00F623C5" w:rsidRDefault="006F7DBF" w:rsidP="006F7DBF">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7BE8D3BF" w14:textId="5414935A" w:rsidR="006F7DBF" w:rsidRPr="00F623C5" w:rsidRDefault="006F7DBF" w:rsidP="006F7DBF">
            <w:pPr>
              <w:pStyle w:val="NoSpacing"/>
              <w:jc w:val="center"/>
              <w:rPr>
                <w:noProof/>
                <w:sz w:val="18"/>
                <w:szCs w:val="18"/>
              </w:rPr>
            </w:pPr>
            <w:r>
              <w:rPr>
                <w:rFonts w:cs="Calibri"/>
                <w:color w:val="000000"/>
                <w:sz w:val="18"/>
                <w:szCs w:val="18"/>
              </w:rPr>
              <w:t>88</w:t>
            </w:r>
          </w:p>
        </w:tc>
        <w:tc>
          <w:tcPr>
            <w:tcW w:w="1663" w:type="dxa"/>
            <w:gridSpan w:val="2"/>
            <w:tcBorders>
              <w:left w:val="single" w:sz="4" w:space="0" w:color="auto"/>
            </w:tcBorders>
            <w:noWrap/>
          </w:tcPr>
          <w:p w14:paraId="2E105055" w14:textId="73ACB362" w:rsidR="006F7DBF" w:rsidRPr="00F623C5" w:rsidRDefault="006F7DBF" w:rsidP="006F7DBF">
            <w:pPr>
              <w:pStyle w:val="NoSpacing"/>
              <w:jc w:val="center"/>
              <w:rPr>
                <w:noProof/>
                <w:sz w:val="18"/>
                <w:szCs w:val="18"/>
              </w:rPr>
            </w:pPr>
            <w:r w:rsidRPr="00F623C5">
              <w:rPr>
                <w:rFonts w:cs="Calibri"/>
                <w:color w:val="000000"/>
                <w:sz w:val="18"/>
                <w:szCs w:val="18"/>
              </w:rPr>
              <w:t>Had health insurance</w:t>
            </w:r>
          </w:p>
        </w:tc>
        <w:tc>
          <w:tcPr>
            <w:tcW w:w="1105" w:type="dxa"/>
            <w:tcBorders>
              <w:right w:val="single" w:sz="4" w:space="0" w:color="auto"/>
            </w:tcBorders>
            <w:noWrap/>
          </w:tcPr>
          <w:p w14:paraId="42E68FCA" w14:textId="65C7EE47" w:rsidR="006F7DBF" w:rsidRPr="00F623C5" w:rsidRDefault="006F7DBF" w:rsidP="006F7DBF">
            <w:pPr>
              <w:pStyle w:val="NoSpacing"/>
              <w:jc w:val="center"/>
              <w:rPr>
                <w:noProof/>
                <w:sz w:val="18"/>
                <w:szCs w:val="18"/>
              </w:rPr>
            </w:pPr>
            <w:r>
              <w:rPr>
                <w:rFonts w:cs="Calibri"/>
                <w:color w:val="000000"/>
                <w:sz w:val="18"/>
                <w:szCs w:val="18"/>
              </w:rPr>
              <w:t>84</w:t>
            </w:r>
          </w:p>
        </w:tc>
        <w:tc>
          <w:tcPr>
            <w:tcW w:w="1947" w:type="dxa"/>
            <w:gridSpan w:val="2"/>
            <w:tcBorders>
              <w:left w:val="single" w:sz="4" w:space="0" w:color="auto"/>
            </w:tcBorders>
            <w:noWrap/>
          </w:tcPr>
          <w:p w14:paraId="22271A17" w14:textId="1B65BE83" w:rsidR="006F7DBF" w:rsidRPr="00F623C5" w:rsidRDefault="006F7DBF" w:rsidP="006F7DBF">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right w:val="single" w:sz="4" w:space="0" w:color="auto"/>
            </w:tcBorders>
            <w:noWrap/>
          </w:tcPr>
          <w:p w14:paraId="5120B8CD" w14:textId="2F7E7BE4" w:rsidR="006F7DBF" w:rsidRPr="00F623C5" w:rsidRDefault="006F7DBF" w:rsidP="006F7DBF">
            <w:pPr>
              <w:pStyle w:val="NoSpacing"/>
              <w:jc w:val="center"/>
              <w:rPr>
                <w:noProof/>
                <w:sz w:val="18"/>
                <w:szCs w:val="18"/>
              </w:rPr>
            </w:pPr>
            <w:r>
              <w:rPr>
                <w:rFonts w:cs="Calibri"/>
                <w:color w:val="000000"/>
                <w:sz w:val="18"/>
                <w:szCs w:val="18"/>
              </w:rPr>
              <w:t>71</w:t>
            </w:r>
          </w:p>
        </w:tc>
        <w:tc>
          <w:tcPr>
            <w:tcW w:w="1947" w:type="dxa"/>
            <w:gridSpan w:val="2"/>
            <w:tcBorders>
              <w:left w:val="single" w:sz="4" w:space="0" w:color="auto"/>
            </w:tcBorders>
            <w:noWrap/>
          </w:tcPr>
          <w:p w14:paraId="6F5E5F25" w14:textId="424A42FB" w:rsidR="006F7DBF" w:rsidRPr="00F623C5" w:rsidRDefault="00970B33" w:rsidP="006F7DBF">
            <w:pPr>
              <w:pStyle w:val="NoSpacing"/>
              <w:jc w:val="center"/>
              <w:rPr>
                <w:noProof/>
                <w:sz w:val="18"/>
                <w:szCs w:val="18"/>
              </w:rPr>
            </w:pPr>
            <w:r>
              <w:rPr>
                <w:rFonts w:cs="Calibri"/>
                <w:color w:val="000000"/>
                <w:sz w:val="18"/>
                <w:szCs w:val="18"/>
              </w:rPr>
              <w:t>Son or daughter died</w:t>
            </w:r>
          </w:p>
        </w:tc>
        <w:tc>
          <w:tcPr>
            <w:tcW w:w="1105" w:type="dxa"/>
            <w:noWrap/>
          </w:tcPr>
          <w:p w14:paraId="12750402" w14:textId="08D1CFD7" w:rsidR="006F7DBF" w:rsidRPr="00F623C5" w:rsidRDefault="00970B33" w:rsidP="006F7DBF">
            <w:pPr>
              <w:pStyle w:val="NoSpacing"/>
              <w:jc w:val="center"/>
              <w:rPr>
                <w:noProof/>
                <w:sz w:val="18"/>
                <w:szCs w:val="18"/>
              </w:rPr>
            </w:pPr>
            <w:r>
              <w:rPr>
                <w:rFonts w:cs="Calibri"/>
                <w:color w:val="000000"/>
                <w:sz w:val="18"/>
                <w:szCs w:val="18"/>
              </w:rPr>
              <w:t>69</w:t>
            </w:r>
          </w:p>
        </w:tc>
      </w:tr>
      <w:tr w:rsidR="00970B33" w:rsidRPr="002A0CB6" w14:paraId="07ED51D1" w14:textId="77777777" w:rsidTr="00F623C5">
        <w:trPr>
          <w:gridAfter w:val="1"/>
          <w:wAfter w:w="7" w:type="dxa"/>
          <w:trHeight w:val="290"/>
        </w:trPr>
        <w:tc>
          <w:tcPr>
            <w:tcW w:w="1791" w:type="dxa"/>
            <w:tcBorders>
              <w:right w:val="single" w:sz="4" w:space="0" w:color="auto"/>
            </w:tcBorders>
            <w:noWrap/>
            <w:hideMark/>
          </w:tcPr>
          <w:p w14:paraId="03AA1E32" w14:textId="76693C7E" w:rsidR="00970B33" w:rsidRPr="002A0CB6" w:rsidRDefault="00970B33" w:rsidP="00970B33">
            <w:pPr>
              <w:pStyle w:val="NoSpacing"/>
              <w:rPr>
                <w:noProof/>
                <w:sz w:val="18"/>
                <w:szCs w:val="18"/>
              </w:rPr>
            </w:pPr>
            <w:r w:rsidRPr="002A0CB6">
              <w:rPr>
                <w:noProof/>
                <w:sz w:val="18"/>
                <w:szCs w:val="18"/>
              </w:rPr>
              <w:t>Senegal</w:t>
            </w:r>
          </w:p>
        </w:tc>
        <w:tc>
          <w:tcPr>
            <w:tcW w:w="1465" w:type="dxa"/>
            <w:tcBorders>
              <w:left w:val="single" w:sz="4" w:space="0" w:color="auto"/>
            </w:tcBorders>
            <w:noWrap/>
          </w:tcPr>
          <w:p w14:paraId="3055141F" w14:textId="6337A2C2" w:rsidR="00970B33" w:rsidRPr="00F623C5" w:rsidRDefault="00970B33" w:rsidP="00970B33">
            <w:pPr>
              <w:pStyle w:val="NoSpacing"/>
              <w:jc w:val="center"/>
              <w:rPr>
                <w:noProof/>
                <w:sz w:val="18"/>
                <w:szCs w:val="18"/>
              </w:rPr>
            </w:pPr>
            <w:r w:rsidRPr="00F623C5">
              <w:rPr>
                <w:rFonts w:cs="Calibri"/>
                <w:color w:val="000000"/>
                <w:sz w:val="18"/>
                <w:szCs w:val="18"/>
              </w:rPr>
              <w:t xml:space="preserve">*1st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4AF1A654" w14:textId="50D3F61A"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386BFC8" w14:textId="355B3FBD" w:rsidR="00970B33" w:rsidRPr="00F623C5" w:rsidRDefault="00970B33" w:rsidP="00970B3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53781846" w14:textId="1F990E8E" w:rsidR="00970B33" w:rsidRPr="00F623C5" w:rsidRDefault="00970B33" w:rsidP="00970B33">
            <w:pPr>
              <w:pStyle w:val="NoSpacing"/>
              <w:jc w:val="center"/>
              <w:rPr>
                <w:noProof/>
                <w:sz w:val="18"/>
                <w:szCs w:val="18"/>
              </w:rPr>
            </w:pPr>
            <w:r>
              <w:rPr>
                <w:rFonts w:cs="Calibri"/>
                <w:color w:val="000000"/>
                <w:sz w:val="18"/>
                <w:szCs w:val="18"/>
              </w:rPr>
              <w:t>83</w:t>
            </w:r>
          </w:p>
        </w:tc>
        <w:tc>
          <w:tcPr>
            <w:tcW w:w="1663" w:type="dxa"/>
            <w:gridSpan w:val="2"/>
            <w:tcBorders>
              <w:left w:val="single" w:sz="4" w:space="0" w:color="auto"/>
            </w:tcBorders>
            <w:noWrap/>
          </w:tcPr>
          <w:p w14:paraId="41480D3F" w14:textId="7266D5D5" w:rsidR="00970B33" w:rsidRPr="00F623C5" w:rsidRDefault="00970B33" w:rsidP="00970B33">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right w:val="single" w:sz="4" w:space="0" w:color="auto"/>
            </w:tcBorders>
            <w:noWrap/>
          </w:tcPr>
          <w:p w14:paraId="0430FF3C" w14:textId="44822D1D" w:rsidR="00970B33" w:rsidRPr="00F623C5" w:rsidRDefault="00970B33" w:rsidP="00970B33">
            <w:pPr>
              <w:pStyle w:val="NoSpacing"/>
              <w:jc w:val="center"/>
              <w:rPr>
                <w:noProof/>
                <w:sz w:val="18"/>
                <w:szCs w:val="18"/>
              </w:rPr>
            </w:pPr>
            <w:r>
              <w:rPr>
                <w:rFonts w:cs="Calibri"/>
                <w:color w:val="000000"/>
                <w:sz w:val="18"/>
                <w:szCs w:val="18"/>
              </w:rPr>
              <w:t>78</w:t>
            </w:r>
          </w:p>
        </w:tc>
        <w:tc>
          <w:tcPr>
            <w:tcW w:w="1947" w:type="dxa"/>
            <w:gridSpan w:val="2"/>
            <w:tcBorders>
              <w:left w:val="single" w:sz="4" w:space="0" w:color="auto"/>
            </w:tcBorders>
            <w:noWrap/>
          </w:tcPr>
          <w:p w14:paraId="66BC5000" w14:textId="7BA600B2" w:rsidR="00970B33" w:rsidRPr="00F623C5" w:rsidRDefault="00970B33" w:rsidP="00970B33">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6155FA79" w14:textId="4BB09C88" w:rsidR="00970B33" w:rsidRPr="00F623C5" w:rsidRDefault="00970B33" w:rsidP="00970B33">
            <w:pPr>
              <w:pStyle w:val="NoSpacing"/>
              <w:jc w:val="center"/>
              <w:rPr>
                <w:noProof/>
                <w:sz w:val="18"/>
                <w:szCs w:val="18"/>
              </w:rPr>
            </w:pPr>
            <w:r>
              <w:rPr>
                <w:rFonts w:cs="Calibri"/>
                <w:color w:val="000000"/>
                <w:sz w:val="18"/>
                <w:szCs w:val="18"/>
              </w:rPr>
              <w:t>68</w:t>
            </w:r>
          </w:p>
        </w:tc>
        <w:tc>
          <w:tcPr>
            <w:tcW w:w="1947" w:type="dxa"/>
            <w:gridSpan w:val="2"/>
            <w:tcBorders>
              <w:left w:val="single" w:sz="4" w:space="0" w:color="auto"/>
            </w:tcBorders>
            <w:noWrap/>
          </w:tcPr>
          <w:p w14:paraId="3A76D211" w14:textId="6FD0EF27" w:rsidR="00970B33" w:rsidRPr="00F623C5" w:rsidRDefault="00970B33" w:rsidP="00970B33">
            <w:pPr>
              <w:pStyle w:val="NoSpacing"/>
              <w:jc w:val="center"/>
              <w:rPr>
                <w:noProof/>
                <w:sz w:val="18"/>
                <w:szCs w:val="18"/>
              </w:rPr>
            </w:pPr>
            <w:r w:rsidRPr="00F623C5">
              <w:rPr>
                <w:rFonts w:cs="Calibri"/>
                <w:color w:val="000000"/>
                <w:sz w:val="18"/>
                <w:szCs w:val="18"/>
              </w:rPr>
              <w:t>*Rural place of residence</w:t>
            </w:r>
          </w:p>
        </w:tc>
        <w:tc>
          <w:tcPr>
            <w:tcW w:w="1105" w:type="dxa"/>
            <w:noWrap/>
          </w:tcPr>
          <w:p w14:paraId="7B65B568" w14:textId="4C63B2F6" w:rsidR="00970B33" w:rsidRPr="00F623C5" w:rsidRDefault="00970B33" w:rsidP="00970B33">
            <w:pPr>
              <w:pStyle w:val="NoSpacing"/>
              <w:jc w:val="center"/>
              <w:rPr>
                <w:noProof/>
                <w:sz w:val="18"/>
                <w:szCs w:val="18"/>
              </w:rPr>
            </w:pPr>
            <w:r>
              <w:rPr>
                <w:rFonts w:cs="Calibri"/>
                <w:color w:val="000000"/>
                <w:sz w:val="18"/>
                <w:szCs w:val="18"/>
              </w:rPr>
              <w:t>62</w:t>
            </w:r>
          </w:p>
        </w:tc>
      </w:tr>
      <w:tr w:rsidR="00970B33" w:rsidRPr="002A0CB6" w14:paraId="7C0DE901" w14:textId="77777777" w:rsidTr="00F623C5">
        <w:trPr>
          <w:gridAfter w:val="1"/>
          <w:wAfter w:w="7" w:type="dxa"/>
          <w:trHeight w:val="290"/>
        </w:trPr>
        <w:tc>
          <w:tcPr>
            <w:tcW w:w="1791" w:type="dxa"/>
            <w:tcBorders>
              <w:right w:val="single" w:sz="4" w:space="0" w:color="auto"/>
            </w:tcBorders>
            <w:noWrap/>
            <w:hideMark/>
          </w:tcPr>
          <w:p w14:paraId="36687C4B" w14:textId="2046F3EA" w:rsidR="00970B33" w:rsidRPr="002A0CB6" w:rsidRDefault="00970B33" w:rsidP="00970B33">
            <w:pPr>
              <w:pStyle w:val="NoSpacing"/>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61751A04" w14:textId="577D5DF0" w:rsidR="00970B33" w:rsidRPr="00F623C5" w:rsidRDefault="00970B33" w:rsidP="00970B3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64740450" w14:textId="7F89A9FC"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51D64A60" w14:textId="5F4B14AB" w:rsidR="00970B33" w:rsidRPr="00F623C5" w:rsidRDefault="00970B33" w:rsidP="00970B3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24F0327F" w14:textId="4BDD0893" w:rsidR="00970B33" w:rsidRPr="00F623C5" w:rsidRDefault="00970B33" w:rsidP="00970B33">
            <w:pPr>
              <w:pStyle w:val="NoSpacing"/>
              <w:jc w:val="center"/>
              <w:rPr>
                <w:noProof/>
                <w:sz w:val="18"/>
                <w:szCs w:val="18"/>
              </w:rPr>
            </w:pPr>
            <w:r>
              <w:rPr>
                <w:rFonts w:cs="Calibri"/>
                <w:color w:val="000000"/>
                <w:sz w:val="18"/>
                <w:szCs w:val="18"/>
              </w:rPr>
              <w:t>94</w:t>
            </w:r>
          </w:p>
        </w:tc>
        <w:tc>
          <w:tcPr>
            <w:tcW w:w="1663" w:type="dxa"/>
            <w:gridSpan w:val="2"/>
            <w:tcBorders>
              <w:left w:val="single" w:sz="4" w:space="0" w:color="auto"/>
            </w:tcBorders>
            <w:noWrap/>
          </w:tcPr>
          <w:p w14:paraId="2DCE0203" w14:textId="6CCCEE86" w:rsidR="00970B33" w:rsidRPr="00F623C5" w:rsidRDefault="00970B33" w:rsidP="00970B33">
            <w:pPr>
              <w:pStyle w:val="NoSpacing"/>
              <w:jc w:val="center"/>
              <w:rPr>
                <w:noProof/>
                <w:sz w:val="18"/>
                <w:szCs w:val="18"/>
              </w:rPr>
            </w:pPr>
            <w:r w:rsidRPr="00F623C5">
              <w:rPr>
                <w:rFonts w:cs="Calibri"/>
                <w:color w:val="000000"/>
                <w:sz w:val="18"/>
                <w:szCs w:val="18"/>
              </w:rPr>
              <w:t>Ethnicity: Mende</w:t>
            </w:r>
          </w:p>
        </w:tc>
        <w:tc>
          <w:tcPr>
            <w:tcW w:w="1105" w:type="dxa"/>
            <w:tcBorders>
              <w:right w:val="single" w:sz="4" w:space="0" w:color="auto"/>
            </w:tcBorders>
            <w:noWrap/>
          </w:tcPr>
          <w:p w14:paraId="532FF8B1" w14:textId="5C840E09" w:rsidR="00970B33" w:rsidRPr="00F623C5" w:rsidRDefault="00970B33" w:rsidP="00970B33">
            <w:pPr>
              <w:pStyle w:val="NoSpacing"/>
              <w:jc w:val="center"/>
              <w:rPr>
                <w:noProof/>
                <w:sz w:val="18"/>
                <w:szCs w:val="18"/>
              </w:rPr>
            </w:pPr>
            <w:r>
              <w:rPr>
                <w:rFonts w:cs="Calibri"/>
                <w:color w:val="000000"/>
                <w:sz w:val="18"/>
                <w:szCs w:val="18"/>
              </w:rPr>
              <w:t>74</w:t>
            </w:r>
          </w:p>
        </w:tc>
        <w:tc>
          <w:tcPr>
            <w:tcW w:w="1947" w:type="dxa"/>
            <w:gridSpan w:val="2"/>
            <w:tcBorders>
              <w:left w:val="single" w:sz="4" w:space="0" w:color="auto"/>
            </w:tcBorders>
            <w:noWrap/>
          </w:tcPr>
          <w:p w14:paraId="726482B4" w14:textId="543C24CD" w:rsidR="00970B33" w:rsidRPr="00F623C5" w:rsidRDefault="00970B33" w:rsidP="00970B33">
            <w:pPr>
              <w:pStyle w:val="NoSpacing"/>
              <w:jc w:val="center"/>
              <w:rPr>
                <w:noProof/>
                <w:sz w:val="18"/>
                <w:szCs w:val="18"/>
              </w:rPr>
            </w:pPr>
            <w:r w:rsidRPr="00F623C5">
              <w:rPr>
                <w:rFonts w:cs="Calibri"/>
                <w:color w:val="000000"/>
                <w:sz w:val="18"/>
                <w:szCs w:val="18"/>
              </w:rPr>
              <w:t>Ethnicity: Mende</w:t>
            </w:r>
          </w:p>
        </w:tc>
        <w:tc>
          <w:tcPr>
            <w:tcW w:w="1105" w:type="dxa"/>
            <w:tcBorders>
              <w:right w:val="single" w:sz="4" w:space="0" w:color="auto"/>
            </w:tcBorders>
            <w:noWrap/>
          </w:tcPr>
          <w:p w14:paraId="14F71C85" w14:textId="5648A6C6" w:rsidR="00970B33" w:rsidRPr="00F623C5" w:rsidRDefault="00970B33" w:rsidP="00970B33">
            <w:pPr>
              <w:pStyle w:val="NoSpacing"/>
              <w:jc w:val="center"/>
              <w:rPr>
                <w:noProof/>
                <w:sz w:val="18"/>
                <w:szCs w:val="18"/>
              </w:rPr>
            </w:pPr>
            <w:r>
              <w:rPr>
                <w:rFonts w:cs="Calibri"/>
                <w:color w:val="000000"/>
                <w:sz w:val="18"/>
                <w:szCs w:val="18"/>
              </w:rPr>
              <w:t>55</w:t>
            </w:r>
          </w:p>
        </w:tc>
        <w:tc>
          <w:tcPr>
            <w:tcW w:w="1947" w:type="dxa"/>
            <w:gridSpan w:val="2"/>
            <w:tcBorders>
              <w:left w:val="single" w:sz="4" w:space="0" w:color="auto"/>
            </w:tcBorders>
            <w:noWrap/>
          </w:tcPr>
          <w:p w14:paraId="670DC7CC" w14:textId="25B31C82" w:rsidR="00970B33" w:rsidRPr="00F623C5" w:rsidRDefault="00970B33" w:rsidP="00970B33">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16B6C0C4" w14:textId="0498B90B" w:rsidR="00970B33" w:rsidRPr="00F623C5" w:rsidRDefault="00970B33" w:rsidP="00970B33">
            <w:pPr>
              <w:pStyle w:val="NoSpacing"/>
              <w:jc w:val="center"/>
              <w:rPr>
                <w:noProof/>
                <w:sz w:val="18"/>
                <w:szCs w:val="18"/>
              </w:rPr>
            </w:pPr>
            <w:r>
              <w:rPr>
                <w:rFonts w:cs="Calibri"/>
                <w:color w:val="000000"/>
                <w:sz w:val="18"/>
                <w:szCs w:val="18"/>
              </w:rPr>
              <w:t>51</w:t>
            </w:r>
          </w:p>
        </w:tc>
      </w:tr>
      <w:tr w:rsidR="00970B33" w:rsidRPr="002A0CB6" w14:paraId="0F05A0BF" w14:textId="77777777" w:rsidTr="00F623C5">
        <w:trPr>
          <w:gridAfter w:val="1"/>
          <w:wAfter w:w="7" w:type="dxa"/>
          <w:trHeight w:val="290"/>
        </w:trPr>
        <w:tc>
          <w:tcPr>
            <w:tcW w:w="1791" w:type="dxa"/>
            <w:tcBorders>
              <w:right w:val="single" w:sz="4" w:space="0" w:color="auto"/>
            </w:tcBorders>
            <w:noWrap/>
            <w:hideMark/>
          </w:tcPr>
          <w:p w14:paraId="3CB0C858" w14:textId="1CC0D6C7" w:rsidR="00970B33" w:rsidRPr="002A0CB6" w:rsidRDefault="00970B33" w:rsidP="00970B33">
            <w:pPr>
              <w:pStyle w:val="NoSpacing"/>
              <w:rPr>
                <w:noProof/>
                <w:sz w:val="18"/>
                <w:szCs w:val="18"/>
              </w:rPr>
            </w:pPr>
            <w:r w:rsidRPr="002A0CB6">
              <w:rPr>
                <w:noProof/>
                <w:sz w:val="18"/>
                <w:szCs w:val="18"/>
              </w:rPr>
              <w:t>Tanzania</w:t>
            </w:r>
          </w:p>
        </w:tc>
        <w:tc>
          <w:tcPr>
            <w:tcW w:w="1465" w:type="dxa"/>
            <w:tcBorders>
              <w:left w:val="single" w:sz="4" w:space="0" w:color="auto"/>
            </w:tcBorders>
            <w:noWrap/>
          </w:tcPr>
          <w:p w14:paraId="6502B0E8" w14:textId="7B464004" w:rsidR="00970B33" w:rsidRPr="00F623C5" w:rsidRDefault="00970B33" w:rsidP="00970B33">
            <w:pPr>
              <w:pStyle w:val="NoSpacing"/>
              <w:jc w:val="center"/>
              <w:rPr>
                <w:noProof/>
                <w:sz w:val="18"/>
                <w:szCs w:val="18"/>
              </w:rPr>
            </w:pPr>
            <w:r w:rsidRPr="00F623C5">
              <w:rPr>
                <w:rFonts w:cs="Calibri"/>
                <w:color w:val="000000"/>
                <w:sz w:val="18"/>
                <w:szCs w:val="18"/>
              </w:rPr>
              <w:t>Body Mass Index</w:t>
            </w:r>
          </w:p>
        </w:tc>
        <w:tc>
          <w:tcPr>
            <w:tcW w:w="1105" w:type="dxa"/>
            <w:tcBorders>
              <w:right w:val="single" w:sz="4" w:space="0" w:color="auto"/>
            </w:tcBorders>
            <w:noWrap/>
          </w:tcPr>
          <w:p w14:paraId="3349A56D" w14:textId="5112E498"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2B5C04B7" w14:textId="5CD880E5" w:rsidR="00970B33" w:rsidRPr="00F623C5" w:rsidRDefault="00970B33" w:rsidP="00970B3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042DAA37" w14:textId="15262569" w:rsidR="00970B33" w:rsidRPr="00F623C5" w:rsidRDefault="00970B33" w:rsidP="00970B33">
            <w:pPr>
              <w:pStyle w:val="NoSpacing"/>
              <w:jc w:val="center"/>
              <w:rPr>
                <w:noProof/>
                <w:sz w:val="18"/>
                <w:szCs w:val="18"/>
              </w:rPr>
            </w:pPr>
            <w:r>
              <w:rPr>
                <w:rFonts w:cs="Calibri"/>
                <w:color w:val="000000"/>
                <w:sz w:val="18"/>
                <w:szCs w:val="18"/>
              </w:rPr>
              <w:t>88</w:t>
            </w:r>
          </w:p>
        </w:tc>
        <w:tc>
          <w:tcPr>
            <w:tcW w:w="1663" w:type="dxa"/>
            <w:gridSpan w:val="2"/>
            <w:tcBorders>
              <w:left w:val="single" w:sz="4" w:space="0" w:color="auto"/>
            </w:tcBorders>
            <w:noWrap/>
          </w:tcPr>
          <w:p w14:paraId="66E7A944" w14:textId="516F23DF" w:rsidR="00970B33" w:rsidRPr="00F623C5" w:rsidRDefault="00970B33" w:rsidP="00970B33">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605572C3" w14:textId="5911F27C" w:rsidR="00970B33" w:rsidRPr="00F623C5" w:rsidRDefault="00970B33" w:rsidP="00970B33">
            <w:pPr>
              <w:pStyle w:val="NoSpacing"/>
              <w:jc w:val="center"/>
              <w:rPr>
                <w:noProof/>
                <w:sz w:val="18"/>
                <w:szCs w:val="18"/>
              </w:rPr>
            </w:pPr>
            <w:r>
              <w:rPr>
                <w:rFonts w:cs="Calibri"/>
                <w:color w:val="000000"/>
                <w:sz w:val="18"/>
                <w:szCs w:val="18"/>
              </w:rPr>
              <w:t>83</w:t>
            </w:r>
          </w:p>
        </w:tc>
        <w:tc>
          <w:tcPr>
            <w:tcW w:w="1947" w:type="dxa"/>
            <w:gridSpan w:val="2"/>
            <w:tcBorders>
              <w:left w:val="single" w:sz="4" w:space="0" w:color="auto"/>
            </w:tcBorders>
            <w:noWrap/>
          </w:tcPr>
          <w:p w14:paraId="4920939B" w14:textId="05B8EB41" w:rsidR="00970B33" w:rsidRPr="00F623C5" w:rsidRDefault="00970B33" w:rsidP="00970B33">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01CB8950" w14:textId="63B93626" w:rsidR="00970B33" w:rsidRPr="00F623C5" w:rsidRDefault="00970B33" w:rsidP="00970B33">
            <w:pPr>
              <w:pStyle w:val="NoSpacing"/>
              <w:jc w:val="center"/>
              <w:rPr>
                <w:noProof/>
                <w:sz w:val="18"/>
                <w:szCs w:val="18"/>
              </w:rPr>
            </w:pPr>
            <w:r>
              <w:rPr>
                <w:rFonts w:cs="Calibri"/>
                <w:color w:val="000000"/>
                <w:sz w:val="18"/>
                <w:szCs w:val="18"/>
              </w:rPr>
              <w:t>80</w:t>
            </w:r>
          </w:p>
        </w:tc>
        <w:tc>
          <w:tcPr>
            <w:tcW w:w="1947" w:type="dxa"/>
            <w:gridSpan w:val="2"/>
            <w:tcBorders>
              <w:left w:val="single" w:sz="4" w:space="0" w:color="auto"/>
            </w:tcBorders>
            <w:noWrap/>
          </w:tcPr>
          <w:p w14:paraId="785F7A08" w14:textId="5AFE4F0F" w:rsidR="00970B33" w:rsidRPr="00F623C5" w:rsidRDefault="00970B33" w:rsidP="00970B33">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01D9790D" w14:textId="4224038C" w:rsidR="00970B33" w:rsidRPr="00F623C5" w:rsidRDefault="00970B33" w:rsidP="00970B33">
            <w:pPr>
              <w:pStyle w:val="NoSpacing"/>
              <w:jc w:val="center"/>
              <w:rPr>
                <w:noProof/>
                <w:sz w:val="18"/>
                <w:szCs w:val="18"/>
              </w:rPr>
            </w:pPr>
            <w:r>
              <w:rPr>
                <w:rFonts w:cs="Calibri"/>
                <w:color w:val="000000"/>
                <w:sz w:val="18"/>
                <w:szCs w:val="18"/>
              </w:rPr>
              <w:t>50</w:t>
            </w:r>
          </w:p>
        </w:tc>
      </w:tr>
      <w:tr w:rsidR="00970B33" w:rsidRPr="002A0CB6" w14:paraId="1E4A9FB5" w14:textId="77777777" w:rsidTr="00F623C5">
        <w:trPr>
          <w:gridAfter w:val="1"/>
          <w:wAfter w:w="7" w:type="dxa"/>
          <w:trHeight w:val="290"/>
        </w:trPr>
        <w:tc>
          <w:tcPr>
            <w:tcW w:w="1791" w:type="dxa"/>
            <w:tcBorders>
              <w:right w:val="single" w:sz="4" w:space="0" w:color="auto"/>
            </w:tcBorders>
            <w:noWrap/>
            <w:hideMark/>
          </w:tcPr>
          <w:p w14:paraId="65F47BA1" w14:textId="64B80EA0" w:rsidR="00970B33" w:rsidRPr="002A0CB6" w:rsidRDefault="00970B33" w:rsidP="00970B33">
            <w:pPr>
              <w:pStyle w:val="NoSpacing"/>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6F37C1D4" w14:textId="507CC23A" w:rsidR="00970B33" w:rsidRPr="00F623C5" w:rsidRDefault="00970B33" w:rsidP="00970B3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4913C2E6" w14:textId="5D340702"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1628C627" w14:textId="2FFDACB2" w:rsidR="00970B33" w:rsidRPr="00F623C5" w:rsidRDefault="00970B33" w:rsidP="00970B33">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35467C6B" w14:textId="599E0E10" w:rsidR="00970B33" w:rsidRPr="00F623C5" w:rsidRDefault="00970B33" w:rsidP="00970B33">
            <w:pPr>
              <w:pStyle w:val="NoSpacing"/>
              <w:jc w:val="center"/>
              <w:rPr>
                <w:noProof/>
                <w:sz w:val="18"/>
                <w:szCs w:val="18"/>
              </w:rPr>
            </w:pPr>
            <w:r>
              <w:rPr>
                <w:rFonts w:cs="Calibri"/>
                <w:color w:val="000000"/>
                <w:sz w:val="18"/>
                <w:szCs w:val="18"/>
              </w:rPr>
              <w:t>52</w:t>
            </w:r>
          </w:p>
        </w:tc>
        <w:tc>
          <w:tcPr>
            <w:tcW w:w="1663" w:type="dxa"/>
            <w:gridSpan w:val="2"/>
            <w:tcBorders>
              <w:left w:val="single" w:sz="4" w:space="0" w:color="auto"/>
            </w:tcBorders>
            <w:noWrap/>
          </w:tcPr>
          <w:p w14:paraId="6C1FDBD3" w14:textId="206B21D5" w:rsidR="00970B33" w:rsidRPr="00F623C5" w:rsidRDefault="00970B33" w:rsidP="00970B33">
            <w:pPr>
              <w:pStyle w:val="NoSpacing"/>
              <w:jc w:val="center"/>
              <w:rPr>
                <w:noProof/>
                <w:sz w:val="18"/>
                <w:szCs w:val="18"/>
              </w:rPr>
            </w:pPr>
            <w:r w:rsidRPr="00F623C5">
              <w:rPr>
                <w:rFonts w:cs="Calibri"/>
                <w:color w:val="000000"/>
                <w:sz w:val="18"/>
                <w:szCs w:val="18"/>
              </w:rPr>
              <w:t>Number of female HH members</w:t>
            </w:r>
          </w:p>
        </w:tc>
        <w:tc>
          <w:tcPr>
            <w:tcW w:w="1105" w:type="dxa"/>
            <w:tcBorders>
              <w:right w:val="single" w:sz="4" w:space="0" w:color="auto"/>
            </w:tcBorders>
            <w:noWrap/>
          </w:tcPr>
          <w:p w14:paraId="1D412E62" w14:textId="7FBF271A" w:rsidR="00970B33" w:rsidRPr="00F623C5" w:rsidRDefault="00970B33" w:rsidP="00970B33">
            <w:pPr>
              <w:pStyle w:val="NoSpacing"/>
              <w:jc w:val="center"/>
              <w:rPr>
                <w:noProof/>
                <w:sz w:val="18"/>
                <w:szCs w:val="18"/>
              </w:rPr>
            </w:pPr>
            <w:r>
              <w:rPr>
                <w:rFonts w:cs="Calibri"/>
                <w:color w:val="000000"/>
                <w:sz w:val="18"/>
                <w:szCs w:val="18"/>
              </w:rPr>
              <w:t>51</w:t>
            </w:r>
          </w:p>
        </w:tc>
        <w:tc>
          <w:tcPr>
            <w:tcW w:w="1947" w:type="dxa"/>
            <w:gridSpan w:val="2"/>
            <w:tcBorders>
              <w:left w:val="single" w:sz="4" w:space="0" w:color="auto"/>
            </w:tcBorders>
            <w:noWrap/>
          </w:tcPr>
          <w:p w14:paraId="689D1B79" w14:textId="44ACEE18" w:rsidR="00970B33" w:rsidRPr="00F623C5" w:rsidRDefault="00970B33" w:rsidP="00970B33">
            <w:pPr>
              <w:pStyle w:val="NoSpacing"/>
              <w:jc w:val="center"/>
              <w:rPr>
                <w:noProof/>
                <w:sz w:val="18"/>
                <w:szCs w:val="18"/>
              </w:rPr>
            </w:pPr>
            <w:r w:rsidRPr="00F623C5">
              <w:rPr>
                <w:rFonts w:cs="Calibri"/>
                <w:color w:val="000000"/>
                <w:sz w:val="18"/>
                <w:szCs w:val="18"/>
              </w:rPr>
              <w:t>Number of male HH members</w:t>
            </w:r>
          </w:p>
        </w:tc>
        <w:tc>
          <w:tcPr>
            <w:tcW w:w="1105" w:type="dxa"/>
            <w:tcBorders>
              <w:right w:val="single" w:sz="4" w:space="0" w:color="auto"/>
            </w:tcBorders>
            <w:noWrap/>
          </w:tcPr>
          <w:p w14:paraId="6E33E1CC" w14:textId="0AB73B97" w:rsidR="00970B33" w:rsidRPr="00F623C5" w:rsidRDefault="00970B33" w:rsidP="00970B33">
            <w:pPr>
              <w:pStyle w:val="NoSpacing"/>
              <w:jc w:val="center"/>
              <w:rPr>
                <w:noProof/>
                <w:sz w:val="18"/>
                <w:szCs w:val="18"/>
              </w:rPr>
            </w:pPr>
            <w:r>
              <w:rPr>
                <w:rFonts w:cs="Calibri"/>
                <w:color w:val="000000"/>
                <w:sz w:val="18"/>
                <w:szCs w:val="18"/>
              </w:rPr>
              <w:t>44</w:t>
            </w:r>
          </w:p>
        </w:tc>
        <w:tc>
          <w:tcPr>
            <w:tcW w:w="1947" w:type="dxa"/>
            <w:gridSpan w:val="2"/>
            <w:tcBorders>
              <w:left w:val="single" w:sz="4" w:space="0" w:color="auto"/>
            </w:tcBorders>
            <w:noWrap/>
          </w:tcPr>
          <w:p w14:paraId="576A3E14" w14:textId="07EF655F" w:rsidR="00970B33" w:rsidRPr="00F623C5" w:rsidRDefault="00970B33" w:rsidP="00970B33">
            <w:pPr>
              <w:pStyle w:val="NoSpacing"/>
              <w:jc w:val="center"/>
              <w:rPr>
                <w:noProof/>
                <w:sz w:val="18"/>
                <w:szCs w:val="18"/>
              </w:rPr>
            </w:pPr>
            <w:r w:rsidRPr="00F623C5">
              <w:rPr>
                <w:rFonts w:cs="Calibri"/>
                <w:color w:val="000000"/>
                <w:sz w:val="18"/>
                <w:szCs w:val="18"/>
              </w:rPr>
              <w:t>Number of cattle owned</w:t>
            </w:r>
          </w:p>
        </w:tc>
        <w:tc>
          <w:tcPr>
            <w:tcW w:w="1105" w:type="dxa"/>
            <w:noWrap/>
          </w:tcPr>
          <w:p w14:paraId="21DC5F8E" w14:textId="40ECC2DE" w:rsidR="00970B33" w:rsidRPr="00F623C5" w:rsidRDefault="00970B33" w:rsidP="00970B33">
            <w:pPr>
              <w:pStyle w:val="NoSpacing"/>
              <w:jc w:val="center"/>
              <w:rPr>
                <w:noProof/>
                <w:sz w:val="18"/>
                <w:szCs w:val="18"/>
              </w:rPr>
            </w:pPr>
            <w:r>
              <w:rPr>
                <w:rFonts w:cs="Calibri"/>
                <w:color w:val="000000"/>
                <w:sz w:val="18"/>
                <w:szCs w:val="18"/>
              </w:rPr>
              <w:t>42</w:t>
            </w:r>
          </w:p>
        </w:tc>
      </w:tr>
      <w:tr w:rsidR="00970B33" w:rsidRPr="002A0CB6" w14:paraId="529E22B7" w14:textId="77777777" w:rsidTr="00F623C5">
        <w:trPr>
          <w:gridAfter w:val="1"/>
          <w:wAfter w:w="7" w:type="dxa"/>
          <w:trHeight w:val="290"/>
        </w:trPr>
        <w:tc>
          <w:tcPr>
            <w:tcW w:w="1791" w:type="dxa"/>
            <w:tcBorders>
              <w:right w:val="single" w:sz="4" w:space="0" w:color="auto"/>
            </w:tcBorders>
            <w:noWrap/>
            <w:hideMark/>
          </w:tcPr>
          <w:p w14:paraId="2FDDA36B" w14:textId="598685D7" w:rsidR="00970B33" w:rsidRPr="002A0CB6" w:rsidRDefault="00970B33" w:rsidP="00970B33">
            <w:pPr>
              <w:pStyle w:val="NoSpacing"/>
              <w:rPr>
                <w:noProof/>
                <w:sz w:val="18"/>
                <w:szCs w:val="18"/>
              </w:rPr>
            </w:pPr>
            <w:r w:rsidRPr="002A0CB6">
              <w:rPr>
                <w:noProof/>
                <w:sz w:val="18"/>
                <w:szCs w:val="18"/>
              </w:rPr>
              <w:t>Togo</w:t>
            </w:r>
          </w:p>
        </w:tc>
        <w:tc>
          <w:tcPr>
            <w:tcW w:w="1465" w:type="dxa"/>
            <w:tcBorders>
              <w:left w:val="single" w:sz="4" w:space="0" w:color="auto"/>
            </w:tcBorders>
            <w:noWrap/>
          </w:tcPr>
          <w:p w14:paraId="64D31058" w14:textId="453C6FC2" w:rsidR="00970B33" w:rsidRPr="00F623C5" w:rsidRDefault="00970B33" w:rsidP="00970B33">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1026DCF5" w14:textId="3A983593"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DF76671" w14:textId="7C4C28E8" w:rsidR="00970B33" w:rsidRPr="00F623C5" w:rsidRDefault="00970B33" w:rsidP="00970B33">
            <w:pPr>
              <w:pStyle w:val="NoSpacing"/>
              <w:jc w:val="center"/>
              <w:rPr>
                <w:noProof/>
                <w:sz w:val="18"/>
                <w:szCs w:val="18"/>
              </w:rPr>
            </w:pPr>
            <w:r w:rsidRPr="00F623C5">
              <w:rPr>
                <w:rFonts w:cs="Calibri"/>
                <w:color w:val="000000"/>
                <w:sz w:val="18"/>
                <w:szCs w:val="18"/>
              </w:rPr>
              <w:t>Tested for HIV</w:t>
            </w:r>
          </w:p>
        </w:tc>
        <w:tc>
          <w:tcPr>
            <w:tcW w:w="1105" w:type="dxa"/>
            <w:tcBorders>
              <w:right w:val="single" w:sz="4" w:space="0" w:color="auto"/>
            </w:tcBorders>
            <w:noWrap/>
          </w:tcPr>
          <w:p w14:paraId="5721C2CF" w14:textId="76D58919" w:rsidR="00970B33" w:rsidRPr="00F623C5" w:rsidRDefault="00970B33" w:rsidP="00970B33">
            <w:pPr>
              <w:pStyle w:val="NoSpacing"/>
              <w:jc w:val="center"/>
              <w:rPr>
                <w:noProof/>
                <w:sz w:val="18"/>
                <w:szCs w:val="18"/>
              </w:rPr>
            </w:pPr>
            <w:r>
              <w:rPr>
                <w:rFonts w:cs="Calibri"/>
                <w:color w:val="000000"/>
                <w:sz w:val="18"/>
                <w:szCs w:val="18"/>
              </w:rPr>
              <w:t>56</w:t>
            </w:r>
          </w:p>
        </w:tc>
        <w:tc>
          <w:tcPr>
            <w:tcW w:w="1663" w:type="dxa"/>
            <w:gridSpan w:val="2"/>
            <w:tcBorders>
              <w:left w:val="single" w:sz="4" w:space="0" w:color="auto"/>
            </w:tcBorders>
            <w:noWrap/>
          </w:tcPr>
          <w:p w14:paraId="453B5D29" w14:textId="5A6B3723" w:rsidR="00970B33" w:rsidRPr="00F623C5" w:rsidRDefault="00970B33" w:rsidP="00970B3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1171BF32" w14:textId="0C8F372C" w:rsidR="00970B33" w:rsidRPr="00F623C5" w:rsidRDefault="00970B33" w:rsidP="00970B33">
            <w:pPr>
              <w:pStyle w:val="NoSpacing"/>
              <w:jc w:val="center"/>
              <w:rPr>
                <w:noProof/>
                <w:sz w:val="18"/>
                <w:szCs w:val="18"/>
              </w:rPr>
            </w:pPr>
            <w:r>
              <w:rPr>
                <w:rFonts w:cs="Calibri"/>
                <w:color w:val="000000"/>
                <w:sz w:val="18"/>
                <w:szCs w:val="18"/>
              </w:rPr>
              <w:t>45</w:t>
            </w:r>
          </w:p>
        </w:tc>
        <w:tc>
          <w:tcPr>
            <w:tcW w:w="1947" w:type="dxa"/>
            <w:gridSpan w:val="2"/>
            <w:tcBorders>
              <w:left w:val="single" w:sz="4" w:space="0" w:color="auto"/>
            </w:tcBorders>
            <w:noWrap/>
          </w:tcPr>
          <w:p w14:paraId="53C097B6" w14:textId="62D4F676" w:rsidR="00970B33" w:rsidRPr="00F623C5" w:rsidRDefault="00970B33" w:rsidP="00970B3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1E8903F3" w14:textId="7464CA7B" w:rsidR="00970B33" w:rsidRPr="00F623C5" w:rsidRDefault="00970B33" w:rsidP="00970B33">
            <w:pPr>
              <w:pStyle w:val="NoSpacing"/>
              <w:jc w:val="center"/>
              <w:rPr>
                <w:noProof/>
                <w:sz w:val="18"/>
                <w:szCs w:val="18"/>
              </w:rPr>
            </w:pPr>
            <w:r>
              <w:rPr>
                <w:rFonts w:cs="Calibri"/>
                <w:color w:val="000000"/>
                <w:sz w:val="18"/>
                <w:szCs w:val="18"/>
              </w:rPr>
              <w:t>44</w:t>
            </w:r>
          </w:p>
        </w:tc>
        <w:tc>
          <w:tcPr>
            <w:tcW w:w="1947" w:type="dxa"/>
            <w:gridSpan w:val="2"/>
            <w:tcBorders>
              <w:left w:val="single" w:sz="4" w:space="0" w:color="auto"/>
            </w:tcBorders>
            <w:noWrap/>
          </w:tcPr>
          <w:p w14:paraId="09694B29" w14:textId="3D3311D7" w:rsidR="00970B33" w:rsidRPr="00F623C5" w:rsidRDefault="00970B33" w:rsidP="00970B33">
            <w:pPr>
              <w:pStyle w:val="NoSpacing"/>
              <w:jc w:val="center"/>
              <w:rPr>
                <w:noProof/>
                <w:sz w:val="18"/>
                <w:szCs w:val="18"/>
              </w:rPr>
            </w:pPr>
            <w:r w:rsidRPr="00F623C5">
              <w:rPr>
                <w:rFonts w:cs="Calibri"/>
                <w:color w:val="000000"/>
                <w:sz w:val="18"/>
                <w:szCs w:val="18"/>
              </w:rPr>
              <w:t>Number of HH members &lt;5 years</w:t>
            </w:r>
          </w:p>
        </w:tc>
        <w:tc>
          <w:tcPr>
            <w:tcW w:w="1105" w:type="dxa"/>
            <w:noWrap/>
          </w:tcPr>
          <w:p w14:paraId="27751B1E" w14:textId="06D24289" w:rsidR="00970B33" w:rsidRPr="00F623C5" w:rsidRDefault="00970B33" w:rsidP="00970B33">
            <w:pPr>
              <w:pStyle w:val="NoSpacing"/>
              <w:jc w:val="center"/>
              <w:rPr>
                <w:noProof/>
                <w:sz w:val="18"/>
                <w:szCs w:val="18"/>
              </w:rPr>
            </w:pPr>
            <w:r>
              <w:rPr>
                <w:rFonts w:cs="Calibri"/>
                <w:color w:val="000000"/>
                <w:sz w:val="18"/>
                <w:szCs w:val="18"/>
              </w:rPr>
              <w:t>36</w:t>
            </w:r>
          </w:p>
        </w:tc>
      </w:tr>
      <w:tr w:rsidR="00970B33" w:rsidRPr="002A0CB6" w14:paraId="409D8B76" w14:textId="77777777" w:rsidTr="00F623C5">
        <w:trPr>
          <w:gridAfter w:val="1"/>
          <w:wAfter w:w="7" w:type="dxa"/>
          <w:trHeight w:val="290"/>
        </w:trPr>
        <w:tc>
          <w:tcPr>
            <w:tcW w:w="1791" w:type="dxa"/>
            <w:tcBorders>
              <w:right w:val="single" w:sz="4" w:space="0" w:color="auto"/>
            </w:tcBorders>
            <w:noWrap/>
            <w:hideMark/>
          </w:tcPr>
          <w:p w14:paraId="17A6B800" w14:textId="005E95AB" w:rsidR="00970B33" w:rsidRPr="002A0CB6" w:rsidRDefault="00970B33" w:rsidP="00970B33">
            <w:pPr>
              <w:pStyle w:val="NoSpacing"/>
              <w:rPr>
                <w:noProof/>
                <w:sz w:val="18"/>
                <w:szCs w:val="18"/>
              </w:rPr>
            </w:pPr>
            <w:r w:rsidRPr="002A0CB6">
              <w:rPr>
                <w:noProof/>
                <w:sz w:val="18"/>
                <w:szCs w:val="18"/>
              </w:rPr>
              <w:t>Uganda</w:t>
            </w:r>
          </w:p>
        </w:tc>
        <w:tc>
          <w:tcPr>
            <w:tcW w:w="1465" w:type="dxa"/>
            <w:tcBorders>
              <w:left w:val="single" w:sz="4" w:space="0" w:color="auto"/>
            </w:tcBorders>
            <w:noWrap/>
          </w:tcPr>
          <w:p w14:paraId="71ED9297" w14:textId="33BF4194" w:rsidR="00970B33" w:rsidRPr="00F623C5" w:rsidRDefault="00970B33" w:rsidP="00970B33">
            <w:pPr>
              <w:pStyle w:val="NoSpacing"/>
              <w:jc w:val="center"/>
              <w:rPr>
                <w:noProof/>
                <w:sz w:val="18"/>
                <w:szCs w:val="18"/>
              </w:rPr>
            </w:pPr>
            <w:r w:rsidRPr="00F623C5">
              <w:rPr>
                <w:rFonts w:cs="Calibri"/>
                <w:color w:val="000000"/>
                <w:sz w:val="18"/>
                <w:szCs w:val="18"/>
              </w:rPr>
              <w:t>Primary education level of HH head</w:t>
            </w:r>
          </w:p>
        </w:tc>
        <w:tc>
          <w:tcPr>
            <w:tcW w:w="1105" w:type="dxa"/>
            <w:tcBorders>
              <w:right w:val="single" w:sz="4" w:space="0" w:color="auto"/>
            </w:tcBorders>
            <w:noWrap/>
          </w:tcPr>
          <w:p w14:paraId="421DACB5" w14:textId="4B43A042"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07776D5B" w14:textId="7C67E77A" w:rsidR="00970B33" w:rsidRPr="00F623C5" w:rsidRDefault="00970B33" w:rsidP="00970B33">
            <w:pPr>
              <w:pStyle w:val="NoSpacing"/>
              <w:jc w:val="center"/>
              <w:rPr>
                <w:noProof/>
                <w:sz w:val="18"/>
                <w:szCs w:val="18"/>
              </w:rPr>
            </w:pPr>
            <w:r w:rsidRPr="00F623C5">
              <w:rPr>
                <w:rFonts w:cs="Calibri"/>
                <w:color w:val="000000"/>
                <w:sz w:val="18"/>
                <w:szCs w:val="18"/>
              </w:rPr>
              <w:t xml:space="preserve">*5th </w:t>
            </w:r>
            <w:proofErr w:type="spellStart"/>
            <w:r w:rsidRPr="00F623C5">
              <w:rPr>
                <w:rFonts w:cs="Calibri"/>
                <w:color w:val="000000"/>
                <w:sz w:val="18"/>
                <w:szCs w:val="18"/>
              </w:rPr>
              <w:t>wealthquintile</w:t>
            </w:r>
            <w:proofErr w:type="spellEnd"/>
          </w:p>
        </w:tc>
        <w:tc>
          <w:tcPr>
            <w:tcW w:w="1105" w:type="dxa"/>
            <w:tcBorders>
              <w:right w:val="single" w:sz="4" w:space="0" w:color="auto"/>
            </w:tcBorders>
            <w:noWrap/>
          </w:tcPr>
          <w:p w14:paraId="0BAAE81F" w14:textId="1FADC01E" w:rsidR="00970B33" w:rsidRPr="00F623C5" w:rsidRDefault="00970B33" w:rsidP="00970B33">
            <w:pPr>
              <w:pStyle w:val="NoSpacing"/>
              <w:jc w:val="center"/>
              <w:rPr>
                <w:noProof/>
                <w:sz w:val="18"/>
                <w:szCs w:val="18"/>
              </w:rPr>
            </w:pPr>
            <w:r>
              <w:rPr>
                <w:rFonts w:cs="Calibri"/>
                <w:color w:val="000000"/>
                <w:sz w:val="18"/>
                <w:szCs w:val="18"/>
              </w:rPr>
              <w:t>67</w:t>
            </w:r>
          </w:p>
        </w:tc>
        <w:tc>
          <w:tcPr>
            <w:tcW w:w="1663" w:type="dxa"/>
            <w:gridSpan w:val="2"/>
            <w:tcBorders>
              <w:left w:val="single" w:sz="4" w:space="0" w:color="auto"/>
            </w:tcBorders>
            <w:noWrap/>
          </w:tcPr>
          <w:p w14:paraId="3697993F" w14:textId="578F5EF1" w:rsidR="00970B33" w:rsidRPr="00F623C5" w:rsidRDefault="00970B33" w:rsidP="00970B33">
            <w:pPr>
              <w:pStyle w:val="NoSpacing"/>
              <w:jc w:val="center"/>
              <w:rPr>
                <w:noProof/>
                <w:sz w:val="18"/>
                <w:szCs w:val="18"/>
              </w:rPr>
            </w:pPr>
            <w:r w:rsidRPr="00F623C5">
              <w:rPr>
                <w:rFonts w:cs="Calibri"/>
                <w:color w:val="000000"/>
                <w:sz w:val="18"/>
                <w:szCs w:val="18"/>
              </w:rPr>
              <w:t>*Rural place of residence</w:t>
            </w:r>
          </w:p>
        </w:tc>
        <w:tc>
          <w:tcPr>
            <w:tcW w:w="1105" w:type="dxa"/>
            <w:tcBorders>
              <w:right w:val="single" w:sz="4" w:space="0" w:color="auto"/>
            </w:tcBorders>
            <w:noWrap/>
          </w:tcPr>
          <w:p w14:paraId="70DED143" w14:textId="4E47961E" w:rsidR="00970B33" w:rsidRPr="00F623C5" w:rsidRDefault="00970B33" w:rsidP="00970B33">
            <w:pPr>
              <w:pStyle w:val="NoSpacing"/>
              <w:jc w:val="center"/>
              <w:rPr>
                <w:noProof/>
                <w:sz w:val="18"/>
                <w:szCs w:val="18"/>
              </w:rPr>
            </w:pPr>
            <w:r>
              <w:rPr>
                <w:rFonts w:cs="Calibri"/>
                <w:color w:val="000000"/>
                <w:sz w:val="18"/>
                <w:szCs w:val="18"/>
              </w:rPr>
              <w:t>48</w:t>
            </w:r>
          </w:p>
        </w:tc>
        <w:tc>
          <w:tcPr>
            <w:tcW w:w="1947" w:type="dxa"/>
            <w:gridSpan w:val="2"/>
            <w:tcBorders>
              <w:left w:val="single" w:sz="4" w:space="0" w:color="auto"/>
            </w:tcBorders>
            <w:noWrap/>
          </w:tcPr>
          <w:p w14:paraId="2F0EED34" w14:textId="7B526DD1" w:rsidR="00970B33" w:rsidRPr="00F623C5" w:rsidRDefault="00970B33" w:rsidP="00970B33">
            <w:pPr>
              <w:pStyle w:val="NoSpacing"/>
              <w:jc w:val="center"/>
              <w:rPr>
                <w:noProof/>
                <w:sz w:val="18"/>
                <w:szCs w:val="18"/>
              </w:rPr>
            </w:pPr>
            <w:r w:rsidRPr="00F623C5">
              <w:rPr>
                <w:rFonts w:cs="Calibri"/>
                <w:color w:val="000000"/>
                <w:sz w:val="18"/>
                <w:szCs w:val="18"/>
              </w:rPr>
              <w:t>Safe floor material</w:t>
            </w:r>
          </w:p>
        </w:tc>
        <w:tc>
          <w:tcPr>
            <w:tcW w:w="1105" w:type="dxa"/>
            <w:tcBorders>
              <w:right w:val="single" w:sz="4" w:space="0" w:color="auto"/>
            </w:tcBorders>
            <w:noWrap/>
          </w:tcPr>
          <w:p w14:paraId="6AAEB316" w14:textId="45F64E85" w:rsidR="00970B33" w:rsidRPr="00F623C5" w:rsidRDefault="00970B33" w:rsidP="00970B33">
            <w:pPr>
              <w:pStyle w:val="NoSpacing"/>
              <w:jc w:val="center"/>
              <w:rPr>
                <w:noProof/>
                <w:sz w:val="18"/>
                <w:szCs w:val="18"/>
              </w:rPr>
            </w:pPr>
            <w:r>
              <w:rPr>
                <w:rFonts w:cs="Calibri"/>
                <w:color w:val="000000"/>
                <w:sz w:val="18"/>
                <w:szCs w:val="18"/>
              </w:rPr>
              <w:t>39</w:t>
            </w:r>
          </w:p>
        </w:tc>
        <w:tc>
          <w:tcPr>
            <w:tcW w:w="1947" w:type="dxa"/>
            <w:gridSpan w:val="2"/>
            <w:tcBorders>
              <w:left w:val="single" w:sz="4" w:space="0" w:color="auto"/>
            </w:tcBorders>
            <w:noWrap/>
          </w:tcPr>
          <w:p w14:paraId="4B1952F8" w14:textId="5FE345D6" w:rsidR="00970B33" w:rsidRPr="00F623C5" w:rsidRDefault="00970B33" w:rsidP="00970B33">
            <w:pPr>
              <w:pStyle w:val="NoSpacing"/>
              <w:jc w:val="center"/>
              <w:rPr>
                <w:noProof/>
                <w:sz w:val="18"/>
                <w:szCs w:val="18"/>
              </w:rPr>
            </w:pPr>
            <w:r>
              <w:rPr>
                <w:rFonts w:cs="Calibri"/>
                <w:color w:val="000000"/>
                <w:sz w:val="18"/>
                <w:szCs w:val="18"/>
              </w:rPr>
              <w:t>Language: Other</w:t>
            </w:r>
          </w:p>
        </w:tc>
        <w:tc>
          <w:tcPr>
            <w:tcW w:w="1105" w:type="dxa"/>
            <w:noWrap/>
          </w:tcPr>
          <w:p w14:paraId="2590D73A" w14:textId="1BC78C2C" w:rsidR="00970B33" w:rsidRPr="00F623C5" w:rsidRDefault="00970B33" w:rsidP="00970B33">
            <w:pPr>
              <w:pStyle w:val="NoSpacing"/>
              <w:jc w:val="center"/>
              <w:rPr>
                <w:noProof/>
                <w:sz w:val="18"/>
                <w:szCs w:val="18"/>
              </w:rPr>
            </w:pPr>
            <w:r>
              <w:rPr>
                <w:rFonts w:cs="Calibri"/>
                <w:color w:val="000000"/>
                <w:sz w:val="18"/>
                <w:szCs w:val="18"/>
              </w:rPr>
              <w:t>29</w:t>
            </w:r>
          </w:p>
        </w:tc>
      </w:tr>
      <w:tr w:rsidR="00970B33" w:rsidRPr="002A0CB6" w14:paraId="74B68F93" w14:textId="77777777" w:rsidTr="00F623C5">
        <w:trPr>
          <w:gridAfter w:val="1"/>
          <w:wAfter w:w="7" w:type="dxa"/>
          <w:trHeight w:val="290"/>
        </w:trPr>
        <w:tc>
          <w:tcPr>
            <w:tcW w:w="1791" w:type="dxa"/>
            <w:tcBorders>
              <w:right w:val="single" w:sz="4" w:space="0" w:color="auto"/>
            </w:tcBorders>
            <w:noWrap/>
            <w:hideMark/>
          </w:tcPr>
          <w:p w14:paraId="76FBFAF7" w14:textId="71DC80CC" w:rsidR="00970B33" w:rsidRPr="002A0CB6" w:rsidRDefault="00970B33" w:rsidP="00970B33">
            <w:pPr>
              <w:pStyle w:val="NoSpacing"/>
              <w:rPr>
                <w:noProof/>
                <w:sz w:val="18"/>
                <w:szCs w:val="18"/>
              </w:rPr>
            </w:pPr>
            <w:r w:rsidRPr="002A0CB6">
              <w:rPr>
                <w:noProof/>
                <w:sz w:val="18"/>
                <w:szCs w:val="18"/>
              </w:rPr>
              <w:t>Zambia</w:t>
            </w:r>
          </w:p>
        </w:tc>
        <w:tc>
          <w:tcPr>
            <w:tcW w:w="1465" w:type="dxa"/>
            <w:tcBorders>
              <w:left w:val="single" w:sz="4" w:space="0" w:color="auto"/>
            </w:tcBorders>
            <w:noWrap/>
          </w:tcPr>
          <w:p w14:paraId="3BD7D269" w14:textId="7D1328F0" w:rsidR="00970B33" w:rsidRPr="00F623C5" w:rsidRDefault="00970B33" w:rsidP="00970B33">
            <w:pPr>
              <w:pStyle w:val="NoSpacing"/>
              <w:jc w:val="center"/>
              <w:rPr>
                <w:noProof/>
                <w:sz w:val="18"/>
                <w:szCs w:val="18"/>
              </w:rPr>
            </w:pPr>
            <w:r w:rsidRPr="00F623C5">
              <w:rPr>
                <w:rFonts w:cs="Calibri"/>
                <w:color w:val="000000"/>
                <w:sz w:val="18"/>
                <w:szCs w:val="18"/>
              </w:rPr>
              <w:t>Ideal number of children</w:t>
            </w:r>
          </w:p>
        </w:tc>
        <w:tc>
          <w:tcPr>
            <w:tcW w:w="1105" w:type="dxa"/>
            <w:tcBorders>
              <w:right w:val="single" w:sz="4" w:space="0" w:color="auto"/>
            </w:tcBorders>
            <w:noWrap/>
          </w:tcPr>
          <w:p w14:paraId="61AFE993" w14:textId="631671FA"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tcBorders>
            <w:noWrap/>
          </w:tcPr>
          <w:p w14:paraId="34A087AB" w14:textId="6F1F6826" w:rsidR="00970B33" w:rsidRPr="00F623C5" w:rsidRDefault="00970B33" w:rsidP="00970B33">
            <w:pPr>
              <w:pStyle w:val="NoSpacing"/>
              <w:jc w:val="center"/>
              <w:rPr>
                <w:noProof/>
                <w:sz w:val="18"/>
                <w:szCs w:val="18"/>
              </w:rPr>
            </w:pPr>
            <w:r w:rsidRPr="00F623C5">
              <w:rPr>
                <w:rFonts w:cs="Calibri"/>
                <w:color w:val="000000"/>
                <w:sz w:val="18"/>
                <w:szCs w:val="18"/>
              </w:rPr>
              <w:t>Number of HH members</w:t>
            </w:r>
          </w:p>
        </w:tc>
        <w:tc>
          <w:tcPr>
            <w:tcW w:w="1105" w:type="dxa"/>
            <w:tcBorders>
              <w:right w:val="single" w:sz="4" w:space="0" w:color="auto"/>
            </w:tcBorders>
            <w:noWrap/>
          </w:tcPr>
          <w:p w14:paraId="0D8167BE" w14:textId="64EB5BF8" w:rsidR="00970B33" w:rsidRPr="00F623C5" w:rsidRDefault="00970B33" w:rsidP="00970B33">
            <w:pPr>
              <w:pStyle w:val="NoSpacing"/>
              <w:jc w:val="center"/>
              <w:rPr>
                <w:noProof/>
                <w:sz w:val="18"/>
                <w:szCs w:val="18"/>
              </w:rPr>
            </w:pPr>
            <w:r>
              <w:rPr>
                <w:rFonts w:cs="Calibri"/>
                <w:color w:val="000000"/>
                <w:sz w:val="18"/>
                <w:szCs w:val="18"/>
              </w:rPr>
              <w:t>69</w:t>
            </w:r>
          </w:p>
        </w:tc>
        <w:tc>
          <w:tcPr>
            <w:tcW w:w="1663" w:type="dxa"/>
            <w:gridSpan w:val="2"/>
            <w:tcBorders>
              <w:left w:val="single" w:sz="4" w:space="0" w:color="auto"/>
            </w:tcBorders>
            <w:noWrap/>
          </w:tcPr>
          <w:p w14:paraId="3875957A" w14:textId="3A33C469" w:rsidR="00970B33" w:rsidRPr="00F623C5" w:rsidRDefault="00970B33" w:rsidP="00970B33">
            <w:pPr>
              <w:pStyle w:val="NoSpacing"/>
              <w:jc w:val="center"/>
              <w:rPr>
                <w:noProof/>
                <w:sz w:val="18"/>
                <w:szCs w:val="18"/>
              </w:rPr>
            </w:pPr>
            <w:r w:rsidRPr="00F623C5">
              <w:rPr>
                <w:rFonts w:cs="Calibri"/>
                <w:color w:val="000000"/>
                <w:sz w:val="18"/>
                <w:szCs w:val="18"/>
              </w:rPr>
              <w:t xml:space="preserve">Number of </w:t>
            </w:r>
            <w:proofErr w:type="spellStart"/>
            <w:r w:rsidRPr="00F623C5">
              <w:rPr>
                <w:rFonts w:cs="Calibri"/>
                <w:color w:val="000000"/>
                <w:sz w:val="18"/>
                <w:szCs w:val="18"/>
              </w:rPr>
              <w:t>mosquitonets</w:t>
            </w:r>
            <w:proofErr w:type="spellEnd"/>
          </w:p>
        </w:tc>
        <w:tc>
          <w:tcPr>
            <w:tcW w:w="1105" w:type="dxa"/>
            <w:tcBorders>
              <w:right w:val="single" w:sz="4" w:space="0" w:color="auto"/>
            </w:tcBorders>
            <w:noWrap/>
          </w:tcPr>
          <w:p w14:paraId="11F43EAB" w14:textId="4C4EBBAF" w:rsidR="00970B33" w:rsidRPr="00F623C5" w:rsidRDefault="00970B33" w:rsidP="00970B33">
            <w:pPr>
              <w:pStyle w:val="NoSpacing"/>
              <w:jc w:val="center"/>
              <w:rPr>
                <w:noProof/>
                <w:sz w:val="18"/>
                <w:szCs w:val="18"/>
              </w:rPr>
            </w:pPr>
            <w:r>
              <w:rPr>
                <w:rFonts w:cs="Calibri"/>
                <w:color w:val="000000"/>
                <w:sz w:val="18"/>
                <w:szCs w:val="18"/>
              </w:rPr>
              <w:t>53</w:t>
            </w:r>
          </w:p>
        </w:tc>
        <w:tc>
          <w:tcPr>
            <w:tcW w:w="1947" w:type="dxa"/>
            <w:gridSpan w:val="2"/>
            <w:tcBorders>
              <w:left w:val="single" w:sz="4" w:space="0" w:color="auto"/>
            </w:tcBorders>
            <w:noWrap/>
          </w:tcPr>
          <w:p w14:paraId="6214D553" w14:textId="55C1601C" w:rsidR="00970B33" w:rsidRPr="00F623C5" w:rsidRDefault="00970B33" w:rsidP="00970B33">
            <w:pPr>
              <w:pStyle w:val="NoSpacing"/>
              <w:jc w:val="center"/>
              <w:rPr>
                <w:noProof/>
                <w:sz w:val="18"/>
                <w:szCs w:val="18"/>
              </w:rPr>
            </w:pPr>
            <w:r w:rsidRPr="00F623C5">
              <w:rPr>
                <w:rFonts w:cs="Calibri"/>
                <w:color w:val="000000"/>
                <w:sz w:val="18"/>
                <w:szCs w:val="18"/>
              </w:rPr>
              <w:t>Number of HH members &lt;5 years</w:t>
            </w:r>
          </w:p>
        </w:tc>
        <w:tc>
          <w:tcPr>
            <w:tcW w:w="1105" w:type="dxa"/>
            <w:tcBorders>
              <w:right w:val="single" w:sz="4" w:space="0" w:color="auto"/>
            </w:tcBorders>
            <w:noWrap/>
          </w:tcPr>
          <w:p w14:paraId="5448BBA0" w14:textId="6519CDBF" w:rsidR="00970B33" w:rsidRPr="00F623C5" w:rsidRDefault="00970B33" w:rsidP="00970B33">
            <w:pPr>
              <w:pStyle w:val="NoSpacing"/>
              <w:jc w:val="center"/>
              <w:rPr>
                <w:noProof/>
                <w:sz w:val="18"/>
                <w:szCs w:val="18"/>
              </w:rPr>
            </w:pPr>
            <w:r>
              <w:rPr>
                <w:rFonts w:cs="Calibri"/>
                <w:color w:val="000000"/>
                <w:sz w:val="18"/>
                <w:szCs w:val="18"/>
              </w:rPr>
              <w:t>37</w:t>
            </w:r>
          </w:p>
        </w:tc>
        <w:tc>
          <w:tcPr>
            <w:tcW w:w="1947" w:type="dxa"/>
            <w:gridSpan w:val="2"/>
            <w:tcBorders>
              <w:left w:val="single" w:sz="4" w:space="0" w:color="auto"/>
            </w:tcBorders>
            <w:noWrap/>
          </w:tcPr>
          <w:p w14:paraId="0552C73D" w14:textId="336721FC" w:rsidR="00970B33" w:rsidRPr="00F623C5" w:rsidRDefault="00970B33" w:rsidP="00970B33">
            <w:pPr>
              <w:pStyle w:val="NoSpacing"/>
              <w:jc w:val="center"/>
              <w:rPr>
                <w:noProof/>
                <w:sz w:val="18"/>
                <w:szCs w:val="18"/>
              </w:rPr>
            </w:pPr>
            <w:r w:rsidRPr="00F623C5">
              <w:rPr>
                <w:rFonts w:cs="Calibri"/>
                <w:color w:val="000000"/>
                <w:sz w:val="18"/>
                <w:szCs w:val="18"/>
              </w:rPr>
              <w:t>Number of male HH members</w:t>
            </w:r>
          </w:p>
        </w:tc>
        <w:tc>
          <w:tcPr>
            <w:tcW w:w="1105" w:type="dxa"/>
            <w:noWrap/>
          </w:tcPr>
          <w:p w14:paraId="53B22808" w14:textId="625F49A9" w:rsidR="00970B33" w:rsidRPr="00F623C5" w:rsidRDefault="00970B33" w:rsidP="00970B33">
            <w:pPr>
              <w:pStyle w:val="NoSpacing"/>
              <w:jc w:val="center"/>
              <w:rPr>
                <w:noProof/>
                <w:sz w:val="18"/>
                <w:szCs w:val="18"/>
              </w:rPr>
            </w:pPr>
            <w:r>
              <w:rPr>
                <w:rFonts w:cs="Calibri"/>
                <w:color w:val="000000"/>
                <w:sz w:val="18"/>
                <w:szCs w:val="18"/>
              </w:rPr>
              <w:t>35</w:t>
            </w:r>
          </w:p>
        </w:tc>
      </w:tr>
      <w:tr w:rsidR="00970B33" w:rsidRPr="002A0CB6" w14:paraId="491F0B7C" w14:textId="77777777" w:rsidTr="00F623C5">
        <w:trPr>
          <w:gridAfter w:val="1"/>
          <w:wAfter w:w="7" w:type="dxa"/>
          <w:trHeight w:val="290"/>
        </w:trPr>
        <w:tc>
          <w:tcPr>
            <w:tcW w:w="1791" w:type="dxa"/>
            <w:tcBorders>
              <w:bottom w:val="double" w:sz="4" w:space="0" w:color="auto"/>
              <w:right w:val="single" w:sz="4" w:space="0" w:color="auto"/>
            </w:tcBorders>
            <w:noWrap/>
            <w:hideMark/>
          </w:tcPr>
          <w:p w14:paraId="1AAEDDFC" w14:textId="1E53E59D" w:rsidR="00970B33" w:rsidRPr="002A0CB6" w:rsidRDefault="00970B33" w:rsidP="00970B33">
            <w:pPr>
              <w:pStyle w:val="NoSpacing"/>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4186CF75" w14:textId="1ACFBFEB" w:rsidR="00970B33" w:rsidRPr="00F623C5" w:rsidRDefault="00970B33" w:rsidP="00970B33">
            <w:pPr>
              <w:pStyle w:val="NoSpacing"/>
              <w:jc w:val="center"/>
              <w:rPr>
                <w:noProof/>
                <w:sz w:val="18"/>
                <w:szCs w:val="18"/>
              </w:rPr>
            </w:pPr>
            <w:r w:rsidRPr="00F623C5">
              <w:rPr>
                <w:rFonts w:cs="Calibri"/>
                <w:color w:val="000000"/>
                <w:sz w:val="18"/>
                <w:szCs w:val="18"/>
              </w:rPr>
              <w:t>Body Mass Index</w:t>
            </w:r>
          </w:p>
        </w:tc>
        <w:tc>
          <w:tcPr>
            <w:tcW w:w="1105" w:type="dxa"/>
            <w:tcBorders>
              <w:bottom w:val="double" w:sz="4" w:space="0" w:color="auto"/>
              <w:right w:val="single" w:sz="4" w:space="0" w:color="auto"/>
            </w:tcBorders>
            <w:noWrap/>
          </w:tcPr>
          <w:p w14:paraId="6BD19D35" w14:textId="2F026BF8" w:rsidR="00970B33" w:rsidRPr="00F623C5" w:rsidRDefault="00970B33" w:rsidP="00970B33">
            <w:pPr>
              <w:pStyle w:val="NoSpacing"/>
              <w:jc w:val="center"/>
              <w:rPr>
                <w:noProof/>
                <w:sz w:val="18"/>
                <w:szCs w:val="18"/>
              </w:rPr>
            </w:pPr>
            <w:r w:rsidRPr="00F623C5">
              <w:rPr>
                <w:rFonts w:cs="Calibri"/>
                <w:color w:val="000000"/>
                <w:sz w:val="18"/>
                <w:szCs w:val="18"/>
              </w:rPr>
              <w:t>100</w:t>
            </w:r>
          </w:p>
        </w:tc>
        <w:tc>
          <w:tcPr>
            <w:tcW w:w="1663" w:type="dxa"/>
            <w:tcBorders>
              <w:left w:val="single" w:sz="4" w:space="0" w:color="auto"/>
              <w:bottom w:val="double" w:sz="4" w:space="0" w:color="auto"/>
            </w:tcBorders>
            <w:noWrap/>
          </w:tcPr>
          <w:p w14:paraId="6388F50F" w14:textId="0AF4DB85" w:rsidR="00970B33" w:rsidRPr="00F623C5" w:rsidRDefault="00970B33" w:rsidP="00970B33">
            <w:pPr>
              <w:pStyle w:val="NoSpacing"/>
              <w:jc w:val="center"/>
              <w:rPr>
                <w:noProof/>
                <w:sz w:val="18"/>
                <w:szCs w:val="18"/>
              </w:rPr>
            </w:pPr>
            <w:r w:rsidRPr="00F623C5">
              <w:rPr>
                <w:rFonts w:cs="Calibri"/>
                <w:color w:val="000000"/>
                <w:sz w:val="18"/>
                <w:szCs w:val="18"/>
              </w:rPr>
              <w:t>Tested for HIV</w:t>
            </w:r>
          </w:p>
        </w:tc>
        <w:tc>
          <w:tcPr>
            <w:tcW w:w="1105" w:type="dxa"/>
            <w:tcBorders>
              <w:bottom w:val="double" w:sz="4" w:space="0" w:color="auto"/>
              <w:right w:val="single" w:sz="4" w:space="0" w:color="auto"/>
            </w:tcBorders>
            <w:noWrap/>
          </w:tcPr>
          <w:p w14:paraId="182E3591" w14:textId="0278FD46" w:rsidR="00970B33" w:rsidRPr="00F623C5" w:rsidRDefault="00970B33" w:rsidP="00970B33">
            <w:pPr>
              <w:pStyle w:val="NoSpacing"/>
              <w:jc w:val="center"/>
              <w:rPr>
                <w:noProof/>
                <w:sz w:val="18"/>
                <w:szCs w:val="18"/>
              </w:rPr>
            </w:pPr>
            <w:r>
              <w:rPr>
                <w:rFonts w:cs="Calibri"/>
                <w:color w:val="000000"/>
                <w:sz w:val="18"/>
                <w:szCs w:val="18"/>
              </w:rPr>
              <w:t>77</w:t>
            </w:r>
          </w:p>
        </w:tc>
        <w:tc>
          <w:tcPr>
            <w:tcW w:w="1663" w:type="dxa"/>
            <w:gridSpan w:val="2"/>
            <w:tcBorders>
              <w:left w:val="single" w:sz="4" w:space="0" w:color="auto"/>
              <w:bottom w:val="double" w:sz="4" w:space="0" w:color="auto"/>
            </w:tcBorders>
            <w:noWrap/>
          </w:tcPr>
          <w:p w14:paraId="3FC9AB7B" w14:textId="11BB3A5B" w:rsidR="00970B33" w:rsidRPr="00F623C5" w:rsidRDefault="00970B33" w:rsidP="00970B33">
            <w:pPr>
              <w:pStyle w:val="NoSpacing"/>
              <w:jc w:val="center"/>
              <w:rPr>
                <w:noProof/>
                <w:sz w:val="18"/>
                <w:szCs w:val="18"/>
              </w:rPr>
            </w:pPr>
            <w:r w:rsidRPr="00F623C5">
              <w:rPr>
                <w:rFonts w:cs="Calibri"/>
                <w:color w:val="000000"/>
                <w:sz w:val="18"/>
                <w:szCs w:val="18"/>
              </w:rPr>
              <w:t>Ideal number of children</w:t>
            </w:r>
          </w:p>
        </w:tc>
        <w:tc>
          <w:tcPr>
            <w:tcW w:w="1105" w:type="dxa"/>
            <w:tcBorders>
              <w:bottom w:val="double" w:sz="4" w:space="0" w:color="auto"/>
              <w:right w:val="single" w:sz="4" w:space="0" w:color="auto"/>
            </w:tcBorders>
            <w:noWrap/>
          </w:tcPr>
          <w:p w14:paraId="36C4632D" w14:textId="275FBD43" w:rsidR="00970B33" w:rsidRPr="00F623C5" w:rsidRDefault="00970B33" w:rsidP="00970B33">
            <w:pPr>
              <w:pStyle w:val="NoSpacing"/>
              <w:jc w:val="center"/>
              <w:rPr>
                <w:noProof/>
                <w:sz w:val="18"/>
                <w:szCs w:val="18"/>
              </w:rPr>
            </w:pPr>
            <w:r>
              <w:rPr>
                <w:rFonts w:cs="Calibri"/>
                <w:color w:val="000000"/>
                <w:sz w:val="18"/>
                <w:szCs w:val="18"/>
              </w:rPr>
              <w:t>36</w:t>
            </w:r>
          </w:p>
        </w:tc>
        <w:tc>
          <w:tcPr>
            <w:tcW w:w="1947" w:type="dxa"/>
            <w:gridSpan w:val="2"/>
            <w:tcBorders>
              <w:left w:val="single" w:sz="4" w:space="0" w:color="auto"/>
              <w:bottom w:val="double" w:sz="4" w:space="0" w:color="auto"/>
            </w:tcBorders>
            <w:noWrap/>
          </w:tcPr>
          <w:p w14:paraId="271D98DB" w14:textId="46C23308" w:rsidR="00970B33" w:rsidRPr="00F623C5" w:rsidRDefault="00970B33" w:rsidP="00970B33">
            <w:pPr>
              <w:pStyle w:val="NoSpacing"/>
              <w:jc w:val="center"/>
              <w:rPr>
                <w:noProof/>
                <w:sz w:val="18"/>
                <w:szCs w:val="18"/>
              </w:rPr>
            </w:pPr>
            <w:r w:rsidRPr="00F623C5">
              <w:rPr>
                <w:rFonts w:cs="Calibri"/>
                <w:color w:val="000000"/>
                <w:sz w:val="18"/>
                <w:szCs w:val="18"/>
              </w:rPr>
              <w:t>Number of HH members</w:t>
            </w:r>
          </w:p>
        </w:tc>
        <w:tc>
          <w:tcPr>
            <w:tcW w:w="1105" w:type="dxa"/>
            <w:tcBorders>
              <w:bottom w:val="double" w:sz="4" w:space="0" w:color="auto"/>
              <w:right w:val="single" w:sz="4" w:space="0" w:color="auto"/>
            </w:tcBorders>
            <w:noWrap/>
          </w:tcPr>
          <w:p w14:paraId="357DC56D" w14:textId="3E6D2558" w:rsidR="00970B33" w:rsidRPr="00F623C5" w:rsidRDefault="00970B33" w:rsidP="00970B33">
            <w:pPr>
              <w:pStyle w:val="NoSpacing"/>
              <w:jc w:val="center"/>
              <w:rPr>
                <w:noProof/>
                <w:sz w:val="18"/>
                <w:szCs w:val="18"/>
              </w:rPr>
            </w:pPr>
            <w:r>
              <w:rPr>
                <w:rFonts w:cs="Calibri"/>
                <w:color w:val="000000"/>
                <w:sz w:val="18"/>
                <w:szCs w:val="18"/>
              </w:rPr>
              <w:t>34</w:t>
            </w:r>
          </w:p>
        </w:tc>
        <w:tc>
          <w:tcPr>
            <w:tcW w:w="1947" w:type="dxa"/>
            <w:gridSpan w:val="2"/>
            <w:tcBorders>
              <w:left w:val="single" w:sz="4" w:space="0" w:color="auto"/>
              <w:bottom w:val="double" w:sz="4" w:space="0" w:color="auto"/>
            </w:tcBorders>
            <w:noWrap/>
          </w:tcPr>
          <w:p w14:paraId="350BC575" w14:textId="7DDCB2B2" w:rsidR="00970B33" w:rsidRPr="00F623C5" w:rsidRDefault="00970B33" w:rsidP="00970B33">
            <w:pPr>
              <w:pStyle w:val="NoSpacing"/>
              <w:jc w:val="center"/>
              <w:rPr>
                <w:noProof/>
                <w:sz w:val="18"/>
                <w:szCs w:val="18"/>
              </w:rPr>
            </w:pPr>
            <w:r w:rsidRPr="00F623C5">
              <w:rPr>
                <w:rFonts w:cs="Calibri"/>
                <w:color w:val="000000"/>
                <w:sz w:val="18"/>
                <w:szCs w:val="18"/>
              </w:rPr>
              <w:t>Number of cattle owned</w:t>
            </w:r>
          </w:p>
        </w:tc>
        <w:tc>
          <w:tcPr>
            <w:tcW w:w="1105" w:type="dxa"/>
            <w:tcBorders>
              <w:bottom w:val="double" w:sz="4" w:space="0" w:color="auto"/>
            </w:tcBorders>
            <w:shd w:val="clear" w:color="auto" w:fill="auto"/>
            <w:noWrap/>
          </w:tcPr>
          <w:p w14:paraId="1FA2F1B2" w14:textId="4A982E4D" w:rsidR="00970B33" w:rsidRPr="00F623C5" w:rsidRDefault="00970B33" w:rsidP="00970B33">
            <w:pPr>
              <w:pStyle w:val="NoSpacing"/>
              <w:jc w:val="center"/>
              <w:rPr>
                <w:noProof/>
                <w:sz w:val="18"/>
                <w:szCs w:val="18"/>
              </w:rPr>
            </w:pPr>
            <w:r>
              <w:rPr>
                <w:rFonts w:cs="Calibri"/>
                <w:color w:val="000000"/>
                <w:sz w:val="18"/>
                <w:szCs w:val="18"/>
              </w:rPr>
              <w:t>26</w:t>
            </w:r>
          </w:p>
        </w:tc>
      </w:tr>
    </w:tbl>
    <w:p w14:paraId="0E8BA662" w14:textId="77777777" w:rsidR="00DC770F" w:rsidRDefault="00DC770F" w:rsidP="00DC770F">
      <w:pPr>
        <w:pStyle w:val="NoSpacing"/>
        <w:spacing w:after="120"/>
        <w:rPr>
          <w:lang w:val="en-US"/>
        </w:r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w:t>
      </w:r>
      <w:proofErr w:type="gramStart"/>
      <w:r w:rsidRPr="003909CE">
        <w:rPr>
          <w:lang w:val="en-US"/>
        </w:rPr>
        <w:t>show</w:t>
      </w:r>
      <w:proofErr w:type="gramEnd"/>
      <w:r w:rsidRPr="003909CE">
        <w:rPr>
          <w:lang w:val="en-US"/>
        </w:rPr>
        <w:t xml:space="preserve">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p>
    <w:p w14:paraId="62754E9E" w14:textId="77777777" w:rsidR="00085190" w:rsidRDefault="00085190" w:rsidP="00DC770F">
      <w:pPr>
        <w:pStyle w:val="NoSpacing"/>
        <w:spacing w:after="120"/>
        <w:rPr>
          <w:lang w:val="en-US"/>
        </w:rPr>
      </w:pPr>
    </w:p>
    <w:p w14:paraId="00279554" w14:textId="77777777" w:rsidR="00085190" w:rsidRDefault="00085190" w:rsidP="00DC770F">
      <w:pPr>
        <w:pStyle w:val="NoSpacing"/>
        <w:spacing w:after="120"/>
        <w:rPr>
          <w:lang w:val="en-US"/>
        </w:rPr>
        <w:sectPr w:rsidR="00085190" w:rsidSect="002A0CB6">
          <w:pgSz w:w="16838" w:h="11906" w:orient="landscape"/>
          <w:pgMar w:top="1417" w:right="1276" w:bottom="1417" w:left="993" w:header="708" w:footer="614" w:gutter="0"/>
          <w:cols w:space="708"/>
          <w:docGrid w:linePitch="360"/>
        </w:sectPr>
      </w:pPr>
    </w:p>
    <w:p w14:paraId="1531656E" w14:textId="77777777" w:rsidR="00085190" w:rsidRPr="002A0CB6" w:rsidRDefault="00085190" w:rsidP="00085190">
      <w:pPr>
        <w:pStyle w:val="NoSpacing"/>
        <w:rPr>
          <w:rFonts w:asciiTheme="minorHAnsi" w:hAnsiTheme="minorHAnsi"/>
          <w:kern w:val="2"/>
          <w:sz w:val="24"/>
          <w:szCs w:val="24"/>
          <w:lang w:val="en-US"/>
          <w14:ligatures w14:val="standardContextual"/>
        </w:rPr>
      </w:pPr>
      <w:commentRangeStart w:id="218"/>
      <w:r>
        <w:rPr>
          <w:b/>
          <w:lang w:val="en-US"/>
        </w:rPr>
        <w:lastRenderedPageBreak/>
        <w:t>Table A.5</w:t>
      </w:r>
      <w:r w:rsidRPr="00F34B3E">
        <w:rPr>
          <w:b/>
          <w:lang w:val="en-US"/>
        </w:rPr>
        <w:t>:</w:t>
      </w:r>
      <w:r>
        <w:rPr>
          <w:b/>
          <w:lang w:val="en-US"/>
        </w:rPr>
        <w:t xml:space="preserve"> </w:t>
      </w:r>
      <w:commentRangeEnd w:id="218"/>
      <w:r w:rsidR="00733374">
        <w:rPr>
          <w:rStyle w:val="CommentReference"/>
        </w:rPr>
        <w:commentReference w:id="218"/>
      </w:r>
      <w:r>
        <w:rPr>
          <w:b/>
          <w:lang w:val="en-US"/>
        </w:rPr>
        <w:t>Top 5 predictors of the ML model for take-up of postnatal check</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leGrid"/>
        <w:tblW w:w="15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10"/>
        <w:gridCol w:w="1663"/>
        <w:gridCol w:w="1105"/>
        <w:gridCol w:w="15"/>
        <w:gridCol w:w="1782"/>
        <w:gridCol w:w="1105"/>
        <w:gridCol w:w="8"/>
        <w:gridCol w:w="1572"/>
        <w:gridCol w:w="1105"/>
        <w:gridCol w:w="24"/>
        <w:gridCol w:w="1923"/>
        <w:gridCol w:w="1105"/>
        <w:gridCol w:w="9"/>
      </w:tblGrid>
      <w:tr w:rsidR="00085190" w:rsidRPr="00DC770F" w14:paraId="762DA997" w14:textId="77777777" w:rsidTr="00A41ADE">
        <w:trPr>
          <w:trHeight w:val="290"/>
        </w:trPr>
        <w:tc>
          <w:tcPr>
            <w:tcW w:w="1791" w:type="dxa"/>
            <w:tcBorders>
              <w:top w:val="single" w:sz="4" w:space="0" w:color="auto"/>
              <w:right w:val="single" w:sz="4" w:space="0" w:color="auto"/>
            </w:tcBorders>
            <w:noWrap/>
            <w:hideMark/>
          </w:tcPr>
          <w:p w14:paraId="230CDD98" w14:textId="77777777" w:rsidR="00085190" w:rsidRPr="00DC770F" w:rsidRDefault="00085190" w:rsidP="00A41ADE">
            <w:pPr>
              <w:pStyle w:val="NoSpacing"/>
              <w:rPr>
                <w:noProof/>
                <w:sz w:val="18"/>
                <w:szCs w:val="18"/>
              </w:rPr>
            </w:pPr>
          </w:p>
        </w:tc>
        <w:tc>
          <w:tcPr>
            <w:tcW w:w="2575" w:type="dxa"/>
            <w:gridSpan w:val="2"/>
            <w:tcBorders>
              <w:top w:val="single" w:sz="4" w:space="0" w:color="auto"/>
              <w:left w:val="single" w:sz="4" w:space="0" w:color="auto"/>
              <w:right w:val="single" w:sz="4" w:space="0" w:color="auto"/>
            </w:tcBorders>
            <w:noWrap/>
            <w:hideMark/>
          </w:tcPr>
          <w:p w14:paraId="3F9DD647" w14:textId="77777777" w:rsidR="00085190" w:rsidRPr="00DC770F" w:rsidRDefault="00085190" w:rsidP="00A41ADE">
            <w:pPr>
              <w:pStyle w:val="NoSpacing"/>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25323544" w14:textId="77777777" w:rsidR="00085190" w:rsidRPr="00DC770F" w:rsidRDefault="00085190" w:rsidP="00A41ADE">
            <w:pPr>
              <w:pStyle w:val="NoSpacing"/>
              <w:jc w:val="center"/>
              <w:rPr>
                <w:b/>
                <w:bCs/>
                <w:noProof/>
                <w:sz w:val="18"/>
                <w:szCs w:val="18"/>
              </w:rPr>
            </w:pPr>
            <w:r w:rsidRPr="00DC770F">
              <w:rPr>
                <w:b/>
                <w:bCs/>
                <w:noProof/>
                <w:sz w:val="18"/>
                <w:szCs w:val="18"/>
              </w:rPr>
              <w:t>Top #2</w:t>
            </w:r>
          </w:p>
        </w:tc>
        <w:tc>
          <w:tcPr>
            <w:tcW w:w="2895" w:type="dxa"/>
            <w:gridSpan w:val="3"/>
            <w:tcBorders>
              <w:top w:val="single" w:sz="4" w:space="0" w:color="auto"/>
              <w:left w:val="single" w:sz="4" w:space="0" w:color="auto"/>
              <w:right w:val="single" w:sz="4" w:space="0" w:color="auto"/>
            </w:tcBorders>
            <w:noWrap/>
            <w:hideMark/>
          </w:tcPr>
          <w:p w14:paraId="12323285" w14:textId="77777777" w:rsidR="00085190" w:rsidRPr="00DC770F" w:rsidRDefault="00085190" w:rsidP="00A41ADE">
            <w:pPr>
              <w:pStyle w:val="NoSpacing"/>
              <w:jc w:val="center"/>
              <w:rPr>
                <w:b/>
                <w:bCs/>
                <w:noProof/>
                <w:sz w:val="18"/>
                <w:szCs w:val="18"/>
              </w:rPr>
            </w:pPr>
            <w:r w:rsidRPr="00DC770F">
              <w:rPr>
                <w:b/>
                <w:bCs/>
                <w:noProof/>
                <w:sz w:val="18"/>
                <w:szCs w:val="18"/>
              </w:rPr>
              <w:t>Top #3</w:t>
            </w:r>
          </w:p>
        </w:tc>
        <w:tc>
          <w:tcPr>
            <w:tcW w:w="2701" w:type="dxa"/>
            <w:gridSpan w:val="3"/>
            <w:tcBorders>
              <w:top w:val="single" w:sz="4" w:space="0" w:color="auto"/>
              <w:left w:val="single" w:sz="4" w:space="0" w:color="auto"/>
              <w:right w:val="single" w:sz="4" w:space="0" w:color="auto"/>
            </w:tcBorders>
            <w:noWrap/>
            <w:hideMark/>
          </w:tcPr>
          <w:p w14:paraId="2AC8D05D" w14:textId="77777777" w:rsidR="00085190" w:rsidRPr="00DC770F" w:rsidRDefault="00085190" w:rsidP="00A41ADE">
            <w:pPr>
              <w:pStyle w:val="NoSpacing"/>
              <w:jc w:val="center"/>
              <w:rPr>
                <w:b/>
                <w:bCs/>
                <w:noProof/>
                <w:sz w:val="18"/>
                <w:szCs w:val="18"/>
              </w:rPr>
            </w:pPr>
            <w:r w:rsidRPr="00DC770F">
              <w:rPr>
                <w:b/>
                <w:bCs/>
                <w:noProof/>
                <w:sz w:val="18"/>
                <w:szCs w:val="18"/>
              </w:rPr>
              <w:t>Top #4</w:t>
            </w:r>
          </w:p>
        </w:tc>
        <w:tc>
          <w:tcPr>
            <w:tcW w:w="3037" w:type="dxa"/>
            <w:gridSpan w:val="3"/>
            <w:tcBorders>
              <w:top w:val="single" w:sz="4" w:space="0" w:color="auto"/>
              <w:left w:val="single" w:sz="4" w:space="0" w:color="auto"/>
            </w:tcBorders>
            <w:noWrap/>
            <w:hideMark/>
          </w:tcPr>
          <w:p w14:paraId="74EE5487" w14:textId="77777777" w:rsidR="00085190" w:rsidRPr="00DC770F" w:rsidRDefault="00085190" w:rsidP="00A41ADE">
            <w:pPr>
              <w:pStyle w:val="NoSpacing"/>
              <w:jc w:val="center"/>
              <w:rPr>
                <w:b/>
                <w:bCs/>
                <w:noProof/>
                <w:sz w:val="18"/>
                <w:szCs w:val="18"/>
              </w:rPr>
            </w:pPr>
            <w:r w:rsidRPr="00DC770F">
              <w:rPr>
                <w:b/>
                <w:bCs/>
                <w:noProof/>
                <w:sz w:val="18"/>
                <w:szCs w:val="18"/>
              </w:rPr>
              <w:t>Top #5</w:t>
            </w:r>
          </w:p>
        </w:tc>
      </w:tr>
      <w:tr w:rsidR="00085190" w:rsidRPr="00DC770F" w14:paraId="5DAADF75" w14:textId="77777777" w:rsidTr="00A41ADE">
        <w:trPr>
          <w:gridAfter w:val="1"/>
          <w:wAfter w:w="9" w:type="dxa"/>
          <w:trHeight w:val="290"/>
        </w:trPr>
        <w:tc>
          <w:tcPr>
            <w:tcW w:w="1791" w:type="dxa"/>
            <w:tcBorders>
              <w:bottom w:val="single" w:sz="4" w:space="0" w:color="auto"/>
              <w:right w:val="single" w:sz="4" w:space="0" w:color="auto"/>
            </w:tcBorders>
            <w:noWrap/>
            <w:hideMark/>
          </w:tcPr>
          <w:p w14:paraId="50CFEB15" w14:textId="77777777" w:rsidR="00085190" w:rsidRPr="00DC770F" w:rsidRDefault="00085190" w:rsidP="00A41ADE">
            <w:pPr>
              <w:pStyle w:val="NoSpacing"/>
              <w:rPr>
                <w:noProof/>
                <w:sz w:val="18"/>
                <w:szCs w:val="18"/>
              </w:rPr>
            </w:pPr>
          </w:p>
        </w:tc>
        <w:tc>
          <w:tcPr>
            <w:tcW w:w="1465" w:type="dxa"/>
            <w:tcBorders>
              <w:left w:val="single" w:sz="4" w:space="0" w:color="auto"/>
              <w:bottom w:val="single" w:sz="4" w:space="0" w:color="auto"/>
            </w:tcBorders>
            <w:noWrap/>
            <w:hideMark/>
          </w:tcPr>
          <w:p w14:paraId="537A6DC1"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10" w:type="dxa"/>
            <w:tcBorders>
              <w:bottom w:val="single" w:sz="4" w:space="0" w:color="auto"/>
              <w:right w:val="single" w:sz="4" w:space="0" w:color="auto"/>
            </w:tcBorders>
            <w:noWrap/>
            <w:hideMark/>
          </w:tcPr>
          <w:p w14:paraId="1AD158E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6C4BB2C9"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2F16BD4F"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797" w:type="dxa"/>
            <w:gridSpan w:val="2"/>
            <w:tcBorders>
              <w:left w:val="single" w:sz="4" w:space="0" w:color="auto"/>
              <w:bottom w:val="single" w:sz="4" w:space="0" w:color="auto"/>
            </w:tcBorders>
            <w:noWrap/>
            <w:hideMark/>
          </w:tcPr>
          <w:p w14:paraId="166955F2"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212DB03"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580" w:type="dxa"/>
            <w:gridSpan w:val="2"/>
            <w:tcBorders>
              <w:left w:val="single" w:sz="4" w:space="0" w:color="auto"/>
              <w:bottom w:val="single" w:sz="4" w:space="0" w:color="auto"/>
            </w:tcBorders>
            <w:noWrap/>
            <w:hideMark/>
          </w:tcPr>
          <w:p w14:paraId="0868E17A"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3A9EC190"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77748CA6" w14:textId="77777777" w:rsidR="00085190" w:rsidRPr="00DC770F" w:rsidRDefault="00085190" w:rsidP="00A41ADE">
            <w:pPr>
              <w:pStyle w:val="NoSpacing"/>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D44A641" w14:textId="77777777" w:rsidR="00085190" w:rsidRPr="00DC770F" w:rsidRDefault="00085190" w:rsidP="00A41ADE">
            <w:pPr>
              <w:pStyle w:val="NoSpacing"/>
              <w:jc w:val="center"/>
              <w:rPr>
                <w:b/>
                <w:bCs/>
                <w:noProof/>
                <w:sz w:val="18"/>
                <w:szCs w:val="18"/>
              </w:rPr>
            </w:pPr>
            <w:r w:rsidRPr="00DC770F">
              <w:rPr>
                <w:b/>
                <w:bCs/>
                <w:noProof/>
                <w:sz w:val="18"/>
                <w:szCs w:val="18"/>
              </w:rPr>
              <w:t>Variable Importance</w:t>
            </w:r>
          </w:p>
        </w:tc>
      </w:tr>
      <w:tr w:rsidR="005D19CF" w:rsidRPr="00DC770F" w14:paraId="780369D8" w14:textId="77777777" w:rsidTr="005D19CF">
        <w:trPr>
          <w:gridAfter w:val="1"/>
          <w:wAfter w:w="9" w:type="dxa"/>
          <w:trHeight w:val="290"/>
        </w:trPr>
        <w:tc>
          <w:tcPr>
            <w:tcW w:w="1791" w:type="dxa"/>
            <w:tcBorders>
              <w:top w:val="single" w:sz="4" w:space="0" w:color="auto"/>
              <w:right w:val="single" w:sz="4" w:space="0" w:color="auto"/>
            </w:tcBorders>
            <w:noWrap/>
            <w:hideMark/>
          </w:tcPr>
          <w:p w14:paraId="7F4B6F28" w14:textId="6816F9A6" w:rsidR="005D19CF" w:rsidRPr="00DC770F" w:rsidRDefault="005D19CF" w:rsidP="005D19CF">
            <w:pPr>
              <w:pStyle w:val="NoSpacing"/>
              <w:jc w:val="left"/>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0BF441B4" w14:textId="6CD06A34" w:rsidR="005D19CF" w:rsidRPr="005D19CF" w:rsidRDefault="005D19CF" w:rsidP="005D19CF">
            <w:pPr>
              <w:pStyle w:val="NoSpacing"/>
              <w:jc w:val="center"/>
              <w:rPr>
                <w:noProof/>
                <w:sz w:val="18"/>
                <w:szCs w:val="18"/>
              </w:rPr>
            </w:pPr>
            <w:r w:rsidRPr="005D19CF">
              <w:rPr>
                <w:rFonts w:cs="Calibri"/>
                <w:color w:val="000000"/>
                <w:sz w:val="18"/>
                <w:szCs w:val="18"/>
              </w:rPr>
              <w:t>Number of HH members</w:t>
            </w:r>
          </w:p>
        </w:tc>
        <w:tc>
          <w:tcPr>
            <w:tcW w:w="1110" w:type="dxa"/>
            <w:tcBorders>
              <w:top w:val="single" w:sz="4" w:space="0" w:color="auto"/>
              <w:right w:val="single" w:sz="4" w:space="0" w:color="auto"/>
            </w:tcBorders>
            <w:noWrap/>
          </w:tcPr>
          <w:p w14:paraId="348946B8" w14:textId="12874F58" w:rsidR="005D19CF" w:rsidRPr="005D19CF" w:rsidRDefault="005D19CF" w:rsidP="005D19CF">
            <w:pPr>
              <w:pStyle w:val="NoSpacing"/>
              <w:jc w:val="center"/>
              <w:rPr>
                <w:noProof/>
                <w:sz w:val="18"/>
                <w:szCs w:val="18"/>
              </w:rPr>
            </w:pPr>
            <w:r w:rsidRPr="005D19CF">
              <w:rPr>
                <w:rFonts w:cs="Calibri"/>
                <w:color w:val="000000"/>
                <w:sz w:val="18"/>
                <w:szCs w:val="18"/>
              </w:rPr>
              <w:t>100</w:t>
            </w:r>
          </w:p>
        </w:tc>
        <w:tc>
          <w:tcPr>
            <w:tcW w:w="1663" w:type="dxa"/>
            <w:tcBorders>
              <w:top w:val="single" w:sz="4" w:space="0" w:color="auto"/>
              <w:left w:val="single" w:sz="4" w:space="0" w:color="auto"/>
            </w:tcBorders>
            <w:noWrap/>
          </w:tcPr>
          <w:p w14:paraId="116AE0C1" w14:textId="6BFB9F95" w:rsidR="005D19CF" w:rsidRPr="005D19CF" w:rsidRDefault="005D19CF" w:rsidP="005D19CF">
            <w:pPr>
              <w:pStyle w:val="NoSpacing"/>
              <w:jc w:val="center"/>
              <w:rPr>
                <w:noProof/>
                <w:sz w:val="18"/>
                <w:szCs w:val="18"/>
              </w:rPr>
            </w:pPr>
            <w:r w:rsidRPr="005D19CF">
              <w:rPr>
                <w:rFonts w:cs="Calibri"/>
                <w:color w:val="000000"/>
                <w:sz w:val="18"/>
                <w:szCs w:val="18"/>
              </w:rPr>
              <w:t>Ideal number of children</w:t>
            </w:r>
          </w:p>
        </w:tc>
        <w:tc>
          <w:tcPr>
            <w:tcW w:w="1105" w:type="dxa"/>
            <w:tcBorders>
              <w:top w:val="single" w:sz="4" w:space="0" w:color="auto"/>
              <w:right w:val="single" w:sz="4" w:space="0" w:color="auto"/>
            </w:tcBorders>
            <w:noWrap/>
          </w:tcPr>
          <w:p w14:paraId="4C3D12C5" w14:textId="11FCE477" w:rsidR="005D19CF" w:rsidRPr="005D19CF" w:rsidRDefault="003A0661" w:rsidP="005D19CF">
            <w:pPr>
              <w:pStyle w:val="NoSpacing"/>
              <w:jc w:val="center"/>
              <w:rPr>
                <w:noProof/>
                <w:sz w:val="18"/>
                <w:szCs w:val="18"/>
              </w:rPr>
            </w:pPr>
            <w:r>
              <w:rPr>
                <w:rFonts w:cs="Calibri"/>
                <w:color w:val="000000"/>
                <w:sz w:val="18"/>
                <w:szCs w:val="18"/>
              </w:rPr>
              <w:t>85</w:t>
            </w:r>
          </w:p>
        </w:tc>
        <w:tc>
          <w:tcPr>
            <w:tcW w:w="1797" w:type="dxa"/>
            <w:gridSpan w:val="2"/>
            <w:tcBorders>
              <w:top w:val="single" w:sz="4" w:space="0" w:color="auto"/>
              <w:left w:val="single" w:sz="4" w:space="0" w:color="auto"/>
            </w:tcBorders>
            <w:noWrap/>
          </w:tcPr>
          <w:p w14:paraId="5E05F46B" w14:textId="630C4D0A" w:rsidR="005D19CF" w:rsidRPr="005D19CF" w:rsidRDefault="005D19CF" w:rsidP="005D19CF">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top w:val="single" w:sz="4" w:space="0" w:color="auto"/>
              <w:right w:val="single" w:sz="4" w:space="0" w:color="auto"/>
            </w:tcBorders>
            <w:noWrap/>
          </w:tcPr>
          <w:p w14:paraId="257E9972" w14:textId="0FA4C01E" w:rsidR="005D19CF" w:rsidRPr="005D19CF" w:rsidRDefault="003A0661" w:rsidP="005D19CF">
            <w:pPr>
              <w:pStyle w:val="NoSpacing"/>
              <w:jc w:val="center"/>
              <w:rPr>
                <w:noProof/>
                <w:sz w:val="18"/>
                <w:szCs w:val="18"/>
              </w:rPr>
            </w:pPr>
            <w:r>
              <w:rPr>
                <w:rFonts w:cs="Calibri"/>
                <w:color w:val="000000"/>
                <w:sz w:val="18"/>
                <w:szCs w:val="18"/>
              </w:rPr>
              <w:t>74</w:t>
            </w:r>
          </w:p>
        </w:tc>
        <w:tc>
          <w:tcPr>
            <w:tcW w:w="1580" w:type="dxa"/>
            <w:gridSpan w:val="2"/>
            <w:tcBorders>
              <w:top w:val="single" w:sz="4" w:space="0" w:color="auto"/>
              <w:left w:val="single" w:sz="4" w:space="0" w:color="auto"/>
            </w:tcBorders>
            <w:noWrap/>
          </w:tcPr>
          <w:p w14:paraId="04D16576" w14:textId="6228A2C9" w:rsidR="005D19CF" w:rsidRPr="005D19CF" w:rsidRDefault="005D19CF" w:rsidP="005D19CF">
            <w:pPr>
              <w:pStyle w:val="NoSpacing"/>
              <w:jc w:val="center"/>
              <w:rPr>
                <w:noProof/>
                <w:sz w:val="18"/>
                <w:szCs w:val="18"/>
              </w:rPr>
            </w:pPr>
            <w:r w:rsidRPr="005D19CF">
              <w:rPr>
                <w:rFonts w:cs="Calibri"/>
                <w:color w:val="000000"/>
                <w:sz w:val="18"/>
                <w:szCs w:val="18"/>
              </w:rPr>
              <w:t>Number of HH members &lt;5 years</w:t>
            </w:r>
          </w:p>
        </w:tc>
        <w:tc>
          <w:tcPr>
            <w:tcW w:w="1105" w:type="dxa"/>
            <w:tcBorders>
              <w:top w:val="single" w:sz="4" w:space="0" w:color="auto"/>
              <w:right w:val="single" w:sz="4" w:space="0" w:color="auto"/>
            </w:tcBorders>
            <w:noWrap/>
          </w:tcPr>
          <w:p w14:paraId="702E186F" w14:textId="3F06EFBA" w:rsidR="005D19CF" w:rsidRPr="005D19CF" w:rsidRDefault="003A0661" w:rsidP="005D19CF">
            <w:pPr>
              <w:pStyle w:val="NoSpacing"/>
              <w:jc w:val="center"/>
              <w:rPr>
                <w:noProof/>
                <w:sz w:val="18"/>
                <w:szCs w:val="18"/>
              </w:rPr>
            </w:pPr>
            <w:r>
              <w:rPr>
                <w:rFonts w:cs="Calibri"/>
                <w:color w:val="000000"/>
                <w:sz w:val="18"/>
                <w:szCs w:val="18"/>
              </w:rPr>
              <w:t>46</w:t>
            </w:r>
          </w:p>
        </w:tc>
        <w:tc>
          <w:tcPr>
            <w:tcW w:w="1947" w:type="dxa"/>
            <w:gridSpan w:val="2"/>
            <w:tcBorders>
              <w:top w:val="single" w:sz="4" w:space="0" w:color="auto"/>
              <w:left w:val="single" w:sz="4" w:space="0" w:color="auto"/>
            </w:tcBorders>
            <w:noWrap/>
          </w:tcPr>
          <w:p w14:paraId="336C5FD9" w14:textId="4ABEEC39" w:rsidR="005D19CF" w:rsidRPr="005D19CF" w:rsidRDefault="005D19CF" w:rsidP="005D19CF">
            <w:pPr>
              <w:pStyle w:val="NoSpacing"/>
              <w:jc w:val="center"/>
              <w:rPr>
                <w:noProof/>
                <w:sz w:val="18"/>
                <w:szCs w:val="18"/>
              </w:rPr>
            </w:pPr>
            <w:r w:rsidRPr="005D19CF">
              <w:rPr>
                <w:rFonts w:cs="Calibri"/>
                <w:color w:val="000000"/>
                <w:sz w:val="18"/>
                <w:szCs w:val="18"/>
              </w:rPr>
              <w:t>Number of male HH members</w:t>
            </w:r>
          </w:p>
        </w:tc>
        <w:tc>
          <w:tcPr>
            <w:tcW w:w="1105" w:type="dxa"/>
            <w:tcBorders>
              <w:top w:val="single" w:sz="4" w:space="0" w:color="auto"/>
            </w:tcBorders>
            <w:noWrap/>
          </w:tcPr>
          <w:p w14:paraId="5FA5D5AE" w14:textId="0FE6AE9C" w:rsidR="005D19CF" w:rsidRPr="005D19CF" w:rsidRDefault="003A0661" w:rsidP="005D19CF">
            <w:pPr>
              <w:pStyle w:val="NoSpacing"/>
              <w:jc w:val="center"/>
              <w:rPr>
                <w:noProof/>
                <w:sz w:val="18"/>
                <w:szCs w:val="18"/>
              </w:rPr>
            </w:pPr>
            <w:r>
              <w:rPr>
                <w:rFonts w:cs="Calibri"/>
                <w:color w:val="000000"/>
                <w:sz w:val="18"/>
                <w:szCs w:val="18"/>
              </w:rPr>
              <w:t>43</w:t>
            </w:r>
          </w:p>
        </w:tc>
      </w:tr>
      <w:tr w:rsidR="003A0661" w:rsidRPr="00DC770F" w14:paraId="77EDBBD8" w14:textId="77777777" w:rsidTr="005D19CF">
        <w:trPr>
          <w:gridAfter w:val="1"/>
          <w:wAfter w:w="9" w:type="dxa"/>
          <w:trHeight w:val="290"/>
        </w:trPr>
        <w:tc>
          <w:tcPr>
            <w:tcW w:w="1791" w:type="dxa"/>
            <w:tcBorders>
              <w:right w:val="single" w:sz="4" w:space="0" w:color="auto"/>
            </w:tcBorders>
            <w:noWrap/>
            <w:hideMark/>
          </w:tcPr>
          <w:p w14:paraId="36008A6A" w14:textId="0CB69CC6" w:rsidR="003A0661" w:rsidRPr="00DC770F" w:rsidRDefault="003A0661" w:rsidP="003A0661">
            <w:pPr>
              <w:pStyle w:val="NoSpacing"/>
              <w:jc w:val="left"/>
              <w:rPr>
                <w:noProof/>
                <w:sz w:val="18"/>
                <w:szCs w:val="18"/>
              </w:rPr>
            </w:pPr>
            <w:r w:rsidRPr="002A0CB6">
              <w:rPr>
                <w:noProof/>
                <w:sz w:val="18"/>
                <w:szCs w:val="18"/>
              </w:rPr>
              <w:t>Burkina.Faso</w:t>
            </w:r>
          </w:p>
        </w:tc>
        <w:tc>
          <w:tcPr>
            <w:tcW w:w="1465" w:type="dxa"/>
            <w:tcBorders>
              <w:left w:val="single" w:sz="4" w:space="0" w:color="auto"/>
            </w:tcBorders>
            <w:noWrap/>
          </w:tcPr>
          <w:p w14:paraId="4DCAE397" w14:textId="561C1574" w:rsidR="003A0661" w:rsidRPr="005D19CF" w:rsidRDefault="003A0661" w:rsidP="003A0661">
            <w:pPr>
              <w:pStyle w:val="NoSpacing"/>
              <w:jc w:val="center"/>
              <w:rPr>
                <w:noProof/>
                <w:sz w:val="18"/>
                <w:szCs w:val="18"/>
              </w:rPr>
            </w:pPr>
            <w:r w:rsidRPr="005D19CF">
              <w:rPr>
                <w:rFonts w:cs="Calibri"/>
                <w:color w:val="000000"/>
                <w:sz w:val="18"/>
                <w:szCs w:val="18"/>
              </w:rPr>
              <w:t>Number of cattle owned</w:t>
            </w:r>
          </w:p>
        </w:tc>
        <w:tc>
          <w:tcPr>
            <w:tcW w:w="1110" w:type="dxa"/>
            <w:tcBorders>
              <w:right w:val="single" w:sz="4" w:space="0" w:color="auto"/>
            </w:tcBorders>
            <w:noWrap/>
          </w:tcPr>
          <w:p w14:paraId="7B8A04F3" w14:textId="0E6FEC58" w:rsidR="003A0661" w:rsidRPr="005D19CF" w:rsidRDefault="003A0661" w:rsidP="003A0661">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8ECCA19" w14:textId="76CAA057" w:rsidR="003A0661" w:rsidRPr="005D19CF" w:rsidRDefault="003A0661" w:rsidP="003A0661">
            <w:pPr>
              <w:pStyle w:val="NoSpacing"/>
              <w:jc w:val="center"/>
              <w:rPr>
                <w:noProof/>
                <w:sz w:val="18"/>
                <w:szCs w:val="18"/>
              </w:rPr>
            </w:pPr>
            <w:r w:rsidRPr="005D19CF">
              <w:rPr>
                <w:rFonts w:cs="Calibri"/>
                <w:color w:val="000000"/>
                <w:sz w:val="18"/>
                <w:szCs w:val="18"/>
              </w:rPr>
              <w:t>Time for HH to get to water source</w:t>
            </w:r>
          </w:p>
        </w:tc>
        <w:tc>
          <w:tcPr>
            <w:tcW w:w="1105" w:type="dxa"/>
            <w:tcBorders>
              <w:right w:val="single" w:sz="4" w:space="0" w:color="auto"/>
            </w:tcBorders>
            <w:noWrap/>
          </w:tcPr>
          <w:p w14:paraId="2F12099C" w14:textId="69EF1D26" w:rsidR="003A0661" w:rsidRPr="005D19CF" w:rsidRDefault="003A0661" w:rsidP="003A0661">
            <w:pPr>
              <w:pStyle w:val="NoSpacing"/>
              <w:jc w:val="center"/>
              <w:rPr>
                <w:noProof/>
                <w:sz w:val="18"/>
                <w:szCs w:val="18"/>
              </w:rPr>
            </w:pPr>
            <w:r>
              <w:rPr>
                <w:rFonts w:cs="Calibri"/>
                <w:color w:val="000000"/>
                <w:sz w:val="18"/>
                <w:szCs w:val="18"/>
              </w:rPr>
              <w:t>70</w:t>
            </w:r>
          </w:p>
        </w:tc>
        <w:tc>
          <w:tcPr>
            <w:tcW w:w="1797" w:type="dxa"/>
            <w:gridSpan w:val="2"/>
            <w:tcBorders>
              <w:left w:val="single" w:sz="4" w:space="0" w:color="auto"/>
            </w:tcBorders>
            <w:noWrap/>
          </w:tcPr>
          <w:p w14:paraId="62076822" w14:textId="0DFDDE39" w:rsidR="003A0661" w:rsidRPr="005D19CF" w:rsidRDefault="003A0661" w:rsidP="003A0661">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132BE9C" w14:textId="3518547A" w:rsidR="003A0661" w:rsidRPr="005D19CF" w:rsidRDefault="003A0661" w:rsidP="003A0661">
            <w:pPr>
              <w:pStyle w:val="NoSpacing"/>
              <w:jc w:val="center"/>
              <w:rPr>
                <w:noProof/>
                <w:sz w:val="18"/>
                <w:szCs w:val="18"/>
              </w:rPr>
            </w:pPr>
            <w:r>
              <w:rPr>
                <w:rFonts w:cs="Calibri"/>
                <w:color w:val="000000"/>
                <w:sz w:val="18"/>
                <w:szCs w:val="18"/>
              </w:rPr>
              <w:t>60</w:t>
            </w:r>
          </w:p>
        </w:tc>
        <w:tc>
          <w:tcPr>
            <w:tcW w:w="1580" w:type="dxa"/>
            <w:gridSpan w:val="2"/>
            <w:tcBorders>
              <w:left w:val="single" w:sz="4" w:space="0" w:color="auto"/>
            </w:tcBorders>
            <w:noWrap/>
          </w:tcPr>
          <w:p w14:paraId="22C753D8" w14:textId="3D2ADE5A" w:rsidR="003A0661" w:rsidRPr="005D19CF" w:rsidRDefault="003A0661" w:rsidP="003A0661">
            <w:pPr>
              <w:pStyle w:val="NoSpacing"/>
              <w:jc w:val="center"/>
              <w:rPr>
                <w:noProof/>
                <w:sz w:val="18"/>
                <w:szCs w:val="18"/>
              </w:rPr>
            </w:pPr>
            <w:r w:rsidRPr="005D19CF">
              <w:rPr>
                <w:rFonts w:cs="Calibri"/>
                <w:color w:val="000000"/>
                <w:sz w:val="18"/>
                <w:szCs w:val="18"/>
              </w:rPr>
              <w:t>Health card for child</w:t>
            </w:r>
          </w:p>
        </w:tc>
        <w:tc>
          <w:tcPr>
            <w:tcW w:w="1105" w:type="dxa"/>
            <w:tcBorders>
              <w:right w:val="single" w:sz="4" w:space="0" w:color="auto"/>
            </w:tcBorders>
            <w:noWrap/>
          </w:tcPr>
          <w:p w14:paraId="53E851E5" w14:textId="3140DC63" w:rsidR="003A0661" w:rsidRPr="005D19CF" w:rsidRDefault="003A0661" w:rsidP="003A0661">
            <w:pPr>
              <w:pStyle w:val="NoSpacing"/>
              <w:jc w:val="center"/>
              <w:rPr>
                <w:noProof/>
                <w:sz w:val="18"/>
                <w:szCs w:val="18"/>
              </w:rPr>
            </w:pPr>
            <w:r>
              <w:rPr>
                <w:rFonts w:cs="Calibri"/>
                <w:color w:val="000000"/>
                <w:sz w:val="18"/>
                <w:szCs w:val="18"/>
              </w:rPr>
              <w:t>58</w:t>
            </w:r>
          </w:p>
        </w:tc>
        <w:tc>
          <w:tcPr>
            <w:tcW w:w="1947" w:type="dxa"/>
            <w:gridSpan w:val="2"/>
            <w:tcBorders>
              <w:left w:val="single" w:sz="4" w:space="0" w:color="auto"/>
            </w:tcBorders>
            <w:noWrap/>
          </w:tcPr>
          <w:p w14:paraId="129AA286" w14:textId="1EC936D8" w:rsidR="003A0661" w:rsidRPr="005D19CF" w:rsidRDefault="003A0661" w:rsidP="003A0661">
            <w:pPr>
              <w:pStyle w:val="NoSpacing"/>
              <w:jc w:val="center"/>
              <w:rPr>
                <w:noProof/>
                <w:sz w:val="18"/>
                <w:szCs w:val="18"/>
              </w:rPr>
            </w:pPr>
            <w:r w:rsidRPr="005D19CF">
              <w:rPr>
                <w:rFonts w:cs="Calibri"/>
                <w:color w:val="000000"/>
                <w:sz w:val="18"/>
                <w:szCs w:val="18"/>
              </w:rPr>
              <w:t>Ideal number of children</w:t>
            </w:r>
          </w:p>
        </w:tc>
        <w:tc>
          <w:tcPr>
            <w:tcW w:w="1105" w:type="dxa"/>
            <w:noWrap/>
          </w:tcPr>
          <w:p w14:paraId="5159AA79" w14:textId="0D1EFD98" w:rsidR="003A0661" w:rsidRPr="005D19CF" w:rsidRDefault="003A0661" w:rsidP="003A0661">
            <w:pPr>
              <w:pStyle w:val="NoSpacing"/>
              <w:jc w:val="center"/>
              <w:rPr>
                <w:noProof/>
                <w:sz w:val="18"/>
                <w:szCs w:val="18"/>
              </w:rPr>
            </w:pPr>
            <w:r>
              <w:rPr>
                <w:rFonts w:cs="Calibri"/>
                <w:color w:val="000000"/>
                <w:sz w:val="18"/>
                <w:szCs w:val="18"/>
              </w:rPr>
              <w:t>50</w:t>
            </w:r>
          </w:p>
        </w:tc>
      </w:tr>
      <w:tr w:rsidR="00115797" w:rsidRPr="00DC770F" w14:paraId="11B5030D" w14:textId="77777777" w:rsidTr="005D19CF">
        <w:trPr>
          <w:gridAfter w:val="1"/>
          <w:wAfter w:w="9" w:type="dxa"/>
          <w:trHeight w:val="290"/>
        </w:trPr>
        <w:tc>
          <w:tcPr>
            <w:tcW w:w="1791" w:type="dxa"/>
            <w:tcBorders>
              <w:right w:val="single" w:sz="4" w:space="0" w:color="auto"/>
            </w:tcBorders>
            <w:noWrap/>
            <w:hideMark/>
          </w:tcPr>
          <w:p w14:paraId="764C5024" w14:textId="761E6FD1" w:rsidR="00115797" w:rsidRPr="00DC770F" w:rsidRDefault="00115797" w:rsidP="00115797">
            <w:pPr>
              <w:pStyle w:val="NoSpacing"/>
              <w:jc w:val="left"/>
              <w:rPr>
                <w:noProof/>
                <w:sz w:val="18"/>
                <w:szCs w:val="18"/>
              </w:rPr>
            </w:pPr>
            <w:r w:rsidRPr="002A0CB6">
              <w:rPr>
                <w:noProof/>
                <w:sz w:val="18"/>
                <w:szCs w:val="18"/>
              </w:rPr>
              <w:t>Burundi</w:t>
            </w:r>
          </w:p>
        </w:tc>
        <w:tc>
          <w:tcPr>
            <w:tcW w:w="1465" w:type="dxa"/>
            <w:tcBorders>
              <w:left w:val="single" w:sz="4" w:space="0" w:color="auto"/>
            </w:tcBorders>
            <w:noWrap/>
          </w:tcPr>
          <w:p w14:paraId="68AB6CE3" w14:textId="71278100" w:rsidR="00115797" w:rsidRPr="005D19CF" w:rsidRDefault="00115797" w:rsidP="00115797">
            <w:pPr>
              <w:pStyle w:val="NoSpacing"/>
              <w:jc w:val="center"/>
              <w:rPr>
                <w:noProof/>
                <w:sz w:val="18"/>
                <w:szCs w:val="18"/>
              </w:rPr>
            </w:pPr>
            <w:r w:rsidRPr="005D19CF">
              <w:rPr>
                <w:rFonts w:cs="Calibri"/>
                <w:color w:val="000000"/>
                <w:sz w:val="18"/>
                <w:szCs w:val="18"/>
              </w:rPr>
              <w:t>Ideal number of children</w:t>
            </w:r>
          </w:p>
        </w:tc>
        <w:tc>
          <w:tcPr>
            <w:tcW w:w="1110" w:type="dxa"/>
            <w:tcBorders>
              <w:right w:val="single" w:sz="4" w:space="0" w:color="auto"/>
            </w:tcBorders>
            <w:noWrap/>
          </w:tcPr>
          <w:p w14:paraId="137D2B64" w14:textId="138CCEE5" w:rsidR="00115797" w:rsidRPr="005D19CF" w:rsidRDefault="00115797" w:rsidP="00115797">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3F65686" w14:textId="1BE9DE44" w:rsidR="00115797" w:rsidRPr="005D19CF" w:rsidRDefault="00115797" w:rsidP="00115797">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C621930" w14:textId="72CA811A" w:rsidR="00115797" w:rsidRPr="005D19CF" w:rsidRDefault="00115797" w:rsidP="00115797">
            <w:pPr>
              <w:pStyle w:val="NoSpacing"/>
              <w:jc w:val="center"/>
              <w:rPr>
                <w:noProof/>
                <w:sz w:val="18"/>
                <w:szCs w:val="18"/>
              </w:rPr>
            </w:pPr>
            <w:r>
              <w:rPr>
                <w:rFonts w:cs="Calibri"/>
                <w:color w:val="000000"/>
                <w:sz w:val="18"/>
                <w:szCs w:val="18"/>
              </w:rPr>
              <w:t>73</w:t>
            </w:r>
          </w:p>
        </w:tc>
        <w:tc>
          <w:tcPr>
            <w:tcW w:w="1797" w:type="dxa"/>
            <w:gridSpan w:val="2"/>
            <w:tcBorders>
              <w:left w:val="single" w:sz="4" w:space="0" w:color="auto"/>
            </w:tcBorders>
            <w:noWrap/>
          </w:tcPr>
          <w:p w14:paraId="3A6D1D5B" w14:textId="116EC38B" w:rsidR="00115797" w:rsidRPr="005D19CF" w:rsidRDefault="00115797" w:rsidP="00115797">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070BFA83" w14:textId="25168A9B" w:rsidR="00115797" w:rsidRPr="005D19CF" w:rsidRDefault="00115797" w:rsidP="00115797">
            <w:pPr>
              <w:pStyle w:val="NoSpacing"/>
              <w:jc w:val="center"/>
              <w:rPr>
                <w:noProof/>
                <w:sz w:val="18"/>
                <w:szCs w:val="18"/>
              </w:rPr>
            </w:pPr>
            <w:r>
              <w:rPr>
                <w:rFonts w:cs="Calibri"/>
                <w:color w:val="000000"/>
                <w:sz w:val="18"/>
                <w:szCs w:val="18"/>
              </w:rPr>
              <w:t>48</w:t>
            </w:r>
          </w:p>
        </w:tc>
        <w:tc>
          <w:tcPr>
            <w:tcW w:w="1580" w:type="dxa"/>
            <w:gridSpan w:val="2"/>
            <w:tcBorders>
              <w:left w:val="single" w:sz="4" w:space="0" w:color="auto"/>
            </w:tcBorders>
            <w:noWrap/>
          </w:tcPr>
          <w:p w14:paraId="71962DE2" w14:textId="46E76B80" w:rsidR="00115797" w:rsidRPr="005D19CF" w:rsidRDefault="00115797" w:rsidP="00115797">
            <w:pPr>
              <w:pStyle w:val="NoSpacing"/>
              <w:jc w:val="center"/>
              <w:rPr>
                <w:noProof/>
                <w:sz w:val="18"/>
                <w:szCs w:val="18"/>
              </w:rPr>
            </w:pPr>
            <w:r>
              <w:rPr>
                <w:rFonts w:cs="Calibri"/>
                <w:color w:val="000000"/>
                <w:sz w:val="18"/>
                <w:szCs w:val="18"/>
              </w:rPr>
              <w:t xml:space="preserve">Region: </w:t>
            </w:r>
            <w:proofErr w:type="spellStart"/>
            <w:r>
              <w:rPr>
                <w:rFonts w:cs="Calibri"/>
                <w:color w:val="000000"/>
                <w:sz w:val="18"/>
                <w:szCs w:val="18"/>
              </w:rPr>
              <w:t>Ruyigi</w:t>
            </w:r>
            <w:proofErr w:type="spellEnd"/>
          </w:p>
        </w:tc>
        <w:tc>
          <w:tcPr>
            <w:tcW w:w="1105" w:type="dxa"/>
            <w:tcBorders>
              <w:right w:val="single" w:sz="4" w:space="0" w:color="auto"/>
            </w:tcBorders>
            <w:noWrap/>
          </w:tcPr>
          <w:p w14:paraId="296B1D15" w14:textId="7110B3DB" w:rsidR="00115797" w:rsidRPr="005D19CF" w:rsidRDefault="00115797" w:rsidP="00115797">
            <w:pPr>
              <w:pStyle w:val="NoSpacing"/>
              <w:jc w:val="center"/>
              <w:rPr>
                <w:noProof/>
                <w:sz w:val="18"/>
                <w:szCs w:val="18"/>
              </w:rPr>
            </w:pPr>
            <w:r>
              <w:rPr>
                <w:rFonts w:cs="Calibri"/>
                <w:color w:val="000000"/>
                <w:sz w:val="18"/>
                <w:szCs w:val="18"/>
              </w:rPr>
              <w:t>45</w:t>
            </w:r>
          </w:p>
        </w:tc>
        <w:tc>
          <w:tcPr>
            <w:tcW w:w="1947" w:type="dxa"/>
            <w:gridSpan w:val="2"/>
            <w:tcBorders>
              <w:left w:val="single" w:sz="4" w:space="0" w:color="auto"/>
            </w:tcBorders>
            <w:noWrap/>
          </w:tcPr>
          <w:p w14:paraId="0D476A5A" w14:textId="5D5BAAA3" w:rsidR="00115797" w:rsidRPr="005D19CF" w:rsidRDefault="00115797" w:rsidP="00115797">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07C7A942" w14:textId="79A6F850" w:rsidR="00115797" w:rsidRPr="005D19CF" w:rsidRDefault="00115797" w:rsidP="00115797">
            <w:pPr>
              <w:pStyle w:val="NoSpacing"/>
              <w:jc w:val="center"/>
              <w:rPr>
                <w:noProof/>
                <w:sz w:val="18"/>
                <w:szCs w:val="18"/>
              </w:rPr>
            </w:pPr>
            <w:r>
              <w:rPr>
                <w:rFonts w:cs="Calibri"/>
                <w:color w:val="000000"/>
                <w:sz w:val="18"/>
                <w:szCs w:val="18"/>
              </w:rPr>
              <w:t>39</w:t>
            </w:r>
          </w:p>
        </w:tc>
      </w:tr>
      <w:tr w:rsidR="00115797" w:rsidRPr="00DC770F" w14:paraId="24172E62" w14:textId="77777777" w:rsidTr="005D19CF">
        <w:trPr>
          <w:gridAfter w:val="1"/>
          <w:wAfter w:w="9" w:type="dxa"/>
          <w:trHeight w:val="290"/>
        </w:trPr>
        <w:tc>
          <w:tcPr>
            <w:tcW w:w="1791" w:type="dxa"/>
            <w:tcBorders>
              <w:right w:val="single" w:sz="4" w:space="0" w:color="auto"/>
            </w:tcBorders>
            <w:noWrap/>
            <w:hideMark/>
          </w:tcPr>
          <w:p w14:paraId="6842B46E" w14:textId="1646881E" w:rsidR="00115797" w:rsidRPr="00DC770F" w:rsidRDefault="00115797" w:rsidP="00115797">
            <w:pPr>
              <w:pStyle w:val="NoSpacing"/>
              <w:jc w:val="left"/>
              <w:rPr>
                <w:noProof/>
                <w:sz w:val="18"/>
                <w:szCs w:val="18"/>
              </w:rPr>
            </w:pPr>
            <w:r w:rsidRPr="002A0CB6">
              <w:rPr>
                <w:noProof/>
                <w:sz w:val="18"/>
                <w:szCs w:val="18"/>
              </w:rPr>
              <w:t>Cameroon</w:t>
            </w:r>
          </w:p>
        </w:tc>
        <w:tc>
          <w:tcPr>
            <w:tcW w:w="1465" w:type="dxa"/>
            <w:tcBorders>
              <w:left w:val="single" w:sz="4" w:space="0" w:color="auto"/>
            </w:tcBorders>
            <w:noWrap/>
          </w:tcPr>
          <w:p w14:paraId="6210CE54" w14:textId="504EF215" w:rsidR="00115797" w:rsidRPr="005D19CF" w:rsidRDefault="00115797" w:rsidP="00115797">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39C85BB6" w14:textId="479A733D" w:rsidR="00115797" w:rsidRPr="005D19CF" w:rsidRDefault="00115797" w:rsidP="00115797">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56731DDF" w14:textId="623042E0" w:rsidR="00115797" w:rsidRPr="005D19CF" w:rsidRDefault="00115797" w:rsidP="00115797">
            <w:pPr>
              <w:pStyle w:val="NoSpacing"/>
              <w:jc w:val="center"/>
              <w:rPr>
                <w:noProof/>
                <w:sz w:val="18"/>
                <w:szCs w:val="18"/>
              </w:rPr>
            </w:pPr>
            <w:r>
              <w:rPr>
                <w:noProof/>
                <w:sz w:val="18"/>
                <w:szCs w:val="18"/>
              </w:rPr>
              <w:t>Region: Far north</w:t>
            </w:r>
          </w:p>
        </w:tc>
        <w:tc>
          <w:tcPr>
            <w:tcW w:w="1105" w:type="dxa"/>
            <w:tcBorders>
              <w:right w:val="single" w:sz="4" w:space="0" w:color="auto"/>
            </w:tcBorders>
            <w:noWrap/>
          </w:tcPr>
          <w:p w14:paraId="194DDC2A" w14:textId="627F72BE" w:rsidR="00115797" w:rsidRPr="005D19CF" w:rsidRDefault="00115797" w:rsidP="00115797">
            <w:pPr>
              <w:pStyle w:val="NoSpacing"/>
              <w:jc w:val="center"/>
              <w:rPr>
                <w:noProof/>
                <w:sz w:val="18"/>
                <w:szCs w:val="18"/>
              </w:rPr>
            </w:pPr>
            <w:r>
              <w:rPr>
                <w:rFonts w:cs="Calibri"/>
                <w:color w:val="000000"/>
                <w:sz w:val="18"/>
                <w:szCs w:val="18"/>
              </w:rPr>
              <w:t>83</w:t>
            </w:r>
          </w:p>
        </w:tc>
        <w:tc>
          <w:tcPr>
            <w:tcW w:w="1797" w:type="dxa"/>
            <w:gridSpan w:val="2"/>
            <w:tcBorders>
              <w:left w:val="single" w:sz="4" w:space="0" w:color="auto"/>
            </w:tcBorders>
            <w:noWrap/>
          </w:tcPr>
          <w:p w14:paraId="5B03FD2A" w14:textId="2B777E89" w:rsidR="00115797" w:rsidRPr="005D19CF" w:rsidRDefault="00115797" w:rsidP="00115797">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43142028" w14:textId="126C37AD" w:rsidR="00115797" w:rsidRPr="005D19CF" w:rsidRDefault="00115797" w:rsidP="00115797">
            <w:pPr>
              <w:pStyle w:val="NoSpacing"/>
              <w:jc w:val="center"/>
              <w:rPr>
                <w:noProof/>
                <w:sz w:val="18"/>
                <w:szCs w:val="18"/>
              </w:rPr>
            </w:pPr>
            <w:r>
              <w:rPr>
                <w:rFonts w:cs="Calibri"/>
                <w:color w:val="000000"/>
                <w:sz w:val="18"/>
                <w:szCs w:val="18"/>
              </w:rPr>
              <w:t>80</w:t>
            </w:r>
          </w:p>
        </w:tc>
        <w:tc>
          <w:tcPr>
            <w:tcW w:w="1580" w:type="dxa"/>
            <w:gridSpan w:val="2"/>
            <w:tcBorders>
              <w:left w:val="single" w:sz="4" w:space="0" w:color="auto"/>
            </w:tcBorders>
            <w:noWrap/>
          </w:tcPr>
          <w:p w14:paraId="76226795" w14:textId="6E005074" w:rsidR="00115797" w:rsidRPr="005D19CF" w:rsidRDefault="00115797" w:rsidP="00115797">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20ECC328" w14:textId="462B4C67" w:rsidR="00115797" w:rsidRPr="005D19CF" w:rsidRDefault="00115797" w:rsidP="00115797">
            <w:pPr>
              <w:pStyle w:val="NoSpacing"/>
              <w:jc w:val="center"/>
              <w:rPr>
                <w:noProof/>
                <w:sz w:val="18"/>
                <w:szCs w:val="18"/>
              </w:rPr>
            </w:pPr>
            <w:r>
              <w:rPr>
                <w:rFonts w:cs="Calibri"/>
                <w:color w:val="000000"/>
                <w:sz w:val="18"/>
                <w:szCs w:val="18"/>
              </w:rPr>
              <w:t>71</w:t>
            </w:r>
          </w:p>
        </w:tc>
        <w:tc>
          <w:tcPr>
            <w:tcW w:w="1947" w:type="dxa"/>
            <w:gridSpan w:val="2"/>
            <w:tcBorders>
              <w:left w:val="single" w:sz="4" w:space="0" w:color="auto"/>
            </w:tcBorders>
            <w:noWrap/>
          </w:tcPr>
          <w:p w14:paraId="36078B1B" w14:textId="44A2E2C0" w:rsidR="00115797" w:rsidRPr="005D19CF" w:rsidRDefault="00115797" w:rsidP="00115797">
            <w:pPr>
              <w:pStyle w:val="NoSpacing"/>
              <w:jc w:val="center"/>
              <w:rPr>
                <w:noProof/>
                <w:sz w:val="18"/>
                <w:szCs w:val="18"/>
              </w:rPr>
            </w:pPr>
            <w:r w:rsidRPr="005D19CF">
              <w:rPr>
                <w:rFonts w:cs="Calibri"/>
                <w:color w:val="000000"/>
                <w:sz w:val="18"/>
                <w:szCs w:val="18"/>
              </w:rPr>
              <w:t>Heard of family planning via any media form</w:t>
            </w:r>
          </w:p>
        </w:tc>
        <w:tc>
          <w:tcPr>
            <w:tcW w:w="1105" w:type="dxa"/>
            <w:noWrap/>
          </w:tcPr>
          <w:p w14:paraId="5A705FC7" w14:textId="49580D7B" w:rsidR="00115797" w:rsidRPr="005D19CF" w:rsidRDefault="00115797" w:rsidP="00115797">
            <w:pPr>
              <w:pStyle w:val="NoSpacing"/>
              <w:jc w:val="center"/>
              <w:rPr>
                <w:noProof/>
                <w:sz w:val="18"/>
                <w:szCs w:val="18"/>
              </w:rPr>
            </w:pPr>
            <w:r>
              <w:rPr>
                <w:rFonts w:cs="Calibri"/>
                <w:color w:val="000000"/>
                <w:sz w:val="18"/>
                <w:szCs w:val="18"/>
              </w:rPr>
              <w:t>50</w:t>
            </w:r>
          </w:p>
        </w:tc>
      </w:tr>
      <w:tr w:rsidR="00115797" w:rsidRPr="00DC770F" w14:paraId="69A81B40" w14:textId="77777777" w:rsidTr="005D19CF">
        <w:trPr>
          <w:gridAfter w:val="1"/>
          <w:wAfter w:w="9" w:type="dxa"/>
          <w:trHeight w:val="290"/>
        </w:trPr>
        <w:tc>
          <w:tcPr>
            <w:tcW w:w="1791" w:type="dxa"/>
            <w:tcBorders>
              <w:right w:val="single" w:sz="4" w:space="0" w:color="auto"/>
            </w:tcBorders>
            <w:noWrap/>
            <w:hideMark/>
          </w:tcPr>
          <w:p w14:paraId="285B3E52" w14:textId="08D3A0EB" w:rsidR="00115797" w:rsidRPr="00DC770F" w:rsidRDefault="00115797" w:rsidP="00115797">
            <w:pPr>
              <w:pStyle w:val="NoSpacing"/>
              <w:jc w:val="left"/>
              <w:rPr>
                <w:noProof/>
                <w:sz w:val="18"/>
                <w:szCs w:val="18"/>
              </w:rPr>
            </w:pPr>
            <w:r w:rsidRPr="002A0CB6">
              <w:rPr>
                <w:noProof/>
                <w:sz w:val="18"/>
                <w:szCs w:val="18"/>
              </w:rPr>
              <w:t>Chad</w:t>
            </w:r>
          </w:p>
        </w:tc>
        <w:tc>
          <w:tcPr>
            <w:tcW w:w="1465" w:type="dxa"/>
            <w:tcBorders>
              <w:left w:val="single" w:sz="4" w:space="0" w:color="auto"/>
            </w:tcBorders>
            <w:noWrap/>
          </w:tcPr>
          <w:p w14:paraId="4F7285A9" w14:textId="1FDA97B0" w:rsidR="00115797" w:rsidRPr="005D19CF" w:rsidRDefault="00115797" w:rsidP="00115797">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777E953C" w14:textId="1FF9EC51" w:rsidR="00115797" w:rsidRPr="005D19CF" w:rsidRDefault="00115797" w:rsidP="00115797">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E300DC4" w14:textId="408A8CB3" w:rsidR="00115797" w:rsidRPr="005D19CF" w:rsidRDefault="00115797" w:rsidP="00115797">
            <w:pPr>
              <w:pStyle w:val="NoSpacing"/>
              <w:jc w:val="center"/>
              <w:rPr>
                <w:noProof/>
                <w:sz w:val="18"/>
                <w:szCs w:val="18"/>
              </w:rPr>
            </w:pPr>
            <w:r w:rsidRPr="005D19CF">
              <w:rPr>
                <w:rFonts w:cs="Calibri"/>
                <w:color w:val="000000"/>
                <w:sz w:val="18"/>
                <w:szCs w:val="18"/>
              </w:rPr>
              <w:t>Health card for child</w:t>
            </w:r>
          </w:p>
        </w:tc>
        <w:tc>
          <w:tcPr>
            <w:tcW w:w="1105" w:type="dxa"/>
            <w:tcBorders>
              <w:right w:val="single" w:sz="4" w:space="0" w:color="auto"/>
            </w:tcBorders>
            <w:noWrap/>
          </w:tcPr>
          <w:p w14:paraId="248CF27E" w14:textId="49C51566" w:rsidR="00115797" w:rsidRPr="005D19CF" w:rsidRDefault="00115797" w:rsidP="00115797">
            <w:pPr>
              <w:pStyle w:val="NoSpacing"/>
              <w:jc w:val="center"/>
              <w:rPr>
                <w:noProof/>
                <w:sz w:val="18"/>
                <w:szCs w:val="18"/>
              </w:rPr>
            </w:pPr>
            <w:r>
              <w:rPr>
                <w:rFonts w:cs="Calibri"/>
                <w:color w:val="000000"/>
                <w:sz w:val="18"/>
                <w:szCs w:val="18"/>
              </w:rPr>
              <w:t>81</w:t>
            </w:r>
          </w:p>
        </w:tc>
        <w:tc>
          <w:tcPr>
            <w:tcW w:w="1797" w:type="dxa"/>
            <w:gridSpan w:val="2"/>
            <w:tcBorders>
              <w:left w:val="single" w:sz="4" w:space="0" w:color="auto"/>
            </w:tcBorders>
            <w:noWrap/>
          </w:tcPr>
          <w:p w14:paraId="4E3FA0E4" w14:textId="69ED647D" w:rsidR="00115797" w:rsidRPr="005D19CF" w:rsidRDefault="00115797" w:rsidP="00115797">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7A0C31DA" w14:textId="39F12342" w:rsidR="00115797" w:rsidRPr="005D19CF" w:rsidRDefault="00115797" w:rsidP="00115797">
            <w:pPr>
              <w:pStyle w:val="NoSpacing"/>
              <w:jc w:val="center"/>
              <w:rPr>
                <w:noProof/>
                <w:sz w:val="18"/>
                <w:szCs w:val="18"/>
              </w:rPr>
            </w:pPr>
            <w:r>
              <w:rPr>
                <w:rFonts w:cs="Calibri"/>
                <w:color w:val="000000"/>
                <w:sz w:val="18"/>
                <w:szCs w:val="18"/>
              </w:rPr>
              <w:t>57</w:t>
            </w:r>
          </w:p>
        </w:tc>
        <w:tc>
          <w:tcPr>
            <w:tcW w:w="1580" w:type="dxa"/>
            <w:gridSpan w:val="2"/>
            <w:tcBorders>
              <w:left w:val="single" w:sz="4" w:space="0" w:color="auto"/>
            </w:tcBorders>
            <w:noWrap/>
          </w:tcPr>
          <w:p w14:paraId="40E16F08" w14:textId="267434D8" w:rsidR="00115797" w:rsidRPr="005D19CF" w:rsidRDefault="00115797" w:rsidP="00115797">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236D630B" w14:textId="6E1D9FBA" w:rsidR="00115797" w:rsidRPr="005D19CF" w:rsidRDefault="00115797" w:rsidP="00115797">
            <w:pPr>
              <w:pStyle w:val="NoSpacing"/>
              <w:jc w:val="center"/>
              <w:rPr>
                <w:noProof/>
                <w:sz w:val="18"/>
                <w:szCs w:val="18"/>
              </w:rPr>
            </w:pPr>
            <w:r>
              <w:rPr>
                <w:rFonts w:cs="Calibri"/>
                <w:color w:val="000000"/>
                <w:sz w:val="18"/>
                <w:szCs w:val="18"/>
              </w:rPr>
              <w:t>47</w:t>
            </w:r>
          </w:p>
        </w:tc>
        <w:tc>
          <w:tcPr>
            <w:tcW w:w="1947" w:type="dxa"/>
            <w:gridSpan w:val="2"/>
            <w:tcBorders>
              <w:left w:val="single" w:sz="4" w:space="0" w:color="auto"/>
            </w:tcBorders>
            <w:noWrap/>
          </w:tcPr>
          <w:p w14:paraId="367D6E5E" w14:textId="75E99E51" w:rsidR="00115797" w:rsidRPr="005D19CF" w:rsidRDefault="00115797" w:rsidP="00115797">
            <w:pPr>
              <w:pStyle w:val="NoSpacing"/>
              <w:jc w:val="center"/>
              <w:rPr>
                <w:noProof/>
                <w:sz w:val="18"/>
                <w:szCs w:val="18"/>
              </w:rPr>
            </w:pPr>
            <w:r>
              <w:rPr>
                <w:noProof/>
                <w:sz w:val="18"/>
                <w:szCs w:val="18"/>
              </w:rPr>
              <w:t xml:space="preserve">Ethnicity: </w:t>
            </w:r>
            <w:r w:rsidRPr="00115797">
              <w:rPr>
                <w:noProof/>
                <w:sz w:val="18"/>
                <w:szCs w:val="18"/>
              </w:rPr>
              <w:t>Sara</w:t>
            </w:r>
            <w:r>
              <w:rPr>
                <w:noProof/>
                <w:sz w:val="18"/>
                <w:szCs w:val="18"/>
              </w:rPr>
              <w:t xml:space="preserve"> </w:t>
            </w:r>
            <w:r w:rsidRPr="00115797">
              <w:rPr>
                <w:noProof/>
                <w:sz w:val="18"/>
                <w:szCs w:val="18"/>
              </w:rPr>
              <w:t>ngambaye</w:t>
            </w:r>
            <w:r>
              <w:rPr>
                <w:noProof/>
                <w:sz w:val="18"/>
                <w:szCs w:val="18"/>
              </w:rPr>
              <w:t xml:space="preserve"> </w:t>
            </w:r>
            <w:r w:rsidRPr="00115797">
              <w:rPr>
                <w:noProof/>
                <w:sz w:val="18"/>
                <w:szCs w:val="18"/>
              </w:rPr>
              <w:t>sara</w:t>
            </w:r>
            <w:r>
              <w:rPr>
                <w:noProof/>
                <w:sz w:val="18"/>
                <w:szCs w:val="18"/>
              </w:rPr>
              <w:t xml:space="preserve"> </w:t>
            </w:r>
            <w:r w:rsidRPr="00115797">
              <w:rPr>
                <w:noProof/>
                <w:sz w:val="18"/>
                <w:szCs w:val="18"/>
              </w:rPr>
              <w:t>madjin</w:t>
            </w:r>
            <w:r>
              <w:rPr>
                <w:noProof/>
                <w:sz w:val="18"/>
                <w:szCs w:val="18"/>
              </w:rPr>
              <w:t xml:space="preserve"> </w:t>
            </w:r>
            <w:r w:rsidRPr="00115797">
              <w:rPr>
                <w:noProof/>
                <w:sz w:val="18"/>
                <w:szCs w:val="18"/>
              </w:rPr>
              <w:t>gaye</w:t>
            </w:r>
            <w:r>
              <w:rPr>
                <w:noProof/>
                <w:sz w:val="18"/>
                <w:szCs w:val="18"/>
              </w:rPr>
              <w:t xml:space="preserve"> </w:t>
            </w:r>
            <w:r w:rsidRPr="00115797">
              <w:rPr>
                <w:noProof/>
                <w:sz w:val="18"/>
                <w:szCs w:val="18"/>
              </w:rPr>
              <w:t>mbaye</w:t>
            </w:r>
          </w:p>
        </w:tc>
        <w:tc>
          <w:tcPr>
            <w:tcW w:w="1105" w:type="dxa"/>
            <w:noWrap/>
          </w:tcPr>
          <w:p w14:paraId="04FFF008" w14:textId="58098A1C" w:rsidR="00115797" w:rsidRPr="005D19CF" w:rsidRDefault="00115797" w:rsidP="00115797">
            <w:pPr>
              <w:pStyle w:val="NoSpacing"/>
              <w:jc w:val="center"/>
              <w:rPr>
                <w:noProof/>
                <w:sz w:val="18"/>
                <w:szCs w:val="18"/>
              </w:rPr>
            </w:pPr>
            <w:r>
              <w:rPr>
                <w:rFonts w:cs="Calibri"/>
                <w:color w:val="000000"/>
                <w:sz w:val="18"/>
                <w:szCs w:val="18"/>
              </w:rPr>
              <w:t>34</w:t>
            </w:r>
          </w:p>
        </w:tc>
      </w:tr>
      <w:tr w:rsidR="00115797" w:rsidRPr="00DC770F" w14:paraId="18131978" w14:textId="77777777" w:rsidTr="005D19CF">
        <w:trPr>
          <w:gridAfter w:val="1"/>
          <w:wAfter w:w="9" w:type="dxa"/>
          <w:trHeight w:val="290"/>
        </w:trPr>
        <w:tc>
          <w:tcPr>
            <w:tcW w:w="1791" w:type="dxa"/>
            <w:tcBorders>
              <w:right w:val="single" w:sz="4" w:space="0" w:color="auto"/>
            </w:tcBorders>
            <w:noWrap/>
            <w:hideMark/>
          </w:tcPr>
          <w:p w14:paraId="5180AD48" w14:textId="1A276DA8" w:rsidR="00115797" w:rsidRPr="00DC770F" w:rsidRDefault="00115797" w:rsidP="00115797">
            <w:pPr>
              <w:pStyle w:val="NoSpacing"/>
              <w:jc w:val="left"/>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50847E45" w14:textId="2B2B4D8F" w:rsidR="00115797" w:rsidRPr="005D19CF" w:rsidRDefault="00115797" w:rsidP="00115797">
            <w:pPr>
              <w:pStyle w:val="NoSpacing"/>
              <w:jc w:val="center"/>
              <w:rPr>
                <w:noProof/>
                <w:sz w:val="18"/>
                <w:szCs w:val="18"/>
              </w:rPr>
            </w:pPr>
            <w:r w:rsidRPr="005D19CF">
              <w:rPr>
                <w:rFonts w:cs="Calibri"/>
                <w:color w:val="000000"/>
                <w:sz w:val="18"/>
                <w:szCs w:val="18"/>
              </w:rPr>
              <w:t>Health card for child</w:t>
            </w:r>
          </w:p>
        </w:tc>
        <w:tc>
          <w:tcPr>
            <w:tcW w:w="1110" w:type="dxa"/>
            <w:tcBorders>
              <w:right w:val="single" w:sz="4" w:space="0" w:color="auto"/>
            </w:tcBorders>
            <w:noWrap/>
          </w:tcPr>
          <w:p w14:paraId="05ECF21D" w14:textId="374B2477" w:rsidR="00115797" w:rsidRPr="005D19CF" w:rsidRDefault="00115797" w:rsidP="00115797">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E10FC3A" w14:textId="55959C76" w:rsidR="00115797" w:rsidRPr="005D19CF" w:rsidRDefault="00115797" w:rsidP="00115797">
            <w:pPr>
              <w:pStyle w:val="NoSpacing"/>
              <w:jc w:val="center"/>
              <w:rPr>
                <w:noProof/>
                <w:sz w:val="18"/>
                <w:szCs w:val="18"/>
              </w:rPr>
            </w:pPr>
            <w:r>
              <w:rPr>
                <w:noProof/>
                <w:sz w:val="18"/>
                <w:szCs w:val="18"/>
              </w:rPr>
              <w:t>Region: Sud ouest</w:t>
            </w:r>
          </w:p>
        </w:tc>
        <w:tc>
          <w:tcPr>
            <w:tcW w:w="1105" w:type="dxa"/>
            <w:tcBorders>
              <w:right w:val="single" w:sz="4" w:space="0" w:color="auto"/>
            </w:tcBorders>
            <w:noWrap/>
          </w:tcPr>
          <w:p w14:paraId="1CA93808" w14:textId="35CE0ECA" w:rsidR="00115797" w:rsidRPr="005D19CF" w:rsidRDefault="00115797" w:rsidP="00115797">
            <w:pPr>
              <w:pStyle w:val="NoSpacing"/>
              <w:jc w:val="center"/>
              <w:rPr>
                <w:noProof/>
                <w:sz w:val="18"/>
                <w:szCs w:val="18"/>
              </w:rPr>
            </w:pPr>
            <w:r>
              <w:rPr>
                <w:rFonts w:cs="Calibri"/>
                <w:color w:val="000000"/>
                <w:sz w:val="18"/>
                <w:szCs w:val="18"/>
              </w:rPr>
              <w:t>51</w:t>
            </w:r>
          </w:p>
        </w:tc>
        <w:tc>
          <w:tcPr>
            <w:tcW w:w="1797" w:type="dxa"/>
            <w:gridSpan w:val="2"/>
            <w:tcBorders>
              <w:left w:val="single" w:sz="4" w:space="0" w:color="auto"/>
            </w:tcBorders>
            <w:noWrap/>
          </w:tcPr>
          <w:p w14:paraId="22D7413B" w14:textId="03D6D2E0" w:rsidR="00115797" w:rsidRPr="005D19CF" w:rsidRDefault="00115797" w:rsidP="00115797">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36EE425C" w14:textId="6F5DF663" w:rsidR="00115797" w:rsidRPr="005D19CF" w:rsidRDefault="00115797" w:rsidP="00115797">
            <w:pPr>
              <w:pStyle w:val="NoSpacing"/>
              <w:jc w:val="center"/>
              <w:rPr>
                <w:noProof/>
                <w:sz w:val="18"/>
                <w:szCs w:val="18"/>
              </w:rPr>
            </w:pPr>
            <w:r>
              <w:rPr>
                <w:rFonts w:cs="Calibri"/>
                <w:color w:val="000000"/>
                <w:sz w:val="18"/>
                <w:szCs w:val="18"/>
              </w:rPr>
              <w:t>48</w:t>
            </w:r>
          </w:p>
        </w:tc>
        <w:tc>
          <w:tcPr>
            <w:tcW w:w="1580" w:type="dxa"/>
            <w:gridSpan w:val="2"/>
            <w:tcBorders>
              <w:left w:val="single" w:sz="4" w:space="0" w:color="auto"/>
            </w:tcBorders>
            <w:noWrap/>
          </w:tcPr>
          <w:p w14:paraId="6D7499A9" w14:textId="0D3A1802" w:rsidR="00115797" w:rsidRPr="005D19CF" w:rsidRDefault="00115797" w:rsidP="00115797">
            <w:pPr>
              <w:pStyle w:val="NoSpacing"/>
              <w:jc w:val="center"/>
              <w:rPr>
                <w:noProof/>
                <w:sz w:val="18"/>
                <w:szCs w:val="18"/>
              </w:rPr>
            </w:pPr>
            <w:r>
              <w:rPr>
                <w:rFonts w:cs="Calibri"/>
                <w:color w:val="000000"/>
                <w:sz w:val="18"/>
                <w:szCs w:val="18"/>
              </w:rPr>
              <w:t>Region: Nord</w:t>
            </w:r>
          </w:p>
        </w:tc>
        <w:tc>
          <w:tcPr>
            <w:tcW w:w="1105" w:type="dxa"/>
            <w:tcBorders>
              <w:right w:val="single" w:sz="4" w:space="0" w:color="auto"/>
            </w:tcBorders>
            <w:noWrap/>
          </w:tcPr>
          <w:p w14:paraId="2D37EB39" w14:textId="080CC687" w:rsidR="00115797" w:rsidRPr="005D19CF" w:rsidRDefault="00115797" w:rsidP="00115797">
            <w:pPr>
              <w:pStyle w:val="NoSpacing"/>
              <w:jc w:val="center"/>
              <w:rPr>
                <w:noProof/>
                <w:sz w:val="18"/>
                <w:szCs w:val="18"/>
              </w:rPr>
            </w:pPr>
            <w:r>
              <w:rPr>
                <w:rFonts w:cs="Calibri"/>
                <w:color w:val="000000"/>
                <w:sz w:val="18"/>
                <w:szCs w:val="18"/>
              </w:rPr>
              <w:t>53</w:t>
            </w:r>
          </w:p>
        </w:tc>
        <w:tc>
          <w:tcPr>
            <w:tcW w:w="1947" w:type="dxa"/>
            <w:gridSpan w:val="2"/>
            <w:tcBorders>
              <w:left w:val="single" w:sz="4" w:space="0" w:color="auto"/>
            </w:tcBorders>
            <w:noWrap/>
          </w:tcPr>
          <w:p w14:paraId="5547A2E0" w14:textId="59611509" w:rsidR="00115797" w:rsidRPr="005D19CF" w:rsidRDefault="00115797" w:rsidP="00115797">
            <w:pPr>
              <w:pStyle w:val="NoSpacing"/>
              <w:jc w:val="center"/>
              <w:rPr>
                <w:noProof/>
                <w:sz w:val="18"/>
                <w:szCs w:val="18"/>
              </w:rPr>
            </w:pPr>
            <w:r w:rsidRPr="005D19CF">
              <w:rPr>
                <w:rFonts w:cs="Calibri"/>
                <w:color w:val="000000"/>
                <w:sz w:val="18"/>
                <w:szCs w:val="18"/>
              </w:rPr>
              <w:t>Number of HH members</w:t>
            </w:r>
          </w:p>
        </w:tc>
        <w:tc>
          <w:tcPr>
            <w:tcW w:w="1105" w:type="dxa"/>
            <w:noWrap/>
          </w:tcPr>
          <w:p w14:paraId="38405BEB" w14:textId="505D534A" w:rsidR="00115797" w:rsidRPr="005D19CF" w:rsidRDefault="00115797" w:rsidP="00115797">
            <w:pPr>
              <w:pStyle w:val="NoSpacing"/>
              <w:jc w:val="center"/>
              <w:rPr>
                <w:noProof/>
                <w:sz w:val="18"/>
                <w:szCs w:val="18"/>
              </w:rPr>
            </w:pPr>
            <w:r>
              <w:rPr>
                <w:rFonts w:cs="Calibri"/>
                <w:color w:val="000000"/>
                <w:sz w:val="18"/>
                <w:szCs w:val="18"/>
              </w:rPr>
              <w:t>40</w:t>
            </w:r>
          </w:p>
        </w:tc>
      </w:tr>
      <w:tr w:rsidR="00115797" w:rsidRPr="00DC770F" w14:paraId="54781856" w14:textId="77777777" w:rsidTr="005D19CF">
        <w:trPr>
          <w:gridAfter w:val="1"/>
          <w:wAfter w:w="9" w:type="dxa"/>
          <w:trHeight w:val="290"/>
        </w:trPr>
        <w:tc>
          <w:tcPr>
            <w:tcW w:w="1791" w:type="dxa"/>
            <w:tcBorders>
              <w:right w:val="single" w:sz="4" w:space="0" w:color="auto"/>
            </w:tcBorders>
            <w:noWrap/>
            <w:hideMark/>
          </w:tcPr>
          <w:p w14:paraId="2FC4D4EE" w14:textId="10D207E8" w:rsidR="00115797" w:rsidRPr="00DC770F" w:rsidRDefault="00115797" w:rsidP="00115797">
            <w:pPr>
              <w:pStyle w:val="NoSpacing"/>
              <w:jc w:val="left"/>
              <w:rPr>
                <w:noProof/>
                <w:sz w:val="18"/>
                <w:szCs w:val="18"/>
              </w:rPr>
            </w:pPr>
            <w:r w:rsidRPr="002A0CB6">
              <w:rPr>
                <w:noProof/>
                <w:sz w:val="18"/>
                <w:szCs w:val="18"/>
              </w:rPr>
              <w:t>DRC</w:t>
            </w:r>
          </w:p>
        </w:tc>
        <w:tc>
          <w:tcPr>
            <w:tcW w:w="1465" w:type="dxa"/>
            <w:tcBorders>
              <w:left w:val="single" w:sz="4" w:space="0" w:color="auto"/>
            </w:tcBorders>
            <w:noWrap/>
          </w:tcPr>
          <w:p w14:paraId="2D297B1D" w14:textId="43F6FB9B" w:rsidR="00115797" w:rsidRPr="005D19CF" w:rsidRDefault="00115797" w:rsidP="00115797">
            <w:pPr>
              <w:pStyle w:val="NoSpacing"/>
              <w:jc w:val="center"/>
              <w:rPr>
                <w:noProof/>
                <w:sz w:val="18"/>
                <w:szCs w:val="18"/>
              </w:rPr>
            </w:pPr>
            <w:r w:rsidRPr="005D19CF">
              <w:rPr>
                <w:rFonts w:cs="Calibri"/>
                <w:color w:val="000000"/>
                <w:sz w:val="18"/>
                <w:szCs w:val="18"/>
              </w:rPr>
              <w:t>Time for HH to get to water source</w:t>
            </w:r>
          </w:p>
        </w:tc>
        <w:tc>
          <w:tcPr>
            <w:tcW w:w="1110" w:type="dxa"/>
            <w:tcBorders>
              <w:right w:val="single" w:sz="4" w:space="0" w:color="auto"/>
            </w:tcBorders>
            <w:noWrap/>
          </w:tcPr>
          <w:p w14:paraId="2B64DA68" w14:textId="751F2F5D" w:rsidR="00115797" w:rsidRPr="005D19CF" w:rsidRDefault="00115797" w:rsidP="00115797">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571B9D93" w14:textId="4868FC9E" w:rsidR="00115797" w:rsidRPr="005D19CF" w:rsidRDefault="00115797" w:rsidP="00115797">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978E96A" w14:textId="2BB8E186" w:rsidR="00115797" w:rsidRPr="005D19CF" w:rsidRDefault="00115797" w:rsidP="00115797">
            <w:pPr>
              <w:pStyle w:val="NoSpacing"/>
              <w:jc w:val="center"/>
              <w:rPr>
                <w:noProof/>
                <w:sz w:val="18"/>
                <w:szCs w:val="18"/>
              </w:rPr>
            </w:pPr>
            <w:r>
              <w:rPr>
                <w:rFonts w:cs="Calibri"/>
                <w:color w:val="000000"/>
                <w:sz w:val="18"/>
                <w:szCs w:val="18"/>
              </w:rPr>
              <w:t>70</w:t>
            </w:r>
          </w:p>
        </w:tc>
        <w:tc>
          <w:tcPr>
            <w:tcW w:w="1797" w:type="dxa"/>
            <w:gridSpan w:val="2"/>
            <w:tcBorders>
              <w:left w:val="single" w:sz="4" w:space="0" w:color="auto"/>
            </w:tcBorders>
            <w:noWrap/>
          </w:tcPr>
          <w:p w14:paraId="0E9F7F9F" w14:textId="45E4458E" w:rsidR="00115797" w:rsidRPr="005D19CF" w:rsidRDefault="00115797" w:rsidP="00115797">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17EFB0C2" w14:textId="0CF80062" w:rsidR="00115797" w:rsidRPr="005D19CF" w:rsidRDefault="00115797" w:rsidP="00115797">
            <w:pPr>
              <w:pStyle w:val="NoSpacing"/>
              <w:jc w:val="center"/>
              <w:rPr>
                <w:noProof/>
                <w:sz w:val="18"/>
                <w:szCs w:val="18"/>
              </w:rPr>
            </w:pPr>
            <w:r>
              <w:rPr>
                <w:rFonts w:cs="Calibri"/>
                <w:color w:val="000000"/>
                <w:sz w:val="18"/>
                <w:szCs w:val="18"/>
              </w:rPr>
              <w:t>69</w:t>
            </w:r>
          </w:p>
        </w:tc>
        <w:tc>
          <w:tcPr>
            <w:tcW w:w="1580" w:type="dxa"/>
            <w:gridSpan w:val="2"/>
            <w:tcBorders>
              <w:left w:val="single" w:sz="4" w:space="0" w:color="auto"/>
            </w:tcBorders>
            <w:noWrap/>
          </w:tcPr>
          <w:p w14:paraId="615CCC94" w14:textId="4DA8B04F" w:rsidR="00115797" w:rsidRPr="005D19CF" w:rsidRDefault="00115797" w:rsidP="00115797">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40213C42" w14:textId="2995D0B3" w:rsidR="00115797" w:rsidRPr="005D19CF" w:rsidRDefault="00115797" w:rsidP="00115797">
            <w:pPr>
              <w:pStyle w:val="NoSpacing"/>
              <w:jc w:val="center"/>
              <w:rPr>
                <w:noProof/>
                <w:sz w:val="18"/>
                <w:szCs w:val="18"/>
              </w:rPr>
            </w:pPr>
            <w:r w:rsidRPr="005D19CF">
              <w:rPr>
                <w:rFonts w:cs="Calibri"/>
                <w:color w:val="000000"/>
                <w:sz w:val="18"/>
                <w:szCs w:val="18"/>
              </w:rPr>
              <w:t>45</w:t>
            </w:r>
          </w:p>
        </w:tc>
        <w:tc>
          <w:tcPr>
            <w:tcW w:w="1947" w:type="dxa"/>
            <w:gridSpan w:val="2"/>
            <w:tcBorders>
              <w:left w:val="single" w:sz="4" w:space="0" w:color="auto"/>
            </w:tcBorders>
            <w:noWrap/>
          </w:tcPr>
          <w:p w14:paraId="5611786E" w14:textId="16C356A6" w:rsidR="00115797" w:rsidRPr="005D19CF" w:rsidRDefault="00115797" w:rsidP="00115797">
            <w:pPr>
              <w:pStyle w:val="NoSpacing"/>
              <w:jc w:val="center"/>
              <w:rPr>
                <w:noProof/>
                <w:sz w:val="18"/>
                <w:szCs w:val="18"/>
              </w:rPr>
            </w:pPr>
            <w:r>
              <w:rPr>
                <w:noProof/>
                <w:sz w:val="18"/>
                <w:szCs w:val="18"/>
              </w:rPr>
              <w:t>Region: Bandundu</w:t>
            </w:r>
          </w:p>
        </w:tc>
        <w:tc>
          <w:tcPr>
            <w:tcW w:w="1105" w:type="dxa"/>
            <w:noWrap/>
          </w:tcPr>
          <w:p w14:paraId="77460699" w14:textId="15AE9882" w:rsidR="00115797" w:rsidRPr="005D19CF" w:rsidRDefault="004E6CD9" w:rsidP="00115797">
            <w:pPr>
              <w:pStyle w:val="NoSpacing"/>
              <w:jc w:val="center"/>
              <w:rPr>
                <w:noProof/>
                <w:sz w:val="18"/>
                <w:szCs w:val="18"/>
              </w:rPr>
            </w:pPr>
            <w:r>
              <w:rPr>
                <w:rFonts w:cs="Calibri"/>
                <w:color w:val="000000"/>
                <w:sz w:val="18"/>
                <w:szCs w:val="18"/>
              </w:rPr>
              <w:t>43</w:t>
            </w:r>
          </w:p>
        </w:tc>
      </w:tr>
      <w:tr w:rsidR="004E6CD9" w:rsidRPr="00DC770F" w14:paraId="1F8F1CD3" w14:textId="77777777" w:rsidTr="005D19CF">
        <w:trPr>
          <w:gridAfter w:val="1"/>
          <w:wAfter w:w="9" w:type="dxa"/>
          <w:trHeight w:val="290"/>
        </w:trPr>
        <w:tc>
          <w:tcPr>
            <w:tcW w:w="1791" w:type="dxa"/>
            <w:tcBorders>
              <w:right w:val="single" w:sz="4" w:space="0" w:color="auto"/>
            </w:tcBorders>
            <w:noWrap/>
            <w:hideMark/>
          </w:tcPr>
          <w:p w14:paraId="1E4A85B8" w14:textId="066F03C5" w:rsidR="004E6CD9" w:rsidRPr="00DC770F" w:rsidRDefault="004E6CD9" w:rsidP="004E6CD9">
            <w:pPr>
              <w:pStyle w:val="NoSpacing"/>
              <w:jc w:val="left"/>
              <w:rPr>
                <w:noProof/>
                <w:sz w:val="18"/>
                <w:szCs w:val="18"/>
              </w:rPr>
            </w:pPr>
            <w:r w:rsidRPr="002A0CB6">
              <w:rPr>
                <w:noProof/>
                <w:sz w:val="18"/>
                <w:szCs w:val="18"/>
              </w:rPr>
              <w:t>Eswatini</w:t>
            </w:r>
          </w:p>
        </w:tc>
        <w:tc>
          <w:tcPr>
            <w:tcW w:w="1465" w:type="dxa"/>
            <w:tcBorders>
              <w:left w:val="single" w:sz="4" w:space="0" w:color="auto"/>
            </w:tcBorders>
            <w:noWrap/>
          </w:tcPr>
          <w:p w14:paraId="2BF89B98" w14:textId="4FA3B075" w:rsidR="004E6CD9" w:rsidRPr="005D19CF" w:rsidRDefault="004E6CD9" w:rsidP="004E6CD9">
            <w:pPr>
              <w:pStyle w:val="NoSpacing"/>
              <w:jc w:val="center"/>
              <w:rPr>
                <w:noProof/>
                <w:sz w:val="18"/>
                <w:szCs w:val="18"/>
              </w:rPr>
            </w:pPr>
            <w:r w:rsidRPr="005D19CF">
              <w:rPr>
                <w:rFonts w:cs="Calibri"/>
                <w:color w:val="000000"/>
                <w:sz w:val="18"/>
                <w:szCs w:val="18"/>
              </w:rPr>
              <w:t>Body Mass Index</w:t>
            </w:r>
          </w:p>
        </w:tc>
        <w:tc>
          <w:tcPr>
            <w:tcW w:w="1110" w:type="dxa"/>
            <w:tcBorders>
              <w:right w:val="single" w:sz="4" w:space="0" w:color="auto"/>
            </w:tcBorders>
            <w:noWrap/>
          </w:tcPr>
          <w:p w14:paraId="7B75CF16" w14:textId="55B54993" w:rsidR="004E6CD9" w:rsidRPr="005D19CF" w:rsidRDefault="004E6CD9" w:rsidP="004E6CD9">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1967A06" w14:textId="26D47AC6" w:rsidR="004E6CD9" w:rsidRPr="005D19CF" w:rsidRDefault="004E6CD9" w:rsidP="004E6CD9">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34D41BE9" w14:textId="7EE0AEE2" w:rsidR="004E6CD9" w:rsidRPr="005D19CF" w:rsidRDefault="004E6CD9" w:rsidP="004E6CD9">
            <w:pPr>
              <w:pStyle w:val="NoSpacing"/>
              <w:jc w:val="center"/>
              <w:rPr>
                <w:noProof/>
                <w:sz w:val="18"/>
                <w:szCs w:val="18"/>
              </w:rPr>
            </w:pPr>
            <w:r>
              <w:rPr>
                <w:rFonts w:cs="Calibri"/>
                <w:color w:val="000000"/>
                <w:sz w:val="18"/>
                <w:szCs w:val="18"/>
              </w:rPr>
              <w:t>59</w:t>
            </w:r>
          </w:p>
        </w:tc>
        <w:tc>
          <w:tcPr>
            <w:tcW w:w="1797" w:type="dxa"/>
            <w:gridSpan w:val="2"/>
            <w:tcBorders>
              <w:left w:val="single" w:sz="4" w:space="0" w:color="auto"/>
            </w:tcBorders>
            <w:noWrap/>
          </w:tcPr>
          <w:p w14:paraId="483F8A7E" w14:textId="27B3EF99" w:rsidR="004E6CD9" w:rsidRPr="005D19CF" w:rsidRDefault="004E6CD9" w:rsidP="004E6CD9">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48B0DD3D" w14:textId="5961844C" w:rsidR="004E6CD9" w:rsidRPr="005D19CF" w:rsidRDefault="004E6CD9" w:rsidP="004E6CD9">
            <w:pPr>
              <w:pStyle w:val="NoSpacing"/>
              <w:jc w:val="center"/>
              <w:rPr>
                <w:noProof/>
                <w:sz w:val="18"/>
                <w:szCs w:val="18"/>
              </w:rPr>
            </w:pPr>
            <w:r>
              <w:rPr>
                <w:rFonts w:cs="Calibri"/>
                <w:color w:val="000000"/>
                <w:sz w:val="18"/>
                <w:szCs w:val="18"/>
              </w:rPr>
              <w:t>49</w:t>
            </w:r>
          </w:p>
        </w:tc>
        <w:tc>
          <w:tcPr>
            <w:tcW w:w="1580" w:type="dxa"/>
            <w:gridSpan w:val="2"/>
            <w:tcBorders>
              <w:left w:val="single" w:sz="4" w:space="0" w:color="auto"/>
            </w:tcBorders>
            <w:noWrap/>
          </w:tcPr>
          <w:p w14:paraId="4424425B" w14:textId="06877B97" w:rsidR="004E6CD9" w:rsidRPr="005D19CF" w:rsidRDefault="004E6CD9" w:rsidP="004E6CD9">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3E1264B1" w14:textId="06AEDDAD" w:rsidR="004E6CD9" w:rsidRPr="005D19CF" w:rsidRDefault="004E6CD9" w:rsidP="004E6CD9">
            <w:pPr>
              <w:pStyle w:val="NoSpacing"/>
              <w:jc w:val="center"/>
              <w:rPr>
                <w:noProof/>
                <w:sz w:val="18"/>
                <w:szCs w:val="18"/>
              </w:rPr>
            </w:pPr>
            <w:r>
              <w:rPr>
                <w:rFonts w:cs="Calibri"/>
                <w:color w:val="000000"/>
                <w:sz w:val="18"/>
                <w:szCs w:val="18"/>
              </w:rPr>
              <w:t>34</w:t>
            </w:r>
          </w:p>
        </w:tc>
        <w:tc>
          <w:tcPr>
            <w:tcW w:w="1947" w:type="dxa"/>
            <w:gridSpan w:val="2"/>
            <w:tcBorders>
              <w:left w:val="single" w:sz="4" w:space="0" w:color="auto"/>
            </w:tcBorders>
            <w:noWrap/>
          </w:tcPr>
          <w:p w14:paraId="62ADA6A7" w14:textId="0AE99B09" w:rsidR="004E6CD9" w:rsidRPr="005D19CF" w:rsidRDefault="004E6CD9" w:rsidP="004E6CD9">
            <w:pPr>
              <w:pStyle w:val="NoSpacing"/>
              <w:jc w:val="center"/>
              <w:rPr>
                <w:noProof/>
                <w:sz w:val="18"/>
                <w:szCs w:val="18"/>
              </w:rPr>
            </w:pPr>
            <w:r w:rsidRPr="005D19CF">
              <w:rPr>
                <w:rFonts w:cs="Calibri"/>
                <w:color w:val="000000"/>
                <w:sz w:val="18"/>
                <w:szCs w:val="18"/>
              </w:rPr>
              <w:t>Number of male HH members</w:t>
            </w:r>
          </w:p>
        </w:tc>
        <w:tc>
          <w:tcPr>
            <w:tcW w:w="1105" w:type="dxa"/>
            <w:noWrap/>
          </w:tcPr>
          <w:p w14:paraId="3ADF3207" w14:textId="196082E8" w:rsidR="004E6CD9" w:rsidRPr="005D19CF" w:rsidRDefault="004E6CD9" w:rsidP="004E6CD9">
            <w:pPr>
              <w:pStyle w:val="NoSpacing"/>
              <w:jc w:val="center"/>
              <w:rPr>
                <w:noProof/>
                <w:sz w:val="18"/>
                <w:szCs w:val="18"/>
              </w:rPr>
            </w:pPr>
            <w:r>
              <w:rPr>
                <w:noProof/>
                <w:sz w:val="18"/>
                <w:szCs w:val="18"/>
              </w:rPr>
              <w:t>30</w:t>
            </w:r>
          </w:p>
        </w:tc>
      </w:tr>
      <w:tr w:rsidR="004E6CD9" w:rsidRPr="00DC770F" w14:paraId="74E98535" w14:textId="77777777" w:rsidTr="005D19CF">
        <w:trPr>
          <w:gridAfter w:val="1"/>
          <w:wAfter w:w="9" w:type="dxa"/>
          <w:trHeight w:val="290"/>
        </w:trPr>
        <w:tc>
          <w:tcPr>
            <w:tcW w:w="1791" w:type="dxa"/>
            <w:tcBorders>
              <w:right w:val="single" w:sz="4" w:space="0" w:color="auto"/>
            </w:tcBorders>
            <w:noWrap/>
            <w:hideMark/>
          </w:tcPr>
          <w:p w14:paraId="50517BCE" w14:textId="7DA8C2C0" w:rsidR="004E6CD9" w:rsidRPr="00DC770F" w:rsidRDefault="004E6CD9" w:rsidP="004E6CD9">
            <w:pPr>
              <w:pStyle w:val="NoSpacing"/>
              <w:jc w:val="left"/>
              <w:rPr>
                <w:noProof/>
                <w:sz w:val="18"/>
                <w:szCs w:val="18"/>
              </w:rPr>
            </w:pPr>
            <w:r w:rsidRPr="002A0CB6">
              <w:rPr>
                <w:noProof/>
                <w:sz w:val="18"/>
                <w:szCs w:val="18"/>
              </w:rPr>
              <w:t>Ethiopia</w:t>
            </w:r>
          </w:p>
        </w:tc>
        <w:tc>
          <w:tcPr>
            <w:tcW w:w="1465" w:type="dxa"/>
            <w:tcBorders>
              <w:left w:val="single" w:sz="4" w:space="0" w:color="auto"/>
            </w:tcBorders>
            <w:noWrap/>
          </w:tcPr>
          <w:p w14:paraId="61076DAB" w14:textId="30DF5606" w:rsidR="004E6CD9" w:rsidRPr="005D19CF" w:rsidRDefault="004E6CD9" w:rsidP="004E6CD9">
            <w:pPr>
              <w:pStyle w:val="NoSpacing"/>
              <w:jc w:val="center"/>
              <w:rPr>
                <w:noProof/>
                <w:sz w:val="18"/>
                <w:szCs w:val="18"/>
              </w:rPr>
            </w:pPr>
            <w:r w:rsidRPr="005D19CF">
              <w:rPr>
                <w:rFonts w:cs="Calibri"/>
                <w:color w:val="000000"/>
                <w:sz w:val="18"/>
                <w:szCs w:val="18"/>
              </w:rPr>
              <w:t>Body Mass Index</w:t>
            </w:r>
          </w:p>
        </w:tc>
        <w:tc>
          <w:tcPr>
            <w:tcW w:w="1110" w:type="dxa"/>
            <w:tcBorders>
              <w:right w:val="single" w:sz="4" w:space="0" w:color="auto"/>
            </w:tcBorders>
            <w:noWrap/>
          </w:tcPr>
          <w:p w14:paraId="75071F2C" w14:textId="02F3EB4A" w:rsidR="004E6CD9" w:rsidRPr="005D19CF" w:rsidRDefault="004E6CD9" w:rsidP="004E6CD9">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D43C3F6" w14:textId="629637D1" w:rsidR="004E6CD9" w:rsidRPr="005D19CF" w:rsidRDefault="004E6CD9" w:rsidP="004E6CD9">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1BC17A47" w14:textId="0E97F539" w:rsidR="004E6CD9" w:rsidRPr="005D19CF" w:rsidRDefault="004E6CD9" w:rsidP="004E6CD9">
            <w:pPr>
              <w:pStyle w:val="NoSpacing"/>
              <w:jc w:val="center"/>
              <w:rPr>
                <w:noProof/>
                <w:sz w:val="18"/>
                <w:szCs w:val="18"/>
              </w:rPr>
            </w:pPr>
            <w:r>
              <w:rPr>
                <w:rFonts w:cs="Calibri"/>
                <w:color w:val="000000"/>
                <w:sz w:val="18"/>
                <w:szCs w:val="18"/>
              </w:rPr>
              <w:t>35</w:t>
            </w:r>
          </w:p>
        </w:tc>
        <w:tc>
          <w:tcPr>
            <w:tcW w:w="1797" w:type="dxa"/>
            <w:gridSpan w:val="2"/>
            <w:tcBorders>
              <w:left w:val="single" w:sz="4" w:space="0" w:color="auto"/>
            </w:tcBorders>
            <w:noWrap/>
          </w:tcPr>
          <w:p w14:paraId="687CBB53" w14:textId="64FDDE02" w:rsidR="004E6CD9" w:rsidRPr="005D19CF" w:rsidRDefault="004E6CD9" w:rsidP="004E6CD9">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142B4E93" w14:textId="6C043FD0" w:rsidR="004E6CD9" w:rsidRPr="005D19CF" w:rsidRDefault="004E6CD9" w:rsidP="004E6CD9">
            <w:pPr>
              <w:pStyle w:val="NoSpacing"/>
              <w:jc w:val="center"/>
              <w:rPr>
                <w:noProof/>
                <w:sz w:val="18"/>
                <w:szCs w:val="18"/>
              </w:rPr>
            </w:pPr>
            <w:r>
              <w:rPr>
                <w:rFonts w:cs="Calibri"/>
                <w:color w:val="000000"/>
                <w:sz w:val="18"/>
                <w:szCs w:val="18"/>
              </w:rPr>
              <w:t>28</w:t>
            </w:r>
          </w:p>
        </w:tc>
        <w:tc>
          <w:tcPr>
            <w:tcW w:w="1580" w:type="dxa"/>
            <w:gridSpan w:val="2"/>
            <w:tcBorders>
              <w:left w:val="single" w:sz="4" w:space="0" w:color="auto"/>
            </w:tcBorders>
            <w:noWrap/>
          </w:tcPr>
          <w:p w14:paraId="5C7214B3" w14:textId="539346D2" w:rsidR="004E6CD9" w:rsidRPr="005D19CF" w:rsidRDefault="004E6CD9" w:rsidP="004E6CD9">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1F90F2D1" w14:textId="35D20A5B" w:rsidR="004E6CD9" w:rsidRPr="005D19CF" w:rsidRDefault="004E6CD9" w:rsidP="004E6CD9">
            <w:pPr>
              <w:pStyle w:val="NoSpacing"/>
              <w:jc w:val="center"/>
              <w:rPr>
                <w:noProof/>
                <w:sz w:val="18"/>
                <w:szCs w:val="18"/>
              </w:rPr>
            </w:pPr>
            <w:r>
              <w:rPr>
                <w:rFonts w:cs="Calibri"/>
                <w:color w:val="000000"/>
                <w:sz w:val="18"/>
                <w:szCs w:val="18"/>
              </w:rPr>
              <w:t>26</w:t>
            </w:r>
          </w:p>
        </w:tc>
        <w:tc>
          <w:tcPr>
            <w:tcW w:w="1947" w:type="dxa"/>
            <w:gridSpan w:val="2"/>
            <w:tcBorders>
              <w:left w:val="single" w:sz="4" w:space="0" w:color="auto"/>
            </w:tcBorders>
            <w:noWrap/>
          </w:tcPr>
          <w:p w14:paraId="16C002F6" w14:textId="0201A19D" w:rsidR="004E6CD9" w:rsidRPr="005D19CF" w:rsidRDefault="004E6CD9" w:rsidP="004E6CD9">
            <w:pPr>
              <w:pStyle w:val="NoSpacing"/>
              <w:jc w:val="center"/>
              <w:rPr>
                <w:noProof/>
                <w:sz w:val="18"/>
                <w:szCs w:val="18"/>
              </w:rPr>
            </w:pPr>
            <w:r w:rsidRPr="005D19CF">
              <w:rPr>
                <w:rFonts w:cs="Calibri"/>
                <w:color w:val="000000"/>
                <w:sz w:val="18"/>
                <w:szCs w:val="18"/>
              </w:rPr>
              <w:t>Number of cattle owned</w:t>
            </w:r>
          </w:p>
        </w:tc>
        <w:tc>
          <w:tcPr>
            <w:tcW w:w="1105" w:type="dxa"/>
            <w:noWrap/>
          </w:tcPr>
          <w:p w14:paraId="5F3E5256" w14:textId="5C3E3BC3" w:rsidR="004E6CD9" w:rsidRPr="005D19CF" w:rsidRDefault="004E6CD9" w:rsidP="004E6CD9">
            <w:pPr>
              <w:pStyle w:val="NoSpacing"/>
              <w:jc w:val="center"/>
              <w:rPr>
                <w:noProof/>
                <w:sz w:val="18"/>
                <w:szCs w:val="18"/>
              </w:rPr>
            </w:pPr>
            <w:r>
              <w:rPr>
                <w:rFonts w:cs="Calibri"/>
                <w:color w:val="000000"/>
                <w:sz w:val="18"/>
                <w:szCs w:val="18"/>
              </w:rPr>
              <w:t>17</w:t>
            </w:r>
          </w:p>
        </w:tc>
      </w:tr>
      <w:tr w:rsidR="004E6CD9" w:rsidRPr="00DC770F" w14:paraId="560C1557" w14:textId="77777777" w:rsidTr="005D19CF">
        <w:trPr>
          <w:gridAfter w:val="1"/>
          <w:wAfter w:w="9" w:type="dxa"/>
          <w:trHeight w:val="290"/>
        </w:trPr>
        <w:tc>
          <w:tcPr>
            <w:tcW w:w="1791" w:type="dxa"/>
            <w:tcBorders>
              <w:right w:val="single" w:sz="4" w:space="0" w:color="auto"/>
            </w:tcBorders>
            <w:noWrap/>
            <w:hideMark/>
          </w:tcPr>
          <w:p w14:paraId="3DA82589" w14:textId="2ACC4B99" w:rsidR="004E6CD9" w:rsidRPr="00DC770F" w:rsidRDefault="004E6CD9" w:rsidP="004E6CD9">
            <w:pPr>
              <w:pStyle w:val="NoSpacing"/>
              <w:jc w:val="left"/>
              <w:rPr>
                <w:noProof/>
                <w:sz w:val="18"/>
                <w:szCs w:val="18"/>
              </w:rPr>
            </w:pPr>
            <w:r w:rsidRPr="002A0CB6">
              <w:rPr>
                <w:noProof/>
                <w:sz w:val="18"/>
                <w:szCs w:val="18"/>
              </w:rPr>
              <w:t>Ghana</w:t>
            </w:r>
          </w:p>
        </w:tc>
        <w:tc>
          <w:tcPr>
            <w:tcW w:w="1465" w:type="dxa"/>
            <w:tcBorders>
              <w:left w:val="single" w:sz="4" w:space="0" w:color="auto"/>
            </w:tcBorders>
            <w:noWrap/>
          </w:tcPr>
          <w:p w14:paraId="76B4C62B" w14:textId="253A6E96" w:rsidR="004E6CD9" w:rsidRPr="005D19CF" w:rsidRDefault="004E6CD9" w:rsidP="004E6CD9">
            <w:pPr>
              <w:pStyle w:val="NoSpacing"/>
              <w:jc w:val="center"/>
              <w:rPr>
                <w:noProof/>
                <w:sz w:val="18"/>
                <w:szCs w:val="18"/>
              </w:rPr>
            </w:pPr>
            <w:r>
              <w:rPr>
                <w:rFonts w:cs="Calibri"/>
                <w:color w:val="000000"/>
                <w:sz w:val="18"/>
                <w:szCs w:val="18"/>
              </w:rPr>
              <w:t>Region: Eastern</w:t>
            </w:r>
          </w:p>
        </w:tc>
        <w:tc>
          <w:tcPr>
            <w:tcW w:w="1110" w:type="dxa"/>
            <w:tcBorders>
              <w:right w:val="single" w:sz="4" w:space="0" w:color="auto"/>
            </w:tcBorders>
            <w:noWrap/>
          </w:tcPr>
          <w:p w14:paraId="102351D1" w14:textId="31A258E5" w:rsidR="004E6CD9" w:rsidRPr="005D19CF" w:rsidRDefault="004E6CD9" w:rsidP="004E6CD9">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36066B82" w14:textId="16BE4F8C" w:rsidR="004E6CD9" w:rsidRPr="005D19CF" w:rsidRDefault="004E6CD9" w:rsidP="004E6CD9">
            <w:pPr>
              <w:pStyle w:val="NoSpacing"/>
              <w:jc w:val="center"/>
              <w:rPr>
                <w:noProof/>
                <w:sz w:val="18"/>
                <w:szCs w:val="18"/>
              </w:rPr>
            </w:pPr>
            <w:r>
              <w:rPr>
                <w:rFonts w:cs="Calibri"/>
                <w:color w:val="000000"/>
                <w:sz w:val="18"/>
                <w:szCs w:val="18"/>
              </w:rPr>
              <w:t xml:space="preserve">Region: Brong </w:t>
            </w:r>
            <w:proofErr w:type="spellStart"/>
            <w:r>
              <w:rPr>
                <w:rFonts w:cs="Calibri"/>
                <w:color w:val="000000"/>
                <w:sz w:val="18"/>
                <w:szCs w:val="18"/>
              </w:rPr>
              <w:t>ahofo</w:t>
            </w:r>
            <w:proofErr w:type="spellEnd"/>
          </w:p>
        </w:tc>
        <w:tc>
          <w:tcPr>
            <w:tcW w:w="1105" w:type="dxa"/>
            <w:tcBorders>
              <w:right w:val="single" w:sz="4" w:space="0" w:color="auto"/>
            </w:tcBorders>
            <w:noWrap/>
          </w:tcPr>
          <w:p w14:paraId="2F5736FD" w14:textId="1F40DCA9" w:rsidR="004E6CD9" w:rsidRPr="005D19CF" w:rsidRDefault="004E6CD9" w:rsidP="004E6CD9">
            <w:pPr>
              <w:pStyle w:val="NoSpacing"/>
              <w:jc w:val="center"/>
              <w:rPr>
                <w:noProof/>
                <w:sz w:val="18"/>
                <w:szCs w:val="18"/>
              </w:rPr>
            </w:pPr>
            <w:r>
              <w:rPr>
                <w:rFonts w:cs="Calibri"/>
                <w:color w:val="000000"/>
                <w:sz w:val="18"/>
                <w:szCs w:val="18"/>
              </w:rPr>
              <w:t>38</w:t>
            </w:r>
          </w:p>
        </w:tc>
        <w:tc>
          <w:tcPr>
            <w:tcW w:w="1797" w:type="dxa"/>
            <w:gridSpan w:val="2"/>
            <w:tcBorders>
              <w:left w:val="single" w:sz="4" w:space="0" w:color="auto"/>
            </w:tcBorders>
            <w:noWrap/>
          </w:tcPr>
          <w:p w14:paraId="3FE55CCE" w14:textId="091EA97B" w:rsidR="004E6CD9" w:rsidRPr="005D19CF" w:rsidRDefault="004E6CD9" w:rsidP="004E6CD9">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D261CF5" w14:textId="5008461E" w:rsidR="004E6CD9" w:rsidRPr="005D19CF" w:rsidRDefault="004E6CD9" w:rsidP="004E6CD9">
            <w:pPr>
              <w:pStyle w:val="NoSpacing"/>
              <w:jc w:val="center"/>
              <w:rPr>
                <w:noProof/>
                <w:sz w:val="18"/>
                <w:szCs w:val="18"/>
              </w:rPr>
            </w:pPr>
            <w:r>
              <w:rPr>
                <w:rFonts w:cs="Calibri"/>
                <w:color w:val="000000"/>
                <w:sz w:val="18"/>
                <w:szCs w:val="18"/>
              </w:rPr>
              <w:t>34</w:t>
            </w:r>
          </w:p>
        </w:tc>
        <w:tc>
          <w:tcPr>
            <w:tcW w:w="1580" w:type="dxa"/>
            <w:gridSpan w:val="2"/>
            <w:tcBorders>
              <w:left w:val="single" w:sz="4" w:space="0" w:color="auto"/>
            </w:tcBorders>
            <w:noWrap/>
          </w:tcPr>
          <w:p w14:paraId="1A31BFD8" w14:textId="0A986A57" w:rsidR="004E6CD9" w:rsidRPr="005D19CF" w:rsidRDefault="004E6CD9" w:rsidP="004E6CD9">
            <w:pPr>
              <w:pStyle w:val="NoSpacing"/>
              <w:jc w:val="center"/>
              <w:rPr>
                <w:noProof/>
                <w:sz w:val="18"/>
                <w:szCs w:val="18"/>
              </w:rPr>
            </w:pPr>
            <w:r>
              <w:rPr>
                <w:rFonts w:cs="Calibri"/>
                <w:color w:val="000000"/>
                <w:sz w:val="18"/>
                <w:szCs w:val="18"/>
              </w:rPr>
              <w:t>Region: Upper east</w:t>
            </w:r>
          </w:p>
        </w:tc>
        <w:tc>
          <w:tcPr>
            <w:tcW w:w="1105" w:type="dxa"/>
            <w:tcBorders>
              <w:right w:val="single" w:sz="4" w:space="0" w:color="auto"/>
            </w:tcBorders>
            <w:noWrap/>
          </w:tcPr>
          <w:p w14:paraId="019976F9" w14:textId="29CE7157" w:rsidR="004E6CD9" w:rsidRPr="005D19CF" w:rsidRDefault="004E6CD9" w:rsidP="004E6CD9">
            <w:pPr>
              <w:pStyle w:val="NoSpacing"/>
              <w:jc w:val="center"/>
              <w:rPr>
                <w:noProof/>
                <w:sz w:val="18"/>
                <w:szCs w:val="18"/>
              </w:rPr>
            </w:pPr>
            <w:r>
              <w:rPr>
                <w:rFonts w:cs="Calibri"/>
                <w:color w:val="000000"/>
                <w:sz w:val="18"/>
                <w:szCs w:val="18"/>
              </w:rPr>
              <w:t>30</w:t>
            </w:r>
          </w:p>
        </w:tc>
        <w:tc>
          <w:tcPr>
            <w:tcW w:w="1947" w:type="dxa"/>
            <w:gridSpan w:val="2"/>
            <w:tcBorders>
              <w:left w:val="single" w:sz="4" w:space="0" w:color="auto"/>
            </w:tcBorders>
            <w:noWrap/>
          </w:tcPr>
          <w:p w14:paraId="7775D617" w14:textId="4B7C9C80" w:rsidR="004E6CD9" w:rsidRPr="005D19CF" w:rsidRDefault="004E6CD9" w:rsidP="004E6CD9">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noWrap/>
          </w:tcPr>
          <w:p w14:paraId="7EA333ED" w14:textId="66C1B983" w:rsidR="004E6CD9" w:rsidRPr="005D19CF" w:rsidRDefault="004E6CD9" w:rsidP="004E6CD9">
            <w:pPr>
              <w:pStyle w:val="NoSpacing"/>
              <w:jc w:val="center"/>
              <w:rPr>
                <w:noProof/>
                <w:sz w:val="18"/>
                <w:szCs w:val="18"/>
              </w:rPr>
            </w:pPr>
            <w:r>
              <w:rPr>
                <w:noProof/>
                <w:sz w:val="18"/>
                <w:szCs w:val="18"/>
              </w:rPr>
              <w:t>30</w:t>
            </w:r>
          </w:p>
        </w:tc>
      </w:tr>
      <w:tr w:rsidR="004E6CD9" w:rsidRPr="00DC770F" w14:paraId="5239DA23" w14:textId="77777777" w:rsidTr="005D19CF">
        <w:trPr>
          <w:gridAfter w:val="1"/>
          <w:wAfter w:w="9" w:type="dxa"/>
          <w:trHeight w:val="290"/>
        </w:trPr>
        <w:tc>
          <w:tcPr>
            <w:tcW w:w="1791" w:type="dxa"/>
            <w:tcBorders>
              <w:right w:val="single" w:sz="4" w:space="0" w:color="auto"/>
            </w:tcBorders>
            <w:noWrap/>
            <w:hideMark/>
          </w:tcPr>
          <w:p w14:paraId="289B8964" w14:textId="258C7B87" w:rsidR="004E6CD9" w:rsidRPr="00DC770F" w:rsidRDefault="004E6CD9" w:rsidP="004E6CD9">
            <w:pPr>
              <w:pStyle w:val="NoSpacing"/>
              <w:jc w:val="left"/>
              <w:rPr>
                <w:noProof/>
                <w:sz w:val="18"/>
                <w:szCs w:val="18"/>
              </w:rPr>
            </w:pPr>
            <w:r w:rsidRPr="002A0CB6">
              <w:rPr>
                <w:noProof/>
                <w:sz w:val="18"/>
                <w:szCs w:val="18"/>
              </w:rPr>
              <w:t>Guinea</w:t>
            </w:r>
          </w:p>
        </w:tc>
        <w:tc>
          <w:tcPr>
            <w:tcW w:w="1465" w:type="dxa"/>
            <w:tcBorders>
              <w:left w:val="single" w:sz="4" w:space="0" w:color="auto"/>
            </w:tcBorders>
            <w:noWrap/>
          </w:tcPr>
          <w:p w14:paraId="71F2928C" w14:textId="4BF97CEC" w:rsidR="004E6CD9" w:rsidRPr="005D19CF" w:rsidRDefault="004E6CD9" w:rsidP="004E6CD9">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01ED012B" w14:textId="3D3A47FF" w:rsidR="004E6CD9" w:rsidRPr="005D19CF" w:rsidRDefault="004E6CD9" w:rsidP="004E6CD9">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C528F48" w14:textId="6BB7523C" w:rsidR="004E6CD9" w:rsidRPr="005D19CF" w:rsidRDefault="004E6CD9" w:rsidP="004E6CD9">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064FB400" w14:textId="694217CE" w:rsidR="004E6CD9" w:rsidRPr="005D19CF" w:rsidRDefault="004E6CD9" w:rsidP="004E6CD9">
            <w:pPr>
              <w:pStyle w:val="NoSpacing"/>
              <w:jc w:val="center"/>
              <w:rPr>
                <w:noProof/>
                <w:sz w:val="18"/>
                <w:szCs w:val="18"/>
              </w:rPr>
            </w:pPr>
            <w:r>
              <w:rPr>
                <w:rFonts w:cs="Calibri"/>
                <w:color w:val="000000"/>
                <w:sz w:val="18"/>
                <w:szCs w:val="18"/>
              </w:rPr>
              <w:t>75</w:t>
            </w:r>
          </w:p>
        </w:tc>
        <w:tc>
          <w:tcPr>
            <w:tcW w:w="1797" w:type="dxa"/>
            <w:gridSpan w:val="2"/>
            <w:tcBorders>
              <w:left w:val="single" w:sz="4" w:space="0" w:color="auto"/>
            </w:tcBorders>
            <w:noWrap/>
          </w:tcPr>
          <w:p w14:paraId="3AB90B57" w14:textId="70AEEF1B" w:rsidR="004E6CD9" w:rsidRPr="005D19CF" w:rsidRDefault="004E6CD9" w:rsidP="004E6CD9">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67F4C9F1" w14:textId="79185D03" w:rsidR="004E6CD9" w:rsidRPr="005D19CF" w:rsidRDefault="004E6CD9" w:rsidP="004E6CD9">
            <w:pPr>
              <w:pStyle w:val="NoSpacing"/>
              <w:jc w:val="center"/>
              <w:rPr>
                <w:noProof/>
                <w:sz w:val="18"/>
                <w:szCs w:val="18"/>
              </w:rPr>
            </w:pPr>
            <w:r>
              <w:rPr>
                <w:rFonts w:cs="Calibri"/>
                <w:color w:val="000000"/>
                <w:sz w:val="18"/>
                <w:szCs w:val="18"/>
              </w:rPr>
              <w:t>57</w:t>
            </w:r>
          </w:p>
        </w:tc>
        <w:tc>
          <w:tcPr>
            <w:tcW w:w="1580" w:type="dxa"/>
            <w:gridSpan w:val="2"/>
            <w:tcBorders>
              <w:left w:val="single" w:sz="4" w:space="0" w:color="auto"/>
            </w:tcBorders>
            <w:noWrap/>
          </w:tcPr>
          <w:p w14:paraId="34F40B60" w14:textId="2E699682" w:rsidR="004E6CD9" w:rsidRPr="005D19CF" w:rsidRDefault="004E6CD9" w:rsidP="004E6CD9">
            <w:pPr>
              <w:pStyle w:val="NoSpacing"/>
              <w:jc w:val="center"/>
              <w:rPr>
                <w:noProof/>
                <w:sz w:val="18"/>
                <w:szCs w:val="18"/>
              </w:rPr>
            </w:pPr>
            <w:r w:rsidRPr="005D19CF">
              <w:rPr>
                <w:rFonts w:cs="Calibri"/>
                <w:color w:val="000000"/>
                <w:sz w:val="18"/>
                <w:szCs w:val="18"/>
              </w:rPr>
              <w:t>Heard of STI</w:t>
            </w:r>
          </w:p>
        </w:tc>
        <w:tc>
          <w:tcPr>
            <w:tcW w:w="1105" w:type="dxa"/>
            <w:tcBorders>
              <w:right w:val="single" w:sz="4" w:space="0" w:color="auto"/>
            </w:tcBorders>
            <w:noWrap/>
          </w:tcPr>
          <w:p w14:paraId="11654023" w14:textId="4E0F2A64" w:rsidR="004E6CD9" w:rsidRPr="005D19CF" w:rsidRDefault="004E6CD9" w:rsidP="004E6CD9">
            <w:pPr>
              <w:pStyle w:val="NoSpacing"/>
              <w:jc w:val="center"/>
              <w:rPr>
                <w:noProof/>
                <w:sz w:val="18"/>
                <w:szCs w:val="18"/>
              </w:rPr>
            </w:pPr>
            <w:r>
              <w:rPr>
                <w:rFonts w:cs="Calibri"/>
                <w:color w:val="000000"/>
                <w:sz w:val="18"/>
                <w:szCs w:val="18"/>
              </w:rPr>
              <w:t>52</w:t>
            </w:r>
          </w:p>
        </w:tc>
        <w:tc>
          <w:tcPr>
            <w:tcW w:w="1947" w:type="dxa"/>
            <w:gridSpan w:val="2"/>
            <w:tcBorders>
              <w:left w:val="single" w:sz="4" w:space="0" w:color="auto"/>
            </w:tcBorders>
            <w:noWrap/>
          </w:tcPr>
          <w:p w14:paraId="745A4585" w14:textId="5E478806" w:rsidR="004E6CD9" w:rsidRPr="005D19CF" w:rsidRDefault="004E6CD9" w:rsidP="004E6CD9">
            <w:pPr>
              <w:pStyle w:val="NoSpacing"/>
              <w:jc w:val="center"/>
              <w:rPr>
                <w:noProof/>
                <w:sz w:val="18"/>
                <w:szCs w:val="18"/>
              </w:rPr>
            </w:pPr>
            <w:r w:rsidRPr="005D19CF">
              <w:rPr>
                <w:rFonts w:cs="Calibri"/>
                <w:color w:val="000000"/>
                <w:sz w:val="18"/>
                <w:szCs w:val="18"/>
              </w:rPr>
              <w:t>Tested for HIV</w:t>
            </w:r>
          </w:p>
        </w:tc>
        <w:tc>
          <w:tcPr>
            <w:tcW w:w="1105" w:type="dxa"/>
            <w:noWrap/>
          </w:tcPr>
          <w:p w14:paraId="4629F21B" w14:textId="11700DC9" w:rsidR="004E6CD9" w:rsidRPr="005D19CF" w:rsidRDefault="004E6CD9" w:rsidP="004E6CD9">
            <w:pPr>
              <w:pStyle w:val="NoSpacing"/>
              <w:jc w:val="center"/>
              <w:rPr>
                <w:noProof/>
                <w:sz w:val="18"/>
                <w:szCs w:val="18"/>
              </w:rPr>
            </w:pPr>
            <w:r>
              <w:rPr>
                <w:rFonts w:cs="Calibri"/>
                <w:color w:val="000000"/>
                <w:sz w:val="18"/>
                <w:szCs w:val="18"/>
              </w:rPr>
              <w:t>52</w:t>
            </w:r>
          </w:p>
        </w:tc>
      </w:tr>
      <w:tr w:rsidR="004E6CD9" w:rsidRPr="00DC770F" w14:paraId="5BD6C666" w14:textId="77777777" w:rsidTr="005D19CF">
        <w:trPr>
          <w:gridAfter w:val="1"/>
          <w:wAfter w:w="9" w:type="dxa"/>
          <w:trHeight w:val="290"/>
        </w:trPr>
        <w:tc>
          <w:tcPr>
            <w:tcW w:w="1791" w:type="dxa"/>
            <w:tcBorders>
              <w:right w:val="single" w:sz="4" w:space="0" w:color="auto"/>
            </w:tcBorders>
            <w:noWrap/>
            <w:hideMark/>
          </w:tcPr>
          <w:p w14:paraId="107252E0" w14:textId="50D185A0" w:rsidR="004E6CD9" w:rsidRPr="00DC770F" w:rsidRDefault="004E6CD9" w:rsidP="004E6CD9">
            <w:pPr>
              <w:pStyle w:val="NoSpacing"/>
              <w:jc w:val="left"/>
              <w:rPr>
                <w:noProof/>
                <w:sz w:val="18"/>
                <w:szCs w:val="18"/>
              </w:rPr>
            </w:pPr>
            <w:r w:rsidRPr="002A0CB6">
              <w:rPr>
                <w:noProof/>
                <w:sz w:val="18"/>
                <w:szCs w:val="18"/>
              </w:rPr>
              <w:t>Kenya</w:t>
            </w:r>
          </w:p>
        </w:tc>
        <w:tc>
          <w:tcPr>
            <w:tcW w:w="1465" w:type="dxa"/>
            <w:tcBorders>
              <w:left w:val="single" w:sz="4" w:space="0" w:color="auto"/>
            </w:tcBorders>
            <w:noWrap/>
          </w:tcPr>
          <w:p w14:paraId="0CE20CE8" w14:textId="08D91ABA" w:rsidR="004E6CD9" w:rsidRPr="005D19CF" w:rsidRDefault="004E6CD9" w:rsidP="004E6CD9">
            <w:pPr>
              <w:pStyle w:val="NoSpacing"/>
              <w:jc w:val="center"/>
              <w:rPr>
                <w:noProof/>
                <w:sz w:val="18"/>
                <w:szCs w:val="18"/>
              </w:rPr>
            </w:pPr>
            <w:r w:rsidRPr="005D19CF">
              <w:rPr>
                <w:rFonts w:cs="Calibri"/>
                <w:color w:val="000000"/>
                <w:sz w:val="18"/>
                <w:szCs w:val="18"/>
              </w:rPr>
              <w:t>Body Mass Index</w:t>
            </w:r>
          </w:p>
        </w:tc>
        <w:tc>
          <w:tcPr>
            <w:tcW w:w="1110" w:type="dxa"/>
            <w:tcBorders>
              <w:right w:val="single" w:sz="4" w:space="0" w:color="auto"/>
            </w:tcBorders>
            <w:noWrap/>
          </w:tcPr>
          <w:p w14:paraId="5715D63B" w14:textId="04D0CE3D" w:rsidR="004E6CD9" w:rsidRPr="005D19CF" w:rsidRDefault="004E6CD9" w:rsidP="004E6CD9">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BC866E1" w14:textId="0F8F8008" w:rsidR="004E6CD9" w:rsidRPr="005D19CF" w:rsidRDefault="004E6CD9" w:rsidP="004E6CD9">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21FB096" w14:textId="353F7861" w:rsidR="004E6CD9" w:rsidRPr="005D19CF" w:rsidRDefault="004E6CD9" w:rsidP="004E6CD9">
            <w:pPr>
              <w:pStyle w:val="NoSpacing"/>
              <w:jc w:val="center"/>
              <w:rPr>
                <w:noProof/>
                <w:sz w:val="18"/>
                <w:szCs w:val="18"/>
              </w:rPr>
            </w:pPr>
            <w:r>
              <w:rPr>
                <w:rFonts w:cs="Calibri"/>
                <w:color w:val="000000"/>
                <w:sz w:val="18"/>
                <w:szCs w:val="18"/>
              </w:rPr>
              <w:t>39</w:t>
            </w:r>
          </w:p>
        </w:tc>
        <w:tc>
          <w:tcPr>
            <w:tcW w:w="1797" w:type="dxa"/>
            <w:gridSpan w:val="2"/>
            <w:tcBorders>
              <w:left w:val="single" w:sz="4" w:space="0" w:color="auto"/>
            </w:tcBorders>
            <w:noWrap/>
          </w:tcPr>
          <w:p w14:paraId="24C6453B" w14:textId="3ECA0984" w:rsidR="004E6CD9" w:rsidRPr="005D19CF" w:rsidRDefault="004E6CD9" w:rsidP="004E6CD9">
            <w:pPr>
              <w:pStyle w:val="NoSpacing"/>
              <w:jc w:val="center"/>
              <w:rPr>
                <w:noProof/>
                <w:sz w:val="18"/>
                <w:szCs w:val="18"/>
              </w:rPr>
            </w:pPr>
            <w:r w:rsidRPr="005D19CF">
              <w:rPr>
                <w:rFonts w:cs="Calibri"/>
                <w:color w:val="000000"/>
                <w:sz w:val="18"/>
                <w:szCs w:val="18"/>
              </w:rPr>
              <w:t>Ethnicity: Kalenjin</w:t>
            </w:r>
          </w:p>
        </w:tc>
        <w:tc>
          <w:tcPr>
            <w:tcW w:w="1105" w:type="dxa"/>
            <w:tcBorders>
              <w:right w:val="single" w:sz="4" w:space="0" w:color="auto"/>
            </w:tcBorders>
            <w:noWrap/>
          </w:tcPr>
          <w:p w14:paraId="655AC0FF" w14:textId="3C120758" w:rsidR="004E6CD9" w:rsidRPr="005D19CF" w:rsidRDefault="004E6CD9" w:rsidP="004E6CD9">
            <w:pPr>
              <w:pStyle w:val="NoSpacing"/>
              <w:jc w:val="center"/>
              <w:rPr>
                <w:noProof/>
                <w:sz w:val="18"/>
                <w:szCs w:val="18"/>
              </w:rPr>
            </w:pPr>
            <w:r>
              <w:rPr>
                <w:rFonts w:cs="Calibri"/>
                <w:color w:val="000000"/>
                <w:sz w:val="18"/>
                <w:szCs w:val="18"/>
              </w:rPr>
              <w:t>29</w:t>
            </w:r>
          </w:p>
        </w:tc>
        <w:tc>
          <w:tcPr>
            <w:tcW w:w="1580" w:type="dxa"/>
            <w:gridSpan w:val="2"/>
            <w:tcBorders>
              <w:left w:val="single" w:sz="4" w:space="0" w:color="auto"/>
            </w:tcBorders>
            <w:noWrap/>
          </w:tcPr>
          <w:p w14:paraId="65AAEB4C" w14:textId="3F65877F" w:rsidR="004E6CD9" w:rsidRPr="005D19CF" w:rsidRDefault="004E6CD9" w:rsidP="004E6CD9">
            <w:pPr>
              <w:pStyle w:val="NoSpacing"/>
              <w:jc w:val="center"/>
              <w:rPr>
                <w:noProof/>
                <w:sz w:val="18"/>
                <w:szCs w:val="18"/>
              </w:rPr>
            </w:pPr>
            <w:r>
              <w:rPr>
                <w:rFonts w:cs="Calibri"/>
                <w:color w:val="000000"/>
                <w:sz w:val="18"/>
                <w:szCs w:val="18"/>
              </w:rPr>
              <w:t>Region: Rift valley</w:t>
            </w:r>
          </w:p>
        </w:tc>
        <w:tc>
          <w:tcPr>
            <w:tcW w:w="1105" w:type="dxa"/>
            <w:tcBorders>
              <w:right w:val="single" w:sz="4" w:space="0" w:color="auto"/>
            </w:tcBorders>
            <w:noWrap/>
          </w:tcPr>
          <w:p w14:paraId="6911BBB1" w14:textId="219EEE8E" w:rsidR="004E6CD9" w:rsidRPr="005D19CF" w:rsidRDefault="004E6CD9" w:rsidP="004E6CD9">
            <w:pPr>
              <w:pStyle w:val="NoSpacing"/>
              <w:jc w:val="center"/>
              <w:rPr>
                <w:noProof/>
                <w:sz w:val="18"/>
                <w:szCs w:val="18"/>
              </w:rPr>
            </w:pPr>
            <w:r>
              <w:rPr>
                <w:rFonts w:cs="Calibri"/>
                <w:color w:val="000000"/>
                <w:sz w:val="18"/>
                <w:szCs w:val="18"/>
              </w:rPr>
              <w:t>28</w:t>
            </w:r>
          </w:p>
        </w:tc>
        <w:tc>
          <w:tcPr>
            <w:tcW w:w="1947" w:type="dxa"/>
            <w:gridSpan w:val="2"/>
            <w:tcBorders>
              <w:left w:val="single" w:sz="4" w:space="0" w:color="auto"/>
            </w:tcBorders>
            <w:noWrap/>
          </w:tcPr>
          <w:p w14:paraId="685A6385" w14:textId="66413F6E" w:rsidR="004E6CD9" w:rsidRPr="005D19CF" w:rsidRDefault="004E6CD9" w:rsidP="004E6CD9">
            <w:pPr>
              <w:pStyle w:val="NoSpacing"/>
              <w:jc w:val="center"/>
              <w:rPr>
                <w:noProof/>
                <w:sz w:val="18"/>
                <w:szCs w:val="18"/>
              </w:rPr>
            </w:pPr>
            <w:r w:rsidRPr="005D19CF">
              <w:rPr>
                <w:rFonts w:cs="Calibri"/>
                <w:color w:val="000000"/>
                <w:sz w:val="18"/>
                <w:szCs w:val="18"/>
              </w:rPr>
              <w:t>Number of HH members</w:t>
            </w:r>
          </w:p>
        </w:tc>
        <w:tc>
          <w:tcPr>
            <w:tcW w:w="1105" w:type="dxa"/>
            <w:noWrap/>
          </w:tcPr>
          <w:p w14:paraId="6EA8C692" w14:textId="6B2494EF" w:rsidR="004E6CD9" w:rsidRPr="005D19CF" w:rsidRDefault="004E6CD9" w:rsidP="004E6CD9">
            <w:pPr>
              <w:pStyle w:val="NoSpacing"/>
              <w:jc w:val="center"/>
              <w:rPr>
                <w:noProof/>
                <w:sz w:val="18"/>
                <w:szCs w:val="18"/>
              </w:rPr>
            </w:pPr>
            <w:r>
              <w:rPr>
                <w:rFonts w:cs="Calibri"/>
                <w:color w:val="000000"/>
                <w:sz w:val="18"/>
                <w:szCs w:val="18"/>
              </w:rPr>
              <w:t>27</w:t>
            </w:r>
          </w:p>
        </w:tc>
      </w:tr>
      <w:tr w:rsidR="004E6CD9" w:rsidRPr="00DC770F" w14:paraId="04CD4332" w14:textId="77777777" w:rsidTr="005D19CF">
        <w:trPr>
          <w:gridAfter w:val="1"/>
          <w:wAfter w:w="9" w:type="dxa"/>
          <w:trHeight w:val="290"/>
        </w:trPr>
        <w:tc>
          <w:tcPr>
            <w:tcW w:w="1791" w:type="dxa"/>
            <w:tcBorders>
              <w:right w:val="single" w:sz="4" w:space="0" w:color="auto"/>
            </w:tcBorders>
            <w:noWrap/>
            <w:hideMark/>
          </w:tcPr>
          <w:p w14:paraId="59861E88" w14:textId="4EB65C78" w:rsidR="004E6CD9" w:rsidRPr="00DC770F" w:rsidRDefault="004E6CD9" w:rsidP="004E6CD9">
            <w:pPr>
              <w:pStyle w:val="NoSpacing"/>
              <w:jc w:val="left"/>
              <w:rPr>
                <w:noProof/>
                <w:sz w:val="18"/>
                <w:szCs w:val="18"/>
              </w:rPr>
            </w:pPr>
            <w:r w:rsidRPr="002A0CB6">
              <w:rPr>
                <w:noProof/>
                <w:sz w:val="18"/>
                <w:szCs w:val="18"/>
              </w:rPr>
              <w:t>Lesotho</w:t>
            </w:r>
          </w:p>
        </w:tc>
        <w:tc>
          <w:tcPr>
            <w:tcW w:w="1465" w:type="dxa"/>
            <w:tcBorders>
              <w:left w:val="single" w:sz="4" w:space="0" w:color="auto"/>
            </w:tcBorders>
            <w:noWrap/>
          </w:tcPr>
          <w:p w14:paraId="094E1B54" w14:textId="35E43A8B" w:rsidR="004E6CD9" w:rsidRPr="005D19CF" w:rsidRDefault="004E6CD9" w:rsidP="004E6CD9">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147B29C7" w14:textId="0FA6C788" w:rsidR="004E6CD9" w:rsidRPr="005D19CF" w:rsidRDefault="004E6CD9" w:rsidP="004E6CD9">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53FE7CFA" w14:textId="0C416881" w:rsidR="004E6CD9" w:rsidRPr="005D19CF" w:rsidRDefault="004E6CD9" w:rsidP="004E6CD9">
            <w:pPr>
              <w:pStyle w:val="NoSpacing"/>
              <w:jc w:val="center"/>
              <w:rPr>
                <w:noProof/>
                <w:sz w:val="18"/>
                <w:szCs w:val="18"/>
              </w:rPr>
            </w:pPr>
            <w:r w:rsidRPr="005D19CF">
              <w:rPr>
                <w:rFonts w:cs="Calibri"/>
                <w:color w:val="000000"/>
                <w:sz w:val="18"/>
                <w:szCs w:val="18"/>
              </w:rPr>
              <w:t>Number of cattle owned</w:t>
            </w:r>
          </w:p>
        </w:tc>
        <w:tc>
          <w:tcPr>
            <w:tcW w:w="1105" w:type="dxa"/>
            <w:tcBorders>
              <w:right w:val="single" w:sz="4" w:space="0" w:color="auto"/>
            </w:tcBorders>
            <w:noWrap/>
          </w:tcPr>
          <w:p w14:paraId="650D59CF" w14:textId="2A2A2308" w:rsidR="004E6CD9" w:rsidRPr="005D19CF" w:rsidRDefault="004E6CD9" w:rsidP="004E6CD9">
            <w:pPr>
              <w:pStyle w:val="NoSpacing"/>
              <w:jc w:val="center"/>
              <w:rPr>
                <w:noProof/>
                <w:sz w:val="18"/>
                <w:szCs w:val="18"/>
              </w:rPr>
            </w:pPr>
            <w:r>
              <w:rPr>
                <w:rFonts w:cs="Calibri"/>
                <w:color w:val="000000"/>
                <w:sz w:val="18"/>
                <w:szCs w:val="18"/>
              </w:rPr>
              <w:t>74</w:t>
            </w:r>
          </w:p>
        </w:tc>
        <w:tc>
          <w:tcPr>
            <w:tcW w:w="1797" w:type="dxa"/>
            <w:gridSpan w:val="2"/>
            <w:tcBorders>
              <w:left w:val="single" w:sz="4" w:space="0" w:color="auto"/>
            </w:tcBorders>
            <w:noWrap/>
          </w:tcPr>
          <w:p w14:paraId="4C3B55FB" w14:textId="363240BF" w:rsidR="004E6CD9" w:rsidRPr="005D19CF" w:rsidRDefault="004E6CD9" w:rsidP="004E6CD9">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1B5E5AB9" w14:textId="5E7187EE" w:rsidR="004E6CD9" w:rsidRPr="005D19CF" w:rsidRDefault="004E6CD9" w:rsidP="004E6CD9">
            <w:pPr>
              <w:pStyle w:val="NoSpacing"/>
              <w:jc w:val="center"/>
              <w:rPr>
                <w:noProof/>
                <w:sz w:val="18"/>
                <w:szCs w:val="18"/>
              </w:rPr>
            </w:pPr>
            <w:r>
              <w:rPr>
                <w:rFonts w:cs="Calibri"/>
                <w:color w:val="000000"/>
                <w:sz w:val="18"/>
                <w:szCs w:val="18"/>
              </w:rPr>
              <w:t>74</w:t>
            </w:r>
          </w:p>
        </w:tc>
        <w:tc>
          <w:tcPr>
            <w:tcW w:w="1580" w:type="dxa"/>
            <w:gridSpan w:val="2"/>
            <w:tcBorders>
              <w:left w:val="single" w:sz="4" w:space="0" w:color="auto"/>
            </w:tcBorders>
            <w:noWrap/>
          </w:tcPr>
          <w:p w14:paraId="0DCB2B33" w14:textId="06C843A5" w:rsidR="004E6CD9" w:rsidRPr="005D19CF" w:rsidRDefault="004E6CD9" w:rsidP="004E6CD9">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4644FBA6" w14:textId="71BE17D6" w:rsidR="004E6CD9" w:rsidRPr="005D19CF" w:rsidRDefault="004E6CD9" w:rsidP="004E6CD9">
            <w:pPr>
              <w:pStyle w:val="NoSpacing"/>
              <w:jc w:val="center"/>
              <w:rPr>
                <w:noProof/>
                <w:sz w:val="18"/>
                <w:szCs w:val="18"/>
              </w:rPr>
            </w:pPr>
            <w:r>
              <w:rPr>
                <w:rFonts w:cs="Calibri"/>
                <w:color w:val="000000"/>
                <w:sz w:val="18"/>
                <w:szCs w:val="18"/>
              </w:rPr>
              <w:t>41</w:t>
            </w:r>
          </w:p>
        </w:tc>
        <w:tc>
          <w:tcPr>
            <w:tcW w:w="1947" w:type="dxa"/>
            <w:gridSpan w:val="2"/>
            <w:tcBorders>
              <w:left w:val="single" w:sz="4" w:space="0" w:color="auto"/>
            </w:tcBorders>
            <w:noWrap/>
          </w:tcPr>
          <w:p w14:paraId="5F76EB04" w14:textId="2ED95714" w:rsidR="004E6CD9" w:rsidRPr="005D19CF" w:rsidRDefault="004E6CD9" w:rsidP="004E6CD9">
            <w:pPr>
              <w:pStyle w:val="NoSpacing"/>
              <w:jc w:val="center"/>
              <w:rPr>
                <w:noProof/>
                <w:sz w:val="18"/>
                <w:szCs w:val="18"/>
              </w:rPr>
            </w:pPr>
            <w:r w:rsidRPr="005D19CF">
              <w:rPr>
                <w:rFonts w:cs="Calibri"/>
                <w:color w:val="000000"/>
                <w:sz w:val="18"/>
                <w:szCs w:val="18"/>
              </w:rPr>
              <w:t>Number of male HH members</w:t>
            </w:r>
          </w:p>
        </w:tc>
        <w:tc>
          <w:tcPr>
            <w:tcW w:w="1105" w:type="dxa"/>
            <w:noWrap/>
          </w:tcPr>
          <w:p w14:paraId="7022DEE1" w14:textId="7D74FC51" w:rsidR="004E6CD9" w:rsidRPr="005D19CF" w:rsidRDefault="004E6CD9" w:rsidP="004E6CD9">
            <w:pPr>
              <w:pStyle w:val="NoSpacing"/>
              <w:jc w:val="center"/>
              <w:rPr>
                <w:noProof/>
                <w:sz w:val="18"/>
                <w:szCs w:val="18"/>
              </w:rPr>
            </w:pPr>
            <w:r>
              <w:rPr>
                <w:rFonts w:cs="Calibri"/>
                <w:color w:val="000000"/>
                <w:sz w:val="18"/>
                <w:szCs w:val="18"/>
              </w:rPr>
              <w:t>36</w:t>
            </w:r>
          </w:p>
        </w:tc>
      </w:tr>
      <w:tr w:rsidR="00701B8F" w:rsidRPr="00DC770F" w14:paraId="42C79A3F" w14:textId="77777777" w:rsidTr="005D19CF">
        <w:trPr>
          <w:gridAfter w:val="1"/>
          <w:wAfter w:w="9" w:type="dxa"/>
          <w:trHeight w:val="290"/>
        </w:trPr>
        <w:tc>
          <w:tcPr>
            <w:tcW w:w="1791" w:type="dxa"/>
            <w:tcBorders>
              <w:right w:val="single" w:sz="4" w:space="0" w:color="auto"/>
            </w:tcBorders>
            <w:noWrap/>
            <w:hideMark/>
          </w:tcPr>
          <w:p w14:paraId="5197868B" w14:textId="1D7340B4" w:rsidR="00701B8F" w:rsidRPr="00DC770F" w:rsidRDefault="00701B8F" w:rsidP="00701B8F">
            <w:pPr>
              <w:pStyle w:val="NoSpacing"/>
              <w:jc w:val="left"/>
              <w:rPr>
                <w:noProof/>
                <w:sz w:val="18"/>
                <w:szCs w:val="18"/>
              </w:rPr>
            </w:pPr>
            <w:r w:rsidRPr="002A0CB6">
              <w:rPr>
                <w:noProof/>
                <w:sz w:val="18"/>
                <w:szCs w:val="18"/>
              </w:rPr>
              <w:t>Liberia</w:t>
            </w:r>
          </w:p>
        </w:tc>
        <w:tc>
          <w:tcPr>
            <w:tcW w:w="1465" w:type="dxa"/>
            <w:tcBorders>
              <w:left w:val="single" w:sz="4" w:space="0" w:color="auto"/>
            </w:tcBorders>
            <w:noWrap/>
          </w:tcPr>
          <w:p w14:paraId="3D1150DF" w14:textId="3C9CCA0C" w:rsidR="00701B8F" w:rsidRPr="005D19CF" w:rsidRDefault="00701B8F" w:rsidP="00701B8F">
            <w:pPr>
              <w:pStyle w:val="NoSpacing"/>
              <w:jc w:val="center"/>
              <w:rPr>
                <w:noProof/>
                <w:sz w:val="18"/>
                <w:szCs w:val="18"/>
              </w:rPr>
            </w:pPr>
            <w:r>
              <w:rPr>
                <w:rFonts w:cs="Calibri"/>
                <w:color w:val="000000"/>
                <w:sz w:val="18"/>
                <w:szCs w:val="18"/>
              </w:rPr>
              <w:t>Region: North central</w:t>
            </w:r>
          </w:p>
        </w:tc>
        <w:tc>
          <w:tcPr>
            <w:tcW w:w="1110" w:type="dxa"/>
            <w:tcBorders>
              <w:right w:val="single" w:sz="4" w:space="0" w:color="auto"/>
            </w:tcBorders>
            <w:noWrap/>
          </w:tcPr>
          <w:p w14:paraId="5C5854B3" w14:textId="70EB30B2"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3B64120" w14:textId="26101406" w:rsidR="00701B8F" w:rsidRPr="005D19CF" w:rsidRDefault="00701B8F" w:rsidP="00701B8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41ED4A42" w14:textId="57CB2BB1" w:rsidR="00701B8F" w:rsidRPr="005D19CF" w:rsidRDefault="00701B8F" w:rsidP="00701B8F">
            <w:pPr>
              <w:pStyle w:val="NoSpacing"/>
              <w:jc w:val="center"/>
              <w:rPr>
                <w:noProof/>
                <w:sz w:val="18"/>
                <w:szCs w:val="18"/>
              </w:rPr>
            </w:pPr>
            <w:r>
              <w:rPr>
                <w:rFonts w:cs="Calibri"/>
                <w:color w:val="000000"/>
                <w:sz w:val="18"/>
                <w:szCs w:val="18"/>
              </w:rPr>
              <w:t>39</w:t>
            </w:r>
          </w:p>
        </w:tc>
        <w:tc>
          <w:tcPr>
            <w:tcW w:w="1797" w:type="dxa"/>
            <w:gridSpan w:val="2"/>
            <w:tcBorders>
              <w:left w:val="single" w:sz="4" w:space="0" w:color="auto"/>
            </w:tcBorders>
            <w:noWrap/>
          </w:tcPr>
          <w:p w14:paraId="47469374" w14:textId="14FF0406" w:rsidR="00701B8F" w:rsidRPr="005D19CF" w:rsidRDefault="00701B8F" w:rsidP="00701B8F">
            <w:pPr>
              <w:pStyle w:val="NoSpacing"/>
              <w:jc w:val="center"/>
              <w:rPr>
                <w:noProof/>
                <w:sz w:val="18"/>
                <w:szCs w:val="18"/>
              </w:rPr>
            </w:pPr>
            <w:r w:rsidRPr="005D19CF">
              <w:rPr>
                <w:rFonts w:cs="Calibri"/>
                <w:color w:val="000000"/>
                <w:sz w:val="18"/>
                <w:szCs w:val="18"/>
              </w:rPr>
              <w:t>*Currently working</w:t>
            </w:r>
          </w:p>
        </w:tc>
        <w:tc>
          <w:tcPr>
            <w:tcW w:w="1105" w:type="dxa"/>
            <w:tcBorders>
              <w:right w:val="single" w:sz="4" w:space="0" w:color="auto"/>
            </w:tcBorders>
            <w:noWrap/>
          </w:tcPr>
          <w:p w14:paraId="79939BEF" w14:textId="4A7D54A3" w:rsidR="00701B8F" w:rsidRPr="005D19CF" w:rsidRDefault="00701B8F" w:rsidP="00701B8F">
            <w:pPr>
              <w:pStyle w:val="NoSpacing"/>
              <w:jc w:val="center"/>
              <w:rPr>
                <w:noProof/>
                <w:sz w:val="18"/>
                <w:szCs w:val="18"/>
              </w:rPr>
            </w:pPr>
            <w:r>
              <w:rPr>
                <w:rFonts w:cs="Calibri"/>
                <w:color w:val="000000"/>
                <w:sz w:val="18"/>
                <w:szCs w:val="18"/>
              </w:rPr>
              <w:t>39</w:t>
            </w:r>
          </w:p>
        </w:tc>
        <w:tc>
          <w:tcPr>
            <w:tcW w:w="1580" w:type="dxa"/>
            <w:gridSpan w:val="2"/>
            <w:tcBorders>
              <w:left w:val="single" w:sz="4" w:space="0" w:color="auto"/>
            </w:tcBorders>
            <w:noWrap/>
          </w:tcPr>
          <w:p w14:paraId="2ED21503" w14:textId="665271DF" w:rsidR="00701B8F" w:rsidRPr="005D19CF" w:rsidRDefault="00701B8F" w:rsidP="00701B8F">
            <w:pPr>
              <w:pStyle w:val="NoSpacing"/>
              <w:jc w:val="center"/>
              <w:rPr>
                <w:noProof/>
                <w:sz w:val="18"/>
                <w:szCs w:val="18"/>
              </w:rPr>
            </w:pPr>
            <w:r w:rsidRPr="005D19CF">
              <w:rPr>
                <w:rFonts w:cs="Calibri"/>
                <w:color w:val="000000"/>
                <w:sz w:val="18"/>
                <w:szCs w:val="18"/>
              </w:rPr>
              <w:t>Heard of family planning via any media form</w:t>
            </w:r>
          </w:p>
        </w:tc>
        <w:tc>
          <w:tcPr>
            <w:tcW w:w="1105" w:type="dxa"/>
            <w:tcBorders>
              <w:right w:val="single" w:sz="4" w:space="0" w:color="auto"/>
            </w:tcBorders>
            <w:noWrap/>
          </w:tcPr>
          <w:p w14:paraId="4C7CF13A" w14:textId="161D535F" w:rsidR="00701B8F" w:rsidRPr="005D19CF" w:rsidRDefault="00701B8F" w:rsidP="00701B8F">
            <w:pPr>
              <w:pStyle w:val="NoSpacing"/>
              <w:jc w:val="center"/>
              <w:rPr>
                <w:noProof/>
                <w:sz w:val="18"/>
                <w:szCs w:val="18"/>
              </w:rPr>
            </w:pPr>
            <w:r>
              <w:rPr>
                <w:rFonts w:cs="Calibri"/>
                <w:color w:val="000000"/>
                <w:sz w:val="18"/>
                <w:szCs w:val="18"/>
              </w:rPr>
              <w:t>34</w:t>
            </w:r>
          </w:p>
        </w:tc>
        <w:tc>
          <w:tcPr>
            <w:tcW w:w="1947" w:type="dxa"/>
            <w:gridSpan w:val="2"/>
            <w:tcBorders>
              <w:left w:val="single" w:sz="4" w:space="0" w:color="auto"/>
            </w:tcBorders>
            <w:noWrap/>
          </w:tcPr>
          <w:p w14:paraId="703F0F71" w14:textId="2FFFAAD5" w:rsidR="00701B8F" w:rsidRPr="005D19CF" w:rsidRDefault="00701B8F" w:rsidP="00701B8F">
            <w:pPr>
              <w:pStyle w:val="NoSpacing"/>
              <w:jc w:val="center"/>
              <w:rPr>
                <w:noProof/>
                <w:sz w:val="18"/>
                <w:szCs w:val="18"/>
              </w:rPr>
            </w:pPr>
            <w:r w:rsidRPr="005D19CF">
              <w:rPr>
                <w:rFonts w:cs="Calibri"/>
                <w:color w:val="000000"/>
                <w:sz w:val="18"/>
                <w:szCs w:val="18"/>
              </w:rPr>
              <w:t>Number of HH members</w:t>
            </w:r>
          </w:p>
        </w:tc>
        <w:tc>
          <w:tcPr>
            <w:tcW w:w="1105" w:type="dxa"/>
            <w:noWrap/>
          </w:tcPr>
          <w:p w14:paraId="3E4045EE" w14:textId="3E122736" w:rsidR="00701B8F" w:rsidRPr="005D19CF" w:rsidRDefault="00701B8F" w:rsidP="00701B8F">
            <w:pPr>
              <w:pStyle w:val="NoSpacing"/>
              <w:jc w:val="center"/>
              <w:rPr>
                <w:noProof/>
                <w:sz w:val="18"/>
                <w:szCs w:val="18"/>
              </w:rPr>
            </w:pPr>
            <w:r>
              <w:rPr>
                <w:rFonts w:cs="Calibri"/>
                <w:color w:val="000000"/>
                <w:sz w:val="18"/>
                <w:szCs w:val="18"/>
              </w:rPr>
              <w:t>34</w:t>
            </w:r>
          </w:p>
        </w:tc>
      </w:tr>
      <w:tr w:rsidR="00701B8F" w:rsidRPr="00DC770F" w14:paraId="00273306" w14:textId="77777777" w:rsidTr="005D19CF">
        <w:trPr>
          <w:gridAfter w:val="1"/>
          <w:wAfter w:w="9" w:type="dxa"/>
          <w:trHeight w:val="290"/>
        </w:trPr>
        <w:tc>
          <w:tcPr>
            <w:tcW w:w="1791" w:type="dxa"/>
            <w:tcBorders>
              <w:right w:val="single" w:sz="4" w:space="0" w:color="auto"/>
            </w:tcBorders>
            <w:noWrap/>
            <w:hideMark/>
          </w:tcPr>
          <w:p w14:paraId="7E75341B" w14:textId="5477B451" w:rsidR="00701B8F" w:rsidRPr="00DC770F" w:rsidRDefault="00701B8F" w:rsidP="00701B8F">
            <w:pPr>
              <w:pStyle w:val="NoSpacing"/>
              <w:jc w:val="left"/>
              <w:rPr>
                <w:noProof/>
                <w:sz w:val="18"/>
                <w:szCs w:val="18"/>
              </w:rPr>
            </w:pPr>
            <w:r w:rsidRPr="002A0CB6">
              <w:rPr>
                <w:noProof/>
                <w:sz w:val="18"/>
                <w:szCs w:val="18"/>
              </w:rPr>
              <w:t>Madagascar</w:t>
            </w:r>
          </w:p>
        </w:tc>
        <w:tc>
          <w:tcPr>
            <w:tcW w:w="1465" w:type="dxa"/>
            <w:tcBorders>
              <w:left w:val="single" w:sz="4" w:space="0" w:color="auto"/>
            </w:tcBorders>
            <w:noWrap/>
          </w:tcPr>
          <w:p w14:paraId="715CEC1D" w14:textId="7A1F33A9" w:rsidR="00701B8F" w:rsidRPr="005D19CF" w:rsidRDefault="00701B8F" w:rsidP="00701B8F">
            <w:pPr>
              <w:pStyle w:val="NoSpacing"/>
              <w:jc w:val="center"/>
              <w:rPr>
                <w:noProof/>
                <w:sz w:val="18"/>
                <w:szCs w:val="18"/>
              </w:rPr>
            </w:pPr>
            <w:r w:rsidRPr="005D19CF">
              <w:rPr>
                <w:rFonts w:cs="Calibri"/>
                <w:color w:val="000000"/>
                <w:sz w:val="18"/>
                <w:szCs w:val="18"/>
              </w:rPr>
              <w:t>Heard of family planning via any media form</w:t>
            </w:r>
          </w:p>
        </w:tc>
        <w:tc>
          <w:tcPr>
            <w:tcW w:w="1110" w:type="dxa"/>
            <w:tcBorders>
              <w:right w:val="single" w:sz="4" w:space="0" w:color="auto"/>
            </w:tcBorders>
            <w:noWrap/>
          </w:tcPr>
          <w:p w14:paraId="14DAFB91" w14:textId="1A0DE0E5"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FF193DD" w14:textId="49E3C468" w:rsidR="00701B8F" w:rsidRPr="005D19CF" w:rsidRDefault="00701B8F" w:rsidP="00701B8F">
            <w:pPr>
              <w:pStyle w:val="NoSpacing"/>
              <w:jc w:val="center"/>
              <w:rPr>
                <w:noProof/>
                <w:sz w:val="18"/>
                <w:szCs w:val="18"/>
              </w:rPr>
            </w:pPr>
            <w:r>
              <w:rPr>
                <w:noProof/>
                <w:sz w:val="18"/>
                <w:szCs w:val="18"/>
              </w:rPr>
              <w:t>Region: Melaky</w:t>
            </w:r>
          </w:p>
        </w:tc>
        <w:tc>
          <w:tcPr>
            <w:tcW w:w="1105" w:type="dxa"/>
            <w:tcBorders>
              <w:right w:val="single" w:sz="4" w:space="0" w:color="auto"/>
            </w:tcBorders>
            <w:noWrap/>
          </w:tcPr>
          <w:p w14:paraId="61C242E0" w14:textId="6AD7827A" w:rsidR="00701B8F" w:rsidRPr="005D19CF" w:rsidRDefault="00701B8F" w:rsidP="00701B8F">
            <w:pPr>
              <w:pStyle w:val="NoSpacing"/>
              <w:jc w:val="center"/>
              <w:rPr>
                <w:noProof/>
                <w:sz w:val="18"/>
                <w:szCs w:val="18"/>
              </w:rPr>
            </w:pPr>
            <w:r>
              <w:rPr>
                <w:rFonts w:cs="Calibri"/>
                <w:color w:val="000000"/>
                <w:sz w:val="18"/>
                <w:szCs w:val="18"/>
              </w:rPr>
              <w:t>88</w:t>
            </w:r>
          </w:p>
        </w:tc>
        <w:tc>
          <w:tcPr>
            <w:tcW w:w="1797" w:type="dxa"/>
            <w:gridSpan w:val="2"/>
            <w:tcBorders>
              <w:left w:val="single" w:sz="4" w:space="0" w:color="auto"/>
            </w:tcBorders>
            <w:noWrap/>
          </w:tcPr>
          <w:p w14:paraId="748C710D" w14:textId="3C03E390" w:rsidR="00701B8F" w:rsidRPr="005D19CF" w:rsidRDefault="00701B8F" w:rsidP="00701B8F">
            <w:pPr>
              <w:pStyle w:val="NoSpacing"/>
              <w:jc w:val="center"/>
              <w:rPr>
                <w:noProof/>
                <w:sz w:val="18"/>
                <w:szCs w:val="18"/>
              </w:rPr>
            </w:pPr>
            <w:r>
              <w:rPr>
                <w:noProof/>
                <w:sz w:val="18"/>
                <w:szCs w:val="18"/>
              </w:rPr>
              <w:t>Region: Androy</w:t>
            </w:r>
          </w:p>
        </w:tc>
        <w:tc>
          <w:tcPr>
            <w:tcW w:w="1105" w:type="dxa"/>
            <w:tcBorders>
              <w:right w:val="single" w:sz="4" w:space="0" w:color="auto"/>
            </w:tcBorders>
            <w:noWrap/>
          </w:tcPr>
          <w:p w14:paraId="4AD9EC38" w14:textId="7F2C59B4" w:rsidR="00701B8F" w:rsidRPr="005D19CF" w:rsidRDefault="00701B8F" w:rsidP="00701B8F">
            <w:pPr>
              <w:pStyle w:val="NoSpacing"/>
              <w:jc w:val="center"/>
              <w:rPr>
                <w:noProof/>
                <w:sz w:val="18"/>
                <w:szCs w:val="18"/>
              </w:rPr>
            </w:pPr>
            <w:r>
              <w:rPr>
                <w:rFonts w:cs="Calibri"/>
                <w:color w:val="000000"/>
                <w:sz w:val="18"/>
                <w:szCs w:val="18"/>
              </w:rPr>
              <w:t>63</w:t>
            </w:r>
          </w:p>
        </w:tc>
        <w:tc>
          <w:tcPr>
            <w:tcW w:w="1580" w:type="dxa"/>
            <w:gridSpan w:val="2"/>
            <w:tcBorders>
              <w:left w:val="single" w:sz="4" w:space="0" w:color="auto"/>
            </w:tcBorders>
            <w:noWrap/>
          </w:tcPr>
          <w:p w14:paraId="2547FAC9" w14:textId="75409788" w:rsidR="00701B8F" w:rsidRPr="005D19CF" w:rsidRDefault="00701B8F" w:rsidP="00701B8F">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556CADB6" w14:textId="26441A60" w:rsidR="00701B8F" w:rsidRPr="005D19CF" w:rsidRDefault="00701B8F" w:rsidP="00701B8F">
            <w:pPr>
              <w:pStyle w:val="NoSpacing"/>
              <w:jc w:val="center"/>
              <w:rPr>
                <w:noProof/>
                <w:sz w:val="18"/>
                <w:szCs w:val="18"/>
              </w:rPr>
            </w:pPr>
            <w:r>
              <w:rPr>
                <w:rFonts w:cs="Calibri"/>
                <w:color w:val="000000"/>
                <w:sz w:val="18"/>
                <w:szCs w:val="18"/>
              </w:rPr>
              <w:t>53</w:t>
            </w:r>
          </w:p>
        </w:tc>
        <w:tc>
          <w:tcPr>
            <w:tcW w:w="1947" w:type="dxa"/>
            <w:gridSpan w:val="2"/>
            <w:tcBorders>
              <w:left w:val="single" w:sz="4" w:space="0" w:color="auto"/>
            </w:tcBorders>
            <w:noWrap/>
          </w:tcPr>
          <w:p w14:paraId="4550FDE7" w14:textId="546C06E1" w:rsidR="00701B8F" w:rsidRPr="005D19CF" w:rsidRDefault="00701B8F" w:rsidP="00701B8F">
            <w:pPr>
              <w:pStyle w:val="NoSpacing"/>
              <w:jc w:val="center"/>
              <w:rPr>
                <w:noProof/>
                <w:sz w:val="18"/>
                <w:szCs w:val="18"/>
              </w:rPr>
            </w:pPr>
            <w:r w:rsidRPr="005D19CF">
              <w:rPr>
                <w:rFonts w:cs="Calibri"/>
                <w:color w:val="000000"/>
                <w:sz w:val="18"/>
                <w:szCs w:val="18"/>
              </w:rPr>
              <w:t>Tested for HIV</w:t>
            </w:r>
          </w:p>
        </w:tc>
        <w:tc>
          <w:tcPr>
            <w:tcW w:w="1105" w:type="dxa"/>
            <w:noWrap/>
          </w:tcPr>
          <w:p w14:paraId="4F295824" w14:textId="1B97E84B" w:rsidR="00701B8F" w:rsidRPr="005D19CF" w:rsidRDefault="00701B8F" w:rsidP="00701B8F">
            <w:pPr>
              <w:pStyle w:val="NoSpacing"/>
              <w:jc w:val="center"/>
              <w:rPr>
                <w:noProof/>
                <w:sz w:val="18"/>
                <w:szCs w:val="18"/>
              </w:rPr>
            </w:pPr>
            <w:r>
              <w:rPr>
                <w:rFonts w:cs="Calibri"/>
                <w:color w:val="000000"/>
                <w:sz w:val="18"/>
                <w:szCs w:val="18"/>
              </w:rPr>
              <w:t>51</w:t>
            </w:r>
          </w:p>
        </w:tc>
      </w:tr>
      <w:tr w:rsidR="00701B8F" w:rsidRPr="00DC770F" w14:paraId="01D3C1A7" w14:textId="77777777" w:rsidTr="005D19CF">
        <w:trPr>
          <w:gridAfter w:val="1"/>
          <w:wAfter w:w="9" w:type="dxa"/>
          <w:trHeight w:val="290"/>
        </w:trPr>
        <w:tc>
          <w:tcPr>
            <w:tcW w:w="1791" w:type="dxa"/>
            <w:tcBorders>
              <w:right w:val="single" w:sz="4" w:space="0" w:color="auto"/>
            </w:tcBorders>
            <w:noWrap/>
            <w:hideMark/>
          </w:tcPr>
          <w:p w14:paraId="7ADD2DC4" w14:textId="26FAFAFB" w:rsidR="00701B8F" w:rsidRPr="00DC770F" w:rsidRDefault="00701B8F" w:rsidP="00701B8F">
            <w:pPr>
              <w:pStyle w:val="NoSpacing"/>
              <w:jc w:val="left"/>
              <w:rPr>
                <w:noProof/>
                <w:sz w:val="18"/>
                <w:szCs w:val="18"/>
              </w:rPr>
            </w:pPr>
            <w:r w:rsidRPr="002A0CB6">
              <w:rPr>
                <w:noProof/>
                <w:sz w:val="18"/>
                <w:szCs w:val="18"/>
              </w:rPr>
              <w:t>Malawi</w:t>
            </w:r>
          </w:p>
        </w:tc>
        <w:tc>
          <w:tcPr>
            <w:tcW w:w="1465" w:type="dxa"/>
            <w:tcBorders>
              <w:left w:val="single" w:sz="4" w:space="0" w:color="auto"/>
            </w:tcBorders>
            <w:noWrap/>
          </w:tcPr>
          <w:p w14:paraId="1231A813" w14:textId="657BE71D" w:rsidR="00701B8F" w:rsidRPr="005D19CF" w:rsidRDefault="00701B8F" w:rsidP="00701B8F">
            <w:pPr>
              <w:pStyle w:val="NoSpacing"/>
              <w:jc w:val="center"/>
              <w:rPr>
                <w:noProof/>
                <w:sz w:val="18"/>
                <w:szCs w:val="18"/>
              </w:rPr>
            </w:pPr>
            <w:r w:rsidRPr="005D19CF">
              <w:rPr>
                <w:rFonts w:cs="Calibri"/>
                <w:color w:val="000000"/>
                <w:sz w:val="18"/>
                <w:szCs w:val="18"/>
              </w:rPr>
              <w:t>Language: Chichewa</w:t>
            </w:r>
          </w:p>
        </w:tc>
        <w:tc>
          <w:tcPr>
            <w:tcW w:w="1110" w:type="dxa"/>
            <w:tcBorders>
              <w:right w:val="single" w:sz="4" w:space="0" w:color="auto"/>
            </w:tcBorders>
            <w:noWrap/>
          </w:tcPr>
          <w:p w14:paraId="1609AA1C" w14:textId="5D5E2F95"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0BCFB969" w14:textId="01543E20" w:rsidR="00701B8F" w:rsidRPr="005D19CF" w:rsidRDefault="00701B8F" w:rsidP="00701B8F">
            <w:pPr>
              <w:pStyle w:val="NoSpacing"/>
              <w:jc w:val="center"/>
              <w:rPr>
                <w:noProof/>
                <w:sz w:val="18"/>
                <w:szCs w:val="18"/>
              </w:rPr>
            </w:pPr>
            <w:r w:rsidRPr="005D19CF">
              <w:rPr>
                <w:rFonts w:cs="Calibri"/>
                <w:color w:val="000000"/>
                <w:sz w:val="18"/>
                <w:szCs w:val="18"/>
              </w:rPr>
              <w:t>*Currently working</w:t>
            </w:r>
          </w:p>
        </w:tc>
        <w:tc>
          <w:tcPr>
            <w:tcW w:w="1105" w:type="dxa"/>
            <w:tcBorders>
              <w:right w:val="single" w:sz="4" w:space="0" w:color="auto"/>
            </w:tcBorders>
            <w:noWrap/>
          </w:tcPr>
          <w:p w14:paraId="3B089E54" w14:textId="0BF8D3D6" w:rsidR="00701B8F" w:rsidRPr="005D19CF" w:rsidRDefault="00701B8F" w:rsidP="00701B8F">
            <w:pPr>
              <w:pStyle w:val="NoSpacing"/>
              <w:jc w:val="center"/>
              <w:rPr>
                <w:noProof/>
                <w:sz w:val="18"/>
                <w:szCs w:val="18"/>
              </w:rPr>
            </w:pPr>
            <w:r>
              <w:rPr>
                <w:rFonts w:cs="Calibri"/>
                <w:color w:val="000000"/>
                <w:sz w:val="18"/>
                <w:szCs w:val="18"/>
              </w:rPr>
              <w:t>55</w:t>
            </w:r>
          </w:p>
        </w:tc>
        <w:tc>
          <w:tcPr>
            <w:tcW w:w="1797" w:type="dxa"/>
            <w:gridSpan w:val="2"/>
            <w:tcBorders>
              <w:left w:val="single" w:sz="4" w:space="0" w:color="auto"/>
            </w:tcBorders>
            <w:noWrap/>
          </w:tcPr>
          <w:p w14:paraId="54AEC44C" w14:textId="0786EFC1" w:rsidR="00701B8F" w:rsidRPr="005D19CF" w:rsidRDefault="00701B8F" w:rsidP="00701B8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4FAD71E6" w14:textId="4E558B52" w:rsidR="00701B8F" w:rsidRPr="005D19CF" w:rsidRDefault="00701B8F" w:rsidP="00701B8F">
            <w:pPr>
              <w:pStyle w:val="NoSpacing"/>
              <w:jc w:val="center"/>
              <w:rPr>
                <w:noProof/>
                <w:sz w:val="18"/>
                <w:szCs w:val="18"/>
              </w:rPr>
            </w:pPr>
            <w:r>
              <w:rPr>
                <w:rFonts w:cs="Calibri"/>
                <w:color w:val="000000"/>
                <w:sz w:val="18"/>
                <w:szCs w:val="18"/>
              </w:rPr>
              <w:t>48</w:t>
            </w:r>
          </w:p>
        </w:tc>
        <w:tc>
          <w:tcPr>
            <w:tcW w:w="1580" w:type="dxa"/>
            <w:gridSpan w:val="2"/>
            <w:tcBorders>
              <w:left w:val="single" w:sz="4" w:space="0" w:color="auto"/>
            </w:tcBorders>
            <w:noWrap/>
          </w:tcPr>
          <w:p w14:paraId="4BF759AC" w14:textId="157EC794" w:rsidR="00701B8F" w:rsidRPr="005D19CF" w:rsidRDefault="00701B8F" w:rsidP="00701B8F">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6B380282" w14:textId="296ABBBF" w:rsidR="00701B8F" w:rsidRPr="005D19CF" w:rsidRDefault="00701B8F" w:rsidP="00701B8F">
            <w:pPr>
              <w:pStyle w:val="NoSpacing"/>
              <w:jc w:val="center"/>
              <w:rPr>
                <w:noProof/>
                <w:sz w:val="18"/>
                <w:szCs w:val="18"/>
              </w:rPr>
            </w:pPr>
            <w:r>
              <w:rPr>
                <w:rFonts w:cs="Calibri"/>
                <w:color w:val="000000"/>
                <w:sz w:val="18"/>
                <w:szCs w:val="18"/>
              </w:rPr>
              <w:t>42</w:t>
            </w:r>
          </w:p>
        </w:tc>
        <w:tc>
          <w:tcPr>
            <w:tcW w:w="1947" w:type="dxa"/>
            <w:gridSpan w:val="2"/>
            <w:tcBorders>
              <w:left w:val="single" w:sz="4" w:space="0" w:color="auto"/>
            </w:tcBorders>
            <w:noWrap/>
          </w:tcPr>
          <w:p w14:paraId="5EC52C10" w14:textId="310E7B9C" w:rsidR="00701B8F" w:rsidRPr="005D19CF" w:rsidRDefault="00701B8F" w:rsidP="00701B8F">
            <w:pPr>
              <w:pStyle w:val="NoSpacing"/>
              <w:jc w:val="center"/>
              <w:rPr>
                <w:noProof/>
                <w:sz w:val="18"/>
                <w:szCs w:val="18"/>
              </w:rPr>
            </w:pPr>
            <w:r w:rsidRPr="005D19CF">
              <w:rPr>
                <w:rFonts w:cs="Calibri"/>
                <w:color w:val="000000"/>
                <w:sz w:val="18"/>
                <w:szCs w:val="18"/>
              </w:rPr>
              <w:t>Ideal number of children</w:t>
            </w:r>
          </w:p>
        </w:tc>
        <w:tc>
          <w:tcPr>
            <w:tcW w:w="1105" w:type="dxa"/>
            <w:noWrap/>
          </w:tcPr>
          <w:p w14:paraId="4D383EF3" w14:textId="7969AC5F" w:rsidR="00701B8F" w:rsidRPr="005D19CF" w:rsidRDefault="00701B8F" w:rsidP="00701B8F">
            <w:pPr>
              <w:pStyle w:val="NoSpacing"/>
              <w:jc w:val="center"/>
              <w:rPr>
                <w:noProof/>
                <w:sz w:val="18"/>
                <w:szCs w:val="18"/>
              </w:rPr>
            </w:pPr>
            <w:r>
              <w:rPr>
                <w:rFonts w:cs="Calibri"/>
                <w:color w:val="000000"/>
                <w:sz w:val="18"/>
                <w:szCs w:val="18"/>
              </w:rPr>
              <w:t>38</w:t>
            </w:r>
          </w:p>
        </w:tc>
      </w:tr>
      <w:tr w:rsidR="00701B8F" w:rsidRPr="00DC770F" w14:paraId="23434FE7" w14:textId="77777777" w:rsidTr="005D19CF">
        <w:trPr>
          <w:gridAfter w:val="1"/>
          <w:wAfter w:w="9" w:type="dxa"/>
          <w:trHeight w:val="290"/>
        </w:trPr>
        <w:tc>
          <w:tcPr>
            <w:tcW w:w="1791" w:type="dxa"/>
            <w:tcBorders>
              <w:right w:val="single" w:sz="4" w:space="0" w:color="auto"/>
            </w:tcBorders>
            <w:noWrap/>
            <w:hideMark/>
          </w:tcPr>
          <w:p w14:paraId="33B8E12F" w14:textId="61DBE8D2" w:rsidR="00701B8F" w:rsidRPr="00DC770F" w:rsidRDefault="00701B8F" w:rsidP="00701B8F">
            <w:pPr>
              <w:pStyle w:val="NoSpacing"/>
              <w:jc w:val="left"/>
              <w:rPr>
                <w:noProof/>
                <w:sz w:val="18"/>
                <w:szCs w:val="18"/>
              </w:rPr>
            </w:pPr>
            <w:r w:rsidRPr="002A0CB6">
              <w:rPr>
                <w:noProof/>
                <w:sz w:val="18"/>
                <w:szCs w:val="18"/>
              </w:rPr>
              <w:t>Mali</w:t>
            </w:r>
          </w:p>
        </w:tc>
        <w:tc>
          <w:tcPr>
            <w:tcW w:w="1465" w:type="dxa"/>
            <w:tcBorders>
              <w:left w:val="single" w:sz="4" w:space="0" w:color="auto"/>
            </w:tcBorders>
            <w:noWrap/>
          </w:tcPr>
          <w:p w14:paraId="56A3A6C9" w14:textId="62CDBDF7" w:rsidR="00701B8F" w:rsidRPr="005D19CF" w:rsidRDefault="00701B8F" w:rsidP="00701B8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5F424E46" w14:textId="09FDA166"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0DC1CACB" w14:textId="62257269" w:rsidR="00701B8F" w:rsidRPr="005D19CF" w:rsidRDefault="00701B8F" w:rsidP="00701B8F">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5E8D8EC8" w14:textId="086A738D" w:rsidR="00701B8F" w:rsidRPr="005D19CF" w:rsidRDefault="00701B8F" w:rsidP="00701B8F">
            <w:pPr>
              <w:pStyle w:val="NoSpacing"/>
              <w:jc w:val="center"/>
              <w:rPr>
                <w:noProof/>
                <w:sz w:val="18"/>
                <w:szCs w:val="18"/>
              </w:rPr>
            </w:pPr>
            <w:r>
              <w:rPr>
                <w:rFonts w:cs="Calibri"/>
                <w:color w:val="000000"/>
                <w:sz w:val="18"/>
                <w:szCs w:val="18"/>
              </w:rPr>
              <w:t>72</w:t>
            </w:r>
          </w:p>
        </w:tc>
        <w:tc>
          <w:tcPr>
            <w:tcW w:w="1797" w:type="dxa"/>
            <w:gridSpan w:val="2"/>
            <w:tcBorders>
              <w:left w:val="single" w:sz="4" w:space="0" w:color="auto"/>
            </w:tcBorders>
            <w:noWrap/>
          </w:tcPr>
          <w:p w14:paraId="77AB81F8" w14:textId="5CDAB9E5" w:rsidR="00701B8F" w:rsidRPr="005D19CF" w:rsidRDefault="00701B8F" w:rsidP="00701B8F">
            <w:pPr>
              <w:pStyle w:val="NoSpacing"/>
              <w:jc w:val="center"/>
              <w:rPr>
                <w:noProof/>
                <w:sz w:val="18"/>
                <w:szCs w:val="18"/>
              </w:rPr>
            </w:pPr>
            <w:r w:rsidRPr="005D19CF">
              <w:rPr>
                <w:rFonts w:cs="Calibri"/>
                <w:color w:val="000000"/>
                <w:sz w:val="18"/>
                <w:szCs w:val="18"/>
              </w:rPr>
              <w:t>Number of cattle owned</w:t>
            </w:r>
          </w:p>
        </w:tc>
        <w:tc>
          <w:tcPr>
            <w:tcW w:w="1105" w:type="dxa"/>
            <w:tcBorders>
              <w:right w:val="single" w:sz="4" w:space="0" w:color="auto"/>
            </w:tcBorders>
            <w:noWrap/>
          </w:tcPr>
          <w:p w14:paraId="09A5F5D7" w14:textId="615CF011" w:rsidR="00701B8F" w:rsidRPr="005D19CF" w:rsidRDefault="00701B8F" w:rsidP="00701B8F">
            <w:pPr>
              <w:pStyle w:val="NoSpacing"/>
              <w:jc w:val="center"/>
              <w:rPr>
                <w:noProof/>
                <w:sz w:val="18"/>
                <w:szCs w:val="18"/>
              </w:rPr>
            </w:pPr>
            <w:r>
              <w:rPr>
                <w:rFonts w:cs="Calibri"/>
                <w:color w:val="000000"/>
                <w:sz w:val="18"/>
                <w:szCs w:val="18"/>
              </w:rPr>
              <w:t>45</w:t>
            </w:r>
          </w:p>
        </w:tc>
        <w:tc>
          <w:tcPr>
            <w:tcW w:w="1580" w:type="dxa"/>
            <w:gridSpan w:val="2"/>
            <w:tcBorders>
              <w:left w:val="single" w:sz="4" w:space="0" w:color="auto"/>
            </w:tcBorders>
            <w:noWrap/>
          </w:tcPr>
          <w:p w14:paraId="3ED4FE90" w14:textId="11059D9F" w:rsidR="00701B8F" w:rsidRPr="005D19CF" w:rsidRDefault="00701B8F" w:rsidP="00701B8F">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0C36C2C4" w14:textId="3FA40446" w:rsidR="00701B8F" w:rsidRPr="005D19CF" w:rsidRDefault="00701B8F" w:rsidP="00701B8F">
            <w:pPr>
              <w:pStyle w:val="NoSpacing"/>
              <w:jc w:val="center"/>
              <w:rPr>
                <w:noProof/>
                <w:sz w:val="18"/>
                <w:szCs w:val="18"/>
              </w:rPr>
            </w:pPr>
            <w:r>
              <w:rPr>
                <w:rFonts w:cs="Calibri"/>
                <w:color w:val="000000"/>
                <w:sz w:val="18"/>
                <w:szCs w:val="18"/>
              </w:rPr>
              <w:t>43</w:t>
            </w:r>
          </w:p>
        </w:tc>
        <w:tc>
          <w:tcPr>
            <w:tcW w:w="1947" w:type="dxa"/>
            <w:gridSpan w:val="2"/>
            <w:tcBorders>
              <w:left w:val="single" w:sz="4" w:space="0" w:color="auto"/>
            </w:tcBorders>
            <w:noWrap/>
          </w:tcPr>
          <w:p w14:paraId="2BDA949F" w14:textId="10E139E4" w:rsidR="00701B8F" w:rsidRPr="005D19CF" w:rsidRDefault="00701B8F" w:rsidP="00701B8F">
            <w:pPr>
              <w:pStyle w:val="NoSpacing"/>
              <w:jc w:val="center"/>
              <w:rPr>
                <w:noProof/>
                <w:sz w:val="18"/>
                <w:szCs w:val="18"/>
              </w:rPr>
            </w:pPr>
            <w:r>
              <w:rPr>
                <w:rFonts w:cs="Calibri"/>
                <w:color w:val="000000"/>
                <w:sz w:val="18"/>
                <w:szCs w:val="18"/>
              </w:rPr>
              <w:t>Region: Sikasso</w:t>
            </w:r>
          </w:p>
        </w:tc>
        <w:tc>
          <w:tcPr>
            <w:tcW w:w="1105" w:type="dxa"/>
            <w:noWrap/>
          </w:tcPr>
          <w:p w14:paraId="7B84732C" w14:textId="31187889" w:rsidR="00701B8F" w:rsidRPr="005D19CF" w:rsidRDefault="00701B8F" w:rsidP="00701B8F">
            <w:pPr>
              <w:pStyle w:val="NoSpacing"/>
              <w:jc w:val="center"/>
              <w:rPr>
                <w:noProof/>
                <w:sz w:val="18"/>
                <w:szCs w:val="18"/>
              </w:rPr>
            </w:pPr>
            <w:r>
              <w:rPr>
                <w:rFonts w:cs="Calibri"/>
                <w:color w:val="000000"/>
                <w:sz w:val="18"/>
                <w:szCs w:val="18"/>
              </w:rPr>
              <w:t>41</w:t>
            </w:r>
          </w:p>
        </w:tc>
      </w:tr>
      <w:tr w:rsidR="00701B8F" w:rsidRPr="00DC770F" w14:paraId="5DA1143E" w14:textId="77777777" w:rsidTr="005D19CF">
        <w:trPr>
          <w:gridAfter w:val="1"/>
          <w:wAfter w:w="9" w:type="dxa"/>
          <w:trHeight w:val="290"/>
        </w:trPr>
        <w:tc>
          <w:tcPr>
            <w:tcW w:w="1791" w:type="dxa"/>
            <w:tcBorders>
              <w:right w:val="single" w:sz="4" w:space="0" w:color="auto"/>
            </w:tcBorders>
            <w:noWrap/>
            <w:hideMark/>
          </w:tcPr>
          <w:p w14:paraId="685D2091" w14:textId="5939D3C7" w:rsidR="00701B8F" w:rsidRPr="00DC770F" w:rsidRDefault="00701B8F" w:rsidP="00701B8F">
            <w:pPr>
              <w:pStyle w:val="NoSpacing"/>
              <w:jc w:val="left"/>
              <w:rPr>
                <w:noProof/>
                <w:sz w:val="18"/>
                <w:szCs w:val="18"/>
              </w:rPr>
            </w:pPr>
            <w:r w:rsidRPr="002A0CB6">
              <w:rPr>
                <w:noProof/>
                <w:sz w:val="18"/>
                <w:szCs w:val="18"/>
              </w:rPr>
              <w:lastRenderedPageBreak/>
              <w:t>Mauritania</w:t>
            </w:r>
          </w:p>
        </w:tc>
        <w:tc>
          <w:tcPr>
            <w:tcW w:w="1465" w:type="dxa"/>
            <w:tcBorders>
              <w:left w:val="single" w:sz="4" w:space="0" w:color="auto"/>
            </w:tcBorders>
            <w:noWrap/>
          </w:tcPr>
          <w:p w14:paraId="57B737BC" w14:textId="7A9683AD" w:rsidR="00701B8F" w:rsidRPr="005D19CF" w:rsidRDefault="00701B8F" w:rsidP="00701B8F">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2AE21811" w14:textId="7B468D90"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3EC205D0" w14:textId="5CB1C81E" w:rsidR="00701B8F" w:rsidRPr="005D19CF" w:rsidRDefault="00701B8F" w:rsidP="00701B8F">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3465DAE6" w14:textId="3B00C268" w:rsidR="00701B8F" w:rsidRPr="005D19CF" w:rsidRDefault="00701B8F" w:rsidP="00701B8F">
            <w:pPr>
              <w:pStyle w:val="NoSpacing"/>
              <w:jc w:val="center"/>
              <w:rPr>
                <w:noProof/>
                <w:sz w:val="18"/>
                <w:szCs w:val="18"/>
              </w:rPr>
            </w:pPr>
            <w:r>
              <w:rPr>
                <w:rFonts w:cs="Calibri"/>
                <w:color w:val="000000"/>
                <w:sz w:val="18"/>
                <w:szCs w:val="18"/>
              </w:rPr>
              <w:t>58</w:t>
            </w:r>
          </w:p>
        </w:tc>
        <w:tc>
          <w:tcPr>
            <w:tcW w:w="1797" w:type="dxa"/>
            <w:gridSpan w:val="2"/>
            <w:tcBorders>
              <w:left w:val="single" w:sz="4" w:space="0" w:color="auto"/>
            </w:tcBorders>
            <w:noWrap/>
          </w:tcPr>
          <w:p w14:paraId="428B7755" w14:textId="47DA7542" w:rsidR="00701B8F" w:rsidRPr="005D19CF" w:rsidRDefault="00701B8F" w:rsidP="00701B8F">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7B6DC02E" w14:textId="0CDAA6FD" w:rsidR="00701B8F" w:rsidRPr="005D19CF" w:rsidRDefault="00701B8F" w:rsidP="00701B8F">
            <w:pPr>
              <w:pStyle w:val="NoSpacing"/>
              <w:jc w:val="center"/>
              <w:rPr>
                <w:noProof/>
                <w:sz w:val="18"/>
                <w:szCs w:val="18"/>
              </w:rPr>
            </w:pPr>
            <w:r>
              <w:rPr>
                <w:rFonts w:cs="Calibri"/>
                <w:color w:val="000000"/>
                <w:sz w:val="18"/>
                <w:szCs w:val="18"/>
              </w:rPr>
              <w:t>57</w:t>
            </w:r>
          </w:p>
        </w:tc>
        <w:tc>
          <w:tcPr>
            <w:tcW w:w="1580" w:type="dxa"/>
            <w:gridSpan w:val="2"/>
            <w:tcBorders>
              <w:left w:val="single" w:sz="4" w:space="0" w:color="auto"/>
            </w:tcBorders>
            <w:noWrap/>
          </w:tcPr>
          <w:p w14:paraId="3C72AFC7" w14:textId="20C6E20C" w:rsidR="00701B8F" w:rsidRPr="005D19CF" w:rsidRDefault="00701B8F" w:rsidP="00701B8F">
            <w:pPr>
              <w:pStyle w:val="NoSpacing"/>
              <w:jc w:val="center"/>
              <w:rPr>
                <w:noProof/>
                <w:sz w:val="18"/>
                <w:szCs w:val="18"/>
              </w:rPr>
            </w:pPr>
            <w:r w:rsidRPr="005D19CF">
              <w:rPr>
                <w:rFonts w:cs="Calibri"/>
                <w:color w:val="000000"/>
                <w:sz w:val="18"/>
                <w:szCs w:val="18"/>
              </w:rPr>
              <w:t>Not at all listens to radio</w:t>
            </w:r>
          </w:p>
        </w:tc>
        <w:tc>
          <w:tcPr>
            <w:tcW w:w="1105" w:type="dxa"/>
            <w:tcBorders>
              <w:right w:val="single" w:sz="4" w:space="0" w:color="auto"/>
            </w:tcBorders>
            <w:noWrap/>
          </w:tcPr>
          <w:p w14:paraId="16CE43EE" w14:textId="2911A9F1" w:rsidR="00701B8F" w:rsidRPr="005D19CF" w:rsidRDefault="00701B8F" w:rsidP="00701B8F">
            <w:pPr>
              <w:pStyle w:val="NoSpacing"/>
              <w:jc w:val="center"/>
              <w:rPr>
                <w:noProof/>
                <w:sz w:val="18"/>
                <w:szCs w:val="18"/>
              </w:rPr>
            </w:pPr>
            <w:r>
              <w:rPr>
                <w:rFonts w:cs="Calibri"/>
                <w:color w:val="000000"/>
                <w:sz w:val="18"/>
                <w:szCs w:val="18"/>
              </w:rPr>
              <w:t>38</w:t>
            </w:r>
          </w:p>
        </w:tc>
        <w:tc>
          <w:tcPr>
            <w:tcW w:w="1947" w:type="dxa"/>
            <w:gridSpan w:val="2"/>
            <w:tcBorders>
              <w:left w:val="single" w:sz="4" w:space="0" w:color="auto"/>
            </w:tcBorders>
            <w:noWrap/>
          </w:tcPr>
          <w:p w14:paraId="0210C4C0" w14:textId="465A7836" w:rsidR="00701B8F" w:rsidRPr="005D19CF" w:rsidRDefault="00701B8F" w:rsidP="00701B8F">
            <w:pPr>
              <w:pStyle w:val="NoSpacing"/>
              <w:jc w:val="center"/>
              <w:rPr>
                <w:noProof/>
                <w:sz w:val="18"/>
                <w:szCs w:val="18"/>
              </w:rPr>
            </w:pPr>
            <w:r>
              <w:rPr>
                <w:rFonts w:cs="Calibri"/>
                <w:color w:val="000000"/>
                <w:sz w:val="18"/>
                <w:szCs w:val="18"/>
              </w:rPr>
              <w:t>Number of female HH members</w:t>
            </w:r>
          </w:p>
        </w:tc>
        <w:tc>
          <w:tcPr>
            <w:tcW w:w="1105" w:type="dxa"/>
            <w:noWrap/>
          </w:tcPr>
          <w:p w14:paraId="5858B192" w14:textId="0DCD1E36" w:rsidR="00701B8F" w:rsidRPr="005D19CF" w:rsidRDefault="00701B8F" w:rsidP="00701B8F">
            <w:pPr>
              <w:pStyle w:val="NoSpacing"/>
              <w:jc w:val="center"/>
              <w:rPr>
                <w:noProof/>
                <w:sz w:val="18"/>
                <w:szCs w:val="18"/>
              </w:rPr>
            </w:pPr>
            <w:r>
              <w:rPr>
                <w:rFonts w:cs="Calibri"/>
                <w:color w:val="000000"/>
                <w:sz w:val="18"/>
                <w:szCs w:val="18"/>
              </w:rPr>
              <w:t>38</w:t>
            </w:r>
          </w:p>
        </w:tc>
      </w:tr>
      <w:tr w:rsidR="00701B8F" w:rsidRPr="00DC770F" w14:paraId="4FE9E0DA" w14:textId="77777777" w:rsidTr="005D19CF">
        <w:trPr>
          <w:gridAfter w:val="1"/>
          <w:wAfter w:w="9" w:type="dxa"/>
          <w:trHeight w:val="290"/>
        </w:trPr>
        <w:tc>
          <w:tcPr>
            <w:tcW w:w="1791" w:type="dxa"/>
            <w:tcBorders>
              <w:right w:val="single" w:sz="4" w:space="0" w:color="auto"/>
            </w:tcBorders>
            <w:noWrap/>
            <w:hideMark/>
          </w:tcPr>
          <w:p w14:paraId="07927614" w14:textId="7A621B5E" w:rsidR="00701B8F" w:rsidRPr="00DC770F" w:rsidRDefault="00701B8F" w:rsidP="00701B8F">
            <w:pPr>
              <w:pStyle w:val="NoSpacing"/>
              <w:jc w:val="left"/>
              <w:rPr>
                <w:noProof/>
                <w:sz w:val="18"/>
                <w:szCs w:val="18"/>
              </w:rPr>
            </w:pPr>
            <w:r w:rsidRPr="002A0CB6">
              <w:rPr>
                <w:noProof/>
                <w:sz w:val="18"/>
                <w:szCs w:val="18"/>
              </w:rPr>
              <w:t>Namibia</w:t>
            </w:r>
          </w:p>
        </w:tc>
        <w:tc>
          <w:tcPr>
            <w:tcW w:w="1465" w:type="dxa"/>
            <w:tcBorders>
              <w:left w:val="single" w:sz="4" w:space="0" w:color="auto"/>
            </w:tcBorders>
            <w:noWrap/>
          </w:tcPr>
          <w:p w14:paraId="18C891CB" w14:textId="5CFAB2EB" w:rsidR="00701B8F" w:rsidRPr="005D19CF" w:rsidRDefault="00701B8F" w:rsidP="00701B8F">
            <w:pPr>
              <w:pStyle w:val="NoSpacing"/>
              <w:jc w:val="center"/>
              <w:rPr>
                <w:noProof/>
                <w:sz w:val="18"/>
                <w:szCs w:val="18"/>
              </w:rPr>
            </w:pPr>
            <w:r>
              <w:rPr>
                <w:rFonts w:cs="Calibri"/>
                <w:color w:val="000000"/>
                <w:sz w:val="18"/>
                <w:szCs w:val="18"/>
              </w:rPr>
              <w:t>Region: Kavango</w:t>
            </w:r>
          </w:p>
        </w:tc>
        <w:tc>
          <w:tcPr>
            <w:tcW w:w="1110" w:type="dxa"/>
            <w:tcBorders>
              <w:right w:val="single" w:sz="4" w:space="0" w:color="auto"/>
            </w:tcBorders>
            <w:noWrap/>
          </w:tcPr>
          <w:p w14:paraId="618DD8E2" w14:textId="612D71B2"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19C64287" w14:textId="427EEBC0" w:rsidR="00701B8F" w:rsidRPr="005D19CF" w:rsidRDefault="00701B8F" w:rsidP="00701B8F">
            <w:pPr>
              <w:pStyle w:val="NoSpacing"/>
              <w:jc w:val="center"/>
              <w:rPr>
                <w:noProof/>
                <w:sz w:val="18"/>
                <w:szCs w:val="18"/>
              </w:rPr>
            </w:pPr>
            <w:r>
              <w:rPr>
                <w:noProof/>
                <w:sz w:val="18"/>
                <w:szCs w:val="18"/>
              </w:rPr>
              <w:t>Region: Kunene</w:t>
            </w:r>
          </w:p>
        </w:tc>
        <w:tc>
          <w:tcPr>
            <w:tcW w:w="1105" w:type="dxa"/>
            <w:tcBorders>
              <w:right w:val="single" w:sz="4" w:space="0" w:color="auto"/>
            </w:tcBorders>
            <w:noWrap/>
          </w:tcPr>
          <w:p w14:paraId="65F2E226" w14:textId="02A7940E" w:rsidR="00701B8F" w:rsidRPr="005D19CF" w:rsidRDefault="00701B8F" w:rsidP="00701B8F">
            <w:pPr>
              <w:pStyle w:val="NoSpacing"/>
              <w:jc w:val="center"/>
              <w:rPr>
                <w:noProof/>
                <w:sz w:val="18"/>
                <w:szCs w:val="18"/>
              </w:rPr>
            </w:pPr>
            <w:r>
              <w:rPr>
                <w:rFonts w:cs="Calibri"/>
                <w:color w:val="000000"/>
                <w:sz w:val="18"/>
                <w:szCs w:val="18"/>
              </w:rPr>
              <w:t>83</w:t>
            </w:r>
          </w:p>
        </w:tc>
        <w:tc>
          <w:tcPr>
            <w:tcW w:w="1797" w:type="dxa"/>
            <w:gridSpan w:val="2"/>
            <w:tcBorders>
              <w:left w:val="single" w:sz="4" w:space="0" w:color="auto"/>
            </w:tcBorders>
            <w:noWrap/>
          </w:tcPr>
          <w:p w14:paraId="31DAB2FB" w14:textId="4FC0EB19" w:rsidR="00701B8F" w:rsidRPr="005D19CF" w:rsidRDefault="00701B8F" w:rsidP="00701B8F">
            <w:pPr>
              <w:pStyle w:val="NoSpacing"/>
              <w:jc w:val="center"/>
              <w:rPr>
                <w:noProof/>
                <w:sz w:val="18"/>
                <w:szCs w:val="18"/>
              </w:rPr>
            </w:pPr>
            <w:r>
              <w:rPr>
                <w:rFonts w:cs="Calibri"/>
                <w:color w:val="000000"/>
                <w:sz w:val="18"/>
                <w:szCs w:val="18"/>
              </w:rPr>
              <w:t xml:space="preserve">Region: </w:t>
            </w:r>
            <w:proofErr w:type="spellStart"/>
            <w:r>
              <w:rPr>
                <w:rFonts w:cs="Calibri"/>
                <w:color w:val="000000"/>
                <w:sz w:val="18"/>
                <w:szCs w:val="18"/>
              </w:rPr>
              <w:t>Omusati</w:t>
            </w:r>
            <w:proofErr w:type="spellEnd"/>
          </w:p>
        </w:tc>
        <w:tc>
          <w:tcPr>
            <w:tcW w:w="1105" w:type="dxa"/>
            <w:tcBorders>
              <w:right w:val="single" w:sz="4" w:space="0" w:color="auto"/>
            </w:tcBorders>
            <w:noWrap/>
          </w:tcPr>
          <w:p w14:paraId="2E112598" w14:textId="68A01097" w:rsidR="00701B8F" w:rsidRPr="005D19CF" w:rsidRDefault="00701B8F" w:rsidP="00701B8F">
            <w:pPr>
              <w:pStyle w:val="NoSpacing"/>
              <w:jc w:val="center"/>
              <w:rPr>
                <w:noProof/>
                <w:sz w:val="18"/>
                <w:szCs w:val="18"/>
              </w:rPr>
            </w:pPr>
            <w:r>
              <w:rPr>
                <w:rFonts w:cs="Calibri"/>
                <w:color w:val="000000"/>
                <w:sz w:val="18"/>
                <w:szCs w:val="18"/>
              </w:rPr>
              <w:t>33</w:t>
            </w:r>
          </w:p>
        </w:tc>
        <w:tc>
          <w:tcPr>
            <w:tcW w:w="1580" w:type="dxa"/>
            <w:gridSpan w:val="2"/>
            <w:tcBorders>
              <w:left w:val="single" w:sz="4" w:space="0" w:color="auto"/>
            </w:tcBorders>
            <w:noWrap/>
          </w:tcPr>
          <w:p w14:paraId="62DC0CF6" w14:textId="75AEFD2A" w:rsidR="00701B8F" w:rsidRPr="005D19CF" w:rsidRDefault="00701B8F" w:rsidP="00701B8F">
            <w:pPr>
              <w:pStyle w:val="NoSpacing"/>
              <w:jc w:val="center"/>
              <w:rPr>
                <w:noProof/>
                <w:sz w:val="18"/>
                <w:szCs w:val="18"/>
              </w:rPr>
            </w:pPr>
            <w:r>
              <w:rPr>
                <w:noProof/>
                <w:sz w:val="18"/>
                <w:szCs w:val="18"/>
              </w:rPr>
              <w:t>Region: Oshikoto</w:t>
            </w:r>
          </w:p>
        </w:tc>
        <w:tc>
          <w:tcPr>
            <w:tcW w:w="1105" w:type="dxa"/>
            <w:tcBorders>
              <w:right w:val="single" w:sz="4" w:space="0" w:color="auto"/>
            </w:tcBorders>
            <w:noWrap/>
          </w:tcPr>
          <w:p w14:paraId="2EEA23EB" w14:textId="03653482" w:rsidR="00701B8F" w:rsidRPr="005D19CF" w:rsidRDefault="00701B8F" w:rsidP="00701B8F">
            <w:pPr>
              <w:pStyle w:val="NoSpacing"/>
              <w:jc w:val="center"/>
              <w:rPr>
                <w:noProof/>
                <w:sz w:val="18"/>
                <w:szCs w:val="18"/>
              </w:rPr>
            </w:pPr>
            <w:r>
              <w:rPr>
                <w:rFonts w:cs="Calibri"/>
                <w:color w:val="000000"/>
                <w:sz w:val="18"/>
                <w:szCs w:val="18"/>
              </w:rPr>
              <w:t>16</w:t>
            </w:r>
          </w:p>
        </w:tc>
        <w:tc>
          <w:tcPr>
            <w:tcW w:w="1947" w:type="dxa"/>
            <w:gridSpan w:val="2"/>
            <w:tcBorders>
              <w:left w:val="single" w:sz="4" w:space="0" w:color="auto"/>
            </w:tcBorders>
            <w:noWrap/>
          </w:tcPr>
          <w:p w14:paraId="6770AD16" w14:textId="3DC07131" w:rsidR="00701B8F" w:rsidRPr="005D19CF" w:rsidRDefault="00701B8F" w:rsidP="00701B8F">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68AD001A" w14:textId="6909EC56" w:rsidR="00701B8F" w:rsidRPr="005D19CF" w:rsidRDefault="00701B8F" w:rsidP="00701B8F">
            <w:pPr>
              <w:pStyle w:val="NoSpacing"/>
              <w:jc w:val="center"/>
              <w:rPr>
                <w:noProof/>
                <w:sz w:val="18"/>
                <w:szCs w:val="18"/>
              </w:rPr>
            </w:pPr>
            <w:r>
              <w:rPr>
                <w:rFonts w:cs="Calibri"/>
                <w:color w:val="000000"/>
                <w:sz w:val="18"/>
                <w:szCs w:val="18"/>
              </w:rPr>
              <w:t>12</w:t>
            </w:r>
          </w:p>
        </w:tc>
      </w:tr>
      <w:tr w:rsidR="00701B8F" w:rsidRPr="00DC770F" w14:paraId="2DB225FC" w14:textId="77777777" w:rsidTr="005D19CF">
        <w:trPr>
          <w:gridAfter w:val="1"/>
          <w:wAfter w:w="9" w:type="dxa"/>
          <w:trHeight w:val="290"/>
        </w:trPr>
        <w:tc>
          <w:tcPr>
            <w:tcW w:w="1791" w:type="dxa"/>
            <w:tcBorders>
              <w:right w:val="single" w:sz="4" w:space="0" w:color="auto"/>
            </w:tcBorders>
            <w:noWrap/>
            <w:hideMark/>
          </w:tcPr>
          <w:p w14:paraId="5A63EB41" w14:textId="20C45B1F" w:rsidR="00701B8F" w:rsidRPr="00DC770F" w:rsidRDefault="00701B8F" w:rsidP="00701B8F">
            <w:pPr>
              <w:pStyle w:val="NoSpacing"/>
              <w:jc w:val="left"/>
              <w:rPr>
                <w:noProof/>
                <w:sz w:val="18"/>
                <w:szCs w:val="18"/>
              </w:rPr>
            </w:pPr>
            <w:r w:rsidRPr="002A0CB6">
              <w:rPr>
                <w:noProof/>
                <w:sz w:val="18"/>
                <w:szCs w:val="18"/>
              </w:rPr>
              <w:t>Niger</w:t>
            </w:r>
          </w:p>
        </w:tc>
        <w:tc>
          <w:tcPr>
            <w:tcW w:w="1465" w:type="dxa"/>
            <w:tcBorders>
              <w:left w:val="single" w:sz="4" w:space="0" w:color="auto"/>
            </w:tcBorders>
            <w:noWrap/>
          </w:tcPr>
          <w:p w14:paraId="4644F135" w14:textId="78BA70C6" w:rsidR="00701B8F" w:rsidRPr="005D19CF" w:rsidRDefault="00701B8F" w:rsidP="00701B8F">
            <w:pPr>
              <w:pStyle w:val="NoSpacing"/>
              <w:jc w:val="center"/>
              <w:rPr>
                <w:noProof/>
                <w:sz w:val="18"/>
                <w:szCs w:val="18"/>
              </w:rPr>
            </w:pPr>
            <w:r w:rsidRPr="005D19CF">
              <w:rPr>
                <w:rFonts w:cs="Calibri"/>
                <w:color w:val="000000"/>
                <w:sz w:val="18"/>
                <w:szCs w:val="18"/>
              </w:rPr>
              <w:t>Health card for child</w:t>
            </w:r>
          </w:p>
        </w:tc>
        <w:tc>
          <w:tcPr>
            <w:tcW w:w="1110" w:type="dxa"/>
            <w:tcBorders>
              <w:right w:val="single" w:sz="4" w:space="0" w:color="auto"/>
            </w:tcBorders>
            <w:noWrap/>
          </w:tcPr>
          <w:p w14:paraId="5DE65ADD" w14:textId="23856234"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938BD9A" w14:textId="4F152B8C" w:rsidR="00701B8F" w:rsidRPr="005D19CF" w:rsidRDefault="00701B8F" w:rsidP="00701B8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40CEBDAC" w14:textId="409F40FD" w:rsidR="00701B8F" w:rsidRPr="005D19CF" w:rsidRDefault="00701B8F" w:rsidP="00701B8F">
            <w:pPr>
              <w:pStyle w:val="NoSpacing"/>
              <w:jc w:val="center"/>
              <w:rPr>
                <w:noProof/>
                <w:sz w:val="18"/>
                <w:szCs w:val="18"/>
              </w:rPr>
            </w:pPr>
            <w:r>
              <w:rPr>
                <w:rFonts w:cs="Calibri"/>
                <w:color w:val="000000"/>
                <w:sz w:val="18"/>
                <w:szCs w:val="18"/>
              </w:rPr>
              <w:t>43</w:t>
            </w:r>
          </w:p>
        </w:tc>
        <w:tc>
          <w:tcPr>
            <w:tcW w:w="1797" w:type="dxa"/>
            <w:gridSpan w:val="2"/>
            <w:tcBorders>
              <w:left w:val="single" w:sz="4" w:space="0" w:color="auto"/>
            </w:tcBorders>
            <w:noWrap/>
          </w:tcPr>
          <w:p w14:paraId="564F4B92" w14:textId="4AEDF8B0" w:rsidR="00701B8F" w:rsidRPr="005D19CF" w:rsidRDefault="00701B8F" w:rsidP="00701B8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3B1302F2" w14:textId="1960A9A2" w:rsidR="00701B8F" w:rsidRPr="005D19CF" w:rsidRDefault="00701B8F" w:rsidP="00701B8F">
            <w:pPr>
              <w:pStyle w:val="NoSpacing"/>
              <w:jc w:val="center"/>
              <w:rPr>
                <w:noProof/>
                <w:sz w:val="18"/>
                <w:szCs w:val="18"/>
              </w:rPr>
            </w:pPr>
            <w:r>
              <w:rPr>
                <w:rFonts w:cs="Calibri"/>
                <w:color w:val="000000"/>
                <w:sz w:val="18"/>
                <w:szCs w:val="18"/>
              </w:rPr>
              <w:t>39</w:t>
            </w:r>
          </w:p>
        </w:tc>
        <w:tc>
          <w:tcPr>
            <w:tcW w:w="1580" w:type="dxa"/>
            <w:gridSpan w:val="2"/>
            <w:tcBorders>
              <w:left w:val="single" w:sz="4" w:space="0" w:color="auto"/>
            </w:tcBorders>
            <w:noWrap/>
          </w:tcPr>
          <w:p w14:paraId="6364CEC3" w14:textId="43C4425C" w:rsidR="00701B8F" w:rsidRPr="005D19CF" w:rsidRDefault="00701B8F" w:rsidP="00701B8F">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2D5CE84E" w14:textId="726B4343" w:rsidR="00701B8F" w:rsidRPr="005D19CF" w:rsidRDefault="00701B8F" w:rsidP="00701B8F">
            <w:pPr>
              <w:pStyle w:val="NoSpacing"/>
              <w:jc w:val="center"/>
              <w:rPr>
                <w:noProof/>
                <w:sz w:val="18"/>
                <w:szCs w:val="18"/>
              </w:rPr>
            </w:pPr>
            <w:r>
              <w:rPr>
                <w:rFonts w:cs="Calibri"/>
                <w:color w:val="000000"/>
                <w:sz w:val="18"/>
                <w:szCs w:val="18"/>
              </w:rPr>
              <w:t>25</w:t>
            </w:r>
          </w:p>
        </w:tc>
        <w:tc>
          <w:tcPr>
            <w:tcW w:w="1947" w:type="dxa"/>
            <w:gridSpan w:val="2"/>
            <w:tcBorders>
              <w:left w:val="single" w:sz="4" w:space="0" w:color="auto"/>
            </w:tcBorders>
            <w:noWrap/>
          </w:tcPr>
          <w:p w14:paraId="6048CD87" w14:textId="3EDF0557" w:rsidR="00701B8F" w:rsidRPr="005D19CF" w:rsidRDefault="00701B8F" w:rsidP="00701B8F">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noWrap/>
          </w:tcPr>
          <w:p w14:paraId="6401A209" w14:textId="7EBB2EE7" w:rsidR="00701B8F" w:rsidRPr="005D19CF" w:rsidRDefault="00701B8F" w:rsidP="00701B8F">
            <w:pPr>
              <w:pStyle w:val="NoSpacing"/>
              <w:jc w:val="center"/>
              <w:rPr>
                <w:noProof/>
                <w:sz w:val="18"/>
                <w:szCs w:val="18"/>
              </w:rPr>
            </w:pPr>
            <w:r>
              <w:rPr>
                <w:rFonts w:cs="Calibri"/>
                <w:color w:val="000000"/>
                <w:sz w:val="18"/>
                <w:szCs w:val="18"/>
              </w:rPr>
              <w:t>23</w:t>
            </w:r>
          </w:p>
        </w:tc>
      </w:tr>
      <w:tr w:rsidR="00701B8F" w:rsidRPr="00DC770F" w14:paraId="1BA6D7F6" w14:textId="77777777" w:rsidTr="005D19CF">
        <w:trPr>
          <w:gridAfter w:val="1"/>
          <w:wAfter w:w="9" w:type="dxa"/>
          <w:trHeight w:val="290"/>
        </w:trPr>
        <w:tc>
          <w:tcPr>
            <w:tcW w:w="1791" w:type="dxa"/>
            <w:tcBorders>
              <w:right w:val="single" w:sz="4" w:space="0" w:color="auto"/>
            </w:tcBorders>
            <w:noWrap/>
            <w:hideMark/>
          </w:tcPr>
          <w:p w14:paraId="266811E9" w14:textId="1AC964DC" w:rsidR="00701B8F" w:rsidRPr="00DC770F" w:rsidRDefault="00701B8F" w:rsidP="00701B8F">
            <w:pPr>
              <w:pStyle w:val="NoSpacing"/>
              <w:jc w:val="left"/>
              <w:rPr>
                <w:noProof/>
                <w:sz w:val="18"/>
                <w:szCs w:val="18"/>
              </w:rPr>
            </w:pPr>
            <w:r w:rsidRPr="002A0CB6">
              <w:rPr>
                <w:noProof/>
                <w:sz w:val="18"/>
                <w:szCs w:val="18"/>
              </w:rPr>
              <w:t>Nigeria</w:t>
            </w:r>
          </w:p>
        </w:tc>
        <w:tc>
          <w:tcPr>
            <w:tcW w:w="1465" w:type="dxa"/>
            <w:tcBorders>
              <w:left w:val="single" w:sz="4" w:space="0" w:color="auto"/>
            </w:tcBorders>
            <w:noWrap/>
          </w:tcPr>
          <w:p w14:paraId="0183D790" w14:textId="7E3F38EC" w:rsidR="00701B8F" w:rsidRPr="005D19CF" w:rsidRDefault="00701B8F" w:rsidP="00701B8F">
            <w:pPr>
              <w:pStyle w:val="NoSpacing"/>
              <w:jc w:val="center"/>
              <w:rPr>
                <w:noProof/>
                <w:sz w:val="18"/>
                <w:szCs w:val="18"/>
              </w:rPr>
            </w:pPr>
            <w:r>
              <w:rPr>
                <w:rFonts w:cs="Calibri"/>
                <w:color w:val="000000"/>
                <w:sz w:val="18"/>
                <w:szCs w:val="18"/>
              </w:rPr>
              <w:t xml:space="preserve">Region: </w:t>
            </w:r>
            <w:proofErr w:type="gramStart"/>
            <w:r>
              <w:rPr>
                <w:rFonts w:cs="Calibri"/>
                <w:color w:val="000000"/>
                <w:sz w:val="18"/>
                <w:szCs w:val="18"/>
              </w:rPr>
              <w:t>South east</w:t>
            </w:r>
            <w:proofErr w:type="gramEnd"/>
          </w:p>
        </w:tc>
        <w:tc>
          <w:tcPr>
            <w:tcW w:w="1110" w:type="dxa"/>
            <w:tcBorders>
              <w:right w:val="single" w:sz="4" w:space="0" w:color="auto"/>
            </w:tcBorders>
            <w:noWrap/>
          </w:tcPr>
          <w:p w14:paraId="39F16077" w14:textId="694E446E"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C0E9510" w14:textId="1EC7CF5C" w:rsidR="00701B8F" w:rsidRPr="005D19CF" w:rsidRDefault="00701B8F" w:rsidP="00701B8F">
            <w:pPr>
              <w:pStyle w:val="NoSpacing"/>
              <w:jc w:val="center"/>
              <w:rPr>
                <w:noProof/>
                <w:sz w:val="18"/>
                <w:szCs w:val="18"/>
              </w:rPr>
            </w:pPr>
            <w:r w:rsidRPr="005D19CF">
              <w:rPr>
                <w:rFonts w:cs="Calibri"/>
                <w:color w:val="000000"/>
                <w:sz w:val="18"/>
                <w:szCs w:val="18"/>
              </w:rPr>
              <w:t>Language: Yoruba</w:t>
            </w:r>
          </w:p>
        </w:tc>
        <w:tc>
          <w:tcPr>
            <w:tcW w:w="1105" w:type="dxa"/>
            <w:tcBorders>
              <w:right w:val="single" w:sz="4" w:space="0" w:color="auto"/>
            </w:tcBorders>
            <w:noWrap/>
          </w:tcPr>
          <w:p w14:paraId="56797854" w14:textId="23A01BA1" w:rsidR="00701B8F" w:rsidRPr="005D19CF" w:rsidRDefault="00701B8F" w:rsidP="00701B8F">
            <w:pPr>
              <w:pStyle w:val="NoSpacing"/>
              <w:jc w:val="center"/>
              <w:rPr>
                <w:noProof/>
                <w:sz w:val="18"/>
                <w:szCs w:val="18"/>
              </w:rPr>
            </w:pPr>
            <w:r>
              <w:rPr>
                <w:rFonts w:cs="Calibri"/>
                <w:color w:val="000000"/>
                <w:sz w:val="18"/>
                <w:szCs w:val="18"/>
              </w:rPr>
              <w:t>80</w:t>
            </w:r>
          </w:p>
        </w:tc>
        <w:tc>
          <w:tcPr>
            <w:tcW w:w="1797" w:type="dxa"/>
            <w:gridSpan w:val="2"/>
            <w:tcBorders>
              <w:left w:val="single" w:sz="4" w:space="0" w:color="auto"/>
            </w:tcBorders>
            <w:noWrap/>
          </w:tcPr>
          <w:p w14:paraId="0D0A0F8D" w14:textId="4A33C494" w:rsidR="00701B8F" w:rsidRPr="005D19CF" w:rsidRDefault="00701B8F" w:rsidP="00701B8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6035050" w14:textId="1EC7E22C" w:rsidR="00701B8F" w:rsidRPr="005D19CF" w:rsidRDefault="00701B8F" w:rsidP="00701B8F">
            <w:pPr>
              <w:pStyle w:val="NoSpacing"/>
              <w:jc w:val="center"/>
              <w:rPr>
                <w:noProof/>
                <w:sz w:val="18"/>
                <w:szCs w:val="18"/>
              </w:rPr>
            </w:pPr>
            <w:r>
              <w:rPr>
                <w:rFonts w:cs="Calibri"/>
                <w:color w:val="000000"/>
                <w:sz w:val="18"/>
                <w:szCs w:val="18"/>
              </w:rPr>
              <w:t>77</w:t>
            </w:r>
          </w:p>
        </w:tc>
        <w:tc>
          <w:tcPr>
            <w:tcW w:w="1580" w:type="dxa"/>
            <w:gridSpan w:val="2"/>
            <w:tcBorders>
              <w:left w:val="single" w:sz="4" w:space="0" w:color="auto"/>
            </w:tcBorders>
            <w:noWrap/>
          </w:tcPr>
          <w:p w14:paraId="582D00D3" w14:textId="0504950D" w:rsidR="00701B8F" w:rsidRPr="005D19CF" w:rsidRDefault="00701B8F" w:rsidP="00701B8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18590D8" w14:textId="17D1B785" w:rsidR="00701B8F" w:rsidRPr="005D19CF" w:rsidRDefault="00701B8F" w:rsidP="00701B8F">
            <w:pPr>
              <w:pStyle w:val="NoSpacing"/>
              <w:jc w:val="center"/>
              <w:rPr>
                <w:noProof/>
                <w:sz w:val="18"/>
                <w:szCs w:val="18"/>
              </w:rPr>
            </w:pPr>
            <w:r>
              <w:rPr>
                <w:rFonts w:cs="Calibri"/>
                <w:color w:val="000000"/>
                <w:sz w:val="18"/>
                <w:szCs w:val="18"/>
              </w:rPr>
              <w:t>72</w:t>
            </w:r>
          </w:p>
        </w:tc>
        <w:tc>
          <w:tcPr>
            <w:tcW w:w="1947" w:type="dxa"/>
            <w:gridSpan w:val="2"/>
            <w:tcBorders>
              <w:left w:val="single" w:sz="4" w:space="0" w:color="auto"/>
            </w:tcBorders>
            <w:noWrap/>
          </w:tcPr>
          <w:p w14:paraId="0C12816B" w14:textId="4682C143" w:rsidR="00701B8F" w:rsidRPr="005D19CF" w:rsidRDefault="00701B8F" w:rsidP="00701B8F">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noWrap/>
          </w:tcPr>
          <w:p w14:paraId="3CFB9C45" w14:textId="764F18A8" w:rsidR="00701B8F" w:rsidRPr="005D19CF" w:rsidRDefault="00701B8F" w:rsidP="00701B8F">
            <w:pPr>
              <w:pStyle w:val="NoSpacing"/>
              <w:jc w:val="center"/>
              <w:rPr>
                <w:noProof/>
                <w:sz w:val="18"/>
                <w:szCs w:val="18"/>
              </w:rPr>
            </w:pPr>
            <w:r>
              <w:rPr>
                <w:rFonts w:cs="Calibri"/>
                <w:color w:val="000000"/>
                <w:sz w:val="18"/>
                <w:szCs w:val="18"/>
              </w:rPr>
              <w:t>55</w:t>
            </w:r>
          </w:p>
        </w:tc>
      </w:tr>
      <w:tr w:rsidR="00701B8F" w:rsidRPr="00DC770F" w14:paraId="7D375C7B" w14:textId="77777777" w:rsidTr="005D19CF">
        <w:trPr>
          <w:gridAfter w:val="1"/>
          <w:wAfter w:w="9" w:type="dxa"/>
          <w:trHeight w:val="290"/>
        </w:trPr>
        <w:tc>
          <w:tcPr>
            <w:tcW w:w="1791" w:type="dxa"/>
            <w:tcBorders>
              <w:right w:val="single" w:sz="4" w:space="0" w:color="auto"/>
            </w:tcBorders>
            <w:noWrap/>
            <w:hideMark/>
          </w:tcPr>
          <w:p w14:paraId="6AB7CA7C" w14:textId="16AF4AB8" w:rsidR="00701B8F" w:rsidRPr="00DC770F" w:rsidRDefault="00701B8F" w:rsidP="00701B8F">
            <w:pPr>
              <w:pStyle w:val="NoSpacing"/>
              <w:jc w:val="left"/>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27DFFA40" w14:textId="48885AAC" w:rsidR="00701B8F" w:rsidRPr="005D19CF" w:rsidRDefault="00701B8F" w:rsidP="00701B8F">
            <w:pPr>
              <w:pStyle w:val="NoSpacing"/>
              <w:jc w:val="center"/>
              <w:rPr>
                <w:noProof/>
                <w:sz w:val="18"/>
                <w:szCs w:val="18"/>
              </w:rPr>
            </w:pPr>
            <w:r>
              <w:rPr>
                <w:rFonts w:cs="Calibri"/>
                <w:color w:val="000000"/>
                <w:sz w:val="18"/>
                <w:szCs w:val="18"/>
              </w:rPr>
              <w:t>Region: Pool</w:t>
            </w:r>
          </w:p>
        </w:tc>
        <w:tc>
          <w:tcPr>
            <w:tcW w:w="1110" w:type="dxa"/>
            <w:tcBorders>
              <w:right w:val="single" w:sz="4" w:space="0" w:color="auto"/>
            </w:tcBorders>
            <w:noWrap/>
          </w:tcPr>
          <w:p w14:paraId="56901EBF" w14:textId="225B8B92" w:rsidR="00701B8F" w:rsidRPr="005D19CF" w:rsidRDefault="00701B8F" w:rsidP="00701B8F">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1F879BF" w14:textId="12BFA2F0" w:rsidR="00701B8F" w:rsidRPr="005D19CF" w:rsidRDefault="00701B8F" w:rsidP="00701B8F">
            <w:pPr>
              <w:pStyle w:val="NoSpacing"/>
              <w:jc w:val="center"/>
              <w:rPr>
                <w:noProof/>
                <w:sz w:val="18"/>
                <w:szCs w:val="18"/>
              </w:rPr>
            </w:pPr>
            <w:r>
              <w:rPr>
                <w:rFonts w:cs="Calibri"/>
                <w:color w:val="000000"/>
                <w:sz w:val="18"/>
                <w:szCs w:val="18"/>
              </w:rPr>
              <w:t xml:space="preserve">Region: </w:t>
            </w:r>
            <w:proofErr w:type="spellStart"/>
            <w:r>
              <w:rPr>
                <w:rFonts w:cs="Calibri"/>
                <w:color w:val="000000"/>
                <w:sz w:val="18"/>
                <w:szCs w:val="18"/>
              </w:rPr>
              <w:t>Kouilou</w:t>
            </w:r>
            <w:proofErr w:type="spellEnd"/>
          </w:p>
        </w:tc>
        <w:tc>
          <w:tcPr>
            <w:tcW w:w="1105" w:type="dxa"/>
            <w:tcBorders>
              <w:right w:val="single" w:sz="4" w:space="0" w:color="auto"/>
            </w:tcBorders>
            <w:noWrap/>
          </w:tcPr>
          <w:p w14:paraId="646397F5" w14:textId="1B34C526" w:rsidR="00701B8F" w:rsidRPr="005D19CF" w:rsidRDefault="00701B8F" w:rsidP="00701B8F">
            <w:pPr>
              <w:pStyle w:val="NoSpacing"/>
              <w:jc w:val="center"/>
              <w:rPr>
                <w:noProof/>
                <w:sz w:val="18"/>
                <w:szCs w:val="18"/>
              </w:rPr>
            </w:pPr>
            <w:r>
              <w:rPr>
                <w:rFonts w:cs="Calibri"/>
                <w:color w:val="000000"/>
                <w:sz w:val="18"/>
                <w:szCs w:val="18"/>
              </w:rPr>
              <w:t>77</w:t>
            </w:r>
          </w:p>
        </w:tc>
        <w:tc>
          <w:tcPr>
            <w:tcW w:w="1797" w:type="dxa"/>
            <w:gridSpan w:val="2"/>
            <w:tcBorders>
              <w:left w:val="single" w:sz="4" w:space="0" w:color="auto"/>
            </w:tcBorders>
            <w:noWrap/>
          </w:tcPr>
          <w:p w14:paraId="5BC990B5" w14:textId="70B491D2" w:rsidR="00701B8F" w:rsidRPr="005D19CF" w:rsidRDefault="00701B8F" w:rsidP="00701B8F">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EC14F83" w14:textId="25429151" w:rsidR="00701B8F" w:rsidRPr="005D19CF" w:rsidRDefault="00701B8F" w:rsidP="00701B8F">
            <w:pPr>
              <w:pStyle w:val="NoSpacing"/>
              <w:jc w:val="center"/>
              <w:rPr>
                <w:noProof/>
                <w:sz w:val="18"/>
                <w:szCs w:val="18"/>
              </w:rPr>
            </w:pPr>
            <w:r>
              <w:rPr>
                <w:rFonts w:cs="Calibri"/>
                <w:color w:val="000000"/>
                <w:sz w:val="18"/>
                <w:szCs w:val="18"/>
              </w:rPr>
              <w:t>75</w:t>
            </w:r>
          </w:p>
        </w:tc>
        <w:tc>
          <w:tcPr>
            <w:tcW w:w="1580" w:type="dxa"/>
            <w:gridSpan w:val="2"/>
            <w:tcBorders>
              <w:left w:val="single" w:sz="4" w:space="0" w:color="auto"/>
            </w:tcBorders>
            <w:noWrap/>
          </w:tcPr>
          <w:p w14:paraId="391433AD" w14:textId="3ECC22F8" w:rsidR="00701B8F" w:rsidRPr="005D19CF" w:rsidRDefault="00701B8F" w:rsidP="00701B8F">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70F3A94" w14:textId="24C74779" w:rsidR="00701B8F" w:rsidRPr="005D19CF" w:rsidRDefault="00701B8F" w:rsidP="00701B8F">
            <w:pPr>
              <w:pStyle w:val="NoSpacing"/>
              <w:jc w:val="center"/>
              <w:rPr>
                <w:noProof/>
                <w:sz w:val="18"/>
                <w:szCs w:val="18"/>
              </w:rPr>
            </w:pPr>
            <w:r>
              <w:rPr>
                <w:rFonts w:cs="Calibri"/>
                <w:color w:val="000000"/>
                <w:sz w:val="18"/>
                <w:szCs w:val="18"/>
              </w:rPr>
              <w:t>71</w:t>
            </w:r>
          </w:p>
        </w:tc>
        <w:tc>
          <w:tcPr>
            <w:tcW w:w="1947" w:type="dxa"/>
            <w:gridSpan w:val="2"/>
            <w:tcBorders>
              <w:left w:val="single" w:sz="4" w:space="0" w:color="auto"/>
            </w:tcBorders>
            <w:noWrap/>
          </w:tcPr>
          <w:p w14:paraId="7E472B95" w14:textId="6D2266AA" w:rsidR="00701B8F" w:rsidRPr="005D19CF" w:rsidRDefault="00701B8F" w:rsidP="00701B8F">
            <w:pPr>
              <w:pStyle w:val="NoSpacing"/>
              <w:jc w:val="center"/>
              <w:rPr>
                <w:noProof/>
                <w:sz w:val="18"/>
                <w:szCs w:val="18"/>
              </w:rPr>
            </w:pPr>
            <w:r>
              <w:rPr>
                <w:rFonts w:cs="Calibri"/>
                <w:color w:val="000000"/>
                <w:sz w:val="18"/>
                <w:szCs w:val="18"/>
              </w:rPr>
              <w:t xml:space="preserve">Region: </w:t>
            </w:r>
            <w:proofErr w:type="spellStart"/>
            <w:r>
              <w:rPr>
                <w:rFonts w:cs="Calibri"/>
                <w:color w:val="000000"/>
                <w:sz w:val="18"/>
                <w:szCs w:val="18"/>
              </w:rPr>
              <w:t>Lekoumou</w:t>
            </w:r>
            <w:proofErr w:type="spellEnd"/>
          </w:p>
        </w:tc>
        <w:tc>
          <w:tcPr>
            <w:tcW w:w="1105" w:type="dxa"/>
            <w:noWrap/>
          </w:tcPr>
          <w:p w14:paraId="0B6001F2" w14:textId="78DAB6A9" w:rsidR="00701B8F" w:rsidRPr="005D19CF" w:rsidRDefault="00701B8F" w:rsidP="00701B8F">
            <w:pPr>
              <w:pStyle w:val="NoSpacing"/>
              <w:jc w:val="center"/>
              <w:rPr>
                <w:noProof/>
                <w:sz w:val="18"/>
                <w:szCs w:val="18"/>
              </w:rPr>
            </w:pPr>
            <w:r>
              <w:rPr>
                <w:rFonts w:cs="Calibri"/>
                <w:color w:val="000000"/>
                <w:sz w:val="18"/>
                <w:szCs w:val="18"/>
              </w:rPr>
              <w:t>70</w:t>
            </w:r>
          </w:p>
        </w:tc>
      </w:tr>
      <w:tr w:rsidR="00053890" w:rsidRPr="00DC770F" w14:paraId="35F67B00" w14:textId="77777777" w:rsidTr="005D19CF">
        <w:trPr>
          <w:gridAfter w:val="1"/>
          <w:wAfter w:w="9" w:type="dxa"/>
          <w:trHeight w:val="290"/>
        </w:trPr>
        <w:tc>
          <w:tcPr>
            <w:tcW w:w="1791" w:type="dxa"/>
            <w:tcBorders>
              <w:right w:val="single" w:sz="4" w:space="0" w:color="auto"/>
            </w:tcBorders>
            <w:noWrap/>
            <w:hideMark/>
          </w:tcPr>
          <w:p w14:paraId="4FE3C408" w14:textId="6383F666" w:rsidR="00053890" w:rsidRPr="00DC770F" w:rsidRDefault="00053890" w:rsidP="00053890">
            <w:pPr>
              <w:pStyle w:val="NoSpacing"/>
              <w:jc w:val="left"/>
              <w:rPr>
                <w:noProof/>
                <w:sz w:val="18"/>
                <w:szCs w:val="18"/>
              </w:rPr>
            </w:pPr>
            <w:r w:rsidRPr="002A0CB6">
              <w:rPr>
                <w:noProof/>
                <w:sz w:val="18"/>
                <w:szCs w:val="18"/>
              </w:rPr>
              <w:t>Rwanda</w:t>
            </w:r>
          </w:p>
        </w:tc>
        <w:tc>
          <w:tcPr>
            <w:tcW w:w="1465" w:type="dxa"/>
            <w:tcBorders>
              <w:left w:val="single" w:sz="4" w:space="0" w:color="auto"/>
            </w:tcBorders>
            <w:noWrap/>
          </w:tcPr>
          <w:p w14:paraId="6FE44FBA" w14:textId="5F6B7CE7"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24D39732" w14:textId="39A3961D"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45C201F" w14:textId="53C2BB76" w:rsidR="00053890" w:rsidRPr="005D19CF" w:rsidRDefault="00053890" w:rsidP="00053890">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3D491FA0" w14:textId="78007018" w:rsidR="00053890" w:rsidRPr="005D19CF" w:rsidRDefault="00053890" w:rsidP="00053890">
            <w:pPr>
              <w:pStyle w:val="NoSpacing"/>
              <w:jc w:val="center"/>
              <w:rPr>
                <w:noProof/>
                <w:sz w:val="18"/>
                <w:szCs w:val="18"/>
              </w:rPr>
            </w:pPr>
            <w:r>
              <w:rPr>
                <w:rFonts w:cs="Calibri"/>
                <w:color w:val="000000"/>
                <w:sz w:val="18"/>
                <w:szCs w:val="18"/>
              </w:rPr>
              <w:t>87</w:t>
            </w:r>
          </w:p>
        </w:tc>
        <w:tc>
          <w:tcPr>
            <w:tcW w:w="1797" w:type="dxa"/>
            <w:gridSpan w:val="2"/>
            <w:tcBorders>
              <w:left w:val="single" w:sz="4" w:space="0" w:color="auto"/>
            </w:tcBorders>
            <w:noWrap/>
          </w:tcPr>
          <w:p w14:paraId="394F1936" w14:textId="0E3D2012" w:rsidR="00053890" w:rsidRPr="005D19CF" w:rsidRDefault="00053890" w:rsidP="00053890">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2A870F86" w14:textId="5D8286BD" w:rsidR="00053890" w:rsidRPr="005D19CF" w:rsidRDefault="00053890" w:rsidP="00053890">
            <w:pPr>
              <w:pStyle w:val="NoSpacing"/>
              <w:jc w:val="center"/>
              <w:rPr>
                <w:noProof/>
                <w:sz w:val="18"/>
                <w:szCs w:val="18"/>
              </w:rPr>
            </w:pPr>
            <w:r>
              <w:rPr>
                <w:rFonts w:cs="Calibri"/>
                <w:color w:val="000000"/>
                <w:sz w:val="18"/>
                <w:szCs w:val="18"/>
              </w:rPr>
              <w:t>76</w:t>
            </w:r>
          </w:p>
        </w:tc>
        <w:tc>
          <w:tcPr>
            <w:tcW w:w="1580" w:type="dxa"/>
            <w:gridSpan w:val="2"/>
            <w:tcBorders>
              <w:left w:val="single" w:sz="4" w:space="0" w:color="auto"/>
            </w:tcBorders>
            <w:noWrap/>
          </w:tcPr>
          <w:p w14:paraId="1A6B5888" w14:textId="237CAED4" w:rsidR="00053890" w:rsidRPr="005D19CF" w:rsidRDefault="00053890" w:rsidP="00053890">
            <w:pPr>
              <w:pStyle w:val="NoSpacing"/>
              <w:jc w:val="center"/>
              <w:rPr>
                <w:noProof/>
                <w:sz w:val="18"/>
                <w:szCs w:val="18"/>
              </w:rPr>
            </w:pPr>
            <w:r>
              <w:rPr>
                <w:rFonts w:cs="Calibri"/>
                <w:color w:val="000000"/>
                <w:sz w:val="18"/>
                <w:szCs w:val="18"/>
              </w:rPr>
              <w:t xml:space="preserve">Number of </w:t>
            </w:r>
            <w:r>
              <w:rPr>
                <w:rFonts w:cs="Calibri"/>
                <w:color w:val="000000"/>
                <w:sz w:val="18"/>
                <w:szCs w:val="18"/>
              </w:rPr>
              <w:t>male</w:t>
            </w:r>
            <w:r>
              <w:rPr>
                <w:rFonts w:cs="Calibri"/>
                <w:color w:val="000000"/>
                <w:sz w:val="18"/>
                <w:szCs w:val="18"/>
              </w:rPr>
              <w:t xml:space="preserve"> HH members</w:t>
            </w:r>
          </w:p>
        </w:tc>
        <w:tc>
          <w:tcPr>
            <w:tcW w:w="1105" w:type="dxa"/>
            <w:tcBorders>
              <w:right w:val="single" w:sz="4" w:space="0" w:color="auto"/>
            </w:tcBorders>
            <w:noWrap/>
          </w:tcPr>
          <w:p w14:paraId="23300C82" w14:textId="0388C007" w:rsidR="00053890" w:rsidRPr="005D19CF" w:rsidRDefault="00053890" w:rsidP="00053890">
            <w:pPr>
              <w:pStyle w:val="NoSpacing"/>
              <w:jc w:val="center"/>
              <w:rPr>
                <w:noProof/>
                <w:sz w:val="18"/>
                <w:szCs w:val="18"/>
              </w:rPr>
            </w:pPr>
            <w:r>
              <w:rPr>
                <w:rFonts w:cs="Calibri"/>
                <w:color w:val="000000"/>
                <w:sz w:val="18"/>
                <w:szCs w:val="18"/>
              </w:rPr>
              <w:t>51</w:t>
            </w:r>
          </w:p>
        </w:tc>
        <w:tc>
          <w:tcPr>
            <w:tcW w:w="1947" w:type="dxa"/>
            <w:gridSpan w:val="2"/>
            <w:tcBorders>
              <w:left w:val="single" w:sz="4" w:space="0" w:color="auto"/>
            </w:tcBorders>
            <w:noWrap/>
          </w:tcPr>
          <w:p w14:paraId="055CAC6D" w14:textId="7BD2E1E7" w:rsidR="00053890" w:rsidRPr="005D19CF" w:rsidRDefault="00053890" w:rsidP="00053890">
            <w:pPr>
              <w:pStyle w:val="NoSpacing"/>
              <w:jc w:val="center"/>
              <w:rPr>
                <w:noProof/>
                <w:sz w:val="18"/>
                <w:szCs w:val="18"/>
              </w:rPr>
            </w:pPr>
            <w:r w:rsidRPr="005D19CF">
              <w:rPr>
                <w:rFonts w:cs="Calibri"/>
                <w:color w:val="000000"/>
                <w:sz w:val="18"/>
                <w:szCs w:val="18"/>
              </w:rPr>
              <w:t>Number of cattle owned</w:t>
            </w:r>
          </w:p>
        </w:tc>
        <w:tc>
          <w:tcPr>
            <w:tcW w:w="1105" w:type="dxa"/>
            <w:noWrap/>
          </w:tcPr>
          <w:p w14:paraId="4F4F72DD" w14:textId="137DCB1D" w:rsidR="00053890" w:rsidRPr="005D19CF" w:rsidRDefault="00053890" w:rsidP="00053890">
            <w:pPr>
              <w:pStyle w:val="NoSpacing"/>
              <w:jc w:val="center"/>
              <w:rPr>
                <w:noProof/>
                <w:sz w:val="18"/>
                <w:szCs w:val="18"/>
              </w:rPr>
            </w:pPr>
            <w:r>
              <w:rPr>
                <w:rFonts w:cs="Calibri"/>
                <w:color w:val="000000"/>
                <w:sz w:val="18"/>
                <w:szCs w:val="18"/>
              </w:rPr>
              <w:t>51</w:t>
            </w:r>
          </w:p>
        </w:tc>
      </w:tr>
      <w:tr w:rsidR="00053890" w:rsidRPr="00DC770F" w14:paraId="7C813CA5" w14:textId="77777777" w:rsidTr="005D19CF">
        <w:trPr>
          <w:gridAfter w:val="1"/>
          <w:wAfter w:w="9" w:type="dxa"/>
          <w:trHeight w:val="290"/>
        </w:trPr>
        <w:tc>
          <w:tcPr>
            <w:tcW w:w="1791" w:type="dxa"/>
            <w:tcBorders>
              <w:right w:val="single" w:sz="4" w:space="0" w:color="auto"/>
            </w:tcBorders>
            <w:noWrap/>
            <w:hideMark/>
          </w:tcPr>
          <w:p w14:paraId="6133FBDB" w14:textId="589BE678" w:rsidR="00053890" w:rsidRPr="00DC770F" w:rsidRDefault="00053890" w:rsidP="00053890">
            <w:pPr>
              <w:pStyle w:val="NoSpacing"/>
              <w:jc w:val="left"/>
              <w:rPr>
                <w:noProof/>
                <w:sz w:val="18"/>
                <w:szCs w:val="18"/>
              </w:rPr>
            </w:pPr>
            <w:r w:rsidRPr="002A0CB6">
              <w:rPr>
                <w:noProof/>
                <w:sz w:val="18"/>
                <w:szCs w:val="18"/>
              </w:rPr>
              <w:t>Senegal</w:t>
            </w:r>
          </w:p>
        </w:tc>
        <w:tc>
          <w:tcPr>
            <w:tcW w:w="1465" w:type="dxa"/>
            <w:tcBorders>
              <w:left w:val="single" w:sz="4" w:space="0" w:color="auto"/>
            </w:tcBorders>
            <w:noWrap/>
          </w:tcPr>
          <w:p w14:paraId="2251D887" w14:textId="4D2C1E2C"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38EC6FF6" w14:textId="7BBB3DD8"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618FFDB1" w14:textId="58B3BB93" w:rsidR="00053890" w:rsidRPr="005D19CF" w:rsidRDefault="00053890" w:rsidP="00053890">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6C045A85" w14:textId="6B6F0BE4" w:rsidR="00053890" w:rsidRPr="005D19CF" w:rsidRDefault="00053890" w:rsidP="00053890">
            <w:pPr>
              <w:pStyle w:val="NoSpacing"/>
              <w:jc w:val="center"/>
              <w:rPr>
                <w:noProof/>
                <w:sz w:val="18"/>
                <w:szCs w:val="18"/>
              </w:rPr>
            </w:pPr>
            <w:r>
              <w:rPr>
                <w:rFonts w:cs="Calibri"/>
                <w:color w:val="000000"/>
                <w:sz w:val="18"/>
                <w:szCs w:val="18"/>
              </w:rPr>
              <w:t>94</w:t>
            </w:r>
          </w:p>
        </w:tc>
        <w:tc>
          <w:tcPr>
            <w:tcW w:w="1797" w:type="dxa"/>
            <w:gridSpan w:val="2"/>
            <w:tcBorders>
              <w:left w:val="single" w:sz="4" w:space="0" w:color="auto"/>
            </w:tcBorders>
            <w:noWrap/>
          </w:tcPr>
          <w:p w14:paraId="7E119DBE" w14:textId="049F3FAB" w:rsidR="00053890" w:rsidRPr="005D19CF" w:rsidRDefault="00053890" w:rsidP="00053890">
            <w:pPr>
              <w:pStyle w:val="NoSpacing"/>
              <w:jc w:val="center"/>
              <w:rPr>
                <w:noProof/>
                <w:sz w:val="18"/>
                <w:szCs w:val="18"/>
              </w:rPr>
            </w:pPr>
            <w:r w:rsidRPr="00F623C5">
              <w:rPr>
                <w:rFonts w:cs="Calibri"/>
                <w:color w:val="000000"/>
                <w:sz w:val="18"/>
                <w:szCs w:val="18"/>
              </w:rPr>
              <w:t>HH has electricity</w:t>
            </w:r>
          </w:p>
        </w:tc>
        <w:tc>
          <w:tcPr>
            <w:tcW w:w="1105" w:type="dxa"/>
            <w:tcBorders>
              <w:right w:val="single" w:sz="4" w:space="0" w:color="auto"/>
            </w:tcBorders>
            <w:noWrap/>
          </w:tcPr>
          <w:p w14:paraId="04DD84ED" w14:textId="26D63C0E" w:rsidR="00053890" w:rsidRPr="005D19CF" w:rsidRDefault="00053890" w:rsidP="00053890">
            <w:pPr>
              <w:pStyle w:val="NoSpacing"/>
              <w:jc w:val="center"/>
              <w:rPr>
                <w:noProof/>
                <w:sz w:val="18"/>
                <w:szCs w:val="18"/>
              </w:rPr>
            </w:pPr>
            <w:r>
              <w:rPr>
                <w:rFonts w:cs="Calibri"/>
                <w:color w:val="000000"/>
                <w:sz w:val="18"/>
                <w:szCs w:val="18"/>
              </w:rPr>
              <w:t>83</w:t>
            </w:r>
          </w:p>
        </w:tc>
        <w:tc>
          <w:tcPr>
            <w:tcW w:w="1580" w:type="dxa"/>
            <w:gridSpan w:val="2"/>
            <w:tcBorders>
              <w:left w:val="single" w:sz="4" w:space="0" w:color="auto"/>
            </w:tcBorders>
            <w:noWrap/>
          </w:tcPr>
          <w:p w14:paraId="41413829" w14:textId="5B8B7919" w:rsidR="00053890" w:rsidRPr="005D19CF" w:rsidRDefault="00053890" w:rsidP="00053890">
            <w:pPr>
              <w:pStyle w:val="NoSpacing"/>
              <w:jc w:val="center"/>
              <w:rPr>
                <w:noProof/>
                <w:sz w:val="18"/>
                <w:szCs w:val="18"/>
              </w:rPr>
            </w:pPr>
            <w:r w:rsidRPr="005D19CF">
              <w:rPr>
                <w:rFonts w:cs="Calibri"/>
                <w:color w:val="000000"/>
                <w:sz w:val="18"/>
                <w:szCs w:val="18"/>
              </w:rPr>
              <w:t>Health card for child</w:t>
            </w:r>
          </w:p>
        </w:tc>
        <w:tc>
          <w:tcPr>
            <w:tcW w:w="1105" w:type="dxa"/>
            <w:tcBorders>
              <w:right w:val="single" w:sz="4" w:space="0" w:color="auto"/>
            </w:tcBorders>
            <w:noWrap/>
          </w:tcPr>
          <w:p w14:paraId="7E146258" w14:textId="6A9DF287" w:rsidR="00053890" w:rsidRPr="005D19CF" w:rsidRDefault="00053890" w:rsidP="00053890">
            <w:pPr>
              <w:pStyle w:val="NoSpacing"/>
              <w:jc w:val="center"/>
              <w:rPr>
                <w:noProof/>
                <w:sz w:val="18"/>
                <w:szCs w:val="18"/>
              </w:rPr>
            </w:pPr>
            <w:r>
              <w:rPr>
                <w:rFonts w:cs="Calibri"/>
                <w:color w:val="000000"/>
                <w:sz w:val="18"/>
                <w:szCs w:val="18"/>
              </w:rPr>
              <w:t>69</w:t>
            </w:r>
          </w:p>
        </w:tc>
        <w:tc>
          <w:tcPr>
            <w:tcW w:w="1947" w:type="dxa"/>
            <w:gridSpan w:val="2"/>
            <w:tcBorders>
              <w:left w:val="single" w:sz="4" w:space="0" w:color="auto"/>
            </w:tcBorders>
            <w:noWrap/>
          </w:tcPr>
          <w:p w14:paraId="6F0DC7EC" w14:textId="39D1A583" w:rsidR="00053890" w:rsidRPr="005D19CF" w:rsidRDefault="00053890" w:rsidP="00053890">
            <w:pPr>
              <w:pStyle w:val="NoSpacing"/>
              <w:jc w:val="center"/>
              <w:rPr>
                <w:noProof/>
                <w:sz w:val="18"/>
                <w:szCs w:val="18"/>
              </w:rPr>
            </w:pPr>
            <w:r w:rsidRPr="005D19CF">
              <w:rPr>
                <w:rFonts w:cs="Calibri"/>
                <w:color w:val="000000"/>
                <w:sz w:val="18"/>
                <w:szCs w:val="18"/>
              </w:rPr>
              <w:t>Tested for HIV</w:t>
            </w:r>
          </w:p>
        </w:tc>
        <w:tc>
          <w:tcPr>
            <w:tcW w:w="1105" w:type="dxa"/>
            <w:noWrap/>
          </w:tcPr>
          <w:p w14:paraId="7EBB8F9C" w14:textId="3CCADA13" w:rsidR="00053890" w:rsidRPr="005D19CF" w:rsidRDefault="00053890" w:rsidP="00053890">
            <w:pPr>
              <w:pStyle w:val="NoSpacing"/>
              <w:jc w:val="center"/>
              <w:rPr>
                <w:noProof/>
                <w:sz w:val="18"/>
                <w:szCs w:val="18"/>
              </w:rPr>
            </w:pPr>
            <w:r>
              <w:rPr>
                <w:rFonts w:cs="Calibri"/>
                <w:color w:val="000000"/>
                <w:sz w:val="18"/>
                <w:szCs w:val="18"/>
              </w:rPr>
              <w:t>66</w:t>
            </w:r>
          </w:p>
        </w:tc>
      </w:tr>
      <w:tr w:rsidR="00053890" w:rsidRPr="00DC770F" w14:paraId="66D5004F" w14:textId="77777777" w:rsidTr="005D19CF">
        <w:trPr>
          <w:gridAfter w:val="1"/>
          <w:wAfter w:w="9" w:type="dxa"/>
          <w:trHeight w:val="290"/>
        </w:trPr>
        <w:tc>
          <w:tcPr>
            <w:tcW w:w="1791" w:type="dxa"/>
            <w:tcBorders>
              <w:right w:val="single" w:sz="4" w:space="0" w:color="auto"/>
            </w:tcBorders>
            <w:noWrap/>
            <w:hideMark/>
          </w:tcPr>
          <w:p w14:paraId="05007237" w14:textId="4ECE035E" w:rsidR="00053890" w:rsidRPr="00DC770F" w:rsidRDefault="00053890" w:rsidP="00053890">
            <w:pPr>
              <w:pStyle w:val="NoSpacing"/>
              <w:jc w:val="left"/>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7D2A6D96" w14:textId="694A9E4A"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5FBB09E1" w14:textId="6EA75B37"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576D648" w14:textId="2563411F" w:rsidR="00053890" w:rsidRPr="005D19CF" w:rsidRDefault="00053890" w:rsidP="00053890">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5B073DF4" w14:textId="7EB829C0" w:rsidR="00053890" w:rsidRPr="005D19CF" w:rsidRDefault="00053890" w:rsidP="00053890">
            <w:pPr>
              <w:pStyle w:val="NoSpacing"/>
              <w:jc w:val="center"/>
              <w:rPr>
                <w:noProof/>
                <w:sz w:val="18"/>
                <w:szCs w:val="18"/>
              </w:rPr>
            </w:pPr>
            <w:r>
              <w:rPr>
                <w:rFonts w:cs="Calibri"/>
                <w:color w:val="000000"/>
                <w:sz w:val="18"/>
                <w:szCs w:val="18"/>
              </w:rPr>
              <w:t>88</w:t>
            </w:r>
          </w:p>
        </w:tc>
        <w:tc>
          <w:tcPr>
            <w:tcW w:w="1797" w:type="dxa"/>
            <w:gridSpan w:val="2"/>
            <w:tcBorders>
              <w:left w:val="single" w:sz="4" w:space="0" w:color="auto"/>
            </w:tcBorders>
            <w:noWrap/>
          </w:tcPr>
          <w:p w14:paraId="3FE0A384" w14:textId="6F660FBB" w:rsidR="00053890" w:rsidRPr="005D19CF" w:rsidRDefault="00053890" w:rsidP="00053890">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27EDCBAE" w14:textId="6BF3057F" w:rsidR="00053890" w:rsidRPr="005D19CF" w:rsidRDefault="00053890" w:rsidP="00053890">
            <w:pPr>
              <w:pStyle w:val="NoSpacing"/>
              <w:jc w:val="center"/>
              <w:rPr>
                <w:noProof/>
                <w:sz w:val="18"/>
                <w:szCs w:val="18"/>
              </w:rPr>
            </w:pPr>
            <w:r>
              <w:rPr>
                <w:rFonts w:cs="Calibri"/>
                <w:color w:val="000000"/>
                <w:sz w:val="18"/>
                <w:szCs w:val="18"/>
              </w:rPr>
              <w:t>68</w:t>
            </w:r>
          </w:p>
        </w:tc>
        <w:tc>
          <w:tcPr>
            <w:tcW w:w="1580" w:type="dxa"/>
            <w:gridSpan w:val="2"/>
            <w:tcBorders>
              <w:left w:val="single" w:sz="4" w:space="0" w:color="auto"/>
            </w:tcBorders>
            <w:noWrap/>
          </w:tcPr>
          <w:p w14:paraId="68ABAC0C" w14:textId="691DD75D" w:rsidR="00053890" w:rsidRPr="005D19CF" w:rsidRDefault="00053890" w:rsidP="00053890">
            <w:pPr>
              <w:pStyle w:val="NoSpacing"/>
              <w:jc w:val="center"/>
              <w:rPr>
                <w:noProof/>
                <w:sz w:val="18"/>
                <w:szCs w:val="18"/>
              </w:rPr>
            </w:pPr>
            <w:r>
              <w:rPr>
                <w:rFonts w:cs="Calibri"/>
                <w:color w:val="000000"/>
                <w:sz w:val="18"/>
                <w:szCs w:val="18"/>
              </w:rPr>
              <w:t>Number of male HH members</w:t>
            </w:r>
          </w:p>
        </w:tc>
        <w:tc>
          <w:tcPr>
            <w:tcW w:w="1105" w:type="dxa"/>
            <w:tcBorders>
              <w:right w:val="single" w:sz="4" w:space="0" w:color="auto"/>
            </w:tcBorders>
            <w:noWrap/>
          </w:tcPr>
          <w:p w14:paraId="1CF44066" w14:textId="4CB3BF55" w:rsidR="00053890" w:rsidRPr="005D19CF" w:rsidRDefault="00053890" w:rsidP="00053890">
            <w:pPr>
              <w:pStyle w:val="NoSpacing"/>
              <w:jc w:val="center"/>
              <w:rPr>
                <w:noProof/>
                <w:sz w:val="18"/>
                <w:szCs w:val="18"/>
              </w:rPr>
            </w:pPr>
            <w:r>
              <w:rPr>
                <w:rFonts w:cs="Calibri"/>
                <w:color w:val="000000"/>
                <w:sz w:val="18"/>
                <w:szCs w:val="18"/>
              </w:rPr>
              <w:t>45</w:t>
            </w:r>
          </w:p>
        </w:tc>
        <w:tc>
          <w:tcPr>
            <w:tcW w:w="1947" w:type="dxa"/>
            <w:gridSpan w:val="2"/>
            <w:tcBorders>
              <w:left w:val="single" w:sz="4" w:space="0" w:color="auto"/>
            </w:tcBorders>
            <w:noWrap/>
          </w:tcPr>
          <w:p w14:paraId="61573C14" w14:textId="21503A6E" w:rsidR="00053890" w:rsidRPr="005D19CF" w:rsidRDefault="00053890" w:rsidP="00053890">
            <w:pPr>
              <w:pStyle w:val="NoSpacing"/>
              <w:jc w:val="center"/>
              <w:rPr>
                <w:noProof/>
                <w:sz w:val="18"/>
                <w:szCs w:val="18"/>
              </w:rPr>
            </w:pPr>
            <w:r w:rsidRPr="005D19CF">
              <w:rPr>
                <w:rFonts w:cs="Calibri"/>
                <w:color w:val="000000"/>
                <w:sz w:val="18"/>
                <w:szCs w:val="18"/>
              </w:rPr>
              <w:t>Language: Krio</w:t>
            </w:r>
          </w:p>
        </w:tc>
        <w:tc>
          <w:tcPr>
            <w:tcW w:w="1105" w:type="dxa"/>
            <w:noWrap/>
          </w:tcPr>
          <w:p w14:paraId="6AA8BFDA" w14:textId="3A4BEE1F" w:rsidR="00053890" w:rsidRPr="005D19CF" w:rsidRDefault="00053890" w:rsidP="00053890">
            <w:pPr>
              <w:pStyle w:val="NoSpacing"/>
              <w:jc w:val="center"/>
              <w:rPr>
                <w:noProof/>
                <w:sz w:val="18"/>
                <w:szCs w:val="18"/>
              </w:rPr>
            </w:pPr>
            <w:r>
              <w:rPr>
                <w:rFonts w:cs="Calibri"/>
                <w:color w:val="000000"/>
                <w:sz w:val="18"/>
                <w:szCs w:val="18"/>
              </w:rPr>
              <w:t>42</w:t>
            </w:r>
          </w:p>
        </w:tc>
      </w:tr>
      <w:tr w:rsidR="00053890" w:rsidRPr="00DC770F" w14:paraId="3691648E" w14:textId="77777777" w:rsidTr="005D19CF">
        <w:trPr>
          <w:gridAfter w:val="1"/>
          <w:wAfter w:w="9" w:type="dxa"/>
          <w:trHeight w:val="290"/>
        </w:trPr>
        <w:tc>
          <w:tcPr>
            <w:tcW w:w="1791" w:type="dxa"/>
            <w:tcBorders>
              <w:right w:val="single" w:sz="4" w:space="0" w:color="auto"/>
            </w:tcBorders>
            <w:noWrap/>
            <w:hideMark/>
          </w:tcPr>
          <w:p w14:paraId="1479C90B" w14:textId="266D409B" w:rsidR="00053890" w:rsidRPr="00DC770F" w:rsidRDefault="00053890" w:rsidP="00053890">
            <w:pPr>
              <w:pStyle w:val="NoSpacing"/>
              <w:jc w:val="left"/>
              <w:rPr>
                <w:noProof/>
                <w:sz w:val="18"/>
                <w:szCs w:val="18"/>
              </w:rPr>
            </w:pPr>
            <w:r w:rsidRPr="002A0CB6">
              <w:rPr>
                <w:noProof/>
                <w:sz w:val="18"/>
                <w:szCs w:val="18"/>
              </w:rPr>
              <w:t>Tanzania</w:t>
            </w:r>
          </w:p>
        </w:tc>
        <w:tc>
          <w:tcPr>
            <w:tcW w:w="1465" w:type="dxa"/>
            <w:tcBorders>
              <w:left w:val="single" w:sz="4" w:space="0" w:color="auto"/>
            </w:tcBorders>
            <w:noWrap/>
          </w:tcPr>
          <w:p w14:paraId="1F226584" w14:textId="404CA4E9" w:rsidR="00053890" w:rsidRPr="005D19CF" w:rsidRDefault="00053890" w:rsidP="00053890">
            <w:pPr>
              <w:pStyle w:val="NoSpacing"/>
              <w:jc w:val="center"/>
              <w:rPr>
                <w:noProof/>
                <w:sz w:val="18"/>
                <w:szCs w:val="18"/>
              </w:rPr>
            </w:pPr>
            <w:r>
              <w:rPr>
                <w:noProof/>
                <w:sz w:val="18"/>
                <w:szCs w:val="18"/>
              </w:rPr>
              <w:t>Region: Simiyu</w:t>
            </w:r>
          </w:p>
        </w:tc>
        <w:tc>
          <w:tcPr>
            <w:tcW w:w="1110" w:type="dxa"/>
            <w:tcBorders>
              <w:right w:val="single" w:sz="4" w:space="0" w:color="auto"/>
            </w:tcBorders>
            <w:noWrap/>
          </w:tcPr>
          <w:p w14:paraId="059D4D7A" w14:textId="2A5BA024"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7EB1F099" w14:textId="330EFC68" w:rsidR="00053890" w:rsidRPr="005D19CF" w:rsidRDefault="00053890" w:rsidP="00053890">
            <w:pPr>
              <w:pStyle w:val="NoSpacing"/>
              <w:jc w:val="center"/>
              <w:rPr>
                <w:noProof/>
                <w:sz w:val="18"/>
                <w:szCs w:val="18"/>
              </w:rPr>
            </w:pPr>
            <w:r>
              <w:rPr>
                <w:rFonts w:cs="Calibri"/>
                <w:color w:val="000000"/>
                <w:sz w:val="18"/>
                <w:szCs w:val="18"/>
              </w:rPr>
              <w:t>Region: Mara</w:t>
            </w:r>
          </w:p>
        </w:tc>
        <w:tc>
          <w:tcPr>
            <w:tcW w:w="1105" w:type="dxa"/>
            <w:tcBorders>
              <w:right w:val="single" w:sz="4" w:space="0" w:color="auto"/>
            </w:tcBorders>
            <w:noWrap/>
          </w:tcPr>
          <w:p w14:paraId="0B680F07" w14:textId="10773FD0" w:rsidR="00053890" w:rsidRPr="005D19CF" w:rsidRDefault="00053890" w:rsidP="00053890">
            <w:pPr>
              <w:pStyle w:val="NoSpacing"/>
              <w:jc w:val="center"/>
              <w:rPr>
                <w:noProof/>
                <w:sz w:val="18"/>
                <w:szCs w:val="18"/>
              </w:rPr>
            </w:pPr>
            <w:r>
              <w:rPr>
                <w:rFonts w:cs="Calibri"/>
                <w:color w:val="000000"/>
                <w:sz w:val="18"/>
                <w:szCs w:val="18"/>
              </w:rPr>
              <w:t>74</w:t>
            </w:r>
          </w:p>
        </w:tc>
        <w:tc>
          <w:tcPr>
            <w:tcW w:w="1797" w:type="dxa"/>
            <w:gridSpan w:val="2"/>
            <w:tcBorders>
              <w:left w:val="single" w:sz="4" w:space="0" w:color="auto"/>
            </w:tcBorders>
            <w:noWrap/>
          </w:tcPr>
          <w:p w14:paraId="32153352" w14:textId="0D1324FC" w:rsidR="00053890" w:rsidRPr="005D19CF" w:rsidRDefault="00053890" w:rsidP="00053890">
            <w:pPr>
              <w:pStyle w:val="NoSpacing"/>
              <w:jc w:val="center"/>
              <w:rPr>
                <w:noProof/>
                <w:sz w:val="18"/>
                <w:szCs w:val="18"/>
              </w:rPr>
            </w:pPr>
            <w:r w:rsidRPr="005D19CF">
              <w:rPr>
                <w:rFonts w:cs="Calibri"/>
                <w:color w:val="000000"/>
                <w:sz w:val="18"/>
                <w:szCs w:val="18"/>
              </w:rPr>
              <w:t>Contraceptive requires access to health facility</w:t>
            </w:r>
          </w:p>
        </w:tc>
        <w:tc>
          <w:tcPr>
            <w:tcW w:w="1105" w:type="dxa"/>
            <w:tcBorders>
              <w:right w:val="single" w:sz="4" w:space="0" w:color="auto"/>
            </w:tcBorders>
            <w:noWrap/>
          </w:tcPr>
          <w:p w14:paraId="725E97F8" w14:textId="13630898" w:rsidR="00053890" w:rsidRPr="005D19CF" w:rsidRDefault="00053890" w:rsidP="00053890">
            <w:pPr>
              <w:pStyle w:val="NoSpacing"/>
              <w:jc w:val="center"/>
              <w:rPr>
                <w:noProof/>
                <w:sz w:val="18"/>
                <w:szCs w:val="18"/>
              </w:rPr>
            </w:pPr>
            <w:r>
              <w:rPr>
                <w:rFonts w:cs="Calibri"/>
                <w:color w:val="000000"/>
                <w:sz w:val="18"/>
                <w:szCs w:val="18"/>
              </w:rPr>
              <w:t>54</w:t>
            </w:r>
          </w:p>
        </w:tc>
        <w:tc>
          <w:tcPr>
            <w:tcW w:w="1580" w:type="dxa"/>
            <w:gridSpan w:val="2"/>
            <w:tcBorders>
              <w:left w:val="single" w:sz="4" w:space="0" w:color="auto"/>
            </w:tcBorders>
            <w:noWrap/>
          </w:tcPr>
          <w:p w14:paraId="31F8F45D" w14:textId="096BF74C" w:rsidR="00053890" w:rsidRPr="005D19CF" w:rsidRDefault="00053890" w:rsidP="00053890">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36C36396" w14:textId="619B6DA9" w:rsidR="00053890" w:rsidRPr="005D19CF" w:rsidRDefault="00053890" w:rsidP="00053890">
            <w:pPr>
              <w:pStyle w:val="NoSpacing"/>
              <w:jc w:val="center"/>
              <w:rPr>
                <w:noProof/>
                <w:sz w:val="18"/>
                <w:szCs w:val="18"/>
              </w:rPr>
            </w:pPr>
            <w:r>
              <w:rPr>
                <w:rFonts w:cs="Calibri"/>
                <w:color w:val="000000"/>
                <w:sz w:val="18"/>
                <w:szCs w:val="18"/>
              </w:rPr>
              <w:t>54</w:t>
            </w:r>
          </w:p>
        </w:tc>
        <w:tc>
          <w:tcPr>
            <w:tcW w:w="1947" w:type="dxa"/>
            <w:gridSpan w:val="2"/>
            <w:tcBorders>
              <w:left w:val="single" w:sz="4" w:space="0" w:color="auto"/>
            </w:tcBorders>
            <w:noWrap/>
          </w:tcPr>
          <w:p w14:paraId="00D03621" w14:textId="486EDBA2" w:rsidR="00053890" w:rsidRPr="005D19CF" w:rsidRDefault="00053890" w:rsidP="00053890">
            <w:pPr>
              <w:pStyle w:val="NoSpacing"/>
              <w:jc w:val="center"/>
              <w:rPr>
                <w:noProof/>
                <w:sz w:val="18"/>
                <w:szCs w:val="18"/>
              </w:rPr>
            </w:pPr>
            <w:r w:rsidRPr="005D19CF">
              <w:rPr>
                <w:rFonts w:cs="Calibri"/>
                <w:color w:val="000000"/>
                <w:sz w:val="18"/>
                <w:szCs w:val="18"/>
              </w:rPr>
              <w:t>Body Mass Index</w:t>
            </w:r>
          </w:p>
        </w:tc>
        <w:tc>
          <w:tcPr>
            <w:tcW w:w="1105" w:type="dxa"/>
            <w:noWrap/>
          </w:tcPr>
          <w:p w14:paraId="4EB95226" w14:textId="23170619" w:rsidR="00053890" w:rsidRPr="005D19CF" w:rsidRDefault="00053890" w:rsidP="00053890">
            <w:pPr>
              <w:pStyle w:val="NoSpacing"/>
              <w:jc w:val="center"/>
              <w:rPr>
                <w:noProof/>
                <w:sz w:val="18"/>
                <w:szCs w:val="18"/>
              </w:rPr>
            </w:pPr>
            <w:r>
              <w:rPr>
                <w:rFonts w:cs="Calibri"/>
                <w:color w:val="000000"/>
                <w:sz w:val="18"/>
                <w:szCs w:val="18"/>
              </w:rPr>
              <w:t>54</w:t>
            </w:r>
          </w:p>
        </w:tc>
      </w:tr>
      <w:tr w:rsidR="00053890" w:rsidRPr="00DC770F" w14:paraId="3F7333CB" w14:textId="77777777" w:rsidTr="005D19CF">
        <w:trPr>
          <w:gridAfter w:val="1"/>
          <w:wAfter w:w="9" w:type="dxa"/>
          <w:trHeight w:val="290"/>
        </w:trPr>
        <w:tc>
          <w:tcPr>
            <w:tcW w:w="1791" w:type="dxa"/>
            <w:tcBorders>
              <w:right w:val="single" w:sz="4" w:space="0" w:color="auto"/>
            </w:tcBorders>
            <w:noWrap/>
            <w:hideMark/>
          </w:tcPr>
          <w:p w14:paraId="02CB7E58" w14:textId="610E4273" w:rsidR="00053890" w:rsidRPr="00DC770F" w:rsidRDefault="00053890" w:rsidP="00053890">
            <w:pPr>
              <w:pStyle w:val="NoSpacing"/>
              <w:jc w:val="left"/>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53BAB8E1" w14:textId="4374AF5C"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3D537173" w14:textId="6E78294C"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45340DDC" w14:textId="0AB6F9EA" w:rsidR="00053890" w:rsidRPr="005D19CF" w:rsidRDefault="00053890" w:rsidP="00053890">
            <w:pPr>
              <w:pStyle w:val="NoSpacing"/>
              <w:jc w:val="center"/>
              <w:rPr>
                <w:noProof/>
                <w:sz w:val="18"/>
                <w:szCs w:val="18"/>
              </w:rPr>
            </w:pPr>
            <w:r>
              <w:rPr>
                <w:noProof/>
                <w:sz w:val="18"/>
                <w:szCs w:val="18"/>
              </w:rPr>
              <w:t>Region: Brikama</w:t>
            </w:r>
          </w:p>
        </w:tc>
        <w:tc>
          <w:tcPr>
            <w:tcW w:w="1105" w:type="dxa"/>
            <w:tcBorders>
              <w:right w:val="single" w:sz="4" w:space="0" w:color="auto"/>
            </w:tcBorders>
            <w:noWrap/>
          </w:tcPr>
          <w:p w14:paraId="79049CE4" w14:textId="32A429C8" w:rsidR="00053890" w:rsidRPr="005D19CF" w:rsidRDefault="00053890" w:rsidP="00053890">
            <w:pPr>
              <w:pStyle w:val="NoSpacing"/>
              <w:jc w:val="center"/>
              <w:rPr>
                <w:noProof/>
                <w:sz w:val="18"/>
                <w:szCs w:val="18"/>
              </w:rPr>
            </w:pPr>
            <w:r>
              <w:rPr>
                <w:rFonts w:cs="Calibri"/>
                <w:color w:val="000000"/>
                <w:sz w:val="18"/>
                <w:szCs w:val="18"/>
              </w:rPr>
              <w:t>77</w:t>
            </w:r>
          </w:p>
        </w:tc>
        <w:tc>
          <w:tcPr>
            <w:tcW w:w="1797" w:type="dxa"/>
            <w:gridSpan w:val="2"/>
            <w:tcBorders>
              <w:left w:val="single" w:sz="4" w:space="0" w:color="auto"/>
            </w:tcBorders>
            <w:noWrap/>
          </w:tcPr>
          <w:p w14:paraId="4103CD37" w14:textId="0B944FB4" w:rsidR="00053890" w:rsidRPr="005D19CF" w:rsidRDefault="00053890" w:rsidP="00053890">
            <w:pPr>
              <w:pStyle w:val="NoSpacing"/>
              <w:jc w:val="center"/>
              <w:rPr>
                <w:noProof/>
                <w:sz w:val="18"/>
                <w:szCs w:val="18"/>
              </w:rPr>
            </w:pPr>
            <w:r w:rsidRPr="005D19CF">
              <w:rPr>
                <w:rFonts w:cs="Calibri"/>
                <w:color w:val="000000"/>
                <w:sz w:val="18"/>
                <w:szCs w:val="18"/>
              </w:rPr>
              <w:t>Number of HH members &lt;5 years</w:t>
            </w:r>
          </w:p>
        </w:tc>
        <w:tc>
          <w:tcPr>
            <w:tcW w:w="1105" w:type="dxa"/>
            <w:tcBorders>
              <w:right w:val="single" w:sz="4" w:space="0" w:color="auto"/>
            </w:tcBorders>
            <w:noWrap/>
          </w:tcPr>
          <w:p w14:paraId="49E49085" w14:textId="4E56EE45" w:rsidR="00053890" w:rsidRPr="005D19CF" w:rsidRDefault="00053890" w:rsidP="00053890">
            <w:pPr>
              <w:pStyle w:val="NoSpacing"/>
              <w:jc w:val="center"/>
              <w:rPr>
                <w:noProof/>
                <w:sz w:val="18"/>
                <w:szCs w:val="18"/>
              </w:rPr>
            </w:pPr>
            <w:r>
              <w:rPr>
                <w:rFonts w:cs="Calibri"/>
                <w:color w:val="000000"/>
                <w:sz w:val="18"/>
                <w:szCs w:val="18"/>
              </w:rPr>
              <w:t>63</w:t>
            </w:r>
          </w:p>
        </w:tc>
        <w:tc>
          <w:tcPr>
            <w:tcW w:w="1580" w:type="dxa"/>
            <w:gridSpan w:val="2"/>
            <w:tcBorders>
              <w:left w:val="single" w:sz="4" w:space="0" w:color="auto"/>
            </w:tcBorders>
            <w:noWrap/>
          </w:tcPr>
          <w:p w14:paraId="60891A7A" w14:textId="2F2877CC" w:rsidR="00053890" w:rsidRPr="005D19CF" w:rsidRDefault="00053890" w:rsidP="00053890">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06C9A433" w14:textId="00590E80" w:rsidR="00053890" w:rsidRPr="005D19CF" w:rsidRDefault="00053890" w:rsidP="00053890">
            <w:pPr>
              <w:pStyle w:val="NoSpacing"/>
              <w:jc w:val="center"/>
              <w:rPr>
                <w:noProof/>
                <w:sz w:val="18"/>
                <w:szCs w:val="18"/>
              </w:rPr>
            </w:pPr>
            <w:r>
              <w:rPr>
                <w:rFonts w:cs="Calibri"/>
                <w:color w:val="000000"/>
                <w:sz w:val="18"/>
                <w:szCs w:val="18"/>
              </w:rPr>
              <w:t>56</w:t>
            </w:r>
          </w:p>
        </w:tc>
        <w:tc>
          <w:tcPr>
            <w:tcW w:w="1947" w:type="dxa"/>
            <w:gridSpan w:val="2"/>
            <w:tcBorders>
              <w:left w:val="single" w:sz="4" w:space="0" w:color="auto"/>
            </w:tcBorders>
            <w:noWrap/>
          </w:tcPr>
          <w:p w14:paraId="00ACDEE5" w14:textId="35A09264" w:rsidR="00053890" w:rsidRPr="005D19CF" w:rsidRDefault="00053890" w:rsidP="00053890">
            <w:pPr>
              <w:pStyle w:val="NoSpacing"/>
              <w:jc w:val="center"/>
              <w:rPr>
                <w:noProof/>
                <w:sz w:val="18"/>
                <w:szCs w:val="18"/>
              </w:rPr>
            </w:pPr>
            <w:r>
              <w:rPr>
                <w:rFonts w:cs="Calibri"/>
                <w:color w:val="000000"/>
                <w:sz w:val="18"/>
                <w:szCs w:val="18"/>
              </w:rPr>
              <w:t>Number of female HH members</w:t>
            </w:r>
          </w:p>
        </w:tc>
        <w:tc>
          <w:tcPr>
            <w:tcW w:w="1105" w:type="dxa"/>
            <w:noWrap/>
          </w:tcPr>
          <w:p w14:paraId="02EFAAAC" w14:textId="039507FA" w:rsidR="00053890" w:rsidRPr="005D19CF" w:rsidRDefault="00053890" w:rsidP="00053890">
            <w:pPr>
              <w:pStyle w:val="NoSpacing"/>
              <w:jc w:val="center"/>
              <w:rPr>
                <w:noProof/>
                <w:sz w:val="18"/>
                <w:szCs w:val="18"/>
              </w:rPr>
            </w:pPr>
            <w:r>
              <w:rPr>
                <w:rFonts w:cs="Calibri"/>
                <w:color w:val="000000"/>
                <w:sz w:val="18"/>
                <w:szCs w:val="18"/>
              </w:rPr>
              <w:t>48</w:t>
            </w:r>
          </w:p>
        </w:tc>
      </w:tr>
      <w:tr w:rsidR="00053890" w:rsidRPr="00DC770F" w14:paraId="15A750F3" w14:textId="77777777" w:rsidTr="005D19CF">
        <w:trPr>
          <w:gridAfter w:val="1"/>
          <w:wAfter w:w="9" w:type="dxa"/>
          <w:trHeight w:val="290"/>
        </w:trPr>
        <w:tc>
          <w:tcPr>
            <w:tcW w:w="1791" w:type="dxa"/>
            <w:tcBorders>
              <w:right w:val="single" w:sz="4" w:space="0" w:color="auto"/>
            </w:tcBorders>
            <w:noWrap/>
            <w:hideMark/>
          </w:tcPr>
          <w:p w14:paraId="4196D7A3" w14:textId="64F3B3E1" w:rsidR="00053890" w:rsidRPr="00DC770F" w:rsidRDefault="00053890" w:rsidP="00053890">
            <w:pPr>
              <w:pStyle w:val="NoSpacing"/>
              <w:jc w:val="left"/>
              <w:rPr>
                <w:noProof/>
                <w:sz w:val="18"/>
                <w:szCs w:val="18"/>
              </w:rPr>
            </w:pPr>
            <w:r w:rsidRPr="002A0CB6">
              <w:rPr>
                <w:noProof/>
                <w:sz w:val="18"/>
                <w:szCs w:val="18"/>
              </w:rPr>
              <w:t>Togo</w:t>
            </w:r>
          </w:p>
        </w:tc>
        <w:tc>
          <w:tcPr>
            <w:tcW w:w="1465" w:type="dxa"/>
            <w:tcBorders>
              <w:left w:val="single" w:sz="4" w:space="0" w:color="auto"/>
            </w:tcBorders>
            <w:noWrap/>
          </w:tcPr>
          <w:p w14:paraId="52DB4E1F" w14:textId="00B01A26" w:rsidR="00053890" w:rsidRPr="005D19CF" w:rsidRDefault="00053890" w:rsidP="00053890">
            <w:pPr>
              <w:pStyle w:val="NoSpacing"/>
              <w:jc w:val="center"/>
              <w:rPr>
                <w:noProof/>
                <w:sz w:val="18"/>
                <w:szCs w:val="18"/>
              </w:rPr>
            </w:pPr>
            <w:r w:rsidRPr="005D19CF">
              <w:rPr>
                <w:rFonts w:cs="Calibri"/>
                <w:color w:val="000000"/>
                <w:sz w:val="18"/>
                <w:szCs w:val="18"/>
              </w:rPr>
              <w:t>Health card for child</w:t>
            </w:r>
          </w:p>
        </w:tc>
        <w:tc>
          <w:tcPr>
            <w:tcW w:w="1110" w:type="dxa"/>
            <w:tcBorders>
              <w:right w:val="single" w:sz="4" w:space="0" w:color="auto"/>
            </w:tcBorders>
            <w:noWrap/>
          </w:tcPr>
          <w:p w14:paraId="4250E729" w14:textId="7EE7C4EB"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34C0D8F3" w14:textId="7E92A050" w:rsidR="00053890" w:rsidRPr="005D19CF" w:rsidRDefault="00053890" w:rsidP="00053890">
            <w:pPr>
              <w:pStyle w:val="NoSpacing"/>
              <w:jc w:val="center"/>
              <w:rPr>
                <w:noProof/>
                <w:sz w:val="18"/>
                <w:szCs w:val="18"/>
              </w:rPr>
            </w:pPr>
            <w:r w:rsidRPr="005D19CF">
              <w:rPr>
                <w:rFonts w:cs="Calibri"/>
                <w:color w:val="000000"/>
                <w:sz w:val="18"/>
                <w:szCs w:val="18"/>
              </w:rPr>
              <w:t>Tested for HIV</w:t>
            </w:r>
          </w:p>
        </w:tc>
        <w:tc>
          <w:tcPr>
            <w:tcW w:w="1105" w:type="dxa"/>
            <w:tcBorders>
              <w:right w:val="single" w:sz="4" w:space="0" w:color="auto"/>
            </w:tcBorders>
            <w:noWrap/>
          </w:tcPr>
          <w:p w14:paraId="654FBFF0" w14:textId="2FD37AA0" w:rsidR="00053890" w:rsidRPr="005D19CF" w:rsidRDefault="00053890" w:rsidP="00053890">
            <w:pPr>
              <w:pStyle w:val="NoSpacing"/>
              <w:jc w:val="center"/>
              <w:rPr>
                <w:noProof/>
                <w:sz w:val="18"/>
                <w:szCs w:val="18"/>
              </w:rPr>
            </w:pPr>
            <w:r>
              <w:rPr>
                <w:rFonts w:cs="Calibri"/>
                <w:color w:val="000000"/>
                <w:sz w:val="18"/>
                <w:szCs w:val="18"/>
              </w:rPr>
              <w:t>75</w:t>
            </w:r>
          </w:p>
        </w:tc>
        <w:tc>
          <w:tcPr>
            <w:tcW w:w="1797" w:type="dxa"/>
            <w:gridSpan w:val="2"/>
            <w:tcBorders>
              <w:left w:val="single" w:sz="4" w:space="0" w:color="auto"/>
            </w:tcBorders>
            <w:noWrap/>
          </w:tcPr>
          <w:p w14:paraId="3F8335FA" w14:textId="260CBF77" w:rsidR="00053890" w:rsidRPr="005D19CF" w:rsidRDefault="00053890" w:rsidP="00053890">
            <w:pPr>
              <w:pStyle w:val="NoSpacing"/>
              <w:jc w:val="center"/>
              <w:rPr>
                <w:noProof/>
                <w:sz w:val="18"/>
                <w:szCs w:val="18"/>
              </w:rPr>
            </w:pPr>
            <w:r w:rsidRPr="005D19CF">
              <w:rPr>
                <w:rFonts w:cs="Calibri"/>
                <w:color w:val="000000"/>
                <w:sz w:val="18"/>
                <w:szCs w:val="18"/>
              </w:rPr>
              <w:t>Involved in decision about own healthcare</w:t>
            </w:r>
          </w:p>
        </w:tc>
        <w:tc>
          <w:tcPr>
            <w:tcW w:w="1105" w:type="dxa"/>
            <w:tcBorders>
              <w:right w:val="single" w:sz="4" w:space="0" w:color="auto"/>
            </w:tcBorders>
            <w:noWrap/>
          </w:tcPr>
          <w:p w14:paraId="27BA7EDB" w14:textId="6D16F0EC" w:rsidR="00053890" w:rsidRPr="005D19CF" w:rsidRDefault="00053890" w:rsidP="00053890">
            <w:pPr>
              <w:pStyle w:val="NoSpacing"/>
              <w:jc w:val="center"/>
              <w:rPr>
                <w:noProof/>
                <w:sz w:val="18"/>
                <w:szCs w:val="18"/>
              </w:rPr>
            </w:pPr>
            <w:r>
              <w:rPr>
                <w:rFonts w:cs="Calibri"/>
                <w:color w:val="000000"/>
                <w:sz w:val="18"/>
                <w:szCs w:val="18"/>
              </w:rPr>
              <w:t>45</w:t>
            </w:r>
          </w:p>
        </w:tc>
        <w:tc>
          <w:tcPr>
            <w:tcW w:w="1580" w:type="dxa"/>
            <w:gridSpan w:val="2"/>
            <w:tcBorders>
              <w:left w:val="single" w:sz="4" w:space="0" w:color="auto"/>
            </w:tcBorders>
            <w:noWrap/>
          </w:tcPr>
          <w:p w14:paraId="38A15287" w14:textId="6C5DAA02"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1FE7DD03" w14:textId="0B784ABE" w:rsidR="00053890" w:rsidRPr="005D19CF" w:rsidRDefault="00053890" w:rsidP="00053890">
            <w:pPr>
              <w:pStyle w:val="NoSpacing"/>
              <w:jc w:val="center"/>
              <w:rPr>
                <w:noProof/>
                <w:sz w:val="18"/>
                <w:szCs w:val="18"/>
              </w:rPr>
            </w:pPr>
            <w:r>
              <w:rPr>
                <w:rFonts w:cs="Calibri"/>
                <w:color w:val="000000"/>
                <w:sz w:val="18"/>
                <w:szCs w:val="18"/>
              </w:rPr>
              <w:t>43</w:t>
            </w:r>
          </w:p>
        </w:tc>
        <w:tc>
          <w:tcPr>
            <w:tcW w:w="1947" w:type="dxa"/>
            <w:gridSpan w:val="2"/>
            <w:tcBorders>
              <w:left w:val="single" w:sz="4" w:space="0" w:color="auto"/>
            </w:tcBorders>
            <w:noWrap/>
          </w:tcPr>
          <w:p w14:paraId="1D167902" w14:textId="1CF4A07D" w:rsidR="00053890" w:rsidRPr="005D19CF" w:rsidRDefault="00053890" w:rsidP="00053890">
            <w:pPr>
              <w:pStyle w:val="NoSpacing"/>
              <w:jc w:val="center"/>
              <w:rPr>
                <w:noProof/>
                <w:sz w:val="18"/>
                <w:szCs w:val="18"/>
              </w:rPr>
            </w:pPr>
            <w:r>
              <w:rPr>
                <w:noProof/>
                <w:sz w:val="18"/>
                <w:szCs w:val="18"/>
              </w:rPr>
              <w:t>Region: Savanes</w:t>
            </w:r>
          </w:p>
        </w:tc>
        <w:tc>
          <w:tcPr>
            <w:tcW w:w="1105" w:type="dxa"/>
            <w:noWrap/>
          </w:tcPr>
          <w:p w14:paraId="022D0F0F" w14:textId="313CD1D5" w:rsidR="00053890" w:rsidRPr="005D19CF" w:rsidRDefault="00053890" w:rsidP="00053890">
            <w:pPr>
              <w:pStyle w:val="NoSpacing"/>
              <w:jc w:val="center"/>
              <w:rPr>
                <w:noProof/>
                <w:sz w:val="18"/>
                <w:szCs w:val="18"/>
              </w:rPr>
            </w:pPr>
            <w:r>
              <w:rPr>
                <w:rFonts w:cs="Calibri"/>
                <w:color w:val="000000"/>
                <w:sz w:val="18"/>
                <w:szCs w:val="18"/>
              </w:rPr>
              <w:t>42</w:t>
            </w:r>
          </w:p>
        </w:tc>
      </w:tr>
      <w:tr w:rsidR="00053890" w:rsidRPr="00DC770F" w14:paraId="58D0A564" w14:textId="77777777" w:rsidTr="005D19CF">
        <w:trPr>
          <w:gridAfter w:val="1"/>
          <w:wAfter w:w="9" w:type="dxa"/>
          <w:trHeight w:val="290"/>
        </w:trPr>
        <w:tc>
          <w:tcPr>
            <w:tcW w:w="1791" w:type="dxa"/>
            <w:tcBorders>
              <w:right w:val="single" w:sz="4" w:space="0" w:color="auto"/>
            </w:tcBorders>
            <w:noWrap/>
            <w:hideMark/>
          </w:tcPr>
          <w:p w14:paraId="4ED92AFC" w14:textId="22E696D9" w:rsidR="00053890" w:rsidRPr="00DC770F" w:rsidRDefault="00053890" w:rsidP="00053890">
            <w:pPr>
              <w:pStyle w:val="NoSpacing"/>
              <w:jc w:val="left"/>
              <w:rPr>
                <w:noProof/>
                <w:sz w:val="18"/>
                <w:szCs w:val="18"/>
              </w:rPr>
            </w:pPr>
            <w:r w:rsidRPr="002A0CB6">
              <w:rPr>
                <w:noProof/>
                <w:sz w:val="18"/>
                <w:szCs w:val="18"/>
              </w:rPr>
              <w:t>Uganda</w:t>
            </w:r>
          </w:p>
        </w:tc>
        <w:tc>
          <w:tcPr>
            <w:tcW w:w="1465" w:type="dxa"/>
            <w:tcBorders>
              <w:left w:val="single" w:sz="4" w:space="0" w:color="auto"/>
            </w:tcBorders>
            <w:noWrap/>
          </w:tcPr>
          <w:p w14:paraId="7C52D292" w14:textId="6FA88803"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10" w:type="dxa"/>
            <w:tcBorders>
              <w:right w:val="single" w:sz="4" w:space="0" w:color="auto"/>
            </w:tcBorders>
            <w:noWrap/>
          </w:tcPr>
          <w:p w14:paraId="106520C1" w14:textId="0540F379"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12A64D61" w14:textId="704853F7" w:rsidR="00053890" w:rsidRPr="005D19CF" w:rsidRDefault="00053890" w:rsidP="00053890">
            <w:pPr>
              <w:pStyle w:val="NoSpacing"/>
              <w:jc w:val="center"/>
              <w:rPr>
                <w:noProof/>
                <w:sz w:val="18"/>
                <w:szCs w:val="18"/>
              </w:rPr>
            </w:pPr>
            <w:r w:rsidRPr="005D19CF">
              <w:rPr>
                <w:rFonts w:cs="Calibri"/>
                <w:color w:val="000000"/>
                <w:sz w:val="18"/>
                <w:szCs w:val="18"/>
              </w:rPr>
              <w:t>Ideal number of children</w:t>
            </w:r>
          </w:p>
        </w:tc>
        <w:tc>
          <w:tcPr>
            <w:tcW w:w="1105" w:type="dxa"/>
            <w:tcBorders>
              <w:right w:val="single" w:sz="4" w:space="0" w:color="auto"/>
            </w:tcBorders>
            <w:noWrap/>
          </w:tcPr>
          <w:p w14:paraId="10F33DBC" w14:textId="3757AB19" w:rsidR="00053890" w:rsidRPr="005D19CF" w:rsidRDefault="00053890" w:rsidP="00053890">
            <w:pPr>
              <w:pStyle w:val="NoSpacing"/>
              <w:jc w:val="center"/>
              <w:rPr>
                <w:noProof/>
                <w:sz w:val="18"/>
                <w:szCs w:val="18"/>
              </w:rPr>
            </w:pPr>
            <w:r>
              <w:rPr>
                <w:rFonts w:cs="Calibri"/>
                <w:color w:val="000000"/>
                <w:sz w:val="18"/>
                <w:szCs w:val="18"/>
              </w:rPr>
              <w:t>91</w:t>
            </w:r>
          </w:p>
        </w:tc>
        <w:tc>
          <w:tcPr>
            <w:tcW w:w="1797" w:type="dxa"/>
            <w:gridSpan w:val="2"/>
            <w:tcBorders>
              <w:left w:val="single" w:sz="4" w:space="0" w:color="auto"/>
            </w:tcBorders>
            <w:noWrap/>
          </w:tcPr>
          <w:p w14:paraId="5E941150" w14:textId="719BB71E" w:rsidR="00053890" w:rsidRPr="005D19CF" w:rsidRDefault="00053890" w:rsidP="00053890">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716916DB" w14:textId="4EAD5354" w:rsidR="00053890" w:rsidRPr="005D19CF" w:rsidRDefault="00053890" w:rsidP="00053890">
            <w:pPr>
              <w:pStyle w:val="NoSpacing"/>
              <w:jc w:val="center"/>
              <w:rPr>
                <w:noProof/>
                <w:sz w:val="18"/>
                <w:szCs w:val="18"/>
              </w:rPr>
            </w:pPr>
            <w:r>
              <w:rPr>
                <w:rFonts w:cs="Calibri"/>
                <w:color w:val="000000"/>
                <w:sz w:val="18"/>
                <w:szCs w:val="18"/>
              </w:rPr>
              <w:t>87</w:t>
            </w:r>
          </w:p>
        </w:tc>
        <w:tc>
          <w:tcPr>
            <w:tcW w:w="1580" w:type="dxa"/>
            <w:gridSpan w:val="2"/>
            <w:tcBorders>
              <w:left w:val="single" w:sz="4" w:space="0" w:color="auto"/>
            </w:tcBorders>
            <w:noWrap/>
          </w:tcPr>
          <w:p w14:paraId="679EC5DE" w14:textId="2F36A5E1" w:rsidR="00053890" w:rsidRPr="005D19CF" w:rsidRDefault="00053890" w:rsidP="00053890">
            <w:pPr>
              <w:pStyle w:val="NoSpacing"/>
              <w:jc w:val="center"/>
              <w:rPr>
                <w:noProof/>
                <w:sz w:val="18"/>
                <w:szCs w:val="18"/>
              </w:rPr>
            </w:pPr>
            <w:r w:rsidRPr="005D19CF">
              <w:rPr>
                <w:rFonts w:cs="Calibri"/>
                <w:color w:val="000000"/>
                <w:sz w:val="18"/>
                <w:szCs w:val="18"/>
              </w:rPr>
              <w:t xml:space="preserve">Language: </w:t>
            </w:r>
            <w:proofErr w:type="spellStart"/>
            <w:r w:rsidRPr="005D19CF">
              <w:rPr>
                <w:rFonts w:cs="Calibri"/>
                <w:color w:val="000000"/>
                <w:sz w:val="18"/>
                <w:szCs w:val="18"/>
              </w:rPr>
              <w:t>Runyankole</w:t>
            </w:r>
            <w:proofErr w:type="spellEnd"/>
            <w:r w:rsidRPr="005D19CF">
              <w:rPr>
                <w:rFonts w:cs="Calibri"/>
                <w:color w:val="000000"/>
                <w:sz w:val="18"/>
                <w:szCs w:val="18"/>
              </w:rPr>
              <w:t xml:space="preserve"> </w:t>
            </w:r>
            <w:proofErr w:type="spellStart"/>
            <w:r w:rsidRPr="005D19CF">
              <w:rPr>
                <w:rFonts w:cs="Calibri"/>
                <w:color w:val="000000"/>
                <w:sz w:val="18"/>
                <w:szCs w:val="18"/>
              </w:rPr>
              <w:t>rukiga</w:t>
            </w:r>
            <w:proofErr w:type="spellEnd"/>
          </w:p>
        </w:tc>
        <w:tc>
          <w:tcPr>
            <w:tcW w:w="1105" w:type="dxa"/>
            <w:tcBorders>
              <w:right w:val="single" w:sz="4" w:space="0" w:color="auto"/>
            </w:tcBorders>
            <w:noWrap/>
          </w:tcPr>
          <w:p w14:paraId="5119CEA8" w14:textId="42F5DB98" w:rsidR="00053890" w:rsidRPr="005D19CF" w:rsidRDefault="00053890" w:rsidP="00053890">
            <w:pPr>
              <w:pStyle w:val="NoSpacing"/>
              <w:jc w:val="center"/>
              <w:rPr>
                <w:noProof/>
                <w:sz w:val="18"/>
                <w:szCs w:val="18"/>
              </w:rPr>
            </w:pPr>
            <w:r>
              <w:rPr>
                <w:rFonts w:cs="Calibri"/>
                <w:color w:val="000000"/>
                <w:sz w:val="18"/>
                <w:szCs w:val="18"/>
              </w:rPr>
              <w:t>71</w:t>
            </w:r>
          </w:p>
        </w:tc>
        <w:tc>
          <w:tcPr>
            <w:tcW w:w="1947" w:type="dxa"/>
            <w:gridSpan w:val="2"/>
            <w:tcBorders>
              <w:left w:val="single" w:sz="4" w:space="0" w:color="auto"/>
            </w:tcBorders>
            <w:noWrap/>
          </w:tcPr>
          <w:p w14:paraId="6619EA48" w14:textId="7878F548" w:rsidR="00053890" w:rsidRPr="005D19CF" w:rsidRDefault="00053890" w:rsidP="00053890">
            <w:pPr>
              <w:pStyle w:val="NoSpacing"/>
              <w:jc w:val="center"/>
              <w:rPr>
                <w:noProof/>
                <w:sz w:val="18"/>
                <w:szCs w:val="18"/>
              </w:rPr>
            </w:pPr>
            <w:r w:rsidRPr="005D19CF">
              <w:rPr>
                <w:rFonts w:cs="Calibri"/>
                <w:color w:val="000000"/>
                <w:sz w:val="18"/>
                <w:szCs w:val="18"/>
              </w:rPr>
              <w:t>Number of HH members &lt;5 years</w:t>
            </w:r>
          </w:p>
        </w:tc>
        <w:tc>
          <w:tcPr>
            <w:tcW w:w="1105" w:type="dxa"/>
            <w:noWrap/>
          </w:tcPr>
          <w:p w14:paraId="0B3DB18A" w14:textId="01C0E4F1" w:rsidR="00053890" w:rsidRPr="005D19CF" w:rsidRDefault="00053890" w:rsidP="00053890">
            <w:pPr>
              <w:pStyle w:val="NoSpacing"/>
              <w:jc w:val="center"/>
              <w:rPr>
                <w:noProof/>
                <w:sz w:val="18"/>
                <w:szCs w:val="18"/>
              </w:rPr>
            </w:pPr>
            <w:r>
              <w:rPr>
                <w:rFonts w:cs="Calibri"/>
                <w:color w:val="000000"/>
                <w:sz w:val="18"/>
                <w:szCs w:val="18"/>
              </w:rPr>
              <w:t>66</w:t>
            </w:r>
          </w:p>
        </w:tc>
      </w:tr>
      <w:tr w:rsidR="00053890" w:rsidRPr="00DC770F" w14:paraId="3E1E6FB3" w14:textId="77777777" w:rsidTr="005D19CF">
        <w:trPr>
          <w:gridAfter w:val="1"/>
          <w:wAfter w:w="9" w:type="dxa"/>
          <w:trHeight w:val="290"/>
        </w:trPr>
        <w:tc>
          <w:tcPr>
            <w:tcW w:w="1791" w:type="dxa"/>
            <w:tcBorders>
              <w:right w:val="single" w:sz="4" w:space="0" w:color="auto"/>
            </w:tcBorders>
            <w:noWrap/>
            <w:hideMark/>
          </w:tcPr>
          <w:p w14:paraId="5765D840" w14:textId="43EC8954" w:rsidR="00053890" w:rsidRPr="00DC770F" w:rsidRDefault="00053890" w:rsidP="00053890">
            <w:pPr>
              <w:pStyle w:val="NoSpacing"/>
              <w:jc w:val="left"/>
              <w:rPr>
                <w:noProof/>
                <w:sz w:val="18"/>
                <w:szCs w:val="18"/>
              </w:rPr>
            </w:pPr>
            <w:r w:rsidRPr="002A0CB6">
              <w:rPr>
                <w:noProof/>
                <w:sz w:val="18"/>
                <w:szCs w:val="18"/>
              </w:rPr>
              <w:t>Zambia</w:t>
            </w:r>
          </w:p>
        </w:tc>
        <w:tc>
          <w:tcPr>
            <w:tcW w:w="1465" w:type="dxa"/>
            <w:tcBorders>
              <w:left w:val="single" w:sz="4" w:space="0" w:color="auto"/>
            </w:tcBorders>
            <w:noWrap/>
          </w:tcPr>
          <w:p w14:paraId="7925F0CE" w14:textId="28C5637B" w:rsidR="00053890" w:rsidRPr="005D19CF" w:rsidRDefault="00053890" w:rsidP="00053890">
            <w:pPr>
              <w:pStyle w:val="NoSpacing"/>
              <w:jc w:val="center"/>
              <w:rPr>
                <w:noProof/>
                <w:sz w:val="18"/>
                <w:szCs w:val="18"/>
              </w:rPr>
            </w:pPr>
            <w:r w:rsidRPr="005D19CF">
              <w:rPr>
                <w:rFonts w:cs="Calibri"/>
                <w:color w:val="000000"/>
                <w:sz w:val="18"/>
                <w:szCs w:val="18"/>
              </w:rPr>
              <w:t>Ideal number of children</w:t>
            </w:r>
          </w:p>
        </w:tc>
        <w:tc>
          <w:tcPr>
            <w:tcW w:w="1110" w:type="dxa"/>
            <w:tcBorders>
              <w:right w:val="single" w:sz="4" w:space="0" w:color="auto"/>
            </w:tcBorders>
            <w:noWrap/>
          </w:tcPr>
          <w:p w14:paraId="3F93FBB5" w14:textId="37863BDA"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tcBorders>
            <w:noWrap/>
          </w:tcPr>
          <w:p w14:paraId="2B2C25BF" w14:textId="33B2EFB1"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05" w:type="dxa"/>
            <w:tcBorders>
              <w:right w:val="single" w:sz="4" w:space="0" w:color="auto"/>
            </w:tcBorders>
            <w:noWrap/>
          </w:tcPr>
          <w:p w14:paraId="57B0E5CE" w14:textId="38E92ABA" w:rsidR="00053890" w:rsidRPr="005D19CF" w:rsidRDefault="00053890" w:rsidP="00053890">
            <w:pPr>
              <w:pStyle w:val="NoSpacing"/>
              <w:jc w:val="center"/>
              <w:rPr>
                <w:noProof/>
                <w:sz w:val="18"/>
                <w:szCs w:val="18"/>
              </w:rPr>
            </w:pPr>
            <w:r>
              <w:rPr>
                <w:rFonts w:cs="Calibri"/>
                <w:color w:val="000000"/>
                <w:sz w:val="18"/>
                <w:szCs w:val="18"/>
              </w:rPr>
              <w:t>87</w:t>
            </w:r>
          </w:p>
        </w:tc>
        <w:tc>
          <w:tcPr>
            <w:tcW w:w="1797" w:type="dxa"/>
            <w:gridSpan w:val="2"/>
            <w:tcBorders>
              <w:left w:val="single" w:sz="4" w:space="0" w:color="auto"/>
            </w:tcBorders>
            <w:noWrap/>
          </w:tcPr>
          <w:p w14:paraId="386CEC60" w14:textId="2E314D2A" w:rsidR="00053890" w:rsidRPr="005D19CF" w:rsidRDefault="00053890" w:rsidP="00053890">
            <w:pPr>
              <w:pStyle w:val="NoSpacing"/>
              <w:jc w:val="center"/>
              <w:rPr>
                <w:noProof/>
                <w:sz w:val="18"/>
                <w:szCs w:val="18"/>
              </w:rPr>
            </w:pPr>
            <w:r w:rsidRPr="005D19CF">
              <w:rPr>
                <w:rFonts w:cs="Calibri"/>
                <w:color w:val="000000"/>
                <w:sz w:val="18"/>
                <w:szCs w:val="18"/>
              </w:rPr>
              <w:t xml:space="preserve">Number of </w:t>
            </w:r>
            <w:proofErr w:type="spellStart"/>
            <w:r w:rsidRPr="005D19CF">
              <w:rPr>
                <w:rFonts w:cs="Calibri"/>
                <w:color w:val="000000"/>
                <w:sz w:val="18"/>
                <w:szCs w:val="18"/>
              </w:rPr>
              <w:t>mosquitonets</w:t>
            </w:r>
            <w:proofErr w:type="spellEnd"/>
          </w:p>
        </w:tc>
        <w:tc>
          <w:tcPr>
            <w:tcW w:w="1105" w:type="dxa"/>
            <w:tcBorders>
              <w:right w:val="single" w:sz="4" w:space="0" w:color="auto"/>
            </w:tcBorders>
            <w:noWrap/>
          </w:tcPr>
          <w:p w14:paraId="45B4DEDD" w14:textId="668BEA7C" w:rsidR="00053890" w:rsidRPr="005D19CF" w:rsidRDefault="00053890" w:rsidP="00053890">
            <w:pPr>
              <w:pStyle w:val="NoSpacing"/>
              <w:jc w:val="center"/>
              <w:rPr>
                <w:noProof/>
                <w:sz w:val="18"/>
                <w:szCs w:val="18"/>
              </w:rPr>
            </w:pPr>
            <w:r>
              <w:rPr>
                <w:rFonts w:cs="Calibri"/>
                <w:color w:val="000000"/>
                <w:sz w:val="18"/>
                <w:szCs w:val="18"/>
              </w:rPr>
              <w:t>62</w:t>
            </w:r>
          </w:p>
        </w:tc>
        <w:tc>
          <w:tcPr>
            <w:tcW w:w="1580" w:type="dxa"/>
            <w:gridSpan w:val="2"/>
            <w:tcBorders>
              <w:left w:val="single" w:sz="4" w:space="0" w:color="auto"/>
            </w:tcBorders>
            <w:noWrap/>
          </w:tcPr>
          <w:p w14:paraId="46D6A2C5" w14:textId="5F1F6ACD" w:rsidR="00053890" w:rsidRPr="005D19CF" w:rsidRDefault="00053890" w:rsidP="00053890">
            <w:pPr>
              <w:pStyle w:val="NoSpacing"/>
              <w:jc w:val="center"/>
              <w:rPr>
                <w:noProof/>
                <w:sz w:val="18"/>
                <w:szCs w:val="18"/>
              </w:rPr>
            </w:pPr>
            <w:r w:rsidRPr="005D19CF">
              <w:rPr>
                <w:rFonts w:cs="Calibri"/>
                <w:color w:val="000000"/>
                <w:sz w:val="18"/>
                <w:szCs w:val="18"/>
              </w:rPr>
              <w:t>Not at all listens to radio</w:t>
            </w:r>
          </w:p>
        </w:tc>
        <w:tc>
          <w:tcPr>
            <w:tcW w:w="1105" w:type="dxa"/>
            <w:tcBorders>
              <w:right w:val="single" w:sz="4" w:space="0" w:color="auto"/>
            </w:tcBorders>
            <w:noWrap/>
          </w:tcPr>
          <w:p w14:paraId="332F3B48" w14:textId="7AD1F27F" w:rsidR="00053890" w:rsidRPr="005D19CF" w:rsidRDefault="00053890" w:rsidP="00053890">
            <w:pPr>
              <w:pStyle w:val="NoSpacing"/>
              <w:jc w:val="center"/>
              <w:rPr>
                <w:noProof/>
                <w:sz w:val="18"/>
                <w:szCs w:val="18"/>
              </w:rPr>
            </w:pPr>
            <w:r>
              <w:rPr>
                <w:rFonts w:cs="Calibri"/>
                <w:color w:val="000000"/>
                <w:sz w:val="18"/>
                <w:szCs w:val="18"/>
              </w:rPr>
              <w:t>46</w:t>
            </w:r>
          </w:p>
        </w:tc>
        <w:tc>
          <w:tcPr>
            <w:tcW w:w="1947" w:type="dxa"/>
            <w:gridSpan w:val="2"/>
            <w:tcBorders>
              <w:left w:val="single" w:sz="4" w:space="0" w:color="auto"/>
            </w:tcBorders>
            <w:noWrap/>
          </w:tcPr>
          <w:p w14:paraId="3601F939" w14:textId="1064F0D4" w:rsidR="00053890" w:rsidRPr="005D19CF" w:rsidRDefault="00053890" w:rsidP="00053890">
            <w:pPr>
              <w:pStyle w:val="NoSpacing"/>
              <w:jc w:val="center"/>
              <w:rPr>
                <w:noProof/>
                <w:sz w:val="18"/>
                <w:szCs w:val="18"/>
              </w:rPr>
            </w:pPr>
            <w:r>
              <w:rPr>
                <w:noProof/>
                <w:sz w:val="18"/>
                <w:szCs w:val="18"/>
              </w:rPr>
              <w:t>Region: Southern</w:t>
            </w:r>
          </w:p>
        </w:tc>
        <w:tc>
          <w:tcPr>
            <w:tcW w:w="1105" w:type="dxa"/>
            <w:noWrap/>
          </w:tcPr>
          <w:p w14:paraId="04C2BECD" w14:textId="3CAE97FE" w:rsidR="00053890" w:rsidRPr="005D19CF" w:rsidRDefault="00053890" w:rsidP="00053890">
            <w:pPr>
              <w:pStyle w:val="NoSpacing"/>
              <w:jc w:val="center"/>
              <w:rPr>
                <w:noProof/>
                <w:sz w:val="18"/>
                <w:szCs w:val="18"/>
              </w:rPr>
            </w:pPr>
            <w:r>
              <w:rPr>
                <w:rFonts w:cs="Calibri"/>
                <w:color w:val="000000"/>
                <w:sz w:val="18"/>
                <w:szCs w:val="18"/>
              </w:rPr>
              <w:t>44</w:t>
            </w:r>
          </w:p>
        </w:tc>
      </w:tr>
      <w:tr w:rsidR="00053890" w:rsidRPr="00DC770F" w14:paraId="594E2229" w14:textId="77777777" w:rsidTr="005D19CF">
        <w:trPr>
          <w:gridAfter w:val="1"/>
          <w:wAfter w:w="9" w:type="dxa"/>
          <w:trHeight w:val="290"/>
        </w:trPr>
        <w:tc>
          <w:tcPr>
            <w:tcW w:w="1791" w:type="dxa"/>
            <w:tcBorders>
              <w:bottom w:val="double" w:sz="4" w:space="0" w:color="auto"/>
              <w:right w:val="single" w:sz="4" w:space="0" w:color="auto"/>
            </w:tcBorders>
            <w:noWrap/>
            <w:hideMark/>
          </w:tcPr>
          <w:p w14:paraId="30B00CD5" w14:textId="687879DA" w:rsidR="00053890" w:rsidRPr="00DC770F" w:rsidRDefault="00053890" w:rsidP="00053890">
            <w:pPr>
              <w:pStyle w:val="NoSpacing"/>
              <w:jc w:val="left"/>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6CE902F2" w14:textId="2791A920" w:rsidR="00053890" w:rsidRPr="005D19CF" w:rsidRDefault="00053890" w:rsidP="00053890">
            <w:pPr>
              <w:pStyle w:val="NoSpacing"/>
              <w:jc w:val="center"/>
              <w:rPr>
                <w:noProof/>
                <w:sz w:val="18"/>
                <w:szCs w:val="18"/>
              </w:rPr>
            </w:pPr>
            <w:r w:rsidRPr="005D19CF">
              <w:rPr>
                <w:rFonts w:cs="Calibri"/>
                <w:color w:val="000000"/>
                <w:sz w:val="18"/>
                <w:szCs w:val="18"/>
              </w:rPr>
              <w:t>Body Mass Index</w:t>
            </w:r>
          </w:p>
        </w:tc>
        <w:tc>
          <w:tcPr>
            <w:tcW w:w="1110" w:type="dxa"/>
            <w:tcBorders>
              <w:bottom w:val="double" w:sz="4" w:space="0" w:color="auto"/>
              <w:right w:val="single" w:sz="4" w:space="0" w:color="auto"/>
            </w:tcBorders>
            <w:noWrap/>
          </w:tcPr>
          <w:p w14:paraId="4222E743" w14:textId="1A11F064" w:rsidR="00053890" w:rsidRPr="005D19CF" w:rsidRDefault="00053890" w:rsidP="00053890">
            <w:pPr>
              <w:pStyle w:val="NoSpacing"/>
              <w:jc w:val="center"/>
              <w:rPr>
                <w:noProof/>
                <w:sz w:val="18"/>
                <w:szCs w:val="18"/>
              </w:rPr>
            </w:pPr>
            <w:r w:rsidRPr="005D19CF">
              <w:rPr>
                <w:rFonts w:cs="Calibri"/>
                <w:color w:val="000000"/>
                <w:sz w:val="18"/>
                <w:szCs w:val="18"/>
              </w:rPr>
              <w:t>100</w:t>
            </w:r>
          </w:p>
        </w:tc>
        <w:tc>
          <w:tcPr>
            <w:tcW w:w="1663" w:type="dxa"/>
            <w:tcBorders>
              <w:left w:val="single" w:sz="4" w:space="0" w:color="auto"/>
              <w:bottom w:val="double" w:sz="4" w:space="0" w:color="auto"/>
            </w:tcBorders>
            <w:noWrap/>
          </w:tcPr>
          <w:p w14:paraId="500EDE2A" w14:textId="3D3FF5E9" w:rsidR="00053890" w:rsidRPr="005D19CF" w:rsidRDefault="00053890" w:rsidP="00053890">
            <w:pPr>
              <w:pStyle w:val="NoSpacing"/>
              <w:jc w:val="center"/>
              <w:rPr>
                <w:noProof/>
                <w:sz w:val="18"/>
                <w:szCs w:val="18"/>
              </w:rPr>
            </w:pPr>
            <w:r w:rsidRPr="005D19CF">
              <w:rPr>
                <w:rFonts w:cs="Calibri"/>
                <w:color w:val="000000"/>
                <w:sz w:val="18"/>
                <w:szCs w:val="18"/>
              </w:rPr>
              <w:t>Number of HH members</w:t>
            </w:r>
          </w:p>
        </w:tc>
        <w:tc>
          <w:tcPr>
            <w:tcW w:w="1105" w:type="dxa"/>
            <w:tcBorders>
              <w:bottom w:val="double" w:sz="4" w:space="0" w:color="auto"/>
              <w:right w:val="single" w:sz="4" w:space="0" w:color="auto"/>
            </w:tcBorders>
            <w:noWrap/>
          </w:tcPr>
          <w:p w14:paraId="656DCF84" w14:textId="36863F86" w:rsidR="00053890" w:rsidRPr="005D19CF" w:rsidRDefault="00053890" w:rsidP="00053890">
            <w:pPr>
              <w:pStyle w:val="NoSpacing"/>
              <w:jc w:val="center"/>
              <w:rPr>
                <w:noProof/>
                <w:sz w:val="18"/>
                <w:szCs w:val="18"/>
              </w:rPr>
            </w:pPr>
            <w:r>
              <w:rPr>
                <w:rFonts w:cs="Calibri"/>
                <w:color w:val="000000"/>
                <w:sz w:val="18"/>
                <w:szCs w:val="18"/>
              </w:rPr>
              <w:t>35</w:t>
            </w:r>
          </w:p>
        </w:tc>
        <w:tc>
          <w:tcPr>
            <w:tcW w:w="1797" w:type="dxa"/>
            <w:gridSpan w:val="2"/>
            <w:tcBorders>
              <w:left w:val="single" w:sz="4" w:space="0" w:color="auto"/>
              <w:bottom w:val="double" w:sz="4" w:space="0" w:color="auto"/>
            </w:tcBorders>
            <w:noWrap/>
          </w:tcPr>
          <w:p w14:paraId="40BEE820" w14:textId="290C615D" w:rsidR="00053890" w:rsidRPr="005D19CF" w:rsidRDefault="00053890" w:rsidP="00053890">
            <w:pPr>
              <w:pStyle w:val="NoSpacing"/>
              <w:jc w:val="center"/>
              <w:rPr>
                <w:noProof/>
                <w:sz w:val="18"/>
                <w:szCs w:val="18"/>
              </w:rPr>
            </w:pPr>
            <w:r w:rsidRPr="005D19CF">
              <w:rPr>
                <w:rFonts w:cs="Calibri"/>
                <w:color w:val="000000"/>
                <w:sz w:val="18"/>
                <w:szCs w:val="18"/>
              </w:rPr>
              <w:t>Ideal number of children</w:t>
            </w:r>
          </w:p>
        </w:tc>
        <w:tc>
          <w:tcPr>
            <w:tcW w:w="1105" w:type="dxa"/>
            <w:tcBorders>
              <w:bottom w:val="double" w:sz="4" w:space="0" w:color="auto"/>
              <w:right w:val="single" w:sz="4" w:space="0" w:color="auto"/>
            </w:tcBorders>
            <w:noWrap/>
          </w:tcPr>
          <w:p w14:paraId="76DBE00D" w14:textId="090217B7" w:rsidR="00053890" w:rsidRPr="005D19CF" w:rsidRDefault="00053890" w:rsidP="00053890">
            <w:pPr>
              <w:pStyle w:val="NoSpacing"/>
              <w:jc w:val="center"/>
              <w:rPr>
                <w:noProof/>
                <w:sz w:val="18"/>
                <w:szCs w:val="18"/>
              </w:rPr>
            </w:pPr>
            <w:r>
              <w:rPr>
                <w:rFonts w:cs="Calibri"/>
                <w:color w:val="000000"/>
                <w:sz w:val="18"/>
                <w:szCs w:val="18"/>
              </w:rPr>
              <w:t>32</w:t>
            </w:r>
          </w:p>
        </w:tc>
        <w:tc>
          <w:tcPr>
            <w:tcW w:w="1580" w:type="dxa"/>
            <w:gridSpan w:val="2"/>
            <w:tcBorders>
              <w:left w:val="single" w:sz="4" w:space="0" w:color="auto"/>
              <w:bottom w:val="double" w:sz="4" w:space="0" w:color="auto"/>
            </w:tcBorders>
            <w:noWrap/>
          </w:tcPr>
          <w:p w14:paraId="6C2F370D" w14:textId="5CA88743" w:rsidR="00053890" w:rsidRPr="005D19CF" w:rsidRDefault="00053890" w:rsidP="00053890">
            <w:pPr>
              <w:pStyle w:val="NoSpacing"/>
              <w:jc w:val="center"/>
              <w:rPr>
                <w:noProof/>
                <w:sz w:val="18"/>
                <w:szCs w:val="18"/>
              </w:rPr>
            </w:pPr>
            <w:r w:rsidRPr="005D19CF">
              <w:rPr>
                <w:rFonts w:cs="Calibri"/>
                <w:color w:val="000000"/>
                <w:sz w:val="18"/>
                <w:szCs w:val="18"/>
              </w:rPr>
              <w:t>Tested for HIV</w:t>
            </w:r>
          </w:p>
        </w:tc>
        <w:tc>
          <w:tcPr>
            <w:tcW w:w="1105" w:type="dxa"/>
            <w:tcBorders>
              <w:bottom w:val="double" w:sz="4" w:space="0" w:color="auto"/>
              <w:right w:val="single" w:sz="4" w:space="0" w:color="auto"/>
            </w:tcBorders>
            <w:noWrap/>
          </w:tcPr>
          <w:p w14:paraId="6A5FCFF4" w14:textId="655E4F29" w:rsidR="00053890" w:rsidRPr="005D19CF" w:rsidRDefault="00053890" w:rsidP="00053890">
            <w:pPr>
              <w:pStyle w:val="NoSpacing"/>
              <w:jc w:val="center"/>
              <w:rPr>
                <w:noProof/>
                <w:sz w:val="18"/>
                <w:szCs w:val="18"/>
              </w:rPr>
            </w:pPr>
            <w:r>
              <w:rPr>
                <w:rFonts w:cs="Calibri"/>
                <w:color w:val="000000"/>
                <w:sz w:val="18"/>
                <w:szCs w:val="18"/>
              </w:rPr>
              <w:t>29</w:t>
            </w:r>
          </w:p>
        </w:tc>
        <w:tc>
          <w:tcPr>
            <w:tcW w:w="1947" w:type="dxa"/>
            <w:gridSpan w:val="2"/>
            <w:tcBorders>
              <w:left w:val="single" w:sz="4" w:space="0" w:color="auto"/>
              <w:bottom w:val="double" w:sz="4" w:space="0" w:color="auto"/>
            </w:tcBorders>
            <w:noWrap/>
          </w:tcPr>
          <w:p w14:paraId="78B9A292" w14:textId="57FB1E9B" w:rsidR="00053890" w:rsidRPr="005D19CF" w:rsidRDefault="00053890" w:rsidP="00053890">
            <w:pPr>
              <w:pStyle w:val="NoSpacing"/>
              <w:jc w:val="center"/>
              <w:rPr>
                <w:noProof/>
                <w:sz w:val="18"/>
                <w:szCs w:val="18"/>
              </w:rPr>
            </w:pPr>
            <w:r w:rsidRPr="005D19CF">
              <w:rPr>
                <w:rFonts w:cs="Calibri"/>
                <w:color w:val="000000"/>
                <w:sz w:val="18"/>
                <w:szCs w:val="18"/>
              </w:rPr>
              <w:t>Number of cattle owned</w:t>
            </w:r>
          </w:p>
        </w:tc>
        <w:tc>
          <w:tcPr>
            <w:tcW w:w="1105" w:type="dxa"/>
            <w:tcBorders>
              <w:bottom w:val="double" w:sz="4" w:space="0" w:color="auto"/>
            </w:tcBorders>
            <w:shd w:val="clear" w:color="auto" w:fill="auto"/>
            <w:noWrap/>
          </w:tcPr>
          <w:p w14:paraId="049EC091" w14:textId="6FF29673" w:rsidR="00053890" w:rsidRPr="005D19CF" w:rsidRDefault="00053890" w:rsidP="00053890">
            <w:pPr>
              <w:pStyle w:val="NoSpacing"/>
              <w:jc w:val="center"/>
              <w:rPr>
                <w:noProof/>
                <w:sz w:val="18"/>
                <w:szCs w:val="18"/>
              </w:rPr>
            </w:pPr>
            <w:r>
              <w:rPr>
                <w:rFonts w:cs="Calibri"/>
                <w:color w:val="000000"/>
                <w:sz w:val="18"/>
                <w:szCs w:val="18"/>
              </w:rPr>
              <w:t>25</w:t>
            </w:r>
          </w:p>
        </w:tc>
      </w:tr>
    </w:tbl>
    <w:p w14:paraId="3AB28484" w14:textId="13D4848A" w:rsidR="00A94592" w:rsidRDefault="00085190" w:rsidP="00B83887">
      <w:pPr>
        <w:pStyle w:val="NoSpacing"/>
        <w:spacing w:after="120"/>
        <w:rPr>
          <w:noProof/>
          <w:sz w:val="20"/>
          <w:lang w:val="en-US"/>
        </w:rPr>
        <w:sectPr w:rsidR="00A94592"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w:t>
      </w:r>
      <w:proofErr w:type="gramStart"/>
      <w:r w:rsidRPr="003909CE">
        <w:rPr>
          <w:lang w:val="en-US"/>
        </w:rPr>
        <w:t>show</w:t>
      </w:r>
      <w:proofErr w:type="gramEnd"/>
      <w:r w:rsidRPr="003909CE">
        <w:rPr>
          <w:lang w:val="en-US"/>
        </w:rPr>
        <w:t xml:space="preserve">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all of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ariables with a * highlight variables that are included in the classical model</w:t>
      </w:r>
      <w:r>
        <w:rPr>
          <w:lang w:val="en-US"/>
        </w:rPr>
        <w:t>.</w:t>
      </w:r>
      <w:bookmarkEnd w:id="2"/>
    </w:p>
    <w:p w14:paraId="2DE10F49" w14:textId="6F2A0945" w:rsidR="0006259E" w:rsidRDefault="0006259E" w:rsidP="00B83887">
      <w:pPr>
        <w:pStyle w:val="NoSpacing"/>
        <w:spacing w:after="120"/>
        <w:rPr>
          <w:noProof/>
          <w:sz w:val="20"/>
          <w:lang w:val="en-US"/>
        </w:rPr>
      </w:pPr>
    </w:p>
    <w:p w14:paraId="0476196D" w14:textId="77777777" w:rsidR="008B5A40" w:rsidRPr="008B5A40" w:rsidRDefault="008B5A40" w:rsidP="008B5A40">
      <w:pPr>
        <w:pStyle w:val="Heading2"/>
        <w:rPr>
          <w:color w:val="000000" w:themeColor="text1"/>
          <w:lang w:val="en-US"/>
        </w:rPr>
      </w:pPr>
      <w:r w:rsidRPr="008B5A40">
        <w:rPr>
          <w:color w:val="000000" w:themeColor="text1"/>
          <w:lang w:val="en-US"/>
        </w:rPr>
        <w:t>B Empirical Models</w:t>
      </w:r>
    </w:p>
    <w:p w14:paraId="41BA0A71" w14:textId="20B8F407" w:rsidR="008B5A40" w:rsidRPr="008B5A40" w:rsidRDefault="008B5A40" w:rsidP="008B5A40">
      <w:pPr>
        <w:pStyle w:val="NoSpacing"/>
        <w:spacing w:after="120"/>
        <w:rPr>
          <w:b/>
          <w:noProof/>
          <w:sz w:val="20"/>
          <w:lang w:val="en-US"/>
        </w:rPr>
      </w:pPr>
      <w:commentRangeStart w:id="219"/>
      <w:r w:rsidRPr="008B5A40">
        <w:rPr>
          <w:b/>
          <w:noProof/>
          <w:sz w:val="20"/>
          <w:lang w:val="en-US"/>
        </w:rPr>
        <w:t xml:space="preserve">Logit </w:t>
      </w:r>
      <w:del w:id="220" w:author="Scherrer  Beat" w:date="2025-03-18T16:34:00Z" w16du:dateUtc="2025-03-18T15:34:00Z">
        <w:r w:rsidRPr="008B5A40" w:rsidDel="00612534">
          <w:rPr>
            <w:b/>
            <w:noProof/>
            <w:sz w:val="20"/>
            <w:lang w:val="en-US"/>
          </w:rPr>
          <w:delText>model</w:delText>
        </w:r>
      </w:del>
      <w:ins w:id="221" w:author="Scherrer  Beat" w:date="2025-03-18T16:34:00Z" w16du:dateUtc="2025-03-18T15:34:00Z">
        <w:r w:rsidR="00612534">
          <w:rPr>
            <w:b/>
            <w:noProof/>
            <w:sz w:val="20"/>
            <w:lang w:val="en-US"/>
          </w:rPr>
          <w:t>regression</w:t>
        </w:r>
      </w:ins>
    </w:p>
    <w:p w14:paraId="192F7276" w14:textId="7BD86B4E" w:rsidR="008B5A40" w:rsidRPr="008B5A40" w:rsidRDefault="00612534" w:rsidP="008B5A40">
      <w:pPr>
        <w:pStyle w:val="NoSpacing"/>
        <w:spacing w:after="120"/>
        <w:rPr>
          <w:noProof/>
          <w:sz w:val="20"/>
          <w:lang w:val="en-US"/>
        </w:rPr>
      </w:pPr>
      <w:ins w:id="222" w:author="Scherrer  Beat" w:date="2025-03-18T16:34:00Z" w16du:dateUtc="2025-03-18T15:34:00Z">
        <w:r>
          <w:rPr>
            <w:noProof/>
            <w:sz w:val="20"/>
            <w:lang w:val="en-US"/>
          </w:rPr>
          <w:t>Logistic regression</w:t>
        </w:r>
      </w:ins>
      <w:ins w:id="223" w:author="Scherrer  Beat" w:date="2025-03-18T16:35:00Z" w16du:dateUtc="2025-03-18T15:35:00Z">
        <w:r>
          <w:rPr>
            <w:noProof/>
            <w:sz w:val="20"/>
            <w:lang w:val="en-US"/>
          </w:rPr>
          <w:t xml:space="preserve"> models (or l</w:t>
        </w:r>
      </w:ins>
      <w:del w:id="224" w:author="Scherrer  Beat" w:date="2025-03-18T16:35:00Z" w16du:dateUtc="2025-03-18T15:35:00Z">
        <w:r w:rsidR="008B5A40" w:rsidRPr="008B5A40" w:rsidDel="00612534">
          <w:rPr>
            <w:noProof/>
            <w:sz w:val="20"/>
            <w:lang w:val="en-US"/>
          </w:rPr>
          <w:delText>L</w:delText>
        </w:r>
      </w:del>
      <w:r w:rsidR="008B5A40" w:rsidRPr="008B5A40">
        <w:rPr>
          <w:noProof/>
          <w:sz w:val="20"/>
          <w:lang w:val="en-US"/>
        </w:rPr>
        <w:t>ogit models</w:t>
      </w:r>
      <w:ins w:id="225" w:author="Scherrer  Beat" w:date="2025-03-18T16:35:00Z" w16du:dateUtc="2025-03-18T15:35:00Z">
        <w:r>
          <w:rPr>
            <w:noProof/>
            <w:sz w:val="20"/>
            <w:lang w:val="en-US"/>
          </w:rPr>
          <w:t>)</w:t>
        </w:r>
      </w:ins>
      <w:r w:rsidR="008B5A40" w:rsidRPr="008B5A40">
        <w:rPr>
          <w:noProof/>
          <w:sz w:val="20"/>
          <w:lang w:val="en-US"/>
        </w:rPr>
        <w:t xml:space="preserve"> are widely used to estimate regressions with a binary dependent variable.</w:t>
      </w:r>
      <w:ins w:id="226" w:author="Scherrer  Beat" w:date="2025-03-18T18:03:00Z" w16du:dateUtc="2025-03-18T17:03:00Z">
        <w:r w:rsidR="00C541F2">
          <w:rPr>
            <w:noProof/>
            <w:sz w:val="20"/>
            <w:lang w:val="en-US"/>
          </w:rPr>
          <w:t xml:space="preserve"> Binary logistic regression models the log-odds of a</w:t>
        </w:r>
      </w:ins>
      <w:ins w:id="227" w:author="Scherrer  Beat" w:date="2025-03-18T18:04:00Z" w16du:dateUtc="2025-03-18T17:04:00Z">
        <w:r w:rsidR="00C541F2">
          <w:rPr>
            <w:noProof/>
            <w:sz w:val="20"/>
            <w:lang w:val="en-US"/>
          </w:rPr>
          <w:t xml:space="preserve">n event happening. These log-odds are then transformed into predicted probabilities by </w:t>
        </w:r>
      </w:ins>
      <w:ins w:id="228" w:author="Scherrer  Beat" w:date="2025-03-18T18:05:00Z" w16du:dateUtc="2025-03-18T17:05:00Z">
        <w:r w:rsidR="00C541F2">
          <w:rPr>
            <w:noProof/>
            <w:sz w:val="20"/>
            <w:lang w:val="en-US"/>
          </w:rPr>
          <w:t>a logistic function.</w:t>
        </w:r>
      </w:ins>
      <w:r w:rsidR="008B5A40" w:rsidRPr="008B5A40">
        <w:rPr>
          <w:noProof/>
          <w:sz w:val="20"/>
          <w:lang w:val="en-US"/>
        </w:rPr>
        <w:t xml:space="preserve"> </w:t>
      </w:r>
      <w:ins w:id="229" w:author="Scherrer  Beat" w:date="2025-03-18T18:05:00Z" w16du:dateUtc="2025-03-18T17:05:00Z">
        <w:r w:rsidR="00C541F2">
          <w:rPr>
            <w:noProof/>
            <w:sz w:val="20"/>
            <w:lang w:val="en-US"/>
          </w:rPr>
          <w:t>That way, we</w:t>
        </w:r>
      </w:ins>
      <w:del w:id="230" w:author="Scherrer  Beat" w:date="2025-03-18T18:05:00Z" w16du:dateUtc="2025-03-18T17:05:00Z">
        <w:r w:rsidR="008B5A40" w:rsidRPr="008B5A40" w:rsidDel="00C541F2">
          <w:rPr>
            <w:noProof/>
            <w:sz w:val="20"/>
            <w:lang w:val="en-US"/>
          </w:rPr>
          <w:delText xml:space="preserve">In order to restrict the estimates to the 0, 1 boundary, a function is applied to transform the predictions. In case of the logit model a logistic function is used to </w:delText>
        </w:r>
      </w:del>
      <w:r w:rsidR="008B5A40" w:rsidRPr="008B5A40">
        <w:rPr>
          <w:noProof/>
          <w:sz w:val="20"/>
          <w:lang w:val="en-US"/>
        </w:rPr>
        <w:t>always obtain sensible predictions within the range of 0 and 1.</w:t>
      </w:r>
    </w:p>
    <w:p w14:paraId="4C46D170" w14:textId="3E7381CF" w:rsidR="008B5A40" w:rsidRPr="008B5A40" w:rsidRDefault="008B5A40" w:rsidP="008B5A40">
      <w:pPr>
        <w:pStyle w:val="NoSpacing"/>
        <w:spacing w:after="120"/>
        <w:rPr>
          <w:noProof/>
          <w:sz w:val="20"/>
          <w:lang w:val="en-US"/>
        </w:rPr>
      </w:pPr>
      <w:r w:rsidRPr="008B5A40">
        <w:rPr>
          <w:noProof/>
          <w:sz w:val="20"/>
          <w:lang w:val="en-US"/>
        </w:rPr>
        <w:t xml:space="preserve">Advantages of the logit model are that the </w:t>
      </w:r>
      <w:del w:id="231" w:author="Scherrer  Beat" w:date="2025-03-13T14:23:00Z" w16du:dateUtc="2025-03-13T13:23:00Z">
        <w:r w:rsidRPr="008B5A40" w:rsidDel="00002B11">
          <w:rPr>
            <w:noProof/>
            <w:sz w:val="20"/>
            <w:lang w:val="en-US"/>
          </w:rPr>
          <w:delText xml:space="preserve">model </w:delText>
        </w:r>
      </w:del>
      <w:ins w:id="232" w:author="Scherrer  Beat" w:date="2025-03-13T14:23:00Z" w16du:dateUtc="2025-03-13T13:23:00Z">
        <w:r w:rsidR="00002B11">
          <w:rPr>
            <w:noProof/>
            <w:sz w:val="20"/>
            <w:lang w:val="en-US"/>
          </w:rPr>
          <w:t>estimation</w:t>
        </w:r>
        <w:r w:rsidR="00002B11" w:rsidRPr="008B5A40">
          <w:rPr>
            <w:noProof/>
            <w:sz w:val="20"/>
            <w:lang w:val="en-US"/>
          </w:rPr>
          <w:t xml:space="preserve"> </w:t>
        </w:r>
      </w:ins>
      <w:r w:rsidRPr="008B5A40">
        <w:rPr>
          <w:noProof/>
          <w:sz w:val="20"/>
          <w:lang w:val="en-US"/>
        </w:rPr>
        <w:t xml:space="preserve">is very simple </w:t>
      </w:r>
      <w:ins w:id="233" w:author="Scherrer  Beat" w:date="2025-03-13T14:23:00Z" w16du:dateUtc="2025-03-13T13:23:00Z">
        <w:r w:rsidR="00002B11">
          <w:rPr>
            <w:noProof/>
            <w:sz w:val="20"/>
            <w:lang w:val="en-US"/>
          </w:rPr>
          <w:t xml:space="preserve">and thus </w:t>
        </w:r>
      </w:ins>
      <w:r w:rsidRPr="008B5A40">
        <w:rPr>
          <w:noProof/>
          <w:sz w:val="20"/>
          <w:lang w:val="en-US"/>
        </w:rPr>
        <w:t>the coefficients can be easily interpreted. The training and prediction speed is fast and does not require a lot of memory and it performs well with a relatively small number of observations. Potential drawbacks of the model are that predictions might quickly become overdetermined especially for rare events and therefore perform poorly (Muchlinski et al., 2017). Moreover, as Blair et al. (2017) state, other supervised machine learning approaches can accommodate many highly collinear predictors simultaneously, which the logistic model in general cannot.</w:t>
      </w:r>
      <w:commentRangeEnd w:id="219"/>
      <w:r w:rsidR="006F3255">
        <w:rPr>
          <w:rStyle w:val="CommentReference"/>
        </w:rPr>
        <w:commentReference w:id="219"/>
      </w:r>
    </w:p>
    <w:p w14:paraId="53DD94D8" w14:textId="77777777" w:rsidR="008B5A40" w:rsidRPr="008B5A40" w:rsidRDefault="008B5A40" w:rsidP="008B5A40">
      <w:pPr>
        <w:pStyle w:val="NoSpacing"/>
        <w:spacing w:after="120"/>
        <w:rPr>
          <w:noProof/>
          <w:sz w:val="20"/>
          <w:lang w:val="en-US"/>
        </w:rPr>
      </w:pPr>
    </w:p>
    <w:p w14:paraId="76A41688" w14:textId="41D8D0DB" w:rsidR="008B5A40" w:rsidRPr="008B5A40" w:rsidRDefault="008B5A40" w:rsidP="008B5A40">
      <w:pPr>
        <w:pStyle w:val="NoSpacing"/>
        <w:spacing w:after="120"/>
        <w:rPr>
          <w:b/>
          <w:noProof/>
          <w:sz w:val="20"/>
          <w:lang w:val="en-US"/>
        </w:rPr>
      </w:pPr>
      <w:del w:id="234" w:author="Scherrer  Beat" w:date="2025-03-18T16:35:00Z" w16du:dateUtc="2025-03-18T15:35:00Z">
        <w:r w:rsidRPr="008B5A40" w:rsidDel="00612534">
          <w:rPr>
            <w:b/>
            <w:noProof/>
            <w:sz w:val="20"/>
            <w:lang w:val="en-US"/>
          </w:rPr>
          <w:delText>Least Absolute Shrinkage and Selection Operator</w:delText>
        </w:r>
      </w:del>
      <w:ins w:id="235" w:author="Scherrer  Beat" w:date="2025-03-18T16:35:00Z" w16du:dateUtc="2025-03-18T15:35:00Z">
        <w:r w:rsidR="00612534">
          <w:rPr>
            <w:b/>
            <w:noProof/>
            <w:sz w:val="20"/>
            <w:lang w:val="en-US"/>
          </w:rPr>
          <w:t>Logistic re</w:t>
        </w:r>
      </w:ins>
      <w:ins w:id="236" w:author="Scherrer  Beat" w:date="2025-03-18T16:36:00Z" w16du:dateUtc="2025-03-18T15:36:00Z">
        <w:r w:rsidR="00612534">
          <w:rPr>
            <w:b/>
            <w:noProof/>
            <w:sz w:val="20"/>
            <w:lang w:val="en-US"/>
          </w:rPr>
          <w:t xml:space="preserve">gression with </w:t>
        </w:r>
      </w:ins>
      <w:ins w:id="237" w:author="Scherrer  Beat" w:date="2025-03-18T16:39:00Z" w16du:dateUtc="2025-03-18T15:39:00Z">
        <w:r w:rsidR="00612534">
          <w:rPr>
            <w:b/>
            <w:noProof/>
            <w:sz w:val="20"/>
            <w:lang w:val="en-US"/>
          </w:rPr>
          <w:t>LASSO regularization</w:t>
        </w:r>
      </w:ins>
    </w:p>
    <w:p w14:paraId="1001471C" w14:textId="0A2055CD" w:rsidR="008B5A40" w:rsidRPr="008B5A40" w:rsidRDefault="003619ED" w:rsidP="008B5A40">
      <w:pPr>
        <w:pStyle w:val="NoSpacing"/>
        <w:spacing w:after="120"/>
        <w:rPr>
          <w:noProof/>
          <w:sz w:val="20"/>
          <w:lang w:val="en-US"/>
        </w:rPr>
      </w:pPr>
      <w:ins w:id="238" w:author="Scherrer  Beat" w:date="2025-03-18T16:39:00Z" w16du:dateUtc="2025-03-18T15:39:00Z">
        <w:r>
          <w:rPr>
            <w:noProof/>
            <w:sz w:val="20"/>
            <w:lang w:val="en-US"/>
          </w:rPr>
          <w:t>The Least Absolute Shrinka</w:t>
        </w:r>
      </w:ins>
      <w:ins w:id="239" w:author="Scherrer  Beat" w:date="2025-03-18T16:40:00Z" w16du:dateUtc="2025-03-18T15:40:00Z">
        <w:r>
          <w:rPr>
            <w:noProof/>
            <w:sz w:val="20"/>
            <w:lang w:val="en-US"/>
          </w:rPr>
          <w:t xml:space="preserve">ge and Selection Operator (LASSO) (or </w:t>
        </w:r>
      </w:ins>
      <w:ins w:id="240" w:author="Scherrer  Beat" w:date="2025-03-18T16:38:00Z" w16du:dateUtc="2025-03-18T15:38:00Z">
        <w:r w:rsidR="00612534">
          <w:rPr>
            <w:noProof/>
            <w:sz w:val="20"/>
            <w:lang w:val="en-US"/>
          </w:rPr>
          <w:t>L1 regularization</w:t>
        </w:r>
      </w:ins>
      <w:ins w:id="241" w:author="Scherrer  Beat" w:date="2025-03-18T16:40:00Z" w16du:dateUtc="2025-03-18T15:40:00Z">
        <w:r>
          <w:rPr>
            <w:noProof/>
            <w:sz w:val="20"/>
            <w:lang w:val="en-US"/>
          </w:rPr>
          <w:t>)</w:t>
        </w:r>
      </w:ins>
      <w:ins w:id="242" w:author="Scherrer  Beat" w:date="2025-03-18T17:12:00Z" w16du:dateUtc="2025-03-18T16:12:00Z">
        <w:r w:rsidR="005149E5">
          <w:rPr>
            <w:noProof/>
            <w:sz w:val="20"/>
            <w:lang w:val="en-US"/>
          </w:rPr>
          <w:t xml:space="preserve"> is </w:t>
        </w:r>
      </w:ins>
      <w:del w:id="243" w:author="Scherrer  Beat" w:date="2025-03-18T17:12:00Z" w16du:dateUtc="2025-03-18T16:12:00Z">
        <w:r w:rsidR="008B5A40" w:rsidRPr="008B5A40" w:rsidDel="005149E5">
          <w:rPr>
            <w:noProof/>
            <w:sz w:val="20"/>
            <w:lang w:val="en-US"/>
          </w:rPr>
          <w:delText xml:space="preserve">Probably </w:delText>
        </w:r>
      </w:del>
      <w:r w:rsidR="008B5A40" w:rsidRPr="008B5A40">
        <w:rPr>
          <w:noProof/>
          <w:sz w:val="20"/>
          <w:lang w:val="en-US"/>
        </w:rPr>
        <w:t xml:space="preserve">one of the most familiar machine learning techniques </w:t>
      </w:r>
      <w:ins w:id="244" w:author="Scherrer  Beat" w:date="2025-03-18T17:12:00Z" w16du:dateUtc="2025-03-18T16:12:00Z">
        <w:r w:rsidR="005149E5">
          <w:rPr>
            <w:noProof/>
            <w:sz w:val="20"/>
            <w:lang w:val="en-US"/>
          </w:rPr>
          <w:t>for regre</w:t>
        </w:r>
      </w:ins>
      <w:ins w:id="245" w:author="Scherrer  Beat" w:date="2025-03-18T17:13:00Z" w16du:dateUtc="2025-03-18T16:13:00Z">
        <w:r w:rsidR="005149E5">
          <w:rPr>
            <w:noProof/>
            <w:sz w:val="20"/>
            <w:lang w:val="en-US"/>
          </w:rPr>
          <w:t xml:space="preserve">ssion analysis that </w:t>
        </w:r>
      </w:ins>
      <w:r w:rsidR="008B5A40" w:rsidRPr="008B5A40">
        <w:rPr>
          <w:noProof/>
          <w:sz w:val="20"/>
          <w:lang w:val="en-US"/>
        </w:rPr>
        <w:t>economists</w:t>
      </w:r>
      <w:ins w:id="246" w:author="Scherrer  Beat" w:date="2025-03-18T17:13:00Z" w16du:dateUtc="2025-03-18T16:13:00Z">
        <w:r w:rsidR="005149E5">
          <w:rPr>
            <w:noProof/>
            <w:sz w:val="20"/>
            <w:lang w:val="en-US"/>
          </w:rPr>
          <w:t xml:space="preserve"> know</w:t>
        </w:r>
      </w:ins>
      <w:del w:id="247" w:author="Scherrer  Beat" w:date="2025-03-18T17:13:00Z" w16du:dateUtc="2025-03-18T16:13:00Z">
        <w:r w:rsidR="008B5A40" w:rsidRPr="008B5A40" w:rsidDel="005149E5">
          <w:rPr>
            <w:noProof/>
            <w:sz w:val="20"/>
            <w:lang w:val="en-US"/>
          </w:rPr>
          <w:delText xml:space="preserve"> know is the Least Absolute Shrinkage and Selection Operator (LASSO) due to its similarities with the Ordinary Least Squares (OLS) model</w:delText>
        </w:r>
      </w:del>
      <w:r w:rsidR="008B5A40" w:rsidRPr="008B5A40">
        <w:rPr>
          <w:noProof/>
          <w:sz w:val="20"/>
          <w:lang w:val="en-US"/>
        </w:rPr>
        <w:t>.</w:t>
      </w:r>
      <w:ins w:id="248" w:author="Scherrer  Beat" w:date="2025-03-18T17:42:00Z" w16du:dateUtc="2025-03-18T16:42:00Z">
        <w:r w:rsidR="002C34AF">
          <w:rPr>
            <w:noProof/>
            <w:sz w:val="20"/>
            <w:lang w:val="en-US"/>
          </w:rPr>
          <w:t xml:space="preserve"> LASSO regularization is most commonly used for linear regression, but it can also be </w:t>
        </w:r>
      </w:ins>
      <w:ins w:id="249" w:author="Scherrer  Beat" w:date="2025-03-18T17:43:00Z" w16du:dateUtc="2025-03-18T16:43:00Z">
        <w:r w:rsidR="002C34AF">
          <w:rPr>
            <w:noProof/>
            <w:sz w:val="20"/>
            <w:lang w:val="en-US"/>
          </w:rPr>
          <w:t>applied to other models, such as logistic regression as in our case.</w:t>
        </w:r>
      </w:ins>
      <w:r w:rsidR="008B5A40" w:rsidRPr="008B5A40">
        <w:rPr>
          <w:noProof/>
          <w:sz w:val="20"/>
          <w:lang w:val="en-US"/>
        </w:rPr>
        <w:t xml:space="preserve"> </w:t>
      </w:r>
      <w:del w:id="250" w:author="Scherrer  Beat" w:date="2025-03-18T16:42:00Z" w16du:dateUtc="2025-03-18T15:42:00Z">
        <w:r w:rsidR="008B5A40" w:rsidRPr="008B5A40" w:rsidDel="003619ED">
          <w:rPr>
            <w:noProof/>
            <w:sz w:val="20"/>
            <w:lang w:val="en-US"/>
          </w:rPr>
          <w:delText xml:space="preserve">Additionally </w:delText>
        </w:r>
      </w:del>
      <w:ins w:id="251" w:author="Scherrer  Beat" w:date="2025-03-18T17:41:00Z" w16du:dateUtc="2025-03-18T16:41:00Z">
        <w:r w:rsidR="002C34AF">
          <w:rPr>
            <w:noProof/>
            <w:sz w:val="20"/>
            <w:lang w:val="en-US"/>
          </w:rPr>
          <w:t>Our</w:t>
        </w:r>
      </w:ins>
      <w:ins w:id="252" w:author="Scherrer  Beat" w:date="2025-03-18T17:40:00Z" w16du:dateUtc="2025-03-18T16:40:00Z">
        <w:r w:rsidR="002C34AF" w:rsidRPr="002C34AF">
          <w:rPr>
            <w:noProof/>
            <w:sz w:val="20"/>
            <w:lang w:val="en-US"/>
          </w:rPr>
          <w:t xml:space="preserve"> LASSO objective</w:t>
        </w:r>
      </w:ins>
      <w:ins w:id="253" w:author="Scherrer  Beat" w:date="2025-03-18T17:41:00Z" w16du:dateUtc="2025-03-18T16:41:00Z">
        <w:r w:rsidR="002C34AF">
          <w:rPr>
            <w:noProof/>
            <w:sz w:val="20"/>
            <w:lang w:val="en-US"/>
          </w:rPr>
          <w:t xml:space="preserve"> function</w:t>
        </w:r>
      </w:ins>
      <w:ins w:id="254" w:author="Scherrer  Beat" w:date="2025-03-18T17:40:00Z" w16du:dateUtc="2025-03-18T16:40:00Z">
        <w:r w:rsidR="002C34AF" w:rsidRPr="002C34AF">
          <w:rPr>
            <w:noProof/>
            <w:sz w:val="20"/>
            <w:lang w:val="en-US"/>
          </w:rPr>
          <w:t xml:space="preserve"> is comprised of the </w:t>
        </w:r>
      </w:ins>
      <w:ins w:id="255" w:author="Scherrer  Beat" w:date="2025-03-18T17:41:00Z" w16du:dateUtc="2025-03-18T16:41:00Z">
        <w:r w:rsidR="002C34AF">
          <w:rPr>
            <w:noProof/>
            <w:sz w:val="20"/>
            <w:lang w:val="en-US"/>
          </w:rPr>
          <w:t>logistic</w:t>
        </w:r>
      </w:ins>
      <w:ins w:id="256" w:author="Scherrer  Beat" w:date="2025-03-18T17:40:00Z" w16du:dateUtc="2025-03-18T16:40:00Z">
        <w:r w:rsidR="002C34AF" w:rsidRPr="002C34AF">
          <w:rPr>
            <w:noProof/>
            <w:sz w:val="20"/>
            <w:lang w:val="en-US"/>
          </w:rPr>
          <w:t xml:space="preserve"> regression objective and a regularization term on the coefficients. The purpose of the regularization term is to penalize unimportant variables and shrink their coefficients towards zero.</w:t>
        </w:r>
        <w:r w:rsidR="002C34AF" w:rsidRPr="002C34AF" w:rsidDel="002C34AF">
          <w:rPr>
            <w:noProof/>
            <w:sz w:val="20"/>
            <w:lang w:val="en-US"/>
          </w:rPr>
          <w:t xml:space="preserve"> </w:t>
        </w:r>
      </w:ins>
      <w:del w:id="257" w:author="Scherrer  Beat" w:date="2025-03-18T17:40:00Z" w16du:dateUtc="2025-03-18T16:40:00Z">
        <w:r w:rsidR="008B5A40" w:rsidRPr="008B5A40" w:rsidDel="002C34AF">
          <w:rPr>
            <w:noProof/>
            <w:sz w:val="20"/>
            <w:lang w:val="en-US"/>
          </w:rPr>
          <w:delText xml:space="preserve">to the </w:delText>
        </w:r>
      </w:del>
      <w:del w:id="258" w:author="Scherrer  Beat" w:date="2025-03-18T16:42:00Z" w16du:dateUtc="2025-03-18T15:42:00Z">
        <w:r w:rsidR="008B5A40" w:rsidRPr="008B5A40" w:rsidDel="003619ED">
          <w:rPr>
            <w:noProof/>
            <w:sz w:val="20"/>
            <w:lang w:val="en-US"/>
          </w:rPr>
          <w:delText xml:space="preserve">OLS </w:delText>
        </w:r>
      </w:del>
      <w:del w:id="259" w:author="Scherrer  Beat" w:date="2025-03-18T17:40:00Z" w16du:dateUtc="2025-03-18T16:40:00Z">
        <w:r w:rsidR="008B5A40" w:rsidRPr="008B5A40" w:rsidDel="002C34AF">
          <w:rPr>
            <w:noProof/>
            <w:sz w:val="20"/>
            <w:lang w:val="en-US"/>
          </w:rPr>
          <w:delText xml:space="preserve">estimate, the LASSO estimate includes a penalty term lambda that implies a regularization and a shrinkage of the regression coefficients. </w:delText>
        </w:r>
      </w:del>
      <w:ins w:id="260" w:author="Scherrer  Beat" w:date="2025-03-18T17:45:00Z" w16du:dateUtc="2025-03-18T16:45:00Z">
        <w:r w:rsidR="002C34AF" w:rsidRPr="002C34AF">
          <w:rPr>
            <w:noProof/>
            <w:sz w:val="20"/>
            <w:lang w:val="en-US"/>
          </w:rPr>
          <w:t xml:space="preserve">Due to the absolute value function of the regularization term, LASSO is able to perform variable selection by driving some of the coefficients to exactly zero. The regularization parameter </w:t>
        </w:r>
      </w:ins>
      <w:ins w:id="261" w:author="Scherrer  Beat" w:date="2025-03-18T17:46:00Z" w16du:dateUtc="2025-03-18T16:46:00Z">
        <w:r w:rsidR="002C34AF">
          <w:rPr>
            <w:noProof/>
            <w:sz w:val="20"/>
            <w:lang w:val="en-US"/>
          </w:rPr>
          <w:t>(</w:t>
        </w:r>
      </w:ins>
      <w:ins w:id="262" w:author="Scherrer  Beat" w:date="2025-03-18T17:45:00Z" w16du:dateUtc="2025-03-18T16:45:00Z">
        <w:r w:rsidR="002C34AF" w:rsidRPr="002C34AF">
          <w:rPr>
            <w:noProof/>
            <w:sz w:val="20"/>
            <w:lang w:val="en-US"/>
          </w:rPr>
          <w:t>lambda</w:t>
        </w:r>
      </w:ins>
      <w:ins w:id="263" w:author="Scherrer  Beat" w:date="2025-03-18T17:46:00Z" w16du:dateUtc="2025-03-18T16:46:00Z">
        <w:r w:rsidR="002C34AF">
          <w:rPr>
            <w:noProof/>
            <w:sz w:val="20"/>
            <w:lang w:val="en-US"/>
          </w:rPr>
          <w:t>)</w:t>
        </w:r>
      </w:ins>
      <w:ins w:id="264" w:author="Scherrer  Beat" w:date="2025-03-18T17:45:00Z" w16du:dateUtc="2025-03-18T16:45:00Z">
        <w:r w:rsidR="002C34AF" w:rsidRPr="002C34AF">
          <w:rPr>
            <w:noProof/>
            <w:sz w:val="20"/>
            <w:lang w:val="en-US"/>
          </w:rPr>
          <w:t xml:space="preserve"> controls, how aggressively the coefficients in the model are shrunken.</w:t>
        </w:r>
      </w:ins>
      <w:del w:id="265" w:author="Scherrer  Beat" w:date="2025-03-18T17:45:00Z" w16du:dateUtc="2025-03-18T16:45:00Z">
        <w:r w:rsidR="008B5A40" w:rsidRPr="008B5A40" w:rsidDel="002C34AF">
          <w:rPr>
            <w:noProof/>
            <w:sz w:val="20"/>
            <w:lang w:val="en-US"/>
          </w:rPr>
          <w:delText>The LASSO estimate then minimizes the penalized residual sum of squares. Since the solution is nonlinear in y and therefore can not be solved with a closed form solution such as OLS or logit, an algorithm is needed to solve the minimization problem. If lambda is low, penalty is low and therefore coefficients are close to the OLS model</w:delText>
        </w:r>
      </w:del>
      <w:r w:rsidR="008B5A40" w:rsidRPr="008B5A40">
        <w:rPr>
          <w:noProof/>
          <w:sz w:val="20"/>
          <w:lang w:val="en-US"/>
        </w:rPr>
        <w:t>. If lambda is high,</w:t>
      </w:r>
      <w:ins w:id="266" w:author="Scherrer  Beat" w:date="2025-03-18T17:48:00Z" w16du:dateUtc="2025-03-18T16:48:00Z">
        <w:r w:rsidR="002C34AF">
          <w:rPr>
            <w:noProof/>
            <w:sz w:val="20"/>
            <w:lang w:val="en-US"/>
          </w:rPr>
          <w:t xml:space="preserve"> starting with the most unimportant variables,</w:t>
        </w:r>
      </w:ins>
      <w:r w:rsidR="008B5A40" w:rsidRPr="008B5A40">
        <w:rPr>
          <w:noProof/>
          <w:sz w:val="20"/>
          <w:lang w:val="en-US"/>
        </w:rPr>
        <w:t xml:space="preserve"> coefficients are </w:t>
      </w:r>
      <w:del w:id="267" w:author="Scherrer  Beat" w:date="2025-03-18T17:46:00Z" w16du:dateUtc="2025-03-18T16:46:00Z">
        <w:r w:rsidR="008B5A40" w:rsidRPr="008B5A40" w:rsidDel="002C34AF">
          <w:rPr>
            <w:noProof/>
            <w:sz w:val="20"/>
            <w:lang w:val="en-US"/>
          </w:rPr>
          <w:delText xml:space="preserve">shrinked </w:delText>
        </w:r>
      </w:del>
      <w:ins w:id="268" w:author="Scherrer  Beat" w:date="2025-03-18T17:46:00Z" w16du:dateUtc="2025-03-18T16:46:00Z">
        <w:r w:rsidR="002C34AF">
          <w:rPr>
            <w:noProof/>
            <w:sz w:val="20"/>
            <w:lang w:val="en-US"/>
          </w:rPr>
          <w:t>shrunken</w:t>
        </w:r>
        <w:r w:rsidR="002C34AF" w:rsidRPr="008B5A40">
          <w:rPr>
            <w:noProof/>
            <w:sz w:val="20"/>
            <w:lang w:val="en-US"/>
          </w:rPr>
          <w:t xml:space="preserve"> </w:t>
        </w:r>
      </w:ins>
      <w:r w:rsidR="008B5A40" w:rsidRPr="008B5A40">
        <w:rPr>
          <w:noProof/>
          <w:sz w:val="20"/>
          <w:lang w:val="en-US"/>
        </w:rPr>
        <w:t xml:space="preserve">towards zero and </w:t>
      </w:r>
      <w:del w:id="269" w:author="Scherrer  Beat" w:date="2025-03-18T17:48:00Z" w16du:dateUtc="2025-03-18T16:48:00Z">
        <w:r w:rsidR="008B5A40" w:rsidRPr="008B5A40" w:rsidDel="002C34AF">
          <w:rPr>
            <w:noProof/>
            <w:sz w:val="20"/>
            <w:lang w:val="en-US"/>
          </w:rPr>
          <w:delText xml:space="preserve">therefore </w:delText>
        </w:r>
      </w:del>
      <w:ins w:id="270" w:author="Scherrer  Beat" w:date="2025-03-18T17:48:00Z" w16du:dateUtc="2025-03-18T16:48:00Z">
        <w:r w:rsidR="002C34AF">
          <w:rPr>
            <w:noProof/>
            <w:sz w:val="20"/>
            <w:lang w:val="en-US"/>
          </w:rPr>
          <w:t>become</w:t>
        </w:r>
        <w:r w:rsidR="002C34AF" w:rsidRPr="008B5A40">
          <w:rPr>
            <w:noProof/>
            <w:sz w:val="20"/>
            <w:lang w:val="en-US"/>
          </w:rPr>
          <w:t xml:space="preserve"> </w:t>
        </w:r>
      </w:ins>
      <w:r w:rsidR="008B5A40" w:rsidRPr="008B5A40">
        <w:rPr>
          <w:noProof/>
          <w:sz w:val="20"/>
          <w:lang w:val="en-US"/>
        </w:rPr>
        <w:t xml:space="preserve">less relevant in the model. As a result, </w:t>
      </w:r>
      <w:ins w:id="271" w:author="Scherrer  Beat" w:date="2025-03-18T17:49:00Z" w16du:dateUtc="2025-03-18T16:49:00Z">
        <w:r w:rsidR="002C34AF">
          <w:rPr>
            <w:noProof/>
            <w:sz w:val="20"/>
            <w:lang w:val="en-US"/>
          </w:rPr>
          <w:t xml:space="preserve">the </w:t>
        </w:r>
      </w:ins>
      <w:r w:rsidR="008B5A40" w:rsidRPr="008B5A40">
        <w:rPr>
          <w:noProof/>
          <w:sz w:val="20"/>
          <w:lang w:val="en-US"/>
        </w:rPr>
        <w:t>LASSO model often only takes a subset of variables into account. Hence, not all variables included in the dataset will be used for the model (James et al., 2013). In our LASSO model, the shrinkage factor lambda is chosen</w:t>
      </w:r>
      <w:ins w:id="272" w:author="Scherrer  Beat" w:date="2025-03-18T17:08:00Z" w16du:dateUtc="2025-03-18T16:08:00Z">
        <w:r w:rsidR="005149E5">
          <w:rPr>
            <w:noProof/>
            <w:sz w:val="20"/>
            <w:lang w:val="en-US"/>
          </w:rPr>
          <w:t xml:space="preserve"> such that it is </w:t>
        </w:r>
      </w:ins>
      <w:ins w:id="273" w:author="Scherrer  Beat" w:date="2025-03-18T17:09:00Z" w16du:dateUtc="2025-03-18T16:09:00Z">
        <w:r w:rsidR="005149E5">
          <w:rPr>
            <w:noProof/>
            <w:sz w:val="20"/>
            <w:lang w:val="en-US"/>
          </w:rPr>
          <w:t xml:space="preserve">one standard error larger than the lambda that would </w:t>
        </w:r>
      </w:ins>
      <w:ins w:id="274" w:author="Scherrer  Beat" w:date="2025-03-18T17:10:00Z" w16du:dateUtc="2025-03-18T16:10:00Z">
        <w:r w:rsidR="005149E5">
          <w:rPr>
            <w:noProof/>
            <w:sz w:val="20"/>
            <w:lang w:val="en-US"/>
          </w:rPr>
          <w:t>minimize the 5-fold cross-validated classification error</w:t>
        </w:r>
      </w:ins>
      <w:r w:rsidR="008B5A40" w:rsidRPr="008B5A40">
        <w:rPr>
          <w:noProof/>
          <w:sz w:val="20"/>
          <w:lang w:val="en-US"/>
        </w:rPr>
        <w:t xml:space="preserve"> </w:t>
      </w:r>
      <w:del w:id="275" w:author="Scherrer  Beat" w:date="2025-03-18T17:11:00Z" w16du:dateUtc="2025-03-18T16:11:00Z">
        <w:r w:rsidR="008B5A40" w:rsidRPr="008B5A40" w:rsidDel="005149E5">
          <w:rPr>
            <w:noProof/>
            <w:sz w:val="20"/>
            <w:lang w:val="en-US"/>
          </w:rPr>
          <w:delText xml:space="preserve">to be one standard error right of the mean-squared-error (MSE) </w:delText>
        </w:r>
      </w:del>
      <w:r w:rsidR="008B5A40" w:rsidRPr="008B5A40">
        <w:rPr>
          <w:noProof/>
          <w:sz w:val="20"/>
          <w:lang w:val="en-US"/>
        </w:rPr>
        <w:t>as Hastie et al. (2008) suggest.</w:t>
      </w:r>
    </w:p>
    <w:p w14:paraId="1C11BFA3" w14:textId="29F2AA68" w:rsidR="008B5A40" w:rsidRPr="008B5A40" w:rsidRDefault="008B5A40" w:rsidP="008B5A40">
      <w:pPr>
        <w:pStyle w:val="NoSpacing"/>
        <w:spacing w:after="120"/>
        <w:rPr>
          <w:noProof/>
          <w:sz w:val="20"/>
          <w:lang w:val="en-US"/>
        </w:rPr>
      </w:pPr>
      <w:r w:rsidRPr="008B5A40">
        <w:rPr>
          <w:noProof/>
          <w:sz w:val="20"/>
          <w:lang w:val="en-US"/>
        </w:rPr>
        <w:t>Advantages of this model are similar to the one from the logit model: it is quite simple and the coefficients can be easily interpreted. Due to the non-closed solution</w:t>
      </w:r>
      <w:ins w:id="276" w:author="Scherrer  Beat" w:date="2025-03-18T17:50:00Z" w16du:dateUtc="2025-03-18T16:50:00Z">
        <w:r w:rsidR="002C34AF">
          <w:rPr>
            <w:noProof/>
            <w:sz w:val="20"/>
            <w:lang w:val="en-US"/>
          </w:rPr>
          <w:t>, t</w:t>
        </w:r>
      </w:ins>
      <w:del w:id="277" w:author="Scherrer  Beat" w:date="2025-03-18T17:50:00Z" w16du:dateUtc="2025-03-18T16:50:00Z">
        <w:r w:rsidRPr="008B5A40" w:rsidDel="002C34AF">
          <w:rPr>
            <w:noProof/>
            <w:sz w:val="20"/>
            <w:lang w:val="en-US"/>
          </w:rPr>
          <w:delText>. T</w:delText>
        </w:r>
      </w:del>
      <w:r w:rsidRPr="008B5A40">
        <w:rPr>
          <w:noProof/>
          <w:sz w:val="20"/>
          <w:lang w:val="en-US"/>
        </w:rPr>
        <w:t xml:space="preserve">he training and prediction speed is a bit slower but is still fast compared to more complex algorithms. Further, it also performs well with a </w:t>
      </w:r>
      <w:del w:id="278" w:author="Scherrer  Beat" w:date="2025-03-18T17:50:00Z" w16du:dateUtc="2025-03-18T16:50:00Z">
        <w:r w:rsidRPr="008B5A40" w:rsidDel="002C34AF">
          <w:rPr>
            <w:noProof/>
            <w:sz w:val="20"/>
            <w:lang w:val="en-US"/>
          </w:rPr>
          <w:delText xml:space="preserve">relatively </w:delText>
        </w:r>
      </w:del>
      <w:r w:rsidRPr="008B5A40">
        <w:rPr>
          <w:noProof/>
          <w:sz w:val="20"/>
          <w:lang w:val="en-US"/>
        </w:rPr>
        <w:t>small number of observations</w:t>
      </w:r>
      <w:ins w:id="279" w:author="Scherrer  Beat" w:date="2025-03-18T17:50:00Z" w16du:dateUtc="2025-03-18T16:50:00Z">
        <w:r w:rsidR="002C34AF">
          <w:rPr>
            <w:noProof/>
            <w:sz w:val="20"/>
            <w:lang w:val="en-US"/>
          </w:rPr>
          <w:t xml:space="preserve"> relative to the number of p</w:t>
        </w:r>
      </w:ins>
      <w:ins w:id="280" w:author="Scherrer  Beat" w:date="2025-03-18T17:54:00Z" w16du:dateUtc="2025-03-18T16:54:00Z">
        <w:r w:rsidR="00F91DF4">
          <w:rPr>
            <w:noProof/>
            <w:sz w:val="20"/>
            <w:lang w:val="en-US"/>
          </w:rPr>
          <w:t>redictors</w:t>
        </w:r>
      </w:ins>
      <w:r w:rsidRPr="008B5A40">
        <w:rPr>
          <w:noProof/>
          <w:sz w:val="20"/>
          <w:lang w:val="en-US"/>
        </w:rPr>
        <w:t xml:space="preserve">. </w:t>
      </w:r>
      <w:del w:id="281" w:author="Scherrer  Beat" w:date="2025-03-18T17:54:00Z" w16du:dateUtc="2025-03-18T16:54:00Z">
        <w:r w:rsidRPr="008B5A40" w:rsidDel="00F91DF4">
          <w:rPr>
            <w:noProof/>
            <w:sz w:val="20"/>
            <w:lang w:val="en-US"/>
          </w:rPr>
          <w:delText xml:space="preserve">On </w:delText>
        </w:r>
      </w:del>
      <w:ins w:id="282" w:author="Scherrer  Beat" w:date="2025-03-18T17:54:00Z" w16du:dateUtc="2025-03-18T16:54:00Z">
        <w:r w:rsidR="00F91DF4">
          <w:rPr>
            <w:noProof/>
            <w:sz w:val="20"/>
            <w:lang w:val="en-US"/>
          </w:rPr>
          <w:t>C</w:t>
        </w:r>
      </w:ins>
      <w:del w:id="283" w:author="Scherrer  Beat" w:date="2025-03-18T17:54:00Z" w16du:dateUtc="2025-03-18T16:54:00Z">
        <w:r w:rsidRPr="008B5A40" w:rsidDel="00F91DF4">
          <w:rPr>
            <w:noProof/>
            <w:sz w:val="20"/>
            <w:lang w:val="en-US"/>
          </w:rPr>
          <w:delText>c</w:delText>
        </w:r>
      </w:del>
      <w:r w:rsidRPr="008B5A40">
        <w:rPr>
          <w:noProof/>
          <w:sz w:val="20"/>
          <w:lang w:val="en-US"/>
        </w:rPr>
        <w:t xml:space="preserve">ontrary to the logit model, LASSO can handle </w:t>
      </w:r>
      <w:del w:id="284" w:author="Scherrer  Beat" w:date="2025-03-18T17:55:00Z" w16du:dateUtc="2025-03-18T16:55:00Z">
        <w:r w:rsidRPr="008B5A40" w:rsidDel="00F91DF4">
          <w:rPr>
            <w:noProof/>
            <w:sz w:val="20"/>
            <w:lang w:val="en-US"/>
          </w:rPr>
          <w:delText>lots of</w:delText>
        </w:r>
      </w:del>
      <w:ins w:id="285" w:author="Scherrer  Beat" w:date="2025-03-18T17:55:00Z" w16du:dateUtc="2025-03-18T16:55:00Z">
        <w:r w:rsidR="00F91DF4">
          <w:rPr>
            <w:noProof/>
            <w:sz w:val="20"/>
            <w:lang w:val="en-US"/>
          </w:rPr>
          <w:t>many</w:t>
        </w:r>
      </w:ins>
      <w:r w:rsidRPr="008B5A40">
        <w:rPr>
          <w:noProof/>
          <w:sz w:val="20"/>
          <w:lang w:val="en-US"/>
        </w:rPr>
        <w:t xml:space="preserve"> irrelevant features since it can regularize them towards zero.</w:t>
      </w:r>
    </w:p>
    <w:p w14:paraId="6FF1881C" w14:textId="77777777" w:rsidR="008B5A40" w:rsidRPr="008B5A40" w:rsidRDefault="008B5A40" w:rsidP="008B5A40">
      <w:pPr>
        <w:pStyle w:val="NoSpacing"/>
        <w:spacing w:after="120"/>
        <w:rPr>
          <w:noProof/>
          <w:sz w:val="20"/>
          <w:lang w:val="en-US"/>
        </w:rPr>
      </w:pPr>
    </w:p>
    <w:p w14:paraId="6ED50524" w14:textId="6C0300AA" w:rsidR="00C541F2" w:rsidRDefault="008B5A40" w:rsidP="008B5A40">
      <w:pPr>
        <w:pStyle w:val="NoSpacing"/>
        <w:spacing w:after="120"/>
        <w:rPr>
          <w:ins w:id="286" w:author="Scherrer  Beat" w:date="2025-03-18T18:09:00Z" w16du:dateUtc="2025-03-18T17:09:00Z"/>
          <w:b/>
          <w:noProof/>
          <w:sz w:val="20"/>
          <w:lang w:val="en-US"/>
        </w:rPr>
      </w:pPr>
      <w:r w:rsidRPr="008B5A40">
        <w:rPr>
          <w:b/>
          <w:noProof/>
          <w:sz w:val="20"/>
          <w:lang w:val="en-US"/>
        </w:rPr>
        <w:t>Random Forest</w:t>
      </w:r>
    </w:p>
    <w:p w14:paraId="3009C1AA" w14:textId="582C7973" w:rsidR="00C541F2" w:rsidRDefault="00C541F2" w:rsidP="008B5A40">
      <w:pPr>
        <w:pStyle w:val="NoSpacing"/>
        <w:spacing w:after="120"/>
        <w:rPr>
          <w:ins w:id="287" w:author="Scherrer  Beat" w:date="2025-03-18T18:12:00Z" w16du:dateUtc="2025-03-18T17:12:00Z"/>
          <w:bCs/>
          <w:noProof/>
          <w:sz w:val="20"/>
          <w:lang w:val="en-US"/>
        </w:rPr>
      </w:pPr>
      <w:ins w:id="288" w:author="Scherrer  Beat" w:date="2025-03-18T18:09:00Z" w16du:dateUtc="2025-03-18T17:09:00Z">
        <w:r w:rsidRPr="00C541F2">
          <w:rPr>
            <w:bCs/>
            <w:noProof/>
            <w:sz w:val="20"/>
            <w:lang w:val="en-US"/>
            <w:rPrChange w:id="289" w:author="Scherrer  Beat" w:date="2025-03-18T18:09:00Z" w16du:dateUtc="2025-03-18T17:09:00Z">
              <w:rPr>
                <w:b/>
                <w:noProof/>
                <w:sz w:val="20"/>
                <w:lang w:val="en-US"/>
              </w:rPr>
            </w:rPrChange>
          </w:rPr>
          <w:t>Random forest</w:t>
        </w:r>
      </w:ins>
      <w:ins w:id="290" w:author="Scherrer  Beat" w:date="2025-03-18T18:15:00Z" w16du:dateUtc="2025-03-18T17:15:00Z">
        <w:r w:rsidR="00781504">
          <w:rPr>
            <w:bCs/>
            <w:noProof/>
            <w:sz w:val="20"/>
            <w:lang w:val="en-US"/>
          </w:rPr>
          <w:t xml:space="preserve"> (RF)</w:t>
        </w:r>
      </w:ins>
      <w:ins w:id="291" w:author="Scherrer  Beat" w:date="2025-03-18T18:09:00Z" w16du:dateUtc="2025-03-18T17:09:00Z">
        <w:r w:rsidRPr="00C541F2">
          <w:rPr>
            <w:bCs/>
            <w:noProof/>
            <w:sz w:val="20"/>
            <w:lang w:val="en-US"/>
            <w:rPrChange w:id="292" w:author="Scherrer  Beat" w:date="2025-03-18T18:09:00Z" w16du:dateUtc="2025-03-18T17:09:00Z">
              <w:rPr>
                <w:b/>
                <w:noProof/>
                <w:sz w:val="20"/>
                <w:lang w:val="en-US"/>
              </w:rPr>
            </w:rPrChange>
          </w:rPr>
          <w:t xml:space="preserve"> is a popular supervised algorithm for classification and regression tasks.</w:t>
        </w:r>
      </w:ins>
      <w:ins w:id="293" w:author="Scherrer  Beat" w:date="2025-03-18T18:30:00Z" w16du:dateUtc="2025-03-18T17:30:00Z">
        <w:r w:rsidR="00BD7F37">
          <w:rPr>
            <w:bCs/>
            <w:noProof/>
            <w:sz w:val="20"/>
            <w:lang w:val="en-US"/>
          </w:rPr>
          <w:t xml:space="preserve"> </w:t>
        </w:r>
      </w:ins>
      <w:ins w:id="294" w:author="Scherrer  Beat" w:date="2025-03-18T18:31:00Z" w16du:dateUtc="2025-03-18T17:31:00Z">
        <w:r w:rsidR="00BD7F37">
          <w:rPr>
            <w:bCs/>
            <w:noProof/>
            <w:sz w:val="20"/>
            <w:lang w:val="en-US"/>
          </w:rPr>
          <w:t>In our case, we apply RF for classification.</w:t>
        </w:r>
      </w:ins>
      <w:ins w:id="295" w:author="Scherrer  Beat" w:date="2025-03-18T18:09:00Z" w16du:dateUtc="2025-03-18T17:09:00Z">
        <w:r w:rsidRPr="00C541F2">
          <w:rPr>
            <w:bCs/>
            <w:noProof/>
            <w:sz w:val="20"/>
            <w:lang w:val="en-US"/>
            <w:rPrChange w:id="296" w:author="Scherrer  Beat" w:date="2025-03-18T18:09:00Z" w16du:dateUtc="2025-03-18T17:09:00Z">
              <w:rPr>
                <w:b/>
                <w:noProof/>
                <w:sz w:val="20"/>
                <w:lang w:val="en-US"/>
              </w:rPr>
            </w:rPrChange>
          </w:rPr>
          <w:t xml:space="preserve"> RF models work well in high-dimensional settings and allow for flexible modeling of interactions.</w:t>
        </w:r>
        <w:r>
          <w:rPr>
            <w:bCs/>
            <w:noProof/>
            <w:sz w:val="20"/>
            <w:lang w:val="en-US"/>
          </w:rPr>
          <w:t xml:space="preserve"> </w:t>
        </w:r>
      </w:ins>
    </w:p>
    <w:p w14:paraId="2C59CEC4" w14:textId="3F3B9FE1" w:rsidR="00781504" w:rsidRPr="00781504" w:rsidRDefault="00781504" w:rsidP="00781504">
      <w:pPr>
        <w:pStyle w:val="NoSpacing"/>
        <w:spacing w:after="120"/>
        <w:rPr>
          <w:ins w:id="297" w:author="Scherrer  Beat" w:date="2025-03-18T18:12:00Z" w16du:dateUtc="2025-03-18T17:12:00Z"/>
          <w:bCs/>
          <w:noProof/>
          <w:sz w:val="20"/>
          <w:lang w:val="en-US"/>
        </w:rPr>
      </w:pPr>
      <w:ins w:id="298" w:author="Scherrer  Beat" w:date="2025-03-18T18:12:00Z" w16du:dateUtc="2025-03-18T17:12:00Z">
        <w:r w:rsidRPr="00781504">
          <w:rPr>
            <w:bCs/>
            <w:noProof/>
            <w:sz w:val="20"/>
            <w:lang w:val="en-US"/>
          </w:rPr>
          <w:t>RF models grow and combine multiple regression trees to create a forest. A tree starts at the root node representing the whole data set.</w:t>
        </w:r>
      </w:ins>
      <w:ins w:id="299" w:author="Scherrer  Beat" w:date="2025-03-18T18:16:00Z" w16du:dateUtc="2025-03-18T17:16:00Z">
        <w:r>
          <w:rPr>
            <w:rStyle w:val="FootnoteReference"/>
            <w:bCs/>
            <w:noProof/>
            <w:sz w:val="20"/>
            <w:lang w:val="en-US"/>
          </w:rPr>
          <w:footnoteReference w:id="1"/>
        </w:r>
      </w:ins>
      <w:ins w:id="303" w:author="Scherrer  Beat" w:date="2025-03-18T18:12:00Z" w16du:dateUtc="2025-03-18T17:12:00Z">
        <w:r w:rsidRPr="00781504">
          <w:rPr>
            <w:bCs/>
            <w:noProof/>
            <w:sz w:val="20"/>
            <w:lang w:val="en-US"/>
          </w:rPr>
          <w:t xml:space="preserve"> The data is then successively split into two subsets based on whether the value of a single selected </w:t>
        </w:r>
      </w:ins>
      <w:ins w:id="304" w:author="Scherrer  Beat" w:date="2025-03-18T18:30:00Z" w16du:dateUtc="2025-03-18T17:30:00Z">
        <w:r w:rsidR="00BD7F37">
          <w:rPr>
            <w:bCs/>
            <w:noProof/>
            <w:sz w:val="20"/>
            <w:lang w:val="en-US"/>
          </w:rPr>
          <w:t>predictor</w:t>
        </w:r>
      </w:ins>
      <w:ins w:id="305" w:author="Scherrer  Beat" w:date="2025-03-18T18:12:00Z" w16du:dateUtc="2025-03-18T17:12:00Z">
        <w:r w:rsidRPr="00781504">
          <w:rPr>
            <w:bCs/>
            <w:noProof/>
            <w:sz w:val="20"/>
            <w:lang w:val="en-US"/>
          </w:rPr>
          <w:t xml:space="preserve"> is above or below a certain threshold. The </w:t>
        </w:r>
      </w:ins>
      <w:ins w:id="306" w:author="Scherrer  Beat" w:date="2025-03-18T18:30:00Z" w16du:dateUtc="2025-03-18T17:30:00Z">
        <w:r w:rsidR="00BD7F37">
          <w:rPr>
            <w:bCs/>
            <w:noProof/>
            <w:sz w:val="20"/>
            <w:lang w:val="en-US"/>
          </w:rPr>
          <w:t>predictor</w:t>
        </w:r>
      </w:ins>
      <w:ins w:id="307" w:author="Scherrer  Beat" w:date="2025-03-18T18:12:00Z" w16du:dateUtc="2025-03-18T17:12:00Z">
        <w:r w:rsidRPr="00781504">
          <w:rPr>
            <w:bCs/>
            <w:noProof/>
            <w:sz w:val="20"/>
            <w:lang w:val="en-US"/>
          </w:rPr>
          <w:t xml:space="preserve"> and the corresponding threshold are chosen such that the split leads to the greatest possible reduction in the </w:t>
        </w:r>
      </w:ins>
      <w:ins w:id="308" w:author="Scherrer  Beat" w:date="2025-03-18T18:29:00Z" w16du:dateUtc="2025-03-18T17:29:00Z">
        <w:r w:rsidR="00BD7F37">
          <w:rPr>
            <w:bCs/>
            <w:noProof/>
            <w:sz w:val="20"/>
            <w:lang w:val="en-US"/>
          </w:rPr>
          <w:t xml:space="preserve">classification error. </w:t>
        </w:r>
      </w:ins>
      <w:ins w:id="309" w:author="Scherrer  Beat" w:date="2025-03-18T18:12:00Z" w16du:dateUtc="2025-03-18T17:12:00Z">
        <w:r w:rsidRPr="00781504">
          <w:rPr>
            <w:bCs/>
            <w:noProof/>
            <w:sz w:val="20"/>
            <w:lang w:val="en-US"/>
          </w:rPr>
          <w:t xml:space="preserve">This process is called recursive binary </w:t>
        </w:r>
        <w:r w:rsidRPr="00781504">
          <w:rPr>
            <w:bCs/>
            <w:noProof/>
            <w:sz w:val="20"/>
            <w:lang w:val="en-US"/>
          </w:rPr>
          <w:lastRenderedPageBreak/>
          <w:t>splitting and is applied until a defined stopping condition is met. Generally speaking, growing a deeper tree reduces model bias at the expense of higher variance.</w:t>
        </w:r>
      </w:ins>
    </w:p>
    <w:p w14:paraId="6AFEA429" w14:textId="3F387432" w:rsidR="00781504" w:rsidRPr="00781504" w:rsidRDefault="00781504" w:rsidP="00781504">
      <w:pPr>
        <w:pStyle w:val="NoSpacing"/>
        <w:spacing w:after="120"/>
        <w:rPr>
          <w:ins w:id="310" w:author="Scherrer  Beat" w:date="2025-03-18T18:12:00Z" w16du:dateUtc="2025-03-18T17:12:00Z"/>
          <w:bCs/>
          <w:noProof/>
          <w:sz w:val="20"/>
          <w:lang w:val="en-US"/>
        </w:rPr>
      </w:pPr>
      <w:ins w:id="311" w:author="Scherrer  Beat" w:date="2025-03-18T18:12:00Z" w16du:dateUtc="2025-03-18T17:12:00Z">
        <w:r w:rsidRPr="00781504">
          <w:rPr>
            <w:bCs/>
            <w:noProof/>
            <w:sz w:val="20"/>
            <w:lang w:val="en-US"/>
          </w:rPr>
          <w:t xml:space="preserve">Fitting the data to a single </w:t>
        </w:r>
      </w:ins>
      <w:ins w:id="312" w:author="Scherrer  Beat" w:date="2025-03-18T18:30:00Z" w16du:dateUtc="2025-03-18T17:30:00Z">
        <w:r w:rsidR="00BD7F37">
          <w:rPr>
            <w:bCs/>
            <w:noProof/>
            <w:sz w:val="20"/>
            <w:lang w:val="en-US"/>
          </w:rPr>
          <w:t>classification</w:t>
        </w:r>
      </w:ins>
      <w:ins w:id="313" w:author="Scherrer  Beat" w:date="2025-03-18T18:12:00Z" w16du:dateUtc="2025-03-18T17:12:00Z">
        <w:r w:rsidRPr="00781504">
          <w:rPr>
            <w:bCs/>
            <w:noProof/>
            <w:sz w:val="20"/>
            <w:lang w:val="en-US"/>
          </w:rPr>
          <w:t xml:space="preserve"> tree will likely produce a model with high variance, i.e., a model that overfits the data. RF models deal with that problem by applying a procedure known as bootstrap aggregation (bagging). The idea is to take repeated samples, with replacement, from the data (bootstrapping), build trees on all of the bootstrapped samples, and average over all the </w:t>
        </w:r>
      </w:ins>
      <w:ins w:id="314" w:author="Scherrer  Beat" w:date="2025-03-18T18:32:00Z" w16du:dateUtc="2025-03-18T17:32:00Z">
        <w:r w:rsidR="00BD7F37">
          <w:rPr>
            <w:bCs/>
            <w:noProof/>
            <w:sz w:val="20"/>
            <w:lang w:val="en-US"/>
          </w:rPr>
          <w:t>classifications</w:t>
        </w:r>
      </w:ins>
      <w:ins w:id="315" w:author="Scherrer  Beat" w:date="2025-03-18T18:35:00Z" w16du:dateUtc="2025-03-18T17:35:00Z">
        <w:r w:rsidR="00BD7F37">
          <w:rPr>
            <w:bCs/>
            <w:noProof/>
            <w:sz w:val="20"/>
            <w:lang w:val="en-US"/>
          </w:rPr>
          <w:t xml:space="preserve"> using majority voting</w:t>
        </w:r>
      </w:ins>
      <w:ins w:id="316" w:author="Scherrer  Beat" w:date="2025-03-18T18:12:00Z" w16du:dateUtc="2025-03-18T17:12:00Z">
        <w:r w:rsidRPr="00781504">
          <w:rPr>
            <w:bCs/>
            <w:noProof/>
            <w:sz w:val="20"/>
            <w:lang w:val="en-US"/>
          </w:rPr>
          <w:t xml:space="preserve"> (aggregation). This approach fails to reduce model variance if all trees look similar and are highly correlated. Therefore, </w:t>
        </w:r>
      </w:ins>
      <w:ins w:id="317" w:author="Scherrer  Beat" w:date="2025-03-18T18:14:00Z" w16du:dateUtc="2025-03-18T17:14:00Z">
        <w:r>
          <w:rPr>
            <w:bCs/>
            <w:noProof/>
            <w:sz w:val="20"/>
            <w:lang w:val="en-US"/>
          </w:rPr>
          <w:t>a Random Forest classification</w:t>
        </w:r>
      </w:ins>
      <w:ins w:id="318" w:author="Scherrer  Beat" w:date="2025-03-18T18:12:00Z" w16du:dateUtc="2025-03-18T17:12:00Z">
        <w:r w:rsidRPr="00781504">
          <w:rPr>
            <w:bCs/>
            <w:noProof/>
            <w:sz w:val="20"/>
            <w:lang w:val="en-US"/>
          </w:rPr>
          <w:t xml:space="preserve"> tree applies feature subsampling, i.e., it considers a random subset from the full set of features at each node-splitting point as splitting candidates</w:t>
        </w:r>
      </w:ins>
      <w:ins w:id="319" w:author="Scherrer  Beat" w:date="2025-03-18T18:13:00Z" w16du:dateUtc="2025-03-18T17:13:00Z">
        <w:r>
          <w:rPr>
            <w:bCs/>
            <w:noProof/>
            <w:sz w:val="20"/>
            <w:lang w:val="en-US"/>
          </w:rPr>
          <w:t>.</w:t>
        </w:r>
      </w:ins>
      <w:ins w:id="320" w:author="Scherrer  Beat" w:date="2025-03-18T18:14:00Z" w16du:dateUtc="2025-03-18T17:14:00Z">
        <w:r>
          <w:rPr>
            <w:bCs/>
            <w:noProof/>
            <w:sz w:val="20"/>
            <w:lang w:val="en-US"/>
          </w:rPr>
          <w:t xml:space="preserve"> </w:t>
        </w:r>
      </w:ins>
      <w:ins w:id="321" w:author="Scherrer  Beat" w:date="2025-03-18T18:12:00Z" w16du:dateUtc="2025-03-18T17:12:00Z">
        <w:r w:rsidRPr="00781504">
          <w:rPr>
            <w:bCs/>
            <w:noProof/>
            <w:sz w:val="20"/>
            <w:lang w:val="en-US"/>
          </w:rPr>
          <w:t xml:space="preserve">This technique is also known as decorrelating the trees </w:t>
        </w:r>
      </w:ins>
      <w:ins w:id="322" w:author="Scherrer  Beat" w:date="2025-03-18T18:48:00Z" w16du:dateUtc="2025-03-18T17:48:00Z">
        <w:r w:rsidR="002F0192">
          <w:rPr>
            <w:bCs/>
            <w:noProof/>
            <w:sz w:val="20"/>
            <w:lang w:val="en-US"/>
          </w:rPr>
          <w:t>(James et al., 2013).</w:t>
        </w:r>
      </w:ins>
    </w:p>
    <w:p w14:paraId="4953EC63" w14:textId="3B13DF47" w:rsidR="00781504" w:rsidRPr="00C541F2" w:rsidRDefault="00781504" w:rsidP="00781504">
      <w:pPr>
        <w:pStyle w:val="NoSpacing"/>
        <w:spacing w:after="120"/>
        <w:rPr>
          <w:bCs/>
          <w:noProof/>
          <w:sz w:val="20"/>
          <w:lang w:val="en-US"/>
          <w:rPrChange w:id="323" w:author="Scherrer  Beat" w:date="2025-03-18T18:09:00Z" w16du:dateUtc="2025-03-18T17:09:00Z">
            <w:rPr>
              <w:b/>
              <w:noProof/>
              <w:sz w:val="20"/>
              <w:lang w:val="en-US"/>
            </w:rPr>
          </w:rPrChange>
        </w:rPr>
      </w:pPr>
      <w:ins w:id="324" w:author="Scherrer  Beat" w:date="2025-03-18T18:15:00Z" w16du:dateUtc="2025-03-18T17:15:00Z">
        <w:r>
          <w:rPr>
            <w:bCs/>
            <w:noProof/>
            <w:sz w:val="20"/>
            <w:lang w:val="en-US"/>
          </w:rPr>
          <w:t>We</w:t>
        </w:r>
      </w:ins>
      <w:ins w:id="325" w:author="Scherrer  Beat" w:date="2025-03-18T18:12:00Z" w16du:dateUtc="2025-03-18T17:12:00Z">
        <w:r w:rsidRPr="00781504">
          <w:rPr>
            <w:bCs/>
            <w:noProof/>
            <w:sz w:val="20"/>
            <w:lang w:val="en-US"/>
          </w:rPr>
          <w:t xml:space="preserve"> determined the optimal hyperparameters</w:t>
        </w:r>
      </w:ins>
      <w:ins w:id="326" w:author="Scherrer  Beat" w:date="2025-03-18T18:42:00Z" w16du:dateUtc="2025-03-18T17:42:00Z">
        <w:r w:rsidR="002F0192">
          <w:rPr>
            <w:bCs/>
            <w:noProof/>
            <w:sz w:val="20"/>
            <w:lang w:val="en-US"/>
          </w:rPr>
          <w:t xml:space="preserve"> such as number of trees, </w:t>
        </w:r>
      </w:ins>
      <w:ins w:id="327" w:author="Scherrer  Beat" w:date="2025-03-18T18:45:00Z" w16du:dateUtc="2025-03-18T17:45:00Z">
        <w:r w:rsidR="002F0192">
          <w:rPr>
            <w:bCs/>
            <w:noProof/>
            <w:sz w:val="20"/>
            <w:lang w:val="en-US"/>
          </w:rPr>
          <w:t xml:space="preserve">the number of </w:t>
        </w:r>
      </w:ins>
      <w:ins w:id="328" w:author="Scherrer  Beat" w:date="2025-03-18T18:43:00Z" w16du:dateUtc="2025-03-18T17:43:00Z">
        <w:r w:rsidR="002F0192">
          <w:rPr>
            <w:bCs/>
            <w:noProof/>
            <w:sz w:val="20"/>
            <w:lang w:val="en-US"/>
          </w:rPr>
          <w:t xml:space="preserve">variables considered at each splitting node and </w:t>
        </w:r>
      </w:ins>
      <w:ins w:id="329" w:author="Scherrer  Beat" w:date="2025-03-18T18:44:00Z" w16du:dateUtc="2025-03-18T17:44:00Z">
        <w:r w:rsidR="002F0192">
          <w:rPr>
            <w:bCs/>
            <w:noProof/>
            <w:sz w:val="20"/>
            <w:lang w:val="en-US"/>
          </w:rPr>
          <w:t>the maximum number of terminal nodes,</w:t>
        </w:r>
      </w:ins>
      <w:ins w:id="330" w:author="Scherrer  Beat" w:date="2025-03-18T18:12:00Z" w16du:dateUtc="2025-03-18T17:12:00Z">
        <w:r w:rsidRPr="00781504">
          <w:rPr>
            <w:bCs/>
            <w:noProof/>
            <w:sz w:val="20"/>
            <w:lang w:val="en-US"/>
          </w:rPr>
          <w:t xml:space="preserve"> using </w:t>
        </w:r>
      </w:ins>
      <w:ins w:id="331" w:author="Scherrer  Beat" w:date="2025-03-18T18:46:00Z" w16du:dateUtc="2025-03-18T17:46:00Z">
        <w:r w:rsidR="002F0192">
          <w:rPr>
            <w:bCs/>
            <w:noProof/>
            <w:sz w:val="20"/>
            <w:lang w:val="en-US"/>
          </w:rPr>
          <w:t xml:space="preserve">the </w:t>
        </w:r>
        <w:commentRangeStart w:id="332"/>
        <w:r w:rsidR="002F0192">
          <w:rPr>
            <w:bCs/>
            <w:noProof/>
            <w:sz w:val="20"/>
            <w:lang w:val="en-US"/>
          </w:rPr>
          <w:t>R-package caret</w:t>
        </w:r>
      </w:ins>
      <w:commentRangeEnd w:id="332"/>
      <w:ins w:id="333" w:author="Scherrer  Beat" w:date="2025-03-18T18:47:00Z" w16du:dateUtc="2025-03-18T17:47:00Z">
        <w:r w:rsidR="002F0192">
          <w:rPr>
            <w:rStyle w:val="CommentReference"/>
          </w:rPr>
          <w:commentReference w:id="332"/>
        </w:r>
      </w:ins>
      <w:ins w:id="334" w:author="Scherrer  Beat" w:date="2025-03-18T18:46:00Z" w16du:dateUtc="2025-03-18T17:46:00Z">
        <w:r w:rsidR="002F0192">
          <w:rPr>
            <w:bCs/>
            <w:noProof/>
            <w:sz w:val="20"/>
            <w:lang w:val="en-US"/>
          </w:rPr>
          <w:t>.</w:t>
        </w:r>
      </w:ins>
      <w:ins w:id="335" w:author="Scherrer  Beat" w:date="2025-03-18T18:12:00Z" w16du:dateUtc="2025-03-18T17:12:00Z">
        <w:r w:rsidRPr="00781504">
          <w:rPr>
            <w:bCs/>
            <w:noProof/>
            <w:sz w:val="20"/>
            <w:lang w:val="en-US"/>
          </w:rPr>
          <w:t xml:space="preserve"> The </w:t>
        </w:r>
      </w:ins>
      <w:ins w:id="336" w:author="Scherrer  Beat" w:date="2025-03-18T18:52:00Z" w16du:dateUtc="2025-03-18T17:52:00Z">
        <w:r w:rsidR="00EF525C">
          <w:rPr>
            <w:bCs/>
            <w:noProof/>
            <w:sz w:val="20"/>
            <w:lang w:val="en-US"/>
          </w:rPr>
          <w:t>hyperparameters</w:t>
        </w:r>
      </w:ins>
      <w:ins w:id="337" w:author="Scherrer  Beat" w:date="2025-03-18T18:12:00Z" w16du:dateUtc="2025-03-18T17:12:00Z">
        <w:r w:rsidRPr="00781504">
          <w:rPr>
            <w:bCs/>
            <w:noProof/>
            <w:sz w:val="20"/>
            <w:lang w:val="en-US"/>
          </w:rPr>
          <w:t xml:space="preserve"> are optimized by a cross-validated grid-search over a parameter grid</w:t>
        </w:r>
      </w:ins>
      <w:ins w:id="338" w:author="Scherrer  Beat" w:date="2025-03-18T18:51:00Z" w16du:dateUtc="2025-03-18T17:51:00Z">
        <w:r w:rsidR="00EF525C">
          <w:rPr>
            <w:bCs/>
            <w:noProof/>
            <w:sz w:val="20"/>
            <w:lang w:val="en-US"/>
          </w:rPr>
          <w:t>.</w:t>
        </w:r>
      </w:ins>
    </w:p>
    <w:p w14:paraId="28F80779" w14:textId="12C3FBDC" w:rsidR="008B5A40" w:rsidRPr="008B5A40" w:rsidRDefault="008B5A40" w:rsidP="008B5A40">
      <w:pPr>
        <w:pStyle w:val="NoSpacing"/>
        <w:spacing w:after="120"/>
        <w:rPr>
          <w:noProof/>
          <w:sz w:val="20"/>
          <w:lang w:val="en-US"/>
        </w:rPr>
      </w:pPr>
      <w:commentRangeStart w:id="339"/>
      <w:r w:rsidRPr="008B5A40">
        <w:rPr>
          <w:noProof/>
          <w:sz w:val="20"/>
          <w:lang w:val="en-US"/>
        </w:rPr>
        <w:t xml:space="preserve">Based on the basic decision tree model, random forests aggregate many decision trees to improve the predictive performance of the tree. A decision tree divides the observations into binary subgroups (nodes) ranked by their importance. Namely, what most accurately distinguishes the binary dependent variable. After identifying factors that reduce the </w:t>
      </w:r>
      <w:del w:id="340" w:author="Scherrer  Beat" w:date="2025-03-13T14:21:00Z" w16du:dateUtc="2025-03-13T13:21:00Z">
        <w:r w:rsidRPr="008B5A40" w:rsidDel="00002B11">
          <w:rPr>
            <w:noProof/>
            <w:sz w:val="20"/>
            <w:lang w:val="en-US"/>
          </w:rPr>
          <w:delText>mean-squared error</w:delText>
        </w:r>
      </w:del>
      <w:ins w:id="341" w:author="Scherrer  Beat" w:date="2025-03-13T14:21:00Z" w16du:dateUtc="2025-03-13T13:21:00Z">
        <w:r w:rsidR="00002B11">
          <w:rPr>
            <w:noProof/>
            <w:sz w:val="20"/>
            <w:lang w:val="en-US"/>
          </w:rPr>
          <w:t>classification error</w:t>
        </w:r>
      </w:ins>
      <w:r w:rsidRPr="008B5A40">
        <w:rPr>
          <w:noProof/>
          <w:sz w:val="20"/>
          <w:lang w:val="en-US"/>
        </w:rPr>
        <w:t xml:space="preserve"> within each node, this process continues until it reaches a terminal node (Blair et al., 2017; Morgan, 2014). Additionally to the mentioned tree process, the random forest algorithm is selecting a subset of m variables at random from total variables at each split. This feature is one of the most important advantages of the model. It prevents that the trees will be highly correlated, especially when there is a strong predictor in the dataset. Hence, the results of random forest are more reliable than from other tree models due to the decreased variance (James et al., 2013). Furthermore. The results can somewhat be interpreted and illustrated as a tree. Potential drawbacks are that it needs much more memory, training and prediction time.</w:t>
      </w:r>
      <w:commentRangeEnd w:id="339"/>
      <w:r w:rsidR="002F0192">
        <w:rPr>
          <w:rStyle w:val="CommentReference"/>
        </w:rPr>
        <w:commentReference w:id="339"/>
      </w:r>
    </w:p>
    <w:p w14:paraId="4E4371E4" w14:textId="77777777" w:rsidR="008B5A40" w:rsidRPr="008B5A40" w:rsidRDefault="008B5A40" w:rsidP="008B5A40">
      <w:pPr>
        <w:pStyle w:val="NoSpacing"/>
        <w:spacing w:after="120"/>
        <w:rPr>
          <w:noProof/>
          <w:sz w:val="20"/>
          <w:lang w:val="en-US"/>
        </w:rPr>
      </w:pPr>
    </w:p>
    <w:p w14:paraId="0C7515DE" w14:textId="77777777" w:rsidR="008B5A40" w:rsidRPr="008B5A40" w:rsidRDefault="008B5A40" w:rsidP="008B5A40">
      <w:pPr>
        <w:pStyle w:val="NoSpacing"/>
        <w:spacing w:after="120"/>
        <w:rPr>
          <w:b/>
          <w:noProof/>
          <w:sz w:val="20"/>
          <w:lang w:val="en-US"/>
        </w:rPr>
      </w:pPr>
      <w:r w:rsidRPr="008B5A40">
        <w:rPr>
          <w:b/>
          <w:noProof/>
          <w:sz w:val="20"/>
          <w:lang w:val="en-US"/>
        </w:rPr>
        <w:t>Neural Networks</w:t>
      </w:r>
    </w:p>
    <w:p w14:paraId="02D4978E" w14:textId="77777777" w:rsidR="008B5A40" w:rsidRPr="008B5A40" w:rsidRDefault="008B5A40" w:rsidP="008B5A40">
      <w:pPr>
        <w:pStyle w:val="NoSpacing"/>
        <w:spacing w:after="120"/>
        <w:rPr>
          <w:noProof/>
          <w:sz w:val="20"/>
          <w:lang w:val="en-US"/>
        </w:rPr>
      </w:pPr>
      <w:commentRangeStart w:id="342"/>
      <w:r w:rsidRPr="008B5A40">
        <w:rPr>
          <w:noProof/>
          <w:sz w:val="20"/>
          <w:lang w:val="en-US"/>
        </w:rPr>
        <w:t>Based on the concept of a human brain, neural networks simulate human neurons that get an input, process it by an activation function and generate an output. More precisely the neural network recognizes patterns, classifies data and forecasts events. Moreover, by a specified learning rule that uses weights to distinguish between the importance of the variables, the algorithm trains the model until it performs the desired task as good as possible (Venables &amp; Ripley, 2002; Alpaydin, 2010).</w:t>
      </w:r>
    </w:p>
    <w:p w14:paraId="30C6D504" w14:textId="77777777" w:rsidR="008B5A40" w:rsidRPr="008B5A40" w:rsidRDefault="008B5A40" w:rsidP="008B5A40">
      <w:pPr>
        <w:pStyle w:val="NoSpacing"/>
        <w:spacing w:after="120"/>
        <w:rPr>
          <w:noProof/>
          <w:sz w:val="20"/>
          <w:lang w:val="en-US"/>
        </w:rPr>
      </w:pPr>
      <w:r w:rsidRPr="008B5A40">
        <w:rPr>
          <w:noProof/>
          <w:sz w:val="20"/>
          <w:lang w:val="en-US"/>
        </w:rPr>
        <w:t>The main advantages of the model are that very complex models can be trained and that the model can be iteratively improved. A drawback of learning with such a flexible algorithm is the overfitting of the model (James et al., 2013). Therefore, weight decays are used to improve the predictive power. Our model was calibrated with parameters for weight decays as well as nodes, which optimize the result. Further drawbacks are that it is somehow a black-box where coefficients cannot be interpreted and parametrization is very complex. Moreover, neural networks require more learning data than usual and is similar to random forest due to it’s complexity much slower in training and prediction time.</w:t>
      </w:r>
      <w:commentRangeEnd w:id="342"/>
      <w:r w:rsidR="00CE191A">
        <w:rPr>
          <w:rStyle w:val="CommentReference"/>
        </w:rPr>
        <w:commentReference w:id="342"/>
      </w:r>
    </w:p>
    <w:p w14:paraId="56E6B74C" w14:textId="77777777" w:rsidR="008B5A40" w:rsidRPr="008B5A40" w:rsidRDefault="008B5A40" w:rsidP="008B5A40">
      <w:pPr>
        <w:pStyle w:val="NoSpacing"/>
        <w:spacing w:after="120"/>
        <w:rPr>
          <w:noProof/>
          <w:sz w:val="20"/>
          <w:lang w:val="en-US"/>
        </w:rPr>
      </w:pPr>
    </w:p>
    <w:p w14:paraId="6C12BBF8" w14:textId="77777777" w:rsidR="008B5A40" w:rsidRPr="008B5A40" w:rsidRDefault="008B5A40" w:rsidP="008B5A40">
      <w:pPr>
        <w:pStyle w:val="NoSpacing"/>
        <w:spacing w:after="120"/>
        <w:rPr>
          <w:b/>
          <w:noProof/>
          <w:sz w:val="20"/>
          <w:lang w:val="en-US"/>
        </w:rPr>
      </w:pPr>
      <w:r w:rsidRPr="008B5A40">
        <w:rPr>
          <w:b/>
          <w:noProof/>
          <w:sz w:val="20"/>
          <w:lang w:val="en-US"/>
        </w:rPr>
        <w:t>XGBoost</w:t>
      </w:r>
    </w:p>
    <w:p w14:paraId="25C1FF5F" w14:textId="77777777" w:rsidR="008B5A40" w:rsidRPr="008B5A40" w:rsidRDefault="008B5A40" w:rsidP="008B5A40">
      <w:pPr>
        <w:pStyle w:val="NoSpacing"/>
        <w:spacing w:after="120"/>
        <w:rPr>
          <w:noProof/>
          <w:sz w:val="20"/>
          <w:lang w:val="en-US"/>
        </w:rPr>
      </w:pPr>
      <w:commentRangeStart w:id="343"/>
      <w:r w:rsidRPr="008B5A40">
        <w:rPr>
          <w:noProof/>
          <w:sz w:val="20"/>
          <w:lang w:val="en-US"/>
        </w:rPr>
        <w:t>XGBoost stands for eXtreme Gradient Boosting and is a type of a tree model. Thus, the model characteristics are very similar to the random forest; however, XGBoost is using the gradient boosting decision tree algorithm. Especially for structured and tabular datasets, as we have in our case, XGBoost dominates many prediction competitions. Major advantages are the execution speed and the model performance (Brownlee, 2021).</w:t>
      </w:r>
      <w:commentRangeEnd w:id="343"/>
      <w:r w:rsidR="00CE191A">
        <w:rPr>
          <w:rStyle w:val="CommentReference"/>
        </w:rPr>
        <w:commentReference w:id="343"/>
      </w:r>
    </w:p>
    <w:p w14:paraId="6A58D3BD" w14:textId="77777777" w:rsidR="00A6342A" w:rsidRDefault="00A6342A" w:rsidP="008B5A40">
      <w:pPr>
        <w:pStyle w:val="NoSpacing"/>
        <w:spacing w:after="120"/>
        <w:rPr>
          <w:noProof/>
          <w:sz w:val="20"/>
          <w:lang w:val="en-US"/>
        </w:rPr>
      </w:pPr>
    </w:p>
    <w:p w14:paraId="19E1BBFB" w14:textId="77777777" w:rsidR="00A6342A" w:rsidRDefault="00A6342A" w:rsidP="008B5A40">
      <w:pPr>
        <w:pStyle w:val="NoSpacing"/>
        <w:spacing w:after="120"/>
        <w:rPr>
          <w:noProof/>
          <w:sz w:val="20"/>
          <w:lang w:val="en-US"/>
        </w:rPr>
      </w:pPr>
    </w:p>
    <w:p w14:paraId="191DD058" w14:textId="3FDFC752" w:rsidR="00A6342A" w:rsidRPr="00A6342A" w:rsidRDefault="00A6342A" w:rsidP="00A6342A">
      <w:pPr>
        <w:spacing w:after="0" w:line="240" w:lineRule="auto"/>
        <w:rPr>
          <w:rFonts w:eastAsia="Times New Roman" w:cs="Times New Roman"/>
          <w:b/>
          <w:lang w:val="en-US"/>
        </w:rPr>
      </w:pPr>
      <w:commentRangeStart w:id="344"/>
      <w:r w:rsidRPr="00A6342A">
        <w:rPr>
          <w:rFonts w:eastAsia="Times New Roman" w:cs="Times New Roman"/>
          <w:b/>
          <w:lang w:val="en-US"/>
        </w:rPr>
        <w:t xml:space="preserve">Table </w:t>
      </w:r>
      <w:r>
        <w:rPr>
          <w:rFonts w:eastAsia="Times New Roman" w:cs="Times New Roman"/>
          <w:b/>
          <w:lang w:val="en-US"/>
        </w:rPr>
        <w:t>B1</w:t>
      </w:r>
      <w:r w:rsidRPr="00A6342A">
        <w:rPr>
          <w:rFonts w:eastAsia="Times New Roman" w:cs="Times New Roman"/>
          <w:b/>
          <w:lang w:val="en-US"/>
        </w:rPr>
        <w:t xml:space="preserve">: </w:t>
      </w:r>
      <w:commentRangeEnd w:id="344"/>
      <w:r w:rsidR="00ED22F6">
        <w:rPr>
          <w:rStyle w:val="CommentReference"/>
        </w:rPr>
        <w:commentReference w:id="344"/>
      </w:r>
      <w:r w:rsidRPr="00A6342A">
        <w:rPr>
          <w:rFonts w:eastAsia="Times New Roman" w:cs="Times New Roman"/>
          <w:b/>
          <w:lang w:val="en-US"/>
        </w:rPr>
        <w:t>Performance metrics for</w:t>
      </w:r>
      <w:r w:rsidR="00931BB7">
        <w:rPr>
          <w:rFonts w:eastAsia="Times New Roman" w:cs="Times New Roman"/>
          <w:b/>
          <w:lang w:val="en-US"/>
        </w:rPr>
        <w:t xml:space="preserve"> </w:t>
      </w:r>
      <w:del w:id="345" w:author="Scherrer  Beat" w:date="2025-03-25T12:08:00Z" w16du:dateUtc="2025-03-25T11:08:00Z">
        <w:r w:rsidR="00931BB7" w:rsidDel="00B538FF">
          <w:rPr>
            <w:rFonts w:eastAsia="Times New Roman" w:cs="Times New Roman"/>
            <w:b/>
            <w:lang w:val="en-US"/>
          </w:rPr>
          <w:delText>pooled</w:delText>
        </w:r>
        <w:r w:rsidRPr="00A6342A" w:rsidDel="00B538FF">
          <w:rPr>
            <w:rFonts w:eastAsia="Times New Roman" w:cs="Times New Roman"/>
            <w:b/>
            <w:lang w:val="en-US"/>
          </w:rPr>
          <w:delText xml:space="preserve"> </w:delText>
        </w:r>
        <w:r w:rsidR="00931BB7" w:rsidDel="00B538FF">
          <w:rPr>
            <w:rFonts w:eastAsia="Times New Roman" w:cs="Times New Roman"/>
            <w:b/>
            <w:lang w:val="en-US"/>
          </w:rPr>
          <w:delText>short</w:delText>
        </w:r>
      </w:del>
      <w:ins w:id="346" w:author="Scherrer  Beat" w:date="2025-03-25T12:08:00Z" w16du:dateUtc="2025-03-25T11:08:00Z">
        <w:r w:rsidR="00B538FF">
          <w:rPr>
            <w:rFonts w:eastAsia="Times New Roman" w:cs="Times New Roman"/>
            <w:b/>
            <w:lang w:val="en-US"/>
          </w:rPr>
          <w:t>lo</w:t>
        </w:r>
      </w:ins>
      <w:ins w:id="347" w:author="Scherrer  Beat" w:date="2025-03-25T12:09:00Z" w16du:dateUtc="2025-03-25T11:09:00Z">
        <w:r w:rsidR="00B538FF">
          <w:rPr>
            <w:rFonts w:eastAsia="Times New Roman" w:cs="Times New Roman"/>
            <w:b/>
            <w:lang w:val="en-US"/>
          </w:rPr>
          <w:t>ng</w:t>
        </w:r>
      </w:ins>
      <w:r w:rsidR="00931BB7">
        <w:rPr>
          <w:rFonts w:eastAsia="Times New Roman" w:cs="Times New Roman"/>
          <w:b/>
          <w:lang w:val="en-US"/>
        </w:rPr>
        <w:t xml:space="preserve"> model</w:t>
      </w:r>
    </w:p>
    <w:tbl>
      <w:tblPr>
        <w:tblW w:w="5000" w:type="pct"/>
        <w:tblCellMar>
          <w:left w:w="70" w:type="dxa"/>
          <w:right w:w="70" w:type="dxa"/>
        </w:tblCellMar>
        <w:tblLook w:val="04A0" w:firstRow="1" w:lastRow="0" w:firstColumn="1" w:lastColumn="0" w:noHBand="0" w:noVBand="1"/>
      </w:tblPr>
      <w:tblGrid>
        <w:gridCol w:w="3738"/>
        <w:gridCol w:w="1208"/>
        <w:gridCol w:w="1351"/>
        <w:gridCol w:w="1484"/>
        <w:gridCol w:w="1291"/>
        <w:tblGridChange w:id="348">
          <w:tblGrid>
            <w:gridCol w:w="3738"/>
            <w:gridCol w:w="1208"/>
            <w:gridCol w:w="1351"/>
            <w:gridCol w:w="1484"/>
            <w:gridCol w:w="1291"/>
          </w:tblGrid>
        </w:tblGridChange>
      </w:tblGrid>
      <w:tr w:rsidR="00A6342A" w:rsidRPr="00A6342A" w14:paraId="54C91C60" w14:textId="77777777" w:rsidTr="00A6342A">
        <w:trPr>
          <w:cantSplit/>
          <w:trHeight w:val="20"/>
        </w:trPr>
        <w:tc>
          <w:tcPr>
            <w:tcW w:w="2075" w:type="pct"/>
            <w:tcBorders>
              <w:top w:val="single" w:sz="4" w:space="0" w:color="auto"/>
              <w:bottom w:val="single" w:sz="4" w:space="0" w:color="auto"/>
            </w:tcBorders>
            <w:noWrap/>
            <w:vAlign w:val="center"/>
          </w:tcPr>
          <w:p w14:paraId="27CE78B1" w14:textId="77777777" w:rsidR="00A6342A" w:rsidRPr="00A6342A" w:rsidRDefault="00A6342A" w:rsidP="00A6342A">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4D3A7B05" w14:textId="77777777"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Lasso</w:t>
            </w:r>
          </w:p>
        </w:tc>
        <w:tc>
          <w:tcPr>
            <w:tcW w:w="722" w:type="pct"/>
            <w:tcBorders>
              <w:top w:val="single" w:sz="4" w:space="0" w:color="auto"/>
              <w:bottom w:val="single" w:sz="4" w:space="0" w:color="auto"/>
            </w:tcBorders>
            <w:noWrap/>
          </w:tcPr>
          <w:p w14:paraId="578E5099" w14:textId="77777777"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Random Forest</w:t>
            </w:r>
          </w:p>
        </w:tc>
        <w:tc>
          <w:tcPr>
            <w:tcW w:w="797" w:type="pct"/>
            <w:tcBorders>
              <w:top w:val="single" w:sz="4" w:space="0" w:color="auto"/>
              <w:bottom w:val="single" w:sz="4" w:space="0" w:color="auto"/>
            </w:tcBorders>
            <w:shd w:val="clear" w:color="auto" w:fill="FFFFFF"/>
            <w:noWrap/>
          </w:tcPr>
          <w:p w14:paraId="09B6D900" w14:textId="77777777"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Neural Networks</w:t>
            </w:r>
          </w:p>
        </w:tc>
        <w:tc>
          <w:tcPr>
            <w:tcW w:w="726" w:type="pct"/>
            <w:tcBorders>
              <w:top w:val="single" w:sz="4" w:space="0" w:color="auto"/>
              <w:bottom w:val="single" w:sz="4" w:space="0" w:color="auto"/>
            </w:tcBorders>
          </w:tcPr>
          <w:p w14:paraId="46AF7931" w14:textId="258068B1" w:rsidR="00A6342A" w:rsidRPr="00A6342A" w:rsidRDefault="00A6342A" w:rsidP="00A6342A">
            <w:pPr>
              <w:spacing w:after="0" w:line="240" w:lineRule="auto"/>
              <w:jc w:val="center"/>
              <w:rPr>
                <w:rFonts w:eastAsia="Times New Roman" w:cs="Calibri"/>
                <w:color w:val="000000"/>
                <w:sz w:val="20"/>
                <w:szCs w:val="20"/>
                <w:lang w:eastAsia="de-CH"/>
              </w:rPr>
            </w:pPr>
            <w:proofErr w:type="spellStart"/>
            <w:r w:rsidRPr="00A6342A">
              <w:rPr>
                <w:rFonts w:eastAsia="Times New Roman" w:cs="Calibri"/>
                <w:color w:val="000000"/>
                <w:sz w:val="20"/>
                <w:szCs w:val="20"/>
                <w:lang w:eastAsia="de-CH"/>
              </w:rPr>
              <w:t>X</w:t>
            </w:r>
            <w:r>
              <w:rPr>
                <w:rFonts w:eastAsia="Times New Roman" w:cs="Calibri"/>
                <w:color w:val="000000"/>
                <w:sz w:val="20"/>
                <w:szCs w:val="20"/>
                <w:lang w:eastAsia="de-CH"/>
              </w:rPr>
              <w:t>GB</w:t>
            </w:r>
            <w:r w:rsidRPr="00A6342A">
              <w:rPr>
                <w:rFonts w:eastAsia="Times New Roman" w:cs="Calibri"/>
                <w:color w:val="000000"/>
                <w:sz w:val="20"/>
                <w:szCs w:val="20"/>
                <w:lang w:eastAsia="de-CH"/>
              </w:rPr>
              <w:t>oost</w:t>
            </w:r>
            <w:proofErr w:type="spellEnd"/>
          </w:p>
        </w:tc>
      </w:tr>
      <w:tr w:rsidR="00A6342A" w:rsidRPr="00A6342A" w14:paraId="41144EA2" w14:textId="77777777" w:rsidTr="00A6342A">
        <w:trPr>
          <w:cantSplit/>
          <w:trHeight w:val="20"/>
        </w:trPr>
        <w:tc>
          <w:tcPr>
            <w:tcW w:w="2075" w:type="pct"/>
            <w:tcBorders>
              <w:top w:val="single" w:sz="4" w:space="0" w:color="auto"/>
              <w:bottom w:val="single" w:sz="4" w:space="0" w:color="auto"/>
            </w:tcBorders>
            <w:noWrap/>
            <w:vAlign w:val="center"/>
          </w:tcPr>
          <w:p w14:paraId="425264F8" w14:textId="77777777" w:rsidR="00A6342A" w:rsidRPr="00A6342A" w:rsidRDefault="00A6342A" w:rsidP="00A6342A">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4185951C" w14:textId="6CD6420F"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1</w:t>
            </w:r>
            <w:r w:rsidRPr="00A6342A">
              <w:rPr>
                <w:rFonts w:eastAsia="Times New Roman" w:cs="Calibri"/>
                <w:color w:val="000000"/>
                <w:sz w:val="20"/>
                <w:szCs w:val="20"/>
                <w:lang w:eastAsia="de-CH"/>
              </w:rPr>
              <w:t>)</w:t>
            </w:r>
          </w:p>
        </w:tc>
        <w:tc>
          <w:tcPr>
            <w:tcW w:w="722" w:type="pct"/>
            <w:tcBorders>
              <w:top w:val="single" w:sz="4" w:space="0" w:color="auto"/>
              <w:bottom w:val="single" w:sz="4" w:space="0" w:color="auto"/>
            </w:tcBorders>
            <w:noWrap/>
          </w:tcPr>
          <w:p w14:paraId="3CB63C86" w14:textId="11DB65FD"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2</w:t>
            </w:r>
            <w:r w:rsidRPr="00A6342A">
              <w:rPr>
                <w:rFonts w:eastAsia="Times New Roman" w:cs="Calibri"/>
                <w:color w:val="000000"/>
                <w:sz w:val="20"/>
                <w:szCs w:val="20"/>
                <w:lang w:eastAsia="de-CH"/>
              </w:rPr>
              <w:t>)</w:t>
            </w:r>
          </w:p>
        </w:tc>
        <w:tc>
          <w:tcPr>
            <w:tcW w:w="797" w:type="pct"/>
            <w:tcBorders>
              <w:top w:val="single" w:sz="4" w:space="0" w:color="auto"/>
              <w:bottom w:val="single" w:sz="4" w:space="0" w:color="auto"/>
            </w:tcBorders>
            <w:shd w:val="clear" w:color="auto" w:fill="FFFFFF"/>
            <w:noWrap/>
          </w:tcPr>
          <w:p w14:paraId="363CA2FE" w14:textId="5CF89719"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3</w:t>
            </w:r>
            <w:r w:rsidRPr="00A6342A">
              <w:rPr>
                <w:rFonts w:eastAsia="Times New Roman" w:cs="Calibri"/>
                <w:color w:val="000000"/>
                <w:sz w:val="20"/>
                <w:szCs w:val="20"/>
                <w:lang w:eastAsia="de-CH"/>
              </w:rPr>
              <w:t>)</w:t>
            </w:r>
          </w:p>
        </w:tc>
        <w:tc>
          <w:tcPr>
            <w:tcW w:w="726" w:type="pct"/>
            <w:tcBorders>
              <w:top w:val="single" w:sz="4" w:space="0" w:color="auto"/>
              <w:bottom w:val="single" w:sz="4" w:space="0" w:color="auto"/>
            </w:tcBorders>
          </w:tcPr>
          <w:p w14:paraId="4F45BA99" w14:textId="139D1CC8" w:rsidR="00A6342A" w:rsidRPr="00A6342A" w:rsidRDefault="00A6342A" w:rsidP="00A6342A">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4</w:t>
            </w:r>
            <w:r w:rsidRPr="00A6342A">
              <w:rPr>
                <w:rFonts w:eastAsia="Times New Roman" w:cs="Calibri"/>
                <w:color w:val="000000"/>
                <w:sz w:val="20"/>
                <w:szCs w:val="20"/>
                <w:lang w:eastAsia="de-CH"/>
              </w:rPr>
              <w:t>)</w:t>
            </w:r>
          </w:p>
        </w:tc>
      </w:tr>
      <w:tr w:rsidR="00A6342A" w:rsidRPr="00A6342A" w14:paraId="7D94DE75" w14:textId="77777777" w:rsidTr="00C44CB6">
        <w:tblPrEx>
          <w:tblW w:w="5000" w:type="pct"/>
          <w:tblCellMar>
            <w:left w:w="70" w:type="dxa"/>
            <w:right w:w="70" w:type="dxa"/>
          </w:tblCellMar>
          <w:tblPrExChange w:id="349" w:author="Scherrer  Beat" w:date="2025-03-25T12:14:00Z" w16du:dateUtc="2025-03-25T11:14:00Z">
            <w:tblPrEx>
              <w:tblW w:w="5000" w:type="pct"/>
              <w:tblCellMar>
                <w:left w:w="70" w:type="dxa"/>
                <w:right w:w="70" w:type="dxa"/>
              </w:tblCellMar>
            </w:tblPrEx>
          </w:tblPrExChange>
        </w:tblPrEx>
        <w:trPr>
          <w:trHeight w:val="20"/>
          <w:trPrChange w:id="350" w:author="Scherrer  Beat" w:date="2025-03-25T12:14:00Z" w16du:dateUtc="2025-03-25T11:14:00Z">
            <w:trPr>
              <w:trHeight w:val="20"/>
            </w:trPr>
          </w:trPrChange>
        </w:trPr>
        <w:tc>
          <w:tcPr>
            <w:tcW w:w="2075" w:type="pct"/>
            <w:noWrap/>
            <w:vAlign w:val="bottom"/>
            <w:tcPrChange w:id="351" w:author="Scherrer  Beat" w:date="2025-03-25T12:14:00Z" w16du:dateUtc="2025-03-25T11:14:00Z">
              <w:tcPr>
                <w:tcW w:w="2075" w:type="pct"/>
                <w:noWrap/>
                <w:vAlign w:val="bottom"/>
              </w:tcPr>
            </w:tcPrChange>
          </w:tcPr>
          <w:p w14:paraId="43196887"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Health insurance Coverage</w:t>
            </w:r>
          </w:p>
        </w:tc>
        <w:tc>
          <w:tcPr>
            <w:tcW w:w="680" w:type="pct"/>
            <w:noWrap/>
            <w:tcPrChange w:id="352" w:author="Scherrer  Beat" w:date="2025-03-25T12:14:00Z" w16du:dateUtc="2025-03-25T11:14:00Z">
              <w:tcPr>
                <w:tcW w:w="680" w:type="pct"/>
                <w:noWrap/>
                <w:vAlign w:val="bottom"/>
              </w:tcPr>
            </w:tcPrChange>
          </w:tcPr>
          <w:p w14:paraId="3AF29EBC" w14:textId="77777777" w:rsidR="00A6342A" w:rsidRPr="00A6342A" w:rsidRDefault="00A6342A">
            <w:pPr>
              <w:spacing w:after="0" w:line="240" w:lineRule="auto"/>
              <w:jc w:val="center"/>
              <w:rPr>
                <w:rFonts w:eastAsia="Times New Roman" w:cs="Aptos"/>
                <w:color w:val="000000"/>
                <w:sz w:val="20"/>
                <w:szCs w:val="20"/>
              </w:rPr>
              <w:pPrChange w:id="353" w:author="Scherrer  Beat" w:date="2025-03-25T12:12:00Z" w16du:dateUtc="2025-03-25T11:12:00Z">
                <w:pPr>
                  <w:spacing w:after="0" w:line="240" w:lineRule="auto"/>
                  <w:jc w:val="right"/>
                </w:pPr>
              </w:pPrChange>
            </w:pPr>
          </w:p>
        </w:tc>
        <w:tc>
          <w:tcPr>
            <w:tcW w:w="722" w:type="pct"/>
            <w:noWrap/>
            <w:tcPrChange w:id="354" w:author="Scherrer  Beat" w:date="2025-03-25T12:14:00Z" w16du:dateUtc="2025-03-25T11:14:00Z">
              <w:tcPr>
                <w:tcW w:w="722" w:type="pct"/>
                <w:noWrap/>
                <w:vAlign w:val="bottom"/>
              </w:tcPr>
            </w:tcPrChange>
          </w:tcPr>
          <w:p w14:paraId="08C06B77" w14:textId="77777777" w:rsidR="00A6342A" w:rsidRPr="00A6342A" w:rsidRDefault="00A6342A">
            <w:pPr>
              <w:spacing w:after="0" w:line="240" w:lineRule="auto"/>
              <w:jc w:val="center"/>
              <w:rPr>
                <w:rFonts w:eastAsia="Times New Roman" w:cs="Aptos"/>
                <w:color w:val="000000"/>
                <w:sz w:val="20"/>
                <w:szCs w:val="20"/>
              </w:rPr>
              <w:pPrChange w:id="355" w:author="Scherrer  Beat" w:date="2025-03-25T12:12:00Z" w16du:dateUtc="2025-03-25T11:12:00Z">
                <w:pPr>
                  <w:spacing w:after="0" w:line="240" w:lineRule="auto"/>
                  <w:jc w:val="right"/>
                </w:pPr>
              </w:pPrChange>
            </w:pPr>
          </w:p>
        </w:tc>
        <w:tc>
          <w:tcPr>
            <w:tcW w:w="797" w:type="pct"/>
            <w:noWrap/>
            <w:tcPrChange w:id="356" w:author="Scherrer  Beat" w:date="2025-03-25T12:14:00Z" w16du:dateUtc="2025-03-25T11:14:00Z">
              <w:tcPr>
                <w:tcW w:w="797" w:type="pct"/>
                <w:noWrap/>
                <w:vAlign w:val="bottom"/>
              </w:tcPr>
            </w:tcPrChange>
          </w:tcPr>
          <w:p w14:paraId="58E76D8D" w14:textId="77777777" w:rsidR="00A6342A" w:rsidRPr="00A6342A" w:rsidRDefault="00A6342A">
            <w:pPr>
              <w:spacing w:after="0" w:line="240" w:lineRule="auto"/>
              <w:jc w:val="center"/>
              <w:rPr>
                <w:rFonts w:eastAsia="Times New Roman" w:cs="Aptos"/>
                <w:color w:val="000000"/>
                <w:sz w:val="20"/>
                <w:szCs w:val="20"/>
              </w:rPr>
              <w:pPrChange w:id="357" w:author="Scherrer  Beat" w:date="2025-03-25T12:12:00Z" w16du:dateUtc="2025-03-25T11:12:00Z">
                <w:pPr>
                  <w:spacing w:after="0" w:line="240" w:lineRule="auto"/>
                  <w:jc w:val="right"/>
                </w:pPr>
              </w:pPrChange>
            </w:pPr>
          </w:p>
        </w:tc>
        <w:tc>
          <w:tcPr>
            <w:tcW w:w="726" w:type="pct"/>
            <w:tcPrChange w:id="358" w:author="Scherrer  Beat" w:date="2025-03-25T12:14:00Z" w16du:dateUtc="2025-03-25T11:14:00Z">
              <w:tcPr>
                <w:tcW w:w="726" w:type="pct"/>
                <w:vAlign w:val="bottom"/>
              </w:tcPr>
            </w:tcPrChange>
          </w:tcPr>
          <w:p w14:paraId="41629257" w14:textId="77777777" w:rsidR="00A6342A" w:rsidRPr="00A6342A" w:rsidRDefault="00A6342A">
            <w:pPr>
              <w:spacing w:after="0" w:line="240" w:lineRule="auto"/>
              <w:jc w:val="center"/>
              <w:rPr>
                <w:rFonts w:eastAsia="Times New Roman" w:cs="Aptos"/>
                <w:color w:val="000000"/>
                <w:sz w:val="20"/>
                <w:szCs w:val="20"/>
              </w:rPr>
              <w:pPrChange w:id="359" w:author="Scherrer  Beat" w:date="2025-03-25T12:12:00Z" w16du:dateUtc="2025-03-25T11:12:00Z">
                <w:pPr>
                  <w:spacing w:after="0" w:line="240" w:lineRule="auto"/>
                  <w:jc w:val="right"/>
                </w:pPr>
              </w:pPrChange>
            </w:pPr>
          </w:p>
        </w:tc>
      </w:tr>
      <w:tr w:rsidR="00A6342A" w:rsidRPr="00A6342A" w14:paraId="594441DD" w14:textId="77777777" w:rsidTr="00C44CB6">
        <w:tblPrEx>
          <w:tblW w:w="5000" w:type="pct"/>
          <w:tblCellMar>
            <w:left w:w="70" w:type="dxa"/>
            <w:right w:w="70" w:type="dxa"/>
          </w:tblCellMar>
          <w:tblPrExChange w:id="360" w:author="Scherrer  Beat" w:date="2025-03-25T12:14:00Z" w16du:dateUtc="2025-03-25T11:14:00Z">
            <w:tblPrEx>
              <w:tblW w:w="5000" w:type="pct"/>
              <w:tblCellMar>
                <w:left w:w="70" w:type="dxa"/>
                <w:right w:w="70" w:type="dxa"/>
              </w:tblCellMar>
            </w:tblPrEx>
          </w:tblPrExChange>
        </w:tblPrEx>
        <w:trPr>
          <w:trHeight w:val="20"/>
          <w:trPrChange w:id="361" w:author="Scherrer  Beat" w:date="2025-03-25T12:14:00Z" w16du:dateUtc="2025-03-25T11:14:00Z">
            <w:trPr>
              <w:trHeight w:val="20"/>
            </w:trPr>
          </w:trPrChange>
        </w:trPr>
        <w:tc>
          <w:tcPr>
            <w:tcW w:w="2075" w:type="pct"/>
            <w:noWrap/>
            <w:vAlign w:val="bottom"/>
            <w:tcPrChange w:id="362" w:author="Scherrer  Beat" w:date="2025-03-25T12:14:00Z" w16du:dateUtc="2025-03-25T11:14:00Z">
              <w:tcPr>
                <w:tcW w:w="2075" w:type="pct"/>
                <w:noWrap/>
                <w:vAlign w:val="bottom"/>
              </w:tcPr>
            </w:tcPrChange>
          </w:tcPr>
          <w:p w14:paraId="532719F3"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Accuracy</w:t>
            </w:r>
          </w:p>
        </w:tc>
        <w:tc>
          <w:tcPr>
            <w:tcW w:w="680" w:type="pct"/>
            <w:noWrap/>
            <w:tcPrChange w:id="363" w:author="Scherrer  Beat" w:date="2025-03-25T12:14:00Z" w16du:dateUtc="2025-03-25T11:14:00Z">
              <w:tcPr>
                <w:tcW w:w="680" w:type="pct"/>
                <w:noWrap/>
                <w:vAlign w:val="bottom"/>
              </w:tcPr>
            </w:tcPrChange>
          </w:tcPr>
          <w:p w14:paraId="589798C0" w14:textId="210DF94A" w:rsidR="00A6342A" w:rsidRPr="00A6342A" w:rsidRDefault="005C0FEE">
            <w:pPr>
              <w:spacing w:after="0" w:line="240" w:lineRule="auto"/>
              <w:jc w:val="center"/>
              <w:rPr>
                <w:rFonts w:eastAsia="Times New Roman" w:cs="Aptos"/>
                <w:color w:val="000000"/>
                <w:sz w:val="20"/>
                <w:szCs w:val="20"/>
              </w:rPr>
              <w:pPrChange w:id="364" w:author="Scherrer  Beat" w:date="2025-03-25T12:12:00Z" w16du:dateUtc="2025-03-25T11:12:00Z">
                <w:pPr>
                  <w:spacing w:after="0" w:line="240" w:lineRule="auto"/>
                  <w:jc w:val="right"/>
                </w:pPr>
              </w:pPrChange>
            </w:pPr>
            <w:ins w:id="365" w:author="Scherrer  Beat" w:date="2025-03-25T16:27:00Z" w16du:dateUtc="2025-03-25T15:27:00Z">
              <w:r>
                <w:rPr>
                  <w:rFonts w:eastAsia="Times New Roman" w:cs="Aptos"/>
                  <w:color w:val="000000"/>
                  <w:sz w:val="20"/>
                  <w:szCs w:val="20"/>
                </w:rPr>
                <w:t>0.91</w:t>
              </w:r>
            </w:ins>
          </w:p>
        </w:tc>
        <w:tc>
          <w:tcPr>
            <w:tcW w:w="722" w:type="pct"/>
            <w:shd w:val="clear" w:color="auto" w:fill="auto"/>
            <w:noWrap/>
            <w:tcPrChange w:id="366" w:author="Scherrer  Beat" w:date="2025-03-25T12:14:00Z" w16du:dateUtc="2025-03-25T11:14:00Z">
              <w:tcPr>
                <w:tcW w:w="722" w:type="pct"/>
                <w:shd w:val="clear" w:color="auto" w:fill="auto"/>
                <w:noWrap/>
                <w:vAlign w:val="bottom"/>
              </w:tcPr>
            </w:tcPrChange>
          </w:tcPr>
          <w:p w14:paraId="4ACBDAA9" w14:textId="0E391C74" w:rsidR="00A6342A" w:rsidRPr="00A6342A" w:rsidRDefault="005C0FEE">
            <w:pPr>
              <w:spacing w:after="0" w:line="240" w:lineRule="auto"/>
              <w:jc w:val="center"/>
              <w:rPr>
                <w:rFonts w:eastAsia="Times New Roman" w:cs="Aptos"/>
                <w:color w:val="000000"/>
                <w:sz w:val="20"/>
                <w:szCs w:val="20"/>
              </w:rPr>
              <w:pPrChange w:id="367" w:author="Scherrer  Beat" w:date="2025-03-25T12:12:00Z" w16du:dateUtc="2025-03-25T11:12:00Z">
                <w:pPr>
                  <w:spacing w:after="0" w:line="240" w:lineRule="auto"/>
                  <w:jc w:val="right"/>
                </w:pPr>
              </w:pPrChange>
            </w:pPr>
            <w:ins w:id="368" w:author="Scherrer  Beat" w:date="2025-03-25T16:27:00Z" w16du:dateUtc="2025-03-25T15:27:00Z">
              <w:r>
                <w:rPr>
                  <w:rFonts w:eastAsia="Times New Roman" w:cs="Aptos"/>
                  <w:color w:val="000000"/>
                  <w:sz w:val="20"/>
                  <w:szCs w:val="20"/>
                </w:rPr>
                <w:t>0.94</w:t>
              </w:r>
            </w:ins>
          </w:p>
        </w:tc>
        <w:tc>
          <w:tcPr>
            <w:tcW w:w="797" w:type="pct"/>
            <w:shd w:val="clear" w:color="auto" w:fill="auto"/>
            <w:noWrap/>
            <w:tcPrChange w:id="369" w:author="Scherrer  Beat" w:date="2025-03-25T12:14:00Z" w16du:dateUtc="2025-03-25T11:14:00Z">
              <w:tcPr>
                <w:tcW w:w="797" w:type="pct"/>
                <w:shd w:val="clear" w:color="auto" w:fill="auto"/>
                <w:noWrap/>
                <w:vAlign w:val="bottom"/>
              </w:tcPr>
            </w:tcPrChange>
          </w:tcPr>
          <w:p w14:paraId="0990683B" w14:textId="5E5A1C45" w:rsidR="00A6342A" w:rsidRPr="00A6342A" w:rsidRDefault="005C0FEE">
            <w:pPr>
              <w:spacing w:after="0" w:line="240" w:lineRule="auto"/>
              <w:jc w:val="center"/>
              <w:rPr>
                <w:rFonts w:eastAsia="Times New Roman" w:cs="Aptos"/>
                <w:color w:val="000000"/>
                <w:sz w:val="20"/>
                <w:szCs w:val="20"/>
              </w:rPr>
              <w:pPrChange w:id="370" w:author="Scherrer  Beat" w:date="2025-03-25T12:12:00Z" w16du:dateUtc="2025-03-25T11:12:00Z">
                <w:pPr>
                  <w:spacing w:after="0" w:line="240" w:lineRule="auto"/>
                  <w:jc w:val="right"/>
                </w:pPr>
              </w:pPrChange>
            </w:pPr>
            <w:ins w:id="371" w:author="Scherrer  Beat" w:date="2025-03-25T16:27:00Z" w16du:dateUtc="2025-03-25T15:27:00Z">
              <w:r>
                <w:rPr>
                  <w:rFonts w:eastAsia="Times New Roman" w:cs="Aptos"/>
                  <w:color w:val="000000"/>
                  <w:sz w:val="20"/>
                  <w:szCs w:val="20"/>
                </w:rPr>
                <w:t>0.91</w:t>
              </w:r>
            </w:ins>
          </w:p>
        </w:tc>
        <w:tc>
          <w:tcPr>
            <w:tcW w:w="726" w:type="pct"/>
            <w:tcPrChange w:id="372" w:author="Scherrer  Beat" w:date="2025-03-25T12:14:00Z" w16du:dateUtc="2025-03-25T11:14:00Z">
              <w:tcPr>
                <w:tcW w:w="726" w:type="pct"/>
                <w:vAlign w:val="bottom"/>
              </w:tcPr>
            </w:tcPrChange>
          </w:tcPr>
          <w:p w14:paraId="03FB42F4" w14:textId="2F6C8F47" w:rsidR="00A6342A" w:rsidRPr="00A6342A" w:rsidRDefault="005C0FEE">
            <w:pPr>
              <w:spacing w:after="0" w:line="240" w:lineRule="auto"/>
              <w:jc w:val="center"/>
              <w:rPr>
                <w:rFonts w:eastAsia="Times New Roman" w:cs="Aptos"/>
                <w:color w:val="000000"/>
                <w:sz w:val="20"/>
                <w:szCs w:val="20"/>
              </w:rPr>
              <w:pPrChange w:id="373" w:author="Scherrer  Beat" w:date="2025-03-25T12:12:00Z" w16du:dateUtc="2025-03-25T11:12:00Z">
                <w:pPr>
                  <w:spacing w:after="0" w:line="240" w:lineRule="auto"/>
                  <w:jc w:val="right"/>
                </w:pPr>
              </w:pPrChange>
            </w:pPr>
            <w:ins w:id="374" w:author="Scherrer  Beat" w:date="2025-03-25T16:27:00Z" w16du:dateUtc="2025-03-25T15:27:00Z">
              <w:r>
                <w:rPr>
                  <w:rFonts w:eastAsia="Times New Roman" w:cs="Aptos"/>
                  <w:color w:val="000000"/>
                  <w:sz w:val="20"/>
                  <w:szCs w:val="20"/>
                </w:rPr>
                <w:t>0.94</w:t>
              </w:r>
            </w:ins>
          </w:p>
        </w:tc>
      </w:tr>
      <w:tr w:rsidR="00A6342A" w:rsidRPr="00A6342A" w14:paraId="22F2072F" w14:textId="77777777" w:rsidTr="00C44CB6">
        <w:tblPrEx>
          <w:tblW w:w="5000" w:type="pct"/>
          <w:tblCellMar>
            <w:left w:w="70" w:type="dxa"/>
            <w:right w:w="70" w:type="dxa"/>
          </w:tblCellMar>
          <w:tblPrExChange w:id="375" w:author="Scherrer  Beat" w:date="2025-03-25T12:14:00Z" w16du:dateUtc="2025-03-25T11:14:00Z">
            <w:tblPrEx>
              <w:tblW w:w="5000" w:type="pct"/>
              <w:tblCellMar>
                <w:left w:w="70" w:type="dxa"/>
                <w:right w:w="70" w:type="dxa"/>
              </w:tblCellMar>
            </w:tblPrEx>
          </w:tblPrExChange>
        </w:tblPrEx>
        <w:trPr>
          <w:trHeight w:val="20"/>
          <w:trPrChange w:id="376" w:author="Scherrer  Beat" w:date="2025-03-25T12:14:00Z" w16du:dateUtc="2025-03-25T11:14:00Z">
            <w:trPr>
              <w:trHeight w:val="20"/>
            </w:trPr>
          </w:trPrChange>
        </w:trPr>
        <w:tc>
          <w:tcPr>
            <w:tcW w:w="2075" w:type="pct"/>
            <w:noWrap/>
            <w:vAlign w:val="bottom"/>
            <w:tcPrChange w:id="377" w:author="Scherrer  Beat" w:date="2025-03-25T12:14:00Z" w16du:dateUtc="2025-03-25T11:14:00Z">
              <w:tcPr>
                <w:tcW w:w="2075" w:type="pct"/>
                <w:noWrap/>
                <w:vAlign w:val="bottom"/>
              </w:tcPr>
            </w:tcPrChange>
          </w:tcPr>
          <w:p w14:paraId="2A9F901B"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Cohen’s Kappa</w:t>
            </w:r>
          </w:p>
        </w:tc>
        <w:tc>
          <w:tcPr>
            <w:tcW w:w="680" w:type="pct"/>
            <w:noWrap/>
            <w:tcPrChange w:id="378" w:author="Scherrer  Beat" w:date="2025-03-25T12:14:00Z" w16du:dateUtc="2025-03-25T11:14:00Z">
              <w:tcPr>
                <w:tcW w:w="680" w:type="pct"/>
                <w:noWrap/>
                <w:vAlign w:val="bottom"/>
              </w:tcPr>
            </w:tcPrChange>
          </w:tcPr>
          <w:p w14:paraId="643327A3" w14:textId="0141118F" w:rsidR="00A6342A" w:rsidRPr="00A6342A" w:rsidRDefault="005C0FEE">
            <w:pPr>
              <w:spacing w:after="0" w:line="240" w:lineRule="auto"/>
              <w:jc w:val="center"/>
              <w:rPr>
                <w:rFonts w:eastAsia="Times New Roman" w:cs="Aptos"/>
                <w:color w:val="000000"/>
                <w:sz w:val="20"/>
                <w:szCs w:val="20"/>
              </w:rPr>
              <w:pPrChange w:id="379" w:author="Scherrer  Beat" w:date="2025-03-25T12:12:00Z" w16du:dateUtc="2025-03-25T11:12:00Z">
                <w:pPr>
                  <w:spacing w:after="0" w:line="240" w:lineRule="auto"/>
                  <w:jc w:val="right"/>
                </w:pPr>
              </w:pPrChange>
            </w:pPr>
            <w:ins w:id="380" w:author="Scherrer  Beat" w:date="2025-03-25T16:28:00Z" w16du:dateUtc="2025-03-25T15:28:00Z">
              <w:r>
                <w:rPr>
                  <w:rFonts w:eastAsia="Times New Roman" w:cs="Aptos"/>
                  <w:color w:val="000000"/>
                  <w:sz w:val="20"/>
                  <w:szCs w:val="20"/>
                </w:rPr>
                <w:t>0.26</w:t>
              </w:r>
            </w:ins>
          </w:p>
        </w:tc>
        <w:tc>
          <w:tcPr>
            <w:tcW w:w="722" w:type="pct"/>
            <w:shd w:val="clear" w:color="auto" w:fill="auto"/>
            <w:noWrap/>
            <w:tcPrChange w:id="381" w:author="Scherrer  Beat" w:date="2025-03-25T12:14:00Z" w16du:dateUtc="2025-03-25T11:14:00Z">
              <w:tcPr>
                <w:tcW w:w="722" w:type="pct"/>
                <w:shd w:val="clear" w:color="auto" w:fill="auto"/>
                <w:noWrap/>
                <w:vAlign w:val="bottom"/>
              </w:tcPr>
            </w:tcPrChange>
          </w:tcPr>
          <w:p w14:paraId="1984901A" w14:textId="72EDC6A5" w:rsidR="00A6342A" w:rsidRPr="00A6342A" w:rsidRDefault="005C0FEE">
            <w:pPr>
              <w:spacing w:after="0" w:line="240" w:lineRule="auto"/>
              <w:jc w:val="center"/>
              <w:rPr>
                <w:rFonts w:eastAsia="Times New Roman" w:cs="Aptos"/>
                <w:color w:val="000000"/>
                <w:sz w:val="20"/>
                <w:szCs w:val="20"/>
              </w:rPr>
              <w:pPrChange w:id="382" w:author="Scherrer  Beat" w:date="2025-03-25T12:12:00Z" w16du:dateUtc="2025-03-25T11:12:00Z">
                <w:pPr>
                  <w:spacing w:after="0" w:line="240" w:lineRule="auto"/>
                  <w:jc w:val="right"/>
                </w:pPr>
              </w:pPrChange>
            </w:pPr>
            <w:ins w:id="383" w:author="Scherrer  Beat" w:date="2025-03-25T16:30:00Z" w16du:dateUtc="2025-03-25T15:30:00Z">
              <w:r>
                <w:rPr>
                  <w:rFonts w:eastAsia="Times New Roman" w:cs="Aptos"/>
                  <w:color w:val="000000"/>
                  <w:sz w:val="20"/>
                  <w:szCs w:val="20"/>
                </w:rPr>
                <w:t>0.22</w:t>
              </w:r>
            </w:ins>
          </w:p>
        </w:tc>
        <w:tc>
          <w:tcPr>
            <w:tcW w:w="797" w:type="pct"/>
            <w:shd w:val="clear" w:color="auto" w:fill="auto"/>
            <w:noWrap/>
            <w:tcPrChange w:id="384" w:author="Scherrer  Beat" w:date="2025-03-25T12:14:00Z" w16du:dateUtc="2025-03-25T11:14:00Z">
              <w:tcPr>
                <w:tcW w:w="797" w:type="pct"/>
                <w:shd w:val="clear" w:color="auto" w:fill="auto"/>
                <w:noWrap/>
                <w:vAlign w:val="bottom"/>
              </w:tcPr>
            </w:tcPrChange>
          </w:tcPr>
          <w:p w14:paraId="0D9900E7" w14:textId="667F72BC" w:rsidR="00A6342A" w:rsidRPr="00A6342A" w:rsidRDefault="005C0FEE">
            <w:pPr>
              <w:spacing w:after="0" w:line="240" w:lineRule="auto"/>
              <w:jc w:val="center"/>
              <w:rPr>
                <w:rFonts w:eastAsia="Times New Roman" w:cs="Aptos"/>
                <w:color w:val="000000"/>
                <w:sz w:val="20"/>
                <w:szCs w:val="20"/>
              </w:rPr>
              <w:pPrChange w:id="385" w:author="Scherrer  Beat" w:date="2025-03-25T12:12:00Z" w16du:dateUtc="2025-03-25T11:12:00Z">
                <w:pPr>
                  <w:spacing w:after="0" w:line="240" w:lineRule="auto"/>
                  <w:jc w:val="right"/>
                </w:pPr>
              </w:pPrChange>
            </w:pPr>
            <w:ins w:id="386" w:author="Scherrer  Beat" w:date="2025-03-25T16:30:00Z" w16du:dateUtc="2025-03-25T15:30:00Z">
              <w:r>
                <w:rPr>
                  <w:rFonts w:eastAsia="Times New Roman" w:cs="Aptos"/>
                  <w:color w:val="000000"/>
                  <w:sz w:val="20"/>
                  <w:szCs w:val="20"/>
                </w:rPr>
                <w:t>0.24</w:t>
              </w:r>
            </w:ins>
          </w:p>
        </w:tc>
        <w:tc>
          <w:tcPr>
            <w:tcW w:w="726" w:type="pct"/>
            <w:tcPrChange w:id="387" w:author="Scherrer  Beat" w:date="2025-03-25T12:14:00Z" w16du:dateUtc="2025-03-25T11:14:00Z">
              <w:tcPr>
                <w:tcW w:w="726" w:type="pct"/>
                <w:vAlign w:val="bottom"/>
              </w:tcPr>
            </w:tcPrChange>
          </w:tcPr>
          <w:p w14:paraId="41C44E06" w14:textId="18BACEB0" w:rsidR="00A6342A" w:rsidRPr="00A6342A" w:rsidRDefault="005C0FEE">
            <w:pPr>
              <w:spacing w:after="0" w:line="240" w:lineRule="auto"/>
              <w:jc w:val="center"/>
              <w:rPr>
                <w:rFonts w:eastAsia="Times New Roman" w:cs="Aptos"/>
                <w:color w:val="000000"/>
                <w:sz w:val="20"/>
                <w:szCs w:val="20"/>
              </w:rPr>
              <w:pPrChange w:id="388" w:author="Scherrer  Beat" w:date="2025-03-25T12:12:00Z" w16du:dateUtc="2025-03-25T11:12:00Z">
                <w:pPr>
                  <w:spacing w:after="0" w:line="240" w:lineRule="auto"/>
                  <w:jc w:val="right"/>
                </w:pPr>
              </w:pPrChange>
            </w:pPr>
            <w:ins w:id="389" w:author="Scherrer  Beat" w:date="2025-03-25T16:30:00Z" w16du:dateUtc="2025-03-25T15:30:00Z">
              <w:r>
                <w:rPr>
                  <w:rFonts w:eastAsia="Times New Roman" w:cs="Aptos"/>
                  <w:color w:val="000000"/>
                  <w:sz w:val="20"/>
                  <w:szCs w:val="20"/>
                </w:rPr>
                <w:t>0.27</w:t>
              </w:r>
            </w:ins>
          </w:p>
        </w:tc>
      </w:tr>
      <w:tr w:rsidR="00A6342A" w:rsidRPr="00A6342A" w14:paraId="190E69CE" w14:textId="77777777" w:rsidTr="00C44CB6">
        <w:tblPrEx>
          <w:tblW w:w="5000" w:type="pct"/>
          <w:tblCellMar>
            <w:left w:w="70" w:type="dxa"/>
            <w:right w:w="70" w:type="dxa"/>
          </w:tblCellMar>
          <w:tblPrExChange w:id="390" w:author="Scherrer  Beat" w:date="2025-03-25T12:14:00Z" w16du:dateUtc="2025-03-25T11:14:00Z">
            <w:tblPrEx>
              <w:tblW w:w="5000" w:type="pct"/>
              <w:tblCellMar>
                <w:left w:w="70" w:type="dxa"/>
                <w:right w:w="70" w:type="dxa"/>
              </w:tblCellMar>
            </w:tblPrEx>
          </w:tblPrExChange>
        </w:tblPrEx>
        <w:trPr>
          <w:trHeight w:val="20"/>
          <w:trPrChange w:id="391" w:author="Scherrer  Beat" w:date="2025-03-25T12:14:00Z" w16du:dateUtc="2025-03-25T11:14:00Z">
            <w:trPr>
              <w:trHeight w:val="20"/>
            </w:trPr>
          </w:trPrChange>
        </w:trPr>
        <w:tc>
          <w:tcPr>
            <w:tcW w:w="2075" w:type="pct"/>
            <w:noWrap/>
            <w:vAlign w:val="bottom"/>
            <w:hideMark/>
            <w:tcPrChange w:id="392" w:author="Scherrer  Beat" w:date="2025-03-25T12:14:00Z" w16du:dateUtc="2025-03-25T11:14:00Z">
              <w:tcPr>
                <w:tcW w:w="2075" w:type="pct"/>
                <w:noWrap/>
                <w:vAlign w:val="bottom"/>
                <w:hideMark/>
              </w:tcPr>
            </w:tcPrChange>
          </w:tcPr>
          <w:p w14:paraId="3A0A6918"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Sensitivity</w:t>
            </w:r>
          </w:p>
        </w:tc>
        <w:tc>
          <w:tcPr>
            <w:tcW w:w="680" w:type="pct"/>
            <w:noWrap/>
            <w:tcPrChange w:id="393" w:author="Scherrer  Beat" w:date="2025-03-25T12:14:00Z" w16du:dateUtc="2025-03-25T11:14:00Z">
              <w:tcPr>
                <w:tcW w:w="680" w:type="pct"/>
                <w:noWrap/>
                <w:vAlign w:val="bottom"/>
              </w:tcPr>
            </w:tcPrChange>
          </w:tcPr>
          <w:p w14:paraId="298DB8B8" w14:textId="0A7F8CA5" w:rsidR="00A6342A" w:rsidRPr="00A6342A" w:rsidRDefault="005C0FEE">
            <w:pPr>
              <w:spacing w:after="0" w:line="240" w:lineRule="auto"/>
              <w:jc w:val="center"/>
              <w:rPr>
                <w:rFonts w:eastAsia="Times New Roman" w:cs="Aptos"/>
                <w:color w:val="000000"/>
                <w:sz w:val="20"/>
                <w:szCs w:val="20"/>
              </w:rPr>
              <w:pPrChange w:id="394" w:author="Scherrer  Beat" w:date="2025-03-25T12:12:00Z" w16du:dateUtc="2025-03-25T11:12:00Z">
                <w:pPr>
                  <w:spacing w:after="0" w:line="240" w:lineRule="auto"/>
                  <w:jc w:val="right"/>
                </w:pPr>
              </w:pPrChange>
            </w:pPr>
            <w:ins w:id="395" w:author="Scherrer  Beat" w:date="2025-03-25T16:30:00Z" w16du:dateUtc="2025-03-25T15:30:00Z">
              <w:r>
                <w:rPr>
                  <w:rFonts w:eastAsia="Times New Roman" w:cs="Aptos"/>
                  <w:color w:val="000000"/>
                  <w:sz w:val="20"/>
                  <w:szCs w:val="20"/>
                </w:rPr>
                <w:t>0.48</w:t>
              </w:r>
            </w:ins>
          </w:p>
        </w:tc>
        <w:tc>
          <w:tcPr>
            <w:tcW w:w="722" w:type="pct"/>
            <w:shd w:val="clear" w:color="auto" w:fill="auto"/>
            <w:noWrap/>
            <w:tcPrChange w:id="396" w:author="Scherrer  Beat" w:date="2025-03-25T12:14:00Z" w16du:dateUtc="2025-03-25T11:14:00Z">
              <w:tcPr>
                <w:tcW w:w="722" w:type="pct"/>
                <w:shd w:val="clear" w:color="auto" w:fill="auto"/>
                <w:noWrap/>
                <w:vAlign w:val="bottom"/>
              </w:tcPr>
            </w:tcPrChange>
          </w:tcPr>
          <w:p w14:paraId="3CF4443C" w14:textId="555C897A" w:rsidR="00A6342A" w:rsidRPr="00A6342A" w:rsidRDefault="005C0FEE">
            <w:pPr>
              <w:spacing w:after="0" w:line="240" w:lineRule="auto"/>
              <w:jc w:val="center"/>
              <w:rPr>
                <w:rFonts w:eastAsia="Times New Roman" w:cs="Aptos"/>
                <w:color w:val="000000"/>
                <w:sz w:val="20"/>
                <w:szCs w:val="20"/>
              </w:rPr>
              <w:pPrChange w:id="397" w:author="Scherrer  Beat" w:date="2025-03-25T12:12:00Z" w16du:dateUtc="2025-03-25T11:12:00Z">
                <w:pPr>
                  <w:spacing w:after="0" w:line="240" w:lineRule="auto"/>
                  <w:jc w:val="right"/>
                </w:pPr>
              </w:pPrChange>
            </w:pPr>
            <w:ins w:id="398" w:author="Scherrer  Beat" w:date="2025-03-25T16:30:00Z" w16du:dateUtc="2025-03-25T15:30:00Z">
              <w:r>
                <w:rPr>
                  <w:rFonts w:eastAsia="Times New Roman" w:cs="Aptos"/>
                  <w:color w:val="000000"/>
                  <w:sz w:val="20"/>
                  <w:szCs w:val="20"/>
                </w:rPr>
                <w:t>0.21</w:t>
              </w:r>
            </w:ins>
          </w:p>
        </w:tc>
        <w:tc>
          <w:tcPr>
            <w:tcW w:w="797" w:type="pct"/>
            <w:shd w:val="clear" w:color="auto" w:fill="auto"/>
            <w:noWrap/>
            <w:tcPrChange w:id="399" w:author="Scherrer  Beat" w:date="2025-03-25T12:14:00Z" w16du:dateUtc="2025-03-25T11:14:00Z">
              <w:tcPr>
                <w:tcW w:w="797" w:type="pct"/>
                <w:shd w:val="clear" w:color="auto" w:fill="auto"/>
                <w:noWrap/>
                <w:vAlign w:val="bottom"/>
              </w:tcPr>
            </w:tcPrChange>
          </w:tcPr>
          <w:p w14:paraId="01EA8007" w14:textId="674DC254" w:rsidR="00A6342A" w:rsidRPr="00A6342A" w:rsidRDefault="005C0FEE">
            <w:pPr>
              <w:spacing w:after="0" w:line="240" w:lineRule="auto"/>
              <w:jc w:val="center"/>
              <w:rPr>
                <w:rFonts w:eastAsia="Times New Roman" w:cs="Aptos"/>
                <w:color w:val="000000"/>
                <w:sz w:val="20"/>
                <w:szCs w:val="20"/>
              </w:rPr>
              <w:pPrChange w:id="400" w:author="Scherrer  Beat" w:date="2025-03-25T12:12:00Z" w16du:dateUtc="2025-03-25T11:12:00Z">
                <w:pPr>
                  <w:spacing w:after="0" w:line="240" w:lineRule="auto"/>
                  <w:jc w:val="right"/>
                </w:pPr>
              </w:pPrChange>
            </w:pPr>
            <w:ins w:id="401" w:author="Scherrer  Beat" w:date="2025-03-25T16:31:00Z" w16du:dateUtc="2025-03-25T15:31:00Z">
              <w:r>
                <w:rPr>
                  <w:rFonts w:eastAsia="Times New Roman" w:cs="Aptos"/>
                  <w:color w:val="000000"/>
                  <w:sz w:val="20"/>
                  <w:szCs w:val="20"/>
                </w:rPr>
                <w:t>0.43</w:t>
              </w:r>
            </w:ins>
          </w:p>
        </w:tc>
        <w:tc>
          <w:tcPr>
            <w:tcW w:w="726" w:type="pct"/>
            <w:tcPrChange w:id="402" w:author="Scherrer  Beat" w:date="2025-03-25T12:14:00Z" w16du:dateUtc="2025-03-25T11:14:00Z">
              <w:tcPr>
                <w:tcW w:w="726" w:type="pct"/>
                <w:vAlign w:val="bottom"/>
              </w:tcPr>
            </w:tcPrChange>
          </w:tcPr>
          <w:p w14:paraId="1C3E31EF" w14:textId="5711E948" w:rsidR="00A6342A" w:rsidRPr="00A6342A" w:rsidRDefault="005C0FEE">
            <w:pPr>
              <w:spacing w:after="0" w:line="240" w:lineRule="auto"/>
              <w:jc w:val="center"/>
              <w:rPr>
                <w:rFonts w:eastAsia="Times New Roman" w:cs="Aptos"/>
                <w:color w:val="000000"/>
                <w:sz w:val="20"/>
                <w:szCs w:val="20"/>
              </w:rPr>
              <w:pPrChange w:id="403" w:author="Scherrer  Beat" w:date="2025-03-25T12:12:00Z" w16du:dateUtc="2025-03-25T11:12:00Z">
                <w:pPr>
                  <w:spacing w:after="0" w:line="240" w:lineRule="auto"/>
                  <w:jc w:val="right"/>
                </w:pPr>
              </w:pPrChange>
            </w:pPr>
            <w:ins w:id="404" w:author="Scherrer  Beat" w:date="2025-03-25T16:31:00Z" w16du:dateUtc="2025-03-25T15:31:00Z">
              <w:r>
                <w:rPr>
                  <w:rFonts w:eastAsia="Times New Roman" w:cs="Aptos"/>
                  <w:color w:val="000000"/>
                  <w:sz w:val="20"/>
                  <w:szCs w:val="20"/>
                </w:rPr>
                <w:t>0.27</w:t>
              </w:r>
            </w:ins>
          </w:p>
        </w:tc>
      </w:tr>
      <w:tr w:rsidR="00A6342A" w:rsidRPr="00A6342A" w14:paraId="7DDFC521" w14:textId="77777777" w:rsidTr="00C44CB6">
        <w:tblPrEx>
          <w:tblW w:w="5000" w:type="pct"/>
          <w:tblCellMar>
            <w:left w:w="70" w:type="dxa"/>
            <w:right w:w="70" w:type="dxa"/>
          </w:tblCellMar>
          <w:tblPrExChange w:id="405" w:author="Scherrer  Beat" w:date="2025-03-25T12:14:00Z" w16du:dateUtc="2025-03-25T11:14:00Z">
            <w:tblPrEx>
              <w:tblW w:w="5000" w:type="pct"/>
              <w:tblCellMar>
                <w:left w:w="70" w:type="dxa"/>
                <w:right w:w="70" w:type="dxa"/>
              </w:tblCellMar>
            </w:tblPrEx>
          </w:tblPrExChange>
        </w:tblPrEx>
        <w:trPr>
          <w:trHeight w:val="20"/>
          <w:trPrChange w:id="406" w:author="Scherrer  Beat" w:date="2025-03-25T12:14:00Z" w16du:dateUtc="2025-03-25T11:14:00Z">
            <w:trPr>
              <w:trHeight w:val="20"/>
            </w:trPr>
          </w:trPrChange>
        </w:trPr>
        <w:tc>
          <w:tcPr>
            <w:tcW w:w="2075" w:type="pct"/>
            <w:noWrap/>
            <w:vAlign w:val="bottom"/>
            <w:hideMark/>
            <w:tcPrChange w:id="407" w:author="Scherrer  Beat" w:date="2025-03-25T12:14:00Z" w16du:dateUtc="2025-03-25T11:14:00Z">
              <w:tcPr>
                <w:tcW w:w="2075" w:type="pct"/>
                <w:noWrap/>
                <w:vAlign w:val="bottom"/>
                <w:hideMark/>
              </w:tcPr>
            </w:tcPrChange>
          </w:tcPr>
          <w:p w14:paraId="58FDD55B" w14:textId="77777777" w:rsidR="00A6342A" w:rsidRPr="00A6342A" w:rsidRDefault="00A6342A" w:rsidP="00A6342A">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Specificity</w:t>
            </w:r>
          </w:p>
        </w:tc>
        <w:tc>
          <w:tcPr>
            <w:tcW w:w="680" w:type="pct"/>
            <w:noWrap/>
            <w:tcPrChange w:id="408" w:author="Scherrer  Beat" w:date="2025-03-25T12:14:00Z" w16du:dateUtc="2025-03-25T11:14:00Z">
              <w:tcPr>
                <w:tcW w:w="680" w:type="pct"/>
                <w:noWrap/>
                <w:vAlign w:val="bottom"/>
              </w:tcPr>
            </w:tcPrChange>
          </w:tcPr>
          <w:p w14:paraId="4BD1F179" w14:textId="51DF696F" w:rsidR="00A6342A" w:rsidRPr="00A6342A" w:rsidRDefault="005C0FEE">
            <w:pPr>
              <w:spacing w:after="0" w:line="240" w:lineRule="auto"/>
              <w:jc w:val="center"/>
              <w:rPr>
                <w:rFonts w:eastAsia="Times New Roman" w:cs="Aptos"/>
                <w:color w:val="000000"/>
                <w:sz w:val="20"/>
                <w:szCs w:val="20"/>
              </w:rPr>
              <w:pPrChange w:id="409" w:author="Scherrer  Beat" w:date="2025-03-25T12:12:00Z" w16du:dateUtc="2025-03-25T11:12:00Z">
                <w:pPr>
                  <w:spacing w:after="0" w:line="240" w:lineRule="auto"/>
                  <w:jc w:val="right"/>
                </w:pPr>
              </w:pPrChange>
            </w:pPr>
            <w:ins w:id="410" w:author="Scherrer  Beat" w:date="2025-03-25T16:31:00Z" w16du:dateUtc="2025-03-25T15:31:00Z">
              <w:r>
                <w:rPr>
                  <w:rFonts w:eastAsia="Times New Roman" w:cs="Aptos"/>
                  <w:color w:val="000000"/>
                  <w:sz w:val="20"/>
                  <w:szCs w:val="20"/>
                </w:rPr>
                <w:t>0.90</w:t>
              </w:r>
            </w:ins>
          </w:p>
        </w:tc>
        <w:tc>
          <w:tcPr>
            <w:tcW w:w="722" w:type="pct"/>
            <w:noWrap/>
            <w:tcPrChange w:id="411" w:author="Scherrer  Beat" w:date="2025-03-25T12:14:00Z" w16du:dateUtc="2025-03-25T11:14:00Z">
              <w:tcPr>
                <w:tcW w:w="722" w:type="pct"/>
                <w:noWrap/>
                <w:vAlign w:val="bottom"/>
              </w:tcPr>
            </w:tcPrChange>
          </w:tcPr>
          <w:p w14:paraId="502981FA" w14:textId="647EF652" w:rsidR="00A6342A" w:rsidRPr="00A6342A" w:rsidRDefault="00676CD9">
            <w:pPr>
              <w:spacing w:after="0" w:line="240" w:lineRule="auto"/>
              <w:jc w:val="center"/>
              <w:rPr>
                <w:rFonts w:eastAsia="Times New Roman" w:cs="Aptos"/>
                <w:color w:val="000000"/>
                <w:sz w:val="20"/>
                <w:szCs w:val="20"/>
              </w:rPr>
              <w:pPrChange w:id="412" w:author="Scherrer  Beat" w:date="2025-03-25T12:12:00Z" w16du:dateUtc="2025-03-25T11:12:00Z">
                <w:pPr>
                  <w:spacing w:after="0" w:line="240" w:lineRule="auto"/>
                  <w:jc w:val="right"/>
                </w:pPr>
              </w:pPrChange>
            </w:pPr>
            <w:ins w:id="413" w:author="Scherrer  Beat" w:date="2025-04-14T10:46:00Z" w16du:dateUtc="2025-04-14T08:46:00Z">
              <w:r>
                <w:rPr>
                  <w:rFonts w:eastAsia="Times New Roman" w:cs="Aptos"/>
                  <w:color w:val="000000"/>
                  <w:sz w:val="20"/>
                  <w:szCs w:val="20"/>
                </w:rPr>
                <w:t>0.94</w:t>
              </w:r>
            </w:ins>
          </w:p>
        </w:tc>
        <w:tc>
          <w:tcPr>
            <w:tcW w:w="797" w:type="pct"/>
            <w:shd w:val="clear" w:color="auto" w:fill="auto"/>
            <w:noWrap/>
            <w:tcPrChange w:id="414" w:author="Scherrer  Beat" w:date="2025-03-25T12:14:00Z" w16du:dateUtc="2025-03-25T11:14:00Z">
              <w:tcPr>
                <w:tcW w:w="797" w:type="pct"/>
                <w:shd w:val="clear" w:color="auto" w:fill="auto"/>
                <w:noWrap/>
                <w:vAlign w:val="bottom"/>
              </w:tcPr>
            </w:tcPrChange>
          </w:tcPr>
          <w:p w14:paraId="636C378C" w14:textId="22F7F526" w:rsidR="00A6342A" w:rsidRPr="00A6342A" w:rsidRDefault="00676CD9">
            <w:pPr>
              <w:spacing w:after="0" w:line="240" w:lineRule="auto"/>
              <w:jc w:val="center"/>
              <w:rPr>
                <w:rFonts w:eastAsia="Times New Roman" w:cs="Aptos"/>
                <w:color w:val="000000"/>
                <w:sz w:val="20"/>
                <w:szCs w:val="20"/>
              </w:rPr>
              <w:pPrChange w:id="415" w:author="Scherrer  Beat" w:date="2025-03-25T12:12:00Z" w16du:dateUtc="2025-03-25T11:12:00Z">
                <w:pPr>
                  <w:spacing w:after="0" w:line="240" w:lineRule="auto"/>
                  <w:jc w:val="right"/>
                </w:pPr>
              </w:pPrChange>
            </w:pPr>
            <w:ins w:id="416" w:author="Scherrer  Beat" w:date="2025-04-14T10:46:00Z" w16du:dateUtc="2025-04-14T08:46:00Z">
              <w:r>
                <w:rPr>
                  <w:rFonts w:eastAsia="Times New Roman" w:cs="Aptos"/>
                  <w:color w:val="000000"/>
                  <w:sz w:val="20"/>
                  <w:szCs w:val="20"/>
                </w:rPr>
                <w:t>0.90</w:t>
              </w:r>
            </w:ins>
          </w:p>
        </w:tc>
        <w:tc>
          <w:tcPr>
            <w:tcW w:w="726" w:type="pct"/>
            <w:tcPrChange w:id="417" w:author="Scherrer  Beat" w:date="2025-03-25T12:14:00Z" w16du:dateUtc="2025-03-25T11:14:00Z">
              <w:tcPr>
                <w:tcW w:w="726" w:type="pct"/>
                <w:vAlign w:val="bottom"/>
              </w:tcPr>
            </w:tcPrChange>
          </w:tcPr>
          <w:p w14:paraId="499BECFF" w14:textId="3FDEDDAB" w:rsidR="00A6342A" w:rsidRPr="00A6342A" w:rsidRDefault="00676CD9">
            <w:pPr>
              <w:spacing w:after="0" w:line="240" w:lineRule="auto"/>
              <w:jc w:val="center"/>
              <w:rPr>
                <w:rFonts w:eastAsia="Times New Roman" w:cs="Aptos"/>
                <w:color w:val="000000"/>
                <w:sz w:val="20"/>
                <w:szCs w:val="20"/>
              </w:rPr>
              <w:pPrChange w:id="418" w:author="Scherrer  Beat" w:date="2025-03-25T12:12:00Z" w16du:dateUtc="2025-03-25T11:12:00Z">
                <w:pPr>
                  <w:spacing w:after="0" w:line="240" w:lineRule="auto"/>
                  <w:jc w:val="right"/>
                </w:pPr>
              </w:pPrChange>
            </w:pPr>
            <w:ins w:id="419" w:author="Scherrer  Beat" w:date="2025-04-14T10:46:00Z" w16du:dateUtc="2025-04-14T08:46:00Z">
              <w:r>
                <w:rPr>
                  <w:rFonts w:eastAsia="Times New Roman" w:cs="Aptos"/>
                  <w:color w:val="000000"/>
                  <w:sz w:val="20"/>
                  <w:szCs w:val="20"/>
                </w:rPr>
                <w:t>0.94</w:t>
              </w:r>
            </w:ins>
          </w:p>
        </w:tc>
      </w:tr>
      <w:tr w:rsidR="00A6342A" w:rsidRPr="00A6342A" w14:paraId="752E34D5" w14:textId="77777777" w:rsidTr="00C44CB6">
        <w:tblPrEx>
          <w:tblW w:w="5000" w:type="pct"/>
          <w:tblCellMar>
            <w:left w:w="70" w:type="dxa"/>
            <w:right w:w="70" w:type="dxa"/>
          </w:tblCellMar>
          <w:tblPrExChange w:id="420" w:author="Scherrer  Beat" w:date="2025-03-25T12:14:00Z" w16du:dateUtc="2025-03-25T11:14:00Z">
            <w:tblPrEx>
              <w:tblW w:w="5000" w:type="pct"/>
              <w:tblCellMar>
                <w:left w:w="70" w:type="dxa"/>
                <w:right w:w="70" w:type="dxa"/>
              </w:tblCellMar>
            </w:tblPrEx>
          </w:tblPrExChange>
        </w:tblPrEx>
        <w:trPr>
          <w:trHeight w:val="20"/>
          <w:trPrChange w:id="421" w:author="Scherrer  Beat" w:date="2025-03-25T12:14:00Z" w16du:dateUtc="2025-03-25T11:14:00Z">
            <w:trPr>
              <w:trHeight w:val="20"/>
            </w:trPr>
          </w:trPrChange>
        </w:trPr>
        <w:tc>
          <w:tcPr>
            <w:tcW w:w="2075" w:type="pct"/>
            <w:noWrap/>
            <w:vAlign w:val="bottom"/>
            <w:tcPrChange w:id="422" w:author="Scherrer  Beat" w:date="2025-03-25T12:14:00Z" w16du:dateUtc="2025-03-25T11:14:00Z">
              <w:tcPr>
                <w:tcW w:w="2075" w:type="pct"/>
                <w:noWrap/>
                <w:vAlign w:val="bottom"/>
              </w:tcPr>
            </w:tcPrChange>
          </w:tcPr>
          <w:p w14:paraId="0C9A82AB"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Visited health facility last year</w:t>
            </w:r>
          </w:p>
        </w:tc>
        <w:tc>
          <w:tcPr>
            <w:tcW w:w="680" w:type="pct"/>
            <w:noWrap/>
            <w:tcPrChange w:id="423" w:author="Scherrer  Beat" w:date="2025-03-25T12:14:00Z" w16du:dateUtc="2025-03-25T11:14:00Z">
              <w:tcPr>
                <w:tcW w:w="680" w:type="pct"/>
                <w:noWrap/>
                <w:vAlign w:val="bottom"/>
              </w:tcPr>
            </w:tcPrChange>
          </w:tcPr>
          <w:p w14:paraId="21FCE224" w14:textId="77777777" w:rsidR="00A6342A" w:rsidRPr="00A6342A" w:rsidRDefault="00A6342A">
            <w:pPr>
              <w:spacing w:after="0" w:line="240" w:lineRule="auto"/>
              <w:jc w:val="center"/>
              <w:rPr>
                <w:rFonts w:eastAsia="Times New Roman" w:cs="Aptos"/>
                <w:color w:val="000000"/>
                <w:sz w:val="20"/>
                <w:szCs w:val="20"/>
              </w:rPr>
              <w:pPrChange w:id="424" w:author="Scherrer  Beat" w:date="2025-03-25T12:12:00Z" w16du:dateUtc="2025-03-25T11:12:00Z">
                <w:pPr>
                  <w:spacing w:after="0" w:line="240" w:lineRule="auto"/>
                  <w:jc w:val="right"/>
                </w:pPr>
              </w:pPrChange>
            </w:pPr>
          </w:p>
        </w:tc>
        <w:tc>
          <w:tcPr>
            <w:tcW w:w="722" w:type="pct"/>
            <w:noWrap/>
            <w:tcPrChange w:id="425" w:author="Scherrer  Beat" w:date="2025-03-25T12:14:00Z" w16du:dateUtc="2025-03-25T11:14:00Z">
              <w:tcPr>
                <w:tcW w:w="722" w:type="pct"/>
                <w:noWrap/>
                <w:vAlign w:val="bottom"/>
              </w:tcPr>
            </w:tcPrChange>
          </w:tcPr>
          <w:p w14:paraId="7D7C3D1E" w14:textId="77777777" w:rsidR="00A6342A" w:rsidRPr="00A6342A" w:rsidRDefault="00A6342A">
            <w:pPr>
              <w:spacing w:after="0" w:line="240" w:lineRule="auto"/>
              <w:jc w:val="center"/>
              <w:rPr>
                <w:rFonts w:eastAsia="Times New Roman" w:cs="Aptos"/>
                <w:color w:val="000000"/>
                <w:sz w:val="20"/>
                <w:szCs w:val="20"/>
              </w:rPr>
              <w:pPrChange w:id="426" w:author="Scherrer  Beat" w:date="2025-03-25T12:12:00Z" w16du:dateUtc="2025-03-25T11:12:00Z">
                <w:pPr>
                  <w:spacing w:after="0" w:line="240" w:lineRule="auto"/>
                  <w:jc w:val="right"/>
                </w:pPr>
              </w:pPrChange>
            </w:pPr>
          </w:p>
        </w:tc>
        <w:tc>
          <w:tcPr>
            <w:tcW w:w="797" w:type="pct"/>
            <w:shd w:val="clear" w:color="auto" w:fill="auto"/>
            <w:noWrap/>
            <w:tcPrChange w:id="427" w:author="Scherrer  Beat" w:date="2025-03-25T12:14:00Z" w16du:dateUtc="2025-03-25T11:14:00Z">
              <w:tcPr>
                <w:tcW w:w="797" w:type="pct"/>
                <w:shd w:val="clear" w:color="auto" w:fill="auto"/>
                <w:noWrap/>
                <w:vAlign w:val="bottom"/>
              </w:tcPr>
            </w:tcPrChange>
          </w:tcPr>
          <w:p w14:paraId="22419106" w14:textId="77777777" w:rsidR="00A6342A" w:rsidRPr="00A6342A" w:rsidRDefault="00A6342A">
            <w:pPr>
              <w:spacing w:after="0" w:line="240" w:lineRule="auto"/>
              <w:jc w:val="center"/>
              <w:rPr>
                <w:rFonts w:eastAsia="Times New Roman" w:cs="Aptos"/>
                <w:color w:val="000000"/>
                <w:sz w:val="20"/>
                <w:szCs w:val="20"/>
              </w:rPr>
              <w:pPrChange w:id="428" w:author="Scherrer  Beat" w:date="2025-03-25T12:12:00Z" w16du:dateUtc="2025-03-25T11:12:00Z">
                <w:pPr>
                  <w:spacing w:after="0" w:line="240" w:lineRule="auto"/>
                  <w:jc w:val="right"/>
                </w:pPr>
              </w:pPrChange>
            </w:pPr>
          </w:p>
        </w:tc>
        <w:tc>
          <w:tcPr>
            <w:tcW w:w="726" w:type="pct"/>
            <w:tcPrChange w:id="429" w:author="Scherrer  Beat" w:date="2025-03-25T12:14:00Z" w16du:dateUtc="2025-03-25T11:14:00Z">
              <w:tcPr>
                <w:tcW w:w="726" w:type="pct"/>
                <w:vAlign w:val="bottom"/>
              </w:tcPr>
            </w:tcPrChange>
          </w:tcPr>
          <w:p w14:paraId="48656706" w14:textId="77777777" w:rsidR="00A6342A" w:rsidRPr="00A6342A" w:rsidRDefault="00A6342A">
            <w:pPr>
              <w:spacing w:after="0" w:line="240" w:lineRule="auto"/>
              <w:jc w:val="center"/>
              <w:rPr>
                <w:rFonts w:eastAsia="Times New Roman" w:cs="Aptos"/>
                <w:color w:val="000000"/>
                <w:sz w:val="20"/>
                <w:szCs w:val="20"/>
              </w:rPr>
              <w:pPrChange w:id="430" w:author="Scherrer  Beat" w:date="2025-03-25T12:12:00Z" w16du:dateUtc="2025-03-25T11:12:00Z">
                <w:pPr>
                  <w:spacing w:after="0" w:line="240" w:lineRule="auto"/>
                  <w:jc w:val="right"/>
                </w:pPr>
              </w:pPrChange>
            </w:pPr>
          </w:p>
        </w:tc>
      </w:tr>
      <w:tr w:rsidR="00A6342A" w:rsidRPr="00A6342A" w14:paraId="16BB623E" w14:textId="77777777" w:rsidTr="00C44CB6">
        <w:tblPrEx>
          <w:tblW w:w="5000" w:type="pct"/>
          <w:tblCellMar>
            <w:left w:w="70" w:type="dxa"/>
            <w:right w:w="70" w:type="dxa"/>
          </w:tblCellMar>
          <w:tblPrExChange w:id="431" w:author="Scherrer  Beat" w:date="2025-03-25T12:14:00Z" w16du:dateUtc="2025-03-25T11:14:00Z">
            <w:tblPrEx>
              <w:tblW w:w="5000" w:type="pct"/>
              <w:tblCellMar>
                <w:left w:w="70" w:type="dxa"/>
                <w:right w:w="70" w:type="dxa"/>
              </w:tblCellMar>
            </w:tblPrEx>
          </w:tblPrExChange>
        </w:tblPrEx>
        <w:trPr>
          <w:trHeight w:val="20"/>
          <w:trPrChange w:id="432" w:author="Scherrer  Beat" w:date="2025-03-25T12:14:00Z" w16du:dateUtc="2025-03-25T11:14:00Z">
            <w:trPr>
              <w:trHeight w:val="20"/>
            </w:trPr>
          </w:trPrChange>
        </w:trPr>
        <w:tc>
          <w:tcPr>
            <w:tcW w:w="2075" w:type="pct"/>
            <w:noWrap/>
            <w:vAlign w:val="bottom"/>
            <w:tcPrChange w:id="433" w:author="Scherrer  Beat" w:date="2025-03-25T12:14:00Z" w16du:dateUtc="2025-03-25T11:14:00Z">
              <w:tcPr>
                <w:tcW w:w="2075" w:type="pct"/>
                <w:noWrap/>
                <w:vAlign w:val="bottom"/>
              </w:tcPr>
            </w:tcPrChange>
          </w:tcPr>
          <w:p w14:paraId="08ADBF8D"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lastRenderedPageBreak/>
              <w:t>Accuracy</w:t>
            </w:r>
          </w:p>
        </w:tc>
        <w:tc>
          <w:tcPr>
            <w:tcW w:w="680" w:type="pct"/>
            <w:noWrap/>
            <w:tcPrChange w:id="434" w:author="Scherrer  Beat" w:date="2025-03-25T12:14:00Z" w16du:dateUtc="2025-03-25T11:14:00Z">
              <w:tcPr>
                <w:tcW w:w="680" w:type="pct"/>
                <w:noWrap/>
                <w:vAlign w:val="bottom"/>
              </w:tcPr>
            </w:tcPrChange>
          </w:tcPr>
          <w:p w14:paraId="0C091003" w14:textId="697CD555" w:rsidR="00A6342A" w:rsidRPr="00A6342A" w:rsidRDefault="00A8369C">
            <w:pPr>
              <w:spacing w:after="0" w:line="240" w:lineRule="auto"/>
              <w:jc w:val="center"/>
              <w:rPr>
                <w:rFonts w:eastAsia="Times New Roman" w:cs="Aptos"/>
                <w:color w:val="000000"/>
                <w:sz w:val="20"/>
                <w:szCs w:val="20"/>
              </w:rPr>
              <w:pPrChange w:id="435" w:author="Scherrer  Beat" w:date="2025-03-25T12:12:00Z" w16du:dateUtc="2025-03-25T11:12:00Z">
                <w:pPr>
                  <w:spacing w:after="0" w:line="240" w:lineRule="auto"/>
                  <w:jc w:val="right"/>
                </w:pPr>
              </w:pPrChange>
            </w:pPr>
            <w:ins w:id="436" w:author="Scherrer  Beat" w:date="2025-04-14T10:51:00Z" w16du:dateUtc="2025-04-14T08:51:00Z">
              <w:r>
                <w:rPr>
                  <w:rFonts w:eastAsia="Times New Roman" w:cs="Aptos"/>
                  <w:color w:val="000000"/>
                  <w:sz w:val="20"/>
                  <w:szCs w:val="20"/>
                </w:rPr>
                <w:t>0.69</w:t>
              </w:r>
            </w:ins>
          </w:p>
        </w:tc>
        <w:tc>
          <w:tcPr>
            <w:tcW w:w="722" w:type="pct"/>
            <w:noWrap/>
            <w:tcPrChange w:id="437" w:author="Scherrer  Beat" w:date="2025-03-25T12:14:00Z" w16du:dateUtc="2025-03-25T11:14:00Z">
              <w:tcPr>
                <w:tcW w:w="722" w:type="pct"/>
                <w:noWrap/>
                <w:vAlign w:val="bottom"/>
              </w:tcPr>
            </w:tcPrChange>
          </w:tcPr>
          <w:p w14:paraId="52B80194" w14:textId="15FC82E5" w:rsidR="00A6342A" w:rsidRPr="00A6342A" w:rsidRDefault="00A8369C">
            <w:pPr>
              <w:spacing w:after="0" w:line="240" w:lineRule="auto"/>
              <w:jc w:val="center"/>
              <w:rPr>
                <w:rFonts w:eastAsia="Times New Roman" w:cs="Aptos"/>
                <w:color w:val="000000"/>
                <w:sz w:val="20"/>
                <w:szCs w:val="20"/>
              </w:rPr>
              <w:pPrChange w:id="438" w:author="Scherrer  Beat" w:date="2025-03-25T12:12:00Z" w16du:dateUtc="2025-03-25T11:12:00Z">
                <w:pPr>
                  <w:spacing w:after="0" w:line="240" w:lineRule="auto"/>
                  <w:jc w:val="right"/>
                </w:pPr>
              </w:pPrChange>
            </w:pPr>
            <w:ins w:id="439" w:author="Scherrer  Beat" w:date="2025-04-14T10:52:00Z" w16du:dateUtc="2025-04-14T08:52:00Z">
              <w:r>
                <w:rPr>
                  <w:rFonts w:eastAsia="Times New Roman" w:cs="Aptos"/>
                  <w:color w:val="000000"/>
                  <w:sz w:val="20"/>
                  <w:szCs w:val="20"/>
                </w:rPr>
                <w:t>0.70</w:t>
              </w:r>
            </w:ins>
          </w:p>
        </w:tc>
        <w:tc>
          <w:tcPr>
            <w:tcW w:w="797" w:type="pct"/>
            <w:shd w:val="clear" w:color="auto" w:fill="auto"/>
            <w:noWrap/>
            <w:tcPrChange w:id="440" w:author="Scherrer  Beat" w:date="2025-03-25T12:14:00Z" w16du:dateUtc="2025-03-25T11:14:00Z">
              <w:tcPr>
                <w:tcW w:w="797" w:type="pct"/>
                <w:shd w:val="clear" w:color="auto" w:fill="auto"/>
                <w:noWrap/>
                <w:vAlign w:val="bottom"/>
              </w:tcPr>
            </w:tcPrChange>
          </w:tcPr>
          <w:p w14:paraId="78217755" w14:textId="7773ADFC" w:rsidR="00A6342A" w:rsidRPr="00A6342A" w:rsidRDefault="00A8369C">
            <w:pPr>
              <w:spacing w:after="0" w:line="240" w:lineRule="auto"/>
              <w:jc w:val="center"/>
              <w:rPr>
                <w:rFonts w:eastAsia="Times New Roman" w:cs="Aptos"/>
                <w:color w:val="000000"/>
                <w:sz w:val="20"/>
                <w:szCs w:val="20"/>
              </w:rPr>
              <w:pPrChange w:id="441" w:author="Scherrer  Beat" w:date="2025-03-25T12:12:00Z" w16du:dateUtc="2025-03-25T11:12:00Z">
                <w:pPr>
                  <w:spacing w:after="0" w:line="240" w:lineRule="auto"/>
                  <w:jc w:val="right"/>
                </w:pPr>
              </w:pPrChange>
            </w:pPr>
            <w:ins w:id="442" w:author="Scherrer  Beat" w:date="2025-04-14T10:52:00Z" w16du:dateUtc="2025-04-14T08:52:00Z">
              <w:r>
                <w:rPr>
                  <w:rFonts w:eastAsia="Times New Roman" w:cs="Aptos"/>
                  <w:color w:val="000000"/>
                  <w:sz w:val="20"/>
                  <w:szCs w:val="20"/>
                </w:rPr>
                <w:t>0.70</w:t>
              </w:r>
            </w:ins>
          </w:p>
        </w:tc>
        <w:tc>
          <w:tcPr>
            <w:tcW w:w="726" w:type="pct"/>
            <w:tcPrChange w:id="443" w:author="Scherrer  Beat" w:date="2025-03-25T12:14:00Z" w16du:dateUtc="2025-03-25T11:14:00Z">
              <w:tcPr>
                <w:tcW w:w="726" w:type="pct"/>
                <w:vAlign w:val="bottom"/>
              </w:tcPr>
            </w:tcPrChange>
          </w:tcPr>
          <w:p w14:paraId="36EBFFA6" w14:textId="6B1D7A50" w:rsidR="00A6342A" w:rsidRPr="00A6342A" w:rsidRDefault="00A8369C">
            <w:pPr>
              <w:spacing w:after="0" w:line="240" w:lineRule="auto"/>
              <w:jc w:val="center"/>
              <w:rPr>
                <w:rFonts w:eastAsia="Times New Roman" w:cs="Aptos"/>
                <w:color w:val="000000"/>
                <w:sz w:val="20"/>
                <w:szCs w:val="20"/>
              </w:rPr>
              <w:pPrChange w:id="444" w:author="Scherrer  Beat" w:date="2025-03-25T12:12:00Z" w16du:dateUtc="2025-03-25T11:12:00Z">
                <w:pPr>
                  <w:spacing w:after="0" w:line="240" w:lineRule="auto"/>
                  <w:jc w:val="right"/>
                </w:pPr>
              </w:pPrChange>
            </w:pPr>
            <w:ins w:id="445" w:author="Scherrer  Beat" w:date="2025-04-14T10:52:00Z" w16du:dateUtc="2025-04-14T08:52:00Z">
              <w:r>
                <w:rPr>
                  <w:rFonts w:eastAsia="Times New Roman" w:cs="Aptos"/>
                  <w:color w:val="000000"/>
                  <w:sz w:val="20"/>
                  <w:szCs w:val="20"/>
                </w:rPr>
                <w:t>0.70</w:t>
              </w:r>
            </w:ins>
          </w:p>
        </w:tc>
      </w:tr>
      <w:tr w:rsidR="00A6342A" w:rsidRPr="00A6342A" w14:paraId="26047AD2" w14:textId="77777777" w:rsidTr="00C44CB6">
        <w:tblPrEx>
          <w:tblW w:w="5000" w:type="pct"/>
          <w:tblCellMar>
            <w:left w:w="70" w:type="dxa"/>
            <w:right w:w="70" w:type="dxa"/>
          </w:tblCellMar>
          <w:tblPrExChange w:id="446" w:author="Scherrer  Beat" w:date="2025-03-25T12:14:00Z" w16du:dateUtc="2025-03-25T11:14:00Z">
            <w:tblPrEx>
              <w:tblW w:w="5000" w:type="pct"/>
              <w:tblCellMar>
                <w:left w:w="70" w:type="dxa"/>
                <w:right w:w="70" w:type="dxa"/>
              </w:tblCellMar>
            </w:tblPrEx>
          </w:tblPrExChange>
        </w:tblPrEx>
        <w:trPr>
          <w:trHeight w:val="20"/>
          <w:trPrChange w:id="447" w:author="Scherrer  Beat" w:date="2025-03-25T12:14:00Z" w16du:dateUtc="2025-03-25T11:14:00Z">
            <w:trPr>
              <w:trHeight w:val="20"/>
            </w:trPr>
          </w:trPrChange>
        </w:trPr>
        <w:tc>
          <w:tcPr>
            <w:tcW w:w="2075" w:type="pct"/>
            <w:noWrap/>
            <w:vAlign w:val="bottom"/>
            <w:tcPrChange w:id="448" w:author="Scherrer  Beat" w:date="2025-03-25T12:14:00Z" w16du:dateUtc="2025-03-25T11:14:00Z">
              <w:tcPr>
                <w:tcW w:w="2075" w:type="pct"/>
                <w:noWrap/>
                <w:vAlign w:val="bottom"/>
              </w:tcPr>
            </w:tcPrChange>
          </w:tcPr>
          <w:p w14:paraId="2DB49D52"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Change w:id="449" w:author="Scherrer  Beat" w:date="2025-03-25T12:14:00Z" w16du:dateUtc="2025-03-25T11:14:00Z">
              <w:tcPr>
                <w:tcW w:w="680" w:type="pct"/>
                <w:noWrap/>
                <w:vAlign w:val="bottom"/>
              </w:tcPr>
            </w:tcPrChange>
          </w:tcPr>
          <w:p w14:paraId="039E7200" w14:textId="75B3D3D0" w:rsidR="00A6342A" w:rsidRPr="00A6342A" w:rsidRDefault="00A8369C">
            <w:pPr>
              <w:spacing w:after="0" w:line="240" w:lineRule="auto"/>
              <w:jc w:val="center"/>
              <w:rPr>
                <w:rFonts w:eastAsia="Times New Roman" w:cs="Aptos"/>
                <w:color w:val="000000"/>
                <w:sz w:val="20"/>
                <w:szCs w:val="20"/>
              </w:rPr>
              <w:pPrChange w:id="450" w:author="Scherrer  Beat" w:date="2025-03-25T12:12:00Z" w16du:dateUtc="2025-03-25T11:12:00Z">
                <w:pPr>
                  <w:spacing w:after="0" w:line="240" w:lineRule="auto"/>
                  <w:jc w:val="right"/>
                </w:pPr>
              </w:pPrChange>
            </w:pPr>
            <w:ins w:id="451" w:author="Scherrer  Beat" w:date="2025-04-14T10:52:00Z" w16du:dateUtc="2025-04-14T08:52:00Z">
              <w:r>
                <w:rPr>
                  <w:rFonts w:eastAsia="Times New Roman" w:cs="Aptos"/>
                  <w:color w:val="000000"/>
                  <w:sz w:val="20"/>
                  <w:szCs w:val="20"/>
                </w:rPr>
                <w:t>0.32</w:t>
              </w:r>
            </w:ins>
          </w:p>
        </w:tc>
        <w:tc>
          <w:tcPr>
            <w:tcW w:w="722" w:type="pct"/>
            <w:noWrap/>
            <w:tcPrChange w:id="452" w:author="Scherrer  Beat" w:date="2025-03-25T12:14:00Z" w16du:dateUtc="2025-03-25T11:14:00Z">
              <w:tcPr>
                <w:tcW w:w="722" w:type="pct"/>
                <w:noWrap/>
                <w:vAlign w:val="bottom"/>
              </w:tcPr>
            </w:tcPrChange>
          </w:tcPr>
          <w:p w14:paraId="708821E5" w14:textId="124ADA70" w:rsidR="00A6342A" w:rsidRPr="00A6342A" w:rsidRDefault="00A8369C">
            <w:pPr>
              <w:spacing w:after="0" w:line="240" w:lineRule="auto"/>
              <w:jc w:val="center"/>
              <w:rPr>
                <w:rFonts w:eastAsia="Times New Roman" w:cs="Aptos"/>
                <w:color w:val="000000"/>
                <w:sz w:val="20"/>
                <w:szCs w:val="20"/>
              </w:rPr>
              <w:pPrChange w:id="453" w:author="Scherrer  Beat" w:date="2025-03-25T12:12:00Z" w16du:dateUtc="2025-03-25T11:12:00Z">
                <w:pPr>
                  <w:spacing w:after="0" w:line="240" w:lineRule="auto"/>
                  <w:jc w:val="right"/>
                </w:pPr>
              </w:pPrChange>
            </w:pPr>
            <w:ins w:id="454" w:author="Scherrer  Beat" w:date="2025-04-14T10:52:00Z" w16du:dateUtc="2025-04-14T08:52:00Z">
              <w:r>
                <w:rPr>
                  <w:rFonts w:eastAsia="Times New Roman" w:cs="Aptos"/>
                  <w:color w:val="000000"/>
                  <w:sz w:val="20"/>
                  <w:szCs w:val="20"/>
                </w:rPr>
                <w:t>0.34</w:t>
              </w:r>
            </w:ins>
          </w:p>
        </w:tc>
        <w:tc>
          <w:tcPr>
            <w:tcW w:w="797" w:type="pct"/>
            <w:shd w:val="clear" w:color="auto" w:fill="auto"/>
            <w:noWrap/>
            <w:tcPrChange w:id="455" w:author="Scherrer  Beat" w:date="2025-03-25T12:14:00Z" w16du:dateUtc="2025-03-25T11:14:00Z">
              <w:tcPr>
                <w:tcW w:w="797" w:type="pct"/>
                <w:shd w:val="clear" w:color="auto" w:fill="auto"/>
                <w:noWrap/>
                <w:vAlign w:val="bottom"/>
              </w:tcPr>
            </w:tcPrChange>
          </w:tcPr>
          <w:p w14:paraId="31893B5D" w14:textId="7B5F9E5A" w:rsidR="00A6342A" w:rsidRPr="00A6342A" w:rsidRDefault="00A8369C">
            <w:pPr>
              <w:spacing w:after="0" w:line="240" w:lineRule="auto"/>
              <w:jc w:val="center"/>
              <w:rPr>
                <w:rFonts w:eastAsia="Times New Roman" w:cs="Aptos"/>
                <w:color w:val="000000"/>
                <w:sz w:val="20"/>
                <w:szCs w:val="20"/>
              </w:rPr>
              <w:pPrChange w:id="456" w:author="Scherrer  Beat" w:date="2025-03-25T12:12:00Z" w16du:dateUtc="2025-03-25T11:12:00Z">
                <w:pPr>
                  <w:spacing w:after="0" w:line="240" w:lineRule="auto"/>
                  <w:jc w:val="right"/>
                </w:pPr>
              </w:pPrChange>
            </w:pPr>
            <w:ins w:id="457" w:author="Scherrer  Beat" w:date="2025-04-14T10:52:00Z" w16du:dateUtc="2025-04-14T08:52:00Z">
              <w:r>
                <w:rPr>
                  <w:rFonts w:eastAsia="Times New Roman" w:cs="Aptos"/>
                  <w:color w:val="000000"/>
                  <w:sz w:val="20"/>
                  <w:szCs w:val="20"/>
                </w:rPr>
                <w:t>0.34</w:t>
              </w:r>
            </w:ins>
          </w:p>
        </w:tc>
        <w:tc>
          <w:tcPr>
            <w:tcW w:w="726" w:type="pct"/>
            <w:tcPrChange w:id="458" w:author="Scherrer  Beat" w:date="2025-03-25T12:14:00Z" w16du:dateUtc="2025-03-25T11:14:00Z">
              <w:tcPr>
                <w:tcW w:w="726" w:type="pct"/>
                <w:vAlign w:val="bottom"/>
              </w:tcPr>
            </w:tcPrChange>
          </w:tcPr>
          <w:p w14:paraId="78B72B49" w14:textId="06FEF348" w:rsidR="00A6342A" w:rsidRPr="00A6342A" w:rsidRDefault="00A8369C">
            <w:pPr>
              <w:spacing w:after="0" w:line="240" w:lineRule="auto"/>
              <w:jc w:val="center"/>
              <w:rPr>
                <w:rFonts w:eastAsia="Times New Roman" w:cs="Aptos"/>
                <w:color w:val="000000"/>
                <w:sz w:val="20"/>
                <w:szCs w:val="20"/>
              </w:rPr>
              <w:pPrChange w:id="459" w:author="Scherrer  Beat" w:date="2025-03-25T12:12:00Z" w16du:dateUtc="2025-03-25T11:12:00Z">
                <w:pPr>
                  <w:spacing w:after="0" w:line="240" w:lineRule="auto"/>
                  <w:jc w:val="right"/>
                </w:pPr>
              </w:pPrChange>
            </w:pPr>
            <w:ins w:id="460" w:author="Scherrer  Beat" w:date="2025-04-14T10:52:00Z" w16du:dateUtc="2025-04-14T08:52:00Z">
              <w:r>
                <w:rPr>
                  <w:rFonts w:eastAsia="Times New Roman" w:cs="Aptos"/>
                  <w:color w:val="000000"/>
                  <w:sz w:val="20"/>
                  <w:szCs w:val="20"/>
                </w:rPr>
                <w:t>0.36</w:t>
              </w:r>
            </w:ins>
          </w:p>
        </w:tc>
      </w:tr>
      <w:tr w:rsidR="00A6342A" w:rsidRPr="00A6342A" w14:paraId="6F863811" w14:textId="77777777" w:rsidTr="00C44CB6">
        <w:tblPrEx>
          <w:tblW w:w="5000" w:type="pct"/>
          <w:tblCellMar>
            <w:left w:w="70" w:type="dxa"/>
            <w:right w:w="70" w:type="dxa"/>
          </w:tblCellMar>
          <w:tblPrExChange w:id="461" w:author="Scherrer  Beat" w:date="2025-03-25T12:14:00Z" w16du:dateUtc="2025-03-25T11:14:00Z">
            <w:tblPrEx>
              <w:tblW w:w="5000" w:type="pct"/>
              <w:tblCellMar>
                <w:left w:w="70" w:type="dxa"/>
                <w:right w:w="70" w:type="dxa"/>
              </w:tblCellMar>
            </w:tblPrEx>
          </w:tblPrExChange>
        </w:tblPrEx>
        <w:trPr>
          <w:trHeight w:val="20"/>
          <w:trPrChange w:id="462" w:author="Scherrer  Beat" w:date="2025-03-25T12:14:00Z" w16du:dateUtc="2025-03-25T11:14:00Z">
            <w:trPr>
              <w:trHeight w:val="20"/>
            </w:trPr>
          </w:trPrChange>
        </w:trPr>
        <w:tc>
          <w:tcPr>
            <w:tcW w:w="2075" w:type="pct"/>
            <w:noWrap/>
            <w:vAlign w:val="bottom"/>
            <w:tcPrChange w:id="463" w:author="Scherrer  Beat" w:date="2025-03-25T12:14:00Z" w16du:dateUtc="2025-03-25T11:14:00Z">
              <w:tcPr>
                <w:tcW w:w="2075" w:type="pct"/>
                <w:noWrap/>
                <w:vAlign w:val="bottom"/>
              </w:tcPr>
            </w:tcPrChange>
          </w:tcPr>
          <w:p w14:paraId="14E881F7"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Change w:id="464" w:author="Scherrer  Beat" w:date="2025-03-25T12:14:00Z" w16du:dateUtc="2025-03-25T11:14:00Z">
              <w:tcPr>
                <w:tcW w:w="680" w:type="pct"/>
                <w:noWrap/>
                <w:vAlign w:val="bottom"/>
              </w:tcPr>
            </w:tcPrChange>
          </w:tcPr>
          <w:p w14:paraId="72365BC8" w14:textId="31F6A418" w:rsidR="00A6342A" w:rsidRPr="00A6342A" w:rsidRDefault="00A8369C">
            <w:pPr>
              <w:spacing w:after="0" w:line="240" w:lineRule="auto"/>
              <w:jc w:val="center"/>
              <w:rPr>
                <w:rFonts w:eastAsia="Times New Roman" w:cs="Aptos"/>
                <w:color w:val="000000"/>
                <w:sz w:val="20"/>
                <w:szCs w:val="20"/>
              </w:rPr>
              <w:pPrChange w:id="465" w:author="Scherrer  Beat" w:date="2025-03-25T12:12:00Z" w16du:dateUtc="2025-03-25T11:12:00Z">
                <w:pPr>
                  <w:spacing w:after="0" w:line="240" w:lineRule="auto"/>
                  <w:jc w:val="right"/>
                </w:pPr>
              </w:pPrChange>
            </w:pPr>
            <w:ins w:id="466" w:author="Scherrer  Beat" w:date="2025-04-14T10:52:00Z" w16du:dateUtc="2025-04-14T08:52:00Z">
              <w:r>
                <w:rPr>
                  <w:rFonts w:eastAsia="Times New Roman" w:cs="Aptos"/>
                  <w:color w:val="000000"/>
                  <w:sz w:val="20"/>
                  <w:szCs w:val="20"/>
                </w:rPr>
                <w:t>0.71</w:t>
              </w:r>
            </w:ins>
          </w:p>
        </w:tc>
        <w:tc>
          <w:tcPr>
            <w:tcW w:w="722" w:type="pct"/>
            <w:noWrap/>
            <w:tcPrChange w:id="467" w:author="Scherrer  Beat" w:date="2025-03-25T12:14:00Z" w16du:dateUtc="2025-03-25T11:14:00Z">
              <w:tcPr>
                <w:tcW w:w="722" w:type="pct"/>
                <w:noWrap/>
                <w:vAlign w:val="bottom"/>
              </w:tcPr>
            </w:tcPrChange>
          </w:tcPr>
          <w:p w14:paraId="2A6BF461" w14:textId="06572621" w:rsidR="00A6342A" w:rsidRPr="00A6342A" w:rsidRDefault="00A8369C">
            <w:pPr>
              <w:spacing w:after="0" w:line="240" w:lineRule="auto"/>
              <w:jc w:val="center"/>
              <w:rPr>
                <w:rFonts w:eastAsia="Times New Roman" w:cs="Aptos"/>
                <w:color w:val="000000"/>
                <w:sz w:val="20"/>
                <w:szCs w:val="20"/>
              </w:rPr>
              <w:pPrChange w:id="468" w:author="Scherrer  Beat" w:date="2025-03-25T12:12:00Z" w16du:dateUtc="2025-03-25T11:12:00Z">
                <w:pPr>
                  <w:spacing w:after="0" w:line="240" w:lineRule="auto"/>
                  <w:jc w:val="right"/>
                </w:pPr>
              </w:pPrChange>
            </w:pPr>
            <w:ins w:id="469" w:author="Scherrer  Beat" w:date="2025-04-14T10:53:00Z" w16du:dateUtc="2025-04-14T08:53:00Z">
              <w:r>
                <w:rPr>
                  <w:rFonts w:eastAsia="Times New Roman" w:cs="Aptos"/>
                  <w:color w:val="000000"/>
                  <w:sz w:val="20"/>
                  <w:szCs w:val="20"/>
                </w:rPr>
                <w:t>0.72</w:t>
              </w:r>
            </w:ins>
          </w:p>
        </w:tc>
        <w:tc>
          <w:tcPr>
            <w:tcW w:w="797" w:type="pct"/>
            <w:shd w:val="clear" w:color="auto" w:fill="auto"/>
            <w:noWrap/>
            <w:tcPrChange w:id="470" w:author="Scherrer  Beat" w:date="2025-03-25T12:14:00Z" w16du:dateUtc="2025-03-25T11:14:00Z">
              <w:tcPr>
                <w:tcW w:w="797" w:type="pct"/>
                <w:shd w:val="clear" w:color="auto" w:fill="auto"/>
                <w:noWrap/>
                <w:vAlign w:val="bottom"/>
              </w:tcPr>
            </w:tcPrChange>
          </w:tcPr>
          <w:p w14:paraId="0A8AF64C" w14:textId="16559548" w:rsidR="00A6342A" w:rsidRPr="00A6342A" w:rsidRDefault="00A8369C">
            <w:pPr>
              <w:spacing w:after="0" w:line="240" w:lineRule="auto"/>
              <w:jc w:val="center"/>
              <w:rPr>
                <w:rFonts w:eastAsia="Times New Roman" w:cs="Aptos"/>
                <w:color w:val="000000"/>
                <w:sz w:val="20"/>
                <w:szCs w:val="20"/>
              </w:rPr>
              <w:pPrChange w:id="471" w:author="Scherrer  Beat" w:date="2025-03-25T12:12:00Z" w16du:dateUtc="2025-03-25T11:12:00Z">
                <w:pPr>
                  <w:spacing w:after="0" w:line="240" w:lineRule="auto"/>
                  <w:jc w:val="right"/>
                </w:pPr>
              </w:pPrChange>
            </w:pPr>
            <w:ins w:id="472" w:author="Scherrer  Beat" w:date="2025-04-14T10:53:00Z" w16du:dateUtc="2025-04-14T08:53:00Z">
              <w:r>
                <w:rPr>
                  <w:rFonts w:eastAsia="Times New Roman" w:cs="Aptos"/>
                  <w:color w:val="000000"/>
                  <w:sz w:val="20"/>
                  <w:szCs w:val="20"/>
                </w:rPr>
                <w:t>0.72</w:t>
              </w:r>
            </w:ins>
          </w:p>
        </w:tc>
        <w:tc>
          <w:tcPr>
            <w:tcW w:w="726" w:type="pct"/>
            <w:tcPrChange w:id="473" w:author="Scherrer  Beat" w:date="2025-03-25T12:14:00Z" w16du:dateUtc="2025-03-25T11:14:00Z">
              <w:tcPr>
                <w:tcW w:w="726" w:type="pct"/>
                <w:vAlign w:val="bottom"/>
              </w:tcPr>
            </w:tcPrChange>
          </w:tcPr>
          <w:p w14:paraId="101778E9" w14:textId="2E2B95A7" w:rsidR="00A6342A" w:rsidRPr="00A6342A" w:rsidRDefault="00A8369C">
            <w:pPr>
              <w:spacing w:after="0" w:line="240" w:lineRule="auto"/>
              <w:jc w:val="center"/>
              <w:rPr>
                <w:rFonts w:eastAsia="Times New Roman" w:cs="Aptos"/>
                <w:color w:val="000000"/>
                <w:sz w:val="20"/>
                <w:szCs w:val="20"/>
              </w:rPr>
              <w:pPrChange w:id="474" w:author="Scherrer  Beat" w:date="2025-03-25T12:12:00Z" w16du:dateUtc="2025-03-25T11:12:00Z">
                <w:pPr>
                  <w:spacing w:after="0" w:line="240" w:lineRule="auto"/>
                  <w:jc w:val="right"/>
                </w:pPr>
              </w:pPrChange>
            </w:pPr>
            <w:ins w:id="475" w:author="Scherrer  Beat" w:date="2025-04-14T10:53:00Z" w16du:dateUtc="2025-04-14T08:53:00Z">
              <w:r>
                <w:rPr>
                  <w:rFonts w:eastAsia="Times New Roman" w:cs="Aptos"/>
                  <w:color w:val="000000"/>
                  <w:sz w:val="20"/>
                  <w:szCs w:val="20"/>
                </w:rPr>
                <w:t>0.73</w:t>
              </w:r>
            </w:ins>
          </w:p>
        </w:tc>
      </w:tr>
      <w:tr w:rsidR="00A6342A" w:rsidRPr="00A6342A" w14:paraId="5A534CD0" w14:textId="77777777" w:rsidTr="00C44CB6">
        <w:tblPrEx>
          <w:tblW w:w="5000" w:type="pct"/>
          <w:tblCellMar>
            <w:left w:w="70" w:type="dxa"/>
            <w:right w:w="70" w:type="dxa"/>
          </w:tblCellMar>
          <w:tblPrExChange w:id="476" w:author="Scherrer  Beat" w:date="2025-03-25T12:14:00Z" w16du:dateUtc="2025-03-25T11:14:00Z">
            <w:tblPrEx>
              <w:tblW w:w="5000" w:type="pct"/>
              <w:tblCellMar>
                <w:left w:w="70" w:type="dxa"/>
                <w:right w:w="70" w:type="dxa"/>
              </w:tblCellMar>
            </w:tblPrEx>
          </w:tblPrExChange>
        </w:tblPrEx>
        <w:trPr>
          <w:trHeight w:val="20"/>
          <w:trPrChange w:id="477" w:author="Scherrer  Beat" w:date="2025-03-25T12:14:00Z" w16du:dateUtc="2025-03-25T11:14:00Z">
            <w:trPr>
              <w:trHeight w:val="20"/>
            </w:trPr>
          </w:trPrChange>
        </w:trPr>
        <w:tc>
          <w:tcPr>
            <w:tcW w:w="2075" w:type="pct"/>
            <w:noWrap/>
            <w:vAlign w:val="bottom"/>
            <w:tcPrChange w:id="478" w:author="Scherrer  Beat" w:date="2025-03-25T12:14:00Z" w16du:dateUtc="2025-03-25T11:14:00Z">
              <w:tcPr>
                <w:tcW w:w="2075" w:type="pct"/>
                <w:noWrap/>
                <w:vAlign w:val="bottom"/>
              </w:tcPr>
            </w:tcPrChange>
          </w:tcPr>
          <w:p w14:paraId="0B21D193"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tcPrChange w:id="479" w:author="Scherrer  Beat" w:date="2025-03-25T12:14:00Z" w16du:dateUtc="2025-03-25T11:14:00Z">
              <w:tcPr>
                <w:tcW w:w="680" w:type="pct"/>
                <w:noWrap/>
                <w:vAlign w:val="bottom"/>
              </w:tcPr>
            </w:tcPrChange>
          </w:tcPr>
          <w:p w14:paraId="1462D69A" w14:textId="2A1225EC" w:rsidR="00A6342A" w:rsidRPr="00A6342A" w:rsidRDefault="00A8369C">
            <w:pPr>
              <w:spacing w:after="0" w:line="240" w:lineRule="auto"/>
              <w:jc w:val="center"/>
              <w:rPr>
                <w:rFonts w:eastAsia="Times New Roman" w:cs="Aptos"/>
                <w:color w:val="000000"/>
                <w:sz w:val="20"/>
                <w:szCs w:val="20"/>
              </w:rPr>
              <w:pPrChange w:id="480" w:author="Scherrer  Beat" w:date="2025-03-25T12:12:00Z" w16du:dateUtc="2025-03-25T11:12:00Z">
                <w:pPr>
                  <w:spacing w:after="0" w:line="240" w:lineRule="auto"/>
                  <w:jc w:val="right"/>
                </w:pPr>
              </w:pPrChange>
            </w:pPr>
            <w:ins w:id="481" w:author="Scherrer  Beat" w:date="2025-04-14T10:53:00Z" w16du:dateUtc="2025-04-14T08:53:00Z">
              <w:r>
                <w:rPr>
                  <w:rFonts w:eastAsia="Times New Roman" w:cs="Aptos"/>
                  <w:color w:val="000000"/>
                  <w:sz w:val="20"/>
                  <w:szCs w:val="20"/>
                </w:rPr>
                <w:t>0.60</w:t>
              </w:r>
            </w:ins>
          </w:p>
        </w:tc>
        <w:tc>
          <w:tcPr>
            <w:tcW w:w="722" w:type="pct"/>
            <w:noWrap/>
            <w:tcPrChange w:id="482" w:author="Scherrer  Beat" w:date="2025-03-25T12:14:00Z" w16du:dateUtc="2025-03-25T11:14:00Z">
              <w:tcPr>
                <w:tcW w:w="722" w:type="pct"/>
                <w:noWrap/>
                <w:vAlign w:val="bottom"/>
              </w:tcPr>
            </w:tcPrChange>
          </w:tcPr>
          <w:p w14:paraId="2ECF9F46" w14:textId="6C47F273" w:rsidR="00A6342A" w:rsidRPr="00A6342A" w:rsidRDefault="00A8369C">
            <w:pPr>
              <w:spacing w:after="0" w:line="240" w:lineRule="auto"/>
              <w:jc w:val="center"/>
              <w:rPr>
                <w:rFonts w:eastAsia="Times New Roman" w:cs="Aptos"/>
                <w:color w:val="000000"/>
                <w:sz w:val="20"/>
                <w:szCs w:val="20"/>
              </w:rPr>
              <w:pPrChange w:id="483" w:author="Scherrer  Beat" w:date="2025-03-25T12:12:00Z" w16du:dateUtc="2025-03-25T11:12:00Z">
                <w:pPr>
                  <w:spacing w:after="0" w:line="240" w:lineRule="auto"/>
                  <w:jc w:val="right"/>
                </w:pPr>
              </w:pPrChange>
            </w:pPr>
            <w:ins w:id="484" w:author="Scherrer  Beat" w:date="2025-04-14T10:53:00Z" w16du:dateUtc="2025-04-14T08:53:00Z">
              <w:r>
                <w:rPr>
                  <w:rFonts w:eastAsia="Times New Roman" w:cs="Aptos"/>
                  <w:color w:val="000000"/>
                  <w:sz w:val="20"/>
                  <w:szCs w:val="20"/>
                </w:rPr>
                <w:t>0.61</w:t>
              </w:r>
            </w:ins>
          </w:p>
        </w:tc>
        <w:tc>
          <w:tcPr>
            <w:tcW w:w="797" w:type="pct"/>
            <w:shd w:val="clear" w:color="auto" w:fill="auto"/>
            <w:noWrap/>
            <w:tcPrChange w:id="485" w:author="Scherrer  Beat" w:date="2025-03-25T12:14:00Z" w16du:dateUtc="2025-03-25T11:14:00Z">
              <w:tcPr>
                <w:tcW w:w="797" w:type="pct"/>
                <w:shd w:val="clear" w:color="auto" w:fill="auto"/>
                <w:noWrap/>
                <w:vAlign w:val="bottom"/>
              </w:tcPr>
            </w:tcPrChange>
          </w:tcPr>
          <w:p w14:paraId="6E1E0549" w14:textId="08FF30D0" w:rsidR="00A6342A" w:rsidRPr="00A6342A" w:rsidRDefault="00A8369C">
            <w:pPr>
              <w:spacing w:after="0" w:line="240" w:lineRule="auto"/>
              <w:jc w:val="center"/>
              <w:rPr>
                <w:rFonts w:eastAsia="Times New Roman" w:cs="Aptos"/>
                <w:color w:val="000000"/>
                <w:sz w:val="20"/>
                <w:szCs w:val="20"/>
              </w:rPr>
              <w:pPrChange w:id="486" w:author="Scherrer  Beat" w:date="2025-03-25T12:12:00Z" w16du:dateUtc="2025-03-25T11:12:00Z">
                <w:pPr>
                  <w:spacing w:after="0" w:line="240" w:lineRule="auto"/>
                  <w:jc w:val="right"/>
                </w:pPr>
              </w:pPrChange>
            </w:pPr>
            <w:ins w:id="487" w:author="Scherrer  Beat" w:date="2025-04-14T10:53:00Z" w16du:dateUtc="2025-04-14T08:53:00Z">
              <w:r>
                <w:rPr>
                  <w:rFonts w:eastAsia="Times New Roman" w:cs="Aptos"/>
                  <w:color w:val="000000"/>
                  <w:sz w:val="20"/>
                  <w:szCs w:val="20"/>
                </w:rPr>
                <w:t>0.61</w:t>
              </w:r>
            </w:ins>
          </w:p>
        </w:tc>
        <w:tc>
          <w:tcPr>
            <w:tcW w:w="726" w:type="pct"/>
            <w:tcPrChange w:id="488" w:author="Scherrer  Beat" w:date="2025-03-25T12:14:00Z" w16du:dateUtc="2025-03-25T11:14:00Z">
              <w:tcPr>
                <w:tcW w:w="726" w:type="pct"/>
                <w:vAlign w:val="bottom"/>
              </w:tcPr>
            </w:tcPrChange>
          </w:tcPr>
          <w:p w14:paraId="10BDBEF4" w14:textId="0B89E265" w:rsidR="00A6342A" w:rsidRPr="00A6342A" w:rsidRDefault="00A8369C">
            <w:pPr>
              <w:spacing w:after="0" w:line="240" w:lineRule="auto"/>
              <w:jc w:val="center"/>
              <w:rPr>
                <w:rFonts w:eastAsia="Times New Roman" w:cs="Aptos"/>
                <w:color w:val="000000"/>
                <w:sz w:val="20"/>
                <w:szCs w:val="20"/>
              </w:rPr>
              <w:pPrChange w:id="489" w:author="Scherrer  Beat" w:date="2025-03-25T12:12:00Z" w16du:dateUtc="2025-03-25T11:12:00Z">
                <w:pPr>
                  <w:spacing w:after="0" w:line="240" w:lineRule="auto"/>
                  <w:jc w:val="right"/>
                </w:pPr>
              </w:pPrChange>
            </w:pPr>
            <w:ins w:id="490" w:author="Scherrer  Beat" w:date="2025-04-14T10:53:00Z" w16du:dateUtc="2025-04-14T08:53:00Z">
              <w:r>
                <w:rPr>
                  <w:rFonts w:eastAsia="Times New Roman" w:cs="Aptos"/>
                  <w:color w:val="000000"/>
                  <w:sz w:val="20"/>
                  <w:szCs w:val="20"/>
                </w:rPr>
                <w:t>0.62</w:t>
              </w:r>
            </w:ins>
          </w:p>
        </w:tc>
      </w:tr>
      <w:tr w:rsidR="00A6342A" w:rsidRPr="00A6342A" w14:paraId="3300D5CC" w14:textId="77777777" w:rsidTr="00C44CB6">
        <w:tblPrEx>
          <w:tblW w:w="5000" w:type="pct"/>
          <w:tblCellMar>
            <w:left w:w="70" w:type="dxa"/>
            <w:right w:w="70" w:type="dxa"/>
          </w:tblCellMar>
          <w:tblPrExChange w:id="491" w:author="Scherrer  Beat" w:date="2025-03-25T12:14:00Z" w16du:dateUtc="2025-03-25T11:14:00Z">
            <w:tblPrEx>
              <w:tblW w:w="5000" w:type="pct"/>
              <w:tblCellMar>
                <w:left w:w="70" w:type="dxa"/>
                <w:right w:w="70" w:type="dxa"/>
              </w:tblCellMar>
            </w:tblPrEx>
          </w:tblPrExChange>
        </w:tblPrEx>
        <w:trPr>
          <w:trHeight w:val="20"/>
          <w:trPrChange w:id="492" w:author="Scherrer  Beat" w:date="2025-03-25T12:14:00Z" w16du:dateUtc="2025-03-25T11:14:00Z">
            <w:trPr>
              <w:trHeight w:val="20"/>
            </w:trPr>
          </w:trPrChange>
        </w:trPr>
        <w:tc>
          <w:tcPr>
            <w:tcW w:w="2075" w:type="pct"/>
            <w:noWrap/>
            <w:vAlign w:val="bottom"/>
            <w:tcPrChange w:id="493" w:author="Scherrer  Beat" w:date="2025-03-25T12:14:00Z" w16du:dateUtc="2025-03-25T11:14:00Z">
              <w:tcPr>
                <w:tcW w:w="2075" w:type="pct"/>
                <w:noWrap/>
                <w:vAlign w:val="bottom"/>
              </w:tcPr>
            </w:tcPrChange>
          </w:tcPr>
          <w:p w14:paraId="48B6ADEA"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Child born in health facility</w:t>
            </w:r>
          </w:p>
        </w:tc>
        <w:tc>
          <w:tcPr>
            <w:tcW w:w="680" w:type="pct"/>
            <w:noWrap/>
            <w:tcPrChange w:id="494" w:author="Scherrer  Beat" w:date="2025-03-25T12:14:00Z" w16du:dateUtc="2025-03-25T11:14:00Z">
              <w:tcPr>
                <w:tcW w:w="680" w:type="pct"/>
                <w:noWrap/>
                <w:vAlign w:val="bottom"/>
              </w:tcPr>
            </w:tcPrChange>
          </w:tcPr>
          <w:p w14:paraId="72842C79" w14:textId="77777777" w:rsidR="00A6342A" w:rsidRPr="00A6342A" w:rsidRDefault="00A6342A">
            <w:pPr>
              <w:spacing w:after="0" w:line="240" w:lineRule="auto"/>
              <w:jc w:val="center"/>
              <w:rPr>
                <w:rFonts w:eastAsia="Times New Roman" w:cs="Aptos"/>
                <w:color w:val="000000"/>
                <w:sz w:val="20"/>
                <w:szCs w:val="20"/>
              </w:rPr>
              <w:pPrChange w:id="495" w:author="Scherrer  Beat" w:date="2025-03-25T12:12:00Z" w16du:dateUtc="2025-03-25T11:12:00Z">
                <w:pPr>
                  <w:spacing w:after="0" w:line="240" w:lineRule="auto"/>
                  <w:jc w:val="right"/>
                </w:pPr>
              </w:pPrChange>
            </w:pPr>
          </w:p>
        </w:tc>
        <w:tc>
          <w:tcPr>
            <w:tcW w:w="722" w:type="pct"/>
            <w:noWrap/>
            <w:tcPrChange w:id="496" w:author="Scherrer  Beat" w:date="2025-03-25T12:14:00Z" w16du:dateUtc="2025-03-25T11:14:00Z">
              <w:tcPr>
                <w:tcW w:w="722" w:type="pct"/>
                <w:noWrap/>
                <w:vAlign w:val="bottom"/>
              </w:tcPr>
            </w:tcPrChange>
          </w:tcPr>
          <w:p w14:paraId="53AB0369" w14:textId="77777777" w:rsidR="00A6342A" w:rsidRPr="00A6342A" w:rsidRDefault="00A6342A">
            <w:pPr>
              <w:spacing w:after="0" w:line="240" w:lineRule="auto"/>
              <w:jc w:val="center"/>
              <w:rPr>
                <w:rFonts w:eastAsia="Times New Roman" w:cs="Aptos"/>
                <w:color w:val="000000"/>
                <w:sz w:val="20"/>
                <w:szCs w:val="20"/>
              </w:rPr>
              <w:pPrChange w:id="497" w:author="Scherrer  Beat" w:date="2025-03-25T12:12:00Z" w16du:dateUtc="2025-03-25T11:12:00Z">
                <w:pPr>
                  <w:spacing w:after="0" w:line="240" w:lineRule="auto"/>
                  <w:jc w:val="right"/>
                </w:pPr>
              </w:pPrChange>
            </w:pPr>
          </w:p>
        </w:tc>
        <w:tc>
          <w:tcPr>
            <w:tcW w:w="797" w:type="pct"/>
            <w:shd w:val="clear" w:color="auto" w:fill="auto"/>
            <w:noWrap/>
            <w:tcPrChange w:id="498" w:author="Scherrer  Beat" w:date="2025-03-25T12:14:00Z" w16du:dateUtc="2025-03-25T11:14:00Z">
              <w:tcPr>
                <w:tcW w:w="797" w:type="pct"/>
                <w:shd w:val="clear" w:color="auto" w:fill="auto"/>
                <w:noWrap/>
                <w:vAlign w:val="bottom"/>
              </w:tcPr>
            </w:tcPrChange>
          </w:tcPr>
          <w:p w14:paraId="62AEAAE2" w14:textId="77777777" w:rsidR="00A6342A" w:rsidRPr="00A6342A" w:rsidRDefault="00A6342A">
            <w:pPr>
              <w:spacing w:after="0" w:line="240" w:lineRule="auto"/>
              <w:jc w:val="center"/>
              <w:rPr>
                <w:rFonts w:eastAsia="Times New Roman" w:cs="Aptos"/>
                <w:color w:val="000000"/>
                <w:sz w:val="20"/>
                <w:szCs w:val="20"/>
              </w:rPr>
              <w:pPrChange w:id="499" w:author="Scherrer  Beat" w:date="2025-03-25T12:12:00Z" w16du:dateUtc="2025-03-25T11:12:00Z">
                <w:pPr>
                  <w:spacing w:after="0" w:line="240" w:lineRule="auto"/>
                  <w:jc w:val="right"/>
                </w:pPr>
              </w:pPrChange>
            </w:pPr>
          </w:p>
        </w:tc>
        <w:tc>
          <w:tcPr>
            <w:tcW w:w="726" w:type="pct"/>
            <w:tcPrChange w:id="500" w:author="Scherrer  Beat" w:date="2025-03-25T12:14:00Z" w16du:dateUtc="2025-03-25T11:14:00Z">
              <w:tcPr>
                <w:tcW w:w="726" w:type="pct"/>
                <w:vAlign w:val="bottom"/>
              </w:tcPr>
            </w:tcPrChange>
          </w:tcPr>
          <w:p w14:paraId="61DE94D7" w14:textId="77777777" w:rsidR="00A6342A" w:rsidRPr="00A6342A" w:rsidRDefault="00A6342A">
            <w:pPr>
              <w:spacing w:after="0" w:line="240" w:lineRule="auto"/>
              <w:jc w:val="center"/>
              <w:rPr>
                <w:rFonts w:eastAsia="Times New Roman" w:cs="Aptos"/>
                <w:color w:val="000000"/>
                <w:sz w:val="20"/>
                <w:szCs w:val="20"/>
              </w:rPr>
              <w:pPrChange w:id="501" w:author="Scherrer  Beat" w:date="2025-03-25T12:12:00Z" w16du:dateUtc="2025-03-25T11:12:00Z">
                <w:pPr>
                  <w:spacing w:after="0" w:line="240" w:lineRule="auto"/>
                  <w:jc w:val="right"/>
                </w:pPr>
              </w:pPrChange>
            </w:pPr>
          </w:p>
        </w:tc>
      </w:tr>
      <w:tr w:rsidR="00A6342A" w:rsidRPr="00A6342A" w14:paraId="1E4F186B" w14:textId="77777777" w:rsidTr="00C44CB6">
        <w:tblPrEx>
          <w:tblW w:w="5000" w:type="pct"/>
          <w:tblCellMar>
            <w:left w:w="70" w:type="dxa"/>
            <w:right w:w="70" w:type="dxa"/>
          </w:tblCellMar>
          <w:tblPrExChange w:id="502" w:author="Scherrer  Beat" w:date="2025-03-25T12:14:00Z" w16du:dateUtc="2025-03-25T11:14:00Z">
            <w:tblPrEx>
              <w:tblW w:w="5000" w:type="pct"/>
              <w:tblCellMar>
                <w:left w:w="70" w:type="dxa"/>
                <w:right w:w="70" w:type="dxa"/>
              </w:tblCellMar>
            </w:tblPrEx>
          </w:tblPrExChange>
        </w:tblPrEx>
        <w:trPr>
          <w:trHeight w:val="20"/>
          <w:trPrChange w:id="503" w:author="Scherrer  Beat" w:date="2025-03-25T12:14:00Z" w16du:dateUtc="2025-03-25T11:14:00Z">
            <w:trPr>
              <w:trHeight w:val="20"/>
            </w:trPr>
          </w:trPrChange>
        </w:trPr>
        <w:tc>
          <w:tcPr>
            <w:tcW w:w="2075" w:type="pct"/>
            <w:noWrap/>
            <w:vAlign w:val="bottom"/>
            <w:tcPrChange w:id="504" w:author="Scherrer  Beat" w:date="2025-03-25T12:14:00Z" w16du:dateUtc="2025-03-25T11:14:00Z">
              <w:tcPr>
                <w:tcW w:w="2075" w:type="pct"/>
                <w:noWrap/>
                <w:vAlign w:val="bottom"/>
              </w:tcPr>
            </w:tcPrChange>
          </w:tcPr>
          <w:p w14:paraId="4216B6D8"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Change w:id="505" w:author="Scherrer  Beat" w:date="2025-03-25T12:14:00Z" w16du:dateUtc="2025-03-25T11:14:00Z">
              <w:tcPr>
                <w:tcW w:w="680" w:type="pct"/>
                <w:noWrap/>
                <w:vAlign w:val="bottom"/>
              </w:tcPr>
            </w:tcPrChange>
          </w:tcPr>
          <w:p w14:paraId="7415A8AD" w14:textId="049A6EEA" w:rsidR="00A6342A" w:rsidRPr="00A6342A" w:rsidRDefault="00A8369C">
            <w:pPr>
              <w:spacing w:after="0" w:line="240" w:lineRule="auto"/>
              <w:jc w:val="center"/>
              <w:rPr>
                <w:rFonts w:eastAsia="Times New Roman" w:cs="Aptos"/>
                <w:color w:val="000000"/>
                <w:sz w:val="20"/>
                <w:szCs w:val="20"/>
              </w:rPr>
              <w:pPrChange w:id="506" w:author="Scherrer  Beat" w:date="2025-03-25T12:12:00Z" w16du:dateUtc="2025-03-25T11:12:00Z">
                <w:pPr>
                  <w:spacing w:after="0" w:line="240" w:lineRule="auto"/>
                  <w:jc w:val="right"/>
                </w:pPr>
              </w:pPrChange>
            </w:pPr>
            <w:ins w:id="507" w:author="Scherrer  Beat" w:date="2025-04-14T10:53:00Z" w16du:dateUtc="2025-04-14T08:53:00Z">
              <w:r>
                <w:rPr>
                  <w:rFonts w:eastAsia="Times New Roman" w:cs="Aptos"/>
                  <w:color w:val="000000"/>
                  <w:sz w:val="20"/>
                  <w:szCs w:val="20"/>
                </w:rPr>
                <w:t>0.82</w:t>
              </w:r>
            </w:ins>
          </w:p>
        </w:tc>
        <w:tc>
          <w:tcPr>
            <w:tcW w:w="722" w:type="pct"/>
            <w:noWrap/>
            <w:tcPrChange w:id="508" w:author="Scherrer  Beat" w:date="2025-03-25T12:14:00Z" w16du:dateUtc="2025-03-25T11:14:00Z">
              <w:tcPr>
                <w:tcW w:w="722" w:type="pct"/>
                <w:noWrap/>
                <w:vAlign w:val="bottom"/>
              </w:tcPr>
            </w:tcPrChange>
          </w:tcPr>
          <w:p w14:paraId="7DF4F7F8" w14:textId="1AC6036B" w:rsidR="00A6342A" w:rsidRPr="00A6342A" w:rsidRDefault="00A8369C">
            <w:pPr>
              <w:spacing w:after="0" w:line="240" w:lineRule="auto"/>
              <w:jc w:val="center"/>
              <w:rPr>
                <w:rFonts w:eastAsia="Times New Roman" w:cs="Aptos"/>
                <w:color w:val="000000"/>
                <w:sz w:val="20"/>
                <w:szCs w:val="20"/>
              </w:rPr>
              <w:pPrChange w:id="509" w:author="Scherrer  Beat" w:date="2025-03-25T12:12:00Z" w16du:dateUtc="2025-03-25T11:12:00Z">
                <w:pPr>
                  <w:spacing w:after="0" w:line="240" w:lineRule="auto"/>
                  <w:jc w:val="right"/>
                </w:pPr>
              </w:pPrChange>
            </w:pPr>
            <w:ins w:id="510" w:author="Scherrer  Beat" w:date="2025-04-14T10:53:00Z" w16du:dateUtc="2025-04-14T08:53:00Z">
              <w:r>
                <w:rPr>
                  <w:rFonts w:eastAsia="Times New Roman" w:cs="Aptos"/>
                  <w:color w:val="000000"/>
                  <w:sz w:val="20"/>
                  <w:szCs w:val="20"/>
                </w:rPr>
                <w:t>0.82</w:t>
              </w:r>
            </w:ins>
          </w:p>
        </w:tc>
        <w:tc>
          <w:tcPr>
            <w:tcW w:w="797" w:type="pct"/>
            <w:shd w:val="clear" w:color="auto" w:fill="auto"/>
            <w:noWrap/>
            <w:tcPrChange w:id="511" w:author="Scherrer  Beat" w:date="2025-03-25T12:14:00Z" w16du:dateUtc="2025-03-25T11:14:00Z">
              <w:tcPr>
                <w:tcW w:w="797" w:type="pct"/>
                <w:shd w:val="clear" w:color="auto" w:fill="auto"/>
                <w:noWrap/>
                <w:vAlign w:val="bottom"/>
              </w:tcPr>
            </w:tcPrChange>
          </w:tcPr>
          <w:p w14:paraId="39D9E080" w14:textId="0663BD0A" w:rsidR="00A6342A" w:rsidRPr="00A6342A" w:rsidRDefault="00A8369C">
            <w:pPr>
              <w:spacing w:after="0" w:line="240" w:lineRule="auto"/>
              <w:jc w:val="center"/>
              <w:rPr>
                <w:rFonts w:eastAsia="Times New Roman" w:cs="Aptos"/>
                <w:color w:val="000000"/>
                <w:sz w:val="20"/>
                <w:szCs w:val="20"/>
              </w:rPr>
              <w:pPrChange w:id="512" w:author="Scherrer  Beat" w:date="2025-03-25T12:12:00Z" w16du:dateUtc="2025-03-25T11:12:00Z">
                <w:pPr>
                  <w:spacing w:after="0" w:line="240" w:lineRule="auto"/>
                  <w:jc w:val="right"/>
                </w:pPr>
              </w:pPrChange>
            </w:pPr>
            <w:ins w:id="513" w:author="Scherrer  Beat" w:date="2025-04-14T10:54:00Z" w16du:dateUtc="2025-04-14T08:54:00Z">
              <w:r>
                <w:rPr>
                  <w:rFonts w:eastAsia="Times New Roman" w:cs="Aptos"/>
                  <w:color w:val="000000"/>
                  <w:sz w:val="20"/>
                  <w:szCs w:val="20"/>
                </w:rPr>
                <w:t>0.80</w:t>
              </w:r>
            </w:ins>
          </w:p>
        </w:tc>
        <w:tc>
          <w:tcPr>
            <w:tcW w:w="726" w:type="pct"/>
            <w:tcPrChange w:id="514" w:author="Scherrer  Beat" w:date="2025-03-25T12:14:00Z" w16du:dateUtc="2025-03-25T11:14:00Z">
              <w:tcPr>
                <w:tcW w:w="726" w:type="pct"/>
                <w:vAlign w:val="bottom"/>
              </w:tcPr>
            </w:tcPrChange>
          </w:tcPr>
          <w:p w14:paraId="76866EA1" w14:textId="4742D9E1" w:rsidR="00A6342A" w:rsidRPr="00A6342A" w:rsidRDefault="00A8369C">
            <w:pPr>
              <w:spacing w:after="0" w:line="240" w:lineRule="auto"/>
              <w:jc w:val="center"/>
              <w:rPr>
                <w:rFonts w:eastAsia="Times New Roman" w:cs="Aptos"/>
                <w:color w:val="000000"/>
                <w:sz w:val="20"/>
                <w:szCs w:val="20"/>
              </w:rPr>
              <w:pPrChange w:id="515" w:author="Scherrer  Beat" w:date="2025-03-25T12:12:00Z" w16du:dateUtc="2025-03-25T11:12:00Z">
                <w:pPr>
                  <w:spacing w:after="0" w:line="240" w:lineRule="auto"/>
                  <w:jc w:val="right"/>
                </w:pPr>
              </w:pPrChange>
            </w:pPr>
            <w:ins w:id="516" w:author="Scherrer  Beat" w:date="2025-04-14T10:54:00Z" w16du:dateUtc="2025-04-14T08:54:00Z">
              <w:r>
                <w:rPr>
                  <w:rFonts w:eastAsia="Times New Roman" w:cs="Aptos"/>
                  <w:color w:val="000000"/>
                  <w:sz w:val="20"/>
                  <w:szCs w:val="20"/>
                </w:rPr>
                <w:t>0.82</w:t>
              </w:r>
            </w:ins>
          </w:p>
        </w:tc>
      </w:tr>
      <w:tr w:rsidR="00A6342A" w:rsidRPr="00A6342A" w14:paraId="51F420AD" w14:textId="77777777" w:rsidTr="00C44CB6">
        <w:tblPrEx>
          <w:tblW w:w="5000" w:type="pct"/>
          <w:tblCellMar>
            <w:left w:w="70" w:type="dxa"/>
            <w:right w:w="70" w:type="dxa"/>
          </w:tblCellMar>
          <w:tblPrExChange w:id="517" w:author="Scherrer  Beat" w:date="2025-03-25T12:14:00Z" w16du:dateUtc="2025-03-25T11:14:00Z">
            <w:tblPrEx>
              <w:tblW w:w="5000" w:type="pct"/>
              <w:tblCellMar>
                <w:left w:w="70" w:type="dxa"/>
                <w:right w:w="70" w:type="dxa"/>
              </w:tblCellMar>
            </w:tblPrEx>
          </w:tblPrExChange>
        </w:tblPrEx>
        <w:trPr>
          <w:trHeight w:val="20"/>
          <w:trPrChange w:id="518" w:author="Scherrer  Beat" w:date="2025-03-25T12:14:00Z" w16du:dateUtc="2025-03-25T11:14:00Z">
            <w:trPr>
              <w:trHeight w:val="20"/>
            </w:trPr>
          </w:trPrChange>
        </w:trPr>
        <w:tc>
          <w:tcPr>
            <w:tcW w:w="2075" w:type="pct"/>
            <w:noWrap/>
            <w:vAlign w:val="bottom"/>
            <w:tcPrChange w:id="519" w:author="Scherrer  Beat" w:date="2025-03-25T12:14:00Z" w16du:dateUtc="2025-03-25T11:14:00Z">
              <w:tcPr>
                <w:tcW w:w="2075" w:type="pct"/>
                <w:noWrap/>
                <w:vAlign w:val="bottom"/>
              </w:tcPr>
            </w:tcPrChange>
          </w:tcPr>
          <w:p w14:paraId="5B687326"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Change w:id="520" w:author="Scherrer  Beat" w:date="2025-03-25T12:14:00Z" w16du:dateUtc="2025-03-25T11:14:00Z">
              <w:tcPr>
                <w:tcW w:w="680" w:type="pct"/>
                <w:noWrap/>
                <w:vAlign w:val="bottom"/>
              </w:tcPr>
            </w:tcPrChange>
          </w:tcPr>
          <w:p w14:paraId="16B30619" w14:textId="2A0A5B04" w:rsidR="00A6342A" w:rsidRPr="00A6342A" w:rsidRDefault="00A8369C">
            <w:pPr>
              <w:spacing w:after="0" w:line="240" w:lineRule="auto"/>
              <w:jc w:val="center"/>
              <w:rPr>
                <w:rFonts w:eastAsia="Times New Roman" w:cs="Aptos"/>
                <w:color w:val="000000"/>
                <w:sz w:val="20"/>
                <w:szCs w:val="20"/>
              </w:rPr>
              <w:pPrChange w:id="521" w:author="Scherrer  Beat" w:date="2025-03-25T12:12:00Z" w16du:dateUtc="2025-03-25T11:12:00Z">
                <w:pPr>
                  <w:spacing w:after="0" w:line="240" w:lineRule="auto"/>
                  <w:jc w:val="right"/>
                </w:pPr>
              </w:pPrChange>
            </w:pPr>
            <w:ins w:id="522" w:author="Scherrer  Beat" w:date="2025-04-14T10:54:00Z" w16du:dateUtc="2025-04-14T08:54:00Z">
              <w:r>
                <w:rPr>
                  <w:rFonts w:eastAsia="Times New Roman" w:cs="Aptos"/>
                  <w:color w:val="000000"/>
                  <w:sz w:val="20"/>
                  <w:szCs w:val="20"/>
                </w:rPr>
                <w:t>0.29</w:t>
              </w:r>
            </w:ins>
          </w:p>
        </w:tc>
        <w:tc>
          <w:tcPr>
            <w:tcW w:w="722" w:type="pct"/>
            <w:noWrap/>
            <w:tcPrChange w:id="523" w:author="Scherrer  Beat" w:date="2025-03-25T12:14:00Z" w16du:dateUtc="2025-03-25T11:14:00Z">
              <w:tcPr>
                <w:tcW w:w="722" w:type="pct"/>
                <w:noWrap/>
                <w:vAlign w:val="bottom"/>
              </w:tcPr>
            </w:tcPrChange>
          </w:tcPr>
          <w:p w14:paraId="6CFDA474" w14:textId="7FB44E7C" w:rsidR="00A6342A" w:rsidRPr="00A6342A" w:rsidRDefault="00A8369C">
            <w:pPr>
              <w:spacing w:after="0" w:line="240" w:lineRule="auto"/>
              <w:jc w:val="center"/>
              <w:rPr>
                <w:rFonts w:eastAsia="Times New Roman" w:cs="Aptos"/>
                <w:color w:val="000000"/>
                <w:sz w:val="20"/>
                <w:szCs w:val="20"/>
              </w:rPr>
              <w:pPrChange w:id="524" w:author="Scherrer  Beat" w:date="2025-03-25T12:12:00Z" w16du:dateUtc="2025-03-25T11:12:00Z">
                <w:pPr>
                  <w:spacing w:after="0" w:line="240" w:lineRule="auto"/>
                  <w:jc w:val="right"/>
                </w:pPr>
              </w:pPrChange>
            </w:pPr>
            <w:ins w:id="525" w:author="Scherrer  Beat" w:date="2025-04-14T10:54:00Z" w16du:dateUtc="2025-04-14T08:54:00Z">
              <w:r>
                <w:rPr>
                  <w:rFonts w:eastAsia="Times New Roman" w:cs="Aptos"/>
                  <w:color w:val="000000"/>
                  <w:sz w:val="20"/>
                  <w:szCs w:val="20"/>
                </w:rPr>
                <w:t>0.29</w:t>
              </w:r>
            </w:ins>
          </w:p>
        </w:tc>
        <w:tc>
          <w:tcPr>
            <w:tcW w:w="797" w:type="pct"/>
            <w:shd w:val="clear" w:color="auto" w:fill="auto"/>
            <w:noWrap/>
            <w:tcPrChange w:id="526" w:author="Scherrer  Beat" w:date="2025-03-25T12:14:00Z" w16du:dateUtc="2025-03-25T11:14:00Z">
              <w:tcPr>
                <w:tcW w:w="797" w:type="pct"/>
                <w:shd w:val="clear" w:color="auto" w:fill="auto"/>
                <w:noWrap/>
                <w:vAlign w:val="bottom"/>
              </w:tcPr>
            </w:tcPrChange>
          </w:tcPr>
          <w:p w14:paraId="599AD8E5" w14:textId="6EC901E2" w:rsidR="00A6342A" w:rsidRPr="00A6342A" w:rsidRDefault="00A8369C">
            <w:pPr>
              <w:spacing w:after="0" w:line="240" w:lineRule="auto"/>
              <w:jc w:val="center"/>
              <w:rPr>
                <w:rFonts w:eastAsia="Times New Roman" w:cs="Aptos"/>
                <w:color w:val="000000"/>
                <w:sz w:val="20"/>
                <w:szCs w:val="20"/>
              </w:rPr>
              <w:pPrChange w:id="527" w:author="Scherrer  Beat" w:date="2025-03-25T12:12:00Z" w16du:dateUtc="2025-03-25T11:12:00Z">
                <w:pPr>
                  <w:spacing w:after="0" w:line="240" w:lineRule="auto"/>
                  <w:jc w:val="right"/>
                </w:pPr>
              </w:pPrChange>
            </w:pPr>
            <w:ins w:id="528" w:author="Scherrer  Beat" w:date="2025-04-14T10:54:00Z" w16du:dateUtc="2025-04-14T08:54:00Z">
              <w:r>
                <w:rPr>
                  <w:rFonts w:eastAsia="Times New Roman" w:cs="Aptos"/>
                  <w:color w:val="000000"/>
                  <w:sz w:val="20"/>
                  <w:szCs w:val="20"/>
                </w:rPr>
                <w:t>0.35</w:t>
              </w:r>
            </w:ins>
          </w:p>
        </w:tc>
        <w:tc>
          <w:tcPr>
            <w:tcW w:w="726" w:type="pct"/>
            <w:tcPrChange w:id="529" w:author="Scherrer  Beat" w:date="2025-03-25T12:14:00Z" w16du:dateUtc="2025-03-25T11:14:00Z">
              <w:tcPr>
                <w:tcW w:w="726" w:type="pct"/>
                <w:vAlign w:val="bottom"/>
              </w:tcPr>
            </w:tcPrChange>
          </w:tcPr>
          <w:p w14:paraId="247FB29E" w14:textId="13A3821C" w:rsidR="00A6342A" w:rsidRPr="00A6342A" w:rsidRDefault="00A8369C">
            <w:pPr>
              <w:spacing w:after="0" w:line="240" w:lineRule="auto"/>
              <w:jc w:val="center"/>
              <w:rPr>
                <w:rFonts w:eastAsia="Times New Roman" w:cs="Aptos"/>
                <w:color w:val="000000"/>
                <w:sz w:val="20"/>
                <w:szCs w:val="20"/>
              </w:rPr>
              <w:pPrChange w:id="530" w:author="Scherrer  Beat" w:date="2025-03-25T12:12:00Z" w16du:dateUtc="2025-03-25T11:12:00Z">
                <w:pPr>
                  <w:spacing w:after="0" w:line="240" w:lineRule="auto"/>
                  <w:jc w:val="right"/>
                </w:pPr>
              </w:pPrChange>
            </w:pPr>
            <w:ins w:id="531" w:author="Scherrer  Beat" w:date="2025-04-14T10:54:00Z" w16du:dateUtc="2025-04-14T08:54:00Z">
              <w:r>
                <w:rPr>
                  <w:rFonts w:eastAsia="Times New Roman" w:cs="Aptos"/>
                  <w:color w:val="000000"/>
                  <w:sz w:val="20"/>
                  <w:szCs w:val="20"/>
                </w:rPr>
                <w:t>0.32</w:t>
              </w:r>
            </w:ins>
          </w:p>
        </w:tc>
      </w:tr>
      <w:tr w:rsidR="00A6342A" w:rsidRPr="00A6342A" w14:paraId="7B2BD277" w14:textId="77777777" w:rsidTr="00C44CB6">
        <w:tblPrEx>
          <w:tblW w:w="5000" w:type="pct"/>
          <w:tblCellMar>
            <w:left w:w="70" w:type="dxa"/>
            <w:right w:w="70" w:type="dxa"/>
          </w:tblCellMar>
          <w:tblPrExChange w:id="532" w:author="Scherrer  Beat" w:date="2025-03-25T12:14:00Z" w16du:dateUtc="2025-03-25T11:14:00Z">
            <w:tblPrEx>
              <w:tblW w:w="5000" w:type="pct"/>
              <w:tblCellMar>
                <w:left w:w="70" w:type="dxa"/>
                <w:right w:w="70" w:type="dxa"/>
              </w:tblCellMar>
            </w:tblPrEx>
          </w:tblPrExChange>
        </w:tblPrEx>
        <w:trPr>
          <w:trHeight w:val="20"/>
          <w:trPrChange w:id="533" w:author="Scherrer  Beat" w:date="2025-03-25T12:14:00Z" w16du:dateUtc="2025-03-25T11:14:00Z">
            <w:trPr>
              <w:trHeight w:val="20"/>
            </w:trPr>
          </w:trPrChange>
        </w:trPr>
        <w:tc>
          <w:tcPr>
            <w:tcW w:w="2075" w:type="pct"/>
            <w:noWrap/>
            <w:vAlign w:val="bottom"/>
            <w:tcPrChange w:id="534" w:author="Scherrer  Beat" w:date="2025-03-25T12:14:00Z" w16du:dateUtc="2025-03-25T11:14:00Z">
              <w:tcPr>
                <w:tcW w:w="2075" w:type="pct"/>
                <w:noWrap/>
                <w:vAlign w:val="bottom"/>
              </w:tcPr>
            </w:tcPrChange>
          </w:tcPr>
          <w:p w14:paraId="1D967F6A"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Change w:id="535" w:author="Scherrer  Beat" w:date="2025-03-25T12:14:00Z" w16du:dateUtc="2025-03-25T11:14:00Z">
              <w:tcPr>
                <w:tcW w:w="680" w:type="pct"/>
                <w:noWrap/>
                <w:vAlign w:val="bottom"/>
              </w:tcPr>
            </w:tcPrChange>
          </w:tcPr>
          <w:p w14:paraId="0DC61FF4" w14:textId="05C69394" w:rsidR="00A6342A" w:rsidRPr="00A6342A" w:rsidRDefault="00A8369C">
            <w:pPr>
              <w:spacing w:after="0" w:line="240" w:lineRule="auto"/>
              <w:jc w:val="center"/>
              <w:rPr>
                <w:rFonts w:eastAsia="Times New Roman" w:cs="Aptos"/>
                <w:color w:val="000000"/>
                <w:sz w:val="20"/>
                <w:szCs w:val="20"/>
              </w:rPr>
              <w:pPrChange w:id="536" w:author="Scherrer  Beat" w:date="2025-03-25T12:12:00Z" w16du:dateUtc="2025-03-25T11:12:00Z">
                <w:pPr>
                  <w:spacing w:after="0" w:line="240" w:lineRule="auto"/>
                  <w:jc w:val="right"/>
                </w:pPr>
              </w:pPrChange>
            </w:pPr>
            <w:ins w:id="537" w:author="Scherrer  Beat" w:date="2025-04-14T10:55:00Z" w16du:dateUtc="2025-04-14T08:55:00Z">
              <w:r>
                <w:rPr>
                  <w:rFonts w:eastAsia="Times New Roman" w:cs="Aptos"/>
                  <w:color w:val="000000"/>
                  <w:sz w:val="20"/>
                  <w:szCs w:val="20"/>
                </w:rPr>
                <w:t>0.89</w:t>
              </w:r>
            </w:ins>
          </w:p>
        </w:tc>
        <w:tc>
          <w:tcPr>
            <w:tcW w:w="722" w:type="pct"/>
            <w:noWrap/>
            <w:tcPrChange w:id="538" w:author="Scherrer  Beat" w:date="2025-03-25T12:14:00Z" w16du:dateUtc="2025-03-25T11:14:00Z">
              <w:tcPr>
                <w:tcW w:w="722" w:type="pct"/>
                <w:noWrap/>
                <w:vAlign w:val="bottom"/>
              </w:tcPr>
            </w:tcPrChange>
          </w:tcPr>
          <w:p w14:paraId="04C49428" w14:textId="6F313A41" w:rsidR="00A6342A" w:rsidRPr="00A6342A" w:rsidRDefault="00A8369C">
            <w:pPr>
              <w:spacing w:after="0" w:line="240" w:lineRule="auto"/>
              <w:jc w:val="center"/>
              <w:rPr>
                <w:rFonts w:eastAsia="Times New Roman" w:cs="Aptos"/>
                <w:color w:val="000000"/>
                <w:sz w:val="20"/>
                <w:szCs w:val="20"/>
              </w:rPr>
              <w:pPrChange w:id="539" w:author="Scherrer  Beat" w:date="2025-03-25T12:12:00Z" w16du:dateUtc="2025-03-25T11:12:00Z">
                <w:pPr>
                  <w:spacing w:after="0" w:line="240" w:lineRule="auto"/>
                  <w:jc w:val="right"/>
                </w:pPr>
              </w:pPrChange>
            </w:pPr>
            <w:ins w:id="540" w:author="Scherrer  Beat" w:date="2025-04-14T10:55:00Z" w16du:dateUtc="2025-04-14T08:55:00Z">
              <w:r>
                <w:rPr>
                  <w:rFonts w:eastAsia="Times New Roman" w:cs="Aptos"/>
                  <w:color w:val="000000"/>
                  <w:sz w:val="20"/>
                  <w:szCs w:val="20"/>
                </w:rPr>
                <w:t>0.88</w:t>
              </w:r>
            </w:ins>
          </w:p>
        </w:tc>
        <w:tc>
          <w:tcPr>
            <w:tcW w:w="797" w:type="pct"/>
            <w:shd w:val="clear" w:color="auto" w:fill="auto"/>
            <w:noWrap/>
            <w:tcPrChange w:id="541" w:author="Scherrer  Beat" w:date="2025-03-25T12:14:00Z" w16du:dateUtc="2025-03-25T11:14:00Z">
              <w:tcPr>
                <w:tcW w:w="797" w:type="pct"/>
                <w:shd w:val="clear" w:color="auto" w:fill="auto"/>
                <w:noWrap/>
                <w:vAlign w:val="bottom"/>
              </w:tcPr>
            </w:tcPrChange>
          </w:tcPr>
          <w:p w14:paraId="04748512" w14:textId="361C820E" w:rsidR="00A6342A" w:rsidRPr="00A6342A" w:rsidRDefault="00A8369C">
            <w:pPr>
              <w:spacing w:after="0" w:line="240" w:lineRule="auto"/>
              <w:jc w:val="center"/>
              <w:rPr>
                <w:rFonts w:eastAsia="Times New Roman" w:cs="Aptos"/>
                <w:color w:val="000000"/>
                <w:sz w:val="20"/>
                <w:szCs w:val="20"/>
              </w:rPr>
              <w:pPrChange w:id="542" w:author="Scherrer  Beat" w:date="2025-03-25T12:12:00Z" w16du:dateUtc="2025-03-25T11:12:00Z">
                <w:pPr>
                  <w:spacing w:after="0" w:line="240" w:lineRule="auto"/>
                  <w:jc w:val="right"/>
                </w:pPr>
              </w:pPrChange>
            </w:pPr>
            <w:ins w:id="543" w:author="Scherrer  Beat" w:date="2025-04-14T10:55:00Z" w16du:dateUtc="2025-04-14T08:55:00Z">
              <w:r>
                <w:rPr>
                  <w:rFonts w:eastAsia="Times New Roman" w:cs="Aptos"/>
                  <w:color w:val="000000"/>
                  <w:sz w:val="20"/>
                  <w:szCs w:val="20"/>
                </w:rPr>
                <w:t>0.85</w:t>
              </w:r>
            </w:ins>
          </w:p>
        </w:tc>
        <w:tc>
          <w:tcPr>
            <w:tcW w:w="726" w:type="pct"/>
            <w:tcPrChange w:id="544" w:author="Scherrer  Beat" w:date="2025-03-25T12:14:00Z" w16du:dateUtc="2025-03-25T11:14:00Z">
              <w:tcPr>
                <w:tcW w:w="726" w:type="pct"/>
                <w:vAlign w:val="bottom"/>
              </w:tcPr>
            </w:tcPrChange>
          </w:tcPr>
          <w:p w14:paraId="0521C268" w14:textId="0B72C5BC" w:rsidR="00A6342A" w:rsidRPr="00A6342A" w:rsidRDefault="00A8369C">
            <w:pPr>
              <w:spacing w:after="0" w:line="240" w:lineRule="auto"/>
              <w:jc w:val="center"/>
              <w:rPr>
                <w:rFonts w:eastAsia="Times New Roman" w:cs="Aptos"/>
                <w:color w:val="000000"/>
                <w:sz w:val="20"/>
                <w:szCs w:val="20"/>
              </w:rPr>
              <w:pPrChange w:id="545" w:author="Scherrer  Beat" w:date="2025-03-25T12:12:00Z" w16du:dateUtc="2025-03-25T11:12:00Z">
                <w:pPr>
                  <w:spacing w:after="0" w:line="240" w:lineRule="auto"/>
                  <w:jc w:val="right"/>
                </w:pPr>
              </w:pPrChange>
            </w:pPr>
            <w:ins w:id="546" w:author="Scherrer  Beat" w:date="2025-04-14T10:55:00Z" w16du:dateUtc="2025-04-14T08:55:00Z">
              <w:r>
                <w:rPr>
                  <w:rFonts w:eastAsia="Times New Roman" w:cs="Aptos"/>
                  <w:color w:val="000000"/>
                  <w:sz w:val="20"/>
                  <w:szCs w:val="20"/>
                </w:rPr>
                <w:t>0.87</w:t>
              </w:r>
            </w:ins>
          </w:p>
        </w:tc>
      </w:tr>
      <w:tr w:rsidR="00A6342A" w:rsidRPr="00A6342A" w14:paraId="7E0419FD" w14:textId="77777777" w:rsidTr="00C44CB6">
        <w:tblPrEx>
          <w:tblW w:w="5000" w:type="pct"/>
          <w:tblCellMar>
            <w:left w:w="70" w:type="dxa"/>
            <w:right w:w="70" w:type="dxa"/>
          </w:tblCellMar>
          <w:tblPrExChange w:id="547" w:author="Scherrer  Beat" w:date="2025-03-25T12:14:00Z" w16du:dateUtc="2025-03-25T11:14:00Z">
            <w:tblPrEx>
              <w:tblW w:w="5000" w:type="pct"/>
              <w:tblCellMar>
                <w:left w:w="70" w:type="dxa"/>
                <w:right w:w="70" w:type="dxa"/>
              </w:tblCellMar>
            </w:tblPrEx>
          </w:tblPrExChange>
        </w:tblPrEx>
        <w:trPr>
          <w:trHeight w:val="20"/>
          <w:trPrChange w:id="548" w:author="Scherrer  Beat" w:date="2025-03-25T12:14:00Z" w16du:dateUtc="2025-03-25T11:14:00Z">
            <w:trPr>
              <w:trHeight w:val="20"/>
            </w:trPr>
          </w:trPrChange>
        </w:trPr>
        <w:tc>
          <w:tcPr>
            <w:tcW w:w="2075" w:type="pct"/>
            <w:noWrap/>
            <w:vAlign w:val="bottom"/>
            <w:tcPrChange w:id="549" w:author="Scherrer  Beat" w:date="2025-03-25T12:14:00Z" w16du:dateUtc="2025-03-25T11:14:00Z">
              <w:tcPr>
                <w:tcW w:w="2075" w:type="pct"/>
                <w:noWrap/>
                <w:vAlign w:val="bottom"/>
              </w:tcPr>
            </w:tcPrChange>
          </w:tcPr>
          <w:p w14:paraId="5B361265"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tcPrChange w:id="550" w:author="Scherrer  Beat" w:date="2025-03-25T12:14:00Z" w16du:dateUtc="2025-03-25T11:14:00Z">
              <w:tcPr>
                <w:tcW w:w="680" w:type="pct"/>
                <w:noWrap/>
                <w:vAlign w:val="bottom"/>
              </w:tcPr>
            </w:tcPrChange>
          </w:tcPr>
          <w:p w14:paraId="33AF7761" w14:textId="7C8329AD" w:rsidR="00A6342A" w:rsidRPr="00A6342A" w:rsidRDefault="00A8369C">
            <w:pPr>
              <w:spacing w:after="0" w:line="240" w:lineRule="auto"/>
              <w:jc w:val="center"/>
              <w:rPr>
                <w:rFonts w:eastAsia="Times New Roman" w:cs="Aptos"/>
                <w:color w:val="000000"/>
                <w:sz w:val="20"/>
                <w:szCs w:val="20"/>
              </w:rPr>
              <w:pPrChange w:id="551" w:author="Scherrer  Beat" w:date="2025-03-25T12:12:00Z" w16du:dateUtc="2025-03-25T11:12:00Z">
                <w:pPr>
                  <w:spacing w:after="0" w:line="240" w:lineRule="auto"/>
                  <w:jc w:val="right"/>
                </w:pPr>
              </w:pPrChange>
            </w:pPr>
            <w:ins w:id="552" w:author="Scherrer  Beat" w:date="2025-04-14T10:55:00Z" w16du:dateUtc="2025-04-14T08:55:00Z">
              <w:r>
                <w:rPr>
                  <w:rFonts w:eastAsia="Times New Roman" w:cs="Aptos"/>
                  <w:color w:val="000000"/>
                  <w:sz w:val="20"/>
                  <w:szCs w:val="20"/>
                </w:rPr>
                <w:t>0.37</w:t>
              </w:r>
            </w:ins>
          </w:p>
        </w:tc>
        <w:tc>
          <w:tcPr>
            <w:tcW w:w="722" w:type="pct"/>
            <w:noWrap/>
            <w:tcPrChange w:id="553" w:author="Scherrer  Beat" w:date="2025-03-25T12:14:00Z" w16du:dateUtc="2025-03-25T11:14:00Z">
              <w:tcPr>
                <w:tcW w:w="722" w:type="pct"/>
                <w:noWrap/>
                <w:vAlign w:val="bottom"/>
              </w:tcPr>
            </w:tcPrChange>
          </w:tcPr>
          <w:p w14:paraId="6D838F50" w14:textId="0204CE39" w:rsidR="00A6342A" w:rsidRPr="00A6342A" w:rsidRDefault="00A8369C">
            <w:pPr>
              <w:spacing w:after="0" w:line="240" w:lineRule="auto"/>
              <w:jc w:val="center"/>
              <w:rPr>
                <w:rFonts w:eastAsia="Times New Roman" w:cs="Aptos"/>
                <w:color w:val="000000"/>
                <w:sz w:val="20"/>
                <w:szCs w:val="20"/>
              </w:rPr>
              <w:pPrChange w:id="554" w:author="Scherrer  Beat" w:date="2025-03-25T12:12:00Z" w16du:dateUtc="2025-03-25T11:12:00Z">
                <w:pPr>
                  <w:spacing w:after="0" w:line="240" w:lineRule="auto"/>
                  <w:jc w:val="right"/>
                </w:pPr>
              </w:pPrChange>
            </w:pPr>
            <w:ins w:id="555" w:author="Scherrer  Beat" w:date="2025-04-14T10:55:00Z" w16du:dateUtc="2025-04-14T08:55:00Z">
              <w:r>
                <w:rPr>
                  <w:rFonts w:eastAsia="Times New Roman" w:cs="Aptos"/>
                  <w:color w:val="000000"/>
                  <w:sz w:val="20"/>
                  <w:szCs w:val="20"/>
                </w:rPr>
                <w:t>0.38</w:t>
              </w:r>
            </w:ins>
          </w:p>
        </w:tc>
        <w:tc>
          <w:tcPr>
            <w:tcW w:w="797" w:type="pct"/>
            <w:shd w:val="clear" w:color="auto" w:fill="auto"/>
            <w:noWrap/>
            <w:tcPrChange w:id="556" w:author="Scherrer  Beat" w:date="2025-03-25T12:14:00Z" w16du:dateUtc="2025-03-25T11:14:00Z">
              <w:tcPr>
                <w:tcW w:w="797" w:type="pct"/>
                <w:shd w:val="clear" w:color="auto" w:fill="auto"/>
                <w:noWrap/>
                <w:vAlign w:val="bottom"/>
              </w:tcPr>
            </w:tcPrChange>
          </w:tcPr>
          <w:p w14:paraId="6B1DF06A" w14:textId="034EAEBB" w:rsidR="00A6342A" w:rsidRPr="00A6342A" w:rsidRDefault="00A8369C">
            <w:pPr>
              <w:spacing w:after="0" w:line="240" w:lineRule="auto"/>
              <w:jc w:val="center"/>
              <w:rPr>
                <w:rFonts w:eastAsia="Times New Roman" w:cs="Aptos"/>
                <w:color w:val="000000"/>
                <w:sz w:val="20"/>
                <w:szCs w:val="20"/>
              </w:rPr>
              <w:pPrChange w:id="557" w:author="Scherrer  Beat" w:date="2025-03-25T12:12:00Z" w16du:dateUtc="2025-03-25T11:12:00Z">
                <w:pPr>
                  <w:spacing w:after="0" w:line="240" w:lineRule="auto"/>
                  <w:jc w:val="right"/>
                </w:pPr>
              </w:pPrChange>
            </w:pPr>
            <w:ins w:id="558" w:author="Scherrer  Beat" w:date="2025-04-14T10:55:00Z" w16du:dateUtc="2025-04-14T08:55:00Z">
              <w:r>
                <w:rPr>
                  <w:rFonts w:eastAsia="Times New Roman" w:cs="Aptos"/>
                  <w:color w:val="000000"/>
                  <w:sz w:val="20"/>
                  <w:szCs w:val="20"/>
                </w:rPr>
                <w:t>0.49</w:t>
              </w:r>
            </w:ins>
          </w:p>
        </w:tc>
        <w:tc>
          <w:tcPr>
            <w:tcW w:w="726" w:type="pct"/>
            <w:tcPrChange w:id="559" w:author="Scherrer  Beat" w:date="2025-03-25T12:14:00Z" w16du:dateUtc="2025-03-25T11:14:00Z">
              <w:tcPr>
                <w:tcW w:w="726" w:type="pct"/>
                <w:vAlign w:val="bottom"/>
              </w:tcPr>
            </w:tcPrChange>
          </w:tcPr>
          <w:p w14:paraId="769CF230" w14:textId="7DCF29A6" w:rsidR="00A6342A" w:rsidRPr="00A6342A" w:rsidRDefault="00A8369C">
            <w:pPr>
              <w:spacing w:after="0" w:line="240" w:lineRule="auto"/>
              <w:jc w:val="center"/>
              <w:rPr>
                <w:rFonts w:eastAsia="Times New Roman" w:cs="Aptos"/>
                <w:color w:val="000000"/>
                <w:sz w:val="20"/>
                <w:szCs w:val="20"/>
              </w:rPr>
              <w:pPrChange w:id="560" w:author="Scherrer  Beat" w:date="2025-03-25T12:12:00Z" w16du:dateUtc="2025-03-25T11:12:00Z">
                <w:pPr>
                  <w:spacing w:after="0" w:line="240" w:lineRule="auto"/>
                  <w:jc w:val="right"/>
                </w:pPr>
              </w:pPrChange>
            </w:pPr>
            <w:ins w:id="561" w:author="Scherrer  Beat" w:date="2025-04-14T10:55:00Z" w16du:dateUtc="2025-04-14T08:55:00Z">
              <w:r>
                <w:rPr>
                  <w:rFonts w:eastAsia="Times New Roman" w:cs="Aptos"/>
                  <w:color w:val="000000"/>
                  <w:sz w:val="20"/>
                  <w:szCs w:val="20"/>
                </w:rPr>
                <w:t>0.42</w:t>
              </w:r>
            </w:ins>
          </w:p>
        </w:tc>
      </w:tr>
      <w:tr w:rsidR="00A6342A" w:rsidRPr="00A6342A" w14:paraId="14857700" w14:textId="77777777" w:rsidTr="00C44CB6">
        <w:tblPrEx>
          <w:tblW w:w="5000" w:type="pct"/>
          <w:tblCellMar>
            <w:left w:w="70" w:type="dxa"/>
            <w:right w:w="70" w:type="dxa"/>
          </w:tblCellMar>
          <w:tblPrExChange w:id="562" w:author="Scherrer  Beat" w:date="2025-03-25T12:14:00Z" w16du:dateUtc="2025-03-25T11:14:00Z">
            <w:tblPrEx>
              <w:tblW w:w="5000" w:type="pct"/>
              <w:tblCellMar>
                <w:left w:w="70" w:type="dxa"/>
                <w:right w:w="70" w:type="dxa"/>
              </w:tblCellMar>
            </w:tblPrEx>
          </w:tblPrExChange>
        </w:tblPrEx>
        <w:trPr>
          <w:trHeight w:val="20"/>
          <w:trPrChange w:id="563" w:author="Scherrer  Beat" w:date="2025-03-25T12:14:00Z" w16du:dateUtc="2025-03-25T11:14:00Z">
            <w:trPr>
              <w:trHeight w:val="20"/>
            </w:trPr>
          </w:trPrChange>
        </w:trPr>
        <w:tc>
          <w:tcPr>
            <w:tcW w:w="2075" w:type="pct"/>
            <w:noWrap/>
            <w:vAlign w:val="bottom"/>
            <w:tcPrChange w:id="564" w:author="Scherrer  Beat" w:date="2025-03-25T12:14:00Z" w16du:dateUtc="2025-03-25T11:14:00Z">
              <w:tcPr>
                <w:tcW w:w="2075" w:type="pct"/>
                <w:noWrap/>
                <w:vAlign w:val="bottom"/>
              </w:tcPr>
            </w:tcPrChange>
          </w:tcPr>
          <w:p w14:paraId="7E65F72B" w14:textId="77777777" w:rsidR="00A6342A" w:rsidRPr="00A6342A" w:rsidRDefault="00A6342A" w:rsidP="00A6342A">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 xml:space="preserve">Child had postnatal check </w:t>
            </w:r>
          </w:p>
        </w:tc>
        <w:tc>
          <w:tcPr>
            <w:tcW w:w="680" w:type="pct"/>
            <w:noWrap/>
            <w:tcPrChange w:id="565" w:author="Scherrer  Beat" w:date="2025-03-25T12:14:00Z" w16du:dateUtc="2025-03-25T11:14:00Z">
              <w:tcPr>
                <w:tcW w:w="680" w:type="pct"/>
                <w:noWrap/>
                <w:vAlign w:val="bottom"/>
              </w:tcPr>
            </w:tcPrChange>
          </w:tcPr>
          <w:p w14:paraId="2F10F370" w14:textId="77777777" w:rsidR="00A6342A" w:rsidRPr="00A6342A" w:rsidRDefault="00A6342A">
            <w:pPr>
              <w:spacing w:after="0" w:line="240" w:lineRule="auto"/>
              <w:jc w:val="center"/>
              <w:rPr>
                <w:rFonts w:eastAsia="Times New Roman" w:cs="Aptos"/>
                <w:color w:val="000000"/>
                <w:sz w:val="20"/>
                <w:szCs w:val="20"/>
              </w:rPr>
              <w:pPrChange w:id="566" w:author="Scherrer  Beat" w:date="2025-03-25T12:12:00Z" w16du:dateUtc="2025-03-25T11:12:00Z">
                <w:pPr>
                  <w:spacing w:after="0" w:line="240" w:lineRule="auto"/>
                  <w:jc w:val="right"/>
                </w:pPr>
              </w:pPrChange>
            </w:pPr>
          </w:p>
        </w:tc>
        <w:tc>
          <w:tcPr>
            <w:tcW w:w="722" w:type="pct"/>
            <w:noWrap/>
            <w:tcPrChange w:id="567" w:author="Scherrer  Beat" w:date="2025-03-25T12:14:00Z" w16du:dateUtc="2025-03-25T11:14:00Z">
              <w:tcPr>
                <w:tcW w:w="722" w:type="pct"/>
                <w:noWrap/>
                <w:vAlign w:val="bottom"/>
              </w:tcPr>
            </w:tcPrChange>
          </w:tcPr>
          <w:p w14:paraId="3857CD5B" w14:textId="77777777" w:rsidR="00A6342A" w:rsidRPr="00A6342A" w:rsidRDefault="00A6342A">
            <w:pPr>
              <w:spacing w:after="0" w:line="240" w:lineRule="auto"/>
              <w:jc w:val="center"/>
              <w:rPr>
                <w:rFonts w:eastAsia="Times New Roman" w:cs="Aptos"/>
                <w:color w:val="000000"/>
                <w:sz w:val="20"/>
                <w:szCs w:val="20"/>
              </w:rPr>
              <w:pPrChange w:id="568" w:author="Scherrer  Beat" w:date="2025-03-25T12:12:00Z" w16du:dateUtc="2025-03-25T11:12:00Z">
                <w:pPr>
                  <w:spacing w:after="0" w:line="240" w:lineRule="auto"/>
                  <w:jc w:val="right"/>
                </w:pPr>
              </w:pPrChange>
            </w:pPr>
          </w:p>
        </w:tc>
        <w:tc>
          <w:tcPr>
            <w:tcW w:w="797" w:type="pct"/>
            <w:noWrap/>
            <w:tcPrChange w:id="569" w:author="Scherrer  Beat" w:date="2025-03-25T12:14:00Z" w16du:dateUtc="2025-03-25T11:14:00Z">
              <w:tcPr>
                <w:tcW w:w="797" w:type="pct"/>
                <w:noWrap/>
                <w:vAlign w:val="bottom"/>
              </w:tcPr>
            </w:tcPrChange>
          </w:tcPr>
          <w:p w14:paraId="1B6DE258" w14:textId="77777777" w:rsidR="00A6342A" w:rsidRPr="00A6342A" w:rsidRDefault="00A6342A">
            <w:pPr>
              <w:spacing w:after="0" w:line="240" w:lineRule="auto"/>
              <w:jc w:val="center"/>
              <w:rPr>
                <w:rFonts w:eastAsia="Times New Roman" w:cs="Aptos"/>
                <w:color w:val="000000"/>
                <w:sz w:val="20"/>
                <w:szCs w:val="20"/>
              </w:rPr>
              <w:pPrChange w:id="570" w:author="Scherrer  Beat" w:date="2025-03-25T12:12:00Z" w16du:dateUtc="2025-03-25T11:12:00Z">
                <w:pPr>
                  <w:spacing w:after="0" w:line="240" w:lineRule="auto"/>
                  <w:jc w:val="right"/>
                </w:pPr>
              </w:pPrChange>
            </w:pPr>
          </w:p>
        </w:tc>
        <w:tc>
          <w:tcPr>
            <w:tcW w:w="726" w:type="pct"/>
            <w:tcPrChange w:id="571" w:author="Scherrer  Beat" w:date="2025-03-25T12:14:00Z" w16du:dateUtc="2025-03-25T11:14:00Z">
              <w:tcPr>
                <w:tcW w:w="726" w:type="pct"/>
                <w:vAlign w:val="bottom"/>
              </w:tcPr>
            </w:tcPrChange>
          </w:tcPr>
          <w:p w14:paraId="61910BFB" w14:textId="77777777" w:rsidR="00A6342A" w:rsidRPr="00A6342A" w:rsidRDefault="00A6342A">
            <w:pPr>
              <w:spacing w:after="0" w:line="240" w:lineRule="auto"/>
              <w:jc w:val="center"/>
              <w:rPr>
                <w:rFonts w:eastAsia="Times New Roman" w:cs="Aptos"/>
                <w:color w:val="000000"/>
                <w:sz w:val="20"/>
                <w:szCs w:val="20"/>
              </w:rPr>
              <w:pPrChange w:id="572" w:author="Scherrer  Beat" w:date="2025-03-25T12:12:00Z" w16du:dateUtc="2025-03-25T11:12:00Z">
                <w:pPr>
                  <w:spacing w:after="0" w:line="240" w:lineRule="auto"/>
                  <w:jc w:val="right"/>
                </w:pPr>
              </w:pPrChange>
            </w:pPr>
          </w:p>
        </w:tc>
      </w:tr>
      <w:tr w:rsidR="00A6342A" w:rsidRPr="00A6342A" w14:paraId="705CB9A4" w14:textId="77777777" w:rsidTr="00C44CB6">
        <w:tblPrEx>
          <w:tblW w:w="5000" w:type="pct"/>
          <w:tblCellMar>
            <w:left w:w="70" w:type="dxa"/>
            <w:right w:w="70" w:type="dxa"/>
          </w:tblCellMar>
          <w:tblPrExChange w:id="573" w:author="Scherrer  Beat" w:date="2025-03-25T12:14:00Z" w16du:dateUtc="2025-03-25T11:14:00Z">
            <w:tblPrEx>
              <w:tblW w:w="5000" w:type="pct"/>
              <w:tblCellMar>
                <w:left w:w="70" w:type="dxa"/>
                <w:right w:w="70" w:type="dxa"/>
              </w:tblCellMar>
            </w:tblPrEx>
          </w:tblPrExChange>
        </w:tblPrEx>
        <w:trPr>
          <w:trHeight w:val="20"/>
          <w:trPrChange w:id="574" w:author="Scherrer  Beat" w:date="2025-03-25T12:14:00Z" w16du:dateUtc="2025-03-25T11:14:00Z">
            <w:trPr>
              <w:trHeight w:val="20"/>
            </w:trPr>
          </w:trPrChange>
        </w:trPr>
        <w:tc>
          <w:tcPr>
            <w:tcW w:w="2075" w:type="pct"/>
            <w:noWrap/>
            <w:vAlign w:val="bottom"/>
            <w:tcPrChange w:id="575" w:author="Scherrer  Beat" w:date="2025-03-25T12:14:00Z" w16du:dateUtc="2025-03-25T11:14:00Z">
              <w:tcPr>
                <w:tcW w:w="2075" w:type="pct"/>
                <w:noWrap/>
                <w:vAlign w:val="bottom"/>
              </w:tcPr>
            </w:tcPrChange>
          </w:tcPr>
          <w:p w14:paraId="5F32F42B"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Change w:id="576" w:author="Scherrer  Beat" w:date="2025-03-25T12:14:00Z" w16du:dateUtc="2025-03-25T11:14:00Z">
              <w:tcPr>
                <w:tcW w:w="680" w:type="pct"/>
                <w:noWrap/>
                <w:vAlign w:val="bottom"/>
              </w:tcPr>
            </w:tcPrChange>
          </w:tcPr>
          <w:p w14:paraId="3DB10365" w14:textId="5A15369F" w:rsidR="00A6342A" w:rsidRPr="00A6342A" w:rsidRDefault="00A8369C">
            <w:pPr>
              <w:spacing w:after="0" w:line="240" w:lineRule="auto"/>
              <w:jc w:val="center"/>
              <w:rPr>
                <w:rFonts w:eastAsia="Times New Roman" w:cs="Aptos"/>
                <w:color w:val="000000"/>
                <w:sz w:val="20"/>
                <w:szCs w:val="20"/>
              </w:rPr>
              <w:pPrChange w:id="577" w:author="Scherrer  Beat" w:date="2025-03-25T12:12:00Z" w16du:dateUtc="2025-03-25T11:12:00Z">
                <w:pPr>
                  <w:spacing w:after="0" w:line="240" w:lineRule="auto"/>
                  <w:jc w:val="right"/>
                </w:pPr>
              </w:pPrChange>
            </w:pPr>
            <w:ins w:id="578" w:author="Scherrer  Beat" w:date="2025-04-14T10:56:00Z" w16du:dateUtc="2025-04-14T08:56:00Z">
              <w:r>
                <w:rPr>
                  <w:rFonts w:eastAsia="Times New Roman" w:cs="Aptos"/>
                  <w:color w:val="000000"/>
                  <w:sz w:val="20"/>
                  <w:szCs w:val="20"/>
                </w:rPr>
                <w:t>0.76</w:t>
              </w:r>
            </w:ins>
          </w:p>
        </w:tc>
        <w:tc>
          <w:tcPr>
            <w:tcW w:w="722" w:type="pct"/>
            <w:noWrap/>
            <w:tcPrChange w:id="579" w:author="Scherrer  Beat" w:date="2025-03-25T12:14:00Z" w16du:dateUtc="2025-03-25T11:14:00Z">
              <w:tcPr>
                <w:tcW w:w="722" w:type="pct"/>
                <w:noWrap/>
                <w:vAlign w:val="bottom"/>
              </w:tcPr>
            </w:tcPrChange>
          </w:tcPr>
          <w:p w14:paraId="4ADC0658" w14:textId="3259CDFB" w:rsidR="00A6342A" w:rsidRPr="00A6342A" w:rsidRDefault="00A8369C">
            <w:pPr>
              <w:spacing w:after="0" w:line="240" w:lineRule="auto"/>
              <w:jc w:val="center"/>
              <w:rPr>
                <w:rFonts w:eastAsia="Times New Roman" w:cs="Aptos"/>
                <w:color w:val="000000"/>
                <w:sz w:val="20"/>
                <w:szCs w:val="20"/>
              </w:rPr>
              <w:pPrChange w:id="580" w:author="Scherrer  Beat" w:date="2025-03-25T12:12:00Z" w16du:dateUtc="2025-03-25T11:12:00Z">
                <w:pPr>
                  <w:spacing w:after="0" w:line="240" w:lineRule="auto"/>
                  <w:jc w:val="right"/>
                </w:pPr>
              </w:pPrChange>
            </w:pPr>
            <w:ins w:id="581" w:author="Scherrer  Beat" w:date="2025-04-14T10:56:00Z" w16du:dateUtc="2025-04-14T08:56:00Z">
              <w:r>
                <w:rPr>
                  <w:rFonts w:eastAsia="Times New Roman" w:cs="Aptos"/>
                  <w:color w:val="000000"/>
                  <w:sz w:val="20"/>
                  <w:szCs w:val="20"/>
                </w:rPr>
                <w:t>0.77</w:t>
              </w:r>
            </w:ins>
          </w:p>
        </w:tc>
        <w:tc>
          <w:tcPr>
            <w:tcW w:w="797" w:type="pct"/>
            <w:noWrap/>
            <w:tcPrChange w:id="582" w:author="Scherrer  Beat" w:date="2025-03-25T12:14:00Z" w16du:dateUtc="2025-03-25T11:14:00Z">
              <w:tcPr>
                <w:tcW w:w="797" w:type="pct"/>
                <w:noWrap/>
                <w:vAlign w:val="bottom"/>
              </w:tcPr>
            </w:tcPrChange>
          </w:tcPr>
          <w:p w14:paraId="75EC30D6" w14:textId="722AEB43" w:rsidR="00A6342A" w:rsidRPr="00A6342A" w:rsidRDefault="00A8369C">
            <w:pPr>
              <w:spacing w:after="0" w:line="240" w:lineRule="auto"/>
              <w:jc w:val="center"/>
              <w:rPr>
                <w:rFonts w:eastAsia="Times New Roman" w:cs="Aptos"/>
                <w:color w:val="000000"/>
                <w:sz w:val="20"/>
                <w:szCs w:val="20"/>
              </w:rPr>
              <w:pPrChange w:id="583" w:author="Scherrer  Beat" w:date="2025-03-25T12:12:00Z" w16du:dateUtc="2025-03-25T11:12:00Z">
                <w:pPr>
                  <w:spacing w:after="0" w:line="240" w:lineRule="auto"/>
                  <w:jc w:val="right"/>
                </w:pPr>
              </w:pPrChange>
            </w:pPr>
            <w:ins w:id="584" w:author="Scherrer  Beat" w:date="2025-04-14T10:56:00Z" w16du:dateUtc="2025-04-14T08:56:00Z">
              <w:r>
                <w:rPr>
                  <w:rFonts w:eastAsia="Times New Roman" w:cs="Aptos"/>
                  <w:color w:val="000000"/>
                  <w:sz w:val="20"/>
                  <w:szCs w:val="20"/>
                </w:rPr>
                <w:t>0.75</w:t>
              </w:r>
            </w:ins>
          </w:p>
        </w:tc>
        <w:tc>
          <w:tcPr>
            <w:tcW w:w="726" w:type="pct"/>
            <w:shd w:val="clear" w:color="auto" w:fill="F2F2F2"/>
            <w:tcPrChange w:id="585" w:author="Scherrer  Beat" w:date="2025-03-25T12:14:00Z" w16du:dateUtc="2025-03-25T11:14:00Z">
              <w:tcPr>
                <w:tcW w:w="726" w:type="pct"/>
                <w:shd w:val="clear" w:color="auto" w:fill="F2F2F2"/>
                <w:vAlign w:val="bottom"/>
              </w:tcPr>
            </w:tcPrChange>
          </w:tcPr>
          <w:p w14:paraId="011A7DE7" w14:textId="56E723B4" w:rsidR="00A6342A" w:rsidRPr="00A6342A" w:rsidRDefault="00A8369C">
            <w:pPr>
              <w:spacing w:after="0" w:line="240" w:lineRule="auto"/>
              <w:jc w:val="center"/>
              <w:rPr>
                <w:rFonts w:eastAsia="Times New Roman" w:cs="Aptos"/>
                <w:color w:val="000000"/>
                <w:sz w:val="20"/>
                <w:szCs w:val="20"/>
              </w:rPr>
              <w:pPrChange w:id="586" w:author="Scherrer  Beat" w:date="2025-03-25T12:12:00Z" w16du:dateUtc="2025-03-25T11:12:00Z">
                <w:pPr>
                  <w:spacing w:after="0" w:line="240" w:lineRule="auto"/>
                  <w:jc w:val="right"/>
                </w:pPr>
              </w:pPrChange>
            </w:pPr>
            <w:ins w:id="587" w:author="Scherrer  Beat" w:date="2025-04-14T10:56:00Z" w16du:dateUtc="2025-04-14T08:56:00Z">
              <w:r>
                <w:rPr>
                  <w:rFonts w:eastAsia="Times New Roman" w:cs="Aptos"/>
                  <w:color w:val="000000"/>
                  <w:sz w:val="20"/>
                  <w:szCs w:val="20"/>
                </w:rPr>
                <w:t>0.77</w:t>
              </w:r>
            </w:ins>
          </w:p>
        </w:tc>
      </w:tr>
      <w:tr w:rsidR="00A6342A" w:rsidRPr="00A6342A" w14:paraId="749BB3B2" w14:textId="77777777" w:rsidTr="00C44CB6">
        <w:tblPrEx>
          <w:tblW w:w="5000" w:type="pct"/>
          <w:tblCellMar>
            <w:left w:w="70" w:type="dxa"/>
            <w:right w:w="70" w:type="dxa"/>
          </w:tblCellMar>
          <w:tblPrExChange w:id="588" w:author="Scherrer  Beat" w:date="2025-03-25T12:14:00Z" w16du:dateUtc="2025-03-25T11:14:00Z">
            <w:tblPrEx>
              <w:tblW w:w="5000" w:type="pct"/>
              <w:tblCellMar>
                <w:left w:w="70" w:type="dxa"/>
                <w:right w:w="70" w:type="dxa"/>
              </w:tblCellMar>
            </w:tblPrEx>
          </w:tblPrExChange>
        </w:tblPrEx>
        <w:trPr>
          <w:trHeight w:val="20"/>
          <w:trPrChange w:id="589" w:author="Scherrer  Beat" w:date="2025-03-25T12:14:00Z" w16du:dateUtc="2025-03-25T11:14:00Z">
            <w:trPr>
              <w:trHeight w:val="20"/>
            </w:trPr>
          </w:trPrChange>
        </w:trPr>
        <w:tc>
          <w:tcPr>
            <w:tcW w:w="2075" w:type="pct"/>
            <w:noWrap/>
            <w:vAlign w:val="bottom"/>
            <w:tcPrChange w:id="590" w:author="Scherrer  Beat" w:date="2025-03-25T12:14:00Z" w16du:dateUtc="2025-03-25T11:14:00Z">
              <w:tcPr>
                <w:tcW w:w="2075" w:type="pct"/>
                <w:noWrap/>
                <w:vAlign w:val="bottom"/>
              </w:tcPr>
            </w:tcPrChange>
          </w:tcPr>
          <w:p w14:paraId="304AC7A9"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Change w:id="591" w:author="Scherrer  Beat" w:date="2025-03-25T12:14:00Z" w16du:dateUtc="2025-03-25T11:14:00Z">
              <w:tcPr>
                <w:tcW w:w="680" w:type="pct"/>
                <w:noWrap/>
                <w:vAlign w:val="bottom"/>
              </w:tcPr>
            </w:tcPrChange>
          </w:tcPr>
          <w:p w14:paraId="363A67A1" w14:textId="297EC932" w:rsidR="00A6342A" w:rsidRPr="00A6342A" w:rsidRDefault="00A8369C">
            <w:pPr>
              <w:spacing w:after="0" w:line="240" w:lineRule="auto"/>
              <w:jc w:val="center"/>
              <w:rPr>
                <w:rFonts w:eastAsia="Times New Roman" w:cs="Aptos"/>
                <w:color w:val="000000"/>
                <w:sz w:val="20"/>
                <w:szCs w:val="20"/>
              </w:rPr>
              <w:pPrChange w:id="592" w:author="Scherrer  Beat" w:date="2025-03-25T12:12:00Z" w16du:dateUtc="2025-03-25T11:12:00Z">
                <w:pPr>
                  <w:spacing w:after="0" w:line="240" w:lineRule="auto"/>
                  <w:jc w:val="right"/>
                </w:pPr>
              </w:pPrChange>
            </w:pPr>
            <w:ins w:id="593" w:author="Scherrer  Beat" w:date="2025-04-14T10:57:00Z" w16du:dateUtc="2025-04-14T08:57:00Z">
              <w:r>
                <w:rPr>
                  <w:rFonts w:eastAsia="Times New Roman" w:cs="Aptos"/>
                  <w:color w:val="000000"/>
                  <w:sz w:val="20"/>
                  <w:szCs w:val="20"/>
                </w:rPr>
                <w:t>0.14</w:t>
              </w:r>
            </w:ins>
          </w:p>
        </w:tc>
        <w:tc>
          <w:tcPr>
            <w:tcW w:w="722" w:type="pct"/>
            <w:noWrap/>
            <w:tcPrChange w:id="594" w:author="Scherrer  Beat" w:date="2025-03-25T12:14:00Z" w16du:dateUtc="2025-03-25T11:14:00Z">
              <w:tcPr>
                <w:tcW w:w="722" w:type="pct"/>
                <w:noWrap/>
                <w:vAlign w:val="bottom"/>
              </w:tcPr>
            </w:tcPrChange>
          </w:tcPr>
          <w:p w14:paraId="79A652AB" w14:textId="15CBD9D6" w:rsidR="00A6342A" w:rsidRPr="00A6342A" w:rsidRDefault="00A8369C">
            <w:pPr>
              <w:spacing w:after="0" w:line="240" w:lineRule="auto"/>
              <w:jc w:val="center"/>
              <w:rPr>
                <w:rFonts w:eastAsia="Times New Roman" w:cs="Aptos"/>
                <w:color w:val="000000"/>
                <w:sz w:val="20"/>
                <w:szCs w:val="20"/>
              </w:rPr>
              <w:pPrChange w:id="595" w:author="Scherrer  Beat" w:date="2025-03-25T12:12:00Z" w16du:dateUtc="2025-03-25T11:12:00Z">
                <w:pPr>
                  <w:spacing w:after="0" w:line="240" w:lineRule="auto"/>
                  <w:jc w:val="right"/>
                </w:pPr>
              </w:pPrChange>
            </w:pPr>
            <w:ins w:id="596" w:author="Scherrer  Beat" w:date="2025-04-14T10:57:00Z" w16du:dateUtc="2025-04-14T08:57:00Z">
              <w:r>
                <w:rPr>
                  <w:rFonts w:eastAsia="Times New Roman" w:cs="Aptos"/>
                  <w:color w:val="000000"/>
                  <w:sz w:val="20"/>
                  <w:szCs w:val="20"/>
                </w:rPr>
                <w:t>0.16</w:t>
              </w:r>
            </w:ins>
          </w:p>
        </w:tc>
        <w:tc>
          <w:tcPr>
            <w:tcW w:w="797" w:type="pct"/>
            <w:noWrap/>
            <w:tcPrChange w:id="597" w:author="Scherrer  Beat" w:date="2025-03-25T12:14:00Z" w16du:dateUtc="2025-03-25T11:14:00Z">
              <w:tcPr>
                <w:tcW w:w="797" w:type="pct"/>
                <w:noWrap/>
                <w:vAlign w:val="bottom"/>
              </w:tcPr>
            </w:tcPrChange>
          </w:tcPr>
          <w:p w14:paraId="7CBE5963" w14:textId="03CFDD04" w:rsidR="00A6342A" w:rsidRPr="00A6342A" w:rsidRDefault="00A8369C">
            <w:pPr>
              <w:spacing w:after="0" w:line="240" w:lineRule="auto"/>
              <w:jc w:val="center"/>
              <w:rPr>
                <w:rFonts w:eastAsia="Times New Roman" w:cs="Aptos"/>
                <w:color w:val="000000"/>
                <w:sz w:val="20"/>
                <w:szCs w:val="20"/>
              </w:rPr>
              <w:pPrChange w:id="598" w:author="Scherrer  Beat" w:date="2025-03-25T12:12:00Z" w16du:dateUtc="2025-03-25T11:12:00Z">
                <w:pPr>
                  <w:spacing w:after="0" w:line="240" w:lineRule="auto"/>
                  <w:jc w:val="right"/>
                </w:pPr>
              </w:pPrChange>
            </w:pPr>
            <w:ins w:id="599" w:author="Scherrer  Beat" w:date="2025-04-14T10:57:00Z" w16du:dateUtc="2025-04-14T08:57:00Z">
              <w:r>
                <w:rPr>
                  <w:rFonts w:eastAsia="Times New Roman" w:cs="Aptos"/>
                  <w:color w:val="000000"/>
                  <w:sz w:val="20"/>
                  <w:szCs w:val="20"/>
                </w:rPr>
                <w:t>0.19</w:t>
              </w:r>
            </w:ins>
          </w:p>
        </w:tc>
        <w:tc>
          <w:tcPr>
            <w:tcW w:w="726" w:type="pct"/>
            <w:shd w:val="clear" w:color="auto" w:fill="F2F2F2"/>
            <w:tcPrChange w:id="600" w:author="Scherrer  Beat" w:date="2025-03-25T12:14:00Z" w16du:dateUtc="2025-03-25T11:14:00Z">
              <w:tcPr>
                <w:tcW w:w="726" w:type="pct"/>
                <w:shd w:val="clear" w:color="auto" w:fill="F2F2F2"/>
                <w:vAlign w:val="bottom"/>
              </w:tcPr>
            </w:tcPrChange>
          </w:tcPr>
          <w:p w14:paraId="2D782121" w14:textId="38C2E520" w:rsidR="00A6342A" w:rsidRPr="00A6342A" w:rsidRDefault="00A8369C">
            <w:pPr>
              <w:spacing w:after="0" w:line="240" w:lineRule="auto"/>
              <w:jc w:val="center"/>
              <w:rPr>
                <w:rFonts w:eastAsia="Times New Roman" w:cs="Aptos"/>
                <w:color w:val="000000"/>
                <w:sz w:val="20"/>
                <w:szCs w:val="20"/>
              </w:rPr>
              <w:pPrChange w:id="601" w:author="Scherrer  Beat" w:date="2025-03-25T12:12:00Z" w16du:dateUtc="2025-03-25T11:12:00Z">
                <w:pPr>
                  <w:spacing w:after="0" w:line="240" w:lineRule="auto"/>
                  <w:jc w:val="right"/>
                </w:pPr>
              </w:pPrChange>
            </w:pPr>
            <w:ins w:id="602" w:author="Scherrer  Beat" w:date="2025-04-14T10:57:00Z" w16du:dateUtc="2025-04-14T08:57:00Z">
              <w:r>
                <w:rPr>
                  <w:rFonts w:eastAsia="Times New Roman" w:cs="Aptos"/>
                  <w:color w:val="000000"/>
                  <w:sz w:val="20"/>
                  <w:szCs w:val="20"/>
                </w:rPr>
                <w:t>0.20</w:t>
              </w:r>
            </w:ins>
          </w:p>
        </w:tc>
      </w:tr>
      <w:tr w:rsidR="00A6342A" w:rsidRPr="00A6342A" w14:paraId="5CD5CEC3" w14:textId="77777777" w:rsidTr="00C44CB6">
        <w:tblPrEx>
          <w:tblW w:w="5000" w:type="pct"/>
          <w:tblCellMar>
            <w:left w:w="70" w:type="dxa"/>
            <w:right w:w="70" w:type="dxa"/>
          </w:tblCellMar>
          <w:tblPrExChange w:id="603" w:author="Scherrer  Beat" w:date="2025-03-25T12:14:00Z" w16du:dateUtc="2025-03-25T11:14:00Z">
            <w:tblPrEx>
              <w:tblW w:w="5000" w:type="pct"/>
              <w:tblCellMar>
                <w:left w:w="70" w:type="dxa"/>
                <w:right w:w="70" w:type="dxa"/>
              </w:tblCellMar>
            </w:tblPrEx>
          </w:tblPrExChange>
        </w:tblPrEx>
        <w:trPr>
          <w:trHeight w:val="20"/>
          <w:trPrChange w:id="604" w:author="Scherrer  Beat" w:date="2025-03-25T12:14:00Z" w16du:dateUtc="2025-03-25T11:14:00Z">
            <w:trPr>
              <w:trHeight w:val="20"/>
            </w:trPr>
          </w:trPrChange>
        </w:trPr>
        <w:tc>
          <w:tcPr>
            <w:tcW w:w="2075" w:type="pct"/>
            <w:noWrap/>
            <w:vAlign w:val="bottom"/>
            <w:tcPrChange w:id="605" w:author="Scherrer  Beat" w:date="2025-03-25T12:14:00Z" w16du:dateUtc="2025-03-25T11:14:00Z">
              <w:tcPr>
                <w:tcW w:w="2075" w:type="pct"/>
                <w:noWrap/>
                <w:vAlign w:val="bottom"/>
              </w:tcPr>
            </w:tcPrChange>
          </w:tcPr>
          <w:p w14:paraId="1449A329"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Change w:id="606" w:author="Scherrer  Beat" w:date="2025-03-25T12:14:00Z" w16du:dateUtc="2025-03-25T11:14:00Z">
              <w:tcPr>
                <w:tcW w:w="680" w:type="pct"/>
                <w:noWrap/>
                <w:vAlign w:val="bottom"/>
              </w:tcPr>
            </w:tcPrChange>
          </w:tcPr>
          <w:p w14:paraId="18A351B9" w14:textId="07C4C2F9" w:rsidR="00A6342A" w:rsidRPr="00A6342A" w:rsidRDefault="00A8369C">
            <w:pPr>
              <w:spacing w:after="0" w:line="240" w:lineRule="auto"/>
              <w:jc w:val="center"/>
              <w:rPr>
                <w:rFonts w:eastAsia="Times New Roman" w:cs="Aptos"/>
                <w:color w:val="000000"/>
                <w:sz w:val="20"/>
                <w:szCs w:val="20"/>
              </w:rPr>
              <w:pPrChange w:id="607" w:author="Scherrer  Beat" w:date="2025-03-25T12:12:00Z" w16du:dateUtc="2025-03-25T11:12:00Z">
                <w:pPr>
                  <w:spacing w:after="0" w:line="240" w:lineRule="auto"/>
                  <w:jc w:val="right"/>
                </w:pPr>
              </w:pPrChange>
            </w:pPr>
            <w:ins w:id="608" w:author="Scherrer  Beat" w:date="2025-04-14T10:57:00Z" w16du:dateUtc="2025-04-14T08:57:00Z">
              <w:r>
                <w:rPr>
                  <w:rFonts w:eastAsia="Times New Roman" w:cs="Aptos"/>
                  <w:color w:val="000000"/>
                  <w:sz w:val="20"/>
                  <w:szCs w:val="20"/>
                </w:rPr>
                <w:t>0.47</w:t>
              </w:r>
            </w:ins>
          </w:p>
        </w:tc>
        <w:tc>
          <w:tcPr>
            <w:tcW w:w="722" w:type="pct"/>
            <w:noWrap/>
            <w:tcPrChange w:id="609" w:author="Scherrer  Beat" w:date="2025-03-25T12:14:00Z" w16du:dateUtc="2025-03-25T11:14:00Z">
              <w:tcPr>
                <w:tcW w:w="722" w:type="pct"/>
                <w:noWrap/>
                <w:vAlign w:val="bottom"/>
              </w:tcPr>
            </w:tcPrChange>
          </w:tcPr>
          <w:p w14:paraId="4C82DDA7" w14:textId="09EE636C" w:rsidR="00A6342A" w:rsidRPr="00A6342A" w:rsidRDefault="00A8369C">
            <w:pPr>
              <w:spacing w:after="0" w:line="240" w:lineRule="auto"/>
              <w:jc w:val="center"/>
              <w:rPr>
                <w:rFonts w:eastAsia="Times New Roman" w:cs="Aptos"/>
                <w:color w:val="000000"/>
                <w:sz w:val="20"/>
                <w:szCs w:val="20"/>
              </w:rPr>
              <w:pPrChange w:id="610" w:author="Scherrer  Beat" w:date="2025-03-25T12:12:00Z" w16du:dateUtc="2025-03-25T11:12:00Z">
                <w:pPr>
                  <w:spacing w:after="0" w:line="240" w:lineRule="auto"/>
                  <w:jc w:val="right"/>
                </w:pPr>
              </w:pPrChange>
            </w:pPr>
            <w:ins w:id="611" w:author="Scherrer  Beat" w:date="2025-04-14T10:57:00Z" w16du:dateUtc="2025-04-14T08:57:00Z">
              <w:r>
                <w:rPr>
                  <w:rFonts w:eastAsia="Times New Roman" w:cs="Aptos"/>
                  <w:color w:val="000000"/>
                  <w:sz w:val="20"/>
                  <w:szCs w:val="20"/>
                </w:rPr>
                <w:t>0.48</w:t>
              </w:r>
            </w:ins>
          </w:p>
        </w:tc>
        <w:tc>
          <w:tcPr>
            <w:tcW w:w="797" w:type="pct"/>
            <w:noWrap/>
            <w:tcPrChange w:id="612" w:author="Scherrer  Beat" w:date="2025-03-25T12:14:00Z" w16du:dateUtc="2025-03-25T11:14:00Z">
              <w:tcPr>
                <w:tcW w:w="797" w:type="pct"/>
                <w:noWrap/>
                <w:vAlign w:val="bottom"/>
              </w:tcPr>
            </w:tcPrChange>
          </w:tcPr>
          <w:p w14:paraId="537E3964" w14:textId="345A73D2" w:rsidR="00A6342A" w:rsidRPr="00A6342A" w:rsidRDefault="00A8369C">
            <w:pPr>
              <w:spacing w:after="0" w:line="240" w:lineRule="auto"/>
              <w:jc w:val="center"/>
              <w:rPr>
                <w:rFonts w:eastAsia="Times New Roman" w:cs="Aptos"/>
                <w:color w:val="000000"/>
                <w:sz w:val="20"/>
                <w:szCs w:val="20"/>
              </w:rPr>
              <w:pPrChange w:id="613" w:author="Scherrer  Beat" w:date="2025-03-25T12:12:00Z" w16du:dateUtc="2025-03-25T11:12:00Z">
                <w:pPr>
                  <w:spacing w:after="0" w:line="240" w:lineRule="auto"/>
                  <w:jc w:val="right"/>
                </w:pPr>
              </w:pPrChange>
            </w:pPr>
            <w:ins w:id="614" w:author="Scherrer  Beat" w:date="2025-04-14T10:57:00Z" w16du:dateUtc="2025-04-14T08:57:00Z">
              <w:r>
                <w:rPr>
                  <w:rFonts w:eastAsia="Times New Roman" w:cs="Aptos"/>
                  <w:color w:val="000000"/>
                  <w:sz w:val="20"/>
                  <w:szCs w:val="20"/>
                </w:rPr>
                <w:t>0.52</w:t>
              </w:r>
            </w:ins>
          </w:p>
        </w:tc>
        <w:tc>
          <w:tcPr>
            <w:tcW w:w="726" w:type="pct"/>
            <w:shd w:val="clear" w:color="auto" w:fill="F2F2F2"/>
            <w:tcPrChange w:id="615" w:author="Scherrer  Beat" w:date="2025-03-25T12:14:00Z" w16du:dateUtc="2025-03-25T11:14:00Z">
              <w:tcPr>
                <w:tcW w:w="726" w:type="pct"/>
                <w:shd w:val="clear" w:color="auto" w:fill="F2F2F2"/>
                <w:vAlign w:val="bottom"/>
              </w:tcPr>
            </w:tcPrChange>
          </w:tcPr>
          <w:p w14:paraId="2C6C967C" w14:textId="012AE339" w:rsidR="00A6342A" w:rsidRPr="00A6342A" w:rsidRDefault="00A8369C">
            <w:pPr>
              <w:spacing w:after="0" w:line="240" w:lineRule="auto"/>
              <w:jc w:val="center"/>
              <w:rPr>
                <w:rFonts w:eastAsia="Times New Roman" w:cs="Aptos"/>
                <w:color w:val="000000"/>
                <w:sz w:val="20"/>
                <w:szCs w:val="20"/>
              </w:rPr>
              <w:pPrChange w:id="616" w:author="Scherrer  Beat" w:date="2025-03-25T12:12:00Z" w16du:dateUtc="2025-03-25T11:12:00Z">
                <w:pPr>
                  <w:spacing w:after="0" w:line="240" w:lineRule="auto"/>
                  <w:jc w:val="right"/>
                </w:pPr>
              </w:pPrChange>
            </w:pPr>
            <w:ins w:id="617" w:author="Scherrer  Beat" w:date="2025-04-14T10:57:00Z" w16du:dateUtc="2025-04-14T08:57:00Z">
              <w:r>
                <w:rPr>
                  <w:rFonts w:eastAsia="Times New Roman" w:cs="Aptos"/>
                  <w:color w:val="000000"/>
                  <w:sz w:val="20"/>
                  <w:szCs w:val="20"/>
                </w:rPr>
                <w:t>0.50</w:t>
              </w:r>
            </w:ins>
          </w:p>
        </w:tc>
      </w:tr>
      <w:tr w:rsidR="00A6342A" w:rsidRPr="00A6342A" w14:paraId="69CABCA9" w14:textId="77777777" w:rsidTr="00C44CB6">
        <w:tblPrEx>
          <w:tblW w:w="5000" w:type="pct"/>
          <w:tblCellMar>
            <w:left w:w="70" w:type="dxa"/>
            <w:right w:w="70" w:type="dxa"/>
          </w:tblCellMar>
          <w:tblPrExChange w:id="618" w:author="Scherrer  Beat" w:date="2025-03-25T12:14:00Z" w16du:dateUtc="2025-03-25T11:14:00Z">
            <w:tblPrEx>
              <w:tblW w:w="5000" w:type="pct"/>
              <w:tblCellMar>
                <w:left w:w="70" w:type="dxa"/>
                <w:right w:w="70" w:type="dxa"/>
              </w:tblCellMar>
            </w:tblPrEx>
          </w:tblPrExChange>
        </w:tblPrEx>
        <w:trPr>
          <w:trHeight w:val="20"/>
          <w:trPrChange w:id="619" w:author="Scherrer  Beat" w:date="2025-03-25T12:14:00Z" w16du:dateUtc="2025-03-25T11:14:00Z">
            <w:trPr>
              <w:trHeight w:val="20"/>
            </w:trPr>
          </w:trPrChange>
        </w:trPr>
        <w:tc>
          <w:tcPr>
            <w:tcW w:w="2075" w:type="pct"/>
            <w:tcBorders>
              <w:bottom w:val="double" w:sz="4" w:space="0" w:color="auto"/>
            </w:tcBorders>
            <w:noWrap/>
            <w:vAlign w:val="bottom"/>
            <w:tcPrChange w:id="620" w:author="Scherrer  Beat" w:date="2025-03-25T12:14:00Z" w16du:dateUtc="2025-03-25T11:14:00Z">
              <w:tcPr>
                <w:tcW w:w="2075" w:type="pct"/>
                <w:tcBorders>
                  <w:bottom w:val="double" w:sz="4" w:space="0" w:color="auto"/>
                </w:tcBorders>
                <w:noWrap/>
                <w:vAlign w:val="bottom"/>
              </w:tcPr>
            </w:tcPrChange>
          </w:tcPr>
          <w:p w14:paraId="116A0621" w14:textId="77777777" w:rsidR="00A6342A" w:rsidRPr="00A6342A" w:rsidRDefault="00A6342A" w:rsidP="00A6342A">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tcBorders>
              <w:bottom w:val="double" w:sz="4" w:space="0" w:color="auto"/>
            </w:tcBorders>
            <w:noWrap/>
            <w:tcPrChange w:id="621" w:author="Scherrer  Beat" w:date="2025-03-25T12:14:00Z" w16du:dateUtc="2025-03-25T11:14:00Z">
              <w:tcPr>
                <w:tcW w:w="680" w:type="pct"/>
                <w:tcBorders>
                  <w:bottom w:val="double" w:sz="4" w:space="0" w:color="auto"/>
                </w:tcBorders>
                <w:noWrap/>
                <w:vAlign w:val="bottom"/>
              </w:tcPr>
            </w:tcPrChange>
          </w:tcPr>
          <w:p w14:paraId="6A97D6AF" w14:textId="6A87CF0F" w:rsidR="00A6342A" w:rsidRPr="00A6342A" w:rsidRDefault="00A8369C">
            <w:pPr>
              <w:spacing w:after="0" w:line="240" w:lineRule="auto"/>
              <w:jc w:val="center"/>
              <w:rPr>
                <w:rFonts w:eastAsia="Times New Roman" w:cs="Aptos"/>
                <w:color w:val="000000"/>
                <w:sz w:val="20"/>
                <w:szCs w:val="20"/>
              </w:rPr>
              <w:pPrChange w:id="622" w:author="Scherrer  Beat" w:date="2025-03-25T12:12:00Z" w16du:dateUtc="2025-03-25T11:12:00Z">
                <w:pPr>
                  <w:spacing w:after="0" w:line="240" w:lineRule="auto"/>
                  <w:jc w:val="right"/>
                </w:pPr>
              </w:pPrChange>
            </w:pPr>
            <w:ins w:id="623" w:author="Scherrer  Beat" w:date="2025-04-14T10:58:00Z" w16du:dateUtc="2025-04-14T08:58:00Z">
              <w:r>
                <w:rPr>
                  <w:rFonts w:eastAsia="Times New Roman" w:cs="Aptos"/>
                  <w:color w:val="000000"/>
                  <w:sz w:val="20"/>
                  <w:szCs w:val="20"/>
                </w:rPr>
                <w:t>0.64</w:t>
              </w:r>
            </w:ins>
          </w:p>
        </w:tc>
        <w:tc>
          <w:tcPr>
            <w:tcW w:w="722" w:type="pct"/>
            <w:tcBorders>
              <w:bottom w:val="double" w:sz="4" w:space="0" w:color="auto"/>
            </w:tcBorders>
            <w:noWrap/>
            <w:tcPrChange w:id="624" w:author="Scherrer  Beat" w:date="2025-03-25T12:14:00Z" w16du:dateUtc="2025-03-25T11:14:00Z">
              <w:tcPr>
                <w:tcW w:w="722" w:type="pct"/>
                <w:tcBorders>
                  <w:bottom w:val="double" w:sz="4" w:space="0" w:color="auto"/>
                </w:tcBorders>
                <w:noWrap/>
                <w:vAlign w:val="bottom"/>
              </w:tcPr>
            </w:tcPrChange>
          </w:tcPr>
          <w:p w14:paraId="5E13E6D7" w14:textId="1A4D0A87" w:rsidR="00A6342A" w:rsidRPr="00A6342A" w:rsidRDefault="00A8369C">
            <w:pPr>
              <w:spacing w:after="0" w:line="240" w:lineRule="auto"/>
              <w:jc w:val="center"/>
              <w:rPr>
                <w:rFonts w:eastAsia="Times New Roman" w:cs="Aptos"/>
                <w:color w:val="000000"/>
                <w:sz w:val="20"/>
                <w:szCs w:val="20"/>
              </w:rPr>
              <w:pPrChange w:id="625" w:author="Scherrer  Beat" w:date="2025-03-25T12:12:00Z" w16du:dateUtc="2025-03-25T11:12:00Z">
                <w:pPr>
                  <w:spacing w:after="0" w:line="240" w:lineRule="auto"/>
                  <w:jc w:val="right"/>
                </w:pPr>
              </w:pPrChange>
            </w:pPr>
            <w:ins w:id="626" w:author="Scherrer  Beat" w:date="2025-04-14T10:58:00Z" w16du:dateUtc="2025-04-14T08:58:00Z">
              <w:r>
                <w:rPr>
                  <w:rFonts w:eastAsia="Times New Roman" w:cs="Aptos"/>
                  <w:color w:val="000000"/>
                  <w:sz w:val="20"/>
                  <w:szCs w:val="20"/>
                </w:rPr>
                <w:t>0.66</w:t>
              </w:r>
            </w:ins>
          </w:p>
        </w:tc>
        <w:tc>
          <w:tcPr>
            <w:tcW w:w="797" w:type="pct"/>
            <w:tcBorders>
              <w:bottom w:val="double" w:sz="4" w:space="0" w:color="auto"/>
            </w:tcBorders>
            <w:noWrap/>
            <w:tcPrChange w:id="627" w:author="Scherrer  Beat" w:date="2025-03-25T12:14:00Z" w16du:dateUtc="2025-03-25T11:14:00Z">
              <w:tcPr>
                <w:tcW w:w="797" w:type="pct"/>
                <w:tcBorders>
                  <w:bottom w:val="double" w:sz="4" w:space="0" w:color="auto"/>
                </w:tcBorders>
                <w:noWrap/>
                <w:vAlign w:val="bottom"/>
              </w:tcPr>
            </w:tcPrChange>
          </w:tcPr>
          <w:p w14:paraId="3C8BBC31" w14:textId="6AFABA87" w:rsidR="00A6342A" w:rsidRPr="00A6342A" w:rsidRDefault="00A8369C">
            <w:pPr>
              <w:spacing w:after="0" w:line="240" w:lineRule="auto"/>
              <w:jc w:val="center"/>
              <w:rPr>
                <w:rFonts w:eastAsia="Times New Roman" w:cs="Aptos"/>
                <w:color w:val="000000"/>
                <w:sz w:val="20"/>
                <w:szCs w:val="20"/>
              </w:rPr>
              <w:pPrChange w:id="628" w:author="Scherrer  Beat" w:date="2025-03-25T12:12:00Z" w16du:dateUtc="2025-03-25T11:12:00Z">
                <w:pPr>
                  <w:spacing w:after="0" w:line="240" w:lineRule="auto"/>
                  <w:jc w:val="right"/>
                </w:pPr>
              </w:pPrChange>
            </w:pPr>
            <w:ins w:id="629" w:author="Scherrer  Beat" w:date="2025-04-14T10:58:00Z" w16du:dateUtc="2025-04-14T08:58:00Z">
              <w:r>
                <w:rPr>
                  <w:rFonts w:eastAsia="Times New Roman" w:cs="Aptos"/>
                  <w:color w:val="000000"/>
                  <w:sz w:val="20"/>
                  <w:szCs w:val="20"/>
                </w:rPr>
                <w:t>0.66</w:t>
              </w:r>
            </w:ins>
          </w:p>
        </w:tc>
        <w:tc>
          <w:tcPr>
            <w:tcW w:w="726" w:type="pct"/>
            <w:tcBorders>
              <w:bottom w:val="double" w:sz="4" w:space="0" w:color="auto"/>
            </w:tcBorders>
            <w:shd w:val="clear" w:color="auto" w:fill="F2F2F2"/>
            <w:tcPrChange w:id="630" w:author="Scherrer  Beat" w:date="2025-03-25T12:14:00Z" w16du:dateUtc="2025-03-25T11:14:00Z">
              <w:tcPr>
                <w:tcW w:w="726" w:type="pct"/>
                <w:tcBorders>
                  <w:bottom w:val="double" w:sz="4" w:space="0" w:color="auto"/>
                </w:tcBorders>
                <w:shd w:val="clear" w:color="auto" w:fill="F2F2F2"/>
                <w:vAlign w:val="bottom"/>
              </w:tcPr>
            </w:tcPrChange>
          </w:tcPr>
          <w:p w14:paraId="57BF87D4" w14:textId="4707AD76" w:rsidR="00A6342A" w:rsidRPr="00A6342A" w:rsidRDefault="00A8369C">
            <w:pPr>
              <w:spacing w:after="0" w:line="240" w:lineRule="auto"/>
              <w:jc w:val="center"/>
              <w:rPr>
                <w:rFonts w:eastAsia="Times New Roman" w:cs="Aptos"/>
                <w:color w:val="000000"/>
                <w:sz w:val="20"/>
                <w:szCs w:val="20"/>
              </w:rPr>
              <w:pPrChange w:id="631" w:author="Scherrer  Beat" w:date="2025-03-25T12:12:00Z" w16du:dateUtc="2025-03-25T11:12:00Z">
                <w:pPr>
                  <w:spacing w:after="0" w:line="240" w:lineRule="auto"/>
                  <w:jc w:val="right"/>
                </w:pPr>
              </w:pPrChange>
            </w:pPr>
            <w:ins w:id="632" w:author="Scherrer  Beat" w:date="2025-04-14T10:58:00Z" w16du:dateUtc="2025-04-14T08:58:00Z">
              <w:r>
                <w:rPr>
                  <w:rFonts w:eastAsia="Times New Roman" w:cs="Aptos"/>
                  <w:color w:val="000000"/>
                  <w:sz w:val="20"/>
                  <w:szCs w:val="20"/>
                </w:rPr>
                <w:t>0.66</w:t>
              </w:r>
            </w:ins>
          </w:p>
        </w:tc>
      </w:tr>
    </w:tbl>
    <w:p w14:paraId="18D3B1D5" w14:textId="77777777" w:rsidR="0031512E" w:rsidRDefault="00A6342A" w:rsidP="00A6342A">
      <w:pPr>
        <w:spacing w:after="0" w:line="240" w:lineRule="auto"/>
        <w:rPr>
          <w:rFonts w:eastAsia="Times New Roman" w:cs="Times New Roman"/>
          <w:sz w:val="20"/>
          <w:lang w:val="en-US"/>
        </w:rPr>
      </w:pPr>
      <w:r w:rsidRPr="00A6342A">
        <w:rPr>
          <w:rFonts w:eastAsia="Times New Roman" w:cs="Times New Roman"/>
          <w:sz w:val="20"/>
          <w:lang w:val="en-US"/>
        </w:rPr>
        <w:t>Note:</w:t>
      </w:r>
    </w:p>
    <w:p w14:paraId="72329149" w14:textId="77777777" w:rsidR="0031512E" w:rsidRDefault="0031512E" w:rsidP="00A6342A">
      <w:pPr>
        <w:spacing w:after="0" w:line="240" w:lineRule="auto"/>
        <w:rPr>
          <w:rFonts w:eastAsia="Times New Roman" w:cs="Times New Roman"/>
          <w:sz w:val="20"/>
          <w:lang w:val="en-US"/>
        </w:rPr>
      </w:pPr>
    </w:p>
    <w:p w14:paraId="38D12ED4" w14:textId="77777777" w:rsidR="0031512E" w:rsidRDefault="0031512E" w:rsidP="0031512E">
      <w:pPr>
        <w:pStyle w:val="NoSpacing"/>
        <w:spacing w:after="120"/>
        <w:rPr>
          <w:noProof/>
          <w:sz w:val="20"/>
          <w:lang w:val="en-US"/>
        </w:rPr>
      </w:pPr>
    </w:p>
    <w:p w14:paraId="4BFE5F7E" w14:textId="00C26CD3" w:rsidR="0031512E" w:rsidRPr="00A6342A" w:rsidRDefault="0031512E" w:rsidP="0031512E">
      <w:pPr>
        <w:spacing w:after="0" w:line="240" w:lineRule="auto"/>
        <w:rPr>
          <w:rFonts w:eastAsia="Times New Roman" w:cs="Times New Roman"/>
          <w:b/>
          <w:lang w:val="en-US"/>
        </w:rPr>
      </w:pPr>
      <w:commentRangeStart w:id="633"/>
      <w:commentRangeStart w:id="634"/>
      <w:r w:rsidRPr="00A6342A">
        <w:rPr>
          <w:rFonts w:eastAsia="Times New Roman" w:cs="Times New Roman"/>
          <w:b/>
          <w:lang w:val="en-US"/>
        </w:rPr>
        <w:t xml:space="preserve">Table </w:t>
      </w:r>
      <w:r>
        <w:rPr>
          <w:rFonts w:eastAsia="Times New Roman" w:cs="Times New Roman"/>
          <w:b/>
          <w:lang w:val="en-US"/>
        </w:rPr>
        <w:t>B2</w:t>
      </w:r>
      <w:r w:rsidRPr="00A6342A">
        <w:rPr>
          <w:rFonts w:eastAsia="Times New Roman" w:cs="Times New Roman"/>
          <w:b/>
          <w:lang w:val="en-US"/>
        </w:rPr>
        <w:t xml:space="preserve">: Performance metrics for </w:t>
      </w:r>
      <w:r>
        <w:rPr>
          <w:rFonts w:eastAsia="Times New Roman" w:cs="Times New Roman"/>
          <w:b/>
          <w:lang w:val="en-US"/>
        </w:rPr>
        <w:t>each model specification</w:t>
      </w:r>
      <w:commentRangeEnd w:id="633"/>
      <w:r w:rsidR="006D3B64">
        <w:rPr>
          <w:rStyle w:val="CommentReference"/>
        </w:rPr>
        <w:commentReference w:id="633"/>
      </w:r>
      <w:commentRangeEnd w:id="634"/>
      <w:r w:rsidR="00261B06">
        <w:rPr>
          <w:rStyle w:val="CommentReference"/>
        </w:rPr>
        <w:commentReference w:id="634"/>
      </w:r>
    </w:p>
    <w:tbl>
      <w:tblPr>
        <w:tblW w:w="5000" w:type="pct"/>
        <w:jc w:val="center"/>
        <w:tblCellMar>
          <w:left w:w="70" w:type="dxa"/>
          <w:right w:w="70" w:type="dxa"/>
        </w:tblCellMar>
        <w:tblLook w:val="04A0" w:firstRow="1" w:lastRow="0" w:firstColumn="1" w:lastColumn="0" w:noHBand="0" w:noVBand="1"/>
      </w:tblPr>
      <w:tblGrid>
        <w:gridCol w:w="3329"/>
        <w:gridCol w:w="1351"/>
        <w:gridCol w:w="1803"/>
        <w:gridCol w:w="1707"/>
        <w:gridCol w:w="882"/>
      </w:tblGrid>
      <w:tr w:rsidR="00A655E7" w:rsidRPr="00A6342A" w14:paraId="1F3127C5" w14:textId="77777777" w:rsidTr="00857201">
        <w:trPr>
          <w:cantSplit/>
          <w:trHeight w:val="20"/>
          <w:jc w:val="center"/>
        </w:trPr>
        <w:tc>
          <w:tcPr>
            <w:tcW w:w="2075" w:type="pct"/>
            <w:tcBorders>
              <w:top w:val="single" w:sz="4" w:space="0" w:color="auto"/>
              <w:bottom w:val="single" w:sz="4" w:space="0" w:color="auto"/>
            </w:tcBorders>
            <w:noWrap/>
            <w:vAlign w:val="center"/>
          </w:tcPr>
          <w:p w14:paraId="78A254DD" w14:textId="77777777" w:rsidR="0031512E" w:rsidRPr="00A6342A" w:rsidRDefault="0031512E" w:rsidP="00270ABC">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069E984D" w14:textId="2AB7EF4E" w:rsidR="0031512E" w:rsidRPr="00A6342A" w:rsidRDefault="00A655E7"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 xml:space="preserve">Long </w:t>
            </w:r>
            <w:proofErr w:type="spellStart"/>
            <w:r w:rsidR="0031512E">
              <w:rPr>
                <w:rFonts w:eastAsia="Times New Roman" w:cs="Calibri"/>
                <w:color w:val="000000"/>
                <w:sz w:val="20"/>
                <w:szCs w:val="20"/>
                <w:lang w:eastAsia="de-CH"/>
              </w:rPr>
              <w:t>XGBoost</w:t>
            </w:r>
            <w:proofErr w:type="spellEnd"/>
          </w:p>
        </w:tc>
        <w:tc>
          <w:tcPr>
            <w:tcW w:w="722" w:type="pct"/>
            <w:tcBorders>
              <w:top w:val="single" w:sz="4" w:space="0" w:color="auto"/>
              <w:bottom w:val="single" w:sz="4" w:space="0" w:color="auto"/>
            </w:tcBorders>
            <w:noWrap/>
          </w:tcPr>
          <w:p w14:paraId="0D4578C0" w14:textId="2C798BA0" w:rsidR="0031512E" w:rsidRPr="00A6342A" w:rsidRDefault="00D534B2"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Long</w:t>
            </w:r>
            <w:r w:rsidR="00A655E7">
              <w:rPr>
                <w:rFonts w:eastAsia="Times New Roman" w:cs="Calibri"/>
                <w:color w:val="000000"/>
                <w:sz w:val="20"/>
                <w:szCs w:val="20"/>
                <w:lang w:eastAsia="de-CH"/>
              </w:rPr>
              <w:t xml:space="preserve"> </w:t>
            </w:r>
            <w:r w:rsidR="0031512E">
              <w:rPr>
                <w:rFonts w:eastAsia="Times New Roman" w:cs="Calibri"/>
                <w:color w:val="000000"/>
                <w:sz w:val="20"/>
                <w:szCs w:val="20"/>
                <w:lang w:eastAsia="de-CH"/>
              </w:rPr>
              <w:t>Classical Model</w:t>
            </w:r>
          </w:p>
        </w:tc>
        <w:tc>
          <w:tcPr>
            <w:tcW w:w="797" w:type="pct"/>
            <w:tcBorders>
              <w:top w:val="single" w:sz="4" w:space="0" w:color="auto"/>
              <w:bottom w:val="single" w:sz="4" w:space="0" w:color="auto"/>
            </w:tcBorders>
            <w:shd w:val="clear" w:color="auto" w:fill="FFFFFF"/>
            <w:noWrap/>
          </w:tcPr>
          <w:p w14:paraId="3D3608C2" w14:textId="7E1933C3" w:rsidR="0031512E" w:rsidRPr="00A6342A" w:rsidRDefault="00D534B2"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Short</w:t>
            </w:r>
            <w:r w:rsidR="00A655E7">
              <w:rPr>
                <w:rFonts w:eastAsia="Times New Roman" w:cs="Calibri"/>
                <w:color w:val="000000"/>
                <w:sz w:val="20"/>
                <w:szCs w:val="20"/>
                <w:lang w:eastAsia="de-CH"/>
              </w:rPr>
              <w:t xml:space="preserve"> </w:t>
            </w:r>
            <w:proofErr w:type="spellStart"/>
            <w:r w:rsidR="0031512E">
              <w:rPr>
                <w:rFonts w:eastAsia="Times New Roman" w:cs="Calibri"/>
                <w:color w:val="000000"/>
                <w:sz w:val="20"/>
                <w:szCs w:val="20"/>
                <w:lang w:eastAsia="de-CH"/>
              </w:rPr>
              <w:t>XGBoost</w:t>
            </w:r>
            <w:proofErr w:type="spellEnd"/>
            <w:r w:rsidR="0031512E">
              <w:rPr>
                <w:rFonts w:eastAsia="Times New Roman" w:cs="Calibri"/>
                <w:color w:val="000000"/>
                <w:sz w:val="20"/>
                <w:szCs w:val="20"/>
                <w:lang w:eastAsia="de-CH"/>
              </w:rPr>
              <w:t xml:space="preserve"> (</w:t>
            </w:r>
            <w:proofErr w:type="spellStart"/>
            <w:r w:rsidR="00A655E7">
              <w:rPr>
                <w:rFonts w:eastAsia="Times New Roman" w:cs="Calibri"/>
                <w:color w:val="000000"/>
                <w:sz w:val="20"/>
                <w:szCs w:val="20"/>
                <w:lang w:eastAsia="de-CH"/>
              </w:rPr>
              <w:t>sd</w:t>
            </w:r>
            <w:proofErr w:type="spellEnd"/>
            <w:r w:rsidR="0031512E">
              <w:rPr>
                <w:rFonts w:eastAsia="Times New Roman" w:cs="Calibri"/>
                <w:color w:val="000000"/>
                <w:sz w:val="20"/>
                <w:szCs w:val="20"/>
                <w:lang w:eastAsia="de-CH"/>
              </w:rPr>
              <w:t>)</w:t>
            </w:r>
          </w:p>
        </w:tc>
        <w:tc>
          <w:tcPr>
            <w:tcW w:w="726" w:type="pct"/>
            <w:tcBorders>
              <w:top w:val="single" w:sz="4" w:space="0" w:color="auto"/>
              <w:bottom w:val="single" w:sz="4" w:space="0" w:color="auto"/>
            </w:tcBorders>
          </w:tcPr>
          <w:p w14:paraId="5CFADE5B" w14:textId="753DE313" w:rsidR="0031512E" w:rsidRPr="00A6342A" w:rsidRDefault="00A655E7" w:rsidP="00270ABC">
            <w:pPr>
              <w:spacing w:after="0" w:line="240" w:lineRule="auto"/>
              <w:jc w:val="center"/>
              <w:rPr>
                <w:rFonts w:eastAsia="Times New Roman" w:cs="Calibri"/>
                <w:color w:val="000000"/>
                <w:sz w:val="20"/>
                <w:szCs w:val="20"/>
                <w:lang w:eastAsia="de-CH"/>
              </w:rPr>
            </w:pPr>
            <w:r>
              <w:rPr>
                <w:rFonts w:eastAsia="Times New Roman" w:cs="Calibri"/>
                <w:color w:val="000000"/>
                <w:sz w:val="20"/>
                <w:szCs w:val="20"/>
                <w:lang w:eastAsia="de-CH"/>
              </w:rPr>
              <w:t xml:space="preserve">Short </w:t>
            </w:r>
            <w:r w:rsidR="0031512E">
              <w:rPr>
                <w:rFonts w:eastAsia="Times New Roman" w:cs="Calibri"/>
                <w:color w:val="000000"/>
                <w:sz w:val="20"/>
                <w:szCs w:val="20"/>
                <w:lang w:eastAsia="de-CH"/>
              </w:rPr>
              <w:t>Classical Model (</w:t>
            </w:r>
            <w:proofErr w:type="spellStart"/>
            <w:r>
              <w:rPr>
                <w:rFonts w:eastAsia="Times New Roman" w:cs="Calibri"/>
                <w:color w:val="000000"/>
                <w:sz w:val="20"/>
                <w:szCs w:val="20"/>
                <w:lang w:eastAsia="de-CH"/>
              </w:rPr>
              <w:t>sd</w:t>
            </w:r>
            <w:proofErr w:type="spellEnd"/>
            <w:r w:rsidR="0031512E">
              <w:rPr>
                <w:rFonts w:eastAsia="Times New Roman" w:cs="Calibri"/>
                <w:color w:val="000000"/>
                <w:sz w:val="20"/>
                <w:szCs w:val="20"/>
                <w:lang w:eastAsia="de-CH"/>
              </w:rPr>
              <w:t>)</w:t>
            </w:r>
          </w:p>
        </w:tc>
      </w:tr>
      <w:tr w:rsidR="00A655E7" w:rsidRPr="00A6342A" w14:paraId="4DBD1AD2" w14:textId="77777777" w:rsidTr="00857201">
        <w:trPr>
          <w:cantSplit/>
          <w:trHeight w:val="20"/>
          <w:jc w:val="center"/>
        </w:trPr>
        <w:tc>
          <w:tcPr>
            <w:tcW w:w="2075" w:type="pct"/>
            <w:tcBorders>
              <w:top w:val="single" w:sz="4" w:space="0" w:color="auto"/>
              <w:bottom w:val="single" w:sz="4" w:space="0" w:color="auto"/>
            </w:tcBorders>
            <w:noWrap/>
            <w:vAlign w:val="center"/>
          </w:tcPr>
          <w:p w14:paraId="3BCF7AD2" w14:textId="77777777" w:rsidR="0031512E" w:rsidRPr="00A6342A" w:rsidRDefault="0031512E" w:rsidP="00270ABC">
            <w:pPr>
              <w:spacing w:after="0" w:line="240" w:lineRule="auto"/>
              <w:jc w:val="left"/>
              <w:rPr>
                <w:rFonts w:eastAsia="Times New Roman" w:cs="Calibri"/>
                <w:color w:val="000000"/>
                <w:sz w:val="20"/>
                <w:szCs w:val="20"/>
                <w:lang w:eastAsia="de-CH"/>
              </w:rPr>
            </w:pPr>
          </w:p>
        </w:tc>
        <w:tc>
          <w:tcPr>
            <w:tcW w:w="680" w:type="pct"/>
            <w:tcBorders>
              <w:top w:val="single" w:sz="4" w:space="0" w:color="auto"/>
              <w:bottom w:val="single" w:sz="4" w:space="0" w:color="auto"/>
            </w:tcBorders>
            <w:noWrap/>
          </w:tcPr>
          <w:p w14:paraId="21A7A45B"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1</w:t>
            </w:r>
            <w:r w:rsidRPr="00A6342A">
              <w:rPr>
                <w:rFonts w:eastAsia="Times New Roman" w:cs="Calibri"/>
                <w:color w:val="000000"/>
                <w:sz w:val="20"/>
                <w:szCs w:val="20"/>
                <w:lang w:eastAsia="de-CH"/>
              </w:rPr>
              <w:t>)</w:t>
            </w:r>
          </w:p>
        </w:tc>
        <w:tc>
          <w:tcPr>
            <w:tcW w:w="722" w:type="pct"/>
            <w:tcBorders>
              <w:top w:val="single" w:sz="4" w:space="0" w:color="auto"/>
              <w:bottom w:val="single" w:sz="4" w:space="0" w:color="auto"/>
            </w:tcBorders>
            <w:noWrap/>
          </w:tcPr>
          <w:p w14:paraId="3758F746"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2</w:t>
            </w:r>
            <w:r w:rsidRPr="00A6342A">
              <w:rPr>
                <w:rFonts w:eastAsia="Times New Roman" w:cs="Calibri"/>
                <w:color w:val="000000"/>
                <w:sz w:val="20"/>
                <w:szCs w:val="20"/>
                <w:lang w:eastAsia="de-CH"/>
              </w:rPr>
              <w:t>)</w:t>
            </w:r>
          </w:p>
        </w:tc>
        <w:tc>
          <w:tcPr>
            <w:tcW w:w="797" w:type="pct"/>
            <w:tcBorders>
              <w:top w:val="single" w:sz="4" w:space="0" w:color="auto"/>
              <w:bottom w:val="single" w:sz="4" w:space="0" w:color="auto"/>
            </w:tcBorders>
            <w:shd w:val="clear" w:color="auto" w:fill="FFFFFF"/>
            <w:noWrap/>
          </w:tcPr>
          <w:p w14:paraId="6B130574"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3</w:t>
            </w:r>
            <w:r w:rsidRPr="00A6342A">
              <w:rPr>
                <w:rFonts w:eastAsia="Times New Roman" w:cs="Calibri"/>
                <w:color w:val="000000"/>
                <w:sz w:val="20"/>
                <w:szCs w:val="20"/>
                <w:lang w:eastAsia="de-CH"/>
              </w:rPr>
              <w:t>)</w:t>
            </w:r>
          </w:p>
        </w:tc>
        <w:tc>
          <w:tcPr>
            <w:tcW w:w="726" w:type="pct"/>
            <w:tcBorders>
              <w:top w:val="single" w:sz="4" w:space="0" w:color="auto"/>
              <w:bottom w:val="single" w:sz="4" w:space="0" w:color="auto"/>
            </w:tcBorders>
          </w:tcPr>
          <w:p w14:paraId="53C528DA" w14:textId="77777777" w:rsidR="0031512E" w:rsidRPr="00A6342A" w:rsidRDefault="0031512E" w:rsidP="00270ABC">
            <w:pPr>
              <w:spacing w:after="0" w:line="240" w:lineRule="auto"/>
              <w:jc w:val="center"/>
              <w:rPr>
                <w:rFonts w:eastAsia="Times New Roman" w:cs="Calibri"/>
                <w:color w:val="000000"/>
                <w:sz w:val="20"/>
                <w:szCs w:val="20"/>
                <w:lang w:eastAsia="de-CH"/>
              </w:rPr>
            </w:pPr>
            <w:r w:rsidRPr="00A6342A">
              <w:rPr>
                <w:rFonts w:eastAsia="Times New Roman" w:cs="Calibri"/>
                <w:color w:val="000000"/>
                <w:sz w:val="20"/>
                <w:szCs w:val="20"/>
                <w:lang w:eastAsia="de-CH"/>
              </w:rPr>
              <w:t>(</w:t>
            </w:r>
            <w:r>
              <w:rPr>
                <w:rFonts w:eastAsia="Times New Roman" w:cs="Calibri"/>
                <w:color w:val="000000"/>
                <w:sz w:val="20"/>
                <w:szCs w:val="20"/>
                <w:lang w:eastAsia="de-CH"/>
              </w:rPr>
              <w:t>4</w:t>
            </w:r>
            <w:r w:rsidRPr="00A6342A">
              <w:rPr>
                <w:rFonts w:eastAsia="Times New Roman" w:cs="Calibri"/>
                <w:color w:val="000000"/>
                <w:sz w:val="20"/>
                <w:szCs w:val="20"/>
                <w:lang w:eastAsia="de-CH"/>
              </w:rPr>
              <w:t>)</w:t>
            </w:r>
          </w:p>
        </w:tc>
      </w:tr>
      <w:tr w:rsidR="00A655E7" w:rsidRPr="00A6342A" w14:paraId="4677BA8B" w14:textId="77777777" w:rsidTr="00857201">
        <w:trPr>
          <w:trHeight w:val="20"/>
          <w:jc w:val="center"/>
        </w:trPr>
        <w:tc>
          <w:tcPr>
            <w:tcW w:w="2075" w:type="pct"/>
            <w:noWrap/>
            <w:vAlign w:val="bottom"/>
          </w:tcPr>
          <w:p w14:paraId="6ABACC25"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Health insurance Coverage</w:t>
            </w:r>
          </w:p>
        </w:tc>
        <w:tc>
          <w:tcPr>
            <w:tcW w:w="680" w:type="pct"/>
            <w:noWrap/>
          </w:tcPr>
          <w:p w14:paraId="1B3689D3"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16522A16"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noWrap/>
          </w:tcPr>
          <w:p w14:paraId="69255DF0" w14:textId="77777777" w:rsidR="0031512E" w:rsidRPr="00A6342A" w:rsidRDefault="0031512E" w:rsidP="007C38D2">
            <w:pPr>
              <w:spacing w:after="0" w:line="240" w:lineRule="auto"/>
              <w:jc w:val="center"/>
              <w:rPr>
                <w:rFonts w:eastAsia="Times New Roman" w:cs="Aptos"/>
                <w:color w:val="000000"/>
                <w:sz w:val="20"/>
                <w:szCs w:val="20"/>
              </w:rPr>
            </w:pPr>
          </w:p>
        </w:tc>
        <w:tc>
          <w:tcPr>
            <w:tcW w:w="726" w:type="pct"/>
          </w:tcPr>
          <w:p w14:paraId="5991B91F"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63E61489" w14:textId="77777777" w:rsidTr="00857201">
        <w:trPr>
          <w:trHeight w:val="20"/>
          <w:jc w:val="center"/>
        </w:trPr>
        <w:tc>
          <w:tcPr>
            <w:tcW w:w="2075" w:type="pct"/>
            <w:noWrap/>
            <w:vAlign w:val="center"/>
          </w:tcPr>
          <w:p w14:paraId="7A3C4FFE" w14:textId="77777777" w:rsidR="0031512E" w:rsidRPr="00A6342A" w:rsidRDefault="0031512E" w:rsidP="007C38D2">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Accuracy</w:t>
            </w:r>
          </w:p>
        </w:tc>
        <w:tc>
          <w:tcPr>
            <w:tcW w:w="680" w:type="pct"/>
            <w:noWrap/>
          </w:tcPr>
          <w:p w14:paraId="76D5B9E2" w14:textId="07509F5A" w:rsidR="0031512E" w:rsidRPr="00C34424" w:rsidRDefault="005D257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0.9</w:t>
            </w:r>
            <w:r w:rsidR="007C38D2" w:rsidRPr="00C34424">
              <w:rPr>
                <w:rFonts w:eastAsia="Times New Roman" w:cs="Aptos"/>
                <w:b/>
                <w:bCs/>
                <w:color w:val="000000"/>
                <w:sz w:val="20"/>
                <w:szCs w:val="20"/>
              </w:rPr>
              <w:t>39</w:t>
            </w:r>
          </w:p>
        </w:tc>
        <w:tc>
          <w:tcPr>
            <w:tcW w:w="722" w:type="pct"/>
            <w:shd w:val="clear" w:color="auto" w:fill="auto"/>
            <w:noWrap/>
          </w:tcPr>
          <w:p w14:paraId="004901A0" w14:textId="217265F7"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0.936</w:t>
            </w:r>
          </w:p>
        </w:tc>
        <w:tc>
          <w:tcPr>
            <w:tcW w:w="797" w:type="pct"/>
            <w:shd w:val="clear" w:color="auto" w:fill="auto"/>
            <w:noWrap/>
          </w:tcPr>
          <w:p w14:paraId="0BD0079B" w14:textId="5F222CC6" w:rsidR="0031512E" w:rsidRPr="00A6342A" w:rsidRDefault="00A36494" w:rsidP="007C38D2">
            <w:pPr>
              <w:spacing w:after="0" w:line="240" w:lineRule="auto"/>
              <w:jc w:val="center"/>
              <w:rPr>
                <w:rFonts w:eastAsia="Times New Roman" w:cs="Aptos"/>
                <w:color w:val="000000"/>
                <w:sz w:val="20"/>
                <w:szCs w:val="20"/>
              </w:rPr>
            </w:pPr>
            <w:r>
              <w:rPr>
                <w:rFonts w:eastAsia="Times New Roman" w:cs="Aptos"/>
                <w:color w:val="000000"/>
                <w:sz w:val="20"/>
                <w:szCs w:val="20"/>
              </w:rPr>
              <w:t>0.906 (0.06)</w:t>
            </w:r>
          </w:p>
        </w:tc>
        <w:tc>
          <w:tcPr>
            <w:tcW w:w="726" w:type="pct"/>
          </w:tcPr>
          <w:p w14:paraId="46C08CCB" w14:textId="204E8DB4"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0.936 (0.08)</w:t>
            </w:r>
          </w:p>
        </w:tc>
      </w:tr>
      <w:tr w:rsidR="00A655E7" w:rsidRPr="00A6342A" w14:paraId="70E0A3E8" w14:textId="77777777" w:rsidTr="00857201">
        <w:trPr>
          <w:trHeight w:val="20"/>
          <w:jc w:val="center"/>
        </w:trPr>
        <w:tc>
          <w:tcPr>
            <w:tcW w:w="2075" w:type="pct"/>
            <w:noWrap/>
            <w:vAlign w:val="bottom"/>
          </w:tcPr>
          <w:p w14:paraId="0CAEC3A9" w14:textId="77777777" w:rsidR="0031512E" w:rsidRPr="00A6342A" w:rsidRDefault="0031512E" w:rsidP="00270ABC">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Cohen’s Kappa</w:t>
            </w:r>
          </w:p>
        </w:tc>
        <w:tc>
          <w:tcPr>
            <w:tcW w:w="680" w:type="pct"/>
            <w:noWrap/>
          </w:tcPr>
          <w:p w14:paraId="2794CF7C" w14:textId="5B9CB316"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0.250</w:t>
            </w:r>
          </w:p>
        </w:tc>
        <w:tc>
          <w:tcPr>
            <w:tcW w:w="722" w:type="pct"/>
            <w:shd w:val="clear" w:color="auto" w:fill="auto"/>
            <w:noWrap/>
          </w:tcPr>
          <w:p w14:paraId="12E89E84" w14:textId="65C418CA"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0.051</w:t>
            </w:r>
          </w:p>
        </w:tc>
        <w:tc>
          <w:tcPr>
            <w:tcW w:w="797" w:type="pct"/>
            <w:shd w:val="clear" w:color="auto" w:fill="auto"/>
            <w:noWrap/>
          </w:tcPr>
          <w:p w14:paraId="0115F8F6" w14:textId="45C4C45D"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0.186 (0.11)</w:t>
            </w:r>
          </w:p>
        </w:tc>
        <w:tc>
          <w:tcPr>
            <w:tcW w:w="726" w:type="pct"/>
          </w:tcPr>
          <w:p w14:paraId="42FCA206" w14:textId="7BDF678E"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0.040 (0.09)</w:t>
            </w:r>
          </w:p>
        </w:tc>
      </w:tr>
      <w:tr w:rsidR="00A655E7" w:rsidRPr="00A6342A" w14:paraId="753D5B60" w14:textId="77777777" w:rsidTr="00857201">
        <w:trPr>
          <w:trHeight w:val="20"/>
          <w:jc w:val="center"/>
        </w:trPr>
        <w:tc>
          <w:tcPr>
            <w:tcW w:w="2075" w:type="pct"/>
            <w:noWrap/>
            <w:vAlign w:val="bottom"/>
            <w:hideMark/>
          </w:tcPr>
          <w:p w14:paraId="74FCFDE1" w14:textId="77777777" w:rsidR="0031512E" w:rsidRPr="00A6342A" w:rsidRDefault="0031512E" w:rsidP="00270ABC">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Sensitivity</w:t>
            </w:r>
          </w:p>
        </w:tc>
        <w:tc>
          <w:tcPr>
            <w:tcW w:w="680" w:type="pct"/>
            <w:noWrap/>
          </w:tcPr>
          <w:p w14:paraId="28A491A8" w14:textId="0A497A64"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0.252</w:t>
            </w:r>
          </w:p>
        </w:tc>
        <w:tc>
          <w:tcPr>
            <w:tcW w:w="722" w:type="pct"/>
            <w:shd w:val="clear" w:color="auto" w:fill="auto"/>
            <w:noWrap/>
          </w:tcPr>
          <w:p w14:paraId="4C74A9AE" w14:textId="6CA6F329"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0.089</w:t>
            </w:r>
          </w:p>
        </w:tc>
        <w:tc>
          <w:tcPr>
            <w:tcW w:w="797" w:type="pct"/>
            <w:shd w:val="clear" w:color="auto" w:fill="auto"/>
            <w:noWrap/>
          </w:tcPr>
          <w:p w14:paraId="329E5546" w14:textId="35912CF6"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0.383 (0.21)</w:t>
            </w:r>
          </w:p>
        </w:tc>
        <w:tc>
          <w:tcPr>
            <w:tcW w:w="726" w:type="pct"/>
          </w:tcPr>
          <w:p w14:paraId="7F3A28D4" w14:textId="637579BE"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0.083 (0.22)</w:t>
            </w:r>
          </w:p>
        </w:tc>
      </w:tr>
      <w:tr w:rsidR="00A655E7" w:rsidRPr="00A6342A" w14:paraId="1097C747" w14:textId="77777777" w:rsidTr="00857201">
        <w:trPr>
          <w:trHeight w:val="20"/>
          <w:jc w:val="center"/>
        </w:trPr>
        <w:tc>
          <w:tcPr>
            <w:tcW w:w="2075" w:type="pct"/>
            <w:noWrap/>
            <w:vAlign w:val="bottom"/>
            <w:hideMark/>
          </w:tcPr>
          <w:p w14:paraId="4DE77693" w14:textId="77777777" w:rsidR="0031512E" w:rsidRPr="00A6342A" w:rsidRDefault="0031512E" w:rsidP="00270ABC">
            <w:pPr>
              <w:spacing w:after="0" w:line="360" w:lineRule="auto"/>
              <w:ind w:firstLine="72"/>
              <w:jc w:val="left"/>
              <w:rPr>
                <w:rFonts w:eastAsia="Times New Roman" w:cs="Aptos"/>
                <w:color w:val="000000"/>
                <w:sz w:val="20"/>
                <w:szCs w:val="20"/>
                <w:lang w:eastAsia="de-CH"/>
              </w:rPr>
            </w:pPr>
            <w:r w:rsidRPr="00A6342A">
              <w:rPr>
                <w:rFonts w:eastAsia="Times New Roman" w:cs="Aptos"/>
                <w:color w:val="000000"/>
                <w:sz w:val="20"/>
                <w:szCs w:val="20"/>
              </w:rPr>
              <w:t>Specificity</w:t>
            </w:r>
          </w:p>
        </w:tc>
        <w:tc>
          <w:tcPr>
            <w:tcW w:w="680" w:type="pct"/>
            <w:noWrap/>
          </w:tcPr>
          <w:p w14:paraId="43BCB341" w14:textId="19D1E7DC"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0.941</w:t>
            </w:r>
          </w:p>
        </w:tc>
        <w:tc>
          <w:tcPr>
            <w:tcW w:w="722" w:type="pct"/>
            <w:noWrap/>
          </w:tcPr>
          <w:p w14:paraId="393593E3" w14:textId="090FDDAB"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0.948</w:t>
            </w:r>
          </w:p>
        </w:tc>
        <w:tc>
          <w:tcPr>
            <w:tcW w:w="797" w:type="pct"/>
            <w:shd w:val="clear" w:color="auto" w:fill="auto"/>
            <w:noWrap/>
          </w:tcPr>
          <w:p w14:paraId="57774C0C" w14:textId="3BBBD0B1"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0.890 (0.24)</w:t>
            </w:r>
          </w:p>
        </w:tc>
        <w:tc>
          <w:tcPr>
            <w:tcW w:w="726" w:type="pct"/>
          </w:tcPr>
          <w:p w14:paraId="16AD475F" w14:textId="26C6D819"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0.945 (0.21)</w:t>
            </w:r>
          </w:p>
        </w:tc>
      </w:tr>
      <w:tr w:rsidR="00A655E7" w:rsidRPr="00A6342A" w14:paraId="2D4DF449" w14:textId="77777777" w:rsidTr="00857201">
        <w:trPr>
          <w:trHeight w:val="20"/>
          <w:jc w:val="center"/>
        </w:trPr>
        <w:tc>
          <w:tcPr>
            <w:tcW w:w="2075" w:type="pct"/>
            <w:noWrap/>
            <w:vAlign w:val="bottom"/>
          </w:tcPr>
          <w:p w14:paraId="29C4B860"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Visited health facility last year</w:t>
            </w:r>
          </w:p>
        </w:tc>
        <w:tc>
          <w:tcPr>
            <w:tcW w:w="680" w:type="pct"/>
            <w:noWrap/>
          </w:tcPr>
          <w:p w14:paraId="7AE1FC95"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4AA3EBCB"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shd w:val="clear" w:color="auto" w:fill="auto"/>
            <w:noWrap/>
          </w:tcPr>
          <w:p w14:paraId="0D99BAC4" w14:textId="77777777" w:rsidR="0031512E" w:rsidRPr="00A6342A" w:rsidRDefault="0031512E" w:rsidP="007C38D2">
            <w:pPr>
              <w:spacing w:after="0" w:line="240" w:lineRule="auto"/>
              <w:jc w:val="center"/>
              <w:rPr>
                <w:rFonts w:eastAsia="Times New Roman" w:cs="Aptos"/>
                <w:color w:val="000000"/>
                <w:sz w:val="20"/>
                <w:szCs w:val="20"/>
              </w:rPr>
            </w:pPr>
          </w:p>
        </w:tc>
        <w:tc>
          <w:tcPr>
            <w:tcW w:w="726" w:type="pct"/>
          </w:tcPr>
          <w:p w14:paraId="5D9EB9E2"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2C1C6ACA" w14:textId="77777777" w:rsidTr="00857201">
        <w:trPr>
          <w:trHeight w:val="20"/>
          <w:jc w:val="center"/>
        </w:trPr>
        <w:tc>
          <w:tcPr>
            <w:tcW w:w="2075" w:type="pct"/>
            <w:noWrap/>
            <w:vAlign w:val="bottom"/>
          </w:tcPr>
          <w:p w14:paraId="22A15E8D"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
          <w:p w14:paraId="23B50C62" w14:textId="6669A6BB"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0.696</w:t>
            </w:r>
          </w:p>
        </w:tc>
        <w:tc>
          <w:tcPr>
            <w:tcW w:w="722" w:type="pct"/>
            <w:noWrap/>
          </w:tcPr>
          <w:p w14:paraId="73A8D82D" w14:textId="2B487572"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0.616</w:t>
            </w:r>
          </w:p>
        </w:tc>
        <w:tc>
          <w:tcPr>
            <w:tcW w:w="797" w:type="pct"/>
            <w:shd w:val="clear" w:color="auto" w:fill="auto"/>
            <w:noWrap/>
          </w:tcPr>
          <w:p w14:paraId="2F7A289D" w14:textId="5F438E77" w:rsidR="0031512E" w:rsidRPr="00A655E7" w:rsidRDefault="00857201"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0.661 (0.04)</w:t>
            </w:r>
          </w:p>
        </w:tc>
        <w:tc>
          <w:tcPr>
            <w:tcW w:w="726" w:type="pct"/>
          </w:tcPr>
          <w:p w14:paraId="7C74E905" w14:textId="7ADB1AB9" w:rsidR="0031512E" w:rsidRPr="00A6342A" w:rsidRDefault="00857201" w:rsidP="007C38D2">
            <w:pPr>
              <w:spacing w:after="0" w:line="240" w:lineRule="auto"/>
              <w:jc w:val="center"/>
              <w:rPr>
                <w:rFonts w:eastAsia="Times New Roman" w:cs="Aptos"/>
                <w:color w:val="000000"/>
                <w:sz w:val="20"/>
                <w:szCs w:val="20"/>
              </w:rPr>
            </w:pPr>
            <w:r>
              <w:rPr>
                <w:rFonts w:eastAsia="Times New Roman" w:cs="Aptos"/>
                <w:color w:val="000000"/>
                <w:sz w:val="20"/>
                <w:szCs w:val="20"/>
              </w:rPr>
              <w:t>0.633 (0.05)</w:t>
            </w:r>
          </w:p>
        </w:tc>
      </w:tr>
      <w:tr w:rsidR="00A655E7" w:rsidRPr="00A6342A" w14:paraId="0983C1A1" w14:textId="77777777" w:rsidTr="00857201">
        <w:trPr>
          <w:trHeight w:val="20"/>
          <w:jc w:val="center"/>
        </w:trPr>
        <w:tc>
          <w:tcPr>
            <w:tcW w:w="2075" w:type="pct"/>
            <w:noWrap/>
            <w:vAlign w:val="bottom"/>
          </w:tcPr>
          <w:p w14:paraId="59399887"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
          <w:p w14:paraId="119D6862" w14:textId="73DD42E6"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0.340</w:t>
            </w:r>
          </w:p>
        </w:tc>
        <w:tc>
          <w:tcPr>
            <w:tcW w:w="722" w:type="pct"/>
            <w:noWrap/>
          </w:tcPr>
          <w:p w14:paraId="5EBA3C4F" w14:textId="1C5E9C3E"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0.169</w:t>
            </w:r>
          </w:p>
        </w:tc>
        <w:tc>
          <w:tcPr>
            <w:tcW w:w="797" w:type="pct"/>
            <w:shd w:val="clear" w:color="auto" w:fill="auto"/>
            <w:noWrap/>
          </w:tcPr>
          <w:p w14:paraId="29A89232" w14:textId="380435DA"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0.259 (0.07)</w:t>
            </w:r>
          </w:p>
        </w:tc>
        <w:tc>
          <w:tcPr>
            <w:tcW w:w="726" w:type="pct"/>
          </w:tcPr>
          <w:p w14:paraId="42FD466E" w14:textId="6EEEAE11"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0.202 (0.12)</w:t>
            </w:r>
          </w:p>
        </w:tc>
      </w:tr>
      <w:tr w:rsidR="00A655E7" w:rsidRPr="00A6342A" w14:paraId="4CEEF2C9" w14:textId="77777777" w:rsidTr="00857201">
        <w:trPr>
          <w:trHeight w:val="20"/>
          <w:jc w:val="center"/>
        </w:trPr>
        <w:tc>
          <w:tcPr>
            <w:tcW w:w="2075" w:type="pct"/>
            <w:noWrap/>
            <w:vAlign w:val="bottom"/>
          </w:tcPr>
          <w:p w14:paraId="1EA804E6"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
          <w:p w14:paraId="2ED0A301" w14:textId="574C15D9"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0.716</w:t>
            </w:r>
          </w:p>
        </w:tc>
        <w:tc>
          <w:tcPr>
            <w:tcW w:w="722" w:type="pct"/>
            <w:noWrap/>
          </w:tcPr>
          <w:p w14:paraId="150A20BA" w14:textId="5D16D9F9"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0.392</w:t>
            </w:r>
          </w:p>
        </w:tc>
        <w:tc>
          <w:tcPr>
            <w:tcW w:w="797" w:type="pct"/>
            <w:shd w:val="clear" w:color="auto" w:fill="auto"/>
            <w:noWrap/>
          </w:tcPr>
          <w:p w14:paraId="40963E5C" w14:textId="526C63C8"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0.673 (0.20)</w:t>
            </w:r>
          </w:p>
        </w:tc>
        <w:tc>
          <w:tcPr>
            <w:tcW w:w="726" w:type="pct"/>
          </w:tcPr>
          <w:p w14:paraId="5EE33180" w14:textId="3498DB48"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0.426 (0.28)</w:t>
            </w:r>
          </w:p>
        </w:tc>
      </w:tr>
      <w:tr w:rsidR="00A655E7" w:rsidRPr="00A6342A" w14:paraId="598A8A71" w14:textId="77777777" w:rsidTr="00857201">
        <w:trPr>
          <w:trHeight w:val="20"/>
          <w:jc w:val="center"/>
        </w:trPr>
        <w:tc>
          <w:tcPr>
            <w:tcW w:w="2075" w:type="pct"/>
            <w:noWrap/>
            <w:vAlign w:val="bottom"/>
          </w:tcPr>
          <w:p w14:paraId="05E4E975"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tcPr>
          <w:p w14:paraId="39DCD837" w14:textId="6B0F507C"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0.613</w:t>
            </w:r>
          </w:p>
        </w:tc>
        <w:tc>
          <w:tcPr>
            <w:tcW w:w="722" w:type="pct"/>
            <w:noWrap/>
          </w:tcPr>
          <w:p w14:paraId="685F7DFC" w14:textId="67EA62D7"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0.777</w:t>
            </w:r>
          </w:p>
        </w:tc>
        <w:tc>
          <w:tcPr>
            <w:tcW w:w="797" w:type="pct"/>
            <w:shd w:val="clear" w:color="auto" w:fill="auto"/>
            <w:noWrap/>
          </w:tcPr>
          <w:p w14:paraId="32711BBE" w14:textId="6C9D87C4" w:rsidR="0031512E" w:rsidRPr="00C34424"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0.576 (0.17)</w:t>
            </w:r>
          </w:p>
        </w:tc>
        <w:tc>
          <w:tcPr>
            <w:tcW w:w="726" w:type="pct"/>
          </w:tcPr>
          <w:p w14:paraId="384210C8" w14:textId="4807546F"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0.776 (0.17)</w:t>
            </w:r>
          </w:p>
        </w:tc>
      </w:tr>
      <w:tr w:rsidR="00A655E7" w:rsidRPr="00A6342A" w14:paraId="47A08EF5" w14:textId="77777777" w:rsidTr="00857201">
        <w:trPr>
          <w:trHeight w:val="20"/>
          <w:jc w:val="center"/>
        </w:trPr>
        <w:tc>
          <w:tcPr>
            <w:tcW w:w="2075" w:type="pct"/>
            <w:noWrap/>
            <w:vAlign w:val="bottom"/>
          </w:tcPr>
          <w:p w14:paraId="32EDFD53"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Child born in health facility</w:t>
            </w:r>
          </w:p>
        </w:tc>
        <w:tc>
          <w:tcPr>
            <w:tcW w:w="680" w:type="pct"/>
            <w:noWrap/>
          </w:tcPr>
          <w:p w14:paraId="6F1C1EAF"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24D20EFF"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shd w:val="clear" w:color="auto" w:fill="auto"/>
            <w:noWrap/>
          </w:tcPr>
          <w:p w14:paraId="29960403" w14:textId="77777777" w:rsidR="0031512E" w:rsidRPr="00C34424" w:rsidRDefault="0031512E" w:rsidP="007C38D2">
            <w:pPr>
              <w:spacing w:after="0" w:line="240" w:lineRule="auto"/>
              <w:jc w:val="center"/>
              <w:rPr>
                <w:rFonts w:eastAsia="Times New Roman" w:cs="Aptos"/>
                <w:color w:val="000000"/>
                <w:sz w:val="20"/>
                <w:szCs w:val="20"/>
              </w:rPr>
            </w:pPr>
          </w:p>
        </w:tc>
        <w:tc>
          <w:tcPr>
            <w:tcW w:w="726" w:type="pct"/>
          </w:tcPr>
          <w:p w14:paraId="7B24A37B"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6DD33F0E" w14:textId="77777777" w:rsidTr="00857201">
        <w:trPr>
          <w:trHeight w:val="20"/>
          <w:jc w:val="center"/>
        </w:trPr>
        <w:tc>
          <w:tcPr>
            <w:tcW w:w="2075" w:type="pct"/>
            <w:noWrap/>
            <w:vAlign w:val="bottom"/>
          </w:tcPr>
          <w:p w14:paraId="75992EC8"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
          <w:p w14:paraId="10A4B06F" w14:textId="10D9F59D"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0.814</w:t>
            </w:r>
          </w:p>
        </w:tc>
        <w:tc>
          <w:tcPr>
            <w:tcW w:w="722" w:type="pct"/>
            <w:noWrap/>
          </w:tcPr>
          <w:p w14:paraId="19115CE1" w14:textId="6B7903D4"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0.790</w:t>
            </w:r>
          </w:p>
        </w:tc>
        <w:tc>
          <w:tcPr>
            <w:tcW w:w="797" w:type="pct"/>
            <w:shd w:val="clear" w:color="auto" w:fill="auto"/>
            <w:noWrap/>
          </w:tcPr>
          <w:p w14:paraId="4A24F350" w14:textId="5E200E9D"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0.787 (0.07)</w:t>
            </w:r>
          </w:p>
        </w:tc>
        <w:tc>
          <w:tcPr>
            <w:tcW w:w="726" w:type="pct"/>
          </w:tcPr>
          <w:p w14:paraId="06971A29" w14:textId="649A2DBD"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0.783 (0.08)</w:t>
            </w:r>
          </w:p>
        </w:tc>
      </w:tr>
      <w:tr w:rsidR="00A655E7" w:rsidRPr="00A6342A" w14:paraId="56A0FB91" w14:textId="77777777" w:rsidTr="00857201">
        <w:trPr>
          <w:trHeight w:val="20"/>
          <w:jc w:val="center"/>
        </w:trPr>
        <w:tc>
          <w:tcPr>
            <w:tcW w:w="2075" w:type="pct"/>
            <w:noWrap/>
            <w:vAlign w:val="bottom"/>
          </w:tcPr>
          <w:p w14:paraId="5C26E3B6"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Cohen’s Kappa</w:t>
            </w:r>
          </w:p>
        </w:tc>
        <w:tc>
          <w:tcPr>
            <w:tcW w:w="680" w:type="pct"/>
            <w:noWrap/>
          </w:tcPr>
          <w:p w14:paraId="5AFA9F0C" w14:textId="5ABF6CB3"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0.318</w:t>
            </w:r>
          </w:p>
        </w:tc>
        <w:tc>
          <w:tcPr>
            <w:tcW w:w="722" w:type="pct"/>
            <w:noWrap/>
          </w:tcPr>
          <w:p w14:paraId="5BB478B5" w14:textId="64CBCC09"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0.275</w:t>
            </w:r>
          </w:p>
        </w:tc>
        <w:tc>
          <w:tcPr>
            <w:tcW w:w="797" w:type="pct"/>
            <w:shd w:val="clear" w:color="auto" w:fill="auto"/>
            <w:noWrap/>
          </w:tcPr>
          <w:p w14:paraId="3587A06E" w14:textId="6799B2A7" w:rsidR="0031512E" w:rsidRPr="00C34424"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0.201 (0.18)</w:t>
            </w:r>
          </w:p>
        </w:tc>
        <w:tc>
          <w:tcPr>
            <w:tcW w:w="726" w:type="pct"/>
          </w:tcPr>
          <w:p w14:paraId="2F226C49" w14:textId="34784FD6"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0.235 (0.17)</w:t>
            </w:r>
          </w:p>
        </w:tc>
      </w:tr>
      <w:tr w:rsidR="00A655E7" w:rsidRPr="00A6342A" w14:paraId="5C23A131" w14:textId="77777777" w:rsidTr="00857201">
        <w:trPr>
          <w:trHeight w:val="20"/>
          <w:jc w:val="center"/>
        </w:trPr>
        <w:tc>
          <w:tcPr>
            <w:tcW w:w="2075" w:type="pct"/>
            <w:noWrap/>
            <w:vAlign w:val="bottom"/>
          </w:tcPr>
          <w:p w14:paraId="78DFDBB7"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
          <w:p w14:paraId="3EFCE6DA" w14:textId="0E1F59DD"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0.872</w:t>
            </w:r>
          </w:p>
        </w:tc>
        <w:tc>
          <w:tcPr>
            <w:tcW w:w="722" w:type="pct"/>
            <w:noWrap/>
          </w:tcPr>
          <w:p w14:paraId="07311E47" w14:textId="1406829F"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0.790</w:t>
            </w:r>
          </w:p>
        </w:tc>
        <w:tc>
          <w:tcPr>
            <w:tcW w:w="797" w:type="pct"/>
            <w:shd w:val="clear" w:color="auto" w:fill="auto"/>
            <w:noWrap/>
          </w:tcPr>
          <w:p w14:paraId="02633E8C" w14:textId="44C19383"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0.867 (0.18)</w:t>
            </w:r>
          </w:p>
        </w:tc>
        <w:tc>
          <w:tcPr>
            <w:tcW w:w="726" w:type="pct"/>
          </w:tcPr>
          <w:p w14:paraId="34632F8A" w14:textId="71694336"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0.787 (0.22)</w:t>
            </w:r>
          </w:p>
        </w:tc>
      </w:tr>
      <w:tr w:rsidR="00A655E7" w:rsidRPr="00A6342A" w14:paraId="42F103A9" w14:textId="77777777" w:rsidTr="00857201">
        <w:trPr>
          <w:trHeight w:val="20"/>
          <w:jc w:val="center"/>
        </w:trPr>
        <w:tc>
          <w:tcPr>
            <w:tcW w:w="2075" w:type="pct"/>
            <w:noWrap/>
            <w:vAlign w:val="bottom"/>
          </w:tcPr>
          <w:p w14:paraId="5DEBC065"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noWrap/>
          </w:tcPr>
          <w:p w14:paraId="3840DC9A" w14:textId="22188D0A"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0.414</w:t>
            </w:r>
          </w:p>
        </w:tc>
        <w:tc>
          <w:tcPr>
            <w:tcW w:w="722" w:type="pct"/>
            <w:noWrap/>
          </w:tcPr>
          <w:p w14:paraId="2B5BC7BA" w14:textId="51203F7E"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0.477</w:t>
            </w:r>
          </w:p>
        </w:tc>
        <w:tc>
          <w:tcPr>
            <w:tcW w:w="797" w:type="pct"/>
            <w:shd w:val="clear" w:color="auto" w:fill="auto"/>
            <w:noWrap/>
          </w:tcPr>
          <w:p w14:paraId="7B0A04DB" w14:textId="29FD8AAA" w:rsidR="0031512E" w:rsidRPr="00A6342A" w:rsidRDefault="007E42A4" w:rsidP="007C38D2">
            <w:pPr>
              <w:spacing w:after="0" w:line="240" w:lineRule="auto"/>
              <w:jc w:val="center"/>
              <w:rPr>
                <w:rFonts w:eastAsia="Times New Roman" w:cs="Aptos"/>
                <w:color w:val="000000"/>
                <w:sz w:val="20"/>
                <w:szCs w:val="20"/>
              </w:rPr>
            </w:pPr>
            <w:r>
              <w:rPr>
                <w:rFonts w:eastAsia="Times New Roman" w:cs="Aptos"/>
                <w:color w:val="000000"/>
                <w:sz w:val="20"/>
                <w:szCs w:val="20"/>
              </w:rPr>
              <w:t>0.318 (0.33)</w:t>
            </w:r>
          </w:p>
        </w:tc>
        <w:tc>
          <w:tcPr>
            <w:tcW w:w="726" w:type="pct"/>
          </w:tcPr>
          <w:p w14:paraId="4A69410A" w14:textId="129A6E73" w:rsidR="0031512E" w:rsidRPr="00A655E7" w:rsidRDefault="007E42A4"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0.443 (0.37)</w:t>
            </w:r>
          </w:p>
        </w:tc>
      </w:tr>
      <w:tr w:rsidR="00A655E7" w:rsidRPr="00A6342A" w14:paraId="14C1651F" w14:textId="77777777" w:rsidTr="00857201">
        <w:trPr>
          <w:trHeight w:val="20"/>
          <w:jc w:val="center"/>
        </w:trPr>
        <w:tc>
          <w:tcPr>
            <w:tcW w:w="2075" w:type="pct"/>
            <w:noWrap/>
            <w:vAlign w:val="bottom"/>
          </w:tcPr>
          <w:p w14:paraId="33263ADE" w14:textId="77777777" w:rsidR="0031512E" w:rsidRPr="00A6342A" w:rsidRDefault="0031512E" w:rsidP="00270ABC">
            <w:pPr>
              <w:spacing w:after="0" w:line="360" w:lineRule="auto"/>
              <w:jc w:val="left"/>
              <w:rPr>
                <w:rFonts w:eastAsia="Times New Roman" w:cs="Aptos"/>
                <w:b/>
                <w:color w:val="000000"/>
                <w:sz w:val="20"/>
                <w:szCs w:val="20"/>
              </w:rPr>
            </w:pPr>
            <w:r w:rsidRPr="00A6342A">
              <w:rPr>
                <w:rFonts w:eastAsia="Times New Roman" w:cs="Aptos"/>
                <w:b/>
                <w:color w:val="000000"/>
                <w:sz w:val="20"/>
                <w:szCs w:val="20"/>
              </w:rPr>
              <w:t xml:space="preserve">Child had postnatal check </w:t>
            </w:r>
          </w:p>
        </w:tc>
        <w:tc>
          <w:tcPr>
            <w:tcW w:w="680" w:type="pct"/>
            <w:noWrap/>
          </w:tcPr>
          <w:p w14:paraId="5CAD33A2" w14:textId="77777777" w:rsidR="0031512E" w:rsidRPr="00A6342A" w:rsidRDefault="0031512E" w:rsidP="007C38D2">
            <w:pPr>
              <w:spacing w:after="0" w:line="240" w:lineRule="auto"/>
              <w:jc w:val="center"/>
              <w:rPr>
                <w:rFonts w:eastAsia="Times New Roman" w:cs="Aptos"/>
                <w:color w:val="000000"/>
                <w:sz w:val="20"/>
                <w:szCs w:val="20"/>
              </w:rPr>
            </w:pPr>
          </w:p>
        </w:tc>
        <w:tc>
          <w:tcPr>
            <w:tcW w:w="722" w:type="pct"/>
            <w:noWrap/>
          </w:tcPr>
          <w:p w14:paraId="7BA2B7A6" w14:textId="77777777" w:rsidR="0031512E" w:rsidRPr="00A6342A" w:rsidRDefault="0031512E" w:rsidP="007C38D2">
            <w:pPr>
              <w:spacing w:after="0" w:line="240" w:lineRule="auto"/>
              <w:jc w:val="center"/>
              <w:rPr>
                <w:rFonts w:eastAsia="Times New Roman" w:cs="Aptos"/>
                <w:color w:val="000000"/>
                <w:sz w:val="20"/>
                <w:szCs w:val="20"/>
              </w:rPr>
            </w:pPr>
          </w:p>
        </w:tc>
        <w:tc>
          <w:tcPr>
            <w:tcW w:w="797" w:type="pct"/>
            <w:noWrap/>
          </w:tcPr>
          <w:p w14:paraId="2C6C476E" w14:textId="77777777" w:rsidR="0031512E" w:rsidRPr="00A6342A" w:rsidRDefault="0031512E" w:rsidP="007C38D2">
            <w:pPr>
              <w:spacing w:after="0" w:line="240" w:lineRule="auto"/>
              <w:jc w:val="center"/>
              <w:rPr>
                <w:rFonts w:eastAsia="Times New Roman" w:cs="Aptos"/>
                <w:color w:val="000000"/>
                <w:sz w:val="20"/>
                <w:szCs w:val="20"/>
              </w:rPr>
            </w:pPr>
          </w:p>
        </w:tc>
        <w:tc>
          <w:tcPr>
            <w:tcW w:w="726" w:type="pct"/>
          </w:tcPr>
          <w:p w14:paraId="50FCFEA2" w14:textId="77777777" w:rsidR="0031512E" w:rsidRPr="00A6342A" w:rsidRDefault="0031512E" w:rsidP="007C38D2">
            <w:pPr>
              <w:spacing w:after="0" w:line="240" w:lineRule="auto"/>
              <w:jc w:val="center"/>
              <w:rPr>
                <w:rFonts w:eastAsia="Times New Roman" w:cs="Aptos"/>
                <w:color w:val="000000"/>
                <w:sz w:val="20"/>
                <w:szCs w:val="20"/>
              </w:rPr>
            </w:pPr>
          </w:p>
        </w:tc>
      </w:tr>
      <w:tr w:rsidR="00A655E7" w:rsidRPr="00A6342A" w14:paraId="11AD91AF" w14:textId="77777777" w:rsidTr="00857201">
        <w:trPr>
          <w:trHeight w:val="20"/>
          <w:jc w:val="center"/>
        </w:trPr>
        <w:tc>
          <w:tcPr>
            <w:tcW w:w="2075" w:type="pct"/>
            <w:noWrap/>
            <w:vAlign w:val="bottom"/>
          </w:tcPr>
          <w:p w14:paraId="5A5108B0"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Accuracy</w:t>
            </w:r>
          </w:p>
        </w:tc>
        <w:tc>
          <w:tcPr>
            <w:tcW w:w="680" w:type="pct"/>
            <w:noWrap/>
          </w:tcPr>
          <w:p w14:paraId="71C72B24" w14:textId="51300D0D" w:rsidR="0031512E" w:rsidRPr="00C34424" w:rsidRDefault="007C38D2"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0.754</w:t>
            </w:r>
          </w:p>
        </w:tc>
        <w:tc>
          <w:tcPr>
            <w:tcW w:w="722" w:type="pct"/>
            <w:noWrap/>
          </w:tcPr>
          <w:p w14:paraId="00CEF0CE" w14:textId="1D36E2BC" w:rsidR="0031512E" w:rsidRPr="00A6342A" w:rsidRDefault="007C38D2" w:rsidP="007C38D2">
            <w:pPr>
              <w:spacing w:after="0" w:line="240" w:lineRule="auto"/>
              <w:jc w:val="center"/>
              <w:rPr>
                <w:rFonts w:eastAsia="Times New Roman" w:cs="Aptos"/>
                <w:color w:val="000000"/>
                <w:sz w:val="20"/>
                <w:szCs w:val="20"/>
              </w:rPr>
            </w:pPr>
            <w:r>
              <w:rPr>
                <w:rFonts w:eastAsia="Times New Roman" w:cs="Aptos"/>
                <w:color w:val="000000"/>
                <w:sz w:val="20"/>
                <w:szCs w:val="20"/>
              </w:rPr>
              <w:t>0.727</w:t>
            </w:r>
          </w:p>
        </w:tc>
        <w:tc>
          <w:tcPr>
            <w:tcW w:w="797" w:type="pct"/>
            <w:noWrap/>
          </w:tcPr>
          <w:p w14:paraId="1DF8B188" w14:textId="46247879"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0.733 (0.10)</w:t>
            </w:r>
          </w:p>
        </w:tc>
        <w:tc>
          <w:tcPr>
            <w:tcW w:w="726" w:type="pct"/>
            <w:shd w:val="clear" w:color="auto" w:fill="auto"/>
          </w:tcPr>
          <w:p w14:paraId="68BF65B4" w14:textId="18A1021C" w:rsidR="0031512E" w:rsidRPr="00C34424"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0.727 (0.12)</w:t>
            </w:r>
          </w:p>
        </w:tc>
      </w:tr>
      <w:tr w:rsidR="00A655E7" w:rsidRPr="00A6342A" w14:paraId="65A8931D" w14:textId="77777777" w:rsidTr="00857201">
        <w:trPr>
          <w:trHeight w:val="20"/>
          <w:jc w:val="center"/>
        </w:trPr>
        <w:tc>
          <w:tcPr>
            <w:tcW w:w="2075" w:type="pct"/>
            <w:noWrap/>
            <w:vAlign w:val="bottom"/>
          </w:tcPr>
          <w:p w14:paraId="4ABA95EE"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lastRenderedPageBreak/>
              <w:t>Cohen’s Kappa</w:t>
            </w:r>
          </w:p>
        </w:tc>
        <w:tc>
          <w:tcPr>
            <w:tcW w:w="680" w:type="pct"/>
            <w:noWrap/>
          </w:tcPr>
          <w:p w14:paraId="73169D81" w14:textId="7EA23739" w:rsidR="0031512E" w:rsidRPr="00C34424" w:rsidRDefault="00C34424"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0.153</w:t>
            </w:r>
          </w:p>
        </w:tc>
        <w:tc>
          <w:tcPr>
            <w:tcW w:w="722" w:type="pct"/>
            <w:noWrap/>
          </w:tcPr>
          <w:p w14:paraId="45A55A18" w14:textId="5FABC90E" w:rsidR="0031512E" w:rsidRPr="00A6342A" w:rsidRDefault="00C34424" w:rsidP="007C38D2">
            <w:pPr>
              <w:spacing w:after="0" w:line="240" w:lineRule="auto"/>
              <w:jc w:val="center"/>
              <w:rPr>
                <w:rFonts w:eastAsia="Times New Roman" w:cs="Aptos"/>
                <w:color w:val="000000"/>
                <w:sz w:val="20"/>
                <w:szCs w:val="20"/>
              </w:rPr>
            </w:pPr>
            <w:r>
              <w:rPr>
                <w:rFonts w:eastAsia="Times New Roman" w:cs="Aptos"/>
                <w:color w:val="000000"/>
                <w:sz w:val="20"/>
                <w:szCs w:val="20"/>
              </w:rPr>
              <w:t>0.040</w:t>
            </w:r>
          </w:p>
        </w:tc>
        <w:tc>
          <w:tcPr>
            <w:tcW w:w="797" w:type="pct"/>
            <w:noWrap/>
          </w:tcPr>
          <w:p w14:paraId="737E2AD9" w14:textId="0678F116" w:rsidR="0031512E" w:rsidRPr="00A6342A"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0.030 (0.04)</w:t>
            </w:r>
          </w:p>
        </w:tc>
        <w:tc>
          <w:tcPr>
            <w:tcW w:w="726" w:type="pct"/>
            <w:shd w:val="clear" w:color="auto" w:fill="auto"/>
          </w:tcPr>
          <w:p w14:paraId="4A3EC8C2" w14:textId="0B17D1D9"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0.032 (0.05)</w:t>
            </w:r>
          </w:p>
        </w:tc>
      </w:tr>
      <w:tr w:rsidR="00A655E7" w:rsidRPr="00A6342A" w14:paraId="7A9451AE" w14:textId="77777777" w:rsidTr="00857201">
        <w:trPr>
          <w:trHeight w:val="20"/>
          <w:jc w:val="center"/>
        </w:trPr>
        <w:tc>
          <w:tcPr>
            <w:tcW w:w="2075" w:type="pct"/>
            <w:noWrap/>
            <w:vAlign w:val="bottom"/>
          </w:tcPr>
          <w:p w14:paraId="0F20BB2C"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Sensitivity</w:t>
            </w:r>
          </w:p>
        </w:tc>
        <w:tc>
          <w:tcPr>
            <w:tcW w:w="680" w:type="pct"/>
            <w:noWrap/>
          </w:tcPr>
          <w:p w14:paraId="75B92F38" w14:textId="329640ED" w:rsidR="0031512E" w:rsidRPr="00A6342A" w:rsidRDefault="00C34424" w:rsidP="007C38D2">
            <w:pPr>
              <w:spacing w:after="0" w:line="240" w:lineRule="auto"/>
              <w:jc w:val="center"/>
              <w:rPr>
                <w:rFonts w:eastAsia="Times New Roman" w:cs="Aptos"/>
                <w:color w:val="000000"/>
                <w:sz w:val="20"/>
                <w:szCs w:val="20"/>
              </w:rPr>
            </w:pPr>
            <w:r w:rsidRPr="00C34424">
              <w:rPr>
                <w:rFonts w:eastAsia="Times New Roman" w:cs="Aptos"/>
                <w:b/>
                <w:bCs/>
                <w:color w:val="000000"/>
                <w:sz w:val="20"/>
                <w:szCs w:val="20"/>
              </w:rPr>
              <w:t>0.469</w:t>
            </w:r>
          </w:p>
        </w:tc>
        <w:tc>
          <w:tcPr>
            <w:tcW w:w="722" w:type="pct"/>
            <w:noWrap/>
          </w:tcPr>
          <w:p w14:paraId="5C5565F0" w14:textId="4BDA048E" w:rsidR="0031512E" w:rsidRPr="00C34424" w:rsidRDefault="00C34424" w:rsidP="007C38D2">
            <w:pPr>
              <w:spacing w:after="0" w:line="240" w:lineRule="auto"/>
              <w:jc w:val="center"/>
              <w:rPr>
                <w:rFonts w:eastAsia="Times New Roman" w:cs="Aptos"/>
                <w:color w:val="000000"/>
                <w:sz w:val="20"/>
                <w:szCs w:val="20"/>
              </w:rPr>
            </w:pPr>
            <w:r w:rsidRPr="00C34424">
              <w:rPr>
                <w:rFonts w:eastAsia="Times New Roman" w:cs="Aptos"/>
                <w:color w:val="000000"/>
                <w:sz w:val="20"/>
                <w:szCs w:val="20"/>
              </w:rPr>
              <w:t>0.321</w:t>
            </w:r>
          </w:p>
        </w:tc>
        <w:tc>
          <w:tcPr>
            <w:tcW w:w="797" w:type="pct"/>
            <w:noWrap/>
          </w:tcPr>
          <w:p w14:paraId="533485EC" w14:textId="49E86307"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0.417 (0.45)</w:t>
            </w:r>
          </w:p>
        </w:tc>
        <w:tc>
          <w:tcPr>
            <w:tcW w:w="726" w:type="pct"/>
            <w:shd w:val="clear" w:color="auto" w:fill="auto"/>
          </w:tcPr>
          <w:p w14:paraId="2102917E" w14:textId="1D8D50E9" w:rsidR="0031512E" w:rsidRPr="00C34424"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0.321 (0.43)</w:t>
            </w:r>
          </w:p>
        </w:tc>
      </w:tr>
      <w:tr w:rsidR="00D534B2" w:rsidRPr="00A6342A" w14:paraId="6CA0F418" w14:textId="77777777" w:rsidTr="00857201">
        <w:trPr>
          <w:trHeight w:val="20"/>
          <w:jc w:val="center"/>
        </w:trPr>
        <w:tc>
          <w:tcPr>
            <w:tcW w:w="2075" w:type="pct"/>
            <w:tcBorders>
              <w:bottom w:val="single" w:sz="4" w:space="0" w:color="auto"/>
            </w:tcBorders>
            <w:noWrap/>
            <w:vAlign w:val="bottom"/>
          </w:tcPr>
          <w:p w14:paraId="270E8848" w14:textId="77777777" w:rsidR="0031512E" w:rsidRPr="00A6342A" w:rsidRDefault="0031512E" w:rsidP="00270ABC">
            <w:pPr>
              <w:spacing w:after="0" w:line="360" w:lineRule="auto"/>
              <w:ind w:firstLine="72"/>
              <w:jc w:val="left"/>
              <w:rPr>
                <w:rFonts w:eastAsia="Times New Roman" w:cs="Aptos"/>
                <w:color w:val="000000"/>
                <w:sz w:val="20"/>
                <w:szCs w:val="20"/>
              </w:rPr>
            </w:pPr>
            <w:r w:rsidRPr="00A6342A">
              <w:rPr>
                <w:rFonts w:eastAsia="Times New Roman" w:cs="Aptos"/>
                <w:color w:val="000000"/>
                <w:sz w:val="20"/>
                <w:szCs w:val="20"/>
              </w:rPr>
              <w:t>Specificity</w:t>
            </w:r>
          </w:p>
        </w:tc>
        <w:tc>
          <w:tcPr>
            <w:tcW w:w="680" w:type="pct"/>
            <w:tcBorders>
              <w:bottom w:val="single" w:sz="4" w:space="0" w:color="auto"/>
            </w:tcBorders>
            <w:noWrap/>
          </w:tcPr>
          <w:p w14:paraId="738F0699" w14:textId="450E64A9" w:rsidR="0031512E" w:rsidRPr="00A6342A" w:rsidRDefault="00C34424" w:rsidP="007C38D2">
            <w:pPr>
              <w:spacing w:after="0" w:line="240" w:lineRule="auto"/>
              <w:jc w:val="center"/>
              <w:rPr>
                <w:rFonts w:eastAsia="Times New Roman" w:cs="Aptos"/>
                <w:color w:val="000000"/>
                <w:sz w:val="20"/>
                <w:szCs w:val="20"/>
              </w:rPr>
            </w:pPr>
            <w:r>
              <w:rPr>
                <w:rFonts w:eastAsia="Times New Roman" w:cs="Aptos"/>
                <w:color w:val="000000"/>
                <w:sz w:val="20"/>
                <w:szCs w:val="20"/>
              </w:rPr>
              <w:t>0.659</w:t>
            </w:r>
          </w:p>
        </w:tc>
        <w:tc>
          <w:tcPr>
            <w:tcW w:w="722" w:type="pct"/>
            <w:tcBorders>
              <w:bottom w:val="single" w:sz="4" w:space="0" w:color="auto"/>
            </w:tcBorders>
            <w:noWrap/>
          </w:tcPr>
          <w:p w14:paraId="50FD109F" w14:textId="7451F23A" w:rsidR="0031512E" w:rsidRPr="00C34424" w:rsidRDefault="00C34424" w:rsidP="007C38D2">
            <w:pPr>
              <w:spacing w:after="0" w:line="240" w:lineRule="auto"/>
              <w:jc w:val="center"/>
              <w:rPr>
                <w:rFonts w:eastAsia="Times New Roman" w:cs="Aptos"/>
                <w:b/>
                <w:bCs/>
                <w:color w:val="000000"/>
                <w:sz w:val="20"/>
                <w:szCs w:val="20"/>
              </w:rPr>
            </w:pPr>
            <w:r w:rsidRPr="00C34424">
              <w:rPr>
                <w:rFonts w:eastAsia="Times New Roman" w:cs="Aptos"/>
                <w:b/>
                <w:bCs/>
                <w:color w:val="000000"/>
                <w:sz w:val="20"/>
                <w:szCs w:val="20"/>
              </w:rPr>
              <w:t>0.715</w:t>
            </w:r>
          </w:p>
        </w:tc>
        <w:tc>
          <w:tcPr>
            <w:tcW w:w="797" w:type="pct"/>
            <w:tcBorders>
              <w:bottom w:val="single" w:sz="4" w:space="0" w:color="auto"/>
            </w:tcBorders>
            <w:noWrap/>
          </w:tcPr>
          <w:p w14:paraId="1773731D" w14:textId="23DDB89F" w:rsidR="0031512E" w:rsidRPr="00A6342A" w:rsidRDefault="00A655E7" w:rsidP="007C38D2">
            <w:pPr>
              <w:spacing w:after="0" w:line="240" w:lineRule="auto"/>
              <w:jc w:val="center"/>
              <w:rPr>
                <w:rFonts w:eastAsia="Times New Roman" w:cs="Aptos"/>
                <w:color w:val="000000"/>
                <w:sz w:val="20"/>
                <w:szCs w:val="20"/>
              </w:rPr>
            </w:pPr>
            <w:r>
              <w:rPr>
                <w:rFonts w:eastAsia="Times New Roman" w:cs="Aptos"/>
                <w:color w:val="000000"/>
                <w:sz w:val="20"/>
                <w:szCs w:val="20"/>
              </w:rPr>
              <w:t>0.608 (0.45)</w:t>
            </w:r>
          </w:p>
        </w:tc>
        <w:tc>
          <w:tcPr>
            <w:tcW w:w="726" w:type="pct"/>
            <w:tcBorders>
              <w:bottom w:val="single" w:sz="4" w:space="0" w:color="auto"/>
            </w:tcBorders>
            <w:shd w:val="clear" w:color="auto" w:fill="auto"/>
          </w:tcPr>
          <w:p w14:paraId="4313E0B9" w14:textId="2F3A4217" w:rsidR="0031512E" w:rsidRPr="00A655E7" w:rsidRDefault="00A655E7" w:rsidP="007C38D2">
            <w:pPr>
              <w:spacing w:after="0" w:line="240" w:lineRule="auto"/>
              <w:jc w:val="center"/>
              <w:rPr>
                <w:rFonts w:eastAsia="Times New Roman" w:cs="Aptos"/>
                <w:b/>
                <w:bCs/>
                <w:color w:val="000000"/>
                <w:sz w:val="20"/>
                <w:szCs w:val="20"/>
              </w:rPr>
            </w:pPr>
            <w:r w:rsidRPr="00A655E7">
              <w:rPr>
                <w:rFonts w:eastAsia="Times New Roman" w:cs="Aptos"/>
                <w:b/>
                <w:bCs/>
                <w:color w:val="000000"/>
                <w:sz w:val="20"/>
                <w:szCs w:val="20"/>
              </w:rPr>
              <w:t>0.709 (0.41)</w:t>
            </w:r>
          </w:p>
        </w:tc>
      </w:tr>
      <w:tr w:rsidR="00A655E7" w:rsidRPr="00A6342A" w14:paraId="083C9F2B" w14:textId="77777777" w:rsidTr="00857201">
        <w:trPr>
          <w:trHeight w:val="20"/>
          <w:jc w:val="center"/>
        </w:trPr>
        <w:tc>
          <w:tcPr>
            <w:tcW w:w="2075" w:type="pct"/>
            <w:tcBorders>
              <w:top w:val="single" w:sz="4" w:space="0" w:color="auto"/>
            </w:tcBorders>
            <w:noWrap/>
            <w:vAlign w:val="bottom"/>
          </w:tcPr>
          <w:p w14:paraId="65F97EDC" w14:textId="1501F8B1" w:rsidR="006C5744" w:rsidRPr="00A6342A" w:rsidRDefault="006C5744" w:rsidP="00270ABC">
            <w:pPr>
              <w:spacing w:after="0" w:line="360" w:lineRule="auto"/>
              <w:ind w:firstLine="72"/>
              <w:jc w:val="left"/>
              <w:rPr>
                <w:rFonts w:eastAsia="Times New Roman" w:cs="Aptos"/>
                <w:color w:val="000000"/>
                <w:sz w:val="20"/>
                <w:szCs w:val="20"/>
              </w:rPr>
            </w:pPr>
            <w:r>
              <w:rPr>
                <w:rFonts w:eastAsia="Times New Roman" w:cs="Aptos"/>
                <w:color w:val="000000"/>
                <w:sz w:val="20"/>
                <w:szCs w:val="20"/>
              </w:rPr>
              <w:t>No. of predictors</w:t>
            </w:r>
          </w:p>
        </w:tc>
        <w:tc>
          <w:tcPr>
            <w:tcW w:w="680" w:type="pct"/>
            <w:tcBorders>
              <w:top w:val="single" w:sz="4" w:space="0" w:color="auto"/>
            </w:tcBorders>
            <w:noWrap/>
          </w:tcPr>
          <w:p w14:paraId="2F84B3A3" w14:textId="77777777" w:rsidR="006C5744" w:rsidRDefault="006C5744" w:rsidP="007C38D2">
            <w:pPr>
              <w:spacing w:after="0" w:line="240" w:lineRule="auto"/>
              <w:jc w:val="center"/>
              <w:rPr>
                <w:rFonts w:eastAsia="Times New Roman" w:cs="Aptos"/>
                <w:color w:val="000000"/>
                <w:sz w:val="20"/>
                <w:szCs w:val="20"/>
              </w:rPr>
            </w:pPr>
          </w:p>
        </w:tc>
        <w:tc>
          <w:tcPr>
            <w:tcW w:w="722" w:type="pct"/>
            <w:tcBorders>
              <w:top w:val="single" w:sz="4" w:space="0" w:color="auto"/>
            </w:tcBorders>
            <w:noWrap/>
          </w:tcPr>
          <w:p w14:paraId="10EC3568" w14:textId="77777777" w:rsidR="006C5744" w:rsidRPr="00C34424" w:rsidRDefault="006C5744" w:rsidP="007C38D2">
            <w:pPr>
              <w:spacing w:after="0" w:line="240" w:lineRule="auto"/>
              <w:jc w:val="center"/>
              <w:rPr>
                <w:rFonts w:eastAsia="Times New Roman" w:cs="Aptos"/>
                <w:b/>
                <w:bCs/>
                <w:color w:val="000000"/>
                <w:sz w:val="20"/>
                <w:szCs w:val="20"/>
              </w:rPr>
            </w:pPr>
          </w:p>
        </w:tc>
        <w:tc>
          <w:tcPr>
            <w:tcW w:w="797" w:type="pct"/>
            <w:tcBorders>
              <w:top w:val="single" w:sz="4" w:space="0" w:color="auto"/>
            </w:tcBorders>
            <w:noWrap/>
          </w:tcPr>
          <w:p w14:paraId="50C98B4E" w14:textId="77777777" w:rsidR="006C5744" w:rsidRPr="00A6342A" w:rsidRDefault="006C5744" w:rsidP="007C38D2">
            <w:pPr>
              <w:spacing w:after="0" w:line="240" w:lineRule="auto"/>
              <w:jc w:val="center"/>
              <w:rPr>
                <w:rFonts w:eastAsia="Times New Roman" w:cs="Aptos"/>
                <w:color w:val="000000"/>
                <w:sz w:val="20"/>
                <w:szCs w:val="20"/>
              </w:rPr>
            </w:pPr>
          </w:p>
        </w:tc>
        <w:tc>
          <w:tcPr>
            <w:tcW w:w="726" w:type="pct"/>
            <w:tcBorders>
              <w:top w:val="single" w:sz="4" w:space="0" w:color="auto"/>
            </w:tcBorders>
            <w:shd w:val="clear" w:color="auto" w:fill="auto"/>
          </w:tcPr>
          <w:p w14:paraId="5EF215D6" w14:textId="77777777" w:rsidR="006C5744" w:rsidRPr="00C34424" w:rsidRDefault="006C5744" w:rsidP="007C38D2">
            <w:pPr>
              <w:spacing w:after="0" w:line="240" w:lineRule="auto"/>
              <w:jc w:val="center"/>
              <w:rPr>
                <w:rFonts w:eastAsia="Times New Roman" w:cs="Aptos"/>
                <w:color w:val="000000"/>
                <w:sz w:val="20"/>
                <w:szCs w:val="20"/>
              </w:rPr>
            </w:pPr>
          </w:p>
        </w:tc>
      </w:tr>
      <w:tr w:rsidR="00A655E7" w:rsidRPr="00A6342A" w14:paraId="4CAB452D" w14:textId="77777777" w:rsidTr="00857201">
        <w:trPr>
          <w:trHeight w:val="20"/>
          <w:jc w:val="center"/>
        </w:trPr>
        <w:tc>
          <w:tcPr>
            <w:tcW w:w="2075" w:type="pct"/>
            <w:tcBorders>
              <w:bottom w:val="single" w:sz="4" w:space="0" w:color="auto"/>
            </w:tcBorders>
            <w:noWrap/>
            <w:vAlign w:val="bottom"/>
          </w:tcPr>
          <w:p w14:paraId="4C2BD608" w14:textId="721EE2F6" w:rsidR="006C5744" w:rsidRPr="00A6342A" w:rsidRDefault="006C5744" w:rsidP="00270ABC">
            <w:pPr>
              <w:spacing w:after="0" w:line="360" w:lineRule="auto"/>
              <w:ind w:firstLine="72"/>
              <w:jc w:val="left"/>
              <w:rPr>
                <w:rFonts w:eastAsia="Times New Roman" w:cs="Aptos"/>
                <w:color w:val="000000"/>
                <w:sz w:val="20"/>
                <w:szCs w:val="20"/>
              </w:rPr>
            </w:pPr>
            <w:r>
              <w:rPr>
                <w:rFonts w:eastAsia="Times New Roman" w:cs="Aptos"/>
                <w:color w:val="000000"/>
                <w:sz w:val="20"/>
                <w:szCs w:val="20"/>
              </w:rPr>
              <w:t>No. of observations</w:t>
            </w:r>
          </w:p>
        </w:tc>
        <w:tc>
          <w:tcPr>
            <w:tcW w:w="680" w:type="pct"/>
            <w:tcBorders>
              <w:bottom w:val="single" w:sz="4" w:space="0" w:color="auto"/>
            </w:tcBorders>
            <w:noWrap/>
          </w:tcPr>
          <w:p w14:paraId="48BEE199" w14:textId="77777777" w:rsidR="006C5744" w:rsidRDefault="006C5744" w:rsidP="007C38D2">
            <w:pPr>
              <w:spacing w:after="0" w:line="240" w:lineRule="auto"/>
              <w:jc w:val="center"/>
              <w:rPr>
                <w:rFonts w:eastAsia="Times New Roman" w:cs="Aptos"/>
                <w:color w:val="000000"/>
                <w:sz w:val="20"/>
                <w:szCs w:val="20"/>
              </w:rPr>
            </w:pPr>
          </w:p>
        </w:tc>
        <w:tc>
          <w:tcPr>
            <w:tcW w:w="722" w:type="pct"/>
            <w:tcBorders>
              <w:bottom w:val="single" w:sz="4" w:space="0" w:color="auto"/>
            </w:tcBorders>
            <w:noWrap/>
          </w:tcPr>
          <w:p w14:paraId="5DE18B9D" w14:textId="77777777" w:rsidR="006C5744" w:rsidRPr="00C34424" w:rsidRDefault="006C5744" w:rsidP="007C38D2">
            <w:pPr>
              <w:spacing w:after="0" w:line="240" w:lineRule="auto"/>
              <w:jc w:val="center"/>
              <w:rPr>
                <w:rFonts w:eastAsia="Times New Roman" w:cs="Aptos"/>
                <w:b/>
                <w:bCs/>
                <w:color w:val="000000"/>
                <w:sz w:val="20"/>
                <w:szCs w:val="20"/>
              </w:rPr>
            </w:pPr>
          </w:p>
        </w:tc>
        <w:tc>
          <w:tcPr>
            <w:tcW w:w="797" w:type="pct"/>
            <w:tcBorders>
              <w:bottom w:val="single" w:sz="4" w:space="0" w:color="auto"/>
            </w:tcBorders>
            <w:noWrap/>
          </w:tcPr>
          <w:p w14:paraId="30B5E87E" w14:textId="77777777" w:rsidR="006C5744" w:rsidRPr="00A6342A" w:rsidRDefault="006C5744" w:rsidP="007C38D2">
            <w:pPr>
              <w:spacing w:after="0" w:line="240" w:lineRule="auto"/>
              <w:jc w:val="center"/>
              <w:rPr>
                <w:rFonts w:eastAsia="Times New Roman" w:cs="Aptos"/>
                <w:color w:val="000000"/>
                <w:sz w:val="20"/>
                <w:szCs w:val="20"/>
              </w:rPr>
            </w:pPr>
          </w:p>
        </w:tc>
        <w:tc>
          <w:tcPr>
            <w:tcW w:w="726" w:type="pct"/>
            <w:tcBorders>
              <w:bottom w:val="single" w:sz="4" w:space="0" w:color="auto"/>
            </w:tcBorders>
            <w:shd w:val="clear" w:color="auto" w:fill="auto"/>
          </w:tcPr>
          <w:p w14:paraId="4DA4F72D" w14:textId="77777777" w:rsidR="006C5744" w:rsidRPr="00C34424" w:rsidRDefault="006C5744" w:rsidP="007C38D2">
            <w:pPr>
              <w:spacing w:after="0" w:line="240" w:lineRule="auto"/>
              <w:jc w:val="center"/>
              <w:rPr>
                <w:rFonts w:eastAsia="Times New Roman" w:cs="Aptos"/>
                <w:color w:val="000000"/>
                <w:sz w:val="20"/>
                <w:szCs w:val="20"/>
              </w:rPr>
            </w:pPr>
          </w:p>
        </w:tc>
      </w:tr>
    </w:tbl>
    <w:p w14:paraId="75C12338" w14:textId="77777777" w:rsidR="0031512E" w:rsidRPr="00A6342A" w:rsidRDefault="0031512E" w:rsidP="0031512E">
      <w:pPr>
        <w:spacing w:after="0" w:line="240" w:lineRule="auto"/>
        <w:rPr>
          <w:rFonts w:eastAsia="Times New Roman" w:cs="Times New Roman"/>
          <w:sz w:val="20"/>
          <w:lang w:val="en-US"/>
        </w:rPr>
      </w:pPr>
      <w:r w:rsidRPr="00A6342A">
        <w:rPr>
          <w:rFonts w:eastAsia="Times New Roman" w:cs="Times New Roman"/>
          <w:sz w:val="20"/>
          <w:lang w:val="en-US"/>
        </w:rPr>
        <w:t xml:space="preserve">Note: </w:t>
      </w:r>
    </w:p>
    <w:p w14:paraId="2DBFF971" w14:textId="77777777" w:rsidR="0031512E" w:rsidRDefault="0031512E" w:rsidP="00A6342A">
      <w:pPr>
        <w:spacing w:after="0" w:line="240" w:lineRule="auto"/>
        <w:rPr>
          <w:rFonts w:eastAsia="Times New Roman" w:cs="Times New Roman"/>
          <w:sz w:val="20"/>
          <w:lang w:val="en-US"/>
        </w:rPr>
      </w:pPr>
    </w:p>
    <w:p w14:paraId="4224740C" w14:textId="18FC9A81" w:rsidR="0031512E" w:rsidRPr="00A6342A" w:rsidRDefault="00A6342A" w:rsidP="00A6342A">
      <w:pPr>
        <w:spacing w:after="0" w:line="240" w:lineRule="auto"/>
        <w:rPr>
          <w:rFonts w:eastAsia="Times New Roman" w:cs="Times New Roman"/>
          <w:sz w:val="20"/>
          <w:lang w:val="en-US"/>
        </w:rPr>
      </w:pPr>
      <w:r w:rsidRPr="00A6342A">
        <w:rPr>
          <w:rFonts w:eastAsia="Times New Roman" w:cs="Times New Roman"/>
          <w:sz w:val="20"/>
          <w:lang w:val="en-US"/>
        </w:rPr>
        <w:t xml:space="preserve"> </w:t>
      </w:r>
    </w:p>
    <w:p w14:paraId="1E6EB71B" w14:textId="6CBFEC86" w:rsidR="00A6342A" w:rsidRPr="008B5A40" w:rsidRDefault="00A6342A" w:rsidP="008B5A40">
      <w:pPr>
        <w:pStyle w:val="NoSpacing"/>
        <w:spacing w:after="120"/>
        <w:rPr>
          <w:noProof/>
          <w:sz w:val="20"/>
          <w:lang w:val="en-US"/>
        </w:rPr>
        <w:sectPr w:rsidR="00A6342A" w:rsidRPr="008B5A40" w:rsidSect="008B5A40">
          <w:pgSz w:w="11906" w:h="16838"/>
          <w:pgMar w:top="1134" w:right="1417" w:bottom="1417" w:left="1417" w:header="708" w:footer="708" w:gutter="0"/>
          <w:cols w:space="708"/>
          <w:docGrid w:linePitch="360"/>
        </w:sectPr>
      </w:pPr>
    </w:p>
    <w:p w14:paraId="18734740" w14:textId="787038D5" w:rsidR="008B5A40" w:rsidRPr="008B5A40" w:rsidRDefault="008B5A40" w:rsidP="008B5A40">
      <w:pPr>
        <w:pStyle w:val="Heading2"/>
        <w:rPr>
          <w:color w:val="000000" w:themeColor="text1"/>
          <w:lang w:val="en-US"/>
        </w:rPr>
      </w:pPr>
      <w:r w:rsidRPr="008B5A40">
        <w:rPr>
          <w:color w:val="000000" w:themeColor="text1"/>
          <w:lang w:val="en-US"/>
        </w:rPr>
        <w:lastRenderedPageBreak/>
        <w:t>C Model validation</w:t>
      </w:r>
    </w:p>
    <w:p w14:paraId="19811DD2" w14:textId="40F6C99C" w:rsidR="008B5A40" w:rsidRPr="008B5A40" w:rsidRDefault="008B5A40" w:rsidP="008B5A40">
      <w:pPr>
        <w:pStyle w:val="NoSpacing"/>
        <w:spacing w:after="120"/>
        <w:rPr>
          <w:noProof/>
          <w:sz w:val="20"/>
          <w:lang w:val="en-US"/>
        </w:rPr>
      </w:pPr>
      <w:r w:rsidRPr="008B5A40">
        <w:rPr>
          <w:noProof/>
          <w:sz w:val="20"/>
          <w:lang w:val="en-US"/>
        </w:rPr>
        <w:t xml:space="preserve">To build a reliable model, model validation is an important but often underestimated part of an analysis (Borovicka et al, 2012). The goal of model validation is to have a model that explains our dataset but also has the ability to accurately predict </w:t>
      </w:r>
      <w:del w:id="635" w:author="Scherrer  Beat" w:date="2025-03-13T14:29:00Z" w16du:dateUtc="2025-03-13T13:29:00Z">
        <w:r w:rsidRPr="008B5A40" w:rsidDel="008F56FA">
          <w:rPr>
            <w:noProof/>
            <w:sz w:val="20"/>
            <w:lang w:val="en-US"/>
          </w:rPr>
          <w:delText>further datasets</w:delText>
        </w:r>
      </w:del>
      <w:ins w:id="636" w:author="Scherrer  Beat" w:date="2025-03-13T14:29:00Z" w16du:dateUtc="2025-03-13T13:29:00Z">
        <w:r w:rsidR="008F56FA">
          <w:rPr>
            <w:noProof/>
            <w:sz w:val="20"/>
            <w:lang w:val="en-US"/>
          </w:rPr>
          <w:t>unseen data</w:t>
        </w:r>
      </w:ins>
      <w:r w:rsidRPr="008B5A40">
        <w:rPr>
          <w:noProof/>
          <w:sz w:val="20"/>
          <w:lang w:val="en-US"/>
        </w:rPr>
        <w:t xml:space="preserve">. In our case out-of-sample prediction of census data. Especially for supervised learning algorithms this can be a drawback. Due to their often very flexible learning process it might happen that a model perfectly fits the current dataset but has poor generalization capability. This so-called overfitting of the data leads to a perfect fit of the noisy data points where on the other hand the underlying relationship is distorted (Du and Swamy, 2014). In order to increase the predictive power and avoid overfitting of the models our data is split into three pieces, namely a train. validation and test dataset. The most common approach is to split the dataset randomly into 2/3 train as well as validation and 1/3 test dataset (Dobbin and Simon, 2011). </w:t>
      </w:r>
    </w:p>
    <w:p w14:paraId="0961C447" w14:textId="77777777" w:rsidR="008B5A40" w:rsidRPr="008B5A40" w:rsidRDefault="008B5A40" w:rsidP="008B5A40">
      <w:pPr>
        <w:pStyle w:val="NoSpacing"/>
        <w:spacing w:after="120"/>
        <w:rPr>
          <w:noProof/>
          <w:sz w:val="20"/>
          <w:lang w:val="en-US"/>
        </w:rPr>
      </w:pPr>
    </w:p>
    <w:p w14:paraId="06B39A1C" w14:textId="77777777" w:rsidR="008B5A40" w:rsidRPr="008B5A40" w:rsidRDefault="008B5A40" w:rsidP="008B5A40">
      <w:pPr>
        <w:pStyle w:val="NoSpacing"/>
        <w:spacing w:after="120"/>
        <w:rPr>
          <w:noProof/>
          <w:sz w:val="20"/>
          <w:lang w:val="en-US"/>
        </w:rPr>
      </w:pPr>
      <w:r w:rsidRPr="008B5A40">
        <w:rPr>
          <w:noProof/>
          <w:sz w:val="20"/>
          <w:lang w:val="en-US"/>
        </w:rPr>
        <w:t>The process of model validation can be divided into three steps: The first step is the model selection, where a preferred model is chosen. Second, in the model assessment the performance from the chosen model will be evaluated on an ”untrained” dataset. Third, various robustness checks are made to evaluate how robust the results are. The process of model validation can then be divided into three steps:</w:t>
      </w:r>
    </w:p>
    <w:p w14:paraId="332BCE22" w14:textId="77777777" w:rsidR="008B5A40" w:rsidRPr="008B5A40" w:rsidRDefault="008B5A40" w:rsidP="008B5A40">
      <w:pPr>
        <w:pStyle w:val="NoSpacing"/>
        <w:spacing w:after="120"/>
        <w:rPr>
          <w:noProof/>
          <w:sz w:val="20"/>
          <w:lang w:val="en-US"/>
        </w:rPr>
      </w:pPr>
    </w:p>
    <w:p w14:paraId="328FBD67" w14:textId="77777777" w:rsidR="008B5A40" w:rsidRPr="008B5A40" w:rsidRDefault="008B5A40" w:rsidP="008B5A40">
      <w:pPr>
        <w:pStyle w:val="NoSpacing"/>
        <w:spacing w:after="120"/>
        <w:rPr>
          <w:b/>
          <w:noProof/>
          <w:sz w:val="20"/>
          <w:lang w:val="en-US"/>
        </w:rPr>
      </w:pPr>
      <w:r w:rsidRPr="008B5A40">
        <w:rPr>
          <w:b/>
          <w:noProof/>
          <w:sz w:val="20"/>
          <w:lang w:val="en-US"/>
        </w:rPr>
        <w:t xml:space="preserve">1. </w:t>
      </w:r>
      <w:commentRangeStart w:id="637"/>
      <w:r w:rsidRPr="008B5A40">
        <w:rPr>
          <w:b/>
          <w:noProof/>
          <w:sz w:val="20"/>
          <w:lang w:val="en-US"/>
        </w:rPr>
        <w:t>Model Selection</w:t>
      </w:r>
      <w:commentRangeEnd w:id="637"/>
      <w:r w:rsidR="006F3255">
        <w:rPr>
          <w:rStyle w:val="CommentReference"/>
        </w:rPr>
        <w:commentReference w:id="637"/>
      </w:r>
    </w:p>
    <w:p w14:paraId="4F61E418" w14:textId="77777777" w:rsidR="008B5A40" w:rsidRPr="008B5A40" w:rsidRDefault="008B5A40" w:rsidP="008B5A40">
      <w:pPr>
        <w:pStyle w:val="NoSpacing"/>
        <w:spacing w:after="120"/>
        <w:rPr>
          <w:noProof/>
          <w:sz w:val="20"/>
          <w:lang w:val="en-US"/>
        </w:rPr>
      </w:pPr>
      <w:r w:rsidRPr="008B5A40">
        <w:rPr>
          <w:noProof/>
          <w:sz w:val="20"/>
          <w:lang w:val="en-US"/>
        </w:rPr>
        <w:t xml:space="preserve">In the first step, the model selection, the aim is on one hand to learn and </w:t>
      </w:r>
      <w:commentRangeStart w:id="638"/>
      <w:r w:rsidRPr="008B5A40">
        <w:rPr>
          <w:noProof/>
          <w:sz w:val="20"/>
          <w:lang w:val="en-US"/>
        </w:rPr>
        <w:t xml:space="preserve">estimate parameters </w:t>
      </w:r>
      <w:commentRangeEnd w:id="638"/>
      <w:r w:rsidR="006F3255">
        <w:rPr>
          <w:rStyle w:val="CommentReference"/>
        </w:rPr>
        <w:commentReference w:id="638"/>
      </w:r>
      <w:r w:rsidRPr="008B5A40">
        <w:rPr>
          <w:noProof/>
          <w:sz w:val="20"/>
          <w:lang w:val="en-US"/>
        </w:rPr>
        <w:t>of different models with the training dataset and on the other hand to evaluate the model in order to select a preferred model based on the validation dataset. The validation tries not necessarily to choose a model that perfectly fits the data but that captures best the underlying relationship (Borovicka et al, 2012). As Du and Swamy (2011) show, this can be done i.a. by cross validation.</w:t>
      </w:r>
    </w:p>
    <w:p w14:paraId="79785816" w14:textId="296E376F" w:rsidR="008B5A40" w:rsidRPr="008B5A40" w:rsidRDefault="008B5A40" w:rsidP="008B5A40">
      <w:pPr>
        <w:pStyle w:val="NoSpacing"/>
        <w:spacing w:after="120"/>
        <w:rPr>
          <w:noProof/>
          <w:sz w:val="20"/>
          <w:lang w:val="en-US"/>
        </w:rPr>
      </w:pPr>
      <w:r w:rsidRPr="008B5A40">
        <w:rPr>
          <w:noProof/>
          <w:sz w:val="20"/>
          <w:lang w:val="en-US"/>
        </w:rPr>
        <w:t xml:space="preserve">Cross validation (CV) is besides bootstrapping the most common method used to estimate the prediction error among the train and validation dataset. In k-fold CV the training/validation dataset is randomly split up into k folds of the same size. Out of these k folds, k-1 folds are used as training sets and one is used as validation set. In k turns, each of the folds is used once as validation set and k-1 times as training set. After k turns, k estimates of the </w:t>
      </w:r>
      <w:del w:id="639" w:author="Scherrer  Beat" w:date="2025-03-13T18:34:00Z" w16du:dateUtc="2025-03-13T17:34:00Z">
        <w:r w:rsidRPr="008B5A40" w:rsidDel="006F3255">
          <w:rPr>
            <w:noProof/>
            <w:sz w:val="20"/>
            <w:lang w:val="en-US"/>
          </w:rPr>
          <w:delText xml:space="preserve">mean squared error (MSE) </w:delText>
        </w:r>
      </w:del>
      <w:ins w:id="640" w:author="Scherrer  Beat" w:date="2025-03-13T18:34:00Z" w16du:dateUtc="2025-03-13T17:34:00Z">
        <w:r w:rsidR="006F3255">
          <w:rPr>
            <w:noProof/>
            <w:sz w:val="20"/>
            <w:lang w:val="en-US"/>
          </w:rPr>
          <w:t xml:space="preserve">classification </w:t>
        </w:r>
      </w:ins>
      <w:ins w:id="641" w:author="Scherrer  Beat" w:date="2025-03-13T18:35:00Z" w16du:dateUtc="2025-03-13T17:35:00Z">
        <w:r w:rsidR="006F3255">
          <w:rPr>
            <w:noProof/>
            <w:sz w:val="20"/>
            <w:lang w:val="en-US"/>
          </w:rPr>
          <w:t xml:space="preserve">error </w:t>
        </w:r>
      </w:ins>
      <w:r w:rsidRPr="008B5A40">
        <w:rPr>
          <w:noProof/>
          <w:sz w:val="20"/>
          <w:lang w:val="en-US"/>
        </w:rPr>
        <w:t xml:space="preserve">were computed. The average of this </w:t>
      </w:r>
      <w:del w:id="642" w:author="Scherrer  Beat" w:date="2025-03-13T18:35:00Z" w16du:dateUtc="2025-03-13T17:35:00Z">
        <w:r w:rsidRPr="008B5A40" w:rsidDel="006F3255">
          <w:rPr>
            <w:noProof/>
            <w:sz w:val="20"/>
            <w:lang w:val="en-US"/>
          </w:rPr>
          <w:delText>k MSE</w:delText>
        </w:r>
      </w:del>
      <w:ins w:id="643" w:author="Scherrer  Beat" w:date="2025-03-13T18:35:00Z" w16du:dateUtc="2025-03-13T17:35:00Z">
        <w:r w:rsidR="006F3255">
          <w:rPr>
            <w:noProof/>
            <w:sz w:val="20"/>
            <w:lang w:val="en-US"/>
          </w:rPr>
          <w:t>classification error</w:t>
        </w:r>
      </w:ins>
      <w:r w:rsidRPr="008B5A40">
        <w:rPr>
          <w:noProof/>
          <w:sz w:val="20"/>
          <w:lang w:val="en-US"/>
        </w:rPr>
        <w:t xml:space="preserve"> reveals then the CV estimate that is used to chose the preferred model. Since k-fold CV uses a smaller training set as without (k-1 vs. k) some authors claim that there is an additional pessimistic bias for strong learning algorithms. This occurs due to an assumed decreasing marginal learning curve where changes in sample size for small datasets are much higher than for large ones (James et al., 2013). Therefore, as Blair et al. (2017) suggest, we run a repeated k-fold CV to get robust results. In particular, we used a 5-fold CV that ran</w:t>
      </w:r>
      <w:commentRangeStart w:id="644"/>
      <w:r w:rsidRPr="008B5A40">
        <w:rPr>
          <w:noProof/>
          <w:sz w:val="20"/>
          <w:lang w:val="en-US"/>
        </w:rPr>
        <w:t xml:space="preserve"> 200 </w:t>
      </w:r>
      <w:commentRangeEnd w:id="644"/>
      <w:r w:rsidR="006F3255">
        <w:rPr>
          <w:rStyle w:val="CommentReference"/>
        </w:rPr>
        <w:commentReference w:id="644"/>
      </w:r>
      <w:r w:rsidRPr="008B5A40">
        <w:rPr>
          <w:noProof/>
          <w:sz w:val="20"/>
          <w:lang w:val="en-US"/>
        </w:rPr>
        <w:t>times.</w:t>
      </w:r>
    </w:p>
    <w:p w14:paraId="18D84F5D" w14:textId="77777777" w:rsidR="008B5A40" w:rsidRPr="008B5A40" w:rsidRDefault="008B5A40" w:rsidP="008B5A40">
      <w:pPr>
        <w:pStyle w:val="NoSpacing"/>
        <w:spacing w:after="120"/>
        <w:rPr>
          <w:b/>
          <w:noProof/>
          <w:sz w:val="20"/>
          <w:lang w:val="en-US"/>
        </w:rPr>
      </w:pPr>
    </w:p>
    <w:p w14:paraId="3D695091" w14:textId="77777777" w:rsidR="008B5A40" w:rsidRPr="008B5A40" w:rsidRDefault="008B5A40" w:rsidP="008B5A40">
      <w:pPr>
        <w:pStyle w:val="NoSpacing"/>
        <w:spacing w:after="120"/>
        <w:rPr>
          <w:b/>
          <w:noProof/>
          <w:sz w:val="20"/>
          <w:lang w:val="en-US"/>
        </w:rPr>
      </w:pPr>
      <w:r w:rsidRPr="008B5A40">
        <w:rPr>
          <w:b/>
          <w:noProof/>
          <w:sz w:val="20"/>
          <w:lang w:val="en-US"/>
        </w:rPr>
        <w:t>2. Model Assessment</w:t>
      </w:r>
    </w:p>
    <w:p w14:paraId="0C44A3D8" w14:textId="77777777" w:rsidR="008B5A40" w:rsidRPr="008B5A40" w:rsidRDefault="008B5A40" w:rsidP="008B5A40">
      <w:pPr>
        <w:pStyle w:val="NoSpacing"/>
        <w:spacing w:after="120"/>
        <w:rPr>
          <w:noProof/>
          <w:sz w:val="20"/>
          <w:lang w:val="en-US"/>
        </w:rPr>
      </w:pPr>
      <w:r w:rsidRPr="008B5A40">
        <w:rPr>
          <w:noProof/>
          <w:sz w:val="20"/>
          <w:lang w:val="en-US"/>
        </w:rPr>
        <w:t xml:space="preserve">In a second step, the model assessment, the aim is to evaluate the selected model. Precisely, the performance of the model based on new and untrained data is evaluated. Therefore, the test dataset which was not used before is applied. Measures to describe how well the model performed can be deduced by the confusion matrix, which compares the predicted outcome with the actual value in the data. </w:t>
      </w:r>
    </w:p>
    <w:p w14:paraId="404E4ECA" w14:textId="77777777" w:rsidR="008B5A40" w:rsidRPr="008B5A40" w:rsidRDefault="008B5A40" w:rsidP="008B5A40">
      <w:pPr>
        <w:pStyle w:val="NoSpacing"/>
        <w:spacing w:after="120"/>
        <w:rPr>
          <w:noProof/>
          <w:sz w:val="20"/>
          <w:lang w:val="en-US"/>
        </w:rPr>
      </w:pPr>
      <w:r w:rsidRPr="008B5A40">
        <w:rPr>
          <w:noProof/>
          <w:sz w:val="20"/>
          <w:lang w:val="en-US"/>
        </w:rPr>
        <w:t>As we can see from Table 2 four possible cases of outcomes are possible:</w:t>
      </w:r>
    </w:p>
    <w:p w14:paraId="17317380"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True Positive (TP). where the positive condition is correctly predicted as positive (in our case insured women is predicted as insured).</w:t>
      </w:r>
    </w:p>
    <w:p w14:paraId="5F28C05A"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False Negative (FN). where the positive condition is wrongly predicted as negative (in our case insured women is predicted as non-insured). This case is in the literature often called Type II error.</w:t>
      </w:r>
    </w:p>
    <w:p w14:paraId="39682825"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False Positive (FP). where the negative condition is wrongly predicted as positive (in our case non-insured women is predicted as insured). This case is in the literature often called Type I error.</w:t>
      </w:r>
    </w:p>
    <w:p w14:paraId="6BD8D90C" w14:textId="77777777" w:rsidR="008B5A40" w:rsidRPr="008B5A40" w:rsidRDefault="008B5A40" w:rsidP="008B5A40">
      <w:pPr>
        <w:pStyle w:val="NoSpacing"/>
        <w:numPr>
          <w:ilvl w:val="0"/>
          <w:numId w:val="32"/>
        </w:numPr>
        <w:spacing w:after="120"/>
        <w:rPr>
          <w:noProof/>
          <w:sz w:val="20"/>
          <w:lang w:val="en-US"/>
        </w:rPr>
      </w:pPr>
      <w:r w:rsidRPr="008B5A40">
        <w:rPr>
          <w:noProof/>
          <w:sz w:val="20"/>
          <w:lang w:val="en-US"/>
        </w:rPr>
        <w:t>True Negative (TN). where the negative condition is correctly predicted as negative (in our case non-insured women is predicted as non-insured).</w:t>
      </w:r>
    </w:p>
    <w:p w14:paraId="790B97BE" w14:textId="77777777" w:rsidR="008B5A40" w:rsidRPr="008B5A40" w:rsidRDefault="008B5A40" w:rsidP="008B5A40">
      <w:pPr>
        <w:pStyle w:val="NoSpacing"/>
        <w:spacing w:after="120"/>
        <w:rPr>
          <w:noProof/>
          <w:sz w:val="20"/>
          <w:lang w:val="en-US"/>
        </w:rPr>
      </w:pPr>
    </w:p>
    <w:p w14:paraId="4CC953ED" w14:textId="3F2BDD5F" w:rsidR="008B5A40" w:rsidRPr="008B5A40" w:rsidDel="008E288F" w:rsidRDefault="008B5A40" w:rsidP="008B5A40">
      <w:pPr>
        <w:pStyle w:val="NoSpacing"/>
        <w:spacing w:after="120"/>
        <w:rPr>
          <w:del w:id="645" w:author="Scherrer  Beat" w:date="2025-03-20T15:29:00Z" w16du:dateUtc="2025-03-20T14:29:00Z"/>
          <w:noProof/>
          <w:sz w:val="20"/>
          <w:lang w:val="en-US"/>
        </w:rPr>
      </w:pPr>
      <w:r w:rsidRPr="008B5A40">
        <w:rPr>
          <w:noProof/>
          <w:sz w:val="20"/>
          <w:lang w:val="en-US"/>
        </w:rPr>
        <w:t>Deduced from the four cases various performance measurements can be created to better evaluate an</w:t>
      </w:r>
      <w:ins w:id="646" w:author="Scherrer  Beat" w:date="2025-03-20T15:29:00Z" w16du:dateUtc="2025-03-20T14:29:00Z">
        <w:r w:rsidR="008E288F">
          <w:rPr>
            <w:noProof/>
            <w:sz w:val="20"/>
            <w:lang w:val="en-US"/>
          </w:rPr>
          <w:t>d</w:t>
        </w:r>
      </w:ins>
      <w:del w:id="647" w:author="Scherrer  Beat" w:date="2025-03-20T15:29:00Z" w16du:dateUtc="2025-03-20T14:29:00Z">
        <w:r w:rsidRPr="008B5A40" w:rsidDel="008E288F">
          <w:rPr>
            <w:noProof/>
            <w:sz w:val="20"/>
            <w:lang w:val="en-US"/>
          </w:rPr>
          <w:delText>d</w:delText>
        </w:r>
      </w:del>
    </w:p>
    <w:p w14:paraId="62A58755" w14:textId="77777777" w:rsidR="008B5A40" w:rsidRPr="008B5A40" w:rsidRDefault="008B5A40" w:rsidP="008B5A40">
      <w:pPr>
        <w:pStyle w:val="NoSpacing"/>
        <w:spacing w:after="120"/>
        <w:rPr>
          <w:noProof/>
          <w:sz w:val="20"/>
          <w:lang w:val="en-US"/>
        </w:rPr>
      </w:pPr>
      <w:r w:rsidRPr="008B5A40">
        <w:rPr>
          <w:noProof/>
          <w:sz w:val="20"/>
          <w:lang w:val="en-US"/>
        </w:rPr>
        <w:t>compare the performance of the models:</w:t>
      </w:r>
    </w:p>
    <w:p w14:paraId="0345B8BA" w14:textId="77777777" w:rsidR="008B5A40" w:rsidRPr="008B5A40" w:rsidRDefault="008B5A40" w:rsidP="008B5A40">
      <w:pPr>
        <w:pStyle w:val="NoSpacing"/>
        <w:numPr>
          <w:ilvl w:val="0"/>
          <w:numId w:val="34"/>
        </w:numPr>
        <w:spacing w:after="120"/>
        <w:rPr>
          <w:noProof/>
          <w:sz w:val="20"/>
          <w:lang w:val="en-US"/>
        </w:rPr>
      </w:pPr>
      <w:r w:rsidRPr="008B5A40">
        <w:rPr>
          <w:noProof/>
          <w:sz w:val="20"/>
          <w:lang w:val="en-US"/>
        </w:rPr>
        <w:lastRenderedPageBreak/>
        <w:t>Accuracy: (TP + TN) / Total. An optimal prediction would perfectly predict the True Positives and the True Negatives and would have zero False Positives and Negatives. Accuracy measures thus the rate of correctly identified observations among the total number.</w:t>
      </w:r>
    </w:p>
    <w:p w14:paraId="24CC59D1" w14:textId="77777777" w:rsidR="008B5A40" w:rsidRPr="008B5A40" w:rsidRDefault="008B5A40" w:rsidP="008B5A40">
      <w:pPr>
        <w:pStyle w:val="NoSpacing"/>
        <w:numPr>
          <w:ilvl w:val="0"/>
          <w:numId w:val="34"/>
        </w:numPr>
        <w:spacing w:after="120"/>
        <w:rPr>
          <w:noProof/>
          <w:sz w:val="20"/>
          <w:lang w:val="en-US"/>
        </w:rPr>
      </w:pPr>
      <w:r w:rsidRPr="008B5A40">
        <w:rPr>
          <w:noProof/>
          <w:sz w:val="20"/>
          <w:lang w:val="en-US"/>
        </w:rPr>
        <w:t>Sensitivity: TP / Positive condition (P0). Sometimes also called the probability of detection. Which measures the proportion of actual positive values that are correctly identified.</w:t>
      </w:r>
    </w:p>
    <w:p w14:paraId="4E9E5AC7"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Specificity: TN / Negative condition (N0). Sometimes also called the true negative rate. which measures the proportion of actual negative values that are correctly identified.</w:t>
      </w:r>
    </w:p>
    <w:p w14:paraId="2C0D6973"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Precision: TP / Predicted positive condition (P)</w:t>
      </w:r>
    </w:p>
    <w:p w14:paraId="19931C7F"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F1 score: 2 / [(1/Sensitivity)+(1/Precision)]. The harmonic average of Sensitivity and Precision is a measure of the test’s accuracy.</w:t>
      </w:r>
    </w:p>
    <w:p w14:paraId="3BB9050F"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ROC Curve: To graphically illustrate the performance of the models the Receiver operating characteristic (ROC) curve can be drawn. On the Y-axis the True Positive Rate (TPR) and on the X-axis False Positive Rate (FPR) is plotted for each threshold point between 0 and 1. Because the TPR is equal to the Sensitivity and the FPR equal to the fall-out, the ROC curve can also been described as a function of sensitivity in terms of the fall-out. Thus the more the curve is in the upper left corner, which means that the sensitivity is high and fall-out is low (respectively specificity high), the better is the predicting performance of our model. On the contrary, the closer the ROC curve gets to the 45- degree line, which stand for an absolute random model without learning from the data, the worse the performance is.</w:t>
      </w:r>
    </w:p>
    <w:p w14:paraId="4403F0E2"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AUC: To better compare the performance of the ROC curves between models. The Area under the curve (AUC) measurement is used. As the term already explains. AUC calculated the area under the ROC curve. Thus, AUC is equal to 1 if the model perfectly predicts the data such that the ROC curve is in the upper left corner and equal to 0.5 if the ROC curve is on the 45-degree line.</w:t>
      </w:r>
    </w:p>
    <w:p w14:paraId="663CDF2C" w14:textId="77777777" w:rsidR="008B5A40" w:rsidRPr="008B5A40" w:rsidRDefault="008B5A40" w:rsidP="008B5A40">
      <w:pPr>
        <w:pStyle w:val="NoSpacing"/>
        <w:numPr>
          <w:ilvl w:val="0"/>
          <w:numId w:val="33"/>
        </w:numPr>
        <w:spacing w:after="120"/>
        <w:rPr>
          <w:noProof/>
          <w:sz w:val="20"/>
          <w:lang w:val="en-US"/>
        </w:rPr>
      </w:pPr>
      <w:r w:rsidRPr="008B5A40">
        <w:rPr>
          <w:noProof/>
          <w:sz w:val="20"/>
          <w:lang w:val="en-US"/>
        </w:rPr>
        <w:t xml:space="preserve">Cohen’s Kappa: To avoid the bias of accuracy in an imbalanced sample, Cohen’s Kappa can be used.  It is calculated with the following formula (2 </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 xml:space="preserve"> </w:t>
      </w:r>
      <w:r w:rsidRPr="008B5A40">
        <w:rPr>
          <w:rFonts w:ascii="Cambria Math" w:hAnsi="Cambria Math" w:cs="Cambria Math"/>
          <w:noProof/>
          <w:sz w:val="20"/>
          <w:lang w:val="en-US"/>
        </w:rPr>
        <w:t>𝑇𝑁</w:t>
      </w:r>
      <w:r w:rsidRPr="008B5A40">
        <w:rPr>
          <w:noProof/>
          <w:sz w:val="20"/>
          <w:lang w:val="en-US"/>
        </w:rPr>
        <w:t xml:space="preserve"> −</w:t>
      </w:r>
      <w:r w:rsidRPr="008B5A40">
        <w:rPr>
          <w:rFonts w:ascii="Cambria Math" w:hAnsi="Cambria Math" w:cs="Cambria Math"/>
          <w:noProof/>
          <w:sz w:val="20"/>
          <w:lang w:val="en-US"/>
        </w:rPr>
        <w:t>𝐹𝑁</w:t>
      </w:r>
      <w:r w:rsidRPr="008B5A40">
        <w:rPr>
          <w:noProof/>
          <w:sz w:val="20"/>
          <w:lang w:val="en-US"/>
        </w:rPr>
        <w:t xml:space="preserve"> </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𝐹𝑃</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w:t>
      </w:r>
      <w:r w:rsidRPr="008B5A40">
        <w:rPr>
          <w:rFonts w:ascii="Cambria Math" w:hAnsi="Cambria Math" w:cs="Cambria Math"/>
          <w:noProof/>
          <w:sz w:val="20"/>
          <w:lang w:val="en-US"/>
        </w:rPr>
        <w:t>𝑇𝑃</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w:t>
      </w:r>
      <w:r w:rsidRPr="008B5A40">
        <w:rPr>
          <w:noProof/>
          <w:sz w:val="20"/>
          <w:lang w:val="en-US"/>
        </w:rPr>
        <w:t>(</w:t>
      </w:r>
      <w:r w:rsidRPr="008B5A40">
        <w:rPr>
          <w:rFonts w:ascii="Cambria Math" w:hAnsi="Cambria Math" w:cs="Cambria Math"/>
          <w:noProof/>
          <w:sz w:val="20"/>
          <w:lang w:val="en-US"/>
        </w:rPr>
        <w:t>𝐹𝑁</w:t>
      </w:r>
      <w:r w:rsidRPr="008B5A40">
        <w:rPr>
          <w:noProof/>
          <w:sz w:val="20"/>
          <w:lang w:val="en-US"/>
        </w:rPr>
        <w:t>+</w:t>
      </w:r>
      <w:r w:rsidRPr="008B5A40">
        <w:rPr>
          <w:rFonts w:ascii="Cambria Math" w:hAnsi="Cambria Math" w:cs="Cambria Math"/>
          <w:noProof/>
          <w:sz w:val="20"/>
          <w:lang w:val="en-US"/>
        </w:rPr>
        <w:t>𝑇𝑁</w:t>
      </w:r>
      <w:r w:rsidRPr="008B5A40">
        <w:rPr>
          <w:noProof/>
          <w:sz w:val="20"/>
          <w:lang w:val="en-US"/>
        </w:rPr>
        <w:t xml:space="preserve">)) and has values between -1 and 1. The comparison of the Cohen’s Kappa value between different samples should be done with care, due to the underlying distribution. However, within a sample, a higher Cohen’s Kappa means a better identification. </w:t>
      </w:r>
    </w:p>
    <w:p w14:paraId="484A895B" w14:textId="77777777" w:rsidR="008B5A40" w:rsidRPr="008B5A40" w:rsidRDefault="008B5A40" w:rsidP="008B5A40">
      <w:pPr>
        <w:pStyle w:val="NoSpacing"/>
        <w:spacing w:after="120"/>
        <w:rPr>
          <w:noProof/>
          <w:sz w:val="20"/>
          <w:lang w:val="en-US"/>
        </w:rPr>
      </w:pPr>
    </w:p>
    <w:p w14:paraId="6E8430E3" w14:textId="77777777" w:rsidR="008B5A40" w:rsidRPr="008B5A40" w:rsidRDefault="008B5A40" w:rsidP="008B5A40">
      <w:pPr>
        <w:pStyle w:val="NoSpacing"/>
        <w:spacing w:after="120"/>
        <w:rPr>
          <w:noProof/>
          <w:sz w:val="20"/>
          <w:lang w:val="en-US"/>
        </w:rPr>
      </w:pPr>
      <w:r w:rsidRPr="008B5A40">
        <w:rPr>
          <w:noProof/>
          <w:sz w:val="20"/>
          <w:lang w:val="en-US"/>
        </w:rPr>
        <w:t xml:space="preserve">A model will not necessarily outperform in all these performance measurements. Depending on the data and the prediction problem some performance measurement can be prioritized. </w:t>
      </w:r>
    </w:p>
    <w:p w14:paraId="60546395" w14:textId="77777777" w:rsidR="008B5A40" w:rsidRPr="008B5A40" w:rsidRDefault="008B5A40" w:rsidP="008B5A40">
      <w:pPr>
        <w:pStyle w:val="NoSpacing"/>
        <w:spacing w:after="120"/>
        <w:rPr>
          <w:noProof/>
          <w:sz w:val="20"/>
          <w:lang w:val="en-US"/>
        </w:rPr>
      </w:pPr>
    </w:p>
    <w:p w14:paraId="207D335B" w14:textId="77777777" w:rsidR="008B5A40" w:rsidRPr="008B5A40" w:rsidRDefault="008B5A40" w:rsidP="008B5A40">
      <w:pPr>
        <w:pStyle w:val="NoSpacing"/>
        <w:spacing w:after="120"/>
        <w:rPr>
          <w:b/>
          <w:noProof/>
          <w:sz w:val="20"/>
          <w:lang w:val="en-US"/>
        </w:rPr>
      </w:pPr>
      <w:r w:rsidRPr="008B5A40">
        <w:rPr>
          <w:b/>
          <w:noProof/>
          <w:sz w:val="20"/>
          <w:lang w:val="en-US"/>
        </w:rPr>
        <w:t>3. Robustness Checks</w:t>
      </w:r>
    </w:p>
    <w:p w14:paraId="7E27F6EE" w14:textId="77777777" w:rsidR="008B5A40" w:rsidRPr="008B5A40" w:rsidRDefault="008B5A40" w:rsidP="008B5A40">
      <w:pPr>
        <w:pStyle w:val="NoSpacing"/>
        <w:spacing w:after="120"/>
        <w:rPr>
          <w:noProof/>
          <w:sz w:val="20"/>
          <w:lang w:val="en-US"/>
        </w:rPr>
      </w:pPr>
      <w:r w:rsidRPr="008B5A40">
        <w:rPr>
          <w:noProof/>
          <w:sz w:val="20"/>
          <w:lang w:val="en-US"/>
        </w:rPr>
        <w:t>In a third step. various robustness checks based either on the data or on the parameters used in the model</w:t>
      </w:r>
    </w:p>
    <w:p w14:paraId="5E391699" w14:textId="77777777" w:rsidR="008B5A40" w:rsidRPr="008B5A40" w:rsidRDefault="008B5A40" w:rsidP="008B5A40">
      <w:pPr>
        <w:pStyle w:val="NoSpacing"/>
        <w:spacing w:after="120"/>
        <w:rPr>
          <w:noProof/>
          <w:sz w:val="20"/>
          <w:lang w:val="en-US"/>
        </w:rPr>
      </w:pPr>
      <w:r w:rsidRPr="008B5A40">
        <w:rPr>
          <w:noProof/>
          <w:sz w:val="20"/>
          <w:lang w:val="en-US"/>
        </w:rPr>
        <w:t>are made to see how consistent the results of the models are and if predictive power can be improved.</w:t>
      </w:r>
    </w:p>
    <w:p w14:paraId="4F24DB73" w14:textId="77777777" w:rsidR="008B5A40" w:rsidRPr="008B5A40" w:rsidRDefault="008B5A40" w:rsidP="008B5A40">
      <w:pPr>
        <w:pStyle w:val="NoSpacing"/>
        <w:spacing w:after="120"/>
        <w:rPr>
          <w:noProof/>
          <w:sz w:val="20"/>
          <w:lang w:val="en-US"/>
        </w:rPr>
      </w:pPr>
    </w:p>
    <w:p w14:paraId="5403ABE2" w14:textId="77777777" w:rsidR="008B5A40" w:rsidRPr="008B5A40" w:rsidRDefault="008B5A40" w:rsidP="008B5A40">
      <w:pPr>
        <w:pStyle w:val="NoSpacing"/>
        <w:spacing w:after="120"/>
        <w:rPr>
          <w:noProof/>
          <w:sz w:val="20"/>
          <w:lang w:val="en-US"/>
        </w:rPr>
      </w:pPr>
    </w:p>
    <w:p w14:paraId="55E52DBC" w14:textId="54187550" w:rsidR="0006259E" w:rsidRDefault="0006259E" w:rsidP="00B83887">
      <w:pPr>
        <w:pStyle w:val="NoSpacing"/>
        <w:spacing w:after="120"/>
        <w:rPr>
          <w:noProof/>
          <w:sz w:val="20"/>
          <w:lang w:val="en-US"/>
        </w:rPr>
      </w:pPr>
    </w:p>
    <w:bookmarkEnd w:id="1"/>
    <w:p w14:paraId="10AFA762" w14:textId="26552717" w:rsidR="00CA01F8" w:rsidRPr="00517263" w:rsidRDefault="00CA01F8" w:rsidP="00757E3E">
      <w:pPr>
        <w:pStyle w:val="CommentText"/>
        <w:spacing w:after="0"/>
        <w:jc w:val="left"/>
        <w:rPr>
          <w:lang w:val="en-US"/>
        </w:rPr>
      </w:pPr>
    </w:p>
    <w:sectPr w:rsidR="00CA01F8" w:rsidRPr="00517263" w:rsidSect="005F10C6">
      <w:pgSz w:w="11906" w:h="16838"/>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Durizzo  Kathrin" w:date="2025-03-06T19:12:00Z" w:initials="DK">
    <w:p w14:paraId="0E66088B" w14:textId="4B2BB619" w:rsidR="00931BB7" w:rsidRDefault="00931BB7">
      <w:pPr>
        <w:pStyle w:val="CommentText"/>
      </w:pPr>
      <w:r>
        <w:rPr>
          <w:rStyle w:val="CommentReference"/>
        </w:rPr>
        <w:annotationRef/>
      </w:r>
      <w:r>
        <w:t>Pepe please add</w:t>
      </w:r>
    </w:p>
  </w:comment>
  <w:comment w:id="4" w:author="Scherrer  Beat" w:date="2025-03-25T12:00:00Z" w:initials="BS">
    <w:p w14:paraId="5A3ED75C" w14:textId="77777777" w:rsidR="00B538FF" w:rsidRDefault="00B538FF" w:rsidP="00B538FF">
      <w:pPr>
        <w:pStyle w:val="CommentText"/>
        <w:jc w:val="left"/>
      </w:pPr>
      <w:r>
        <w:rPr>
          <w:rStyle w:val="CommentReference"/>
        </w:rPr>
        <w:annotationRef/>
      </w:r>
      <w:r>
        <w:t>updated</w:t>
      </w:r>
    </w:p>
  </w:comment>
  <w:comment w:id="5" w:author="Scherrer  Beat" w:date="2025-03-25T11:55:00Z" w:initials="BS">
    <w:p w14:paraId="412F3ED2" w14:textId="52A47DA9" w:rsidR="00CC128B" w:rsidRDefault="00CC128B" w:rsidP="00CC128B">
      <w:pPr>
        <w:pStyle w:val="CommentText"/>
        <w:jc w:val="left"/>
      </w:pPr>
      <w:r>
        <w:rPr>
          <w:rStyle w:val="CommentReference"/>
        </w:rPr>
        <w:annotationRef/>
      </w:r>
      <w:r>
        <w:t>Updated</w:t>
      </w:r>
    </w:p>
  </w:comment>
  <w:comment w:id="6" w:author="Scherrer  Beat" w:date="2025-04-14T12:08:00Z" w:initials="BS">
    <w:p w14:paraId="00A25DFD" w14:textId="77777777" w:rsidR="0085262B" w:rsidRDefault="0085262B" w:rsidP="0085262B">
      <w:pPr>
        <w:pStyle w:val="CommentText"/>
        <w:jc w:val="left"/>
      </w:pPr>
      <w:r>
        <w:rPr>
          <w:rStyle w:val="CommentReference"/>
        </w:rPr>
        <w:annotationRef/>
      </w:r>
      <w:r>
        <w:t>Updated</w:t>
      </w:r>
    </w:p>
  </w:comment>
  <w:comment w:id="7" w:author="Scherrer  Beat" w:date="2025-04-14T12:10:00Z" w:initials="BS">
    <w:p w14:paraId="0D9C7A1E" w14:textId="77777777" w:rsidR="0085262B" w:rsidRDefault="0085262B" w:rsidP="0085262B">
      <w:pPr>
        <w:pStyle w:val="CommentText"/>
        <w:jc w:val="left"/>
      </w:pPr>
      <w:r>
        <w:rPr>
          <w:rStyle w:val="CommentReference"/>
        </w:rPr>
        <w:annotationRef/>
      </w:r>
      <w:r>
        <w:t>Updated</w:t>
      </w:r>
    </w:p>
  </w:comment>
  <w:comment w:id="9" w:author="Scherrer  Beat" w:date="2025-04-14T12:11:00Z" w:initials="BS">
    <w:p w14:paraId="116C597A" w14:textId="77777777" w:rsidR="0085262B" w:rsidRDefault="0085262B" w:rsidP="0085262B">
      <w:pPr>
        <w:pStyle w:val="CommentText"/>
        <w:jc w:val="left"/>
      </w:pPr>
      <w:r>
        <w:rPr>
          <w:rStyle w:val="CommentReference"/>
        </w:rPr>
        <w:annotationRef/>
      </w:r>
      <w:r>
        <w:t>@Kathrin passt dir die darstellung so?</w:t>
      </w:r>
    </w:p>
  </w:comment>
  <w:comment w:id="76" w:author="Durizzo  Kathrin" w:date="2024-11-22T20:01:00Z" w:initials="DK">
    <w:p w14:paraId="52AE4141" w14:textId="3DA2532C" w:rsidR="00042565" w:rsidRDefault="00042565">
      <w:pPr>
        <w:pStyle w:val="CommentText"/>
      </w:pPr>
      <w:r>
        <w:rPr>
          <w:rStyle w:val="CommentReference"/>
        </w:rPr>
        <w:annotationRef/>
      </w:r>
      <w:r>
        <w:t>Pepe please do:</w:t>
      </w:r>
    </w:p>
    <w:p w14:paraId="61763504" w14:textId="77777777" w:rsidR="00042565" w:rsidRDefault="00042565" w:rsidP="00042565">
      <w:pPr>
        <w:pStyle w:val="CommentText"/>
        <w:numPr>
          <w:ilvl w:val="0"/>
          <w:numId w:val="19"/>
        </w:numPr>
      </w:pPr>
      <w:r>
        <w:t>Update list of variables (I saw that many that were not used by any country were still included</w:t>
      </w:r>
    </w:p>
    <w:p w14:paraId="166233D2" w14:textId="77777777" w:rsidR="00042565" w:rsidRDefault="00042565" w:rsidP="00042565">
      <w:pPr>
        <w:pStyle w:val="CommentText"/>
        <w:numPr>
          <w:ilvl w:val="0"/>
          <w:numId w:val="19"/>
        </w:numPr>
      </w:pPr>
      <w:r>
        <w:t>Add number of countries where variable using the variable in their model</w:t>
      </w:r>
    </w:p>
    <w:p w14:paraId="5029B562" w14:textId="7FEB2AA5" w:rsidR="00042565" w:rsidRDefault="00042565" w:rsidP="00042565">
      <w:pPr>
        <w:pStyle w:val="CommentText"/>
        <w:numPr>
          <w:ilvl w:val="0"/>
          <w:numId w:val="19"/>
        </w:numPr>
      </w:pPr>
      <w:r>
        <w:t>Order the variables based on the variable name short in ABC order</w:t>
      </w:r>
    </w:p>
  </w:comment>
  <w:comment w:id="80" w:author="Scherrer  Beat" w:date="2025-03-06T10:31:00Z" w:initials="BS">
    <w:p w14:paraId="6707C121" w14:textId="77777777" w:rsidR="00B10C41" w:rsidRDefault="00B10C41" w:rsidP="00B10C41">
      <w:pPr>
        <w:pStyle w:val="CommentText"/>
        <w:jc w:val="left"/>
      </w:pPr>
      <w:r>
        <w:rPr>
          <w:rStyle w:val="CommentReference"/>
        </w:rPr>
        <w:annotationRef/>
      </w:r>
      <w:r>
        <w:t>Already represented by child_member_under_5</w:t>
      </w:r>
    </w:p>
  </w:comment>
  <w:comment w:id="106" w:author="Scherrer  Beat" w:date="2025-03-06T10:36:00Z" w:initials="BS">
    <w:p w14:paraId="1D8033ED" w14:textId="77777777" w:rsidR="00B10C41" w:rsidRDefault="00B10C41" w:rsidP="00B10C41">
      <w:pPr>
        <w:pStyle w:val="CommentText"/>
        <w:jc w:val="left"/>
      </w:pPr>
      <w:r>
        <w:rPr>
          <w:rStyle w:val="CommentReference"/>
        </w:rPr>
        <w:annotationRef/>
      </w:r>
      <w:r>
        <w:t>I would keep it because correlation with education is not too high. Kathrin would drop it. @isabel, what do you think? Corr with edu_tertiary is 0.24 and with edu_secondary is 0.23</w:t>
      </w:r>
    </w:p>
  </w:comment>
  <w:comment w:id="198" w:author="Scherrer  Beat" w:date="2025-03-06T10:32:00Z" w:initials="BS">
    <w:p w14:paraId="312916CA" w14:textId="6F553AE1" w:rsidR="00B10C41" w:rsidRDefault="00B10C41" w:rsidP="00B10C41">
      <w:pPr>
        <w:pStyle w:val="CommentText"/>
        <w:jc w:val="left"/>
      </w:pPr>
      <w:r>
        <w:rPr>
          <w:rStyle w:val="CommentReference"/>
        </w:rPr>
        <w:annotationRef/>
      </w:r>
      <w:r>
        <w:t>Already represented by child_member_under_5</w:t>
      </w:r>
    </w:p>
  </w:comment>
  <w:comment w:id="215" w:author="Scherrer  Beat" w:date="2025-06-04T16:13:00Z" w:initials="BS">
    <w:p w14:paraId="747A8492" w14:textId="77777777" w:rsidR="000676A9" w:rsidRDefault="000676A9" w:rsidP="000676A9">
      <w:pPr>
        <w:pStyle w:val="CommentText"/>
        <w:jc w:val="left"/>
      </w:pPr>
      <w:r>
        <w:rPr>
          <w:rStyle w:val="CommentReference"/>
        </w:rPr>
        <w:annotationRef/>
      </w:r>
      <w:r>
        <w:t>Updated!</w:t>
      </w:r>
    </w:p>
  </w:comment>
  <w:comment w:id="216" w:author="Scherrer  Beat" w:date="2025-06-05T17:25:00Z" w:initials="BS">
    <w:p w14:paraId="1DC17A7A" w14:textId="77777777" w:rsidR="00347E7A" w:rsidRDefault="00347E7A" w:rsidP="00347E7A">
      <w:pPr>
        <w:pStyle w:val="CommentText"/>
        <w:jc w:val="left"/>
      </w:pPr>
      <w:r>
        <w:rPr>
          <w:rStyle w:val="CommentReference"/>
        </w:rPr>
        <w:annotationRef/>
      </w:r>
      <w:r>
        <w:t>Updated!</w:t>
      </w:r>
    </w:p>
  </w:comment>
  <w:comment w:id="217" w:author="Scherrer  Beat" w:date="2025-06-05T19:10:00Z" w:initials="BS">
    <w:p w14:paraId="519B70B4" w14:textId="77777777" w:rsidR="00733374" w:rsidRDefault="00733374" w:rsidP="00733374">
      <w:pPr>
        <w:pStyle w:val="CommentText"/>
        <w:jc w:val="left"/>
      </w:pPr>
      <w:r>
        <w:rPr>
          <w:rStyle w:val="CommentReference"/>
        </w:rPr>
        <w:annotationRef/>
      </w:r>
      <w:r>
        <w:t>Updated!</w:t>
      </w:r>
    </w:p>
  </w:comment>
  <w:comment w:id="218" w:author="Scherrer  Beat" w:date="2025-06-05T19:10:00Z" w:initials="BS">
    <w:p w14:paraId="1EF31C0D" w14:textId="1F77A3F9" w:rsidR="00733374" w:rsidRDefault="00733374" w:rsidP="00733374">
      <w:pPr>
        <w:pStyle w:val="CommentText"/>
        <w:jc w:val="left"/>
      </w:pPr>
      <w:r>
        <w:rPr>
          <w:rStyle w:val="CommentReference"/>
        </w:rPr>
        <w:annotationRef/>
      </w:r>
      <w:r>
        <w:t>Updated!</w:t>
      </w:r>
    </w:p>
  </w:comment>
  <w:comment w:id="219" w:author="Scherrer  Beat" w:date="2025-03-13T18:39:00Z" w:initials="BS">
    <w:p w14:paraId="369703C1" w14:textId="2B5BAB3C" w:rsidR="006F3255" w:rsidRDefault="006F3255" w:rsidP="006F3255">
      <w:pPr>
        <w:pStyle w:val="CommentText"/>
        <w:jc w:val="left"/>
      </w:pPr>
      <w:r>
        <w:rPr>
          <w:rStyle w:val="CommentReference"/>
        </w:rPr>
        <w:annotationRef/>
      </w:r>
      <w:r>
        <w:t>Comment to @pepe: revise</w:t>
      </w:r>
    </w:p>
  </w:comment>
  <w:comment w:id="332" w:author="Scherrer  Beat" w:date="2025-03-18T18:47:00Z" w:initials="BS">
    <w:p w14:paraId="17EABF1E" w14:textId="77777777" w:rsidR="002F0192" w:rsidRDefault="002F0192" w:rsidP="002F0192">
      <w:pPr>
        <w:pStyle w:val="CommentText"/>
        <w:jc w:val="left"/>
      </w:pPr>
      <w:r>
        <w:rPr>
          <w:rStyle w:val="CommentReference"/>
        </w:rPr>
        <w:annotationRef/>
      </w:r>
      <w:r>
        <w:t>Consider inserting citation</w:t>
      </w:r>
    </w:p>
  </w:comment>
  <w:comment w:id="339" w:author="Scherrer  Beat" w:date="2025-03-18T18:49:00Z" w:initials="BS">
    <w:p w14:paraId="33591C94" w14:textId="77777777" w:rsidR="002F0192" w:rsidRDefault="002F0192" w:rsidP="002F0192">
      <w:pPr>
        <w:pStyle w:val="CommentText"/>
        <w:jc w:val="left"/>
      </w:pPr>
      <w:r>
        <w:rPr>
          <w:rStyle w:val="CommentReference"/>
        </w:rPr>
        <w:annotationRef/>
      </w:r>
      <w:r>
        <w:t>Can we delete that? Maybe first integrate 2 citations into new text.</w:t>
      </w:r>
    </w:p>
  </w:comment>
  <w:comment w:id="342" w:author="Scherrer  Beat" w:date="2025-03-18T18:53:00Z" w:initials="BS">
    <w:p w14:paraId="6C1BEC7C" w14:textId="77777777" w:rsidR="00CE191A" w:rsidRDefault="00CE191A" w:rsidP="00CE191A">
      <w:pPr>
        <w:pStyle w:val="CommentText"/>
        <w:jc w:val="left"/>
      </w:pPr>
      <w:r>
        <w:rPr>
          <w:rStyle w:val="CommentReference"/>
        </w:rPr>
        <w:annotationRef/>
      </w:r>
      <w:r>
        <w:t>Revise, add a short description of hyperparam tuning</w:t>
      </w:r>
    </w:p>
  </w:comment>
  <w:comment w:id="343" w:author="Scherrer  Beat" w:date="2025-03-18T18:53:00Z" w:initials="BS">
    <w:p w14:paraId="4EB0963D" w14:textId="77777777" w:rsidR="00CE191A" w:rsidRDefault="00CE191A" w:rsidP="00CE191A">
      <w:pPr>
        <w:pStyle w:val="CommentText"/>
        <w:jc w:val="left"/>
      </w:pPr>
      <w:r>
        <w:rPr>
          <w:rStyle w:val="CommentReference"/>
        </w:rPr>
        <w:annotationRef/>
      </w:r>
      <w:r>
        <w:t>Revise and add a short description of hyperparam tuning</w:t>
      </w:r>
    </w:p>
  </w:comment>
  <w:comment w:id="344" w:author="Durizzo  Kathrin" w:date="2025-01-24T21:06:00Z" w:initials="DK">
    <w:p w14:paraId="4DC5334B" w14:textId="02BACF95" w:rsidR="00ED22F6" w:rsidRDefault="00ED22F6">
      <w:pPr>
        <w:pStyle w:val="CommentText"/>
      </w:pPr>
      <w:r>
        <w:rPr>
          <w:rStyle w:val="CommentReference"/>
        </w:rPr>
        <w:annotationRef/>
      </w:r>
      <w:r>
        <w:t>To be added</w:t>
      </w:r>
    </w:p>
    <w:p w14:paraId="5FA4AEB2" w14:textId="29F8EDBD" w:rsidR="00ED22F6" w:rsidRDefault="00ED22F6">
      <w:pPr>
        <w:pStyle w:val="CommentText"/>
      </w:pPr>
    </w:p>
  </w:comment>
  <w:comment w:id="633" w:author="Scherrer  Beat" w:date="2025-02-18T17:26:00Z" w:initials="BS">
    <w:p w14:paraId="4FAAE2A7" w14:textId="77777777" w:rsidR="006D3B64" w:rsidRDefault="006D3B64" w:rsidP="006D3B64">
      <w:pPr>
        <w:pStyle w:val="CommentText"/>
        <w:jc w:val="left"/>
      </w:pPr>
      <w:r>
        <w:rPr>
          <w:rStyle w:val="CommentReference"/>
        </w:rPr>
        <w:annotationRef/>
      </w:r>
      <w:r>
        <w:t>@Kathrin, let me know what should be added/changed</w:t>
      </w:r>
    </w:p>
  </w:comment>
  <w:comment w:id="634" w:author="Durizzo  Kathrin" w:date="2025-03-06T19:14:00Z" w:initials="DK">
    <w:p w14:paraId="21061FEC" w14:textId="77777777" w:rsidR="00261B06" w:rsidRDefault="00261B06">
      <w:pPr>
        <w:pStyle w:val="CommentText"/>
      </w:pPr>
      <w:r>
        <w:rPr>
          <w:rStyle w:val="CommentReference"/>
        </w:rPr>
        <w:annotationRef/>
      </w:r>
      <w:r>
        <w:t>Add (sd) for the first two columns</w:t>
      </w:r>
    </w:p>
    <w:p w14:paraId="5C73473E" w14:textId="06205268" w:rsidR="00261B06" w:rsidRDefault="00261B06">
      <w:pPr>
        <w:pStyle w:val="CommentText"/>
      </w:pPr>
    </w:p>
  </w:comment>
  <w:comment w:id="637" w:author="Scherrer  Beat" w:date="2025-03-13T18:38:00Z" w:initials="BS">
    <w:p w14:paraId="5A7CDE40" w14:textId="77777777" w:rsidR="006F3255" w:rsidRDefault="006F3255" w:rsidP="006F3255">
      <w:pPr>
        <w:pStyle w:val="CommentText"/>
        <w:jc w:val="left"/>
      </w:pPr>
      <w:r>
        <w:rPr>
          <w:rStyle w:val="CommentReference"/>
        </w:rPr>
        <w:annotationRef/>
      </w:r>
      <w:r>
        <w:t>Do you mean model tuning by this?</w:t>
      </w:r>
    </w:p>
  </w:comment>
  <w:comment w:id="638" w:author="Scherrer  Beat" w:date="2025-03-13T18:36:00Z" w:initials="BS">
    <w:p w14:paraId="06C60466" w14:textId="1CBE1C24" w:rsidR="006F3255" w:rsidRDefault="006F3255" w:rsidP="006F3255">
      <w:pPr>
        <w:pStyle w:val="CommentText"/>
        <w:jc w:val="left"/>
      </w:pPr>
      <w:r>
        <w:rPr>
          <w:rStyle w:val="CommentReference"/>
        </w:rPr>
        <w:annotationRef/>
      </w:r>
      <w:r>
        <w:t>Do you mean the respective hyperparameters`?</w:t>
      </w:r>
    </w:p>
  </w:comment>
  <w:comment w:id="644" w:author="Scherrer  Beat" w:date="2025-03-13T18:37:00Z" w:initials="BS">
    <w:p w14:paraId="3BC20102" w14:textId="77777777" w:rsidR="006F3255" w:rsidRDefault="006F3255" w:rsidP="006F3255">
      <w:pPr>
        <w:pStyle w:val="CommentText"/>
        <w:jc w:val="left"/>
      </w:pPr>
      <w:r>
        <w:rPr>
          <w:rStyle w:val="CommentReference"/>
        </w:rPr>
        <w:annotationRef/>
      </w:r>
      <w:r>
        <w:t>How did you come up with this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66088B" w15:done="0"/>
  <w15:commentEx w15:paraId="5A3ED75C" w15:done="0"/>
  <w15:commentEx w15:paraId="412F3ED2" w15:done="0"/>
  <w15:commentEx w15:paraId="00A25DFD" w15:done="0"/>
  <w15:commentEx w15:paraId="0D9C7A1E" w15:done="0"/>
  <w15:commentEx w15:paraId="116C597A" w15:done="0"/>
  <w15:commentEx w15:paraId="5029B562" w15:done="0"/>
  <w15:commentEx w15:paraId="6707C121" w15:done="0"/>
  <w15:commentEx w15:paraId="1D8033ED" w15:done="1"/>
  <w15:commentEx w15:paraId="312916CA" w15:done="0"/>
  <w15:commentEx w15:paraId="747A8492" w15:done="0"/>
  <w15:commentEx w15:paraId="1DC17A7A" w15:done="0"/>
  <w15:commentEx w15:paraId="519B70B4" w15:done="0"/>
  <w15:commentEx w15:paraId="1EF31C0D" w15:done="0"/>
  <w15:commentEx w15:paraId="369703C1" w15:done="0"/>
  <w15:commentEx w15:paraId="17EABF1E" w15:done="0"/>
  <w15:commentEx w15:paraId="33591C94" w15:done="0"/>
  <w15:commentEx w15:paraId="6C1BEC7C" w15:done="0"/>
  <w15:commentEx w15:paraId="4EB0963D" w15:done="0"/>
  <w15:commentEx w15:paraId="5FA4AEB2" w15:done="0"/>
  <w15:commentEx w15:paraId="4FAAE2A7" w15:done="0"/>
  <w15:commentEx w15:paraId="5C73473E" w15:paraIdParent="4FAAE2A7" w15:done="0"/>
  <w15:commentEx w15:paraId="5A7CDE40" w15:done="0"/>
  <w15:commentEx w15:paraId="06C60466" w15:done="0"/>
  <w15:commentEx w15:paraId="3BC20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74720D" w16cex:dateUtc="2025-03-06T18:12:00Z"/>
  <w16cex:commentExtensible w16cex:durableId="0CE24A9D" w16cex:dateUtc="2025-03-25T11:00:00Z"/>
  <w16cex:commentExtensible w16cex:durableId="354897C1" w16cex:dateUtc="2025-03-25T10:55:00Z"/>
  <w16cex:commentExtensible w16cex:durableId="1CFE1ACB" w16cex:dateUtc="2025-04-14T10:08:00Z"/>
  <w16cex:commentExtensible w16cex:durableId="7BC35E38" w16cex:dateUtc="2025-04-14T10:10:00Z"/>
  <w16cex:commentExtensible w16cex:durableId="44B558FA" w16cex:dateUtc="2025-04-14T10:11:00Z"/>
  <w16cex:commentExtensible w16cex:durableId="2AEB619F" w16cex:dateUtc="2024-11-22T19:01:00Z"/>
  <w16cex:commentExtensible w16cex:durableId="1E8E4B35" w16cex:dateUtc="2025-03-06T09:31:00Z"/>
  <w16cex:commentExtensible w16cex:durableId="365FBF47" w16cex:dateUtc="2025-03-06T09:36:00Z"/>
  <w16cex:commentExtensible w16cex:durableId="6D98FCCA" w16cex:dateUtc="2025-03-06T09:32:00Z"/>
  <w16cex:commentExtensible w16cex:durableId="0C41E152" w16cex:dateUtc="2025-06-04T14:13:00Z"/>
  <w16cex:commentExtensible w16cex:durableId="7FB16DF6" w16cex:dateUtc="2025-06-05T15:25:00Z"/>
  <w16cex:commentExtensible w16cex:durableId="493D5F75" w16cex:dateUtc="2025-06-05T17:10:00Z"/>
  <w16cex:commentExtensible w16cex:durableId="7F056D00" w16cex:dateUtc="2025-06-05T17:10:00Z"/>
  <w16cex:commentExtensible w16cex:durableId="474A31F9" w16cex:dateUtc="2025-03-13T17:39:00Z"/>
  <w16cex:commentExtensible w16cex:durableId="32BE977B" w16cex:dateUtc="2025-03-18T17:47:00Z"/>
  <w16cex:commentExtensible w16cex:durableId="37D1A3A1" w16cex:dateUtc="2025-03-18T17:49:00Z"/>
  <w16cex:commentExtensible w16cex:durableId="3DB1167A" w16cex:dateUtc="2025-03-18T17:53:00Z"/>
  <w16cex:commentExtensible w16cex:durableId="48E16322" w16cex:dateUtc="2025-03-18T17:53:00Z"/>
  <w16cex:commentExtensible w16cex:durableId="2B3E7F70" w16cex:dateUtc="2025-01-24T20:06:00Z"/>
  <w16cex:commentExtensible w16cex:durableId="6BE8C5D0" w16cex:dateUtc="2025-02-18T16:26:00Z"/>
  <w16cex:commentExtensible w16cex:durableId="2B747298" w16cex:dateUtc="2025-03-06T18:14:00Z"/>
  <w16cex:commentExtensible w16cex:durableId="10472D26" w16cex:dateUtc="2025-03-13T17:38:00Z"/>
  <w16cex:commentExtensible w16cex:durableId="556E4899" w16cex:dateUtc="2025-03-13T17:36:00Z"/>
  <w16cex:commentExtensible w16cex:durableId="3FA3C407" w16cex:dateUtc="2025-03-13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66088B" w16cid:durableId="2B74720D"/>
  <w16cid:commentId w16cid:paraId="5A3ED75C" w16cid:durableId="0CE24A9D"/>
  <w16cid:commentId w16cid:paraId="412F3ED2" w16cid:durableId="354897C1"/>
  <w16cid:commentId w16cid:paraId="00A25DFD" w16cid:durableId="1CFE1ACB"/>
  <w16cid:commentId w16cid:paraId="0D9C7A1E" w16cid:durableId="7BC35E38"/>
  <w16cid:commentId w16cid:paraId="116C597A" w16cid:durableId="44B558FA"/>
  <w16cid:commentId w16cid:paraId="5029B562" w16cid:durableId="2AEB619F"/>
  <w16cid:commentId w16cid:paraId="6707C121" w16cid:durableId="1E8E4B35"/>
  <w16cid:commentId w16cid:paraId="1D8033ED" w16cid:durableId="365FBF47"/>
  <w16cid:commentId w16cid:paraId="312916CA" w16cid:durableId="6D98FCCA"/>
  <w16cid:commentId w16cid:paraId="747A8492" w16cid:durableId="0C41E152"/>
  <w16cid:commentId w16cid:paraId="1DC17A7A" w16cid:durableId="7FB16DF6"/>
  <w16cid:commentId w16cid:paraId="519B70B4" w16cid:durableId="493D5F75"/>
  <w16cid:commentId w16cid:paraId="1EF31C0D" w16cid:durableId="7F056D00"/>
  <w16cid:commentId w16cid:paraId="369703C1" w16cid:durableId="474A31F9"/>
  <w16cid:commentId w16cid:paraId="17EABF1E" w16cid:durableId="32BE977B"/>
  <w16cid:commentId w16cid:paraId="33591C94" w16cid:durableId="37D1A3A1"/>
  <w16cid:commentId w16cid:paraId="6C1BEC7C" w16cid:durableId="3DB1167A"/>
  <w16cid:commentId w16cid:paraId="4EB0963D" w16cid:durableId="48E16322"/>
  <w16cid:commentId w16cid:paraId="5FA4AEB2" w16cid:durableId="2B3E7F70"/>
  <w16cid:commentId w16cid:paraId="4FAAE2A7" w16cid:durableId="6BE8C5D0"/>
  <w16cid:commentId w16cid:paraId="5C73473E" w16cid:durableId="2B747298"/>
  <w16cid:commentId w16cid:paraId="5A7CDE40" w16cid:durableId="10472D26"/>
  <w16cid:commentId w16cid:paraId="06C60466" w16cid:durableId="556E4899"/>
  <w16cid:commentId w16cid:paraId="3BC20102" w16cid:durableId="3FA3C4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9DCC8" w14:textId="77777777" w:rsidR="008D6D0C" w:rsidRDefault="008D6D0C" w:rsidP="002D18A6">
      <w:pPr>
        <w:spacing w:after="0" w:line="240" w:lineRule="auto"/>
      </w:pPr>
      <w:r>
        <w:separator/>
      </w:r>
    </w:p>
  </w:endnote>
  <w:endnote w:type="continuationSeparator" w:id="0">
    <w:p w14:paraId="7B21C8EE" w14:textId="77777777" w:rsidR="008D6D0C" w:rsidRDefault="008D6D0C" w:rsidP="002D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07A6E" w14:textId="77777777" w:rsidR="008D6D0C" w:rsidRDefault="008D6D0C" w:rsidP="002D18A6">
      <w:pPr>
        <w:spacing w:after="0" w:line="240" w:lineRule="auto"/>
      </w:pPr>
      <w:r>
        <w:separator/>
      </w:r>
    </w:p>
  </w:footnote>
  <w:footnote w:type="continuationSeparator" w:id="0">
    <w:p w14:paraId="2EB99260" w14:textId="77777777" w:rsidR="008D6D0C" w:rsidRDefault="008D6D0C" w:rsidP="002D18A6">
      <w:pPr>
        <w:spacing w:after="0" w:line="240" w:lineRule="auto"/>
      </w:pPr>
      <w:r>
        <w:continuationSeparator/>
      </w:r>
    </w:p>
  </w:footnote>
  <w:footnote w:id="1">
    <w:p w14:paraId="76897B50" w14:textId="75577C69" w:rsidR="00781504" w:rsidRPr="00781504" w:rsidRDefault="00781504">
      <w:pPr>
        <w:pStyle w:val="FootnoteText"/>
        <w:rPr>
          <w:lang w:val="en-US"/>
          <w:rPrChange w:id="300" w:author="Scherrer  Beat" w:date="2025-03-18T18:17:00Z" w16du:dateUtc="2025-03-18T17:17:00Z">
            <w:rPr/>
          </w:rPrChange>
        </w:rPr>
      </w:pPr>
      <w:ins w:id="301" w:author="Scherrer  Beat" w:date="2025-03-18T18:16:00Z" w16du:dateUtc="2025-03-18T17:16:00Z">
        <w:r>
          <w:rPr>
            <w:rStyle w:val="FootnoteReference"/>
          </w:rPr>
          <w:footnoteRef/>
        </w:r>
        <w:r>
          <w:t xml:space="preserve"> </w:t>
        </w:r>
      </w:ins>
      <w:ins w:id="302" w:author="Scherrer  Beat" w:date="2025-03-18T18:17:00Z" w16du:dateUtc="2025-03-18T17:17:00Z">
        <w:r w:rsidRPr="00781504">
          <w:rPr>
            <w:bCs/>
            <w:noProof/>
            <w:lang w:val="en-US"/>
          </w:rPr>
          <w:t>After the root node, a tree is split into either a terminal node (leaf node) or an internal node (split node). A terminal node refers to the end of a tree where the final prediction is made. An internal node refers to the point where the data is split based on a specific feature and its corresponding threshold value.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6C4"/>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F2C9B"/>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9047D5"/>
    <w:multiLevelType w:val="hybridMultilevel"/>
    <w:tmpl w:val="FFFFFFFF"/>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E1E5152"/>
    <w:multiLevelType w:val="hybridMultilevel"/>
    <w:tmpl w:val="E452BBE4"/>
    <w:lvl w:ilvl="0" w:tplc="5468AFA0">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4F50D6"/>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DF6F1A"/>
    <w:multiLevelType w:val="hybridMultilevel"/>
    <w:tmpl w:val="EA44B54E"/>
    <w:lvl w:ilvl="0" w:tplc="7F64B14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8E70AF0"/>
    <w:multiLevelType w:val="hybridMultilevel"/>
    <w:tmpl w:val="B5A4F3A4"/>
    <w:lvl w:ilvl="0" w:tplc="DD2C6C64">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1AE15CB2"/>
    <w:multiLevelType w:val="hybridMultilevel"/>
    <w:tmpl w:val="B5A4F3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B555393"/>
    <w:multiLevelType w:val="hybridMultilevel"/>
    <w:tmpl w:val="D1E4D7AA"/>
    <w:lvl w:ilvl="0" w:tplc="A2565F7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0BF7FE9"/>
    <w:multiLevelType w:val="hybridMultilevel"/>
    <w:tmpl w:val="B47C91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2B20628"/>
    <w:multiLevelType w:val="hybridMultilevel"/>
    <w:tmpl w:val="FC421820"/>
    <w:lvl w:ilvl="0" w:tplc="554A664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362277E3"/>
    <w:multiLevelType w:val="hybridMultilevel"/>
    <w:tmpl w:val="FFFFFFFF"/>
    <w:lvl w:ilvl="0" w:tplc="F9F4C65C">
      <w:start w:val="1"/>
      <w:numFmt w:val="bullet"/>
      <w:lvlText w:val=""/>
      <w:lvlJc w:val="left"/>
      <w:pPr>
        <w:ind w:left="720" w:hanging="360"/>
      </w:pPr>
      <w:rPr>
        <w:rFonts w:ascii="Symbol" w:eastAsia="Times New Roman"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FD51A9E"/>
    <w:multiLevelType w:val="hybridMultilevel"/>
    <w:tmpl w:val="B16AB3BC"/>
    <w:lvl w:ilvl="0" w:tplc="9282F4C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4091421E"/>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13600C6"/>
    <w:multiLevelType w:val="hybridMultilevel"/>
    <w:tmpl w:val="CCB26A82"/>
    <w:lvl w:ilvl="0" w:tplc="C56C5BBC">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5076D9A"/>
    <w:multiLevelType w:val="hybridMultilevel"/>
    <w:tmpl w:val="B2E6A8F2"/>
    <w:lvl w:ilvl="0" w:tplc="2FD68780">
      <w:start w:val="2"/>
      <w:numFmt w:val="bullet"/>
      <w:lvlText w:val="-"/>
      <w:lvlJc w:val="left"/>
      <w:pPr>
        <w:ind w:left="644" w:hanging="360"/>
      </w:pPr>
      <w:rPr>
        <w:rFonts w:ascii="Garamond" w:eastAsiaTheme="minorHAnsi" w:hAnsi="Garamond" w:cstheme="minorBidi" w:hint="default"/>
      </w:rPr>
    </w:lvl>
    <w:lvl w:ilvl="1" w:tplc="08070003">
      <w:start w:val="1"/>
      <w:numFmt w:val="bullet"/>
      <w:lvlText w:val="o"/>
      <w:lvlJc w:val="left"/>
      <w:pPr>
        <w:ind w:left="1364" w:hanging="360"/>
      </w:pPr>
      <w:rPr>
        <w:rFonts w:ascii="Courier New" w:hAnsi="Courier New" w:cs="Courier New" w:hint="default"/>
      </w:rPr>
    </w:lvl>
    <w:lvl w:ilvl="2" w:tplc="08070005">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22"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3"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C243A48"/>
    <w:multiLevelType w:val="hybridMultilevel"/>
    <w:tmpl w:val="CCB26A8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EAA2426"/>
    <w:multiLevelType w:val="hybridMultilevel"/>
    <w:tmpl w:val="FFFFFFFF"/>
    <w:lvl w:ilvl="0" w:tplc="F9F4C65C">
      <w:start w:val="1"/>
      <w:numFmt w:val="bullet"/>
      <w:lvlText w:val=""/>
      <w:lvlJc w:val="left"/>
      <w:pPr>
        <w:ind w:left="720" w:hanging="360"/>
      </w:pPr>
      <w:rPr>
        <w:rFonts w:ascii="Symbol" w:eastAsia="Times New Roman"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B476E7A"/>
    <w:multiLevelType w:val="hybridMultilevel"/>
    <w:tmpl w:val="0F187836"/>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5B870DA7"/>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53B546E"/>
    <w:multiLevelType w:val="hybridMultilevel"/>
    <w:tmpl w:val="91029E64"/>
    <w:lvl w:ilvl="0" w:tplc="B802CCB4">
      <w:start w:val="1"/>
      <w:numFmt w:val="bullet"/>
      <w:lvlText w:val="-"/>
      <w:lvlJc w:val="left"/>
      <w:pPr>
        <w:ind w:left="720" w:hanging="360"/>
      </w:pPr>
      <w:rPr>
        <w:rFonts w:ascii="Garamond" w:eastAsiaTheme="minorHAnsi" w:hAnsi="Garamond"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31"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9C434C5"/>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353189763">
    <w:abstractNumId w:val="32"/>
  </w:num>
  <w:num w:numId="2" w16cid:durableId="937644101">
    <w:abstractNumId w:val="29"/>
  </w:num>
  <w:num w:numId="3" w16cid:durableId="470947336">
    <w:abstractNumId w:val="8"/>
  </w:num>
  <w:num w:numId="4" w16cid:durableId="594169111">
    <w:abstractNumId w:val="26"/>
  </w:num>
  <w:num w:numId="5" w16cid:durableId="1131021818">
    <w:abstractNumId w:val="22"/>
  </w:num>
  <w:num w:numId="6" w16cid:durableId="419645287">
    <w:abstractNumId w:val="31"/>
  </w:num>
  <w:num w:numId="7" w16cid:durableId="2017338059">
    <w:abstractNumId w:val="15"/>
  </w:num>
  <w:num w:numId="8" w16cid:durableId="1815221891">
    <w:abstractNumId w:val="20"/>
  </w:num>
  <w:num w:numId="9" w16cid:durableId="2055232483">
    <w:abstractNumId w:val="33"/>
  </w:num>
  <w:num w:numId="10" w16cid:durableId="1132671429">
    <w:abstractNumId w:val="19"/>
  </w:num>
  <w:num w:numId="11" w16cid:durableId="955065065">
    <w:abstractNumId w:val="36"/>
  </w:num>
  <w:num w:numId="12" w16cid:durableId="590050143">
    <w:abstractNumId w:val="30"/>
  </w:num>
  <w:num w:numId="13" w16cid:durableId="298536596">
    <w:abstractNumId w:val="23"/>
  </w:num>
  <w:num w:numId="14" w16cid:durableId="74323686">
    <w:abstractNumId w:val="12"/>
  </w:num>
  <w:num w:numId="15" w16cid:durableId="765344997">
    <w:abstractNumId w:val="7"/>
  </w:num>
  <w:num w:numId="16" w16cid:durableId="1255894769">
    <w:abstractNumId w:val="21"/>
  </w:num>
  <w:num w:numId="17" w16cid:durableId="2124693717">
    <w:abstractNumId w:val="10"/>
  </w:num>
  <w:num w:numId="18" w16cid:durableId="1366172655">
    <w:abstractNumId w:val="5"/>
  </w:num>
  <w:num w:numId="19" w16cid:durableId="750273295">
    <w:abstractNumId w:val="28"/>
  </w:num>
  <w:num w:numId="20" w16cid:durableId="1041975851">
    <w:abstractNumId w:val="3"/>
  </w:num>
  <w:num w:numId="21" w16cid:durableId="19009895">
    <w:abstractNumId w:val="16"/>
  </w:num>
  <w:num w:numId="22" w16cid:durableId="1406418257">
    <w:abstractNumId w:val="17"/>
  </w:num>
  <w:num w:numId="23" w16cid:durableId="213547715">
    <w:abstractNumId w:val="13"/>
  </w:num>
  <w:num w:numId="24" w16cid:durableId="511182782">
    <w:abstractNumId w:val="6"/>
  </w:num>
  <w:num w:numId="25" w16cid:durableId="2010324783">
    <w:abstractNumId w:val="1"/>
  </w:num>
  <w:num w:numId="26" w16cid:durableId="1770731248">
    <w:abstractNumId w:val="18"/>
  </w:num>
  <w:num w:numId="27" w16cid:durableId="420681631">
    <w:abstractNumId w:val="0"/>
  </w:num>
  <w:num w:numId="28" w16cid:durableId="749933233">
    <w:abstractNumId w:val="11"/>
  </w:num>
  <w:num w:numId="29" w16cid:durableId="612565047">
    <w:abstractNumId w:val="24"/>
  </w:num>
  <w:num w:numId="30" w16cid:durableId="1050812670">
    <w:abstractNumId w:val="34"/>
  </w:num>
  <w:num w:numId="31" w16cid:durableId="1097478135">
    <w:abstractNumId w:val="9"/>
  </w:num>
  <w:num w:numId="32" w16cid:durableId="1065490267">
    <w:abstractNumId w:val="14"/>
  </w:num>
  <w:num w:numId="33" w16cid:durableId="1776636429">
    <w:abstractNumId w:val="25"/>
  </w:num>
  <w:num w:numId="34" w16cid:durableId="725492063">
    <w:abstractNumId w:val="2"/>
  </w:num>
  <w:num w:numId="35" w16cid:durableId="376469941">
    <w:abstractNumId w:val="35"/>
  </w:num>
  <w:num w:numId="36" w16cid:durableId="166094334">
    <w:abstractNumId w:val="27"/>
  </w:num>
  <w:num w:numId="37" w16cid:durableId="488488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rizzo  Kathrin">
    <w15:presenceInfo w15:providerId="AD" w15:userId="S::kdurizzo@ethz.ch::cdad0789-f7a8-40ab-8147-9b271c83dc3b"/>
  </w15:person>
  <w15:person w15:author="Scherrer  Beat">
    <w15:presenceInfo w15:providerId="AD" w15:userId="S::bscherrer@ethz.ch::0d4f1257-e16c-46d3-a1c5-8821d74d3e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02B11"/>
    <w:rsid w:val="00003B4E"/>
    <w:rsid w:val="00011FF8"/>
    <w:rsid w:val="00012D85"/>
    <w:rsid w:val="00025CBB"/>
    <w:rsid w:val="00030C1D"/>
    <w:rsid w:val="00030E22"/>
    <w:rsid w:val="0003230D"/>
    <w:rsid w:val="00033FCE"/>
    <w:rsid w:val="00035072"/>
    <w:rsid w:val="00042565"/>
    <w:rsid w:val="00050143"/>
    <w:rsid w:val="00053890"/>
    <w:rsid w:val="00053A56"/>
    <w:rsid w:val="00061A36"/>
    <w:rsid w:val="0006259E"/>
    <w:rsid w:val="000676A9"/>
    <w:rsid w:val="000733EE"/>
    <w:rsid w:val="00082AE6"/>
    <w:rsid w:val="00085190"/>
    <w:rsid w:val="00092E95"/>
    <w:rsid w:val="000A21FA"/>
    <w:rsid w:val="000B4B05"/>
    <w:rsid w:val="000C1049"/>
    <w:rsid w:val="000C18E7"/>
    <w:rsid w:val="000D4FC3"/>
    <w:rsid w:val="000E39F1"/>
    <w:rsid w:val="000F7804"/>
    <w:rsid w:val="00107976"/>
    <w:rsid w:val="001104FD"/>
    <w:rsid w:val="00115797"/>
    <w:rsid w:val="00123C32"/>
    <w:rsid w:val="00124613"/>
    <w:rsid w:val="00126D14"/>
    <w:rsid w:val="00127BAC"/>
    <w:rsid w:val="00132094"/>
    <w:rsid w:val="001366C9"/>
    <w:rsid w:val="001433B2"/>
    <w:rsid w:val="00144866"/>
    <w:rsid w:val="00162F7F"/>
    <w:rsid w:val="00163B25"/>
    <w:rsid w:val="0016406C"/>
    <w:rsid w:val="00171EA3"/>
    <w:rsid w:val="0017229B"/>
    <w:rsid w:val="00172363"/>
    <w:rsid w:val="00172F4E"/>
    <w:rsid w:val="001953A2"/>
    <w:rsid w:val="001A135B"/>
    <w:rsid w:val="001A1B23"/>
    <w:rsid w:val="001B0D47"/>
    <w:rsid w:val="001B6525"/>
    <w:rsid w:val="001C0D09"/>
    <w:rsid w:val="001C4E0B"/>
    <w:rsid w:val="001C6F65"/>
    <w:rsid w:val="001C774F"/>
    <w:rsid w:val="001D0F45"/>
    <w:rsid w:val="001D2177"/>
    <w:rsid w:val="001D24A5"/>
    <w:rsid w:val="001E1D92"/>
    <w:rsid w:val="001E6423"/>
    <w:rsid w:val="001F146F"/>
    <w:rsid w:val="001F3E37"/>
    <w:rsid w:val="00202F31"/>
    <w:rsid w:val="00203AA4"/>
    <w:rsid w:val="0020766A"/>
    <w:rsid w:val="00212ABD"/>
    <w:rsid w:val="00216688"/>
    <w:rsid w:val="00226CA1"/>
    <w:rsid w:val="00240AC6"/>
    <w:rsid w:val="00241509"/>
    <w:rsid w:val="002445CC"/>
    <w:rsid w:val="002526B3"/>
    <w:rsid w:val="002529C0"/>
    <w:rsid w:val="00256F20"/>
    <w:rsid w:val="00261B06"/>
    <w:rsid w:val="0026541C"/>
    <w:rsid w:val="002678ED"/>
    <w:rsid w:val="00271DF4"/>
    <w:rsid w:val="00275553"/>
    <w:rsid w:val="00283123"/>
    <w:rsid w:val="00283AB6"/>
    <w:rsid w:val="00287A02"/>
    <w:rsid w:val="00297A1A"/>
    <w:rsid w:val="002A0CB6"/>
    <w:rsid w:val="002B4F4C"/>
    <w:rsid w:val="002C09E6"/>
    <w:rsid w:val="002C2544"/>
    <w:rsid w:val="002C34AF"/>
    <w:rsid w:val="002C5220"/>
    <w:rsid w:val="002C71AC"/>
    <w:rsid w:val="002D18A6"/>
    <w:rsid w:val="002D5595"/>
    <w:rsid w:val="002F0192"/>
    <w:rsid w:val="002F185B"/>
    <w:rsid w:val="002F421D"/>
    <w:rsid w:val="002F70C3"/>
    <w:rsid w:val="00301902"/>
    <w:rsid w:val="00306034"/>
    <w:rsid w:val="0031410B"/>
    <w:rsid w:val="0031512E"/>
    <w:rsid w:val="00316918"/>
    <w:rsid w:val="00316BE5"/>
    <w:rsid w:val="00331CF8"/>
    <w:rsid w:val="00333AB2"/>
    <w:rsid w:val="00347E7A"/>
    <w:rsid w:val="003619ED"/>
    <w:rsid w:val="00363EBB"/>
    <w:rsid w:val="0036460E"/>
    <w:rsid w:val="00364DE0"/>
    <w:rsid w:val="0036591D"/>
    <w:rsid w:val="00373217"/>
    <w:rsid w:val="003909CE"/>
    <w:rsid w:val="00395F6F"/>
    <w:rsid w:val="00397011"/>
    <w:rsid w:val="003A0661"/>
    <w:rsid w:val="003A1704"/>
    <w:rsid w:val="003B0639"/>
    <w:rsid w:val="003C0939"/>
    <w:rsid w:val="003C4BB6"/>
    <w:rsid w:val="003D1BAF"/>
    <w:rsid w:val="003D71E8"/>
    <w:rsid w:val="003D7D50"/>
    <w:rsid w:val="003E41F4"/>
    <w:rsid w:val="003E7450"/>
    <w:rsid w:val="003E7E34"/>
    <w:rsid w:val="003F4595"/>
    <w:rsid w:val="00403751"/>
    <w:rsid w:val="0040629E"/>
    <w:rsid w:val="0041703D"/>
    <w:rsid w:val="00420B29"/>
    <w:rsid w:val="00441539"/>
    <w:rsid w:val="00441CE2"/>
    <w:rsid w:val="00451D0E"/>
    <w:rsid w:val="00467158"/>
    <w:rsid w:val="0047294B"/>
    <w:rsid w:val="004737A0"/>
    <w:rsid w:val="004A1823"/>
    <w:rsid w:val="004A679D"/>
    <w:rsid w:val="004A6AAB"/>
    <w:rsid w:val="004B0C93"/>
    <w:rsid w:val="004B1054"/>
    <w:rsid w:val="004B147E"/>
    <w:rsid w:val="004B1E5C"/>
    <w:rsid w:val="004B7BAC"/>
    <w:rsid w:val="004C55D4"/>
    <w:rsid w:val="004E220B"/>
    <w:rsid w:val="004E2643"/>
    <w:rsid w:val="004E4458"/>
    <w:rsid w:val="004E51A8"/>
    <w:rsid w:val="004E6CD9"/>
    <w:rsid w:val="004E71A1"/>
    <w:rsid w:val="004F2CD1"/>
    <w:rsid w:val="00501720"/>
    <w:rsid w:val="00505F59"/>
    <w:rsid w:val="005149E5"/>
    <w:rsid w:val="00517263"/>
    <w:rsid w:val="005451A8"/>
    <w:rsid w:val="005510E2"/>
    <w:rsid w:val="0055701D"/>
    <w:rsid w:val="005618DA"/>
    <w:rsid w:val="00561AD2"/>
    <w:rsid w:val="00580F89"/>
    <w:rsid w:val="00583BAF"/>
    <w:rsid w:val="00583CCA"/>
    <w:rsid w:val="0058513A"/>
    <w:rsid w:val="00590082"/>
    <w:rsid w:val="005A7BBE"/>
    <w:rsid w:val="005B36CA"/>
    <w:rsid w:val="005C0FEE"/>
    <w:rsid w:val="005C2474"/>
    <w:rsid w:val="005C4174"/>
    <w:rsid w:val="005D19CF"/>
    <w:rsid w:val="005D2572"/>
    <w:rsid w:val="005D5E94"/>
    <w:rsid w:val="005F0B43"/>
    <w:rsid w:val="005F10C6"/>
    <w:rsid w:val="005F2D30"/>
    <w:rsid w:val="0060034B"/>
    <w:rsid w:val="0060690C"/>
    <w:rsid w:val="00612534"/>
    <w:rsid w:val="00613360"/>
    <w:rsid w:val="006163B2"/>
    <w:rsid w:val="00620FBB"/>
    <w:rsid w:val="00631A33"/>
    <w:rsid w:val="00631EEA"/>
    <w:rsid w:val="0064037F"/>
    <w:rsid w:val="00650100"/>
    <w:rsid w:val="0065087E"/>
    <w:rsid w:val="00651F96"/>
    <w:rsid w:val="006577B4"/>
    <w:rsid w:val="00662F12"/>
    <w:rsid w:val="00664DE9"/>
    <w:rsid w:val="00667912"/>
    <w:rsid w:val="006704FC"/>
    <w:rsid w:val="00676CD9"/>
    <w:rsid w:val="00684CA3"/>
    <w:rsid w:val="00687B23"/>
    <w:rsid w:val="006A1A20"/>
    <w:rsid w:val="006A1C45"/>
    <w:rsid w:val="006A601E"/>
    <w:rsid w:val="006B2482"/>
    <w:rsid w:val="006C5744"/>
    <w:rsid w:val="006D3B64"/>
    <w:rsid w:val="006D447B"/>
    <w:rsid w:val="006E0962"/>
    <w:rsid w:val="006F3255"/>
    <w:rsid w:val="006F5C43"/>
    <w:rsid w:val="006F7DBF"/>
    <w:rsid w:val="0070189F"/>
    <w:rsid w:val="00701B8F"/>
    <w:rsid w:val="00703F3C"/>
    <w:rsid w:val="007050A7"/>
    <w:rsid w:val="00711408"/>
    <w:rsid w:val="00715421"/>
    <w:rsid w:val="00716DD1"/>
    <w:rsid w:val="00726173"/>
    <w:rsid w:val="007302BD"/>
    <w:rsid w:val="00731E0A"/>
    <w:rsid w:val="00733374"/>
    <w:rsid w:val="007338D8"/>
    <w:rsid w:val="0075127B"/>
    <w:rsid w:val="00751B13"/>
    <w:rsid w:val="007530C3"/>
    <w:rsid w:val="00757E3E"/>
    <w:rsid w:val="00761C6B"/>
    <w:rsid w:val="007717D1"/>
    <w:rsid w:val="00781504"/>
    <w:rsid w:val="00785643"/>
    <w:rsid w:val="007924EF"/>
    <w:rsid w:val="007B2045"/>
    <w:rsid w:val="007B2A2E"/>
    <w:rsid w:val="007B3350"/>
    <w:rsid w:val="007C349C"/>
    <w:rsid w:val="007C38D2"/>
    <w:rsid w:val="007C4DDE"/>
    <w:rsid w:val="007C6FAD"/>
    <w:rsid w:val="007D5462"/>
    <w:rsid w:val="007E42A4"/>
    <w:rsid w:val="007F1897"/>
    <w:rsid w:val="007F264F"/>
    <w:rsid w:val="00800E63"/>
    <w:rsid w:val="00805B43"/>
    <w:rsid w:val="0081008A"/>
    <w:rsid w:val="00816F70"/>
    <w:rsid w:val="00825603"/>
    <w:rsid w:val="00826977"/>
    <w:rsid w:val="008277EA"/>
    <w:rsid w:val="0083005C"/>
    <w:rsid w:val="008327A1"/>
    <w:rsid w:val="00835329"/>
    <w:rsid w:val="008373B9"/>
    <w:rsid w:val="00844D1C"/>
    <w:rsid w:val="008525D6"/>
    <w:rsid w:val="0085262B"/>
    <w:rsid w:val="0085279C"/>
    <w:rsid w:val="00852FC2"/>
    <w:rsid w:val="008542FB"/>
    <w:rsid w:val="00857201"/>
    <w:rsid w:val="008619D5"/>
    <w:rsid w:val="0086226C"/>
    <w:rsid w:val="008652B3"/>
    <w:rsid w:val="00891AD1"/>
    <w:rsid w:val="00893B6C"/>
    <w:rsid w:val="00896AF9"/>
    <w:rsid w:val="008A0B4F"/>
    <w:rsid w:val="008A0EEF"/>
    <w:rsid w:val="008A7142"/>
    <w:rsid w:val="008B3134"/>
    <w:rsid w:val="008B5A40"/>
    <w:rsid w:val="008C0813"/>
    <w:rsid w:val="008D6D0C"/>
    <w:rsid w:val="008E0A54"/>
    <w:rsid w:val="008E288F"/>
    <w:rsid w:val="008E6FE5"/>
    <w:rsid w:val="008E7C83"/>
    <w:rsid w:val="008F56FA"/>
    <w:rsid w:val="008F5F0E"/>
    <w:rsid w:val="00911CAB"/>
    <w:rsid w:val="00912971"/>
    <w:rsid w:val="00921655"/>
    <w:rsid w:val="009278D5"/>
    <w:rsid w:val="00931BB7"/>
    <w:rsid w:val="0093216A"/>
    <w:rsid w:val="009440CD"/>
    <w:rsid w:val="00944BFD"/>
    <w:rsid w:val="00947BE8"/>
    <w:rsid w:val="009504C4"/>
    <w:rsid w:val="009534F3"/>
    <w:rsid w:val="00961452"/>
    <w:rsid w:val="009636A9"/>
    <w:rsid w:val="00970B33"/>
    <w:rsid w:val="00970EA8"/>
    <w:rsid w:val="00973C7A"/>
    <w:rsid w:val="00977EBF"/>
    <w:rsid w:val="00992057"/>
    <w:rsid w:val="009A760F"/>
    <w:rsid w:val="009B22E1"/>
    <w:rsid w:val="009D01B6"/>
    <w:rsid w:val="009E0176"/>
    <w:rsid w:val="009F170D"/>
    <w:rsid w:val="009F1C36"/>
    <w:rsid w:val="009F442B"/>
    <w:rsid w:val="00A170D0"/>
    <w:rsid w:val="00A20614"/>
    <w:rsid w:val="00A26393"/>
    <w:rsid w:val="00A27050"/>
    <w:rsid w:val="00A274AF"/>
    <w:rsid w:val="00A36494"/>
    <w:rsid w:val="00A41294"/>
    <w:rsid w:val="00A44306"/>
    <w:rsid w:val="00A51CDF"/>
    <w:rsid w:val="00A6153C"/>
    <w:rsid w:val="00A6342A"/>
    <w:rsid w:val="00A6460C"/>
    <w:rsid w:val="00A655E7"/>
    <w:rsid w:val="00A81DFF"/>
    <w:rsid w:val="00A8369C"/>
    <w:rsid w:val="00A915A9"/>
    <w:rsid w:val="00A94592"/>
    <w:rsid w:val="00A947C8"/>
    <w:rsid w:val="00AA209E"/>
    <w:rsid w:val="00AB57AF"/>
    <w:rsid w:val="00AC7B12"/>
    <w:rsid w:val="00AD71AD"/>
    <w:rsid w:val="00AF0BEA"/>
    <w:rsid w:val="00B05ABC"/>
    <w:rsid w:val="00B1061C"/>
    <w:rsid w:val="00B10C41"/>
    <w:rsid w:val="00B27E6D"/>
    <w:rsid w:val="00B338AD"/>
    <w:rsid w:val="00B40163"/>
    <w:rsid w:val="00B466E8"/>
    <w:rsid w:val="00B538FF"/>
    <w:rsid w:val="00B547C6"/>
    <w:rsid w:val="00B60E63"/>
    <w:rsid w:val="00B6608E"/>
    <w:rsid w:val="00B83887"/>
    <w:rsid w:val="00B84285"/>
    <w:rsid w:val="00BA006F"/>
    <w:rsid w:val="00BA0599"/>
    <w:rsid w:val="00BA1A04"/>
    <w:rsid w:val="00BA3D7F"/>
    <w:rsid w:val="00BC44F7"/>
    <w:rsid w:val="00BD3100"/>
    <w:rsid w:val="00BD7F37"/>
    <w:rsid w:val="00BE0178"/>
    <w:rsid w:val="00BE0BBD"/>
    <w:rsid w:val="00BE5852"/>
    <w:rsid w:val="00BF3917"/>
    <w:rsid w:val="00C17488"/>
    <w:rsid w:val="00C34424"/>
    <w:rsid w:val="00C44CB6"/>
    <w:rsid w:val="00C457B7"/>
    <w:rsid w:val="00C4608D"/>
    <w:rsid w:val="00C541F2"/>
    <w:rsid w:val="00C57F2E"/>
    <w:rsid w:val="00C6129C"/>
    <w:rsid w:val="00C6645A"/>
    <w:rsid w:val="00C73186"/>
    <w:rsid w:val="00C84A8E"/>
    <w:rsid w:val="00C872D8"/>
    <w:rsid w:val="00CA01F8"/>
    <w:rsid w:val="00CC128B"/>
    <w:rsid w:val="00CD34F1"/>
    <w:rsid w:val="00CD566E"/>
    <w:rsid w:val="00CE191A"/>
    <w:rsid w:val="00CE1D18"/>
    <w:rsid w:val="00D174AC"/>
    <w:rsid w:val="00D21E25"/>
    <w:rsid w:val="00D26F5D"/>
    <w:rsid w:val="00D31A7E"/>
    <w:rsid w:val="00D34166"/>
    <w:rsid w:val="00D35678"/>
    <w:rsid w:val="00D414FE"/>
    <w:rsid w:val="00D43102"/>
    <w:rsid w:val="00D43F97"/>
    <w:rsid w:val="00D503D8"/>
    <w:rsid w:val="00D5200D"/>
    <w:rsid w:val="00D534B2"/>
    <w:rsid w:val="00D63FD2"/>
    <w:rsid w:val="00D7397C"/>
    <w:rsid w:val="00D748A0"/>
    <w:rsid w:val="00D954BA"/>
    <w:rsid w:val="00D9576B"/>
    <w:rsid w:val="00D95D6F"/>
    <w:rsid w:val="00DB19F7"/>
    <w:rsid w:val="00DB622D"/>
    <w:rsid w:val="00DC2F6B"/>
    <w:rsid w:val="00DC57D9"/>
    <w:rsid w:val="00DC5E96"/>
    <w:rsid w:val="00DC770F"/>
    <w:rsid w:val="00DD0106"/>
    <w:rsid w:val="00DD1C20"/>
    <w:rsid w:val="00DD64EA"/>
    <w:rsid w:val="00DE571A"/>
    <w:rsid w:val="00DF2272"/>
    <w:rsid w:val="00DF2817"/>
    <w:rsid w:val="00DF42D3"/>
    <w:rsid w:val="00E009FE"/>
    <w:rsid w:val="00E04D78"/>
    <w:rsid w:val="00E062CA"/>
    <w:rsid w:val="00E15DF9"/>
    <w:rsid w:val="00E171A5"/>
    <w:rsid w:val="00E21567"/>
    <w:rsid w:val="00E259B5"/>
    <w:rsid w:val="00E30544"/>
    <w:rsid w:val="00E40265"/>
    <w:rsid w:val="00E463C1"/>
    <w:rsid w:val="00E57857"/>
    <w:rsid w:val="00E62CC5"/>
    <w:rsid w:val="00E665DD"/>
    <w:rsid w:val="00E7083F"/>
    <w:rsid w:val="00E84186"/>
    <w:rsid w:val="00E96B3E"/>
    <w:rsid w:val="00EA120B"/>
    <w:rsid w:val="00EA16DA"/>
    <w:rsid w:val="00EB7DA5"/>
    <w:rsid w:val="00ED22F6"/>
    <w:rsid w:val="00EE2365"/>
    <w:rsid w:val="00EF104E"/>
    <w:rsid w:val="00EF525C"/>
    <w:rsid w:val="00EF718F"/>
    <w:rsid w:val="00EF774A"/>
    <w:rsid w:val="00F00DD6"/>
    <w:rsid w:val="00F02050"/>
    <w:rsid w:val="00F11169"/>
    <w:rsid w:val="00F11935"/>
    <w:rsid w:val="00F12189"/>
    <w:rsid w:val="00F14403"/>
    <w:rsid w:val="00F3211D"/>
    <w:rsid w:val="00F424E6"/>
    <w:rsid w:val="00F43457"/>
    <w:rsid w:val="00F5568E"/>
    <w:rsid w:val="00F623C5"/>
    <w:rsid w:val="00F6400F"/>
    <w:rsid w:val="00F804E2"/>
    <w:rsid w:val="00F81AC3"/>
    <w:rsid w:val="00F84F41"/>
    <w:rsid w:val="00F85119"/>
    <w:rsid w:val="00F90A43"/>
    <w:rsid w:val="00F90E6D"/>
    <w:rsid w:val="00F91B4F"/>
    <w:rsid w:val="00F91DF4"/>
    <w:rsid w:val="00FA3000"/>
    <w:rsid w:val="00FA3083"/>
    <w:rsid w:val="00FB2C95"/>
    <w:rsid w:val="00FC1DFA"/>
    <w:rsid w:val="00FF50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553"/>
    <w:pPr>
      <w:spacing w:line="480" w:lineRule="auto"/>
      <w:jc w:val="both"/>
    </w:pPr>
    <w:rPr>
      <w:rFonts w:ascii="Garamond" w:hAnsi="Garamond"/>
      <w:kern w:val="0"/>
      <w:sz w:val="22"/>
      <w:szCs w:val="22"/>
      <w:lang w:val="en-GB"/>
      <w14:ligatures w14:val="none"/>
    </w:rPr>
  </w:style>
  <w:style w:type="paragraph" w:styleId="Heading1">
    <w:name w:val="heading 1"/>
    <w:basedOn w:val="Normal"/>
    <w:next w:val="Normal"/>
    <w:link w:val="Heading1Char"/>
    <w:uiPriority w:val="9"/>
    <w:qFormat/>
    <w:rsid w:val="002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75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5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553"/>
    <w:rPr>
      <w:rFonts w:eastAsiaTheme="majorEastAsia" w:cstheme="majorBidi"/>
      <w:color w:val="272727" w:themeColor="text1" w:themeTint="D8"/>
    </w:rPr>
  </w:style>
  <w:style w:type="paragraph" w:styleId="Title">
    <w:name w:val="Title"/>
    <w:basedOn w:val="Normal"/>
    <w:next w:val="Normal"/>
    <w:link w:val="TitleChar"/>
    <w:uiPriority w:val="10"/>
    <w:qFormat/>
    <w:rsid w:val="002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553"/>
    <w:pPr>
      <w:spacing w:before="160"/>
      <w:jc w:val="center"/>
    </w:pPr>
    <w:rPr>
      <w:i/>
      <w:iCs/>
      <w:color w:val="404040" w:themeColor="text1" w:themeTint="BF"/>
    </w:rPr>
  </w:style>
  <w:style w:type="character" w:customStyle="1" w:styleId="QuoteChar">
    <w:name w:val="Quote Char"/>
    <w:basedOn w:val="DefaultParagraphFont"/>
    <w:link w:val="Quote"/>
    <w:uiPriority w:val="29"/>
    <w:rsid w:val="00275553"/>
    <w:rPr>
      <w:i/>
      <w:iCs/>
      <w:color w:val="404040" w:themeColor="text1" w:themeTint="BF"/>
    </w:rPr>
  </w:style>
  <w:style w:type="paragraph" w:styleId="ListParagraph">
    <w:name w:val="List Paragraph"/>
    <w:basedOn w:val="Normal"/>
    <w:uiPriority w:val="34"/>
    <w:qFormat/>
    <w:rsid w:val="00275553"/>
    <w:pPr>
      <w:ind w:left="720"/>
      <w:contextualSpacing/>
    </w:pPr>
  </w:style>
  <w:style w:type="character" w:styleId="IntenseEmphasis">
    <w:name w:val="Intense Emphasis"/>
    <w:basedOn w:val="DefaultParagraphFont"/>
    <w:uiPriority w:val="21"/>
    <w:qFormat/>
    <w:rsid w:val="00275553"/>
    <w:rPr>
      <w:i/>
      <w:iCs/>
      <w:color w:val="0F4761" w:themeColor="accent1" w:themeShade="BF"/>
    </w:rPr>
  </w:style>
  <w:style w:type="paragraph" w:styleId="IntenseQuote">
    <w:name w:val="Intense Quote"/>
    <w:basedOn w:val="Normal"/>
    <w:next w:val="Normal"/>
    <w:link w:val="IntenseQuoteChar"/>
    <w:uiPriority w:val="30"/>
    <w:qFormat/>
    <w:rsid w:val="002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553"/>
    <w:rPr>
      <w:i/>
      <w:iCs/>
      <w:color w:val="0F4761" w:themeColor="accent1" w:themeShade="BF"/>
    </w:rPr>
  </w:style>
  <w:style w:type="character" w:styleId="IntenseReference">
    <w:name w:val="Intense Reference"/>
    <w:basedOn w:val="DefaultParagraphFont"/>
    <w:uiPriority w:val="32"/>
    <w:qFormat/>
    <w:rsid w:val="00275553"/>
    <w:rPr>
      <w:b/>
      <w:bCs/>
      <w:smallCaps/>
      <w:color w:val="0F4761" w:themeColor="accent1" w:themeShade="BF"/>
      <w:spacing w:val="5"/>
    </w:rPr>
  </w:style>
  <w:style w:type="paragraph" w:styleId="NoSpacing">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CommentReference">
    <w:name w:val="annotation reference"/>
    <w:basedOn w:val="DefaultParagraphFont"/>
    <w:uiPriority w:val="99"/>
    <w:semiHidden/>
    <w:unhideWhenUsed/>
    <w:rsid w:val="00F424E6"/>
    <w:rPr>
      <w:sz w:val="16"/>
      <w:szCs w:val="16"/>
    </w:rPr>
  </w:style>
  <w:style w:type="paragraph" w:styleId="CommentText">
    <w:name w:val="annotation text"/>
    <w:basedOn w:val="Normal"/>
    <w:link w:val="CommentTextChar"/>
    <w:uiPriority w:val="99"/>
    <w:unhideWhenUsed/>
    <w:rsid w:val="00F424E6"/>
    <w:pPr>
      <w:spacing w:line="240" w:lineRule="auto"/>
    </w:pPr>
    <w:rPr>
      <w:sz w:val="20"/>
      <w:szCs w:val="20"/>
    </w:rPr>
  </w:style>
  <w:style w:type="character" w:customStyle="1" w:styleId="CommentTextChar">
    <w:name w:val="Comment Text Char"/>
    <w:basedOn w:val="DefaultParagraphFont"/>
    <w:link w:val="CommentText"/>
    <w:uiPriority w:val="99"/>
    <w:rsid w:val="00F424E6"/>
    <w:rPr>
      <w:rFonts w:ascii="Garamond" w:hAnsi="Garamond"/>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424E6"/>
    <w:rPr>
      <w:b/>
      <w:bCs/>
    </w:rPr>
  </w:style>
  <w:style w:type="character" w:customStyle="1" w:styleId="CommentSubjectChar">
    <w:name w:val="Comment Subject Char"/>
    <w:basedOn w:val="CommentTextChar"/>
    <w:link w:val="CommentSubject"/>
    <w:uiPriority w:val="99"/>
    <w:semiHidden/>
    <w:rsid w:val="00F424E6"/>
    <w:rPr>
      <w:rFonts w:ascii="Garamond" w:hAnsi="Garamond"/>
      <w:b/>
      <w:bCs/>
      <w:kern w:val="0"/>
      <w:sz w:val="20"/>
      <w:szCs w:val="20"/>
      <w:lang w:val="en-GB"/>
      <w14:ligatures w14:val="none"/>
    </w:rPr>
  </w:style>
  <w:style w:type="paragraph" w:styleId="FootnoteText">
    <w:name w:val="footnote text"/>
    <w:basedOn w:val="Normal"/>
    <w:link w:val="FootnoteTextChar"/>
    <w:uiPriority w:val="99"/>
    <w:semiHidden/>
    <w:unhideWhenUsed/>
    <w:rsid w:val="002D18A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18A6"/>
    <w:rPr>
      <w:rFonts w:ascii="Garamond" w:hAnsi="Garamond"/>
      <w:kern w:val="0"/>
      <w:sz w:val="20"/>
      <w:szCs w:val="20"/>
      <w:lang w:val="en-GB"/>
      <w14:ligatures w14:val="none"/>
    </w:rPr>
  </w:style>
  <w:style w:type="character" w:styleId="FootnoteReference">
    <w:name w:val="footnote reference"/>
    <w:basedOn w:val="DefaultParagraphFont"/>
    <w:uiPriority w:val="99"/>
    <w:semiHidden/>
    <w:unhideWhenUsed/>
    <w:rsid w:val="002D18A6"/>
    <w:rPr>
      <w:vertAlign w:val="superscript"/>
    </w:rPr>
  </w:style>
  <w:style w:type="table" w:styleId="TableGrid">
    <w:name w:val="Table Grid"/>
    <w:basedOn w:val="TableNormal"/>
    <w:uiPriority w:val="39"/>
    <w:rsid w:val="0080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21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0A21FA"/>
    <w:rPr>
      <w:rFonts w:ascii="Garamond" w:hAnsi="Garamond"/>
      <w:kern w:val="0"/>
      <w:sz w:val="22"/>
      <w:szCs w:val="22"/>
      <w:lang w:val="en-GB"/>
      <w14:ligatures w14:val="none"/>
    </w:rPr>
  </w:style>
  <w:style w:type="paragraph" w:styleId="Footer">
    <w:name w:val="footer"/>
    <w:basedOn w:val="Normal"/>
    <w:link w:val="FooterChar"/>
    <w:uiPriority w:val="99"/>
    <w:unhideWhenUsed/>
    <w:rsid w:val="000A21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0A21FA"/>
    <w:rPr>
      <w:rFonts w:ascii="Garamond" w:hAnsi="Garamond"/>
      <w:kern w:val="0"/>
      <w:sz w:val="22"/>
      <w:szCs w:val="22"/>
      <w:lang w:val="en-GB"/>
      <w14:ligatures w14:val="none"/>
    </w:rPr>
  </w:style>
  <w:style w:type="paragraph" w:styleId="Revision">
    <w:name w:val="Revision"/>
    <w:hidden/>
    <w:uiPriority w:val="99"/>
    <w:semiHidden/>
    <w:rsid w:val="00F6400F"/>
    <w:pPr>
      <w:spacing w:after="0" w:line="240" w:lineRule="auto"/>
    </w:pPr>
    <w:rPr>
      <w:rFonts w:ascii="Garamond" w:hAnsi="Garamond"/>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1080">
      <w:bodyDiv w:val="1"/>
      <w:marLeft w:val="0"/>
      <w:marRight w:val="0"/>
      <w:marTop w:val="0"/>
      <w:marBottom w:val="0"/>
      <w:divBdr>
        <w:top w:val="none" w:sz="0" w:space="0" w:color="auto"/>
        <w:left w:val="none" w:sz="0" w:space="0" w:color="auto"/>
        <w:bottom w:val="none" w:sz="0" w:space="0" w:color="auto"/>
        <w:right w:val="none" w:sz="0" w:space="0" w:color="auto"/>
      </w:divBdr>
    </w:div>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433286353">
      <w:bodyDiv w:val="1"/>
      <w:marLeft w:val="0"/>
      <w:marRight w:val="0"/>
      <w:marTop w:val="0"/>
      <w:marBottom w:val="0"/>
      <w:divBdr>
        <w:top w:val="none" w:sz="0" w:space="0" w:color="auto"/>
        <w:left w:val="none" w:sz="0" w:space="0" w:color="auto"/>
        <w:bottom w:val="none" w:sz="0" w:space="0" w:color="auto"/>
        <w:right w:val="none" w:sz="0" w:space="0" w:color="auto"/>
      </w:divBdr>
    </w:div>
    <w:div w:id="150932506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 w:id="18034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8335</Words>
  <Characters>44243</Characters>
  <Application>Microsoft Office Word</Application>
  <DocSecurity>0</DocSecurity>
  <Lines>368</Lines>
  <Paragraphs>104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Scherrer  Beat</dc:creator>
  <cp:keywords/>
  <dc:description/>
  <cp:lastModifiedBy>Scherrer  Beat</cp:lastModifiedBy>
  <cp:revision>25</cp:revision>
  <dcterms:created xsi:type="dcterms:W3CDTF">2025-03-06T18:10:00Z</dcterms:created>
  <dcterms:modified xsi:type="dcterms:W3CDTF">2025-06-05T17:10:00Z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1366896031</vt:i4>
  </property>
  <property fmtid="{D5CDD505-2E9C-101B-9397-08002B2CF9AE}" pid="3" name="GrammarlyDocumentId">
    <vt:lpwstr>139504c367e5e04d984c24ad376eab93295950d285cf8005fb0e89dcf87ec741</vt:lpwstr>
  </property>
</Properties>
</file>