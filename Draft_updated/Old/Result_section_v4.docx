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E114F" w14:textId="77777777" w:rsidR="00662F12" w:rsidRDefault="00662F12" w:rsidP="006704FC">
      <w:pPr>
        <w:pStyle w:val="berschrift1"/>
        <w:numPr>
          <w:ilvl w:val="0"/>
          <w:numId w:val="1"/>
        </w:numPr>
        <w:tabs>
          <w:tab w:val="num" w:pos="360"/>
        </w:tabs>
        <w:ind w:left="0" w:firstLine="0"/>
        <w:rPr>
          <w:rFonts w:cs="Times New Roman"/>
          <w:color w:val="auto"/>
          <w:shd w:val="clear" w:color="auto" w:fill="FFFFFF"/>
          <w:lang w:val="en-US"/>
        </w:rPr>
      </w:pPr>
      <w:bookmarkStart w:id="0" w:name="_Hlk181286109"/>
      <w:bookmarkStart w:id="1" w:name="_Hlk181719443"/>
      <w:bookmarkEnd w:id="0"/>
      <w:r>
        <w:rPr>
          <w:rFonts w:cs="Times New Roman"/>
          <w:color w:val="auto"/>
          <w:shd w:val="clear" w:color="auto" w:fill="FFFFFF"/>
          <w:lang w:val="en-US"/>
        </w:rPr>
        <w:t>Results</w:t>
      </w:r>
    </w:p>
    <w:p w14:paraId="5690338A" w14:textId="265AB421" w:rsidR="008E6FE5" w:rsidRPr="00662F12" w:rsidRDefault="00662F12" w:rsidP="00662F12">
      <w:pPr>
        <w:pStyle w:val="Listenabsatz"/>
        <w:numPr>
          <w:ilvl w:val="1"/>
          <w:numId w:val="1"/>
        </w:numPr>
        <w:rPr>
          <w:b/>
          <w:bCs/>
          <w:shd w:val="clear" w:color="auto" w:fill="FFFFFF"/>
          <w:lang w:val="en-US"/>
        </w:rPr>
      </w:pPr>
      <w:r w:rsidRPr="00662F12">
        <w:rPr>
          <w:b/>
          <w:bCs/>
          <w:shd w:val="clear" w:color="auto" w:fill="FFFFFF"/>
          <w:lang w:val="en-US"/>
        </w:rPr>
        <w:t xml:space="preserve">Predictors of health insurance coverage and </w:t>
      </w:r>
      <w:r w:rsidR="00F6400F" w:rsidRPr="00662F12">
        <w:rPr>
          <w:b/>
          <w:bCs/>
          <w:shd w:val="clear" w:color="auto" w:fill="FFFFFF"/>
          <w:lang w:val="en-US"/>
        </w:rPr>
        <w:t>take</w:t>
      </w:r>
      <w:r w:rsidR="00F6400F">
        <w:rPr>
          <w:b/>
          <w:bCs/>
          <w:shd w:val="clear" w:color="auto" w:fill="FFFFFF"/>
          <w:lang w:val="en-US"/>
        </w:rPr>
        <w:t>-</w:t>
      </w:r>
      <w:r w:rsidRPr="00662F12">
        <w:rPr>
          <w:b/>
          <w:bCs/>
          <w:shd w:val="clear" w:color="auto" w:fill="FFFFFF"/>
          <w:lang w:val="en-US"/>
        </w:rPr>
        <w:t>up of health services</w:t>
      </w:r>
    </w:p>
    <w:p w14:paraId="14589DD8" w14:textId="45A796E0" w:rsidR="00E463C1" w:rsidRDefault="003D71E8" w:rsidP="008542FB">
      <w:pPr>
        <w:pStyle w:val="KeinLeerraum"/>
        <w:spacing w:after="120" w:line="360" w:lineRule="auto"/>
        <w:ind w:firstLine="284"/>
      </w:pPr>
      <w:r w:rsidRPr="003D71E8">
        <w:rPr>
          <w:lang w:val="en-US"/>
        </w:rPr>
        <w:t>Accurate prediction of health insurance coverage and healthcare utilization is vital for informing policy decisions in Sub-Saharan Africa, where disparities in access remain significant.</w:t>
      </w:r>
      <w:r>
        <w:rPr>
          <w:lang w:val="en-US"/>
        </w:rPr>
        <w:t xml:space="preserve"> </w:t>
      </w:r>
      <w:r w:rsidR="00E463C1">
        <w:rPr>
          <w:lang w:val="en-US"/>
        </w:rPr>
        <w:t>In this section</w:t>
      </w:r>
      <w:r>
        <w:rPr>
          <w:lang w:val="en-US"/>
        </w:rPr>
        <w:t>,</w:t>
      </w:r>
      <w:r w:rsidR="00E463C1">
        <w:rPr>
          <w:lang w:val="en-US"/>
        </w:rPr>
        <w:t xml:space="preserve"> </w:t>
      </w:r>
      <w:r w:rsidR="00107976">
        <w:t xml:space="preserve">we compare the predictive power of classical models against </w:t>
      </w:r>
      <w:r w:rsidR="00731E0A">
        <w:rPr>
          <w:lang w:val="en-US"/>
        </w:rPr>
        <w:t xml:space="preserve">the </w:t>
      </w:r>
      <w:r w:rsidR="00613360">
        <w:rPr>
          <w:lang w:val="en-US"/>
        </w:rPr>
        <w:t xml:space="preserve">preferred </w:t>
      </w:r>
      <w:r w:rsidR="00E463C1" w:rsidRPr="00662F12">
        <w:rPr>
          <w:lang w:val="en-US"/>
        </w:rPr>
        <w:t>ML model</w:t>
      </w:r>
      <w:r w:rsidR="00613360">
        <w:rPr>
          <w:lang w:val="en-US"/>
        </w:rPr>
        <w:t xml:space="preserve"> (see Section 3)</w:t>
      </w:r>
      <w:r w:rsidR="00E463C1" w:rsidRPr="00662F12">
        <w:rPr>
          <w:lang w:val="en-US"/>
        </w:rPr>
        <w:t xml:space="preserve"> </w:t>
      </w:r>
      <w:r w:rsidR="00107976">
        <w:t>across 33 SSA countries</w:t>
      </w:r>
      <w:r w:rsidR="00613360">
        <w:t xml:space="preserve"> with available DHS data</w:t>
      </w:r>
      <w:r>
        <w:t>. The focus is o</w:t>
      </w:r>
      <w:r w:rsidR="00107976">
        <w:t xml:space="preserve">n </w:t>
      </w:r>
      <w:r>
        <w:t>enhancing t</w:t>
      </w:r>
      <w:r w:rsidR="00107976">
        <w:t xml:space="preserve">he prediction of health insurance coverage and </w:t>
      </w:r>
      <w:r w:rsidR="00F6400F">
        <w:t>take-</w:t>
      </w:r>
      <w:r w:rsidR="00613360">
        <w:t xml:space="preserve">up of </w:t>
      </w:r>
      <w:r>
        <w:t xml:space="preserve">the three </w:t>
      </w:r>
      <w:r w:rsidR="00107976">
        <w:t>health service</w:t>
      </w:r>
      <w:r w:rsidR="00613360">
        <w:t>s</w:t>
      </w:r>
      <w:r>
        <w:t>,</w:t>
      </w:r>
      <w:r w:rsidRPr="00294B09">
        <w:rPr>
          <w:lang w:val="en-US"/>
        </w:rPr>
        <w:t xml:space="preserve"> </w:t>
      </w:r>
      <w:r w:rsidR="00F6400F">
        <w:rPr>
          <w:lang w:val="en-US"/>
        </w:rPr>
        <w:t>women</w:t>
      </w:r>
      <w:r w:rsidR="00F6400F" w:rsidRPr="00294B09">
        <w:rPr>
          <w:lang w:val="en-US"/>
        </w:rPr>
        <w:t xml:space="preserve"> </w:t>
      </w:r>
      <w:r w:rsidRPr="00294B09">
        <w:rPr>
          <w:lang w:val="en-US"/>
        </w:rPr>
        <w:t xml:space="preserve">visited a health facility at least once a year, last-born child was born in a health </w:t>
      </w:r>
      <w:proofErr w:type="gramStart"/>
      <w:r w:rsidRPr="00294B09">
        <w:rPr>
          <w:lang w:val="en-US"/>
        </w:rPr>
        <w:t>facility, and</w:t>
      </w:r>
      <w:proofErr w:type="gramEnd"/>
      <w:r w:rsidRPr="00294B09">
        <w:rPr>
          <w:lang w:val="en-US"/>
        </w:rPr>
        <w:t xml:space="preserve"> </w:t>
      </w:r>
      <w:r>
        <w:rPr>
          <w:lang w:val="en-US"/>
        </w:rPr>
        <w:t>ha</w:t>
      </w:r>
      <w:r w:rsidRPr="00294B09">
        <w:rPr>
          <w:lang w:val="en-US"/>
        </w:rPr>
        <w:t>d a postnatal check within the first two weeks.</w:t>
      </w:r>
      <w:r>
        <w:t xml:space="preserve"> </w:t>
      </w:r>
      <w:r w:rsidR="00107976">
        <w:t xml:space="preserve">We then </w:t>
      </w:r>
      <w:r w:rsidR="00397011">
        <w:t>analyze</w:t>
      </w:r>
      <w:r w:rsidR="00107976">
        <w:t xml:space="preserve"> the </w:t>
      </w:r>
      <w:r w:rsidR="00107976">
        <w:t>variable selection in ML models</w:t>
      </w:r>
      <w:r w:rsidR="00397011">
        <w:t>,</w:t>
      </w:r>
      <w:r w:rsidR="00107976">
        <w:t xml:space="preserve"> using a data-driven approach </w:t>
      </w:r>
      <w:r w:rsidR="00397011">
        <w:t>to</w:t>
      </w:r>
      <w:r w:rsidR="00107976">
        <w:t xml:space="preserve"> highlight the </w:t>
      </w:r>
      <w:r w:rsidR="00397011">
        <w:t>differences</w:t>
      </w:r>
      <w:r w:rsidR="00107976">
        <w:t xml:space="preserve"> from classical model</w:t>
      </w:r>
      <w:r w:rsidR="00397011">
        <w:t>s</w:t>
      </w:r>
      <w:r w:rsidR="00107976">
        <w:t>.</w:t>
      </w:r>
    </w:p>
    <w:p w14:paraId="621B691F" w14:textId="77777777" w:rsidR="00977EBF" w:rsidRDefault="00977EBF" w:rsidP="00977EBF">
      <w:pPr>
        <w:pStyle w:val="KeinLeerraum"/>
        <w:spacing w:after="120" w:line="360" w:lineRule="auto"/>
        <w:rPr>
          <w:b/>
          <w:bCs/>
        </w:rPr>
      </w:pPr>
      <w:r w:rsidRPr="00977EBF">
        <w:rPr>
          <w:b/>
          <w:bCs/>
        </w:rPr>
        <w:t xml:space="preserve">Predictive power of classical models and ML models </w:t>
      </w:r>
    </w:p>
    <w:p w14:paraId="368B6FCD" w14:textId="3DCB6922" w:rsidR="009504C4" w:rsidRDefault="00107976" w:rsidP="001B0D47">
      <w:pPr>
        <w:pStyle w:val="KeinLeerraum"/>
        <w:spacing w:after="120" w:line="360" w:lineRule="auto"/>
        <w:ind w:firstLine="284"/>
      </w:pPr>
      <w:r>
        <w:t xml:space="preserve">Figure 1 </w:t>
      </w:r>
      <w:r w:rsidR="00397011">
        <w:t>illustrates</w:t>
      </w:r>
      <w:r>
        <w:t xml:space="preserve"> that ML models consistently outperform classical models in predictive accuracy. A comparison using Cohen’s Kapp</w:t>
      </w:r>
      <w:r w:rsidR="007050A7">
        <w:t xml:space="preserve"> </w:t>
      </w:r>
      <w:r w:rsidR="00397011">
        <w:t xml:space="preserve">ML models </w:t>
      </w:r>
      <w:r>
        <w:t>reveal</w:t>
      </w:r>
      <w:r w:rsidR="00333AB2">
        <w:t>s</w:t>
      </w:r>
      <w:r>
        <w:t xml:space="preserve"> substantial improvements across all 33 countrie</w:t>
      </w:r>
      <w:r w:rsidR="00397011">
        <w:t>s</w:t>
      </w:r>
      <w:r>
        <w:t xml:space="preserve">. Notably, </w:t>
      </w:r>
      <w:r w:rsidR="00397011">
        <w:t xml:space="preserve">outcomes such as health insurance coverage and postnatal checks often result in a Cohen’s Kappa of 0 for classical models, meaning they fail to correctly identify any cases </w:t>
      </w:r>
      <w:r w:rsidR="00D95D6F">
        <w:t xml:space="preserve">(Cohen’s Kappa of 1 </w:t>
      </w:r>
      <w:r w:rsidR="00D95D6F">
        <w:t xml:space="preserve">would be </w:t>
      </w:r>
      <w:r w:rsidR="00F6400F">
        <w:t xml:space="preserve">a </w:t>
      </w:r>
      <w:r w:rsidR="00D95D6F">
        <w:t>perfect prediction)</w:t>
      </w:r>
      <w:r>
        <w:t xml:space="preserve">. In contrast, </w:t>
      </w:r>
      <w:r w:rsidRPr="00333AB2">
        <w:t xml:space="preserve">ML models </w:t>
      </w:r>
      <w:r w:rsidR="00397011" w:rsidRPr="00333AB2">
        <w:t>improve prediction performance significantly. On aver</w:t>
      </w:r>
      <w:r w:rsidR="00397011" w:rsidRPr="00333AB2">
        <w:t xml:space="preserve">age, Cohen’s Kappa increases by </w:t>
      </w:r>
      <w:r w:rsidR="00333AB2" w:rsidRPr="00333AB2">
        <w:t>25</w:t>
      </w:r>
      <w:r w:rsidR="00397011" w:rsidRPr="00333AB2">
        <w:t xml:space="preserve"> percentage points (p.p.) for health insurance coverage (from 0.01 to 0.</w:t>
      </w:r>
      <w:r w:rsidR="00333AB2" w:rsidRPr="00333AB2">
        <w:t>25</w:t>
      </w:r>
      <w:r w:rsidR="00397011">
        <w:t xml:space="preserve">), by </w:t>
      </w:r>
      <w:r w:rsidR="00333AB2">
        <w:t>17</w:t>
      </w:r>
      <w:r w:rsidR="00397011">
        <w:t xml:space="preserve"> p.p. for visits to health facilities (from 0.1</w:t>
      </w:r>
      <w:r w:rsidR="00333AB2">
        <w:t>5</w:t>
      </w:r>
      <w:r w:rsidR="00397011">
        <w:t xml:space="preserve"> to 0.3</w:t>
      </w:r>
      <w:r w:rsidR="00333AB2">
        <w:t>2</w:t>
      </w:r>
      <w:r w:rsidR="00397011">
        <w:t>), by 5 p.p</w:t>
      </w:r>
      <w:commentRangeStart w:id="2"/>
      <w:commentRangeStart w:id="3"/>
      <w:r w:rsidR="00397011">
        <w:t>. for facility-based births (from 0.</w:t>
      </w:r>
      <w:r w:rsidR="00333AB2">
        <w:t>3</w:t>
      </w:r>
      <w:r w:rsidR="00397011">
        <w:t xml:space="preserve"> to 0.</w:t>
      </w:r>
      <w:r w:rsidR="00333AB2">
        <w:t>35</w:t>
      </w:r>
      <w:r w:rsidR="00397011">
        <w:t xml:space="preserve">), and by </w:t>
      </w:r>
      <w:r w:rsidR="00333AB2">
        <w:t>16</w:t>
      </w:r>
      <w:r w:rsidR="00397011">
        <w:t xml:space="preserve"> p.p. for postnatal checks (from 0.01 to 0.</w:t>
      </w:r>
      <w:r w:rsidR="00333AB2">
        <w:t>17</w:t>
      </w:r>
      <w:r w:rsidR="00826977">
        <w:t>;</w:t>
      </w:r>
      <w:r w:rsidR="00397011">
        <w:t xml:space="preserve"> see Figure A.1 in the Appendix). </w:t>
      </w:r>
      <w:commentRangeEnd w:id="2"/>
      <w:r w:rsidR="00BE0BBD">
        <w:rPr>
          <w:rStyle w:val="Kommentarzeichen"/>
        </w:rPr>
        <w:commentReference w:id="2"/>
      </w:r>
      <w:commentRangeEnd w:id="3"/>
      <w:r w:rsidR="007050A7">
        <w:rPr>
          <w:rStyle w:val="Kommentarzeichen"/>
        </w:rPr>
        <w:commentReference w:id="3"/>
      </w:r>
      <w:r w:rsidR="00397011">
        <w:t xml:space="preserve">These results underscore the robustness of ML models in identifying patterns of health insurance and </w:t>
      </w:r>
      <w:r w:rsidR="00F6400F">
        <w:t>take-</w:t>
      </w:r>
      <w:r w:rsidR="00826977">
        <w:t xml:space="preserve">up </w:t>
      </w:r>
      <w:r w:rsidR="00826977">
        <w:t>of s</w:t>
      </w:r>
      <w:r w:rsidR="00397011">
        <w:t>ervice</w:t>
      </w:r>
      <w:r w:rsidR="00826977">
        <w:t>s</w:t>
      </w:r>
      <w:r w:rsidR="00397011">
        <w:t>.</w:t>
      </w:r>
    </w:p>
    <w:p w14:paraId="59619F17" w14:textId="60FDA3B2" w:rsidR="00B466E8" w:rsidRDefault="00107976" w:rsidP="001B0D47">
      <w:pPr>
        <w:pStyle w:val="KeinLeerraum"/>
        <w:spacing w:after="120" w:line="360" w:lineRule="auto"/>
        <w:ind w:firstLine="284"/>
      </w:pPr>
      <w:r>
        <w:t>While ML models generally outperform</w:t>
      </w:r>
      <w:r w:rsidR="004B1054">
        <w:t xml:space="preserve"> the classical model in the 33 countries</w:t>
      </w:r>
      <w:r>
        <w:t xml:space="preserve">, there are </w:t>
      </w:r>
      <w:r w:rsidR="009504C4">
        <w:t>seven</w:t>
      </w:r>
      <w:r>
        <w:t xml:space="preserve"> exceptions regarding the outcome of facility-based births </w:t>
      </w:r>
      <w:r w:rsidR="00FF50CF">
        <w:t>of</w:t>
      </w:r>
      <w:r>
        <w:t xml:space="preserve"> the last-born child </w:t>
      </w:r>
      <w:r w:rsidR="00826977">
        <w:t xml:space="preserve">(e.g., in Uganda, </w:t>
      </w:r>
      <w:r w:rsidR="009504C4">
        <w:t xml:space="preserve">Lesotho, </w:t>
      </w:r>
      <w:r w:rsidR="00826977">
        <w:t xml:space="preserve">Namibia, Eswatini, </w:t>
      </w:r>
      <w:r w:rsidR="00715421">
        <w:t xml:space="preserve">Ghana, Senegal, </w:t>
      </w:r>
      <w:r w:rsidR="00826977">
        <w:t xml:space="preserve">and </w:t>
      </w:r>
      <w:r w:rsidR="00715421">
        <w:t>Mauritania</w:t>
      </w:r>
      <w:r w:rsidR="00826977">
        <w:t>), where Cohen’s Kappa slightly declines (see Figure 1)</w:t>
      </w:r>
      <w:r>
        <w:t>. However, even in these cases, Sensitivity and Accuracy still improve</w:t>
      </w:r>
      <w:r w:rsidR="00F91B4F">
        <w:t xml:space="preserve"> or </w:t>
      </w:r>
      <w:r w:rsidR="001B0D47">
        <w:t xml:space="preserve">stay </w:t>
      </w:r>
      <w:r w:rsidR="00F91B4F">
        <w:t xml:space="preserve">at </w:t>
      </w:r>
      <w:r w:rsidR="00F91B4F">
        <w:t>least the same</w:t>
      </w:r>
      <w:r>
        <w:t xml:space="preserve"> (see Appendix Figure A.2)</w:t>
      </w:r>
      <w:r w:rsidR="00DC5E96">
        <w:t xml:space="preserve">. </w:t>
      </w:r>
      <w:r w:rsidR="00826977">
        <w:t>For instance, in Namibia, Cohen’s Kappa decreases from 0.3</w:t>
      </w:r>
      <w:r w:rsidR="001B0D47">
        <w:t>5</w:t>
      </w:r>
      <w:r w:rsidR="00826977">
        <w:t xml:space="preserve"> to 0.</w:t>
      </w:r>
      <w:r w:rsidR="001B0D47">
        <w:t>2</w:t>
      </w:r>
      <w:r w:rsidR="00826977">
        <w:t xml:space="preserve"> with the ML model; however, Accuracy remains constant</w:t>
      </w:r>
      <w:r w:rsidR="001B0D47">
        <w:t xml:space="preserve"> at 0.89</w:t>
      </w:r>
      <w:r w:rsidR="00826977">
        <w:t>, and Sensitivity increases from 0.9</w:t>
      </w:r>
      <w:r w:rsidR="001B0D47">
        <w:t>6</w:t>
      </w:r>
      <w:r w:rsidR="00826977">
        <w:t xml:space="preserve"> to 0.97.</w:t>
      </w:r>
      <w:r w:rsidR="00B466E8">
        <w:t xml:space="preserve"> </w:t>
      </w:r>
      <w:r w:rsidR="00826977">
        <w:t>These results suggest that while ML models may have occasional limitations, they generally offer substantial benefits for predicting health insurance coverage and service uptake across SSA.</w:t>
      </w:r>
    </w:p>
    <w:p w14:paraId="5E069693" w14:textId="77777777" w:rsidR="001B0D47" w:rsidRDefault="001B0D47" w:rsidP="001B0D47">
      <w:pPr>
        <w:pStyle w:val="KeinLeerraum"/>
        <w:spacing w:after="120" w:line="360" w:lineRule="auto"/>
        <w:ind w:firstLine="284"/>
      </w:pPr>
    </w:p>
    <w:p w14:paraId="7E79EC28" w14:textId="7507BD6D" w:rsidR="00F424E6" w:rsidRDefault="00F424E6" w:rsidP="00F424E6">
      <w:pPr>
        <w:pStyle w:val="KeinLeerraum"/>
        <w:rPr>
          <w:b/>
          <w:lang w:val="en-US"/>
        </w:rPr>
      </w:pPr>
      <w:r w:rsidRPr="00F34B3E">
        <w:rPr>
          <w:b/>
          <w:lang w:val="en-US"/>
        </w:rPr>
        <w:t>Fig</w:t>
      </w:r>
      <w:r>
        <w:rPr>
          <w:b/>
          <w:lang w:val="en-US"/>
        </w:rPr>
        <w:t>ure 1</w:t>
      </w:r>
      <w:r w:rsidRPr="00F34B3E">
        <w:rPr>
          <w:b/>
          <w:lang w:val="en-US"/>
        </w:rPr>
        <w:t xml:space="preserve">: </w:t>
      </w:r>
      <w:r w:rsidR="00D7397C">
        <w:rPr>
          <w:b/>
          <w:lang w:val="en-US"/>
        </w:rPr>
        <w:t xml:space="preserve">Cohen’s Kappa </w:t>
      </w:r>
      <w:r>
        <w:rPr>
          <w:b/>
          <w:lang w:val="en-US"/>
        </w:rPr>
        <w:t>of classical models and ML models</w:t>
      </w:r>
    </w:p>
    <w:p w14:paraId="2665C274" w14:textId="77777777" w:rsidR="00F424E6" w:rsidRDefault="00F424E6" w:rsidP="00F424E6">
      <w:pPr>
        <w:pStyle w:val="KeinLeerraum"/>
        <w:rPr>
          <w:b/>
          <w:lang w:val="en-US"/>
        </w:rPr>
      </w:pPr>
    </w:p>
    <w:p w14:paraId="68444AC2" w14:textId="368C1A1E" w:rsidR="007050A7" w:rsidRPr="007050A7" w:rsidRDefault="00F424E6" w:rsidP="007050A7">
      <w:pPr>
        <w:pStyle w:val="KeinLeerraum"/>
        <w:rPr>
          <w:b/>
          <w:noProof/>
          <w:lang w:val="en-US"/>
        </w:rPr>
      </w:pPr>
      <w:r w:rsidRPr="00F424E6">
        <w:rPr>
          <w:b/>
          <w:lang w:val="en-US"/>
        </w:rPr>
        <w:lastRenderedPageBreak/>
        <w:t xml:space="preserve"> </w:t>
      </w:r>
      <w:r w:rsidR="007050A7" w:rsidRPr="007050A7">
        <w:rPr>
          <w:b/>
          <w:noProof/>
          <w:lang w:val="en-US"/>
        </w:rPr>
        <w:drawing>
          <wp:inline distT="0" distB="0" distL="0" distR="0" wp14:anchorId="2A2329FF" wp14:editId="1D0E7763">
            <wp:extent cx="2844800" cy="2032000"/>
            <wp:effectExtent l="0" t="0" r="0" b="6350"/>
            <wp:docPr id="1693203611" name="Grafik 8" descr="Ein Bild, das Text, Reihe, Diagramm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203611" name="Grafik 8" descr="Ein Bild, das Text, Reihe, Diagramm enthält.&#10;&#10;Automatisch generierte Beschreibu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44800" cy="2032000"/>
                    </a:xfrm>
                    <a:prstGeom prst="rect">
                      <a:avLst/>
                    </a:prstGeom>
                    <a:noFill/>
                    <a:ln>
                      <a:noFill/>
                    </a:ln>
                  </pic:spPr>
                </pic:pic>
              </a:graphicData>
            </a:graphic>
          </wp:inline>
        </w:drawing>
      </w:r>
      <w:r w:rsidR="007050A7" w:rsidRPr="007050A7">
        <w:rPr>
          <w:b/>
          <w:noProof/>
          <w:lang w:val="en-US"/>
        </w:rPr>
        <w:t xml:space="preserve"> </w:t>
      </w:r>
      <w:r w:rsidR="007050A7" w:rsidRPr="007050A7">
        <w:rPr>
          <w:b/>
          <w:noProof/>
          <w:lang w:val="en-US"/>
        </w:rPr>
        <w:drawing>
          <wp:inline distT="0" distB="0" distL="0" distR="0" wp14:anchorId="220EDF39" wp14:editId="41C7FE45">
            <wp:extent cx="2844000" cy="2029638"/>
            <wp:effectExtent l="0" t="0" r="0" b="8890"/>
            <wp:docPr id="2084302355" name="Grafik 7" descr="Ein Bild, das Diagramm, Reihe,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302355" name="Grafik 7" descr="Ein Bild, das Diagramm, Reihe, Text enthält.&#10;&#10;Automatisch generierte Beschreibu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44000" cy="2029638"/>
                    </a:xfrm>
                    <a:prstGeom prst="rect">
                      <a:avLst/>
                    </a:prstGeom>
                    <a:noFill/>
                    <a:ln>
                      <a:noFill/>
                    </a:ln>
                  </pic:spPr>
                </pic:pic>
              </a:graphicData>
            </a:graphic>
          </wp:inline>
        </w:drawing>
      </w:r>
    </w:p>
    <w:p w14:paraId="1EF4F0B6" w14:textId="77777777" w:rsidR="007050A7" w:rsidRPr="007050A7" w:rsidRDefault="007050A7" w:rsidP="007050A7">
      <w:pPr>
        <w:pStyle w:val="KeinLeerraum"/>
        <w:rPr>
          <w:b/>
          <w:noProof/>
          <w:lang w:val="en-US"/>
        </w:rPr>
      </w:pPr>
    </w:p>
    <w:p w14:paraId="35C32FBD" w14:textId="77777777" w:rsidR="007050A7" w:rsidRPr="007050A7" w:rsidRDefault="007050A7" w:rsidP="007050A7">
      <w:pPr>
        <w:pStyle w:val="KeinLeerraum"/>
        <w:numPr>
          <w:ilvl w:val="0"/>
          <w:numId w:val="2"/>
        </w:numPr>
        <w:rPr>
          <w:b/>
          <w:noProof/>
          <w:lang w:val="en-US"/>
        </w:rPr>
      </w:pPr>
      <w:r w:rsidRPr="007050A7">
        <w:rPr>
          <w:b/>
          <w:noProof/>
          <w:lang w:val="en-US"/>
        </w:rPr>
        <w:t>Health insurance coverage</w:t>
      </w:r>
      <w:r w:rsidRPr="007050A7">
        <w:rPr>
          <w:b/>
          <w:noProof/>
          <w:lang w:val="en-US"/>
        </w:rPr>
        <w:tab/>
      </w:r>
      <w:r w:rsidRPr="007050A7">
        <w:rPr>
          <w:b/>
          <w:noProof/>
          <w:lang w:val="en-US"/>
        </w:rPr>
        <w:tab/>
      </w:r>
      <w:r w:rsidRPr="007050A7">
        <w:rPr>
          <w:b/>
          <w:noProof/>
          <w:lang w:val="en-US"/>
        </w:rPr>
        <w:tab/>
        <w:t>(b) Visited health facility</w:t>
      </w:r>
    </w:p>
    <w:p w14:paraId="1C0B334A" w14:textId="77777777" w:rsidR="007050A7" w:rsidRPr="007050A7" w:rsidRDefault="007050A7" w:rsidP="007050A7">
      <w:pPr>
        <w:pStyle w:val="KeinLeerraum"/>
        <w:rPr>
          <w:b/>
          <w:noProof/>
          <w:lang w:val="en-US"/>
        </w:rPr>
      </w:pPr>
    </w:p>
    <w:p w14:paraId="74BB5840" w14:textId="4EDFCC79" w:rsidR="007050A7" w:rsidRPr="007050A7" w:rsidRDefault="007050A7" w:rsidP="007050A7">
      <w:pPr>
        <w:pStyle w:val="KeinLeerraum"/>
        <w:rPr>
          <w:b/>
          <w:noProof/>
          <w:lang w:val="en-US"/>
        </w:rPr>
      </w:pPr>
      <w:r w:rsidRPr="007050A7">
        <w:rPr>
          <w:b/>
          <w:noProof/>
          <w:lang w:val="en-US"/>
        </w:rPr>
        <w:drawing>
          <wp:inline distT="0" distB="0" distL="0" distR="0" wp14:anchorId="2F966167" wp14:editId="30727D20">
            <wp:extent cx="2882900" cy="2038350"/>
            <wp:effectExtent l="0" t="0" r="0" b="0"/>
            <wp:docPr id="854935255" name="Grafik 6" descr="Ein Bild, das Diagramm, Reihe,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935255" name="Grafik 6" descr="Ein Bild, das Diagramm, Reihe, Text enthält.&#10;&#10;Automatisch generierte Beschreibu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82900" cy="2038350"/>
                    </a:xfrm>
                    <a:prstGeom prst="rect">
                      <a:avLst/>
                    </a:prstGeom>
                    <a:noFill/>
                    <a:ln>
                      <a:noFill/>
                    </a:ln>
                  </pic:spPr>
                </pic:pic>
              </a:graphicData>
            </a:graphic>
          </wp:inline>
        </w:drawing>
      </w:r>
      <w:r w:rsidRPr="007050A7">
        <w:rPr>
          <w:b/>
          <w:noProof/>
          <w:lang w:val="en-US"/>
        </w:rPr>
        <w:drawing>
          <wp:inline distT="0" distB="0" distL="0" distR="0" wp14:anchorId="37238223" wp14:editId="62E442B1">
            <wp:extent cx="2844000" cy="2010846"/>
            <wp:effectExtent l="0" t="0" r="0" b="8890"/>
            <wp:docPr id="2001719261" name="Grafik 5" descr="Ein Bild, das Text, Reihe, Diagramm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719261" name="Grafik 5" descr="Ein Bild, das Text, Reihe, Diagramm enthält.&#10;&#10;Automatisch generierte Beschreibu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44000" cy="2010846"/>
                    </a:xfrm>
                    <a:prstGeom prst="rect">
                      <a:avLst/>
                    </a:prstGeom>
                    <a:noFill/>
                    <a:ln>
                      <a:noFill/>
                    </a:ln>
                  </pic:spPr>
                </pic:pic>
              </a:graphicData>
            </a:graphic>
          </wp:inline>
        </w:drawing>
      </w:r>
    </w:p>
    <w:p w14:paraId="52357C32" w14:textId="77777777" w:rsidR="007050A7" w:rsidRPr="007050A7" w:rsidRDefault="007050A7" w:rsidP="007050A7">
      <w:pPr>
        <w:pStyle w:val="KeinLeerraum"/>
        <w:numPr>
          <w:ilvl w:val="0"/>
          <w:numId w:val="4"/>
        </w:numPr>
        <w:rPr>
          <w:b/>
          <w:noProof/>
          <w:lang w:val="en-US"/>
        </w:rPr>
      </w:pPr>
      <w:r w:rsidRPr="007050A7">
        <w:rPr>
          <w:b/>
          <w:noProof/>
          <w:lang w:val="en-US"/>
        </w:rPr>
        <w:t>Facility-based births</w:t>
      </w:r>
      <w:r w:rsidRPr="007050A7">
        <w:rPr>
          <w:b/>
          <w:noProof/>
          <w:lang w:val="en-US"/>
        </w:rPr>
        <w:tab/>
      </w:r>
      <w:r w:rsidRPr="007050A7">
        <w:rPr>
          <w:b/>
          <w:noProof/>
          <w:lang w:val="en-US"/>
        </w:rPr>
        <w:tab/>
      </w:r>
      <w:r w:rsidRPr="007050A7">
        <w:rPr>
          <w:b/>
          <w:noProof/>
          <w:lang w:val="en-US"/>
        </w:rPr>
        <w:tab/>
      </w:r>
      <w:r w:rsidRPr="007050A7">
        <w:rPr>
          <w:b/>
          <w:noProof/>
          <w:lang w:val="en-US"/>
        </w:rPr>
        <w:tab/>
        <w:t>(d) Postnatal check</w:t>
      </w:r>
    </w:p>
    <w:p w14:paraId="6B962429" w14:textId="68EA6832" w:rsidR="00F424E6" w:rsidRDefault="00F424E6" w:rsidP="007050A7">
      <w:pPr>
        <w:pStyle w:val="KeinLeerraum"/>
        <w:rPr>
          <w:b/>
          <w:lang w:val="en-US"/>
        </w:rPr>
      </w:pPr>
    </w:p>
    <w:p w14:paraId="3D2DFDAA" w14:textId="73F0CFFD" w:rsidR="00F424E6" w:rsidRDefault="00F424E6" w:rsidP="00B83887">
      <w:pPr>
        <w:pStyle w:val="KeinLeerraum"/>
        <w:rPr>
          <w:sz w:val="20"/>
          <w:szCs w:val="20"/>
          <w:lang w:val="en-US"/>
        </w:rPr>
      </w:pPr>
      <w:r w:rsidRPr="003E41F4">
        <w:rPr>
          <w:sz w:val="20"/>
          <w:szCs w:val="20"/>
          <w:lang w:val="en-US"/>
        </w:rPr>
        <w:t xml:space="preserve">Notes: The figures show the </w:t>
      </w:r>
      <w:r w:rsidR="00944BFD">
        <w:rPr>
          <w:sz w:val="20"/>
          <w:szCs w:val="20"/>
          <w:lang w:val="en-US"/>
        </w:rPr>
        <w:t>predictive power by country</w:t>
      </w:r>
      <w:r w:rsidRPr="003E41F4">
        <w:rPr>
          <w:sz w:val="20"/>
          <w:szCs w:val="20"/>
          <w:lang w:val="en-US"/>
        </w:rPr>
        <w:t xml:space="preserve"> for the classical model (consisting of </w:t>
      </w:r>
      <w:r w:rsidR="00C872D8">
        <w:rPr>
          <w:sz w:val="20"/>
          <w:szCs w:val="20"/>
          <w:lang w:val="en-US"/>
        </w:rPr>
        <w:t>10</w:t>
      </w:r>
      <w:r w:rsidRPr="003E41F4">
        <w:rPr>
          <w:sz w:val="20"/>
          <w:szCs w:val="20"/>
          <w:lang w:val="en-US"/>
        </w:rPr>
        <w:t xml:space="preserve"> variables most often used by the literature, details see Section 2) and the ML model using a </w:t>
      </w:r>
      <w:proofErr w:type="spellStart"/>
      <w:r w:rsidR="00A20614">
        <w:rPr>
          <w:sz w:val="20"/>
          <w:szCs w:val="20"/>
          <w:lang w:val="en-US"/>
        </w:rPr>
        <w:t>XGB</w:t>
      </w:r>
      <w:r w:rsidRPr="003E41F4">
        <w:rPr>
          <w:sz w:val="20"/>
          <w:szCs w:val="20"/>
          <w:lang w:val="en-US"/>
        </w:rPr>
        <w:t>oost</w:t>
      </w:r>
      <w:proofErr w:type="spellEnd"/>
      <w:r w:rsidRPr="003E41F4">
        <w:rPr>
          <w:sz w:val="20"/>
          <w:szCs w:val="20"/>
          <w:lang w:val="en-US"/>
        </w:rPr>
        <w:t xml:space="preserve"> model with repeated five-fold cross-validation (consisting of </w:t>
      </w:r>
      <w:r w:rsidR="00C872D8">
        <w:rPr>
          <w:sz w:val="20"/>
          <w:szCs w:val="20"/>
          <w:lang w:val="en-US"/>
        </w:rPr>
        <w:t>60-79</w:t>
      </w:r>
      <w:r w:rsidRPr="003E41F4">
        <w:rPr>
          <w:sz w:val="20"/>
          <w:szCs w:val="20"/>
          <w:lang w:val="en-US"/>
        </w:rPr>
        <w:t xml:space="preserve"> variables available in the DHS data, details see Section 2</w:t>
      </w:r>
      <w:r w:rsidRPr="003E41F4">
        <w:rPr>
          <w:sz w:val="20"/>
          <w:szCs w:val="20"/>
          <w:lang w:val="en-US"/>
        </w:rPr>
        <w:t xml:space="preserve">). The performance </w:t>
      </w:r>
      <w:r>
        <w:rPr>
          <w:sz w:val="20"/>
          <w:szCs w:val="20"/>
          <w:lang w:val="en-US"/>
        </w:rPr>
        <w:t xml:space="preserve">is measured as </w:t>
      </w:r>
      <w:bookmarkStart w:id="4" w:name="_Hlk181282615"/>
      <w:r w:rsidRPr="003E41F4">
        <w:rPr>
          <w:sz w:val="20"/>
          <w:szCs w:val="20"/>
          <w:lang w:val="en-US"/>
        </w:rPr>
        <w:t xml:space="preserve">Cohen’s Kappa, a measure </w:t>
      </w:r>
      <w:r w:rsidR="00F6400F">
        <w:rPr>
          <w:sz w:val="20"/>
          <w:szCs w:val="20"/>
          <w:lang w:val="en-US"/>
        </w:rPr>
        <w:t xml:space="preserve">of </w:t>
      </w:r>
      <w:r w:rsidRPr="003E41F4">
        <w:rPr>
          <w:sz w:val="20"/>
          <w:szCs w:val="20"/>
          <w:lang w:val="en-US"/>
        </w:rPr>
        <w:t xml:space="preserve">how often the model correctly predicts the outcome adjusted by the </w:t>
      </w:r>
      <w:r w:rsidR="00F6400F" w:rsidRPr="003E41F4">
        <w:rPr>
          <w:sz w:val="20"/>
          <w:szCs w:val="20"/>
          <w:lang w:val="en-US"/>
        </w:rPr>
        <w:t>under</w:t>
      </w:r>
      <w:r w:rsidR="00F6400F">
        <w:rPr>
          <w:sz w:val="20"/>
          <w:szCs w:val="20"/>
          <w:lang w:val="en-US"/>
        </w:rPr>
        <w:t>ly</w:t>
      </w:r>
      <w:r w:rsidR="00F6400F" w:rsidRPr="003E41F4">
        <w:rPr>
          <w:sz w:val="20"/>
          <w:szCs w:val="20"/>
          <w:lang w:val="en-US"/>
        </w:rPr>
        <w:t xml:space="preserve">ing </w:t>
      </w:r>
      <w:r w:rsidRPr="003E41F4">
        <w:rPr>
          <w:sz w:val="20"/>
          <w:szCs w:val="20"/>
          <w:lang w:val="en-US"/>
        </w:rPr>
        <w:t>probability to make a correct prediction by chance</w:t>
      </w:r>
      <w:bookmarkEnd w:id="4"/>
      <w:r w:rsidRPr="003E41F4">
        <w:rPr>
          <w:sz w:val="20"/>
          <w:szCs w:val="20"/>
          <w:lang w:val="en-US"/>
        </w:rPr>
        <w:t xml:space="preserve"> (more details</w:t>
      </w:r>
      <w:r w:rsidR="00F6400F">
        <w:rPr>
          <w:sz w:val="20"/>
          <w:szCs w:val="20"/>
          <w:lang w:val="en-US"/>
        </w:rPr>
        <w:t>,</w:t>
      </w:r>
      <w:r w:rsidRPr="003E41F4">
        <w:rPr>
          <w:sz w:val="20"/>
          <w:szCs w:val="20"/>
          <w:lang w:val="en-US"/>
        </w:rPr>
        <w:t xml:space="preserve"> see Section 3).</w:t>
      </w:r>
    </w:p>
    <w:p w14:paraId="2DBEB0A3" w14:textId="77777777" w:rsidR="00D7397C" w:rsidRDefault="00D7397C" w:rsidP="00B83887">
      <w:pPr>
        <w:pStyle w:val="KeinLeerraum"/>
        <w:rPr>
          <w:sz w:val="20"/>
          <w:szCs w:val="20"/>
          <w:lang w:val="en-US"/>
        </w:rPr>
      </w:pPr>
    </w:p>
    <w:p w14:paraId="7DAC6F6B" w14:textId="5E42716E" w:rsidR="0036591D" w:rsidRDefault="0036591D" w:rsidP="0036591D">
      <w:pPr>
        <w:pStyle w:val="KeinLeerraum"/>
        <w:rPr>
          <w:b/>
          <w:lang w:val="en-US"/>
        </w:rPr>
      </w:pPr>
      <w:r w:rsidRPr="00F34B3E">
        <w:rPr>
          <w:b/>
          <w:lang w:val="en-US"/>
        </w:rPr>
        <w:t>Fig</w:t>
      </w:r>
      <w:r>
        <w:rPr>
          <w:b/>
          <w:lang w:val="en-US"/>
        </w:rPr>
        <w:t xml:space="preserve">ure </w:t>
      </w:r>
      <w:r w:rsidR="00F424E6">
        <w:rPr>
          <w:b/>
          <w:lang w:val="en-US"/>
        </w:rPr>
        <w:t>A.</w:t>
      </w:r>
      <w:r>
        <w:rPr>
          <w:b/>
          <w:lang w:val="en-US"/>
        </w:rPr>
        <w:t>1</w:t>
      </w:r>
      <w:r w:rsidRPr="00F34B3E">
        <w:rPr>
          <w:b/>
          <w:lang w:val="en-US"/>
        </w:rPr>
        <w:t xml:space="preserve">: </w:t>
      </w:r>
      <w:r w:rsidR="00E665DD">
        <w:rPr>
          <w:b/>
          <w:lang w:val="en-US"/>
        </w:rPr>
        <w:t xml:space="preserve">Predictive power of </w:t>
      </w:r>
      <w:r w:rsidR="009F442B">
        <w:rPr>
          <w:b/>
          <w:lang w:val="en-US"/>
        </w:rPr>
        <w:t xml:space="preserve">classical models and ML models </w:t>
      </w:r>
    </w:p>
    <w:p w14:paraId="5B3B4E0F" w14:textId="77777777" w:rsidR="0036591D" w:rsidRDefault="0036591D" w:rsidP="0036591D">
      <w:pPr>
        <w:pStyle w:val="KeinLeerraum"/>
        <w:rPr>
          <w:b/>
          <w:lang w:val="en-US"/>
        </w:rPr>
      </w:pPr>
    </w:p>
    <w:p w14:paraId="71299DF1" w14:textId="1984B243" w:rsidR="00085190" w:rsidRDefault="00977EBF" w:rsidP="0036591D">
      <w:pPr>
        <w:pStyle w:val="KeinLeerraum"/>
        <w:rPr>
          <w:b/>
          <w:lang w:val="en-US"/>
        </w:rPr>
      </w:pPr>
      <w:r w:rsidRPr="00977EBF">
        <w:rPr>
          <w:b/>
          <w:noProof/>
          <w:lang w:val="en-US"/>
        </w:rPr>
        <w:drawing>
          <wp:inline distT="0" distB="0" distL="0" distR="0" wp14:anchorId="1AB4B75E" wp14:editId="6C5ECB50">
            <wp:extent cx="2412000" cy="2160827"/>
            <wp:effectExtent l="0" t="0" r="7620" b="0"/>
            <wp:docPr id="1439026587" name="Grafik 9" descr="Ein Bild, das Text, Diagramm,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026587" name="Grafik 9" descr="Ein Bild, das Text, Diagramm, Zahl enthält.&#10;&#10;Automatisch generierte Beschreibung"/>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r="19579"/>
                    <a:stretch/>
                  </pic:blipFill>
                  <pic:spPr bwMode="auto">
                    <a:xfrm>
                      <a:off x="0" y="0"/>
                      <a:ext cx="2412000" cy="2160827"/>
                    </a:xfrm>
                    <a:prstGeom prst="rect">
                      <a:avLst/>
                    </a:prstGeom>
                    <a:noFill/>
                    <a:ln>
                      <a:noFill/>
                    </a:ln>
                    <a:extLst>
                      <a:ext uri="{53640926-AAD7-44D8-BBD7-CCE9431645EC}">
                        <a14:shadowObscured xmlns:a14="http://schemas.microsoft.com/office/drawing/2010/main"/>
                      </a:ext>
                    </a:extLst>
                  </pic:spPr>
                </pic:pic>
              </a:graphicData>
            </a:graphic>
          </wp:inline>
        </w:drawing>
      </w:r>
      <w:r>
        <w:rPr>
          <w:b/>
          <w:lang w:val="en-US"/>
        </w:rPr>
        <w:t xml:space="preserve">          </w:t>
      </w:r>
      <w:r w:rsidRPr="00977EBF">
        <w:rPr>
          <w:b/>
          <w:noProof/>
          <w:lang w:val="en-US"/>
        </w:rPr>
        <w:drawing>
          <wp:inline distT="0" distB="0" distL="0" distR="0" wp14:anchorId="30CFD9E0" wp14:editId="270B022A">
            <wp:extent cx="3060000" cy="2171550"/>
            <wp:effectExtent l="0" t="0" r="7620" b="635"/>
            <wp:docPr id="190062383" name="Grafik 10" descr="Ein Bild, das Text, Diagramm, Plan, technische Zeichnung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62383" name="Grafik 10" descr="Ein Bild, das Text, Diagramm, Plan, technische Zeichnung enthält.&#10;&#10;Automatisch generierte Beschreibu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60000" cy="2171550"/>
                    </a:xfrm>
                    <a:prstGeom prst="rect">
                      <a:avLst/>
                    </a:prstGeom>
                    <a:noFill/>
                    <a:ln>
                      <a:noFill/>
                    </a:ln>
                  </pic:spPr>
                </pic:pic>
              </a:graphicData>
            </a:graphic>
          </wp:inline>
        </w:drawing>
      </w:r>
    </w:p>
    <w:p w14:paraId="0D2E8EC3" w14:textId="10438BC1" w:rsidR="0036591D" w:rsidRDefault="0036591D" w:rsidP="0036591D">
      <w:pPr>
        <w:pStyle w:val="KeinLeerraum"/>
        <w:rPr>
          <w:b/>
          <w:lang w:val="en-US"/>
        </w:rPr>
      </w:pPr>
    </w:p>
    <w:p w14:paraId="1BAA7DF4" w14:textId="764AA6E4" w:rsidR="00E665DD" w:rsidRPr="00085190" w:rsidRDefault="00E665DD" w:rsidP="00E301E5">
      <w:pPr>
        <w:pStyle w:val="KeinLeerraum"/>
        <w:numPr>
          <w:ilvl w:val="0"/>
          <w:numId w:val="5"/>
        </w:numPr>
        <w:rPr>
          <w:b/>
          <w:lang w:val="en-US"/>
        </w:rPr>
      </w:pPr>
      <w:r w:rsidRPr="00085190">
        <w:rPr>
          <w:b/>
          <w:lang w:val="en-US"/>
        </w:rPr>
        <w:t>Health insurance coverage</w:t>
      </w:r>
      <w:r w:rsidRPr="00085190">
        <w:rPr>
          <w:b/>
          <w:lang w:val="en-US"/>
        </w:rPr>
        <w:tab/>
      </w:r>
      <w:r w:rsidRPr="00085190">
        <w:rPr>
          <w:b/>
          <w:lang w:val="en-US"/>
        </w:rPr>
        <w:tab/>
      </w:r>
      <w:r w:rsidRPr="00085190">
        <w:rPr>
          <w:b/>
          <w:lang w:val="en-US"/>
        </w:rPr>
        <w:tab/>
        <w:t xml:space="preserve">(b) </w:t>
      </w:r>
      <w:r w:rsidR="00085190" w:rsidRPr="00085190">
        <w:rPr>
          <w:b/>
          <w:lang w:val="en-US"/>
        </w:rPr>
        <w:t xml:space="preserve">Visited health facility </w:t>
      </w:r>
    </w:p>
    <w:p w14:paraId="717113C1" w14:textId="0046A23B" w:rsidR="00E665DD" w:rsidRDefault="00E665DD" w:rsidP="0036591D">
      <w:pPr>
        <w:pStyle w:val="KeinLeerraum"/>
        <w:rPr>
          <w:b/>
          <w:lang w:val="en-US"/>
        </w:rPr>
      </w:pPr>
    </w:p>
    <w:p w14:paraId="39C32C57" w14:textId="5DE31A0A" w:rsidR="00977EBF" w:rsidRDefault="00977EBF" w:rsidP="0036591D">
      <w:pPr>
        <w:pStyle w:val="KeinLeerraum"/>
        <w:rPr>
          <w:b/>
          <w:lang w:val="en-US"/>
        </w:rPr>
      </w:pPr>
      <w:r w:rsidRPr="00977EBF">
        <w:rPr>
          <w:b/>
          <w:noProof/>
          <w:lang w:val="en-US"/>
        </w:rPr>
        <w:lastRenderedPageBreak/>
        <w:drawing>
          <wp:inline distT="0" distB="0" distL="0" distR="0" wp14:anchorId="3AC8DDEA" wp14:editId="729A5DBD">
            <wp:extent cx="2442949" cy="2159635"/>
            <wp:effectExtent l="0" t="0" r="0" b="0"/>
            <wp:docPr id="728750681" name="Grafik 11" descr="Ein Bild, das Text, Diagramm, parallel, Pla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750681" name="Grafik 11" descr="Ein Bild, das Text, Diagramm, parallel, Plan enthält.&#10;&#10;Automatisch generierte Beschreibung"/>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r="19113"/>
                    <a:stretch/>
                  </pic:blipFill>
                  <pic:spPr bwMode="auto">
                    <a:xfrm>
                      <a:off x="0" y="0"/>
                      <a:ext cx="2443362" cy="2160000"/>
                    </a:xfrm>
                    <a:prstGeom prst="rect">
                      <a:avLst/>
                    </a:prstGeom>
                    <a:noFill/>
                    <a:ln>
                      <a:noFill/>
                    </a:ln>
                    <a:extLst>
                      <a:ext uri="{53640926-AAD7-44D8-BBD7-CCE9431645EC}">
                        <a14:shadowObscured xmlns:a14="http://schemas.microsoft.com/office/drawing/2010/main"/>
                      </a:ext>
                    </a:extLst>
                  </pic:spPr>
                </pic:pic>
              </a:graphicData>
            </a:graphic>
          </wp:inline>
        </w:drawing>
      </w:r>
      <w:r>
        <w:rPr>
          <w:b/>
          <w:lang w:val="en-US"/>
        </w:rPr>
        <w:tab/>
        <w:t xml:space="preserve"> </w:t>
      </w:r>
      <w:r w:rsidRPr="00977EBF">
        <w:rPr>
          <w:b/>
          <w:noProof/>
          <w:lang w:val="en-US"/>
        </w:rPr>
        <w:drawing>
          <wp:inline distT="0" distB="0" distL="0" distR="0" wp14:anchorId="29AF1D26" wp14:editId="23FE6CA3">
            <wp:extent cx="3006831" cy="2160000"/>
            <wp:effectExtent l="0" t="0" r="3175" b="0"/>
            <wp:docPr id="1166396341" name="Grafik 12" descr="Ein Bild, das Text, Diagramm, parallel,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396341" name="Grafik 12" descr="Ein Bild, das Text, Diagramm, parallel, Zahl enthält.&#10;&#10;Automatisch generierte Beschreibu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006831" cy="2160000"/>
                    </a:xfrm>
                    <a:prstGeom prst="rect">
                      <a:avLst/>
                    </a:prstGeom>
                    <a:noFill/>
                    <a:ln>
                      <a:noFill/>
                    </a:ln>
                  </pic:spPr>
                </pic:pic>
              </a:graphicData>
            </a:graphic>
          </wp:inline>
        </w:drawing>
      </w:r>
    </w:p>
    <w:p w14:paraId="28F163AD" w14:textId="77777777" w:rsidR="00085190" w:rsidRDefault="00FF50CF" w:rsidP="00085190">
      <w:pPr>
        <w:pStyle w:val="KeinLeerraum"/>
        <w:numPr>
          <w:ilvl w:val="0"/>
          <w:numId w:val="18"/>
        </w:numPr>
        <w:rPr>
          <w:b/>
          <w:lang w:val="en-US"/>
        </w:rPr>
      </w:pPr>
      <w:r>
        <w:rPr>
          <w:b/>
          <w:lang w:val="en-US"/>
        </w:rPr>
        <w:t>F</w:t>
      </w:r>
      <w:r w:rsidRPr="00FF50CF">
        <w:rPr>
          <w:b/>
          <w:lang w:val="en-US"/>
        </w:rPr>
        <w:t>acility-based births</w:t>
      </w:r>
      <w:r w:rsidR="00E665DD">
        <w:rPr>
          <w:b/>
          <w:lang w:val="en-US"/>
        </w:rPr>
        <w:tab/>
      </w:r>
      <w:r w:rsidR="00E665DD">
        <w:rPr>
          <w:b/>
          <w:lang w:val="en-US"/>
        </w:rPr>
        <w:tab/>
      </w:r>
      <w:r w:rsidR="00E665DD">
        <w:rPr>
          <w:b/>
          <w:lang w:val="en-US"/>
        </w:rPr>
        <w:tab/>
      </w:r>
      <w:r w:rsidR="00E665DD">
        <w:rPr>
          <w:b/>
          <w:lang w:val="en-US"/>
        </w:rPr>
        <w:tab/>
        <w:t xml:space="preserve">(d) </w:t>
      </w:r>
      <w:r w:rsidR="00085190">
        <w:rPr>
          <w:b/>
          <w:lang w:val="en-US"/>
        </w:rPr>
        <w:t>Postnatal check</w:t>
      </w:r>
    </w:p>
    <w:p w14:paraId="73D46482" w14:textId="47A1552F" w:rsidR="00E665DD" w:rsidRDefault="00E665DD" w:rsidP="0036591D">
      <w:pPr>
        <w:pStyle w:val="KeinLeerraum"/>
        <w:rPr>
          <w:b/>
          <w:lang w:val="en-US"/>
        </w:rPr>
      </w:pPr>
    </w:p>
    <w:p w14:paraId="1A9826E9" w14:textId="6C6AE312" w:rsidR="0036591D" w:rsidRDefault="009F442B" w:rsidP="003E41F4">
      <w:pPr>
        <w:pStyle w:val="KeinLeerraum"/>
        <w:rPr>
          <w:sz w:val="20"/>
          <w:szCs w:val="20"/>
          <w:lang w:val="en-US"/>
        </w:rPr>
      </w:pPr>
      <w:r w:rsidRPr="003E41F4">
        <w:rPr>
          <w:sz w:val="20"/>
          <w:szCs w:val="20"/>
          <w:lang w:val="en-US"/>
        </w:rPr>
        <w:t xml:space="preserve">Notes: The figures show the predictive power for the classical model (consisting of </w:t>
      </w:r>
      <w:r w:rsidR="00C872D8">
        <w:rPr>
          <w:sz w:val="20"/>
          <w:szCs w:val="20"/>
          <w:lang w:val="en-US"/>
        </w:rPr>
        <w:t>10</w:t>
      </w:r>
      <w:r w:rsidRPr="003E41F4">
        <w:rPr>
          <w:sz w:val="20"/>
          <w:szCs w:val="20"/>
          <w:lang w:val="en-US"/>
        </w:rPr>
        <w:t xml:space="preserve"> variables most often used by the literature, details see Section 2) and the ML model using </w:t>
      </w:r>
      <w:r w:rsidR="0075127B" w:rsidRPr="003E41F4">
        <w:rPr>
          <w:sz w:val="20"/>
          <w:szCs w:val="20"/>
          <w:lang w:val="en-US"/>
        </w:rPr>
        <w:t xml:space="preserve">a </w:t>
      </w:r>
      <w:proofErr w:type="spellStart"/>
      <w:r w:rsidR="00A20614">
        <w:rPr>
          <w:sz w:val="20"/>
          <w:szCs w:val="20"/>
          <w:lang w:val="en-US"/>
        </w:rPr>
        <w:t>XGB</w:t>
      </w:r>
      <w:r w:rsidR="0075127B" w:rsidRPr="003E41F4">
        <w:rPr>
          <w:sz w:val="20"/>
          <w:szCs w:val="20"/>
          <w:lang w:val="en-US"/>
        </w:rPr>
        <w:t>oost</w:t>
      </w:r>
      <w:proofErr w:type="spellEnd"/>
      <w:r w:rsidR="0075127B" w:rsidRPr="003E41F4">
        <w:rPr>
          <w:sz w:val="20"/>
          <w:szCs w:val="20"/>
          <w:lang w:val="en-US"/>
        </w:rPr>
        <w:t xml:space="preserve"> model with repeated five-fold cross-validation </w:t>
      </w:r>
      <w:r w:rsidRPr="003E41F4">
        <w:rPr>
          <w:sz w:val="20"/>
          <w:szCs w:val="20"/>
          <w:lang w:val="en-US"/>
        </w:rPr>
        <w:t xml:space="preserve">(consisting of </w:t>
      </w:r>
      <w:r w:rsidR="00C872D8">
        <w:rPr>
          <w:sz w:val="20"/>
          <w:szCs w:val="20"/>
          <w:lang w:val="en-US"/>
        </w:rPr>
        <w:t>60-79</w:t>
      </w:r>
      <w:r w:rsidR="0075127B" w:rsidRPr="003E41F4">
        <w:rPr>
          <w:sz w:val="20"/>
          <w:szCs w:val="20"/>
          <w:lang w:val="en-US"/>
        </w:rPr>
        <w:t xml:space="preserve"> variables available in the DHS data, details see Section 2). The performance values are Accuracy, a measure </w:t>
      </w:r>
      <w:r w:rsidR="00F6400F">
        <w:rPr>
          <w:sz w:val="20"/>
          <w:szCs w:val="20"/>
          <w:lang w:val="en-US"/>
        </w:rPr>
        <w:t xml:space="preserve">of </w:t>
      </w:r>
      <w:r w:rsidR="0075127B" w:rsidRPr="003E41F4">
        <w:rPr>
          <w:sz w:val="20"/>
          <w:szCs w:val="20"/>
          <w:lang w:val="en-US"/>
        </w:rPr>
        <w:t xml:space="preserve">how </w:t>
      </w:r>
      <w:r w:rsidR="0075127B" w:rsidRPr="003E41F4">
        <w:rPr>
          <w:sz w:val="20"/>
          <w:szCs w:val="20"/>
          <w:lang w:val="en-US"/>
        </w:rPr>
        <w:t xml:space="preserve">often the model correctly predicts the outcome, </w:t>
      </w:r>
      <w:r w:rsidR="0075127B" w:rsidRPr="003E41F4">
        <w:rPr>
          <w:sz w:val="20"/>
          <w:szCs w:val="20"/>
          <w:lang w:val="en-US"/>
        </w:rPr>
        <w:t xml:space="preserve">Cohen’s Kappa, a measure </w:t>
      </w:r>
      <w:r w:rsidR="00F6400F">
        <w:rPr>
          <w:sz w:val="20"/>
          <w:szCs w:val="20"/>
          <w:lang w:val="en-US"/>
        </w:rPr>
        <w:t xml:space="preserve">of </w:t>
      </w:r>
      <w:r w:rsidR="0075127B" w:rsidRPr="003E41F4">
        <w:rPr>
          <w:sz w:val="20"/>
          <w:szCs w:val="20"/>
          <w:lang w:val="en-US"/>
        </w:rPr>
        <w:t xml:space="preserve">how often the model correctly predicts the outcome adjusted by the </w:t>
      </w:r>
      <w:r w:rsidR="00F6400F" w:rsidRPr="003E41F4">
        <w:rPr>
          <w:sz w:val="20"/>
          <w:szCs w:val="20"/>
          <w:lang w:val="en-US"/>
        </w:rPr>
        <w:t>underl</w:t>
      </w:r>
      <w:r w:rsidR="00F6400F">
        <w:rPr>
          <w:sz w:val="20"/>
          <w:szCs w:val="20"/>
          <w:lang w:val="en-US"/>
        </w:rPr>
        <w:t>y</w:t>
      </w:r>
      <w:r w:rsidR="00F6400F" w:rsidRPr="003E41F4">
        <w:rPr>
          <w:sz w:val="20"/>
          <w:szCs w:val="20"/>
          <w:lang w:val="en-US"/>
        </w:rPr>
        <w:t xml:space="preserve">ing </w:t>
      </w:r>
      <w:r w:rsidR="0075127B" w:rsidRPr="003E41F4">
        <w:rPr>
          <w:sz w:val="20"/>
          <w:szCs w:val="20"/>
          <w:lang w:val="en-US"/>
        </w:rPr>
        <w:t>probability to make a correct prediction by chance, Sensitivity, a measure to correctly predict true positive cases, and Specificity</w:t>
      </w:r>
      <w:r w:rsidR="0075127B" w:rsidRPr="003E41F4">
        <w:rPr>
          <w:sz w:val="20"/>
          <w:szCs w:val="20"/>
          <w:lang w:val="en-US"/>
        </w:rPr>
        <w:t xml:space="preserve">, a measure </w:t>
      </w:r>
      <w:r w:rsidR="003E41F4" w:rsidRPr="003E41F4">
        <w:rPr>
          <w:sz w:val="20"/>
          <w:szCs w:val="20"/>
          <w:lang w:val="en-US"/>
        </w:rPr>
        <w:t>to correctly predict true negative cases (more details see Section 3).</w:t>
      </w:r>
    </w:p>
    <w:p w14:paraId="642CEC07" w14:textId="77777777" w:rsidR="005F2D30" w:rsidRDefault="005F2D30" w:rsidP="003E41F4">
      <w:pPr>
        <w:pStyle w:val="KeinLeerraum"/>
        <w:rPr>
          <w:sz w:val="20"/>
          <w:szCs w:val="20"/>
          <w:lang w:val="en-US"/>
        </w:rPr>
      </w:pPr>
    </w:p>
    <w:p w14:paraId="49CD3779" w14:textId="77777777" w:rsidR="005F2D30" w:rsidRDefault="005F2D30" w:rsidP="005F2D30">
      <w:pPr>
        <w:pStyle w:val="KeinLeerraum"/>
        <w:rPr>
          <w:b/>
          <w:lang w:val="en-US"/>
        </w:rPr>
      </w:pPr>
      <w:r w:rsidRPr="00F34B3E">
        <w:rPr>
          <w:b/>
          <w:lang w:val="en-US"/>
        </w:rPr>
        <w:t>Fig</w:t>
      </w:r>
      <w:r>
        <w:rPr>
          <w:b/>
          <w:lang w:val="en-US"/>
        </w:rPr>
        <w:t>ure A.2</w:t>
      </w:r>
      <w:r w:rsidRPr="00F34B3E">
        <w:rPr>
          <w:b/>
          <w:lang w:val="en-US"/>
        </w:rPr>
        <w:t xml:space="preserve">: </w:t>
      </w:r>
      <w:r>
        <w:rPr>
          <w:b/>
          <w:lang w:val="en-US"/>
        </w:rPr>
        <w:t>Sensitivity of classical models and ML models</w:t>
      </w:r>
    </w:p>
    <w:p w14:paraId="60D602A2" w14:textId="77777777" w:rsidR="005F2D30" w:rsidRDefault="005F2D30" w:rsidP="005F2D30">
      <w:pPr>
        <w:pStyle w:val="KeinLeerraum"/>
        <w:rPr>
          <w:sz w:val="20"/>
          <w:szCs w:val="20"/>
          <w:lang w:val="en-US"/>
        </w:rPr>
      </w:pPr>
    </w:p>
    <w:p w14:paraId="74B737AC" w14:textId="39B38C2A" w:rsidR="00085190" w:rsidRDefault="009504C4" w:rsidP="005F2D30">
      <w:pPr>
        <w:pStyle w:val="KeinLeerraum"/>
        <w:rPr>
          <w:sz w:val="20"/>
          <w:szCs w:val="20"/>
          <w:lang w:val="en-US"/>
        </w:rPr>
      </w:pPr>
      <w:r w:rsidRPr="009504C4">
        <w:rPr>
          <w:noProof/>
          <w:sz w:val="20"/>
          <w:szCs w:val="20"/>
          <w:lang w:val="en-US"/>
        </w:rPr>
        <w:drawing>
          <wp:inline distT="0" distB="0" distL="0" distR="0" wp14:anchorId="3F03474D" wp14:editId="2BFD4DE0">
            <wp:extent cx="2880000" cy="2039683"/>
            <wp:effectExtent l="0" t="0" r="0" b="0"/>
            <wp:docPr id="380576877"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80000" cy="2039683"/>
                    </a:xfrm>
                    <a:prstGeom prst="rect">
                      <a:avLst/>
                    </a:prstGeom>
                    <a:noFill/>
                    <a:ln>
                      <a:noFill/>
                    </a:ln>
                  </pic:spPr>
                </pic:pic>
              </a:graphicData>
            </a:graphic>
          </wp:inline>
        </w:drawing>
      </w:r>
      <w:r w:rsidRPr="009504C4">
        <w:rPr>
          <w:noProof/>
          <w:sz w:val="20"/>
          <w:szCs w:val="20"/>
          <w:lang w:val="en-US"/>
        </w:rPr>
        <w:drawing>
          <wp:inline distT="0" distB="0" distL="0" distR="0" wp14:anchorId="4E33B389" wp14:editId="3BA4C3AC">
            <wp:extent cx="2880000" cy="2057143"/>
            <wp:effectExtent l="0" t="0" r="0" b="635"/>
            <wp:docPr id="652927325"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80000" cy="2057143"/>
                    </a:xfrm>
                    <a:prstGeom prst="rect">
                      <a:avLst/>
                    </a:prstGeom>
                    <a:noFill/>
                    <a:ln>
                      <a:noFill/>
                    </a:ln>
                  </pic:spPr>
                </pic:pic>
              </a:graphicData>
            </a:graphic>
          </wp:inline>
        </w:drawing>
      </w:r>
    </w:p>
    <w:p w14:paraId="0D2FED5A" w14:textId="101A22A2" w:rsidR="005F2D30" w:rsidRDefault="005F2D30" w:rsidP="005F2D30">
      <w:pPr>
        <w:pStyle w:val="KeinLeerraum"/>
        <w:rPr>
          <w:sz w:val="20"/>
          <w:szCs w:val="20"/>
          <w:lang w:val="en-US"/>
        </w:rPr>
      </w:pPr>
    </w:p>
    <w:p w14:paraId="02B149C6" w14:textId="297126CF" w:rsidR="005F2D30" w:rsidRDefault="005F2D30" w:rsidP="005F2D30">
      <w:pPr>
        <w:pStyle w:val="KeinLeerraum"/>
        <w:numPr>
          <w:ilvl w:val="0"/>
          <w:numId w:val="15"/>
        </w:numPr>
        <w:rPr>
          <w:b/>
          <w:lang w:val="en-US"/>
        </w:rPr>
      </w:pPr>
      <w:r>
        <w:rPr>
          <w:b/>
          <w:lang w:val="en-US"/>
        </w:rPr>
        <w:t>Health insurance coverage</w:t>
      </w:r>
      <w:r>
        <w:rPr>
          <w:b/>
          <w:lang w:val="en-US"/>
        </w:rPr>
        <w:tab/>
      </w:r>
      <w:r>
        <w:rPr>
          <w:b/>
          <w:lang w:val="en-US"/>
        </w:rPr>
        <w:tab/>
      </w:r>
      <w:r>
        <w:rPr>
          <w:b/>
          <w:lang w:val="en-US"/>
        </w:rPr>
        <w:tab/>
        <w:t xml:space="preserve">(b) </w:t>
      </w:r>
      <w:r w:rsidR="00085190">
        <w:rPr>
          <w:b/>
          <w:lang w:val="en-US"/>
        </w:rPr>
        <w:t>Visited health facility</w:t>
      </w:r>
    </w:p>
    <w:p w14:paraId="6667ED9F" w14:textId="77777777" w:rsidR="005F2D30" w:rsidRDefault="005F2D30" w:rsidP="005F2D30">
      <w:pPr>
        <w:pStyle w:val="KeinLeerraum"/>
        <w:rPr>
          <w:b/>
          <w:lang w:val="en-US"/>
        </w:rPr>
      </w:pPr>
    </w:p>
    <w:p w14:paraId="3C13CB8D" w14:textId="26D0745B" w:rsidR="005F2D30" w:rsidRDefault="009504C4" w:rsidP="005F2D30">
      <w:pPr>
        <w:pStyle w:val="KeinLeerraum"/>
        <w:rPr>
          <w:b/>
          <w:lang w:val="en-US"/>
        </w:rPr>
      </w:pPr>
      <w:r w:rsidRPr="009504C4">
        <w:rPr>
          <w:b/>
          <w:noProof/>
          <w:lang w:val="en-US"/>
        </w:rPr>
        <w:drawing>
          <wp:inline distT="0" distB="0" distL="0" distR="0" wp14:anchorId="3F34E5D0" wp14:editId="0F955C53">
            <wp:extent cx="2880000" cy="2041905"/>
            <wp:effectExtent l="0" t="0" r="0" b="0"/>
            <wp:docPr id="4115056"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80000" cy="2041905"/>
                    </a:xfrm>
                    <a:prstGeom prst="rect">
                      <a:avLst/>
                    </a:prstGeom>
                    <a:noFill/>
                    <a:ln>
                      <a:noFill/>
                    </a:ln>
                  </pic:spPr>
                </pic:pic>
              </a:graphicData>
            </a:graphic>
          </wp:inline>
        </w:drawing>
      </w:r>
      <w:r w:rsidRPr="009504C4">
        <w:rPr>
          <w:b/>
          <w:noProof/>
          <w:lang w:val="en-US"/>
        </w:rPr>
        <w:drawing>
          <wp:inline distT="0" distB="0" distL="0" distR="0" wp14:anchorId="5741A353" wp14:editId="7BA5560A">
            <wp:extent cx="2880000" cy="2049524"/>
            <wp:effectExtent l="0" t="0" r="0" b="8255"/>
            <wp:docPr id="757104161"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80000" cy="2049524"/>
                    </a:xfrm>
                    <a:prstGeom prst="rect">
                      <a:avLst/>
                    </a:prstGeom>
                    <a:noFill/>
                    <a:ln>
                      <a:noFill/>
                    </a:ln>
                  </pic:spPr>
                </pic:pic>
              </a:graphicData>
            </a:graphic>
          </wp:inline>
        </w:drawing>
      </w:r>
    </w:p>
    <w:p w14:paraId="5E74A215" w14:textId="69C68CC2" w:rsidR="005F2D30" w:rsidRPr="001B6525" w:rsidRDefault="00FF50CF" w:rsidP="005F2D30">
      <w:pPr>
        <w:pStyle w:val="KeinLeerraum"/>
        <w:numPr>
          <w:ilvl w:val="0"/>
          <w:numId w:val="4"/>
        </w:numPr>
        <w:rPr>
          <w:b/>
          <w:lang w:val="en-US"/>
        </w:rPr>
      </w:pPr>
      <w:r>
        <w:rPr>
          <w:b/>
          <w:lang w:val="en-US"/>
        </w:rPr>
        <w:t>F</w:t>
      </w:r>
      <w:r w:rsidRPr="00FF50CF">
        <w:rPr>
          <w:b/>
          <w:lang w:val="en-US"/>
        </w:rPr>
        <w:t>acility-based births</w:t>
      </w:r>
      <w:r w:rsidR="005F2D30">
        <w:rPr>
          <w:b/>
          <w:lang w:val="en-US"/>
        </w:rPr>
        <w:tab/>
      </w:r>
      <w:r w:rsidR="005F2D30">
        <w:rPr>
          <w:b/>
          <w:lang w:val="en-US"/>
        </w:rPr>
        <w:tab/>
      </w:r>
      <w:r w:rsidR="005F2D30">
        <w:rPr>
          <w:b/>
          <w:lang w:val="en-US"/>
        </w:rPr>
        <w:tab/>
      </w:r>
      <w:r w:rsidR="005F2D30">
        <w:rPr>
          <w:b/>
          <w:lang w:val="en-US"/>
        </w:rPr>
        <w:tab/>
        <w:t xml:space="preserve">(d) </w:t>
      </w:r>
      <w:r w:rsidR="00085190">
        <w:rPr>
          <w:b/>
          <w:lang w:val="en-US"/>
        </w:rPr>
        <w:t>Postnatal check</w:t>
      </w:r>
    </w:p>
    <w:p w14:paraId="3B7AF2DF" w14:textId="77777777" w:rsidR="005F2D30" w:rsidRDefault="005F2D30" w:rsidP="005F2D30">
      <w:pPr>
        <w:pStyle w:val="KeinLeerraum"/>
        <w:rPr>
          <w:b/>
          <w:lang w:val="en-US"/>
        </w:rPr>
      </w:pPr>
    </w:p>
    <w:p w14:paraId="76C4166C" w14:textId="23FC6747" w:rsidR="005F2D30" w:rsidRDefault="005F2D30" w:rsidP="005F2D30">
      <w:pPr>
        <w:pStyle w:val="KeinLeerraum"/>
        <w:rPr>
          <w:sz w:val="20"/>
          <w:szCs w:val="20"/>
          <w:lang w:val="en-US"/>
        </w:rPr>
      </w:pPr>
      <w:r w:rsidRPr="003E41F4">
        <w:rPr>
          <w:sz w:val="20"/>
          <w:szCs w:val="20"/>
          <w:lang w:val="en-US"/>
        </w:rPr>
        <w:t xml:space="preserve">Notes: The figures show the </w:t>
      </w:r>
      <w:r>
        <w:rPr>
          <w:sz w:val="20"/>
          <w:szCs w:val="20"/>
          <w:lang w:val="en-US"/>
        </w:rPr>
        <w:t>predictive power</w:t>
      </w:r>
      <w:r w:rsidRPr="003E41F4">
        <w:rPr>
          <w:sz w:val="20"/>
          <w:szCs w:val="20"/>
          <w:lang w:val="en-US"/>
        </w:rPr>
        <w:t xml:space="preserve"> </w:t>
      </w:r>
      <w:r>
        <w:rPr>
          <w:sz w:val="20"/>
          <w:szCs w:val="20"/>
          <w:lang w:val="en-US"/>
        </w:rPr>
        <w:t xml:space="preserve">by country </w:t>
      </w:r>
      <w:r w:rsidRPr="003E41F4">
        <w:rPr>
          <w:sz w:val="20"/>
          <w:szCs w:val="20"/>
          <w:lang w:val="en-US"/>
        </w:rPr>
        <w:t xml:space="preserve">for the classical model (consisting of </w:t>
      </w:r>
      <w:r>
        <w:rPr>
          <w:sz w:val="20"/>
          <w:szCs w:val="20"/>
          <w:lang w:val="en-US"/>
        </w:rPr>
        <w:t>10</w:t>
      </w:r>
      <w:r w:rsidRPr="003E41F4">
        <w:rPr>
          <w:sz w:val="20"/>
          <w:szCs w:val="20"/>
          <w:lang w:val="en-US"/>
        </w:rPr>
        <w:t xml:space="preserve"> variables most often used by the literature, details see Section 2) and the ML model using a </w:t>
      </w:r>
      <w:proofErr w:type="spellStart"/>
      <w:r>
        <w:rPr>
          <w:sz w:val="20"/>
          <w:szCs w:val="20"/>
          <w:lang w:val="en-US"/>
        </w:rPr>
        <w:t>XGB</w:t>
      </w:r>
      <w:r w:rsidRPr="003E41F4">
        <w:rPr>
          <w:sz w:val="20"/>
          <w:szCs w:val="20"/>
          <w:lang w:val="en-US"/>
        </w:rPr>
        <w:t>oost</w:t>
      </w:r>
      <w:proofErr w:type="spellEnd"/>
      <w:r w:rsidRPr="003E41F4">
        <w:rPr>
          <w:sz w:val="20"/>
          <w:szCs w:val="20"/>
          <w:lang w:val="en-US"/>
        </w:rPr>
        <w:t xml:space="preserve"> model with repeated five-fold cross-validation (consisting of </w:t>
      </w:r>
      <w:r>
        <w:rPr>
          <w:sz w:val="20"/>
          <w:szCs w:val="20"/>
          <w:lang w:val="en-US"/>
        </w:rPr>
        <w:t>60-79</w:t>
      </w:r>
      <w:r w:rsidRPr="003E41F4">
        <w:rPr>
          <w:sz w:val="20"/>
          <w:szCs w:val="20"/>
          <w:lang w:val="en-US"/>
        </w:rPr>
        <w:t xml:space="preserve"> variables available in the DHS data, details see Section 2). The </w:t>
      </w:r>
      <w:r w:rsidRPr="003E41F4">
        <w:rPr>
          <w:sz w:val="20"/>
          <w:szCs w:val="20"/>
          <w:lang w:val="en-US"/>
        </w:rPr>
        <w:t xml:space="preserve">performance </w:t>
      </w:r>
      <w:r>
        <w:rPr>
          <w:sz w:val="20"/>
          <w:szCs w:val="20"/>
          <w:lang w:val="en-US"/>
        </w:rPr>
        <w:t xml:space="preserve">is measured </w:t>
      </w:r>
      <w:r>
        <w:rPr>
          <w:sz w:val="20"/>
          <w:szCs w:val="20"/>
          <w:lang w:val="en-US"/>
        </w:rPr>
        <w:lastRenderedPageBreak/>
        <w:t>as Sensitivity</w:t>
      </w:r>
      <w:r w:rsidRPr="003E41F4">
        <w:rPr>
          <w:sz w:val="20"/>
          <w:szCs w:val="20"/>
          <w:lang w:val="en-US"/>
        </w:rPr>
        <w:t>, a measure</w:t>
      </w:r>
      <w:r>
        <w:rPr>
          <w:sz w:val="20"/>
          <w:szCs w:val="20"/>
          <w:lang w:val="en-US"/>
        </w:rPr>
        <w:t xml:space="preserve"> of</w:t>
      </w:r>
      <w:r w:rsidRPr="003E41F4">
        <w:rPr>
          <w:sz w:val="20"/>
          <w:szCs w:val="20"/>
          <w:lang w:val="en-US"/>
        </w:rPr>
        <w:t xml:space="preserve"> how often the model correctly predicts the outcome adjusted by the </w:t>
      </w:r>
      <w:r w:rsidR="00F6400F" w:rsidRPr="003E41F4">
        <w:rPr>
          <w:sz w:val="20"/>
          <w:szCs w:val="20"/>
          <w:lang w:val="en-US"/>
        </w:rPr>
        <w:t>underl</w:t>
      </w:r>
      <w:r w:rsidR="00F6400F">
        <w:rPr>
          <w:sz w:val="20"/>
          <w:szCs w:val="20"/>
          <w:lang w:val="en-US"/>
        </w:rPr>
        <w:t>y</w:t>
      </w:r>
      <w:r w:rsidR="00F6400F" w:rsidRPr="003E41F4">
        <w:rPr>
          <w:sz w:val="20"/>
          <w:szCs w:val="20"/>
          <w:lang w:val="en-US"/>
        </w:rPr>
        <w:t xml:space="preserve">ing </w:t>
      </w:r>
      <w:r w:rsidRPr="003E41F4">
        <w:rPr>
          <w:sz w:val="20"/>
          <w:szCs w:val="20"/>
          <w:lang w:val="en-US"/>
        </w:rPr>
        <w:t>probability to make a correct prediction by chance (more details see Section 3).</w:t>
      </w:r>
    </w:p>
    <w:p w14:paraId="7553D67C" w14:textId="77777777" w:rsidR="00664DE9" w:rsidRDefault="00664DE9" w:rsidP="005F2D30">
      <w:pPr>
        <w:pStyle w:val="KeinLeerraum"/>
        <w:rPr>
          <w:sz w:val="20"/>
          <w:szCs w:val="20"/>
          <w:lang w:val="en-US"/>
        </w:rPr>
      </w:pPr>
    </w:p>
    <w:p w14:paraId="4D0EBF49" w14:textId="77777777" w:rsidR="005F2D30" w:rsidRDefault="005F2D30" w:rsidP="003E41F4">
      <w:pPr>
        <w:pStyle w:val="KeinLeerraum"/>
        <w:rPr>
          <w:sz w:val="20"/>
          <w:szCs w:val="20"/>
          <w:lang w:val="en-US"/>
        </w:rPr>
      </w:pPr>
    </w:p>
    <w:p w14:paraId="52CBA1FA" w14:textId="6FA593AB" w:rsidR="00F6400F" w:rsidRPr="007050A7" w:rsidRDefault="007050A7" w:rsidP="007050A7">
      <w:pPr>
        <w:pStyle w:val="KeinLeerraum"/>
        <w:spacing w:after="120" w:line="360" w:lineRule="auto"/>
        <w:rPr>
          <w:b/>
          <w:bCs/>
        </w:rPr>
      </w:pPr>
      <w:r>
        <w:rPr>
          <w:b/>
          <w:bCs/>
        </w:rPr>
        <w:t>Identifying indicators for targeting</w:t>
      </w:r>
    </w:p>
    <w:p w14:paraId="256EC2DE" w14:textId="735D1AD1" w:rsidR="0064037F" w:rsidRPr="000C18E7" w:rsidRDefault="003A1704" w:rsidP="0064037F">
      <w:pPr>
        <w:pStyle w:val="KeinLeerraum"/>
        <w:spacing w:after="120" w:line="360" w:lineRule="auto"/>
        <w:ind w:firstLine="284"/>
        <w:rPr>
          <w:lang w:val="en-US"/>
        </w:rPr>
      </w:pPr>
      <w:r>
        <w:rPr>
          <w:lang w:val="en-US"/>
        </w:rPr>
        <w:t>I</w:t>
      </w:r>
      <w:r w:rsidRPr="000C18E7">
        <w:rPr>
          <w:lang w:val="en-US"/>
        </w:rPr>
        <w:t xml:space="preserve">n the classical models </w:t>
      </w:r>
      <w:r w:rsidR="0064037F" w:rsidRPr="000C18E7">
        <w:rPr>
          <w:lang w:val="en-US"/>
        </w:rPr>
        <w:t xml:space="preserve">most often </w:t>
      </w:r>
      <w:r w:rsidR="000C18E7" w:rsidRPr="000C18E7">
        <w:rPr>
          <w:lang w:val="en-US"/>
        </w:rPr>
        <w:t>about ten</w:t>
      </w:r>
      <w:r w:rsidR="0064037F" w:rsidRPr="000C18E7">
        <w:rPr>
          <w:lang w:val="en-US"/>
        </w:rPr>
        <w:t xml:space="preserve"> </w:t>
      </w:r>
      <w:r w:rsidR="000C18E7" w:rsidRPr="000C18E7">
        <w:rPr>
          <w:lang w:val="en-US"/>
        </w:rPr>
        <w:t>socio-economic</w:t>
      </w:r>
      <w:r w:rsidR="0064037F" w:rsidRPr="000C18E7">
        <w:rPr>
          <w:lang w:val="en-US"/>
        </w:rPr>
        <w:t xml:space="preserve"> or household indicators are used </w:t>
      </w:r>
      <w:r w:rsidRPr="000C18E7">
        <w:rPr>
          <w:lang w:val="en-US"/>
        </w:rPr>
        <w:t xml:space="preserve">to predict </w:t>
      </w:r>
      <w:r w:rsidR="0064037F" w:rsidRPr="000C18E7">
        <w:rPr>
          <w:lang w:val="en-US"/>
        </w:rPr>
        <w:t>health insurance take-up or take-up of health services</w:t>
      </w:r>
      <w:proofErr w:type="gramStart"/>
      <w:r w:rsidR="0064037F" w:rsidRPr="000C18E7">
        <w:rPr>
          <w:lang w:val="en-US"/>
        </w:rPr>
        <w:t>, in particular, if</w:t>
      </w:r>
      <w:proofErr w:type="gramEnd"/>
      <w:r w:rsidR="0064037F" w:rsidRPr="000C18E7">
        <w:rPr>
          <w:lang w:val="en-US"/>
        </w:rPr>
        <w:t xml:space="preserve"> a person is married, smokes, age, education, work status, as well as the location and wealth status of household and if a female is the head of the household (e.g., </w:t>
      </w:r>
      <w:r w:rsidR="0064037F" w:rsidRPr="000C18E7">
        <w:rPr>
          <w:highlight w:val="yellow"/>
          <w:lang w:val="en-US"/>
        </w:rPr>
        <w:t>XY, XY</w:t>
      </w:r>
      <w:r w:rsidR="0064037F" w:rsidRPr="000C18E7">
        <w:rPr>
          <w:lang w:val="en-US"/>
        </w:rPr>
        <w:t xml:space="preserve">). With our </w:t>
      </w:r>
      <w:r w:rsidR="0064037F" w:rsidRPr="000C18E7">
        <w:t>data-driven approach</w:t>
      </w:r>
      <w:r w:rsidR="0064037F" w:rsidRPr="000C18E7">
        <w:t>,</w:t>
      </w:r>
      <w:r w:rsidR="000C18E7" w:rsidRPr="000C18E7">
        <w:t xml:space="preserve"> all</w:t>
      </w:r>
      <w:r w:rsidR="000C18E7">
        <w:t xml:space="preserve"> </w:t>
      </w:r>
      <w:r w:rsidR="000C18E7" w:rsidRPr="000C18E7">
        <w:rPr>
          <w:lang w:val="en-US"/>
        </w:rPr>
        <w:t>available</w:t>
      </w:r>
      <w:r w:rsidR="000C18E7">
        <w:rPr>
          <w:lang w:val="en-US"/>
        </w:rPr>
        <w:t xml:space="preserve"> </w:t>
      </w:r>
      <w:r w:rsidR="000C18E7" w:rsidRPr="000C18E7">
        <w:rPr>
          <w:lang w:val="en-US"/>
        </w:rPr>
        <w:t>variables in the DHS data</w:t>
      </w:r>
      <w:r w:rsidR="000C18E7" w:rsidRPr="000C18E7">
        <w:rPr>
          <w:lang w:val="en-US"/>
        </w:rPr>
        <w:t xml:space="preserve"> were included in the ML models (details see Section 3), consisting of many more </w:t>
      </w:r>
      <w:r w:rsidR="000C18E7" w:rsidRPr="000C18E7">
        <w:rPr>
          <w:lang w:val="en-US"/>
        </w:rPr>
        <w:t>socio</w:t>
      </w:r>
      <w:r w:rsidR="000C18E7" w:rsidRPr="000C18E7">
        <w:rPr>
          <w:lang w:val="en-US"/>
        </w:rPr>
        <w:t>-</w:t>
      </w:r>
      <w:r w:rsidR="000C18E7" w:rsidRPr="000C18E7">
        <w:rPr>
          <w:lang w:val="en-US"/>
        </w:rPr>
        <w:t xml:space="preserve">economic or household indicators </w:t>
      </w:r>
      <w:r w:rsidR="000C18E7" w:rsidRPr="000C18E7">
        <w:rPr>
          <w:lang w:val="en-US"/>
        </w:rPr>
        <w:t xml:space="preserve">as well as additionally </w:t>
      </w:r>
      <w:r w:rsidR="000C18E7" w:rsidRPr="000C18E7">
        <w:rPr>
          <w:lang w:val="en-US"/>
        </w:rPr>
        <w:t>health, culture, language, ethnicity, and religion</w:t>
      </w:r>
      <w:r w:rsidR="000C18E7">
        <w:rPr>
          <w:lang w:val="en-US"/>
        </w:rPr>
        <w:t>,</w:t>
      </w:r>
      <w:r w:rsidR="0064037F" w:rsidRPr="000C18E7">
        <w:rPr>
          <w:lang w:val="en-US"/>
        </w:rPr>
        <w:t xml:space="preserve"> </w:t>
      </w:r>
      <w:r w:rsidR="0064037F" w:rsidRPr="000C18E7">
        <w:rPr>
          <w:lang w:val="en-US"/>
        </w:rPr>
        <w:t xml:space="preserve">to </w:t>
      </w:r>
      <w:r w:rsidR="000C18E7">
        <w:rPr>
          <w:lang w:val="en-US"/>
        </w:rPr>
        <w:t>understand</w:t>
      </w:r>
      <w:r w:rsidR="0064037F" w:rsidRPr="000C18E7">
        <w:rPr>
          <w:lang w:val="en-US"/>
        </w:rPr>
        <w:t xml:space="preserve"> the differences from classical models.</w:t>
      </w:r>
    </w:p>
    <w:p w14:paraId="09E5213A" w14:textId="6A98E1DC" w:rsidR="00E009FE" w:rsidRDefault="00B83887" w:rsidP="00E009FE">
      <w:pPr>
        <w:pStyle w:val="KeinLeerraum"/>
        <w:spacing w:line="360" w:lineRule="auto"/>
        <w:ind w:firstLine="284"/>
        <w:rPr>
          <w:lang w:val="en-US"/>
        </w:rPr>
      </w:pPr>
      <w:r w:rsidRPr="00EF2F2F">
        <w:rPr>
          <w:lang w:val="en-US"/>
        </w:rPr>
        <w:t xml:space="preserve">Figure </w:t>
      </w:r>
      <w:r w:rsidR="002C71AC">
        <w:rPr>
          <w:lang w:val="en-US"/>
        </w:rPr>
        <w:t>2</w:t>
      </w:r>
      <w:r w:rsidRPr="00EF2F2F">
        <w:rPr>
          <w:lang w:val="en-US"/>
        </w:rPr>
        <w:t xml:space="preserve"> </w:t>
      </w:r>
      <w:r w:rsidR="002C71AC">
        <w:rPr>
          <w:lang w:val="en-US"/>
        </w:rPr>
        <w:t>shows</w:t>
      </w:r>
      <w:r w:rsidRPr="00EF2F2F">
        <w:rPr>
          <w:lang w:val="en-US"/>
        </w:rPr>
        <w:t xml:space="preserve"> the </w:t>
      </w:r>
      <w:r w:rsidR="002C71AC">
        <w:rPr>
          <w:lang w:val="en-US"/>
        </w:rPr>
        <w:t xml:space="preserve">top </w:t>
      </w:r>
      <w:r w:rsidRPr="00EF2F2F">
        <w:rPr>
          <w:lang w:val="en-US"/>
        </w:rPr>
        <w:t xml:space="preserve">5 </w:t>
      </w:r>
      <w:r w:rsidR="002C71AC">
        <w:rPr>
          <w:lang w:val="en-US"/>
        </w:rPr>
        <w:t xml:space="preserve">predictors of the ML </w:t>
      </w:r>
      <w:r w:rsidR="002C71AC">
        <w:rPr>
          <w:lang w:val="en-US"/>
        </w:rPr>
        <w:t>model for</w:t>
      </w:r>
      <w:r w:rsidR="002C71AC" w:rsidRPr="002C71AC">
        <w:rPr>
          <w:lang w:val="en-US"/>
        </w:rPr>
        <w:t xml:space="preserve"> health insurance coverage and </w:t>
      </w:r>
      <w:r w:rsidR="00F6400F" w:rsidRPr="002C71AC">
        <w:rPr>
          <w:lang w:val="en-US"/>
        </w:rPr>
        <w:t>take</w:t>
      </w:r>
      <w:r w:rsidR="00F6400F">
        <w:rPr>
          <w:lang w:val="en-US"/>
        </w:rPr>
        <w:t>-</w:t>
      </w:r>
      <w:r w:rsidR="002C71AC" w:rsidRPr="002C71AC">
        <w:rPr>
          <w:lang w:val="en-US"/>
        </w:rPr>
        <w:t>up of health services</w:t>
      </w:r>
      <w:r w:rsidR="000A21FA">
        <w:rPr>
          <w:lang w:val="en-US"/>
        </w:rPr>
        <w:t xml:space="preserve"> for each country</w:t>
      </w:r>
      <w:r w:rsidR="002C71AC">
        <w:rPr>
          <w:lang w:val="en-US"/>
        </w:rPr>
        <w:t>.</w:t>
      </w:r>
      <w:r w:rsidR="005618DA">
        <w:rPr>
          <w:lang w:val="en-US"/>
        </w:rPr>
        <w:t xml:space="preserve"> </w:t>
      </w:r>
      <w:r w:rsidR="0083005C">
        <w:rPr>
          <w:lang w:val="en-US"/>
        </w:rPr>
        <w:t>In panel (a), the top 5 predictors for health insurance coverage, we find</w:t>
      </w:r>
      <w:r w:rsidR="005618DA">
        <w:rPr>
          <w:lang w:val="en-US"/>
        </w:rPr>
        <w:t xml:space="preserve"> </w:t>
      </w:r>
      <w:proofErr w:type="gramStart"/>
      <w:r w:rsidR="005618DA">
        <w:rPr>
          <w:lang w:val="en-US"/>
        </w:rPr>
        <w:t>similar to</w:t>
      </w:r>
      <w:proofErr w:type="gramEnd"/>
      <w:r w:rsidR="005618DA">
        <w:rPr>
          <w:lang w:val="en-US"/>
        </w:rPr>
        <w:t xml:space="preserve"> the classical model</w:t>
      </w:r>
      <w:r w:rsidR="0083005C">
        <w:rPr>
          <w:lang w:val="en-US"/>
        </w:rPr>
        <w:t xml:space="preserve"> that</w:t>
      </w:r>
      <w:r w:rsidR="005618DA">
        <w:rPr>
          <w:lang w:val="en-US"/>
        </w:rPr>
        <w:t xml:space="preserve"> </w:t>
      </w:r>
      <w:r w:rsidR="0083005C">
        <w:rPr>
          <w:lang w:val="en-US"/>
        </w:rPr>
        <w:t>socio-economic variables such as wealth or education</w:t>
      </w:r>
      <w:r w:rsidR="005618DA">
        <w:rPr>
          <w:lang w:val="en-US"/>
        </w:rPr>
        <w:t xml:space="preserve">, </w:t>
      </w:r>
      <w:r w:rsidR="005618DA">
        <w:rPr>
          <w:lang w:val="en-US"/>
        </w:rPr>
        <w:t>or predictors that are highly correlated</w:t>
      </w:r>
      <w:r w:rsidR="00F43457">
        <w:rPr>
          <w:lang w:val="en-US"/>
        </w:rPr>
        <w:t xml:space="preserve">, </w:t>
      </w:r>
      <w:r w:rsidR="005618DA">
        <w:rPr>
          <w:lang w:val="en-US"/>
        </w:rPr>
        <w:t>such as ha</w:t>
      </w:r>
      <w:del w:id="5" w:author="Kenneth Harttgen" w:date="2024-11-26T13:40:00Z">
        <w:r w:rsidR="005618DA" w:rsidDel="00F6400F">
          <w:rPr>
            <w:lang w:val="en-US"/>
          </w:rPr>
          <w:delText>s</w:delText>
        </w:r>
      </w:del>
      <w:ins w:id="6" w:author="Kenneth Harttgen" w:date="2024-11-26T13:40:00Z">
        <w:r w:rsidR="00F6400F">
          <w:rPr>
            <w:lang w:val="en-US"/>
          </w:rPr>
          <w:t>ving</w:t>
        </w:r>
      </w:ins>
      <w:r w:rsidR="005618DA">
        <w:rPr>
          <w:lang w:val="en-US"/>
        </w:rPr>
        <w:t xml:space="preserve"> a bank account</w:t>
      </w:r>
      <w:r w:rsidR="00F43457">
        <w:rPr>
          <w:lang w:val="en-US"/>
        </w:rPr>
        <w:t xml:space="preserve"> or literate</w:t>
      </w:r>
      <w:r w:rsidR="005618DA">
        <w:rPr>
          <w:lang w:val="en-US"/>
        </w:rPr>
        <w:t>, are strong predictors for</w:t>
      </w:r>
      <w:r w:rsidR="005618DA" w:rsidRPr="005618DA">
        <w:rPr>
          <w:lang w:val="en-US"/>
        </w:rPr>
        <w:t xml:space="preserve"> </w:t>
      </w:r>
      <w:r w:rsidR="005618DA">
        <w:rPr>
          <w:lang w:val="en-US"/>
        </w:rPr>
        <w:t xml:space="preserve">the majority of </w:t>
      </w:r>
      <w:proofErr w:type="gramStart"/>
      <w:r w:rsidR="005618DA">
        <w:rPr>
          <w:lang w:val="en-US"/>
        </w:rPr>
        <w:t>the countries</w:t>
      </w:r>
      <w:proofErr w:type="gramEnd"/>
      <w:r w:rsidR="005618DA">
        <w:rPr>
          <w:lang w:val="en-US"/>
        </w:rPr>
        <w:t xml:space="preserve">. </w:t>
      </w:r>
      <w:r w:rsidR="0060034B">
        <w:t>In contrast, predictors like smoking status or female household headship, often used in classical models, do not rank among the top five in ML models.</w:t>
      </w:r>
      <w:r w:rsidR="0060034B" w:rsidRPr="0060034B">
        <w:rPr>
          <w:lang w:val="en-US"/>
        </w:rPr>
        <w:t xml:space="preserve"> </w:t>
      </w:r>
      <w:r w:rsidR="0060034B">
        <w:rPr>
          <w:lang w:val="en-US"/>
        </w:rPr>
        <w:t xml:space="preserve">Only </w:t>
      </w:r>
      <w:del w:id="7" w:author="Kenneth Harttgen" w:date="2024-11-26T13:40:00Z">
        <w:r w:rsidR="0060034B" w:rsidDel="00F6400F">
          <w:rPr>
            <w:lang w:val="en-US"/>
          </w:rPr>
          <w:delText xml:space="preserve">for </w:delText>
        </w:r>
      </w:del>
      <w:r w:rsidR="0060034B">
        <w:rPr>
          <w:lang w:val="en-US"/>
        </w:rPr>
        <w:t xml:space="preserve">a few countries used other classical predictors in the top 5, namely </w:t>
      </w:r>
      <w:r w:rsidR="0060034B" w:rsidRPr="00825603">
        <w:rPr>
          <w:lang w:val="en-US"/>
        </w:rPr>
        <w:t>rural only for Sao Tome and Princip</w:t>
      </w:r>
      <w:r w:rsidR="0060034B">
        <w:rPr>
          <w:lang w:val="en-US"/>
        </w:rPr>
        <w:t>e</w:t>
      </w:r>
      <w:r w:rsidR="0060034B" w:rsidRPr="00825603">
        <w:rPr>
          <w:lang w:val="en-US"/>
        </w:rPr>
        <w:t xml:space="preserve">, </w:t>
      </w:r>
      <w:r w:rsidR="0060034B">
        <w:rPr>
          <w:lang w:val="en-US"/>
        </w:rPr>
        <w:t xml:space="preserve">and </w:t>
      </w:r>
      <w:r w:rsidR="0060034B" w:rsidRPr="00825603">
        <w:rPr>
          <w:lang w:val="en-US"/>
        </w:rPr>
        <w:t>married</w:t>
      </w:r>
      <w:r w:rsidR="0060034B">
        <w:rPr>
          <w:lang w:val="en-US"/>
        </w:rPr>
        <w:t xml:space="preserve"> and age </w:t>
      </w:r>
      <w:r w:rsidR="0060034B" w:rsidRPr="00825603">
        <w:rPr>
          <w:lang w:val="en-US"/>
        </w:rPr>
        <w:t>for Burundi</w:t>
      </w:r>
      <w:r w:rsidR="0060034B">
        <w:rPr>
          <w:lang w:val="en-US"/>
        </w:rPr>
        <w:t xml:space="preserve"> (see Table A.2 for detailed predictors per country). </w:t>
      </w:r>
      <w:r w:rsidR="0060034B">
        <w:t>Numerical variables, such as the number of household members or the ideal number of children, frequently appear as top predictors, as tree-based ML models can flexibly split these variables.</w:t>
      </w:r>
      <w:r w:rsidR="0060034B" w:rsidRPr="0060034B">
        <w:t xml:space="preserve"> </w:t>
      </w:r>
      <w:r w:rsidR="0060034B">
        <w:t xml:space="preserve">Interestingly, novel predictors, revealed through the data-driven approach of ML models, include mobility (e.g., number of trips taken in the last 12 months used by almost half of the country models), household size (e.g., </w:t>
      </w:r>
      <w:r w:rsidR="0060034B">
        <w:rPr>
          <w:lang w:val="en-US"/>
        </w:rPr>
        <w:t>n</w:t>
      </w:r>
      <w:r w:rsidR="0060034B" w:rsidRPr="007338D8">
        <w:rPr>
          <w:lang w:val="en-US"/>
        </w:rPr>
        <w:t xml:space="preserve">umber of </w:t>
      </w:r>
      <w:r w:rsidR="0060034B">
        <w:rPr>
          <w:lang w:val="en-US"/>
        </w:rPr>
        <w:t>household</w:t>
      </w:r>
      <w:r w:rsidR="0060034B" w:rsidRPr="007338D8">
        <w:rPr>
          <w:lang w:val="en-US"/>
        </w:rPr>
        <w:t xml:space="preserve"> members</w:t>
      </w:r>
      <w:r w:rsidR="0060034B">
        <w:rPr>
          <w:lang w:val="en-US"/>
        </w:rPr>
        <w:t xml:space="preserve"> used by almost all country models)</w:t>
      </w:r>
      <w:r w:rsidR="0060034B">
        <w:t>, and Body Mass Index (BMI</w:t>
      </w:r>
      <w:r w:rsidR="00E009FE">
        <w:t>; used by around 20% of the country models</w:t>
      </w:r>
      <w:r w:rsidR="0060034B">
        <w:t xml:space="preserve">). </w:t>
      </w:r>
      <w:r w:rsidR="007338D8">
        <w:rPr>
          <w:lang w:val="en-US"/>
        </w:rPr>
        <w:t>Nevertheless</w:t>
      </w:r>
      <w:r w:rsidR="005618DA" w:rsidRPr="005618DA">
        <w:rPr>
          <w:lang w:val="en-US"/>
        </w:rPr>
        <w:t xml:space="preserve">, many </w:t>
      </w:r>
      <w:r w:rsidR="007338D8">
        <w:rPr>
          <w:lang w:val="en-US"/>
        </w:rPr>
        <w:t xml:space="preserve">other </w:t>
      </w:r>
      <w:r w:rsidR="005618DA" w:rsidRPr="005618DA">
        <w:rPr>
          <w:lang w:val="en-US"/>
        </w:rPr>
        <w:t>new</w:t>
      </w:r>
      <w:r w:rsidR="005618DA">
        <w:rPr>
          <w:lang w:val="en-US"/>
        </w:rPr>
        <w:t xml:space="preserve"> potential</w:t>
      </w:r>
      <w:r w:rsidR="005618DA" w:rsidRPr="005618DA">
        <w:rPr>
          <w:lang w:val="en-US"/>
        </w:rPr>
        <w:t xml:space="preserve"> </w:t>
      </w:r>
      <w:r w:rsidR="005618DA">
        <w:rPr>
          <w:lang w:val="en-US"/>
        </w:rPr>
        <w:t>predictors defined based on the DHS data availability, such as</w:t>
      </w:r>
      <w:r w:rsidR="005618DA" w:rsidRPr="005618DA">
        <w:rPr>
          <w:lang w:val="en-US"/>
        </w:rPr>
        <w:t xml:space="preserve"> </w:t>
      </w:r>
      <w:r w:rsidR="0016406C">
        <w:rPr>
          <w:lang w:val="en-US"/>
        </w:rPr>
        <w:t xml:space="preserve">predictors about </w:t>
      </w:r>
      <w:r w:rsidR="005618DA" w:rsidRPr="005618DA">
        <w:rPr>
          <w:lang w:val="en-US"/>
        </w:rPr>
        <w:t xml:space="preserve">health, </w:t>
      </w:r>
      <w:r w:rsidR="0016406C">
        <w:rPr>
          <w:lang w:val="en-US"/>
        </w:rPr>
        <w:t>household power structures</w:t>
      </w:r>
      <w:r w:rsidR="0016406C" w:rsidRPr="005618DA">
        <w:rPr>
          <w:lang w:val="en-US"/>
        </w:rPr>
        <w:t xml:space="preserve">, </w:t>
      </w:r>
      <w:r w:rsidR="005618DA" w:rsidRPr="005618DA">
        <w:rPr>
          <w:lang w:val="en-US"/>
        </w:rPr>
        <w:t>cultu</w:t>
      </w:r>
      <w:r w:rsidR="0016406C">
        <w:rPr>
          <w:lang w:val="en-US"/>
        </w:rPr>
        <w:t xml:space="preserve">re, </w:t>
      </w:r>
      <w:r w:rsidR="00E009FE">
        <w:rPr>
          <w:lang w:val="en-US"/>
        </w:rPr>
        <w:t xml:space="preserve">language, </w:t>
      </w:r>
      <w:r w:rsidR="005618DA" w:rsidRPr="005618DA">
        <w:rPr>
          <w:lang w:val="en-US"/>
        </w:rPr>
        <w:t>ethnicity, and religion seem not to significantly contribute as predictors to the model</w:t>
      </w:r>
      <w:r w:rsidR="005618DA">
        <w:rPr>
          <w:lang w:val="en-US"/>
        </w:rPr>
        <w:t>s</w:t>
      </w:r>
      <w:r w:rsidR="0016406C">
        <w:rPr>
          <w:lang w:val="en-US"/>
        </w:rPr>
        <w:t xml:space="preserve"> (see </w:t>
      </w:r>
      <w:r w:rsidR="00751B13">
        <w:rPr>
          <w:lang w:val="en-US"/>
        </w:rPr>
        <w:t>Table A.1 for the overview of all available variables)</w:t>
      </w:r>
      <w:r w:rsidR="005618DA" w:rsidRPr="005618DA">
        <w:rPr>
          <w:lang w:val="en-US"/>
        </w:rPr>
        <w:t>.</w:t>
      </w:r>
    </w:p>
    <w:p w14:paraId="2C4F6469" w14:textId="74699BC4" w:rsidR="00E009FE" w:rsidRDefault="00E009FE" w:rsidP="00E009FE">
      <w:pPr>
        <w:pStyle w:val="KeinLeerraum"/>
        <w:spacing w:line="360" w:lineRule="auto"/>
        <w:ind w:firstLine="284"/>
        <w:rPr>
          <w:lang w:val="en-US"/>
        </w:rPr>
      </w:pPr>
      <w:r>
        <w:t xml:space="preserve">In Panel (b), we examine the top predictors for whether a woman visited a health facility in the last 12 months. Besides traditional socio-economic factors, predictors related to childbirth or pregnancy frequently emerge as important. For instance, variables such as </w:t>
      </w:r>
      <w:commentRangeStart w:id="8"/>
      <w:r>
        <w:t xml:space="preserve">receiving a tuberculosis injection in </w:t>
      </w:r>
      <w:commentRangeEnd w:id="8"/>
      <w:r w:rsidR="00BE0BBD">
        <w:rPr>
          <w:rStyle w:val="Kommentarzeichen"/>
        </w:rPr>
        <w:commentReference w:id="8"/>
      </w:r>
      <w:r>
        <w:t>the last 12 months, giving birth in the last three years, or being pregnant are key predictors in many countries.</w:t>
      </w:r>
      <w:r>
        <w:rPr>
          <w:lang w:val="en-US"/>
        </w:rPr>
        <w:t xml:space="preserve"> </w:t>
      </w:r>
      <w:r>
        <w:t xml:space="preserve">Additionally, mobility-related factors, such as the </w:t>
      </w:r>
      <w:commentRangeStart w:id="9"/>
      <w:r>
        <w:t>number of trips taken</w:t>
      </w:r>
      <w:commentRangeEnd w:id="9"/>
      <w:r w:rsidR="00BE0BBD">
        <w:rPr>
          <w:rStyle w:val="Kommentarzeichen"/>
        </w:rPr>
        <w:commentReference w:id="9"/>
      </w:r>
      <w:r>
        <w:t xml:space="preserve">, are highlighted in over half of the countries. </w:t>
      </w:r>
      <w:r w:rsidR="003D1BAF">
        <w:rPr>
          <w:lang w:val="en-US"/>
        </w:rPr>
        <w:t>In g</w:t>
      </w:r>
      <w:r w:rsidR="007C6FAD">
        <w:rPr>
          <w:lang w:val="en-US"/>
        </w:rPr>
        <w:t xml:space="preserve">eneral, the top predictors of each of the 33 countries are very similar. </w:t>
      </w:r>
      <w:commentRangeStart w:id="10"/>
      <w:r w:rsidR="007C6FAD">
        <w:rPr>
          <w:lang w:val="en-US"/>
        </w:rPr>
        <w:t xml:space="preserve">Two exceptions are Ghana and Rwanda, the two SSA countries with the highest insurance coverage rates. </w:t>
      </w:r>
      <w:r w:rsidR="00BE0BBD">
        <w:rPr>
          <w:lang w:val="en-US"/>
        </w:rPr>
        <w:t>We</w:t>
      </w:r>
      <w:r w:rsidR="003D1BAF">
        <w:rPr>
          <w:lang w:val="en-US"/>
        </w:rPr>
        <w:t xml:space="preserve"> see that h</w:t>
      </w:r>
      <w:r w:rsidR="007C6FAD">
        <w:rPr>
          <w:lang w:val="en-US"/>
        </w:rPr>
        <w:t xml:space="preserve">ealth insurance coverage is </w:t>
      </w:r>
      <w:r w:rsidR="003D1BAF">
        <w:rPr>
          <w:lang w:val="en-US"/>
        </w:rPr>
        <w:t>also</w:t>
      </w:r>
      <w:r w:rsidR="007C6FAD">
        <w:rPr>
          <w:lang w:val="en-US"/>
        </w:rPr>
        <w:t xml:space="preserve"> a top 5 predictor (see Table A.3 for detailed predictors per country</w:t>
      </w:r>
      <w:commentRangeEnd w:id="10"/>
      <w:r w:rsidR="00BE0BBD">
        <w:rPr>
          <w:rStyle w:val="Kommentarzeichen"/>
        </w:rPr>
        <w:commentReference w:id="10"/>
      </w:r>
      <w:r w:rsidR="007C6FAD">
        <w:rPr>
          <w:lang w:val="en-US"/>
        </w:rPr>
        <w:t xml:space="preserve">). </w:t>
      </w:r>
    </w:p>
    <w:p w14:paraId="5744E7B7" w14:textId="0D4C472A" w:rsidR="00E009FE" w:rsidRDefault="00E009FE" w:rsidP="008542FB">
      <w:pPr>
        <w:pStyle w:val="KeinLeerraum"/>
        <w:spacing w:line="360" w:lineRule="auto"/>
        <w:ind w:firstLine="284"/>
        <w:rPr>
          <w:lang w:val="en-US"/>
        </w:rPr>
      </w:pPr>
      <w:r>
        <w:t xml:space="preserve">Panels (c) and (d) focus on maternal health services, specifically health facility-based births and postnatal checks. </w:t>
      </w:r>
      <w:proofErr w:type="gramStart"/>
      <w:r>
        <w:t>Similar to</w:t>
      </w:r>
      <w:proofErr w:type="gramEnd"/>
      <w:r>
        <w:t xml:space="preserve"> the results for general health facility visits, socio-economic factors and recent childbirth are significant predictors. However, health insurance coverage is not a top predictor for these outcomes, likely because many countries provide free maternal and child healthcare services.</w:t>
      </w:r>
      <w:r w:rsidR="00A41294">
        <w:rPr>
          <w:lang w:val="en-US"/>
        </w:rPr>
        <w:t xml:space="preserve"> </w:t>
      </w:r>
      <w:r>
        <w:t xml:space="preserve">Unique predictors related </w:t>
      </w:r>
      <w:r>
        <w:lastRenderedPageBreak/>
        <w:t>to pregnancy and postnatal care—</w:t>
      </w:r>
      <w:commentRangeStart w:id="11"/>
      <w:r>
        <w:t>such as receiving a tetanus injection before birth or drugs for intestinal parasites during pregnancy—are pr</w:t>
      </w:r>
      <w:commentRangeEnd w:id="11"/>
      <w:r w:rsidR="00761C6B">
        <w:rPr>
          <w:rStyle w:val="Kommentarzeichen"/>
        </w:rPr>
        <w:commentReference w:id="11"/>
      </w:r>
      <w:r>
        <w:t xml:space="preserve">ominent in several countries. A greater variety of predictors, including cultural and regional variables, emerge for maternal health outcomes compared to general health service use </w:t>
      </w:r>
      <w:r>
        <w:rPr>
          <w:lang w:val="en-US"/>
        </w:rPr>
        <w:t>(see Tables A.4 and A.5 for detailed predictors per country).</w:t>
      </w:r>
      <w:r>
        <w:t xml:space="preserve"> For instance, in Benin, the model identifies speaking Fon (a language associated with rural areas) as a key predictor, while in Kenya, being part of the Turkana ethnic group (from an underdeveloped region) is essential, highlighting </w:t>
      </w:r>
      <w:r w:rsidR="00035072">
        <w:t>also important regional differences</w:t>
      </w:r>
      <w:r>
        <w:t>.</w:t>
      </w:r>
    </w:p>
    <w:p w14:paraId="328048E8" w14:textId="77777777" w:rsidR="00E009FE" w:rsidRDefault="00E009FE" w:rsidP="008542FB">
      <w:pPr>
        <w:pStyle w:val="KeinLeerraum"/>
        <w:spacing w:line="360" w:lineRule="auto"/>
        <w:ind w:firstLine="284"/>
        <w:rPr>
          <w:lang w:val="en-US"/>
        </w:rPr>
      </w:pPr>
    </w:p>
    <w:p w14:paraId="23BD1AF2" w14:textId="77777777" w:rsidR="005451A8" w:rsidRDefault="008542FB" w:rsidP="005451A8">
      <w:pPr>
        <w:pStyle w:val="KeinLeerraum"/>
        <w:spacing w:line="360" w:lineRule="auto"/>
        <w:ind w:firstLine="284"/>
      </w:pPr>
      <w:r>
        <w:rPr>
          <w:lang w:val="en-US"/>
        </w:rPr>
        <w:t xml:space="preserve">Overall, </w:t>
      </w:r>
      <w:r w:rsidR="00035072">
        <w:t xml:space="preserve">ML models </w:t>
      </w:r>
      <w:commentRangeStart w:id="12"/>
      <w:r w:rsidR="00035072">
        <w:t xml:space="preserve">reveal both expected and novel predictors of health insurance </w:t>
      </w:r>
      <w:commentRangeEnd w:id="12"/>
      <w:r w:rsidR="00761C6B">
        <w:rPr>
          <w:rStyle w:val="Kommentarzeichen"/>
        </w:rPr>
        <w:commentReference w:id="12"/>
      </w:r>
      <w:r w:rsidR="00035072">
        <w:t xml:space="preserve">coverage and service uptake, offering valuable insights for policy and program design. By adopting a data-driven approach, ML </w:t>
      </w:r>
      <w:commentRangeStart w:id="13"/>
      <w:r w:rsidR="00035072">
        <w:t>models also reveal novel predictors while capturing contextual nuances like regional or cultural characteristics often overlooked in classical models.</w:t>
      </w:r>
      <w:bookmarkStart w:id="14" w:name="_Hlk183096689"/>
      <w:commentRangeEnd w:id="13"/>
      <w:r w:rsidR="00761C6B">
        <w:rPr>
          <w:rStyle w:val="Kommentarzeichen"/>
        </w:rPr>
        <w:commentReference w:id="13"/>
      </w:r>
    </w:p>
    <w:p w14:paraId="71928556" w14:textId="77777777" w:rsidR="005451A8" w:rsidRDefault="005451A8" w:rsidP="005451A8">
      <w:pPr>
        <w:pStyle w:val="KeinLeerraum"/>
        <w:spacing w:line="360" w:lineRule="auto"/>
      </w:pPr>
    </w:p>
    <w:p w14:paraId="75D6873F" w14:textId="1E926752" w:rsidR="00805B43" w:rsidRPr="002C71AC" w:rsidRDefault="00C17488" w:rsidP="005451A8">
      <w:pPr>
        <w:pStyle w:val="KeinLeerraum"/>
        <w:spacing w:line="360" w:lineRule="auto"/>
        <w:rPr>
          <w:b/>
        </w:rPr>
      </w:pPr>
      <w:r w:rsidRPr="00F34B3E">
        <w:rPr>
          <w:b/>
          <w:lang w:val="en-US"/>
        </w:rPr>
        <w:t>Fig</w:t>
      </w:r>
      <w:r>
        <w:rPr>
          <w:b/>
          <w:lang w:val="en-US"/>
        </w:rPr>
        <w:t>ure 2</w:t>
      </w:r>
      <w:r w:rsidRPr="00F34B3E">
        <w:rPr>
          <w:b/>
          <w:lang w:val="en-US"/>
        </w:rPr>
        <w:t xml:space="preserve">: </w:t>
      </w:r>
      <w:r w:rsidR="00757E3E">
        <w:rPr>
          <w:b/>
          <w:lang w:val="en-US"/>
        </w:rPr>
        <w:t>Number of times variable was ranked top 5 for ML prediction for health insurance coverage and take up of health services</w:t>
      </w:r>
    </w:p>
    <w:p w14:paraId="546C7D95" w14:textId="77777777" w:rsidR="00664DE9" w:rsidRDefault="00664DE9" w:rsidP="00B83887">
      <w:pPr>
        <w:pStyle w:val="KeinLeerraum"/>
        <w:spacing w:after="120"/>
        <w:rPr>
          <w:noProof/>
          <w:sz w:val="20"/>
          <w:lang w:val="en-US"/>
        </w:rPr>
      </w:pPr>
    </w:p>
    <w:p w14:paraId="21FC4142" w14:textId="104F7C9E" w:rsidR="00C17488" w:rsidRDefault="00D26F5D" w:rsidP="00B83887">
      <w:pPr>
        <w:pStyle w:val="KeinLeerraum"/>
        <w:spacing w:after="120"/>
        <w:rPr>
          <w:noProof/>
          <w:sz w:val="20"/>
          <w:lang w:val="en-US"/>
        </w:rPr>
      </w:pPr>
      <w:r>
        <w:rPr>
          <w:noProof/>
          <w:sz w:val="20"/>
          <w:lang w:val="en-US"/>
        </w:rPr>
        <w:drawing>
          <wp:inline distT="0" distB="0" distL="0" distR="0" wp14:anchorId="10DF2AF9" wp14:editId="1BB52B6C">
            <wp:extent cx="2880000" cy="3324730"/>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880000" cy="3324730"/>
                    </a:xfrm>
                    <a:prstGeom prst="rect">
                      <a:avLst/>
                    </a:prstGeom>
                    <a:noFill/>
                  </pic:spPr>
                </pic:pic>
              </a:graphicData>
            </a:graphic>
          </wp:inline>
        </w:drawing>
      </w:r>
      <w:r w:rsidR="00297A1A" w:rsidRPr="00297A1A">
        <w:rPr>
          <w:noProof/>
          <w14:ligatures w14:val="standardContextual"/>
        </w:rPr>
        <w:t xml:space="preserve"> </w:t>
      </w:r>
      <w:r w:rsidR="00297A1A">
        <w:rPr>
          <w:noProof/>
          <w14:ligatures w14:val="standardContextual"/>
        </w:rPr>
        <w:drawing>
          <wp:inline distT="0" distB="0" distL="0" distR="0" wp14:anchorId="4562B84B" wp14:editId="0513B9EE">
            <wp:extent cx="2682950" cy="3240000"/>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682950" cy="3240000"/>
                    </a:xfrm>
                    <a:prstGeom prst="rect">
                      <a:avLst/>
                    </a:prstGeom>
                    <a:noFill/>
                  </pic:spPr>
                </pic:pic>
              </a:graphicData>
            </a:graphic>
          </wp:inline>
        </w:drawing>
      </w:r>
    </w:p>
    <w:p w14:paraId="074F96A0" w14:textId="77777777" w:rsidR="00085190" w:rsidRPr="001B6525" w:rsidRDefault="002C71AC" w:rsidP="00085190">
      <w:pPr>
        <w:pStyle w:val="KeinLeerraum"/>
        <w:numPr>
          <w:ilvl w:val="0"/>
          <w:numId w:val="17"/>
        </w:numPr>
        <w:rPr>
          <w:b/>
          <w:lang w:val="en-US"/>
        </w:rPr>
      </w:pPr>
      <w:r>
        <w:rPr>
          <w:b/>
          <w:lang w:val="en-US"/>
        </w:rPr>
        <w:t>Health insurance coverage</w:t>
      </w:r>
      <w:r w:rsidR="00D26F5D">
        <w:rPr>
          <w:b/>
          <w:lang w:val="en-US"/>
        </w:rPr>
        <w:t xml:space="preserve"> </w:t>
      </w:r>
      <w:r w:rsidR="00D26F5D">
        <w:rPr>
          <w:b/>
          <w:lang w:val="en-US"/>
        </w:rPr>
        <w:tab/>
      </w:r>
      <w:r w:rsidR="00D26F5D">
        <w:rPr>
          <w:b/>
          <w:lang w:val="en-US"/>
        </w:rPr>
        <w:tab/>
      </w:r>
      <w:r w:rsidR="00D26F5D">
        <w:rPr>
          <w:b/>
          <w:lang w:val="en-US"/>
        </w:rPr>
        <w:tab/>
      </w:r>
      <w:r w:rsidR="00D26F5D">
        <w:rPr>
          <w:b/>
          <w:lang w:val="en-US"/>
        </w:rPr>
        <w:tab/>
      </w:r>
      <w:r w:rsidR="00D26F5D">
        <w:rPr>
          <w:b/>
          <w:lang w:val="en-US"/>
        </w:rPr>
        <w:tab/>
        <w:t xml:space="preserve">(b) </w:t>
      </w:r>
      <w:r w:rsidR="00085190">
        <w:rPr>
          <w:b/>
          <w:lang w:val="en-US"/>
        </w:rPr>
        <w:t>Visited health facility</w:t>
      </w:r>
    </w:p>
    <w:p w14:paraId="791920D4" w14:textId="13522828" w:rsidR="002C71AC" w:rsidRDefault="002C71AC" w:rsidP="00085190">
      <w:pPr>
        <w:pStyle w:val="KeinLeerraum"/>
        <w:ind w:left="360"/>
        <w:contextualSpacing/>
        <w:jc w:val="left"/>
        <w:rPr>
          <w:b/>
          <w:lang w:val="en-US"/>
        </w:rPr>
      </w:pPr>
    </w:p>
    <w:p w14:paraId="2BC5FFCF" w14:textId="16E77782" w:rsidR="00D26F5D" w:rsidRDefault="00DB19F7" w:rsidP="00893B6C">
      <w:pPr>
        <w:pStyle w:val="KeinLeerraum"/>
        <w:ind w:left="360"/>
        <w:contextualSpacing/>
        <w:jc w:val="left"/>
        <w:rPr>
          <w:b/>
          <w:lang w:val="en-US"/>
        </w:rPr>
      </w:pPr>
      <w:r>
        <w:rPr>
          <w:noProof/>
          <w:sz w:val="20"/>
          <w:lang w:val="en-US"/>
        </w:rPr>
        <w:lastRenderedPageBreak/>
        <w:drawing>
          <wp:inline distT="0" distB="0" distL="0" distR="0" wp14:anchorId="1E3494B1" wp14:editId="1666E960">
            <wp:extent cx="2682950" cy="3240000"/>
            <wp:effectExtent l="0" t="0" r="317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682950" cy="3240000"/>
                    </a:xfrm>
                    <a:prstGeom prst="rect">
                      <a:avLst/>
                    </a:prstGeom>
                    <a:noFill/>
                  </pic:spPr>
                </pic:pic>
              </a:graphicData>
            </a:graphic>
          </wp:inline>
        </w:drawing>
      </w:r>
      <w:r>
        <w:rPr>
          <w:noProof/>
          <w:sz w:val="20"/>
          <w:lang w:val="en-US"/>
        </w:rPr>
        <w:t xml:space="preserve"> </w:t>
      </w:r>
      <w:r w:rsidR="00085190">
        <w:rPr>
          <w:noProof/>
          <w:sz w:val="20"/>
          <w:lang w:val="en-US"/>
        </w:rPr>
        <w:drawing>
          <wp:inline distT="0" distB="0" distL="0" distR="0" wp14:anchorId="4F812896" wp14:editId="67DFF92C">
            <wp:extent cx="2803771" cy="324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803771" cy="3240000"/>
                    </a:xfrm>
                    <a:prstGeom prst="rect">
                      <a:avLst/>
                    </a:prstGeom>
                    <a:noFill/>
                  </pic:spPr>
                </pic:pic>
              </a:graphicData>
            </a:graphic>
          </wp:inline>
        </w:drawing>
      </w:r>
    </w:p>
    <w:p w14:paraId="7C8CCA06" w14:textId="28ECEA9F" w:rsidR="00D26F5D" w:rsidRPr="00085190" w:rsidRDefault="00D26F5D" w:rsidP="001C45EA">
      <w:pPr>
        <w:pStyle w:val="KeinLeerraum"/>
        <w:numPr>
          <w:ilvl w:val="0"/>
          <w:numId w:val="17"/>
        </w:numPr>
        <w:contextualSpacing/>
        <w:rPr>
          <w:b/>
          <w:lang w:val="en-US"/>
        </w:rPr>
      </w:pPr>
      <w:r w:rsidRPr="00085190">
        <w:rPr>
          <w:b/>
          <w:lang w:val="en-US"/>
        </w:rPr>
        <w:t>Facility-based births</w:t>
      </w:r>
      <w:r w:rsidRPr="00085190">
        <w:rPr>
          <w:b/>
          <w:lang w:val="en-US"/>
        </w:rPr>
        <w:tab/>
      </w:r>
      <w:r w:rsidRPr="00085190">
        <w:rPr>
          <w:b/>
          <w:lang w:val="en-US"/>
        </w:rPr>
        <w:tab/>
      </w:r>
      <w:r w:rsidRPr="00085190">
        <w:rPr>
          <w:b/>
          <w:lang w:val="en-US"/>
        </w:rPr>
        <w:tab/>
      </w:r>
      <w:r w:rsidRPr="00085190">
        <w:rPr>
          <w:b/>
          <w:lang w:val="en-US"/>
        </w:rPr>
        <w:tab/>
      </w:r>
      <w:r w:rsidRPr="00085190">
        <w:rPr>
          <w:b/>
          <w:lang w:val="en-US"/>
        </w:rPr>
        <w:tab/>
      </w:r>
      <w:r w:rsidRPr="00085190">
        <w:rPr>
          <w:b/>
          <w:lang w:val="en-US"/>
        </w:rPr>
        <w:tab/>
        <w:t xml:space="preserve">(d) </w:t>
      </w:r>
      <w:r w:rsidR="00085190" w:rsidRPr="00085190">
        <w:rPr>
          <w:b/>
          <w:lang w:val="en-US"/>
        </w:rPr>
        <w:t>Postnatal check</w:t>
      </w:r>
    </w:p>
    <w:p w14:paraId="6AE89E98" w14:textId="77777777" w:rsidR="002C71AC" w:rsidRDefault="002C71AC" w:rsidP="00B83887">
      <w:pPr>
        <w:pStyle w:val="KeinLeerraum"/>
        <w:spacing w:after="120"/>
        <w:rPr>
          <w:noProof/>
          <w:sz w:val="20"/>
          <w:lang w:val="en-US"/>
        </w:rPr>
      </w:pPr>
    </w:p>
    <w:p w14:paraId="3697C81C" w14:textId="054AE5E1" w:rsidR="00757E3E" w:rsidRDefault="00757E3E" w:rsidP="00757E3E">
      <w:pPr>
        <w:pStyle w:val="Kommentartext"/>
        <w:spacing w:after="0"/>
        <w:jc w:val="left"/>
        <w:rPr>
          <w:lang w:val="en-US"/>
        </w:rPr>
      </w:pPr>
      <w:r w:rsidRPr="003909CE">
        <w:rPr>
          <w:lang w:val="en-US"/>
        </w:rPr>
        <w:t xml:space="preserve">Notes: Figures show the </w:t>
      </w:r>
      <w:r>
        <w:rPr>
          <w:lang w:val="en-US"/>
        </w:rPr>
        <w:t>number of times</w:t>
      </w:r>
      <w:r w:rsidRPr="003909CE">
        <w:rPr>
          <w:lang w:val="en-US"/>
        </w:rPr>
        <w:t xml:space="preserve"> </w:t>
      </w:r>
      <w:r w:rsidR="002C71AC">
        <w:rPr>
          <w:lang w:val="en-US"/>
        </w:rPr>
        <w:t>the</w:t>
      </w:r>
      <w:r w:rsidRPr="003909CE">
        <w:rPr>
          <w:lang w:val="en-US"/>
        </w:rPr>
        <w:t xml:space="preserve"> ML model </w:t>
      </w:r>
      <w:r w:rsidR="002C71AC">
        <w:rPr>
          <w:lang w:val="en-US"/>
        </w:rPr>
        <w:t>used the variables as a top 5 predictor</w:t>
      </w:r>
      <w:r w:rsidRPr="003909CE">
        <w:rPr>
          <w:lang w:val="en-US"/>
        </w:rPr>
        <w:t xml:space="preserve">. </w:t>
      </w:r>
      <w:r w:rsidR="002C71AC">
        <w:rPr>
          <w:lang w:val="en-US"/>
        </w:rPr>
        <w:t>V</w:t>
      </w:r>
      <w:r w:rsidRPr="003909CE">
        <w:rPr>
          <w:lang w:val="en-US"/>
        </w:rPr>
        <w:t xml:space="preserve">ariables </w:t>
      </w:r>
      <w:proofErr w:type="gramStart"/>
      <w:r w:rsidRPr="003909CE">
        <w:rPr>
          <w:lang w:val="en-US"/>
        </w:rPr>
        <w:t>with a</w:t>
      </w:r>
      <w:proofErr w:type="gramEnd"/>
      <w:r w:rsidRPr="003909CE">
        <w:rPr>
          <w:lang w:val="en-US"/>
        </w:rPr>
        <w:t xml:space="preserve"> * highlight variables that are included in the classical model.</w:t>
      </w:r>
      <w:r w:rsidR="004B1054">
        <w:rPr>
          <w:lang w:val="en-US"/>
        </w:rPr>
        <w:t xml:space="preserve"> </w:t>
      </w:r>
      <w:r w:rsidR="002445CC">
        <w:rPr>
          <w:lang w:val="en-US"/>
        </w:rPr>
        <w:t xml:space="preserve">The total number of </w:t>
      </w:r>
      <w:proofErr w:type="gramStart"/>
      <w:r w:rsidR="002445CC">
        <w:rPr>
          <w:lang w:val="en-US"/>
        </w:rPr>
        <w:t>times a variable</w:t>
      </w:r>
      <w:proofErr w:type="gramEnd"/>
      <w:r w:rsidR="002445CC">
        <w:rPr>
          <w:lang w:val="en-US"/>
        </w:rPr>
        <w:t xml:space="preserve"> can be ranked as top 5 is 33, since we include 33 countries in the analysis. For some variables, which were not available for all countries</w:t>
      </w:r>
      <w:r w:rsidR="00441CE2">
        <w:rPr>
          <w:lang w:val="en-US"/>
        </w:rPr>
        <w:t xml:space="preserve"> based on the selection criteria (see Section 3)</w:t>
      </w:r>
      <w:r w:rsidR="002445CC">
        <w:rPr>
          <w:lang w:val="en-US"/>
        </w:rPr>
        <w:t xml:space="preserve">, the maximum of top 5 </w:t>
      </w:r>
      <w:proofErr w:type="gramStart"/>
      <w:r w:rsidR="002445CC">
        <w:rPr>
          <w:lang w:val="en-US"/>
        </w:rPr>
        <w:t>predictor</w:t>
      </w:r>
      <w:proofErr w:type="gramEnd"/>
      <w:r w:rsidR="002445CC">
        <w:rPr>
          <w:lang w:val="en-US"/>
        </w:rPr>
        <w:t xml:space="preserve"> is lower than 33. A detailed description of the variables and the availability per country can be found in Appendix Table A.1. The table on country level and with the variable importance score can be found in Appendix Table A.2</w:t>
      </w:r>
      <w:r w:rsidR="00331CF8">
        <w:rPr>
          <w:lang w:val="en-US"/>
        </w:rPr>
        <w:t xml:space="preserve"> – A.4</w:t>
      </w:r>
      <w:r w:rsidR="002445CC">
        <w:rPr>
          <w:lang w:val="en-US"/>
        </w:rPr>
        <w:t>.</w:t>
      </w:r>
    </w:p>
    <w:p w14:paraId="7CC5D7DF" w14:textId="4CF77534" w:rsidR="004B1054" w:rsidRDefault="004B1054" w:rsidP="00757E3E">
      <w:pPr>
        <w:pStyle w:val="Kommentartext"/>
        <w:spacing w:after="0"/>
        <w:jc w:val="left"/>
        <w:rPr>
          <w:lang w:val="en-US"/>
        </w:rPr>
      </w:pPr>
    </w:p>
    <w:p w14:paraId="4C583B02" w14:textId="6FDCA3E0" w:rsidR="004B1054" w:rsidRDefault="004B1054" w:rsidP="00757E3E">
      <w:pPr>
        <w:pStyle w:val="Kommentartext"/>
        <w:spacing w:after="0"/>
        <w:jc w:val="left"/>
        <w:rPr>
          <w:lang w:val="en-US"/>
        </w:rPr>
      </w:pPr>
    </w:p>
    <w:p w14:paraId="1ADB2780" w14:textId="33DC61A6" w:rsidR="0006259E" w:rsidRDefault="004B1054" w:rsidP="00B83887">
      <w:pPr>
        <w:pStyle w:val="KeinLeerraum"/>
        <w:spacing w:after="120"/>
        <w:rPr>
          <w:b/>
          <w:lang w:val="en-US"/>
        </w:rPr>
      </w:pPr>
      <w:r>
        <w:rPr>
          <w:b/>
          <w:lang w:val="en-US"/>
        </w:rPr>
        <w:t>Table A.1</w:t>
      </w:r>
      <w:r w:rsidRPr="00F34B3E">
        <w:rPr>
          <w:b/>
          <w:lang w:val="en-US"/>
        </w:rPr>
        <w:t>:</w:t>
      </w:r>
      <w:r>
        <w:rPr>
          <w:b/>
          <w:lang w:val="en-US"/>
        </w:rPr>
        <w:t xml:space="preserve"> </w:t>
      </w:r>
      <w:commentRangeStart w:id="15"/>
      <w:r w:rsidR="005451A8">
        <w:rPr>
          <w:b/>
          <w:lang w:val="en-US"/>
        </w:rPr>
        <w:t>Overview of variables</w:t>
      </w:r>
      <w:commentRangeEnd w:id="15"/>
      <w:r w:rsidR="00042565">
        <w:rPr>
          <w:rStyle w:val="Kommentarzeichen"/>
        </w:rPr>
        <w:commentReference w:id="15"/>
      </w:r>
    </w:p>
    <w:tbl>
      <w:tblPr>
        <w:tblW w:w="10655" w:type="dxa"/>
        <w:tblInd w:w="-15" w:type="dxa"/>
        <w:tblCellMar>
          <w:left w:w="70" w:type="dxa"/>
          <w:right w:w="70" w:type="dxa"/>
        </w:tblCellMar>
        <w:tblLook w:val="04A0" w:firstRow="1" w:lastRow="0" w:firstColumn="1" w:lastColumn="0" w:noHBand="0" w:noVBand="1"/>
      </w:tblPr>
      <w:tblGrid>
        <w:gridCol w:w="2750"/>
        <w:gridCol w:w="5808"/>
        <w:gridCol w:w="1805"/>
        <w:gridCol w:w="146"/>
        <w:gridCol w:w="146"/>
      </w:tblGrid>
      <w:tr w:rsidR="00E40265" w:rsidRPr="00042565" w14:paraId="5017F044" w14:textId="77777777" w:rsidTr="008277EA">
        <w:trPr>
          <w:trHeight w:val="290"/>
        </w:trPr>
        <w:tc>
          <w:tcPr>
            <w:tcW w:w="2750" w:type="dxa"/>
            <w:tcBorders>
              <w:top w:val="single" w:sz="4" w:space="0" w:color="auto"/>
              <w:left w:val="nil"/>
              <w:bottom w:val="single" w:sz="4" w:space="0" w:color="auto"/>
              <w:right w:val="nil"/>
            </w:tcBorders>
            <w:shd w:val="clear" w:color="auto" w:fill="auto"/>
            <w:noWrap/>
            <w:hideMark/>
          </w:tcPr>
          <w:p w14:paraId="197B1D31" w14:textId="77777777" w:rsidR="00E40265" w:rsidRPr="00E40265" w:rsidRDefault="00E40265" w:rsidP="008277EA">
            <w:pPr>
              <w:pStyle w:val="KeinLeerraum"/>
              <w:jc w:val="center"/>
              <w:rPr>
                <w:noProof/>
                <w:sz w:val="18"/>
                <w:szCs w:val="18"/>
                <w:lang w:val="de-CH"/>
              </w:rPr>
            </w:pPr>
            <w:r w:rsidRPr="00E40265">
              <w:rPr>
                <w:noProof/>
                <w:sz w:val="18"/>
                <w:szCs w:val="18"/>
                <w:lang w:val="de-CH"/>
              </w:rPr>
              <w:t>Variables short</w:t>
            </w:r>
          </w:p>
        </w:tc>
        <w:tc>
          <w:tcPr>
            <w:tcW w:w="5808" w:type="dxa"/>
            <w:tcBorders>
              <w:top w:val="single" w:sz="4" w:space="0" w:color="auto"/>
              <w:left w:val="nil"/>
              <w:bottom w:val="single" w:sz="4" w:space="0" w:color="auto"/>
              <w:right w:val="nil"/>
            </w:tcBorders>
            <w:shd w:val="clear" w:color="auto" w:fill="auto"/>
            <w:noWrap/>
            <w:hideMark/>
          </w:tcPr>
          <w:p w14:paraId="231BB300" w14:textId="77777777" w:rsidR="00E40265" w:rsidRPr="00E40265" w:rsidRDefault="00E40265" w:rsidP="008277EA">
            <w:pPr>
              <w:pStyle w:val="KeinLeerraum"/>
              <w:jc w:val="center"/>
              <w:rPr>
                <w:noProof/>
                <w:sz w:val="18"/>
                <w:szCs w:val="18"/>
                <w:lang w:val="de-CH"/>
              </w:rPr>
            </w:pPr>
            <w:r w:rsidRPr="00E40265">
              <w:rPr>
                <w:noProof/>
                <w:sz w:val="18"/>
                <w:szCs w:val="18"/>
                <w:lang w:val="de-CH"/>
              </w:rPr>
              <w:t>Variables description</w:t>
            </w:r>
          </w:p>
        </w:tc>
        <w:tc>
          <w:tcPr>
            <w:tcW w:w="1805" w:type="dxa"/>
            <w:tcBorders>
              <w:top w:val="single" w:sz="4" w:space="0" w:color="auto"/>
              <w:left w:val="nil"/>
              <w:bottom w:val="single" w:sz="4" w:space="0" w:color="auto"/>
              <w:right w:val="nil"/>
            </w:tcBorders>
            <w:shd w:val="clear" w:color="auto" w:fill="auto"/>
            <w:noWrap/>
            <w:hideMark/>
          </w:tcPr>
          <w:p w14:paraId="78AEC470" w14:textId="2B6D85CA" w:rsidR="00E40265" w:rsidRPr="00E40265" w:rsidRDefault="00E40265" w:rsidP="008277EA">
            <w:pPr>
              <w:pStyle w:val="KeinLeerraum"/>
              <w:jc w:val="center"/>
              <w:rPr>
                <w:noProof/>
                <w:sz w:val="18"/>
                <w:szCs w:val="18"/>
                <w:lang w:val="en-US"/>
              </w:rPr>
            </w:pPr>
            <w:r w:rsidRPr="00042565">
              <w:rPr>
                <w:noProof/>
                <w:sz w:val="18"/>
                <w:szCs w:val="18"/>
                <w:lang w:val="en-US"/>
              </w:rPr>
              <w:t xml:space="preserve">Number of countries </w:t>
            </w:r>
            <w:r w:rsidR="00042565" w:rsidRPr="00042565">
              <w:rPr>
                <w:noProof/>
                <w:sz w:val="18"/>
                <w:szCs w:val="18"/>
                <w:lang w:val="en-US"/>
              </w:rPr>
              <w:t>using th</w:t>
            </w:r>
            <w:r w:rsidR="00042565">
              <w:rPr>
                <w:noProof/>
                <w:sz w:val="18"/>
                <w:szCs w:val="18"/>
                <w:lang w:val="en-US"/>
              </w:rPr>
              <w:t>e variable for the model</w:t>
            </w:r>
          </w:p>
        </w:tc>
        <w:tc>
          <w:tcPr>
            <w:tcW w:w="146" w:type="dxa"/>
            <w:vAlign w:val="center"/>
            <w:hideMark/>
          </w:tcPr>
          <w:p w14:paraId="644C0C32" w14:textId="77777777" w:rsidR="00E40265" w:rsidRPr="00E40265" w:rsidRDefault="00E40265" w:rsidP="00E40265">
            <w:pPr>
              <w:pStyle w:val="KeinLeerraum"/>
              <w:rPr>
                <w:noProof/>
                <w:sz w:val="18"/>
                <w:szCs w:val="18"/>
                <w:lang w:val="en-US"/>
              </w:rPr>
            </w:pPr>
          </w:p>
        </w:tc>
        <w:tc>
          <w:tcPr>
            <w:tcW w:w="146" w:type="dxa"/>
            <w:vAlign w:val="center"/>
            <w:hideMark/>
          </w:tcPr>
          <w:p w14:paraId="547CBAD2" w14:textId="77777777" w:rsidR="00E40265" w:rsidRPr="00E40265" w:rsidRDefault="00E40265" w:rsidP="00E40265">
            <w:pPr>
              <w:pStyle w:val="KeinLeerraum"/>
              <w:rPr>
                <w:noProof/>
                <w:sz w:val="18"/>
                <w:szCs w:val="18"/>
                <w:lang w:val="en-US"/>
              </w:rPr>
            </w:pPr>
          </w:p>
        </w:tc>
      </w:tr>
      <w:tr w:rsidR="00E40265" w:rsidRPr="008277EA" w14:paraId="2B55E0CE" w14:textId="77777777" w:rsidTr="008277EA">
        <w:trPr>
          <w:trHeight w:val="290"/>
        </w:trPr>
        <w:tc>
          <w:tcPr>
            <w:tcW w:w="2750" w:type="dxa"/>
            <w:tcBorders>
              <w:top w:val="single" w:sz="4" w:space="0" w:color="auto"/>
              <w:left w:val="nil"/>
              <w:bottom w:val="nil"/>
              <w:right w:val="nil"/>
            </w:tcBorders>
            <w:shd w:val="clear" w:color="auto" w:fill="auto"/>
            <w:noWrap/>
            <w:vAlign w:val="bottom"/>
            <w:hideMark/>
          </w:tcPr>
          <w:p w14:paraId="416942B6" w14:textId="77777777" w:rsidR="00E40265" w:rsidRPr="00E40265" w:rsidRDefault="00E40265" w:rsidP="00E40265">
            <w:pPr>
              <w:pStyle w:val="KeinLeerraum"/>
              <w:rPr>
                <w:noProof/>
                <w:sz w:val="18"/>
                <w:szCs w:val="18"/>
                <w:lang w:val="de-CH"/>
              </w:rPr>
            </w:pPr>
            <w:r w:rsidRPr="00E40265">
              <w:rPr>
                <w:noProof/>
                <w:sz w:val="18"/>
                <w:szCs w:val="18"/>
                <w:lang w:val="de-CH"/>
              </w:rPr>
              <w:t>member_all_HH</w:t>
            </w:r>
          </w:p>
        </w:tc>
        <w:tc>
          <w:tcPr>
            <w:tcW w:w="5808" w:type="dxa"/>
            <w:tcBorders>
              <w:top w:val="single" w:sz="4" w:space="0" w:color="auto"/>
              <w:left w:val="nil"/>
              <w:bottom w:val="nil"/>
              <w:right w:val="nil"/>
            </w:tcBorders>
            <w:shd w:val="clear" w:color="auto" w:fill="auto"/>
            <w:noWrap/>
            <w:vAlign w:val="bottom"/>
            <w:hideMark/>
          </w:tcPr>
          <w:p w14:paraId="7E310A11" w14:textId="77777777" w:rsidR="00E40265" w:rsidRPr="00E40265" w:rsidRDefault="00E40265" w:rsidP="00E40265">
            <w:pPr>
              <w:pStyle w:val="KeinLeerraum"/>
              <w:rPr>
                <w:noProof/>
                <w:sz w:val="18"/>
                <w:szCs w:val="18"/>
                <w:lang w:val="en-US"/>
              </w:rPr>
            </w:pPr>
            <w:r w:rsidRPr="00E40265">
              <w:rPr>
                <w:noProof/>
                <w:sz w:val="18"/>
                <w:szCs w:val="18"/>
                <w:lang w:val="en-US"/>
              </w:rPr>
              <w:t>Number of household members (standardized with Z-score normalization)</w:t>
            </w:r>
          </w:p>
        </w:tc>
        <w:tc>
          <w:tcPr>
            <w:tcW w:w="1805" w:type="dxa"/>
            <w:tcBorders>
              <w:top w:val="single" w:sz="4" w:space="0" w:color="auto"/>
              <w:left w:val="nil"/>
              <w:bottom w:val="nil"/>
              <w:right w:val="nil"/>
            </w:tcBorders>
            <w:shd w:val="clear" w:color="auto" w:fill="auto"/>
            <w:noWrap/>
            <w:vAlign w:val="bottom"/>
          </w:tcPr>
          <w:p w14:paraId="3A5C3918" w14:textId="0D34BF05" w:rsidR="00E40265" w:rsidRPr="00E40265" w:rsidRDefault="00E40265" w:rsidP="00E40265">
            <w:pPr>
              <w:pStyle w:val="KeinLeerraum"/>
              <w:rPr>
                <w:noProof/>
                <w:sz w:val="18"/>
                <w:szCs w:val="18"/>
                <w:lang w:val="en-US"/>
              </w:rPr>
            </w:pPr>
          </w:p>
        </w:tc>
        <w:tc>
          <w:tcPr>
            <w:tcW w:w="146" w:type="dxa"/>
            <w:vAlign w:val="center"/>
            <w:hideMark/>
          </w:tcPr>
          <w:p w14:paraId="4F2C7A24" w14:textId="77777777" w:rsidR="00E40265" w:rsidRPr="00E40265" w:rsidRDefault="00E40265" w:rsidP="00E40265">
            <w:pPr>
              <w:pStyle w:val="KeinLeerraum"/>
              <w:rPr>
                <w:noProof/>
                <w:sz w:val="18"/>
                <w:szCs w:val="18"/>
                <w:lang w:val="en-US"/>
              </w:rPr>
            </w:pPr>
          </w:p>
        </w:tc>
        <w:tc>
          <w:tcPr>
            <w:tcW w:w="146" w:type="dxa"/>
            <w:vAlign w:val="center"/>
            <w:hideMark/>
          </w:tcPr>
          <w:p w14:paraId="78568C6B" w14:textId="77777777" w:rsidR="00E40265" w:rsidRPr="00E40265" w:rsidRDefault="00E40265" w:rsidP="00E40265">
            <w:pPr>
              <w:pStyle w:val="KeinLeerraum"/>
              <w:rPr>
                <w:noProof/>
                <w:sz w:val="18"/>
                <w:szCs w:val="18"/>
                <w:lang w:val="en-US"/>
              </w:rPr>
            </w:pPr>
          </w:p>
        </w:tc>
      </w:tr>
      <w:tr w:rsidR="00E40265" w:rsidRPr="008277EA" w14:paraId="5D1152DF" w14:textId="77777777" w:rsidTr="008277EA">
        <w:trPr>
          <w:trHeight w:val="290"/>
        </w:trPr>
        <w:tc>
          <w:tcPr>
            <w:tcW w:w="2750" w:type="dxa"/>
            <w:tcBorders>
              <w:top w:val="nil"/>
              <w:left w:val="nil"/>
              <w:bottom w:val="nil"/>
              <w:right w:val="nil"/>
            </w:tcBorders>
            <w:shd w:val="clear" w:color="auto" w:fill="auto"/>
            <w:noWrap/>
            <w:vAlign w:val="bottom"/>
            <w:hideMark/>
          </w:tcPr>
          <w:p w14:paraId="189E0319" w14:textId="77777777" w:rsidR="00E40265" w:rsidRPr="00E40265" w:rsidRDefault="00E40265" w:rsidP="00E40265">
            <w:pPr>
              <w:pStyle w:val="KeinLeerraum"/>
              <w:rPr>
                <w:noProof/>
                <w:sz w:val="18"/>
                <w:szCs w:val="18"/>
                <w:lang w:val="de-CH"/>
              </w:rPr>
            </w:pPr>
            <w:r w:rsidRPr="00E40265">
              <w:rPr>
                <w:noProof/>
                <w:sz w:val="18"/>
                <w:szCs w:val="18"/>
                <w:lang w:val="de-CH"/>
              </w:rPr>
              <w:t>member_women_HH</w:t>
            </w:r>
          </w:p>
        </w:tc>
        <w:tc>
          <w:tcPr>
            <w:tcW w:w="5808" w:type="dxa"/>
            <w:tcBorders>
              <w:top w:val="nil"/>
              <w:left w:val="nil"/>
              <w:bottom w:val="nil"/>
              <w:right w:val="nil"/>
            </w:tcBorders>
            <w:shd w:val="clear" w:color="auto" w:fill="auto"/>
            <w:noWrap/>
            <w:vAlign w:val="bottom"/>
            <w:hideMark/>
          </w:tcPr>
          <w:p w14:paraId="00E99BC5" w14:textId="77777777" w:rsidR="00E40265" w:rsidRPr="00E40265" w:rsidRDefault="00E40265" w:rsidP="00E40265">
            <w:pPr>
              <w:pStyle w:val="KeinLeerraum"/>
              <w:rPr>
                <w:noProof/>
                <w:sz w:val="18"/>
                <w:szCs w:val="18"/>
                <w:lang w:val="en-US"/>
              </w:rPr>
            </w:pPr>
            <w:r w:rsidRPr="00E40265">
              <w:rPr>
                <w:noProof/>
                <w:sz w:val="18"/>
                <w:szCs w:val="18"/>
                <w:lang w:val="en-US"/>
              </w:rPr>
              <w:t>Number of eligible women in household (standardized with Z-score normalization)</w:t>
            </w:r>
          </w:p>
        </w:tc>
        <w:tc>
          <w:tcPr>
            <w:tcW w:w="1805" w:type="dxa"/>
            <w:tcBorders>
              <w:top w:val="nil"/>
              <w:left w:val="nil"/>
              <w:bottom w:val="nil"/>
              <w:right w:val="nil"/>
            </w:tcBorders>
            <w:shd w:val="clear" w:color="auto" w:fill="auto"/>
            <w:noWrap/>
            <w:vAlign w:val="bottom"/>
          </w:tcPr>
          <w:p w14:paraId="1D098533" w14:textId="3B90DB17" w:rsidR="00E40265" w:rsidRPr="00E40265" w:rsidRDefault="00E40265" w:rsidP="00E40265">
            <w:pPr>
              <w:pStyle w:val="KeinLeerraum"/>
              <w:rPr>
                <w:noProof/>
                <w:sz w:val="18"/>
                <w:szCs w:val="18"/>
                <w:lang w:val="en-US"/>
              </w:rPr>
            </w:pPr>
          </w:p>
        </w:tc>
        <w:tc>
          <w:tcPr>
            <w:tcW w:w="146" w:type="dxa"/>
            <w:vAlign w:val="center"/>
            <w:hideMark/>
          </w:tcPr>
          <w:p w14:paraId="0481D02C" w14:textId="77777777" w:rsidR="00E40265" w:rsidRPr="00E40265" w:rsidRDefault="00E40265" w:rsidP="00E40265">
            <w:pPr>
              <w:pStyle w:val="KeinLeerraum"/>
              <w:rPr>
                <w:noProof/>
                <w:sz w:val="18"/>
                <w:szCs w:val="18"/>
                <w:lang w:val="en-US"/>
              </w:rPr>
            </w:pPr>
          </w:p>
        </w:tc>
        <w:tc>
          <w:tcPr>
            <w:tcW w:w="146" w:type="dxa"/>
            <w:vAlign w:val="center"/>
            <w:hideMark/>
          </w:tcPr>
          <w:p w14:paraId="031BD043" w14:textId="77777777" w:rsidR="00E40265" w:rsidRPr="00E40265" w:rsidRDefault="00E40265" w:rsidP="00E40265">
            <w:pPr>
              <w:pStyle w:val="KeinLeerraum"/>
              <w:rPr>
                <w:noProof/>
                <w:sz w:val="18"/>
                <w:szCs w:val="18"/>
                <w:lang w:val="en-US"/>
              </w:rPr>
            </w:pPr>
          </w:p>
        </w:tc>
      </w:tr>
      <w:tr w:rsidR="00E40265" w:rsidRPr="008277EA" w14:paraId="7491190D" w14:textId="77777777" w:rsidTr="008277EA">
        <w:trPr>
          <w:trHeight w:val="290"/>
        </w:trPr>
        <w:tc>
          <w:tcPr>
            <w:tcW w:w="2750" w:type="dxa"/>
            <w:tcBorders>
              <w:top w:val="nil"/>
              <w:left w:val="nil"/>
              <w:bottom w:val="nil"/>
              <w:right w:val="nil"/>
            </w:tcBorders>
            <w:shd w:val="clear" w:color="auto" w:fill="auto"/>
            <w:noWrap/>
            <w:vAlign w:val="bottom"/>
            <w:hideMark/>
          </w:tcPr>
          <w:p w14:paraId="7CA523DE" w14:textId="77777777" w:rsidR="00E40265" w:rsidRPr="00E40265" w:rsidRDefault="00E40265" w:rsidP="00E40265">
            <w:pPr>
              <w:pStyle w:val="KeinLeerraum"/>
              <w:rPr>
                <w:noProof/>
                <w:sz w:val="18"/>
                <w:szCs w:val="18"/>
                <w:lang w:val="de-CH"/>
              </w:rPr>
            </w:pPr>
            <w:r w:rsidRPr="00E40265">
              <w:rPr>
                <w:noProof/>
                <w:sz w:val="18"/>
                <w:szCs w:val="18"/>
                <w:lang w:val="de-CH"/>
              </w:rPr>
              <w:t>member_men_HH</w:t>
            </w:r>
          </w:p>
        </w:tc>
        <w:tc>
          <w:tcPr>
            <w:tcW w:w="5808" w:type="dxa"/>
            <w:tcBorders>
              <w:top w:val="nil"/>
              <w:left w:val="nil"/>
              <w:bottom w:val="nil"/>
              <w:right w:val="nil"/>
            </w:tcBorders>
            <w:shd w:val="clear" w:color="auto" w:fill="auto"/>
            <w:noWrap/>
            <w:vAlign w:val="bottom"/>
            <w:hideMark/>
          </w:tcPr>
          <w:p w14:paraId="665DF58E" w14:textId="77777777" w:rsidR="00E40265" w:rsidRPr="00E40265" w:rsidRDefault="00E40265" w:rsidP="00E40265">
            <w:pPr>
              <w:pStyle w:val="KeinLeerraum"/>
              <w:rPr>
                <w:noProof/>
                <w:sz w:val="18"/>
                <w:szCs w:val="18"/>
                <w:lang w:val="en-US"/>
              </w:rPr>
            </w:pPr>
            <w:r w:rsidRPr="00E40265">
              <w:rPr>
                <w:noProof/>
                <w:sz w:val="18"/>
                <w:szCs w:val="18"/>
                <w:lang w:val="en-US"/>
              </w:rPr>
              <w:t>Number of eligible men in household (standardized with Z-score normalization)</w:t>
            </w:r>
          </w:p>
        </w:tc>
        <w:tc>
          <w:tcPr>
            <w:tcW w:w="1805" w:type="dxa"/>
            <w:tcBorders>
              <w:top w:val="nil"/>
              <w:left w:val="nil"/>
              <w:bottom w:val="nil"/>
              <w:right w:val="nil"/>
            </w:tcBorders>
            <w:shd w:val="clear" w:color="auto" w:fill="auto"/>
            <w:noWrap/>
            <w:vAlign w:val="bottom"/>
          </w:tcPr>
          <w:p w14:paraId="3DA236CE" w14:textId="3F31C4A4" w:rsidR="00E40265" w:rsidRPr="00E40265" w:rsidRDefault="00E40265" w:rsidP="00E40265">
            <w:pPr>
              <w:pStyle w:val="KeinLeerraum"/>
              <w:rPr>
                <w:noProof/>
                <w:sz w:val="18"/>
                <w:szCs w:val="18"/>
                <w:lang w:val="en-US"/>
              </w:rPr>
            </w:pPr>
          </w:p>
        </w:tc>
        <w:tc>
          <w:tcPr>
            <w:tcW w:w="146" w:type="dxa"/>
            <w:vAlign w:val="center"/>
            <w:hideMark/>
          </w:tcPr>
          <w:p w14:paraId="68AF8FB7" w14:textId="77777777" w:rsidR="00E40265" w:rsidRPr="00E40265" w:rsidRDefault="00E40265" w:rsidP="00E40265">
            <w:pPr>
              <w:pStyle w:val="KeinLeerraum"/>
              <w:rPr>
                <w:noProof/>
                <w:sz w:val="18"/>
                <w:szCs w:val="18"/>
                <w:lang w:val="en-US"/>
              </w:rPr>
            </w:pPr>
          </w:p>
        </w:tc>
        <w:tc>
          <w:tcPr>
            <w:tcW w:w="146" w:type="dxa"/>
            <w:vAlign w:val="center"/>
            <w:hideMark/>
          </w:tcPr>
          <w:p w14:paraId="322946E2" w14:textId="77777777" w:rsidR="00E40265" w:rsidRPr="00E40265" w:rsidRDefault="00E40265" w:rsidP="00E40265">
            <w:pPr>
              <w:pStyle w:val="KeinLeerraum"/>
              <w:rPr>
                <w:noProof/>
                <w:sz w:val="18"/>
                <w:szCs w:val="18"/>
                <w:lang w:val="en-US"/>
              </w:rPr>
            </w:pPr>
          </w:p>
        </w:tc>
      </w:tr>
      <w:tr w:rsidR="00E40265" w:rsidRPr="008277EA" w14:paraId="723F27C9" w14:textId="77777777" w:rsidTr="008277EA">
        <w:trPr>
          <w:trHeight w:val="290"/>
        </w:trPr>
        <w:tc>
          <w:tcPr>
            <w:tcW w:w="2750" w:type="dxa"/>
            <w:tcBorders>
              <w:top w:val="nil"/>
              <w:left w:val="nil"/>
              <w:bottom w:val="nil"/>
              <w:right w:val="nil"/>
            </w:tcBorders>
            <w:shd w:val="clear" w:color="auto" w:fill="auto"/>
            <w:noWrap/>
            <w:vAlign w:val="bottom"/>
            <w:hideMark/>
          </w:tcPr>
          <w:p w14:paraId="7D7AF677" w14:textId="77777777" w:rsidR="00E40265" w:rsidRPr="00E40265" w:rsidRDefault="00E40265" w:rsidP="00E40265">
            <w:pPr>
              <w:pStyle w:val="KeinLeerraum"/>
              <w:rPr>
                <w:noProof/>
                <w:sz w:val="18"/>
                <w:szCs w:val="18"/>
                <w:lang w:val="de-CH"/>
              </w:rPr>
            </w:pPr>
            <w:r w:rsidRPr="00E40265">
              <w:rPr>
                <w:noProof/>
                <w:sz w:val="18"/>
                <w:szCs w:val="18"/>
                <w:lang w:val="de-CH"/>
              </w:rPr>
              <w:t>member_child_under_5</w:t>
            </w:r>
          </w:p>
        </w:tc>
        <w:tc>
          <w:tcPr>
            <w:tcW w:w="5808" w:type="dxa"/>
            <w:tcBorders>
              <w:top w:val="nil"/>
              <w:left w:val="nil"/>
              <w:bottom w:val="nil"/>
              <w:right w:val="nil"/>
            </w:tcBorders>
            <w:shd w:val="clear" w:color="auto" w:fill="auto"/>
            <w:noWrap/>
            <w:vAlign w:val="bottom"/>
            <w:hideMark/>
          </w:tcPr>
          <w:p w14:paraId="714E1F0D" w14:textId="77777777" w:rsidR="00E40265" w:rsidRPr="00E40265" w:rsidRDefault="00E40265" w:rsidP="00E40265">
            <w:pPr>
              <w:pStyle w:val="KeinLeerraum"/>
              <w:rPr>
                <w:noProof/>
                <w:sz w:val="18"/>
                <w:szCs w:val="18"/>
                <w:lang w:val="en-US"/>
              </w:rPr>
            </w:pPr>
            <w:r w:rsidRPr="00E40265">
              <w:rPr>
                <w:noProof/>
                <w:sz w:val="18"/>
                <w:szCs w:val="18"/>
                <w:lang w:val="en-US"/>
              </w:rPr>
              <w:t>Number of household members &lt;5 (standardized with Z-score normalization)</w:t>
            </w:r>
          </w:p>
        </w:tc>
        <w:tc>
          <w:tcPr>
            <w:tcW w:w="1805" w:type="dxa"/>
            <w:tcBorders>
              <w:top w:val="nil"/>
              <w:left w:val="nil"/>
              <w:bottom w:val="nil"/>
              <w:right w:val="nil"/>
            </w:tcBorders>
            <w:shd w:val="clear" w:color="auto" w:fill="auto"/>
            <w:noWrap/>
            <w:vAlign w:val="bottom"/>
          </w:tcPr>
          <w:p w14:paraId="5D0A1E3F" w14:textId="7351A5C3" w:rsidR="00E40265" w:rsidRPr="00E40265" w:rsidRDefault="00E40265" w:rsidP="00E40265">
            <w:pPr>
              <w:pStyle w:val="KeinLeerraum"/>
              <w:rPr>
                <w:noProof/>
                <w:sz w:val="18"/>
                <w:szCs w:val="18"/>
                <w:lang w:val="en-US"/>
              </w:rPr>
            </w:pPr>
          </w:p>
        </w:tc>
        <w:tc>
          <w:tcPr>
            <w:tcW w:w="146" w:type="dxa"/>
            <w:vAlign w:val="center"/>
            <w:hideMark/>
          </w:tcPr>
          <w:p w14:paraId="2A940761" w14:textId="77777777" w:rsidR="00E40265" w:rsidRPr="00E40265" w:rsidRDefault="00E40265" w:rsidP="00E40265">
            <w:pPr>
              <w:pStyle w:val="KeinLeerraum"/>
              <w:rPr>
                <w:noProof/>
                <w:sz w:val="18"/>
                <w:szCs w:val="18"/>
                <w:lang w:val="en-US"/>
              </w:rPr>
            </w:pPr>
          </w:p>
        </w:tc>
        <w:tc>
          <w:tcPr>
            <w:tcW w:w="146" w:type="dxa"/>
            <w:vAlign w:val="center"/>
            <w:hideMark/>
          </w:tcPr>
          <w:p w14:paraId="0BEBDB0D" w14:textId="77777777" w:rsidR="00E40265" w:rsidRPr="00E40265" w:rsidRDefault="00E40265" w:rsidP="00E40265">
            <w:pPr>
              <w:pStyle w:val="KeinLeerraum"/>
              <w:rPr>
                <w:noProof/>
                <w:sz w:val="18"/>
                <w:szCs w:val="18"/>
                <w:lang w:val="en-US"/>
              </w:rPr>
            </w:pPr>
          </w:p>
        </w:tc>
      </w:tr>
      <w:tr w:rsidR="00E40265" w:rsidRPr="00E40265" w14:paraId="521B78A1" w14:textId="77777777" w:rsidTr="008277EA">
        <w:trPr>
          <w:trHeight w:val="290"/>
        </w:trPr>
        <w:tc>
          <w:tcPr>
            <w:tcW w:w="2750" w:type="dxa"/>
            <w:tcBorders>
              <w:top w:val="nil"/>
              <w:left w:val="nil"/>
              <w:bottom w:val="nil"/>
              <w:right w:val="nil"/>
            </w:tcBorders>
            <w:shd w:val="clear" w:color="auto" w:fill="auto"/>
            <w:noWrap/>
            <w:vAlign w:val="bottom"/>
            <w:hideMark/>
          </w:tcPr>
          <w:p w14:paraId="7BE62E58" w14:textId="77777777" w:rsidR="00E40265" w:rsidRPr="00E40265" w:rsidRDefault="00E40265" w:rsidP="00E40265">
            <w:pPr>
              <w:pStyle w:val="KeinLeerraum"/>
              <w:rPr>
                <w:noProof/>
                <w:sz w:val="18"/>
                <w:szCs w:val="18"/>
                <w:lang w:val="de-CH"/>
              </w:rPr>
            </w:pPr>
            <w:r w:rsidRPr="00E40265">
              <w:rPr>
                <w:noProof/>
                <w:sz w:val="18"/>
                <w:szCs w:val="18"/>
                <w:lang w:val="de-CH"/>
              </w:rPr>
              <w:t>region</w:t>
            </w:r>
          </w:p>
        </w:tc>
        <w:tc>
          <w:tcPr>
            <w:tcW w:w="5808" w:type="dxa"/>
            <w:tcBorders>
              <w:top w:val="nil"/>
              <w:left w:val="nil"/>
              <w:bottom w:val="nil"/>
              <w:right w:val="nil"/>
            </w:tcBorders>
            <w:shd w:val="clear" w:color="auto" w:fill="auto"/>
            <w:noWrap/>
            <w:vAlign w:val="bottom"/>
            <w:hideMark/>
          </w:tcPr>
          <w:p w14:paraId="488CEE90" w14:textId="77777777" w:rsidR="00E40265" w:rsidRPr="00E40265" w:rsidRDefault="00E40265" w:rsidP="00E40265">
            <w:pPr>
              <w:pStyle w:val="KeinLeerraum"/>
              <w:rPr>
                <w:noProof/>
                <w:sz w:val="18"/>
                <w:szCs w:val="18"/>
                <w:lang w:val="de-CH"/>
              </w:rPr>
            </w:pPr>
            <w:r w:rsidRPr="00E40265">
              <w:rPr>
                <w:noProof/>
                <w:sz w:val="18"/>
                <w:szCs w:val="18"/>
                <w:lang w:val="de-CH"/>
              </w:rPr>
              <w:t>category, Region</w:t>
            </w:r>
          </w:p>
        </w:tc>
        <w:tc>
          <w:tcPr>
            <w:tcW w:w="1805" w:type="dxa"/>
            <w:tcBorders>
              <w:top w:val="nil"/>
              <w:left w:val="nil"/>
              <w:bottom w:val="nil"/>
              <w:right w:val="nil"/>
            </w:tcBorders>
            <w:shd w:val="clear" w:color="auto" w:fill="auto"/>
            <w:noWrap/>
            <w:vAlign w:val="bottom"/>
          </w:tcPr>
          <w:p w14:paraId="61A8E93F" w14:textId="1E51100B" w:rsidR="00E40265" w:rsidRPr="00E40265" w:rsidRDefault="00E40265" w:rsidP="00E40265">
            <w:pPr>
              <w:pStyle w:val="KeinLeerraum"/>
              <w:rPr>
                <w:noProof/>
                <w:sz w:val="18"/>
                <w:szCs w:val="18"/>
                <w:lang w:val="de-CH"/>
              </w:rPr>
            </w:pPr>
          </w:p>
        </w:tc>
        <w:tc>
          <w:tcPr>
            <w:tcW w:w="146" w:type="dxa"/>
            <w:vAlign w:val="center"/>
            <w:hideMark/>
          </w:tcPr>
          <w:p w14:paraId="7AAD9B0F" w14:textId="77777777" w:rsidR="00E40265" w:rsidRPr="00E40265" w:rsidRDefault="00E40265" w:rsidP="00E40265">
            <w:pPr>
              <w:pStyle w:val="KeinLeerraum"/>
              <w:rPr>
                <w:noProof/>
                <w:sz w:val="18"/>
                <w:szCs w:val="18"/>
                <w:lang w:val="de-CH"/>
              </w:rPr>
            </w:pPr>
          </w:p>
        </w:tc>
        <w:tc>
          <w:tcPr>
            <w:tcW w:w="146" w:type="dxa"/>
            <w:vAlign w:val="center"/>
            <w:hideMark/>
          </w:tcPr>
          <w:p w14:paraId="71227626" w14:textId="77777777" w:rsidR="00E40265" w:rsidRPr="00E40265" w:rsidRDefault="00E40265" w:rsidP="00E40265">
            <w:pPr>
              <w:pStyle w:val="KeinLeerraum"/>
              <w:rPr>
                <w:noProof/>
                <w:sz w:val="18"/>
                <w:szCs w:val="18"/>
                <w:lang w:val="de-CH"/>
              </w:rPr>
            </w:pPr>
          </w:p>
        </w:tc>
      </w:tr>
      <w:tr w:rsidR="00E40265" w:rsidRPr="008277EA" w14:paraId="5F21C9F7" w14:textId="77777777" w:rsidTr="008277EA">
        <w:trPr>
          <w:trHeight w:val="290"/>
        </w:trPr>
        <w:tc>
          <w:tcPr>
            <w:tcW w:w="2750" w:type="dxa"/>
            <w:tcBorders>
              <w:top w:val="nil"/>
              <w:left w:val="nil"/>
              <w:bottom w:val="nil"/>
              <w:right w:val="nil"/>
            </w:tcBorders>
            <w:shd w:val="clear" w:color="auto" w:fill="auto"/>
            <w:noWrap/>
            <w:vAlign w:val="bottom"/>
            <w:hideMark/>
          </w:tcPr>
          <w:p w14:paraId="02EF96D4" w14:textId="77777777" w:rsidR="00E40265" w:rsidRPr="00E40265" w:rsidRDefault="00E40265" w:rsidP="00E40265">
            <w:pPr>
              <w:pStyle w:val="KeinLeerraum"/>
              <w:rPr>
                <w:noProof/>
                <w:sz w:val="18"/>
                <w:szCs w:val="18"/>
                <w:lang w:val="de-CH"/>
              </w:rPr>
            </w:pPr>
            <w:r w:rsidRPr="00E40265">
              <w:rPr>
                <w:noProof/>
                <w:sz w:val="18"/>
                <w:szCs w:val="18"/>
                <w:lang w:val="de-CH"/>
              </w:rPr>
              <w:t>rural</w:t>
            </w:r>
          </w:p>
        </w:tc>
        <w:tc>
          <w:tcPr>
            <w:tcW w:w="5808" w:type="dxa"/>
            <w:tcBorders>
              <w:top w:val="nil"/>
              <w:left w:val="nil"/>
              <w:bottom w:val="nil"/>
              <w:right w:val="nil"/>
            </w:tcBorders>
            <w:shd w:val="clear" w:color="auto" w:fill="auto"/>
            <w:noWrap/>
            <w:vAlign w:val="bottom"/>
            <w:hideMark/>
          </w:tcPr>
          <w:p w14:paraId="3C79EA6E" w14:textId="77777777" w:rsidR="00E40265" w:rsidRPr="00E40265" w:rsidRDefault="00E40265" w:rsidP="00E40265">
            <w:pPr>
              <w:pStyle w:val="KeinLeerraum"/>
              <w:rPr>
                <w:noProof/>
                <w:sz w:val="18"/>
                <w:szCs w:val="18"/>
                <w:lang w:val="en-US"/>
              </w:rPr>
            </w:pPr>
            <w:r w:rsidRPr="00E40265">
              <w:rPr>
                <w:noProof/>
                <w:sz w:val="18"/>
                <w:szCs w:val="18"/>
                <w:lang w:val="en-US"/>
              </w:rPr>
              <w:t>binary, 1 if rural place of residence</w:t>
            </w:r>
          </w:p>
        </w:tc>
        <w:tc>
          <w:tcPr>
            <w:tcW w:w="1805" w:type="dxa"/>
            <w:tcBorders>
              <w:top w:val="nil"/>
              <w:left w:val="nil"/>
              <w:bottom w:val="nil"/>
              <w:right w:val="nil"/>
            </w:tcBorders>
            <w:shd w:val="clear" w:color="auto" w:fill="auto"/>
            <w:noWrap/>
            <w:vAlign w:val="bottom"/>
          </w:tcPr>
          <w:p w14:paraId="2C234645" w14:textId="26E1468C" w:rsidR="00E40265" w:rsidRPr="00E40265" w:rsidRDefault="00E40265" w:rsidP="00E40265">
            <w:pPr>
              <w:pStyle w:val="KeinLeerraum"/>
              <w:rPr>
                <w:noProof/>
                <w:sz w:val="18"/>
                <w:szCs w:val="18"/>
                <w:lang w:val="en-US"/>
              </w:rPr>
            </w:pPr>
          </w:p>
        </w:tc>
        <w:tc>
          <w:tcPr>
            <w:tcW w:w="146" w:type="dxa"/>
            <w:vAlign w:val="center"/>
            <w:hideMark/>
          </w:tcPr>
          <w:p w14:paraId="4F6F83B6" w14:textId="77777777" w:rsidR="00E40265" w:rsidRPr="00E40265" w:rsidRDefault="00E40265" w:rsidP="00E40265">
            <w:pPr>
              <w:pStyle w:val="KeinLeerraum"/>
              <w:rPr>
                <w:noProof/>
                <w:sz w:val="18"/>
                <w:szCs w:val="18"/>
                <w:lang w:val="en-US"/>
              </w:rPr>
            </w:pPr>
          </w:p>
        </w:tc>
        <w:tc>
          <w:tcPr>
            <w:tcW w:w="146" w:type="dxa"/>
            <w:vAlign w:val="center"/>
            <w:hideMark/>
          </w:tcPr>
          <w:p w14:paraId="041CC798" w14:textId="77777777" w:rsidR="00E40265" w:rsidRPr="00E40265" w:rsidRDefault="00E40265" w:rsidP="00E40265">
            <w:pPr>
              <w:pStyle w:val="KeinLeerraum"/>
              <w:rPr>
                <w:noProof/>
                <w:sz w:val="18"/>
                <w:szCs w:val="18"/>
                <w:lang w:val="en-US"/>
              </w:rPr>
            </w:pPr>
          </w:p>
        </w:tc>
      </w:tr>
      <w:tr w:rsidR="00E40265" w:rsidRPr="008277EA" w14:paraId="288123E7" w14:textId="77777777" w:rsidTr="008277EA">
        <w:trPr>
          <w:trHeight w:val="290"/>
        </w:trPr>
        <w:tc>
          <w:tcPr>
            <w:tcW w:w="2750" w:type="dxa"/>
            <w:tcBorders>
              <w:top w:val="nil"/>
              <w:left w:val="nil"/>
              <w:bottom w:val="nil"/>
              <w:right w:val="nil"/>
            </w:tcBorders>
            <w:shd w:val="clear" w:color="auto" w:fill="auto"/>
            <w:noWrap/>
            <w:vAlign w:val="bottom"/>
            <w:hideMark/>
          </w:tcPr>
          <w:p w14:paraId="2E4DE7F7" w14:textId="77777777" w:rsidR="00E40265" w:rsidRPr="00E40265" w:rsidRDefault="00E40265" w:rsidP="00E40265">
            <w:pPr>
              <w:pStyle w:val="KeinLeerraum"/>
              <w:rPr>
                <w:noProof/>
                <w:sz w:val="18"/>
                <w:szCs w:val="18"/>
                <w:lang w:val="de-CH"/>
              </w:rPr>
            </w:pPr>
            <w:r w:rsidRPr="00E40265">
              <w:rPr>
                <w:noProof/>
                <w:sz w:val="18"/>
                <w:szCs w:val="18"/>
                <w:lang w:val="de-CH"/>
              </w:rPr>
              <w:t>safe_drinking_water</w:t>
            </w:r>
          </w:p>
        </w:tc>
        <w:tc>
          <w:tcPr>
            <w:tcW w:w="5808" w:type="dxa"/>
            <w:tcBorders>
              <w:top w:val="nil"/>
              <w:left w:val="nil"/>
              <w:bottom w:val="nil"/>
              <w:right w:val="nil"/>
            </w:tcBorders>
            <w:shd w:val="clear" w:color="auto" w:fill="auto"/>
            <w:noWrap/>
            <w:vAlign w:val="bottom"/>
            <w:hideMark/>
          </w:tcPr>
          <w:p w14:paraId="7DC8C365" w14:textId="77777777" w:rsidR="00E40265" w:rsidRPr="00E40265" w:rsidRDefault="00E40265" w:rsidP="00E40265">
            <w:pPr>
              <w:pStyle w:val="KeinLeerraum"/>
              <w:rPr>
                <w:noProof/>
                <w:sz w:val="18"/>
                <w:szCs w:val="18"/>
                <w:lang w:val="en-US"/>
              </w:rPr>
            </w:pPr>
            <w:r w:rsidRPr="00E40265">
              <w:rPr>
                <w:noProof/>
                <w:sz w:val="18"/>
                <w:szCs w:val="18"/>
                <w:lang w:val="en-US"/>
              </w:rPr>
              <w:t>binary, 1 if safe drinking water source</w:t>
            </w:r>
          </w:p>
        </w:tc>
        <w:tc>
          <w:tcPr>
            <w:tcW w:w="1805" w:type="dxa"/>
            <w:tcBorders>
              <w:top w:val="nil"/>
              <w:left w:val="nil"/>
              <w:bottom w:val="nil"/>
              <w:right w:val="nil"/>
            </w:tcBorders>
            <w:shd w:val="clear" w:color="auto" w:fill="auto"/>
            <w:noWrap/>
            <w:vAlign w:val="bottom"/>
          </w:tcPr>
          <w:p w14:paraId="19FD03A3" w14:textId="2B5C2674" w:rsidR="00E40265" w:rsidRPr="00E40265" w:rsidRDefault="00E40265" w:rsidP="00E40265">
            <w:pPr>
              <w:pStyle w:val="KeinLeerraum"/>
              <w:rPr>
                <w:noProof/>
                <w:sz w:val="18"/>
                <w:szCs w:val="18"/>
                <w:lang w:val="en-US"/>
              </w:rPr>
            </w:pPr>
          </w:p>
        </w:tc>
        <w:tc>
          <w:tcPr>
            <w:tcW w:w="146" w:type="dxa"/>
            <w:vAlign w:val="center"/>
            <w:hideMark/>
          </w:tcPr>
          <w:p w14:paraId="6C927854" w14:textId="77777777" w:rsidR="00E40265" w:rsidRPr="00E40265" w:rsidRDefault="00E40265" w:rsidP="00E40265">
            <w:pPr>
              <w:pStyle w:val="KeinLeerraum"/>
              <w:rPr>
                <w:noProof/>
                <w:sz w:val="18"/>
                <w:szCs w:val="18"/>
                <w:lang w:val="en-US"/>
              </w:rPr>
            </w:pPr>
          </w:p>
        </w:tc>
        <w:tc>
          <w:tcPr>
            <w:tcW w:w="146" w:type="dxa"/>
            <w:vAlign w:val="center"/>
            <w:hideMark/>
          </w:tcPr>
          <w:p w14:paraId="4A1F2953" w14:textId="77777777" w:rsidR="00E40265" w:rsidRPr="00E40265" w:rsidRDefault="00E40265" w:rsidP="00E40265">
            <w:pPr>
              <w:pStyle w:val="KeinLeerraum"/>
              <w:rPr>
                <w:noProof/>
                <w:sz w:val="18"/>
                <w:szCs w:val="18"/>
                <w:lang w:val="en-US"/>
              </w:rPr>
            </w:pPr>
          </w:p>
        </w:tc>
      </w:tr>
      <w:tr w:rsidR="00E40265" w:rsidRPr="008277EA" w14:paraId="589A48FE" w14:textId="77777777" w:rsidTr="008277EA">
        <w:trPr>
          <w:trHeight w:val="290"/>
        </w:trPr>
        <w:tc>
          <w:tcPr>
            <w:tcW w:w="2750" w:type="dxa"/>
            <w:tcBorders>
              <w:top w:val="nil"/>
              <w:left w:val="nil"/>
              <w:bottom w:val="nil"/>
              <w:right w:val="nil"/>
            </w:tcBorders>
            <w:shd w:val="clear" w:color="auto" w:fill="auto"/>
            <w:noWrap/>
            <w:vAlign w:val="bottom"/>
            <w:hideMark/>
          </w:tcPr>
          <w:p w14:paraId="7D4B2B15" w14:textId="77777777" w:rsidR="00E40265" w:rsidRPr="00E40265" w:rsidRDefault="00E40265" w:rsidP="00E40265">
            <w:pPr>
              <w:pStyle w:val="KeinLeerraum"/>
              <w:rPr>
                <w:noProof/>
                <w:sz w:val="18"/>
                <w:szCs w:val="18"/>
                <w:lang w:val="de-CH"/>
              </w:rPr>
            </w:pPr>
            <w:r w:rsidRPr="00E40265">
              <w:rPr>
                <w:noProof/>
                <w:sz w:val="18"/>
                <w:szCs w:val="18"/>
                <w:lang w:val="de-CH"/>
              </w:rPr>
              <w:t>water_interrupted</w:t>
            </w:r>
          </w:p>
        </w:tc>
        <w:tc>
          <w:tcPr>
            <w:tcW w:w="5808" w:type="dxa"/>
            <w:tcBorders>
              <w:top w:val="nil"/>
              <w:left w:val="nil"/>
              <w:bottom w:val="nil"/>
              <w:right w:val="nil"/>
            </w:tcBorders>
            <w:shd w:val="clear" w:color="auto" w:fill="auto"/>
            <w:noWrap/>
            <w:vAlign w:val="bottom"/>
            <w:hideMark/>
          </w:tcPr>
          <w:p w14:paraId="47C0C07C" w14:textId="77777777" w:rsidR="00E40265" w:rsidRPr="00E40265" w:rsidRDefault="00E40265" w:rsidP="00E40265">
            <w:pPr>
              <w:pStyle w:val="KeinLeerraum"/>
              <w:rPr>
                <w:noProof/>
                <w:sz w:val="18"/>
                <w:szCs w:val="18"/>
                <w:lang w:val="en-US"/>
              </w:rPr>
            </w:pPr>
            <w:r w:rsidRPr="00E40265">
              <w:rPr>
                <w:noProof/>
                <w:sz w:val="18"/>
                <w:szCs w:val="18"/>
                <w:lang w:val="en-US"/>
              </w:rPr>
              <w:t>binary, 1 if water was interrupted for a full day or more</w:t>
            </w:r>
          </w:p>
        </w:tc>
        <w:tc>
          <w:tcPr>
            <w:tcW w:w="1805" w:type="dxa"/>
            <w:tcBorders>
              <w:top w:val="nil"/>
              <w:left w:val="nil"/>
              <w:bottom w:val="nil"/>
              <w:right w:val="nil"/>
            </w:tcBorders>
            <w:shd w:val="clear" w:color="auto" w:fill="auto"/>
            <w:noWrap/>
            <w:vAlign w:val="bottom"/>
          </w:tcPr>
          <w:p w14:paraId="48A538A0" w14:textId="093BEF75" w:rsidR="00E40265" w:rsidRPr="00E40265" w:rsidRDefault="00E40265" w:rsidP="00E40265">
            <w:pPr>
              <w:pStyle w:val="KeinLeerraum"/>
              <w:rPr>
                <w:noProof/>
                <w:sz w:val="18"/>
                <w:szCs w:val="18"/>
                <w:lang w:val="en-US"/>
              </w:rPr>
            </w:pPr>
          </w:p>
        </w:tc>
        <w:tc>
          <w:tcPr>
            <w:tcW w:w="146" w:type="dxa"/>
            <w:vAlign w:val="center"/>
            <w:hideMark/>
          </w:tcPr>
          <w:p w14:paraId="3D42B9E4" w14:textId="77777777" w:rsidR="00E40265" w:rsidRPr="00E40265" w:rsidRDefault="00E40265" w:rsidP="00E40265">
            <w:pPr>
              <w:pStyle w:val="KeinLeerraum"/>
              <w:rPr>
                <w:noProof/>
                <w:sz w:val="18"/>
                <w:szCs w:val="18"/>
                <w:lang w:val="en-US"/>
              </w:rPr>
            </w:pPr>
          </w:p>
        </w:tc>
        <w:tc>
          <w:tcPr>
            <w:tcW w:w="146" w:type="dxa"/>
            <w:vAlign w:val="center"/>
            <w:hideMark/>
          </w:tcPr>
          <w:p w14:paraId="43E23865" w14:textId="77777777" w:rsidR="00E40265" w:rsidRPr="00E40265" w:rsidRDefault="00E40265" w:rsidP="00E40265">
            <w:pPr>
              <w:pStyle w:val="KeinLeerraum"/>
              <w:rPr>
                <w:noProof/>
                <w:sz w:val="18"/>
                <w:szCs w:val="18"/>
                <w:lang w:val="en-US"/>
              </w:rPr>
            </w:pPr>
          </w:p>
        </w:tc>
      </w:tr>
      <w:tr w:rsidR="00E40265" w:rsidRPr="008277EA" w14:paraId="23410E68" w14:textId="77777777" w:rsidTr="008277EA">
        <w:trPr>
          <w:trHeight w:val="290"/>
        </w:trPr>
        <w:tc>
          <w:tcPr>
            <w:tcW w:w="2750" w:type="dxa"/>
            <w:tcBorders>
              <w:top w:val="nil"/>
              <w:left w:val="nil"/>
              <w:bottom w:val="nil"/>
              <w:right w:val="nil"/>
            </w:tcBorders>
            <w:shd w:val="clear" w:color="auto" w:fill="auto"/>
            <w:noWrap/>
            <w:vAlign w:val="bottom"/>
            <w:hideMark/>
          </w:tcPr>
          <w:p w14:paraId="31EF0AFF" w14:textId="77777777" w:rsidR="00E40265" w:rsidRPr="00E40265" w:rsidRDefault="00E40265" w:rsidP="00E40265">
            <w:pPr>
              <w:pStyle w:val="KeinLeerraum"/>
              <w:rPr>
                <w:noProof/>
                <w:sz w:val="18"/>
                <w:szCs w:val="18"/>
                <w:lang w:val="de-CH"/>
              </w:rPr>
            </w:pPr>
            <w:r w:rsidRPr="00E40265">
              <w:rPr>
                <w:noProof/>
                <w:sz w:val="18"/>
                <w:szCs w:val="18"/>
                <w:lang w:val="de-CH"/>
              </w:rPr>
              <w:t>safe_toilet_facility</w:t>
            </w:r>
          </w:p>
        </w:tc>
        <w:tc>
          <w:tcPr>
            <w:tcW w:w="5808" w:type="dxa"/>
            <w:tcBorders>
              <w:top w:val="nil"/>
              <w:left w:val="nil"/>
              <w:bottom w:val="nil"/>
              <w:right w:val="nil"/>
            </w:tcBorders>
            <w:shd w:val="clear" w:color="auto" w:fill="auto"/>
            <w:noWrap/>
            <w:vAlign w:val="bottom"/>
            <w:hideMark/>
          </w:tcPr>
          <w:p w14:paraId="3A85A07E" w14:textId="77777777" w:rsidR="00E40265" w:rsidRPr="00E40265" w:rsidRDefault="00E40265" w:rsidP="00E40265">
            <w:pPr>
              <w:pStyle w:val="KeinLeerraum"/>
              <w:rPr>
                <w:noProof/>
                <w:sz w:val="18"/>
                <w:szCs w:val="18"/>
                <w:lang w:val="en-US"/>
              </w:rPr>
            </w:pPr>
            <w:r w:rsidRPr="00E40265">
              <w:rPr>
                <w:noProof/>
                <w:sz w:val="18"/>
                <w:szCs w:val="18"/>
                <w:lang w:val="en-US"/>
              </w:rPr>
              <w:t>binary, 1 if safe toilet facility</w:t>
            </w:r>
          </w:p>
        </w:tc>
        <w:tc>
          <w:tcPr>
            <w:tcW w:w="1805" w:type="dxa"/>
            <w:tcBorders>
              <w:top w:val="nil"/>
              <w:left w:val="nil"/>
              <w:bottom w:val="nil"/>
              <w:right w:val="nil"/>
            </w:tcBorders>
            <w:shd w:val="clear" w:color="auto" w:fill="auto"/>
            <w:noWrap/>
            <w:vAlign w:val="bottom"/>
          </w:tcPr>
          <w:p w14:paraId="336AE308" w14:textId="5B5E21A3" w:rsidR="00E40265" w:rsidRPr="00E40265" w:rsidRDefault="00E40265" w:rsidP="00E40265">
            <w:pPr>
              <w:pStyle w:val="KeinLeerraum"/>
              <w:rPr>
                <w:noProof/>
                <w:sz w:val="18"/>
                <w:szCs w:val="18"/>
                <w:lang w:val="en-US"/>
              </w:rPr>
            </w:pPr>
          </w:p>
        </w:tc>
        <w:tc>
          <w:tcPr>
            <w:tcW w:w="146" w:type="dxa"/>
            <w:vAlign w:val="center"/>
            <w:hideMark/>
          </w:tcPr>
          <w:p w14:paraId="293BD752" w14:textId="77777777" w:rsidR="00E40265" w:rsidRPr="00E40265" w:rsidRDefault="00E40265" w:rsidP="00E40265">
            <w:pPr>
              <w:pStyle w:val="KeinLeerraum"/>
              <w:rPr>
                <w:noProof/>
                <w:sz w:val="18"/>
                <w:szCs w:val="18"/>
                <w:lang w:val="en-US"/>
              </w:rPr>
            </w:pPr>
          </w:p>
        </w:tc>
        <w:tc>
          <w:tcPr>
            <w:tcW w:w="146" w:type="dxa"/>
            <w:vAlign w:val="center"/>
            <w:hideMark/>
          </w:tcPr>
          <w:p w14:paraId="77C031BD" w14:textId="77777777" w:rsidR="00E40265" w:rsidRPr="00E40265" w:rsidRDefault="00E40265" w:rsidP="00E40265">
            <w:pPr>
              <w:pStyle w:val="KeinLeerraum"/>
              <w:rPr>
                <w:noProof/>
                <w:sz w:val="18"/>
                <w:szCs w:val="18"/>
                <w:lang w:val="en-US"/>
              </w:rPr>
            </w:pPr>
          </w:p>
        </w:tc>
      </w:tr>
      <w:tr w:rsidR="00E40265" w:rsidRPr="008277EA" w14:paraId="4F821AC3" w14:textId="77777777" w:rsidTr="008277EA">
        <w:trPr>
          <w:trHeight w:val="290"/>
        </w:trPr>
        <w:tc>
          <w:tcPr>
            <w:tcW w:w="2750" w:type="dxa"/>
            <w:tcBorders>
              <w:top w:val="nil"/>
              <w:left w:val="nil"/>
              <w:bottom w:val="nil"/>
              <w:right w:val="nil"/>
            </w:tcBorders>
            <w:shd w:val="clear" w:color="auto" w:fill="auto"/>
            <w:noWrap/>
            <w:vAlign w:val="bottom"/>
            <w:hideMark/>
          </w:tcPr>
          <w:p w14:paraId="11D2713E" w14:textId="77777777" w:rsidR="00E40265" w:rsidRPr="00E40265" w:rsidRDefault="00E40265" w:rsidP="00E40265">
            <w:pPr>
              <w:pStyle w:val="KeinLeerraum"/>
              <w:rPr>
                <w:noProof/>
                <w:sz w:val="18"/>
                <w:szCs w:val="18"/>
                <w:lang w:val="de-CH"/>
              </w:rPr>
            </w:pPr>
            <w:r w:rsidRPr="00E40265">
              <w:rPr>
                <w:noProof/>
                <w:sz w:val="18"/>
                <w:szCs w:val="18"/>
                <w:lang w:val="de-CH"/>
              </w:rPr>
              <w:t>electricity</w:t>
            </w:r>
          </w:p>
        </w:tc>
        <w:tc>
          <w:tcPr>
            <w:tcW w:w="5808" w:type="dxa"/>
            <w:tcBorders>
              <w:top w:val="nil"/>
              <w:left w:val="nil"/>
              <w:bottom w:val="nil"/>
              <w:right w:val="nil"/>
            </w:tcBorders>
            <w:shd w:val="clear" w:color="auto" w:fill="auto"/>
            <w:noWrap/>
            <w:vAlign w:val="bottom"/>
            <w:hideMark/>
          </w:tcPr>
          <w:p w14:paraId="514F199C" w14:textId="77777777" w:rsidR="00E40265" w:rsidRPr="00E40265" w:rsidRDefault="00E40265" w:rsidP="00E40265">
            <w:pPr>
              <w:pStyle w:val="KeinLeerraum"/>
              <w:rPr>
                <w:noProof/>
                <w:sz w:val="18"/>
                <w:szCs w:val="18"/>
                <w:lang w:val="en-US"/>
              </w:rPr>
            </w:pPr>
            <w:r w:rsidRPr="00E40265">
              <w:rPr>
                <w:noProof/>
                <w:sz w:val="18"/>
                <w:szCs w:val="18"/>
                <w:lang w:val="en-US"/>
              </w:rPr>
              <w:t>binary, 1 if household has electricity</w:t>
            </w:r>
          </w:p>
        </w:tc>
        <w:tc>
          <w:tcPr>
            <w:tcW w:w="1805" w:type="dxa"/>
            <w:tcBorders>
              <w:top w:val="nil"/>
              <w:left w:val="nil"/>
              <w:bottom w:val="nil"/>
              <w:right w:val="nil"/>
            </w:tcBorders>
            <w:shd w:val="clear" w:color="auto" w:fill="auto"/>
            <w:noWrap/>
            <w:vAlign w:val="bottom"/>
          </w:tcPr>
          <w:p w14:paraId="62965774" w14:textId="453D44A7" w:rsidR="00E40265" w:rsidRPr="00E40265" w:rsidRDefault="00E40265" w:rsidP="00E40265">
            <w:pPr>
              <w:pStyle w:val="KeinLeerraum"/>
              <w:rPr>
                <w:noProof/>
                <w:sz w:val="18"/>
                <w:szCs w:val="18"/>
                <w:lang w:val="en-US"/>
              </w:rPr>
            </w:pPr>
          </w:p>
        </w:tc>
        <w:tc>
          <w:tcPr>
            <w:tcW w:w="146" w:type="dxa"/>
            <w:vAlign w:val="center"/>
            <w:hideMark/>
          </w:tcPr>
          <w:p w14:paraId="41718A24" w14:textId="77777777" w:rsidR="00E40265" w:rsidRPr="00E40265" w:rsidRDefault="00E40265" w:rsidP="00E40265">
            <w:pPr>
              <w:pStyle w:val="KeinLeerraum"/>
              <w:rPr>
                <w:noProof/>
                <w:sz w:val="18"/>
                <w:szCs w:val="18"/>
                <w:lang w:val="en-US"/>
              </w:rPr>
            </w:pPr>
          </w:p>
        </w:tc>
        <w:tc>
          <w:tcPr>
            <w:tcW w:w="146" w:type="dxa"/>
            <w:vAlign w:val="center"/>
            <w:hideMark/>
          </w:tcPr>
          <w:p w14:paraId="3BCD56A7" w14:textId="77777777" w:rsidR="00E40265" w:rsidRPr="00E40265" w:rsidRDefault="00E40265" w:rsidP="00E40265">
            <w:pPr>
              <w:pStyle w:val="KeinLeerraum"/>
              <w:rPr>
                <w:noProof/>
                <w:sz w:val="18"/>
                <w:szCs w:val="18"/>
                <w:lang w:val="en-US"/>
              </w:rPr>
            </w:pPr>
          </w:p>
        </w:tc>
      </w:tr>
      <w:tr w:rsidR="00E40265" w:rsidRPr="008277EA" w14:paraId="70F705E9" w14:textId="77777777" w:rsidTr="008277EA">
        <w:trPr>
          <w:trHeight w:val="290"/>
        </w:trPr>
        <w:tc>
          <w:tcPr>
            <w:tcW w:w="2750" w:type="dxa"/>
            <w:tcBorders>
              <w:top w:val="nil"/>
              <w:left w:val="nil"/>
              <w:bottom w:val="nil"/>
              <w:right w:val="nil"/>
            </w:tcBorders>
            <w:shd w:val="clear" w:color="auto" w:fill="auto"/>
            <w:noWrap/>
            <w:vAlign w:val="bottom"/>
            <w:hideMark/>
          </w:tcPr>
          <w:p w14:paraId="4D49795D" w14:textId="77777777" w:rsidR="00E40265" w:rsidRPr="00E40265" w:rsidRDefault="00E40265" w:rsidP="00E40265">
            <w:pPr>
              <w:pStyle w:val="KeinLeerraum"/>
              <w:rPr>
                <w:noProof/>
                <w:sz w:val="18"/>
                <w:szCs w:val="18"/>
                <w:lang w:val="de-CH"/>
              </w:rPr>
            </w:pPr>
            <w:r w:rsidRPr="00E40265">
              <w:rPr>
                <w:noProof/>
                <w:sz w:val="18"/>
                <w:szCs w:val="18"/>
                <w:lang w:val="de-CH"/>
              </w:rPr>
              <w:t>radio</w:t>
            </w:r>
          </w:p>
        </w:tc>
        <w:tc>
          <w:tcPr>
            <w:tcW w:w="5808" w:type="dxa"/>
            <w:tcBorders>
              <w:top w:val="nil"/>
              <w:left w:val="nil"/>
              <w:bottom w:val="nil"/>
              <w:right w:val="nil"/>
            </w:tcBorders>
            <w:shd w:val="clear" w:color="auto" w:fill="auto"/>
            <w:noWrap/>
            <w:vAlign w:val="bottom"/>
            <w:hideMark/>
          </w:tcPr>
          <w:p w14:paraId="16C1CC6A" w14:textId="77777777" w:rsidR="00E40265" w:rsidRPr="00E40265" w:rsidRDefault="00E40265" w:rsidP="00E40265">
            <w:pPr>
              <w:pStyle w:val="KeinLeerraum"/>
              <w:rPr>
                <w:noProof/>
                <w:sz w:val="18"/>
                <w:szCs w:val="18"/>
                <w:lang w:val="en-US"/>
              </w:rPr>
            </w:pPr>
            <w:r w:rsidRPr="00E40265">
              <w:rPr>
                <w:noProof/>
                <w:sz w:val="18"/>
                <w:szCs w:val="18"/>
                <w:lang w:val="en-US"/>
              </w:rPr>
              <w:t>binary, 1 if household has radio</w:t>
            </w:r>
          </w:p>
        </w:tc>
        <w:tc>
          <w:tcPr>
            <w:tcW w:w="1805" w:type="dxa"/>
            <w:tcBorders>
              <w:top w:val="nil"/>
              <w:left w:val="nil"/>
              <w:bottom w:val="nil"/>
              <w:right w:val="nil"/>
            </w:tcBorders>
            <w:shd w:val="clear" w:color="auto" w:fill="auto"/>
            <w:noWrap/>
            <w:vAlign w:val="bottom"/>
          </w:tcPr>
          <w:p w14:paraId="23CBBA01" w14:textId="5A7F9DB9" w:rsidR="00E40265" w:rsidRPr="00E40265" w:rsidRDefault="00E40265" w:rsidP="00E40265">
            <w:pPr>
              <w:pStyle w:val="KeinLeerraum"/>
              <w:rPr>
                <w:noProof/>
                <w:sz w:val="18"/>
                <w:szCs w:val="18"/>
                <w:lang w:val="en-US"/>
              </w:rPr>
            </w:pPr>
          </w:p>
        </w:tc>
        <w:tc>
          <w:tcPr>
            <w:tcW w:w="146" w:type="dxa"/>
            <w:vAlign w:val="center"/>
            <w:hideMark/>
          </w:tcPr>
          <w:p w14:paraId="219C9A09" w14:textId="77777777" w:rsidR="00E40265" w:rsidRPr="00E40265" w:rsidRDefault="00E40265" w:rsidP="00E40265">
            <w:pPr>
              <w:pStyle w:val="KeinLeerraum"/>
              <w:rPr>
                <w:noProof/>
                <w:sz w:val="18"/>
                <w:szCs w:val="18"/>
                <w:lang w:val="en-US"/>
              </w:rPr>
            </w:pPr>
          </w:p>
        </w:tc>
        <w:tc>
          <w:tcPr>
            <w:tcW w:w="146" w:type="dxa"/>
            <w:vAlign w:val="center"/>
            <w:hideMark/>
          </w:tcPr>
          <w:p w14:paraId="0FCE1B39" w14:textId="77777777" w:rsidR="00E40265" w:rsidRPr="00E40265" w:rsidRDefault="00E40265" w:rsidP="00E40265">
            <w:pPr>
              <w:pStyle w:val="KeinLeerraum"/>
              <w:rPr>
                <w:noProof/>
                <w:sz w:val="18"/>
                <w:szCs w:val="18"/>
                <w:lang w:val="en-US"/>
              </w:rPr>
            </w:pPr>
          </w:p>
        </w:tc>
      </w:tr>
      <w:tr w:rsidR="00E40265" w:rsidRPr="008277EA" w14:paraId="513B80A0" w14:textId="77777777" w:rsidTr="008277EA">
        <w:trPr>
          <w:trHeight w:val="290"/>
        </w:trPr>
        <w:tc>
          <w:tcPr>
            <w:tcW w:w="2750" w:type="dxa"/>
            <w:tcBorders>
              <w:top w:val="nil"/>
              <w:left w:val="nil"/>
              <w:bottom w:val="nil"/>
              <w:right w:val="nil"/>
            </w:tcBorders>
            <w:shd w:val="clear" w:color="auto" w:fill="auto"/>
            <w:noWrap/>
            <w:vAlign w:val="bottom"/>
            <w:hideMark/>
          </w:tcPr>
          <w:p w14:paraId="4FAAC24A" w14:textId="77777777" w:rsidR="00E40265" w:rsidRPr="00E40265" w:rsidRDefault="00E40265" w:rsidP="00E40265">
            <w:pPr>
              <w:pStyle w:val="KeinLeerraum"/>
              <w:rPr>
                <w:noProof/>
                <w:sz w:val="18"/>
                <w:szCs w:val="18"/>
                <w:lang w:val="de-CH"/>
              </w:rPr>
            </w:pPr>
            <w:r w:rsidRPr="00E40265">
              <w:rPr>
                <w:noProof/>
                <w:sz w:val="18"/>
                <w:szCs w:val="18"/>
                <w:lang w:val="de-CH"/>
              </w:rPr>
              <w:t>television</w:t>
            </w:r>
          </w:p>
        </w:tc>
        <w:tc>
          <w:tcPr>
            <w:tcW w:w="5808" w:type="dxa"/>
            <w:tcBorders>
              <w:top w:val="nil"/>
              <w:left w:val="nil"/>
              <w:bottom w:val="nil"/>
              <w:right w:val="nil"/>
            </w:tcBorders>
            <w:shd w:val="clear" w:color="auto" w:fill="auto"/>
            <w:noWrap/>
            <w:vAlign w:val="bottom"/>
            <w:hideMark/>
          </w:tcPr>
          <w:p w14:paraId="64EC7A74" w14:textId="77777777" w:rsidR="00E40265" w:rsidRPr="00E40265" w:rsidRDefault="00E40265" w:rsidP="00E40265">
            <w:pPr>
              <w:pStyle w:val="KeinLeerraum"/>
              <w:rPr>
                <w:noProof/>
                <w:sz w:val="18"/>
                <w:szCs w:val="18"/>
                <w:lang w:val="en-US"/>
              </w:rPr>
            </w:pPr>
            <w:r w:rsidRPr="00E40265">
              <w:rPr>
                <w:noProof/>
                <w:sz w:val="18"/>
                <w:szCs w:val="18"/>
                <w:lang w:val="en-US"/>
              </w:rPr>
              <w:t>binary, 1 if household has television</w:t>
            </w:r>
          </w:p>
        </w:tc>
        <w:tc>
          <w:tcPr>
            <w:tcW w:w="1805" w:type="dxa"/>
            <w:tcBorders>
              <w:top w:val="nil"/>
              <w:left w:val="nil"/>
              <w:bottom w:val="nil"/>
              <w:right w:val="nil"/>
            </w:tcBorders>
            <w:shd w:val="clear" w:color="auto" w:fill="auto"/>
            <w:noWrap/>
            <w:vAlign w:val="bottom"/>
          </w:tcPr>
          <w:p w14:paraId="5F22B1B8" w14:textId="6CD2A0FD" w:rsidR="00E40265" w:rsidRPr="00E40265" w:rsidRDefault="00E40265" w:rsidP="00E40265">
            <w:pPr>
              <w:pStyle w:val="KeinLeerraum"/>
              <w:rPr>
                <w:noProof/>
                <w:sz w:val="18"/>
                <w:szCs w:val="18"/>
                <w:lang w:val="en-US"/>
              </w:rPr>
            </w:pPr>
          </w:p>
        </w:tc>
        <w:tc>
          <w:tcPr>
            <w:tcW w:w="146" w:type="dxa"/>
            <w:vAlign w:val="center"/>
            <w:hideMark/>
          </w:tcPr>
          <w:p w14:paraId="5940A3CB" w14:textId="77777777" w:rsidR="00E40265" w:rsidRPr="00E40265" w:rsidRDefault="00E40265" w:rsidP="00E40265">
            <w:pPr>
              <w:pStyle w:val="KeinLeerraum"/>
              <w:rPr>
                <w:noProof/>
                <w:sz w:val="18"/>
                <w:szCs w:val="18"/>
                <w:lang w:val="en-US"/>
              </w:rPr>
            </w:pPr>
          </w:p>
        </w:tc>
        <w:tc>
          <w:tcPr>
            <w:tcW w:w="146" w:type="dxa"/>
            <w:vAlign w:val="center"/>
            <w:hideMark/>
          </w:tcPr>
          <w:p w14:paraId="1FD88A39" w14:textId="77777777" w:rsidR="00E40265" w:rsidRPr="00E40265" w:rsidRDefault="00E40265" w:rsidP="00E40265">
            <w:pPr>
              <w:pStyle w:val="KeinLeerraum"/>
              <w:rPr>
                <w:noProof/>
                <w:sz w:val="18"/>
                <w:szCs w:val="18"/>
                <w:lang w:val="en-US"/>
              </w:rPr>
            </w:pPr>
          </w:p>
        </w:tc>
      </w:tr>
      <w:tr w:rsidR="00E40265" w:rsidRPr="008277EA" w14:paraId="77C2BCB3" w14:textId="77777777" w:rsidTr="008277EA">
        <w:trPr>
          <w:trHeight w:val="290"/>
        </w:trPr>
        <w:tc>
          <w:tcPr>
            <w:tcW w:w="2750" w:type="dxa"/>
            <w:tcBorders>
              <w:top w:val="nil"/>
              <w:left w:val="nil"/>
              <w:bottom w:val="nil"/>
              <w:right w:val="nil"/>
            </w:tcBorders>
            <w:shd w:val="clear" w:color="auto" w:fill="auto"/>
            <w:noWrap/>
            <w:vAlign w:val="bottom"/>
            <w:hideMark/>
          </w:tcPr>
          <w:p w14:paraId="72C264BF" w14:textId="77777777" w:rsidR="00E40265" w:rsidRPr="00E40265" w:rsidRDefault="00E40265" w:rsidP="00E40265">
            <w:pPr>
              <w:pStyle w:val="KeinLeerraum"/>
              <w:rPr>
                <w:noProof/>
                <w:sz w:val="18"/>
                <w:szCs w:val="18"/>
                <w:lang w:val="de-CH"/>
              </w:rPr>
            </w:pPr>
            <w:r w:rsidRPr="00E40265">
              <w:rPr>
                <w:noProof/>
                <w:sz w:val="18"/>
                <w:szCs w:val="18"/>
                <w:lang w:val="de-CH"/>
              </w:rPr>
              <w:t>refrigerator</w:t>
            </w:r>
          </w:p>
        </w:tc>
        <w:tc>
          <w:tcPr>
            <w:tcW w:w="5808" w:type="dxa"/>
            <w:tcBorders>
              <w:top w:val="nil"/>
              <w:left w:val="nil"/>
              <w:bottom w:val="nil"/>
              <w:right w:val="nil"/>
            </w:tcBorders>
            <w:shd w:val="clear" w:color="auto" w:fill="auto"/>
            <w:noWrap/>
            <w:vAlign w:val="bottom"/>
            <w:hideMark/>
          </w:tcPr>
          <w:p w14:paraId="269FDF6F" w14:textId="77777777" w:rsidR="00E40265" w:rsidRPr="00E40265" w:rsidRDefault="00E40265" w:rsidP="00E40265">
            <w:pPr>
              <w:pStyle w:val="KeinLeerraum"/>
              <w:rPr>
                <w:noProof/>
                <w:sz w:val="18"/>
                <w:szCs w:val="18"/>
                <w:lang w:val="en-US"/>
              </w:rPr>
            </w:pPr>
            <w:r w:rsidRPr="00E40265">
              <w:rPr>
                <w:noProof/>
                <w:sz w:val="18"/>
                <w:szCs w:val="18"/>
                <w:lang w:val="en-US"/>
              </w:rPr>
              <w:t>binary, 1 if household has refrigerator</w:t>
            </w:r>
          </w:p>
        </w:tc>
        <w:tc>
          <w:tcPr>
            <w:tcW w:w="1805" w:type="dxa"/>
            <w:tcBorders>
              <w:top w:val="nil"/>
              <w:left w:val="nil"/>
              <w:bottom w:val="nil"/>
              <w:right w:val="nil"/>
            </w:tcBorders>
            <w:shd w:val="clear" w:color="auto" w:fill="auto"/>
            <w:noWrap/>
            <w:vAlign w:val="bottom"/>
          </w:tcPr>
          <w:p w14:paraId="5E4B7C77" w14:textId="6777017E" w:rsidR="00E40265" w:rsidRPr="00E40265" w:rsidRDefault="00E40265" w:rsidP="00E40265">
            <w:pPr>
              <w:pStyle w:val="KeinLeerraum"/>
              <w:rPr>
                <w:noProof/>
                <w:sz w:val="18"/>
                <w:szCs w:val="18"/>
                <w:lang w:val="en-US"/>
              </w:rPr>
            </w:pPr>
          </w:p>
        </w:tc>
        <w:tc>
          <w:tcPr>
            <w:tcW w:w="146" w:type="dxa"/>
            <w:vAlign w:val="center"/>
            <w:hideMark/>
          </w:tcPr>
          <w:p w14:paraId="4C6C82C9" w14:textId="77777777" w:rsidR="00E40265" w:rsidRPr="00E40265" w:rsidRDefault="00E40265" w:rsidP="00E40265">
            <w:pPr>
              <w:pStyle w:val="KeinLeerraum"/>
              <w:rPr>
                <w:noProof/>
                <w:sz w:val="18"/>
                <w:szCs w:val="18"/>
                <w:lang w:val="en-US"/>
              </w:rPr>
            </w:pPr>
          </w:p>
        </w:tc>
        <w:tc>
          <w:tcPr>
            <w:tcW w:w="146" w:type="dxa"/>
            <w:vAlign w:val="center"/>
            <w:hideMark/>
          </w:tcPr>
          <w:p w14:paraId="79E2401E" w14:textId="77777777" w:rsidR="00E40265" w:rsidRPr="00E40265" w:rsidRDefault="00E40265" w:rsidP="00E40265">
            <w:pPr>
              <w:pStyle w:val="KeinLeerraum"/>
              <w:rPr>
                <w:noProof/>
                <w:sz w:val="18"/>
                <w:szCs w:val="18"/>
                <w:lang w:val="en-US"/>
              </w:rPr>
            </w:pPr>
          </w:p>
        </w:tc>
      </w:tr>
      <w:tr w:rsidR="00E40265" w:rsidRPr="008277EA" w14:paraId="6500E677" w14:textId="77777777" w:rsidTr="008277EA">
        <w:trPr>
          <w:trHeight w:val="290"/>
        </w:trPr>
        <w:tc>
          <w:tcPr>
            <w:tcW w:w="2750" w:type="dxa"/>
            <w:tcBorders>
              <w:top w:val="nil"/>
              <w:left w:val="nil"/>
              <w:bottom w:val="nil"/>
              <w:right w:val="nil"/>
            </w:tcBorders>
            <w:shd w:val="clear" w:color="auto" w:fill="auto"/>
            <w:noWrap/>
            <w:vAlign w:val="bottom"/>
            <w:hideMark/>
          </w:tcPr>
          <w:p w14:paraId="04CE1E56" w14:textId="77777777" w:rsidR="00E40265" w:rsidRPr="00E40265" w:rsidRDefault="00E40265" w:rsidP="00E40265">
            <w:pPr>
              <w:pStyle w:val="KeinLeerraum"/>
              <w:rPr>
                <w:noProof/>
                <w:sz w:val="18"/>
                <w:szCs w:val="18"/>
                <w:lang w:val="de-CH"/>
              </w:rPr>
            </w:pPr>
            <w:r w:rsidRPr="00E40265">
              <w:rPr>
                <w:noProof/>
                <w:sz w:val="18"/>
                <w:szCs w:val="18"/>
                <w:lang w:val="de-CH"/>
              </w:rPr>
              <w:t>bicycle</w:t>
            </w:r>
          </w:p>
        </w:tc>
        <w:tc>
          <w:tcPr>
            <w:tcW w:w="5808" w:type="dxa"/>
            <w:tcBorders>
              <w:top w:val="nil"/>
              <w:left w:val="nil"/>
              <w:bottom w:val="nil"/>
              <w:right w:val="nil"/>
            </w:tcBorders>
            <w:shd w:val="clear" w:color="auto" w:fill="auto"/>
            <w:noWrap/>
            <w:vAlign w:val="bottom"/>
            <w:hideMark/>
          </w:tcPr>
          <w:p w14:paraId="726E6DBB" w14:textId="77777777" w:rsidR="00E40265" w:rsidRPr="00E40265" w:rsidRDefault="00E40265" w:rsidP="00E40265">
            <w:pPr>
              <w:pStyle w:val="KeinLeerraum"/>
              <w:rPr>
                <w:noProof/>
                <w:sz w:val="18"/>
                <w:szCs w:val="18"/>
                <w:lang w:val="en-US"/>
              </w:rPr>
            </w:pPr>
            <w:r w:rsidRPr="00E40265">
              <w:rPr>
                <w:noProof/>
                <w:sz w:val="18"/>
                <w:szCs w:val="18"/>
                <w:lang w:val="en-US"/>
              </w:rPr>
              <w:t>binary, 1 if household has bicycle</w:t>
            </w:r>
          </w:p>
        </w:tc>
        <w:tc>
          <w:tcPr>
            <w:tcW w:w="1805" w:type="dxa"/>
            <w:tcBorders>
              <w:top w:val="nil"/>
              <w:left w:val="nil"/>
              <w:bottom w:val="nil"/>
              <w:right w:val="nil"/>
            </w:tcBorders>
            <w:shd w:val="clear" w:color="auto" w:fill="auto"/>
            <w:noWrap/>
            <w:vAlign w:val="bottom"/>
          </w:tcPr>
          <w:p w14:paraId="11748A62" w14:textId="5B813B14" w:rsidR="00E40265" w:rsidRPr="00E40265" w:rsidRDefault="00E40265" w:rsidP="00E40265">
            <w:pPr>
              <w:pStyle w:val="KeinLeerraum"/>
              <w:rPr>
                <w:noProof/>
                <w:sz w:val="18"/>
                <w:szCs w:val="18"/>
                <w:lang w:val="en-US"/>
              </w:rPr>
            </w:pPr>
          </w:p>
        </w:tc>
        <w:tc>
          <w:tcPr>
            <w:tcW w:w="146" w:type="dxa"/>
            <w:vAlign w:val="center"/>
            <w:hideMark/>
          </w:tcPr>
          <w:p w14:paraId="3BD48262" w14:textId="77777777" w:rsidR="00E40265" w:rsidRPr="00E40265" w:rsidRDefault="00E40265" w:rsidP="00E40265">
            <w:pPr>
              <w:pStyle w:val="KeinLeerraum"/>
              <w:rPr>
                <w:noProof/>
                <w:sz w:val="18"/>
                <w:szCs w:val="18"/>
                <w:lang w:val="en-US"/>
              </w:rPr>
            </w:pPr>
          </w:p>
        </w:tc>
        <w:tc>
          <w:tcPr>
            <w:tcW w:w="146" w:type="dxa"/>
            <w:vAlign w:val="center"/>
            <w:hideMark/>
          </w:tcPr>
          <w:p w14:paraId="629ABAE6" w14:textId="77777777" w:rsidR="00E40265" w:rsidRPr="00E40265" w:rsidRDefault="00E40265" w:rsidP="00E40265">
            <w:pPr>
              <w:pStyle w:val="KeinLeerraum"/>
              <w:rPr>
                <w:noProof/>
                <w:sz w:val="18"/>
                <w:szCs w:val="18"/>
                <w:lang w:val="en-US"/>
              </w:rPr>
            </w:pPr>
          </w:p>
        </w:tc>
      </w:tr>
      <w:tr w:rsidR="00E40265" w:rsidRPr="008277EA" w14:paraId="5B736046" w14:textId="77777777" w:rsidTr="008277EA">
        <w:trPr>
          <w:trHeight w:val="290"/>
        </w:trPr>
        <w:tc>
          <w:tcPr>
            <w:tcW w:w="2750" w:type="dxa"/>
            <w:tcBorders>
              <w:top w:val="nil"/>
              <w:left w:val="nil"/>
              <w:bottom w:val="nil"/>
              <w:right w:val="nil"/>
            </w:tcBorders>
            <w:shd w:val="clear" w:color="auto" w:fill="auto"/>
            <w:noWrap/>
            <w:vAlign w:val="bottom"/>
            <w:hideMark/>
          </w:tcPr>
          <w:p w14:paraId="6E96460F" w14:textId="77777777" w:rsidR="00E40265" w:rsidRPr="00E40265" w:rsidRDefault="00E40265" w:rsidP="00E40265">
            <w:pPr>
              <w:pStyle w:val="KeinLeerraum"/>
              <w:rPr>
                <w:noProof/>
                <w:sz w:val="18"/>
                <w:szCs w:val="18"/>
                <w:lang w:val="de-CH"/>
              </w:rPr>
            </w:pPr>
            <w:r w:rsidRPr="00E40265">
              <w:rPr>
                <w:noProof/>
                <w:sz w:val="18"/>
                <w:szCs w:val="18"/>
                <w:lang w:val="de-CH"/>
              </w:rPr>
              <w:t>motorcycle</w:t>
            </w:r>
          </w:p>
        </w:tc>
        <w:tc>
          <w:tcPr>
            <w:tcW w:w="5808" w:type="dxa"/>
            <w:tcBorders>
              <w:top w:val="nil"/>
              <w:left w:val="nil"/>
              <w:bottom w:val="nil"/>
              <w:right w:val="nil"/>
            </w:tcBorders>
            <w:shd w:val="clear" w:color="auto" w:fill="auto"/>
            <w:noWrap/>
            <w:vAlign w:val="bottom"/>
            <w:hideMark/>
          </w:tcPr>
          <w:p w14:paraId="160A9DB2" w14:textId="77777777" w:rsidR="00E40265" w:rsidRPr="00E40265" w:rsidRDefault="00E40265" w:rsidP="00E40265">
            <w:pPr>
              <w:pStyle w:val="KeinLeerraum"/>
              <w:rPr>
                <w:noProof/>
                <w:sz w:val="18"/>
                <w:szCs w:val="18"/>
                <w:lang w:val="en-US"/>
              </w:rPr>
            </w:pPr>
            <w:r w:rsidRPr="00E40265">
              <w:rPr>
                <w:noProof/>
                <w:sz w:val="18"/>
                <w:szCs w:val="18"/>
                <w:lang w:val="en-US"/>
              </w:rPr>
              <w:t>binary, 1 if household has motorcycle</w:t>
            </w:r>
          </w:p>
        </w:tc>
        <w:tc>
          <w:tcPr>
            <w:tcW w:w="1805" w:type="dxa"/>
            <w:tcBorders>
              <w:top w:val="nil"/>
              <w:left w:val="nil"/>
              <w:bottom w:val="nil"/>
              <w:right w:val="nil"/>
            </w:tcBorders>
            <w:shd w:val="clear" w:color="auto" w:fill="auto"/>
            <w:noWrap/>
            <w:vAlign w:val="bottom"/>
          </w:tcPr>
          <w:p w14:paraId="30506D0A" w14:textId="07C45539" w:rsidR="00E40265" w:rsidRPr="00E40265" w:rsidRDefault="00E40265" w:rsidP="00E40265">
            <w:pPr>
              <w:pStyle w:val="KeinLeerraum"/>
              <w:rPr>
                <w:noProof/>
                <w:sz w:val="18"/>
                <w:szCs w:val="18"/>
                <w:lang w:val="en-US"/>
              </w:rPr>
            </w:pPr>
          </w:p>
        </w:tc>
        <w:tc>
          <w:tcPr>
            <w:tcW w:w="146" w:type="dxa"/>
            <w:vAlign w:val="center"/>
            <w:hideMark/>
          </w:tcPr>
          <w:p w14:paraId="2EC03075" w14:textId="77777777" w:rsidR="00E40265" w:rsidRPr="00E40265" w:rsidRDefault="00E40265" w:rsidP="00E40265">
            <w:pPr>
              <w:pStyle w:val="KeinLeerraum"/>
              <w:rPr>
                <w:noProof/>
                <w:sz w:val="18"/>
                <w:szCs w:val="18"/>
                <w:lang w:val="en-US"/>
              </w:rPr>
            </w:pPr>
          </w:p>
        </w:tc>
        <w:tc>
          <w:tcPr>
            <w:tcW w:w="146" w:type="dxa"/>
            <w:vAlign w:val="center"/>
            <w:hideMark/>
          </w:tcPr>
          <w:p w14:paraId="1E0FB3D9" w14:textId="77777777" w:rsidR="00E40265" w:rsidRPr="00E40265" w:rsidRDefault="00E40265" w:rsidP="00E40265">
            <w:pPr>
              <w:pStyle w:val="KeinLeerraum"/>
              <w:rPr>
                <w:noProof/>
                <w:sz w:val="18"/>
                <w:szCs w:val="18"/>
                <w:lang w:val="en-US"/>
              </w:rPr>
            </w:pPr>
          </w:p>
        </w:tc>
      </w:tr>
      <w:tr w:rsidR="00E40265" w:rsidRPr="008277EA" w14:paraId="42FFCD6C" w14:textId="77777777" w:rsidTr="008277EA">
        <w:trPr>
          <w:trHeight w:val="290"/>
        </w:trPr>
        <w:tc>
          <w:tcPr>
            <w:tcW w:w="2750" w:type="dxa"/>
            <w:tcBorders>
              <w:top w:val="nil"/>
              <w:left w:val="nil"/>
              <w:bottom w:val="nil"/>
              <w:right w:val="nil"/>
            </w:tcBorders>
            <w:shd w:val="clear" w:color="auto" w:fill="auto"/>
            <w:noWrap/>
            <w:vAlign w:val="bottom"/>
            <w:hideMark/>
          </w:tcPr>
          <w:p w14:paraId="74415277" w14:textId="77777777" w:rsidR="00E40265" w:rsidRPr="00E40265" w:rsidRDefault="00E40265" w:rsidP="00E40265">
            <w:pPr>
              <w:pStyle w:val="KeinLeerraum"/>
              <w:rPr>
                <w:noProof/>
                <w:sz w:val="18"/>
                <w:szCs w:val="18"/>
                <w:lang w:val="de-CH"/>
              </w:rPr>
            </w:pPr>
            <w:r w:rsidRPr="00E40265">
              <w:rPr>
                <w:noProof/>
                <w:sz w:val="18"/>
                <w:szCs w:val="18"/>
                <w:lang w:val="de-CH"/>
              </w:rPr>
              <w:t>car</w:t>
            </w:r>
          </w:p>
        </w:tc>
        <w:tc>
          <w:tcPr>
            <w:tcW w:w="5808" w:type="dxa"/>
            <w:tcBorders>
              <w:top w:val="nil"/>
              <w:left w:val="nil"/>
              <w:bottom w:val="nil"/>
              <w:right w:val="nil"/>
            </w:tcBorders>
            <w:shd w:val="clear" w:color="auto" w:fill="auto"/>
            <w:noWrap/>
            <w:vAlign w:val="bottom"/>
            <w:hideMark/>
          </w:tcPr>
          <w:p w14:paraId="090594CC" w14:textId="77777777" w:rsidR="00E40265" w:rsidRPr="00E40265" w:rsidRDefault="00E40265" w:rsidP="00E40265">
            <w:pPr>
              <w:pStyle w:val="KeinLeerraum"/>
              <w:rPr>
                <w:noProof/>
                <w:sz w:val="18"/>
                <w:szCs w:val="18"/>
                <w:lang w:val="en-US"/>
              </w:rPr>
            </w:pPr>
            <w:r w:rsidRPr="00E40265">
              <w:rPr>
                <w:noProof/>
                <w:sz w:val="18"/>
                <w:szCs w:val="18"/>
                <w:lang w:val="en-US"/>
              </w:rPr>
              <w:t>binary, 1 if household has car</w:t>
            </w:r>
          </w:p>
        </w:tc>
        <w:tc>
          <w:tcPr>
            <w:tcW w:w="1805" w:type="dxa"/>
            <w:tcBorders>
              <w:top w:val="nil"/>
              <w:left w:val="nil"/>
              <w:bottom w:val="nil"/>
              <w:right w:val="nil"/>
            </w:tcBorders>
            <w:shd w:val="clear" w:color="auto" w:fill="auto"/>
            <w:noWrap/>
            <w:vAlign w:val="bottom"/>
          </w:tcPr>
          <w:p w14:paraId="362A0970" w14:textId="12060EDA" w:rsidR="00E40265" w:rsidRPr="00E40265" w:rsidRDefault="00E40265" w:rsidP="00E40265">
            <w:pPr>
              <w:pStyle w:val="KeinLeerraum"/>
              <w:rPr>
                <w:noProof/>
                <w:sz w:val="18"/>
                <w:szCs w:val="18"/>
                <w:lang w:val="en-US"/>
              </w:rPr>
            </w:pPr>
          </w:p>
        </w:tc>
        <w:tc>
          <w:tcPr>
            <w:tcW w:w="146" w:type="dxa"/>
            <w:vAlign w:val="center"/>
            <w:hideMark/>
          </w:tcPr>
          <w:p w14:paraId="1E46FDDE" w14:textId="77777777" w:rsidR="00E40265" w:rsidRPr="00E40265" w:rsidRDefault="00E40265" w:rsidP="00E40265">
            <w:pPr>
              <w:pStyle w:val="KeinLeerraum"/>
              <w:rPr>
                <w:noProof/>
                <w:sz w:val="18"/>
                <w:szCs w:val="18"/>
                <w:lang w:val="en-US"/>
              </w:rPr>
            </w:pPr>
          </w:p>
        </w:tc>
        <w:tc>
          <w:tcPr>
            <w:tcW w:w="146" w:type="dxa"/>
            <w:vAlign w:val="center"/>
            <w:hideMark/>
          </w:tcPr>
          <w:p w14:paraId="2485FB20" w14:textId="77777777" w:rsidR="00E40265" w:rsidRPr="00E40265" w:rsidRDefault="00E40265" w:rsidP="00E40265">
            <w:pPr>
              <w:pStyle w:val="KeinLeerraum"/>
              <w:rPr>
                <w:noProof/>
                <w:sz w:val="18"/>
                <w:szCs w:val="18"/>
                <w:lang w:val="en-US"/>
              </w:rPr>
            </w:pPr>
          </w:p>
        </w:tc>
      </w:tr>
      <w:tr w:rsidR="00E40265" w:rsidRPr="008277EA" w14:paraId="74823F49" w14:textId="77777777" w:rsidTr="008277EA">
        <w:trPr>
          <w:trHeight w:val="290"/>
        </w:trPr>
        <w:tc>
          <w:tcPr>
            <w:tcW w:w="2750" w:type="dxa"/>
            <w:tcBorders>
              <w:top w:val="nil"/>
              <w:left w:val="nil"/>
              <w:bottom w:val="nil"/>
              <w:right w:val="nil"/>
            </w:tcBorders>
            <w:shd w:val="clear" w:color="auto" w:fill="auto"/>
            <w:noWrap/>
            <w:vAlign w:val="bottom"/>
            <w:hideMark/>
          </w:tcPr>
          <w:p w14:paraId="6A78770F" w14:textId="77777777" w:rsidR="00E40265" w:rsidRPr="00E40265" w:rsidRDefault="00E40265" w:rsidP="00E40265">
            <w:pPr>
              <w:pStyle w:val="KeinLeerraum"/>
              <w:rPr>
                <w:noProof/>
                <w:sz w:val="18"/>
                <w:szCs w:val="18"/>
                <w:lang w:val="de-CH"/>
              </w:rPr>
            </w:pPr>
            <w:r w:rsidRPr="00E40265">
              <w:rPr>
                <w:noProof/>
                <w:sz w:val="18"/>
                <w:szCs w:val="18"/>
                <w:lang w:val="de-CH"/>
              </w:rPr>
              <w:t>safe_floor_material</w:t>
            </w:r>
          </w:p>
        </w:tc>
        <w:tc>
          <w:tcPr>
            <w:tcW w:w="5808" w:type="dxa"/>
            <w:tcBorders>
              <w:top w:val="nil"/>
              <w:left w:val="nil"/>
              <w:bottom w:val="nil"/>
              <w:right w:val="nil"/>
            </w:tcBorders>
            <w:shd w:val="clear" w:color="auto" w:fill="auto"/>
            <w:noWrap/>
            <w:vAlign w:val="bottom"/>
            <w:hideMark/>
          </w:tcPr>
          <w:p w14:paraId="2A7C5796" w14:textId="77777777" w:rsidR="00E40265" w:rsidRPr="00E40265" w:rsidRDefault="00E40265" w:rsidP="00E40265">
            <w:pPr>
              <w:pStyle w:val="KeinLeerraum"/>
              <w:rPr>
                <w:noProof/>
                <w:sz w:val="18"/>
                <w:szCs w:val="18"/>
                <w:lang w:val="en-US"/>
              </w:rPr>
            </w:pPr>
            <w:r w:rsidRPr="00E40265">
              <w:rPr>
                <w:noProof/>
                <w:sz w:val="18"/>
                <w:szCs w:val="18"/>
                <w:lang w:val="en-US"/>
              </w:rPr>
              <w:t>binary, 1 if safe floor material</w:t>
            </w:r>
          </w:p>
        </w:tc>
        <w:tc>
          <w:tcPr>
            <w:tcW w:w="1805" w:type="dxa"/>
            <w:tcBorders>
              <w:top w:val="nil"/>
              <w:left w:val="nil"/>
              <w:bottom w:val="nil"/>
              <w:right w:val="nil"/>
            </w:tcBorders>
            <w:shd w:val="clear" w:color="auto" w:fill="auto"/>
            <w:noWrap/>
            <w:vAlign w:val="bottom"/>
          </w:tcPr>
          <w:p w14:paraId="7F38E6DC" w14:textId="0D747BF1" w:rsidR="00E40265" w:rsidRPr="00E40265" w:rsidRDefault="00E40265" w:rsidP="00E40265">
            <w:pPr>
              <w:pStyle w:val="KeinLeerraum"/>
              <w:rPr>
                <w:noProof/>
                <w:sz w:val="18"/>
                <w:szCs w:val="18"/>
                <w:lang w:val="en-US"/>
              </w:rPr>
            </w:pPr>
          </w:p>
        </w:tc>
        <w:tc>
          <w:tcPr>
            <w:tcW w:w="146" w:type="dxa"/>
            <w:vAlign w:val="center"/>
            <w:hideMark/>
          </w:tcPr>
          <w:p w14:paraId="4E907A0B" w14:textId="77777777" w:rsidR="00E40265" w:rsidRPr="00E40265" w:rsidRDefault="00E40265" w:rsidP="00E40265">
            <w:pPr>
              <w:pStyle w:val="KeinLeerraum"/>
              <w:rPr>
                <w:noProof/>
                <w:sz w:val="18"/>
                <w:szCs w:val="18"/>
                <w:lang w:val="en-US"/>
              </w:rPr>
            </w:pPr>
          </w:p>
        </w:tc>
        <w:tc>
          <w:tcPr>
            <w:tcW w:w="146" w:type="dxa"/>
            <w:vAlign w:val="center"/>
            <w:hideMark/>
          </w:tcPr>
          <w:p w14:paraId="17A6C939" w14:textId="77777777" w:rsidR="00E40265" w:rsidRPr="00E40265" w:rsidRDefault="00E40265" w:rsidP="00E40265">
            <w:pPr>
              <w:pStyle w:val="KeinLeerraum"/>
              <w:rPr>
                <w:noProof/>
                <w:sz w:val="18"/>
                <w:szCs w:val="18"/>
                <w:lang w:val="en-US"/>
              </w:rPr>
            </w:pPr>
          </w:p>
        </w:tc>
      </w:tr>
      <w:tr w:rsidR="00E40265" w:rsidRPr="008277EA" w14:paraId="0B789714" w14:textId="77777777" w:rsidTr="008277EA">
        <w:trPr>
          <w:trHeight w:val="290"/>
        </w:trPr>
        <w:tc>
          <w:tcPr>
            <w:tcW w:w="2750" w:type="dxa"/>
            <w:tcBorders>
              <w:top w:val="nil"/>
              <w:left w:val="nil"/>
              <w:bottom w:val="nil"/>
              <w:right w:val="nil"/>
            </w:tcBorders>
            <w:shd w:val="clear" w:color="auto" w:fill="auto"/>
            <w:noWrap/>
            <w:vAlign w:val="bottom"/>
            <w:hideMark/>
          </w:tcPr>
          <w:p w14:paraId="43C2BA79" w14:textId="77777777" w:rsidR="00E40265" w:rsidRPr="00E40265" w:rsidRDefault="00E40265" w:rsidP="00E40265">
            <w:pPr>
              <w:pStyle w:val="KeinLeerraum"/>
              <w:rPr>
                <w:noProof/>
                <w:sz w:val="18"/>
                <w:szCs w:val="18"/>
                <w:lang w:val="de-CH"/>
              </w:rPr>
            </w:pPr>
            <w:r w:rsidRPr="00E40265">
              <w:rPr>
                <w:noProof/>
                <w:sz w:val="18"/>
                <w:szCs w:val="18"/>
                <w:lang w:val="de-CH"/>
              </w:rPr>
              <w:t>female_HH_head</w:t>
            </w:r>
          </w:p>
        </w:tc>
        <w:tc>
          <w:tcPr>
            <w:tcW w:w="5808" w:type="dxa"/>
            <w:tcBorders>
              <w:top w:val="nil"/>
              <w:left w:val="nil"/>
              <w:bottom w:val="nil"/>
              <w:right w:val="nil"/>
            </w:tcBorders>
            <w:shd w:val="clear" w:color="auto" w:fill="auto"/>
            <w:noWrap/>
            <w:vAlign w:val="bottom"/>
            <w:hideMark/>
          </w:tcPr>
          <w:p w14:paraId="20787D9D" w14:textId="77777777" w:rsidR="00E40265" w:rsidRPr="00E40265" w:rsidRDefault="00E40265" w:rsidP="00E40265">
            <w:pPr>
              <w:pStyle w:val="KeinLeerraum"/>
              <w:rPr>
                <w:noProof/>
                <w:sz w:val="18"/>
                <w:szCs w:val="18"/>
                <w:lang w:val="en-US"/>
              </w:rPr>
            </w:pPr>
            <w:r w:rsidRPr="00E40265">
              <w:rPr>
                <w:noProof/>
                <w:sz w:val="18"/>
                <w:szCs w:val="18"/>
                <w:lang w:val="en-US"/>
              </w:rPr>
              <w:t>binary, 1 if household head is female</w:t>
            </w:r>
          </w:p>
        </w:tc>
        <w:tc>
          <w:tcPr>
            <w:tcW w:w="1805" w:type="dxa"/>
            <w:tcBorders>
              <w:top w:val="nil"/>
              <w:left w:val="nil"/>
              <w:bottom w:val="nil"/>
              <w:right w:val="nil"/>
            </w:tcBorders>
            <w:shd w:val="clear" w:color="auto" w:fill="auto"/>
            <w:noWrap/>
            <w:vAlign w:val="bottom"/>
          </w:tcPr>
          <w:p w14:paraId="4977B8B7" w14:textId="48C38F9D" w:rsidR="00E40265" w:rsidRPr="00E40265" w:rsidRDefault="00E40265" w:rsidP="00E40265">
            <w:pPr>
              <w:pStyle w:val="KeinLeerraum"/>
              <w:rPr>
                <w:noProof/>
                <w:sz w:val="18"/>
                <w:szCs w:val="18"/>
                <w:lang w:val="en-US"/>
              </w:rPr>
            </w:pPr>
          </w:p>
        </w:tc>
        <w:tc>
          <w:tcPr>
            <w:tcW w:w="146" w:type="dxa"/>
            <w:vAlign w:val="center"/>
            <w:hideMark/>
          </w:tcPr>
          <w:p w14:paraId="4E0FB4C9" w14:textId="77777777" w:rsidR="00E40265" w:rsidRPr="00E40265" w:rsidRDefault="00E40265" w:rsidP="00E40265">
            <w:pPr>
              <w:pStyle w:val="KeinLeerraum"/>
              <w:rPr>
                <w:noProof/>
                <w:sz w:val="18"/>
                <w:szCs w:val="18"/>
                <w:lang w:val="en-US"/>
              </w:rPr>
            </w:pPr>
          </w:p>
        </w:tc>
        <w:tc>
          <w:tcPr>
            <w:tcW w:w="146" w:type="dxa"/>
            <w:vAlign w:val="center"/>
            <w:hideMark/>
          </w:tcPr>
          <w:p w14:paraId="4B976E8B" w14:textId="77777777" w:rsidR="00E40265" w:rsidRPr="00E40265" w:rsidRDefault="00E40265" w:rsidP="00E40265">
            <w:pPr>
              <w:pStyle w:val="KeinLeerraum"/>
              <w:rPr>
                <w:noProof/>
                <w:sz w:val="18"/>
                <w:szCs w:val="18"/>
                <w:lang w:val="en-US"/>
              </w:rPr>
            </w:pPr>
          </w:p>
        </w:tc>
      </w:tr>
      <w:tr w:rsidR="00E40265" w:rsidRPr="008277EA" w14:paraId="17746B93" w14:textId="77777777" w:rsidTr="008277EA">
        <w:trPr>
          <w:trHeight w:val="290"/>
        </w:trPr>
        <w:tc>
          <w:tcPr>
            <w:tcW w:w="2750" w:type="dxa"/>
            <w:tcBorders>
              <w:top w:val="nil"/>
              <w:left w:val="nil"/>
              <w:bottom w:val="nil"/>
              <w:right w:val="nil"/>
            </w:tcBorders>
            <w:shd w:val="clear" w:color="auto" w:fill="auto"/>
            <w:noWrap/>
            <w:vAlign w:val="bottom"/>
            <w:hideMark/>
          </w:tcPr>
          <w:p w14:paraId="2C487FCE" w14:textId="77777777" w:rsidR="00E40265" w:rsidRPr="00E40265" w:rsidRDefault="00E40265" w:rsidP="00E40265">
            <w:pPr>
              <w:pStyle w:val="KeinLeerraum"/>
              <w:rPr>
                <w:noProof/>
                <w:sz w:val="18"/>
                <w:szCs w:val="18"/>
                <w:lang w:val="de-CH"/>
              </w:rPr>
            </w:pPr>
            <w:r w:rsidRPr="00E40265">
              <w:rPr>
                <w:noProof/>
                <w:sz w:val="18"/>
                <w:szCs w:val="18"/>
                <w:lang w:val="de-CH"/>
              </w:rPr>
              <w:t>age_HH_head</w:t>
            </w:r>
          </w:p>
        </w:tc>
        <w:tc>
          <w:tcPr>
            <w:tcW w:w="5808" w:type="dxa"/>
            <w:tcBorders>
              <w:top w:val="nil"/>
              <w:left w:val="nil"/>
              <w:bottom w:val="nil"/>
              <w:right w:val="nil"/>
            </w:tcBorders>
            <w:shd w:val="clear" w:color="auto" w:fill="auto"/>
            <w:noWrap/>
            <w:vAlign w:val="bottom"/>
            <w:hideMark/>
          </w:tcPr>
          <w:p w14:paraId="745BDBBF" w14:textId="77777777" w:rsidR="00E40265" w:rsidRPr="00E40265" w:rsidRDefault="00E40265" w:rsidP="00E40265">
            <w:pPr>
              <w:pStyle w:val="KeinLeerraum"/>
              <w:rPr>
                <w:noProof/>
                <w:sz w:val="18"/>
                <w:szCs w:val="18"/>
                <w:lang w:val="en-US"/>
              </w:rPr>
            </w:pPr>
            <w:r w:rsidRPr="00E40265">
              <w:rPr>
                <w:noProof/>
                <w:sz w:val="18"/>
                <w:szCs w:val="18"/>
                <w:lang w:val="en-US"/>
              </w:rPr>
              <w:t>age of household head (standardized with Z-score normalization)</w:t>
            </w:r>
          </w:p>
        </w:tc>
        <w:tc>
          <w:tcPr>
            <w:tcW w:w="1805" w:type="dxa"/>
            <w:tcBorders>
              <w:top w:val="nil"/>
              <w:left w:val="nil"/>
              <w:bottom w:val="nil"/>
              <w:right w:val="nil"/>
            </w:tcBorders>
            <w:shd w:val="clear" w:color="auto" w:fill="auto"/>
            <w:noWrap/>
            <w:vAlign w:val="bottom"/>
          </w:tcPr>
          <w:p w14:paraId="030A2D65" w14:textId="11694351" w:rsidR="00E40265" w:rsidRPr="00E40265" w:rsidRDefault="00E40265" w:rsidP="00E40265">
            <w:pPr>
              <w:pStyle w:val="KeinLeerraum"/>
              <w:rPr>
                <w:noProof/>
                <w:sz w:val="18"/>
                <w:szCs w:val="18"/>
                <w:lang w:val="en-US"/>
              </w:rPr>
            </w:pPr>
          </w:p>
        </w:tc>
        <w:tc>
          <w:tcPr>
            <w:tcW w:w="146" w:type="dxa"/>
            <w:vAlign w:val="center"/>
            <w:hideMark/>
          </w:tcPr>
          <w:p w14:paraId="0E7DDE0F" w14:textId="77777777" w:rsidR="00E40265" w:rsidRPr="00E40265" w:rsidRDefault="00E40265" w:rsidP="00E40265">
            <w:pPr>
              <w:pStyle w:val="KeinLeerraum"/>
              <w:rPr>
                <w:noProof/>
                <w:sz w:val="18"/>
                <w:szCs w:val="18"/>
                <w:lang w:val="en-US"/>
              </w:rPr>
            </w:pPr>
          </w:p>
        </w:tc>
        <w:tc>
          <w:tcPr>
            <w:tcW w:w="146" w:type="dxa"/>
            <w:vAlign w:val="center"/>
            <w:hideMark/>
          </w:tcPr>
          <w:p w14:paraId="0DBC9A34" w14:textId="77777777" w:rsidR="00E40265" w:rsidRPr="00E40265" w:rsidRDefault="00E40265" w:rsidP="00E40265">
            <w:pPr>
              <w:pStyle w:val="KeinLeerraum"/>
              <w:rPr>
                <w:noProof/>
                <w:sz w:val="18"/>
                <w:szCs w:val="18"/>
                <w:lang w:val="en-US"/>
              </w:rPr>
            </w:pPr>
          </w:p>
        </w:tc>
      </w:tr>
      <w:tr w:rsidR="00E40265" w:rsidRPr="008277EA" w14:paraId="1C85ACEF" w14:textId="77777777" w:rsidTr="008277EA">
        <w:trPr>
          <w:trHeight w:val="290"/>
        </w:trPr>
        <w:tc>
          <w:tcPr>
            <w:tcW w:w="2750" w:type="dxa"/>
            <w:tcBorders>
              <w:top w:val="nil"/>
              <w:left w:val="nil"/>
              <w:bottom w:val="nil"/>
              <w:right w:val="nil"/>
            </w:tcBorders>
            <w:shd w:val="clear" w:color="auto" w:fill="auto"/>
            <w:noWrap/>
            <w:vAlign w:val="bottom"/>
            <w:hideMark/>
          </w:tcPr>
          <w:p w14:paraId="684FA018" w14:textId="77777777" w:rsidR="00E40265" w:rsidRPr="00E40265" w:rsidRDefault="00E40265" w:rsidP="00E40265">
            <w:pPr>
              <w:pStyle w:val="KeinLeerraum"/>
              <w:rPr>
                <w:noProof/>
                <w:sz w:val="18"/>
                <w:szCs w:val="18"/>
                <w:lang w:val="de-CH"/>
              </w:rPr>
            </w:pPr>
            <w:r w:rsidRPr="00E40265">
              <w:rPr>
                <w:noProof/>
                <w:sz w:val="18"/>
                <w:szCs w:val="18"/>
                <w:lang w:val="de-CH"/>
              </w:rPr>
              <w:t>tel</w:t>
            </w:r>
          </w:p>
        </w:tc>
        <w:tc>
          <w:tcPr>
            <w:tcW w:w="5808" w:type="dxa"/>
            <w:tcBorders>
              <w:top w:val="nil"/>
              <w:left w:val="nil"/>
              <w:bottom w:val="nil"/>
              <w:right w:val="nil"/>
            </w:tcBorders>
            <w:shd w:val="clear" w:color="auto" w:fill="auto"/>
            <w:noWrap/>
            <w:vAlign w:val="bottom"/>
            <w:hideMark/>
          </w:tcPr>
          <w:p w14:paraId="51BDB3AD" w14:textId="77777777" w:rsidR="00E40265" w:rsidRPr="00E40265" w:rsidRDefault="00E40265" w:rsidP="00E40265">
            <w:pPr>
              <w:pStyle w:val="KeinLeerraum"/>
              <w:rPr>
                <w:noProof/>
                <w:sz w:val="18"/>
                <w:szCs w:val="18"/>
                <w:lang w:val="en-US"/>
              </w:rPr>
            </w:pPr>
            <w:r w:rsidRPr="00E40265">
              <w:rPr>
                <w:noProof/>
                <w:sz w:val="18"/>
                <w:szCs w:val="18"/>
                <w:lang w:val="en-US"/>
              </w:rPr>
              <w:t>binary, 1 if household has landline telephone</w:t>
            </w:r>
          </w:p>
        </w:tc>
        <w:tc>
          <w:tcPr>
            <w:tcW w:w="1805" w:type="dxa"/>
            <w:tcBorders>
              <w:top w:val="nil"/>
              <w:left w:val="nil"/>
              <w:bottom w:val="nil"/>
              <w:right w:val="nil"/>
            </w:tcBorders>
            <w:shd w:val="clear" w:color="auto" w:fill="auto"/>
            <w:noWrap/>
            <w:vAlign w:val="bottom"/>
          </w:tcPr>
          <w:p w14:paraId="75A2D075" w14:textId="0E4846A2" w:rsidR="00E40265" w:rsidRPr="00E40265" w:rsidRDefault="00E40265" w:rsidP="00E40265">
            <w:pPr>
              <w:pStyle w:val="KeinLeerraum"/>
              <w:rPr>
                <w:noProof/>
                <w:sz w:val="18"/>
                <w:szCs w:val="18"/>
                <w:lang w:val="en-US"/>
              </w:rPr>
            </w:pPr>
          </w:p>
        </w:tc>
        <w:tc>
          <w:tcPr>
            <w:tcW w:w="146" w:type="dxa"/>
            <w:vAlign w:val="center"/>
            <w:hideMark/>
          </w:tcPr>
          <w:p w14:paraId="3B004A17" w14:textId="77777777" w:rsidR="00E40265" w:rsidRPr="00E40265" w:rsidRDefault="00E40265" w:rsidP="00E40265">
            <w:pPr>
              <w:pStyle w:val="KeinLeerraum"/>
              <w:rPr>
                <w:noProof/>
                <w:sz w:val="18"/>
                <w:szCs w:val="18"/>
                <w:lang w:val="en-US"/>
              </w:rPr>
            </w:pPr>
          </w:p>
        </w:tc>
        <w:tc>
          <w:tcPr>
            <w:tcW w:w="146" w:type="dxa"/>
            <w:vAlign w:val="center"/>
            <w:hideMark/>
          </w:tcPr>
          <w:p w14:paraId="1527376A" w14:textId="77777777" w:rsidR="00E40265" w:rsidRPr="00E40265" w:rsidRDefault="00E40265" w:rsidP="00E40265">
            <w:pPr>
              <w:pStyle w:val="KeinLeerraum"/>
              <w:rPr>
                <w:noProof/>
                <w:sz w:val="18"/>
                <w:szCs w:val="18"/>
                <w:lang w:val="en-US"/>
              </w:rPr>
            </w:pPr>
          </w:p>
        </w:tc>
      </w:tr>
      <w:tr w:rsidR="00E40265" w:rsidRPr="008277EA" w14:paraId="2079CA66" w14:textId="77777777" w:rsidTr="008277EA">
        <w:trPr>
          <w:trHeight w:val="290"/>
        </w:trPr>
        <w:tc>
          <w:tcPr>
            <w:tcW w:w="2750" w:type="dxa"/>
            <w:tcBorders>
              <w:top w:val="nil"/>
              <w:left w:val="nil"/>
              <w:bottom w:val="nil"/>
              <w:right w:val="nil"/>
            </w:tcBorders>
            <w:shd w:val="clear" w:color="auto" w:fill="auto"/>
            <w:noWrap/>
            <w:vAlign w:val="bottom"/>
            <w:hideMark/>
          </w:tcPr>
          <w:p w14:paraId="4F4814FB" w14:textId="77777777" w:rsidR="00E40265" w:rsidRPr="00E40265" w:rsidRDefault="00E40265" w:rsidP="00E40265">
            <w:pPr>
              <w:pStyle w:val="KeinLeerraum"/>
              <w:rPr>
                <w:noProof/>
                <w:sz w:val="18"/>
                <w:szCs w:val="18"/>
                <w:lang w:val="de-CH"/>
              </w:rPr>
            </w:pPr>
            <w:r w:rsidRPr="00E40265">
              <w:rPr>
                <w:noProof/>
                <w:sz w:val="18"/>
                <w:szCs w:val="18"/>
                <w:lang w:val="de-CH"/>
              </w:rPr>
              <w:lastRenderedPageBreak/>
              <w:t>toilet</w:t>
            </w:r>
          </w:p>
        </w:tc>
        <w:tc>
          <w:tcPr>
            <w:tcW w:w="5808" w:type="dxa"/>
            <w:tcBorders>
              <w:top w:val="nil"/>
              <w:left w:val="nil"/>
              <w:bottom w:val="nil"/>
              <w:right w:val="nil"/>
            </w:tcBorders>
            <w:shd w:val="clear" w:color="auto" w:fill="auto"/>
            <w:noWrap/>
            <w:vAlign w:val="bottom"/>
            <w:hideMark/>
          </w:tcPr>
          <w:p w14:paraId="1B59B7F4" w14:textId="77777777" w:rsidR="00E40265" w:rsidRPr="00E40265" w:rsidRDefault="00E40265" w:rsidP="00E40265">
            <w:pPr>
              <w:pStyle w:val="KeinLeerraum"/>
              <w:rPr>
                <w:noProof/>
                <w:sz w:val="18"/>
                <w:szCs w:val="18"/>
                <w:lang w:val="en-US"/>
              </w:rPr>
            </w:pPr>
            <w:r w:rsidRPr="00E40265">
              <w:rPr>
                <w:noProof/>
                <w:sz w:val="18"/>
                <w:szCs w:val="18"/>
                <w:lang w:val="en-US"/>
              </w:rPr>
              <w:t>binary, 1 if household has any facility</w:t>
            </w:r>
          </w:p>
        </w:tc>
        <w:tc>
          <w:tcPr>
            <w:tcW w:w="1805" w:type="dxa"/>
            <w:tcBorders>
              <w:top w:val="nil"/>
              <w:left w:val="nil"/>
              <w:bottom w:val="nil"/>
              <w:right w:val="nil"/>
            </w:tcBorders>
            <w:shd w:val="clear" w:color="auto" w:fill="auto"/>
            <w:noWrap/>
            <w:vAlign w:val="bottom"/>
          </w:tcPr>
          <w:p w14:paraId="5BF2CC27" w14:textId="05CA5DEB" w:rsidR="00E40265" w:rsidRPr="00E40265" w:rsidRDefault="00E40265" w:rsidP="00E40265">
            <w:pPr>
              <w:pStyle w:val="KeinLeerraum"/>
              <w:rPr>
                <w:noProof/>
                <w:sz w:val="18"/>
                <w:szCs w:val="18"/>
                <w:lang w:val="en-US"/>
              </w:rPr>
            </w:pPr>
          </w:p>
        </w:tc>
        <w:tc>
          <w:tcPr>
            <w:tcW w:w="146" w:type="dxa"/>
            <w:vAlign w:val="center"/>
            <w:hideMark/>
          </w:tcPr>
          <w:p w14:paraId="5FC3BA67" w14:textId="77777777" w:rsidR="00E40265" w:rsidRPr="00E40265" w:rsidRDefault="00E40265" w:rsidP="00E40265">
            <w:pPr>
              <w:pStyle w:val="KeinLeerraum"/>
              <w:rPr>
                <w:noProof/>
                <w:sz w:val="18"/>
                <w:szCs w:val="18"/>
                <w:lang w:val="en-US"/>
              </w:rPr>
            </w:pPr>
          </w:p>
        </w:tc>
        <w:tc>
          <w:tcPr>
            <w:tcW w:w="146" w:type="dxa"/>
            <w:vAlign w:val="center"/>
            <w:hideMark/>
          </w:tcPr>
          <w:p w14:paraId="72D2EA77" w14:textId="77777777" w:rsidR="00E40265" w:rsidRPr="00E40265" w:rsidRDefault="00E40265" w:rsidP="00E40265">
            <w:pPr>
              <w:pStyle w:val="KeinLeerraum"/>
              <w:rPr>
                <w:noProof/>
                <w:sz w:val="18"/>
                <w:szCs w:val="18"/>
                <w:lang w:val="en-US"/>
              </w:rPr>
            </w:pPr>
          </w:p>
        </w:tc>
      </w:tr>
      <w:tr w:rsidR="00E40265" w:rsidRPr="008277EA" w14:paraId="1257520D" w14:textId="77777777" w:rsidTr="008277EA">
        <w:trPr>
          <w:trHeight w:val="290"/>
        </w:trPr>
        <w:tc>
          <w:tcPr>
            <w:tcW w:w="2750" w:type="dxa"/>
            <w:tcBorders>
              <w:top w:val="nil"/>
              <w:left w:val="nil"/>
              <w:bottom w:val="nil"/>
              <w:right w:val="nil"/>
            </w:tcBorders>
            <w:shd w:val="clear" w:color="auto" w:fill="auto"/>
            <w:noWrap/>
            <w:vAlign w:val="bottom"/>
            <w:hideMark/>
          </w:tcPr>
          <w:p w14:paraId="7B566592" w14:textId="77777777" w:rsidR="00E40265" w:rsidRPr="00E40265" w:rsidRDefault="00E40265" w:rsidP="00E40265">
            <w:pPr>
              <w:pStyle w:val="KeinLeerraum"/>
              <w:rPr>
                <w:noProof/>
                <w:sz w:val="18"/>
                <w:szCs w:val="18"/>
                <w:lang w:val="de-CH"/>
              </w:rPr>
            </w:pPr>
            <w:r w:rsidRPr="00E40265">
              <w:rPr>
                <w:noProof/>
                <w:sz w:val="18"/>
                <w:szCs w:val="18"/>
                <w:lang w:val="de-CH"/>
              </w:rPr>
              <w:t>share_toilet</w:t>
            </w:r>
          </w:p>
        </w:tc>
        <w:tc>
          <w:tcPr>
            <w:tcW w:w="5808" w:type="dxa"/>
            <w:tcBorders>
              <w:top w:val="nil"/>
              <w:left w:val="nil"/>
              <w:bottom w:val="nil"/>
              <w:right w:val="nil"/>
            </w:tcBorders>
            <w:shd w:val="clear" w:color="auto" w:fill="auto"/>
            <w:noWrap/>
            <w:vAlign w:val="bottom"/>
            <w:hideMark/>
          </w:tcPr>
          <w:p w14:paraId="3C838CEC" w14:textId="77777777" w:rsidR="00E40265" w:rsidRPr="00E40265" w:rsidRDefault="00E40265" w:rsidP="00E40265">
            <w:pPr>
              <w:pStyle w:val="KeinLeerraum"/>
              <w:rPr>
                <w:noProof/>
                <w:sz w:val="18"/>
                <w:szCs w:val="18"/>
                <w:lang w:val="en-US"/>
              </w:rPr>
            </w:pPr>
            <w:r w:rsidRPr="00E40265">
              <w:rPr>
                <w:noProof/>
                <w:sz w:val="18"/>
                <w:szCs w:val="18"/>
                <w:lang w:val="en-US"/>
              </w:rPr>
              <w:t>binary, 1 if household shares toilet with other households</w:t>
            </w:r>
          </w:p>
        </w:tc>
        <w:tc>
          <w:tcPr>
            <w:tcW w:w="1805" w:type="dxa"/>
            <w:tcBorders>
              <w:top w:val="nil"/>
              <w:left w:val="nil"/>
              <w:bottom w:val="nil"/>
              <w:right w:val="nil"/>
            </w:tcBorders>
            <w:shd w:val="clear" w:color="auto" w:fill="auto"/>
            <w:noWrap/>
            <w:vAlign w:val="bottom"/>
          </w:tcPr>
          <w:p w14:paraId="1DC20F61" w14:textId="3F81A22A" w:rsidR="00E40265" w:rsidRPr="00E40265" w:rsidRDefault="00E40265" w:rsidP="00E40265">
            <w:pPr>
              <w:pStyle w:val="KeinLeerraum"/>
              <w:rPr>
                <w:noProof/>
                <w:sz w:val="18"/>
                <w:szCs w:val="18"/>
                <w:lang w:val="en-US"/>
              </w:rPr>
            </w:pPr>
          </w:p>
        </w:tc>
        <w:tc>
          <w:tcPr>
            <w:tcW w:w="146" w:type="dxa"/>
            <w:vAlign w:val="center"/>
            <w:hideMark/>
          </w:tcPr>
          <w:p w14:paraId="55EF486A" w14:textId="77777777" w:rsidR="00E40265" w:rsidRPr="00E40265" w:rsidRDefault="00E40265" w:rsidP="00E40265">
            <w:pPr>
              <w:pStyle w:val="KeinLeerraum"/>
              <w:rPr>
                <w:noProof/>
                <w:sz w:val="18"/>
                <w:szCs w:val="18"/>
                <w:lang w:val="en-US"/>
              </w:rPr>
            </w:pPr>
          </w:p>
        </w:tc>
        <w:tc>
          <w:tcPr>
            <w:tcW w:w="146" w:type="dxa"/>
            <w:vAlign w:val="center"/>
            <w:hideMark/>
          </w:tcPr>
          <w:p w14:paraId="57B9EA1D" w14:textId="77777777" w:rsidR="00E40265" w:rsidRPr="00E40265" w:rsidRDefault="00E40265" w:rsidP="00E40265">
            <w:pPr>
              <w:pStyle w:val="KeinLeerraum"/>
              <w:rPr>
                <w:noProof/>
                <w:sz w:val="18"/>
                <w:szCs w:val="18"/>
                <w:lang w:val="en-US"/>
              </w:rPr>
            </w:pPr>
          </w:p>
        </w:tc>
      </w:tr>
      <w:tr w:rsidR="00E40265" w:rsidRPr="008277EA" w14:paraId="708096D4" w14:textId="77777777" w:rsidTr="008277EA">
        <w:trPr>
          <w:trHeight w:val="290"/>
        </w:trPr>
        <w:tc>
          <w:tcPr>
            <w:tcW w:w="2750" w:type="dxa"/>
            <w:tcBorders>
              <w:top w:val="nil"/>
              <w:left w:val="nil"/>
              <w:bottom w:val="nil"/>
              <w:right w:val="nil"/>
            </w:tcBorders>
            <w:shd w:val="clear" w:color="auto" w:fill="auto"/>
            <w:noWrap/>
            <w:vAlign w:val="bottom"/>
            <w:hideMark/>
          </w:tcPr>
          <w:p w14:paraId="3AF36556" w14:textId="77777777" w:rsidR="00E40265" w:rsidRPr="00E40265" w:rsidRDefault="00E40265" w:rsidP="00E40265">
            <w:pPr>
              <w:pStyle w:val="KeinLeerraum"/>
              <w:rPr>
                <w:noProof/>
                <w:sz w:val="18"/>
                <w:szCs w:val="18"/>
                <w:lang w:val="de-CH"/>
              </w:rPr>
            </w:pPr>
            <w:r w:rsidRPr="00E40265">
              <w:rPr>
                <w:noProof/>
                <w:sz w:val="18"/>
                <w:szCs w:val="18"/>
                <w:lang w:val="de-CH"/>
              </w:rPr>
              <w:t>safe_cooking_fuel</w:t>
            </w:r>
          </w:p>
        </w:tc>
        <w:tc>
          <w:tcPr>
            <w:tcW w:w="5808" w:type="dxa"/>
            <w:tcBorders>
              <w:top w:val="nil"/>
              <w:left w:val="nil"/>
              <w:bottom w:val="nil"/>
              <w:right w:val="nil"/>
            </w:tcBorders>
            <w:shd w:val="clear" w:color="auto" w:fill="auto"/>
            <w:noWrap/>
            <w:vAlign w:val="bottom"/>
            <w:hideMark/>
          </w:tcPr>
          <w:p w14:paraId="268358F4" w14:textId="77777777" w:rsidR="00E40265" w:rsidRPr="00E40265" w:rsidRDefault="00E40265" w:rsidP="00E40265">
            <w:pPr>
              <w:pStyle w:val="KeinLeerraum"/>
              <w:rPr>
                <w:noProof/>
                <w:sz w:val="18"/>
                <w:szCs w:val="18"/>
                <w:lang w:val="en-US"/>
              </w:rPr>
            </w:pPr>
            <w:r w:rsidRPr="00E40265">
              <w:rPr>
                <w:noProof/>
                <w:sz w:val="18"/>
                <w:szCs w:val="18"/>
                <w:lang w:val="en-US"/>
              </w:rPr>
              <w:t>binary, 1 if household uses safe cooking fuel</w:t>
            </w:r>
          </w:p>
        </w:tc>
        <w:tc>
          <w:tcPr>
            <w:tcW w:w="1805" w:type="dxa"/>
            <w:tcBorders>
              <w:top w:val="nil"/>
              <w:left w:val="nil"/>
              <w:bottom w:val="nil"/>
              <w:right w:val="nil"/>
            </w:tcBorders>
            <w:shd w:val="clear" w:color="auto" w:fill="auto"/>
            <w:noWrap/>
            <w:vAlign w:val="bottom"/>
          </w:tcPr>
          <w:p w14:paraId="17F851C6" w14:textId="6B36FC06" w:rsidR="00E40265" w:rsidRPr="00E40265" w:rsidRDefault="00E40265" w:rsidP="00E40265">
            <w:pPr>
              <w:pStyle w:val="KeinLeerraum"/>
              <w:rPr>
                <w:noProof/>
                <w:sz w:val="18"/>
                <w:szCs w:val="18"/>
                <w:lang w:val="en-US"/>
              </w:rPr>
            </w:pPr>
          </w:p>
        </w:tc>
        <w:tc>
          <w:tcPr>
            <w:tcW w:w="146" w:type="dxa"/>
            <w:vAlign w:val="center"/>
            <w:hideMark/>
          </w:tcPr>
          <w:p w14:paraId="59FD70D4" w14:textId="77777777" w:rsidR="00E40265" w:rsidRPr="00E40265" w:rsidRDefault="00E40265" w:rsidP="00E40265">
            <w:pPr>
              <w:pStyle w:val="KeinLeerraum"/>
              <w:rPr>
                <w:noProof/>
                <w:sz w:val="18"/>
                <w:szCs w:val="18"/>
                <w:lang w:val="en-US"/>
              </w:rPr>
            </w:pPr>
          </w:p>
        </w:tc>
        <w:tc>
          <w:tcPr>
            <w:tcW w:w="146" w:type="dxa"/>
            <w:vAlign w:val="center"/>
            <w:hideMark/>
          </w:tcPr>
          <w:p w14:paraId="6ADE62C9" w14:textId="77777777" w:rsidR="00E40265" w:rsidRPr="00E40265" w:rsidRDefault="00E40265" w:rsidP="00E40265">
            <w:pPr>
              <w:pStyle w:val="KeinLeerraum"/>
              <w:rPr>
                <w:noProof/>
                <w:sz w:val="18"/>
                <w:szCs w:val="18"/>
                <w:lang w:val="en-US"/>
              </w:rPr>
            </w:pPr>
          </w:p>
        </w:tc>
      </w:tr>
      <w:tr w:rsidR="00E40265" w:rsidRPr="008277EA" w14:paraId="3E732D49" w14:textId="77777777" w:rsidTr="008277EA">
        <w:trPr>
          <w:trHeight w:val="290"/>
        </w:trPr>
        <w:tc>
          <w:tcPr>
            <w:tcW w:w="2750" w:type="dxa"/>
            <w:tcBorders>
              <w:top w:val="nil"/>
              <w:left w:val="nil"/>
              <w:bottom w:val="nil"/>
              <w:right w:val="nil"/>
            </w:tcBorders>
            <w:shd w:val="clear" w:color="auto" w:fill="auto"/>
            <w:noWrap/>
            <w:vAlign w:val="bottom"/>
            <w:hideMark/>
          </w:tcPr>
          <w:p w14:paraId="10272CBE" w14:textId="77777777" w:rsidR="00E40265" w:rsidRPr="00E40265" w:rsidRDefault="00E40265" w:rsidP="00E40265">
            <w:pPr>
              <w:pStyle w:val="KeinLeerraum"/>
              <w:rPr>
                <w:noProof/>
                <w:sz w:val="18"/>
                <w:szCs w:val="18"/>
                <w:lang w:val="de-CH"/>
              </w:rPr>
            </w:pPr>
            <w:r w:rsidRPr="00E40265">
              <w:rPr>
                <w:noProof/>
                <w:sz w:val="18"/>
                <w:szCs w:val="18"/>
                <w:lang w:val="de-CH"/>
              </w:rPr>
              <w:t>mosquitonet</w:t>
            </w:r>
          </w:p>
        </w:tc>
        <w:tc>
          <w:tcPr>
            <w:tcW w:w="5808" w:type="dxa"/>
            <w:tcBorders>
              <w:top w:val="nil"/>
              <w:left w:val="nil"/>
              <w:bottom w:val="nil"/>
              <w:right w:val="nil"/>
            </w:tcBorders>
            <w:shd w:val="clear" w:color="auto" w:fill="auto"/>
            <w:noWrap/>
            <w:vAlign w:val="bottom"/>
            <w:hideMark/>
          </w:tcPr>
          <w:p w14:paraId="49EC33E3" w14:textId="77777777" w:rsidR="00E40265" w:rsidRPr="00E40265" w:rsidRDefault="00E40265" w:rsidP="00E40265">
            <w:pPr>
              <w:pStyle w:val="KeinLeerraum"/>
              <w:rPr>
                <w:noProof/>
                <w:sz w:val="18"/>
                <w:szCs w:val="18"/>
                <w:lang w:val="en-US"/>
              </w:rPr>
            </w:pPr>
            <w:r w:rsidRPr="00E40265">
              <w:rPr>
                <w:noProof/>
                <w:sz w:val="18"/>
                <w:szCs w:val="18"/>
                <w:lang w:val="en-US"/>
              </w:rPr>
              <w:t>binary, 1 if household uses a mosquitonet for sleeping</w:t>
            </w:r>
          </w:p>
        </w:tc>
        <w:tc>
          <w:tcPr>
            <w:tcW w:w="1805" w:type="dxa"/>
            <w:tcBorders>
              <w:top w:val="nil"/>
              <w:left w:val="nil"/>
              <w:bottom w:val="nil"/>
              <w:right w:val="nil"/>
            </w:tcBorders>
            <w:shd w:val="clear" w:color="auto" w:fill="auto"/>
            <w:noWrap/>
            <w:vAlign w:val="bottom"/>
          </w:tcPr>
          <w:p w14:paraId="058F7485" w14:textId="376F590F" w:rsidR="00E40265" w:rsidRPr="00E40265" w:rsidRDefault="00E40265" w:rsidP="00E40265">
            <w:pPr>
              <w:pStyle w:val="KeinLeerraum"/>
              <w:rPr>
                <w:noProof/>
                <w:sz w:val="18"/>
                <w:szCs w:val="18"/>
                <w:lang w:val="en-US"/>
              </w:rPr>
            </w:pPr>
          </w:p>
        </w:tc>
        <w:tc>
          <w:tcPr>
            <w:tcW w:w="146" w:type="dxa"/>
            <w:vAlign w:val="center"/>
            <w:hideMark/>
          </w:tcPr>
          <w:p w14:paraId="1E3DA4EC" w14:textId="77777777" w:rsidR="00E40265" w:rsidRPr="00E40265" w:rsidRDefault="00E40265" w:rsidP="00E40265">
            <w:pPr>
              <w:pStyle w:val="KeinLeerraum"/>
              <w:rPr>
                <w:noProof/>
                <w:sz w:val="18"/>
                <w:szCs w:val="18"/>
                <w:lang w:val="en-US"/>
              </w:rPr>
            </w:pPr>
          </w:p>
        </w:tc>
        <w:tc>
          <w:tcPr>
            <w:tcW w:w="146" w:type="dxa"/>
            <w:vAlign w:val="center"/>
            <w:hideMark/>
          </w:tcPr>
          <w:p w14:paraId="3DECBF49" w14:textId="77777777" w:rsidR="00E40265" w:rsidRPr="00E40265" w:rsidRDefault="00E40265" w:rsidP="00E40265">
            <w:pPr>
              <w:pStyle w:val="KeinLeerraum"/>
              <w:rPr>
                <w:noProof/>
                <w:sz w:val="18"/>
                <w:szCs w:val="18"/>
                <w:lang w:val="en-US"/>
              </w:rPr>
            </w:pPr>
          </w:p>
        </w:tc>
      </w:tr>
      <w:tr w:rsidR="00E40265" w:rsidRPr="008277EA" w14:paraId="23529D08" w14:textId="77777777" w:rsidTr="008277EA">
        <w:trPr>
          <w:trHeight w:val="290"/>
        </w:trPr>
        <w:tc>
          <w:tcPr>
            <w:tcW w:w="2750" w:type="dxa"/>
            <w:tcBorders>
              <w:top w:val="nil"/>
              <w:left w:val="nil"/>
              <w:bottom w:val="nil"/>
              <w:right w:val="nil"/>
            </w:tcBorders>
            <w:shd w:val="clear" w:color="auto" w:fill="auto"/>
            <w:noWrap/>
            <w:vAlign w:val="bottom"/>
            <w:hideMark/>
          </w:tcPr>
          <w:p w14:paraId="639D1439" w14:textId="77777777" w:rsidR="00E40265" w:rsidRPr="00E40265" w:rsidRDefault="00E40265" w:rsidP="00E40265">
            <w:pPr>
              <w:pStyle w:val="KeinLeerraum"/>
              <w:rPr>
                <w:noProof/>
                <w:sz w:val="18"/>
                <w:szCs w:val="18"/>
                <w:lang w:val="de-CH"/>
              </w:rPr>
            </w:pPr>
            <w:r w:rsidRPr="00E40265">
              <w:rPr>
                <w:noProof/>
                <w:sz w:val="18"/>
                <w:szCs w:val="18"/>
                <w:lang w:val="de-CH"/>
              </w:rPr>
              <w:t>child_mosquitonet</w:t>
            </w:r>
          </w:p>
        </w:tc>
        <w:tc>
          <w:tcPr>
            <w:tcW w:w="5808" w:type="dxa"/>
            <w:tcBorders>
              <w:top w:val="nil"/>
              <w:left w:val="nil"/>
              <w:bottom w:val="nil"/>
              <w:right w:val="nil"/>
            </w:tcBorders>
            <w:shd w:val="clear" w:color="auto" w:fill="auto"/>
            <w:noWrap/>
            <w:vAlign w:val="bottom"/>
            <w:hideMark/>
          </w:tcPr>
          <w:p w14:paraId="1C1DAC38" w14:textId="77777777" w:rsidR="00E40265" w:rsidRPr="00E40265" w:rsidRDefault="00E40265" w:rsidP="00E40265">
            <w:pPr>
              <w:pStyle w:val="KeinLeerraum"/>
              <w:rPr>
                <w:noProof/>
                <w:sz w:val="18"/>
                <w:szCs w:val="18"/>
                <w:lang w:val="en-US"/>
              </w:rPr>
            </w:pPr>
            <w:r w:rsidRPr="00E40265">
              <w:rPr>
                <w:noProof/>
                <w:sz w:val="18"/>
                <w:szCs w:val="18"/>
                <w:lang w:val="en-US"/>
              </w:rPr>
              <w:t>binary, 1 if all children sleep under a mosquitonet</w:t>
            </w:r>
          </w:p>
        </w:tc>
        <w:tc>
          <w:tcPr>
            <w:tcW w:w="1805" w:type="dxa"/>
            <w:tcBorders>
              <w:top w:val="nil"/>
              <w:left w:val="nil"/>
              <w:bottom w:val="nil"/>
              <w:right w:val="nil"/>
            </w:tcBorders>
            <w:shd w:val="clear" w:color="auto" w:fill="auto"/>
            <w:noWrap/>
            <w:vAlign w:val="bottom"/>
          </w:tcPr>
          <w:p w14:paraId="3964AE32" w14:textId="45B8570F" w:rsidR="00E40265" w:rsidRPr="00E40265" w:rsidRDefault="00E40265" w:rsidP="00E40265">
            <w:pPr>
              <w:pStyle w:val="KeinLeerraum"/>
              <w:rPr>
                <w:noProof/>
                <w:sz w:val="18"/>
                <w:szCs w:val="18"/>
                <w:lang w:val="en-US"/>
              </w:rPr>
            </w:pPr>
          </w:p>
        </w:tc>
        <w:tc>
          <w:tcPr>
            <w:tcW w:w="146" w:type="dxa"/>
            <w:vAlign w:val="center"/>
            <w:hideMark/>
          </w:tcPr>
          <w:p w14:paraId="2B6E4046" w14:textId="77777777" w:rsidR="00E40265" w:rsidRPr="00E40265" w:rsidRDefault="00E40265" w:rsidP="00E40265">
            <w:pPr>
              <w:pStyle w:val="KeinLeerraum"/>
              <w:rPr>
                <w:noProof/>
                <w:sz w:val="18"/>
                <w:szCs w:val="18"/>
                <w:lang w:val="en-US"/>
              </w:rPr>
            </w:pPr>
          </w:p>
        </w:tc>
        <w:tc>
          <w:tcPr>
            <w:tcW w:w="146" w:type="dxa"/>
            <w:vAlign w:val="center"/>
            <w:hideMark/>
          </w:tcPr>
          <w:p w14:paraId="3FA47613" w14:textId="77777777" w:rsidR="00E40265" w:rsidRPr="00E40265" w:rsidRDefault="00E40265" w:rsidP="00E40265">
            <w:pPr>
              <w:pStyle w:val="KeinLeerraum"/>
              <w:rPr>
                <w:noProof/>
                <w:sz w:val="18"/>
                <w:szCs w:val="18"/>
                <w:lang w:val="en-US"/>
              </w:rPr>
            </w:pPr>
          </w:p>
        </w:tc>
      </w:tr>
      <w:tr w:rsidR="00E40265" w:rsidRPr="008277EA" w14:paraId="1D6B7662" w14:textId="77777777" w:rsidTr="008277EA">
        <w:trPr>
          <w:trHeight w:val="290"/>
        </w:trPr>
        <w:tc>
          <w:tcPr>
            <w:tcW w:w="2750" w:type="dxa"/>
            <w:tcBorders>
              <w:top w:val="nil"/>
              <w:left w:val="nil"/>
              <w:bottom w:val="nil"/>
              <w:right w:val="nil"/>
            </w:tcBorders>
            <w:shd w:val="clear" w:color="auto" w:fill="auto"/>
            <w:noWrap/>
            <w:vAlign w:val="bottom"/>
            <w:hideMark/>
          </w:tcPr>
          <w:p w14:paraId="335F057D" w14:textId="77777777" w:rsidR="00E40265" w:rsidRPr="00E40265" w:rsidRDefault="00E40265" w:rsidP="00E40265">
            <w:pPr>
              <w:pStyle w:val="KeinLeerraum"/>
              <w:rPr>
                <w:noProof/>
                <w:sz w:val="18"/>
                <w:szCs w:val="18"/>
                <w:lang w:val="de-CH"/>
              </w:rPr>
            </w:pPr>
            <w:r w:rsidRPr="00E40265">
              <w:rPr>
                <w:noProof/>
                <w:sz w:val="18"/>
                <w:szCs w:val="18"/>
                <w:lang w:val="de-CH"/>
              </w:rPr>
              <w:t>soap</w:t>
            </w:r>
          </w:p>
        </w:tc>
        <w:tc>
          <w:tcPr>
            <w:tcW w:w="5808" w:type="dxa"/>
            <w:tcBorders>
              <w:top w:val="nil"/>
              <w:left w:val="nil"/>
              <w:bottom w:val="nil"/>
              <w:right w:val="nil"/>
            </w:tcBorders>
            <w:shd w:val="clear" w:color="auto" w:fill="auto"/>
            <w:noWrap/>
            <w:vAlign w:val="bottom"/>
            <w:hideMark/>
          </w:tcPr>
          <w:p w14:paraId="5F624E1F" w14:textId="77777777" w:rsidR="00E40265" w:rsidRPr="00E40265" w:rsidRDefault="00E40265" w:rsidP="00E40265">
            <w:pPr>
              <w:pStyle w:val="KeinLeerraum"/>
              <w:rPr>
                <w:noProof/>
                <w:sz w:val="18"/>
                <w:szCs w:val="18"/>
                <w:lang w:val="en-US"/>
              </w:rPr>
            </w:pPr>
            <w:r w:rsidRPr="00E40265">
              <w:rPr>
                <w:noProof/>
                <w:sz w:val="18"/>
                <w:szCs w:val="18"/>
                <w:lang w:val="en-US"/>
              </w:rPr>
              <w:t>binary, 1 if soap present at place for hand washing</w:t>
            </w:r>
          </w:p>
        </w:tc>
        <w:tc>
          <w:tcPr>
            <w:tcW w:w="1805" w:type="dxa"/>
            <w:tcBorders>
              <w:top w:val="nil"/>
              <w:left w:val="nil"/>
              <w:bottom w:val="nil"/>
              <w:right w:val="nil"/>
            </w:tcBorders>
            <w:shd w:val="clear" w:color="auto" w:fill="auto"/>
            <w:noWrap/>
            <w:vAlign w:val="bottom"/>
          </w:tcPr>
          <w:p w14:paraId="595BE090" w14:textId="4BF0C6A5" w:rsidR="00E40265" w:rsidRPr="00E40265" w:rsidRDefault="00E40265" w:rsidP="00E40265">
            <w:pPr>
              <w:pStyle w:val="KeinLeerraum"/>
              <w:rPr>
                <w:noProof/>
                <w:sz w:val="18"/>
                <w:szCs w:val="18"/>
                <w:lang w:val="en-US"/>
              </w:rPr>
            </w:pPr>
          </w:p>
        </w:tc>
        <w:tc>
          <w:tcPr>
            <w:tcW w:w="146" w:type="dxa"/>
            <w:vAlign w:val="center"/>
            <w:hideMark/>
          </w:tcPr>
          <w:p w14:paraId="33BE598F" w14:textId="77777777" w:rsidR="00E40265" w:rsidRPr="00E40265" w:rsidRDefault="00E40265" w:rsidP="00E40265">
            <w:pPr>
              <w:pStyle w:val="KeinLeerraum"/>
              <w:rPr>
                <w:noProof/>
                <w:sz w:val="18"/>
                <w:szCs w:val="18"/>
                <w:lang w:val="en-US"/>
              </w:rPr>
            </w:pPr>
          </w:p>
        </w:tc>
        <w:tc>
          <w:tcPr>
            <w:tcW w:w="146" w:type="dxa"/>
            <w:vAlign w:val="center"/>
            <w:hideMark/>
          </w:tcPr>
          <w:p w14:paraId="287EA422" w14:textId="77777777" w:rsidR="00E40265" w:rsidRPr="00E40265" w:rsidRDefault="00E40265" w:rsidP="00E40265">
            <w:pPr>
              <w:pStyle w:val="KeinLeerraum"/>
              <w:rPr>
                <w:noProof/>
                <w:sz w:val="18"/>
                <w:szCs w:val="18"/>
                <w:lang w:val="en-US"/>
              </w:rPr>
            </w:pPr>
          </w:p>
        </w:tc>
      </w:tr>
      <w:tr w:rsidR="00E40265" w:rsidRPr="008277EA" w14:paraId="24F9B5CE" w14:textId="77777777" w:rsidTr="008277EA">
        <w:trPr>
          <w:trHeight w:val="290"/>
        </w:trPr>
        <w:tc>
          <w:tcPr>
            <w:tcW w:w="2750" w:type="dxa"/>
            <w:tcBorders>
              <w:top w:val="nil"/>
              <w:left w:val="nil"/>
              <w:bottom w:val="nil"/>
              <w:right w:val="nil"/>
            </w:tcBorders>
            <w:shd w:val="clear" w:color="auto" w:fill="auto"/>
            <w:noWrap/>
            <w:vAlign w:val="bottom"/>
            <w:hideMark/>
          </w:tcPr>
          <w:p w14:paraId="3EA952C3" w14:textId="77777777" w:rsidR="00E40265" w:rsidRPr="00E40265" w:rsidRDefault="00E40265" w:rsidP="00E40265">
            <w:pPr>
              <w:pStyle w:val="KeinLeerraum"/>
              <w:rPr>
                <w:noProof/>
                <w:sz w:val="18"/>
                <w:szCs w:val="18"/>
                <w:lang w:val="de-CH"/>
              </w:rPr>
            </w:pPr>
            <w:r w:rsidRPr="00E40265">
              <w:rPr>
                <w:noProof/>
                <w:sz w:val="18"/>
                <w:szCs w:val="18"/>
                <w:lang w:val="de-CH"/>
              </w:rPr>
              <w:t>mobile</w:t>
            </w:r>
          </w:p>
        </w:tc>
        <w:tc>
          <w:tcPr>
            <w:tcW w:w="5808" w:type="dxa"/>
            <w:tcBorders>
              <w:top w:val="nil"/>
              <w:left w:val="nil"/>
              <w:bottom w:val="nil"/>
              <w:right w:val="nil"/>
            </w:tcBorders>
            <w:shd w:val="clear" w:color="auto" w:fill="auto"/>
            <w:noWrap/>
            <w:vAlign w:val="bottom"/>
            <w:hideMark/>
          </w:tcPr>
          <w:p w14:paraId="00D8CF6C" w14:textId="77777777" w:rsidR="00E40265" w:rsidRPr="00E40265" w:rsidRDefault="00E40265" w:rsidP="00E40265">
            <w:pPr>
              <w:pStyle w:val="KeinLeerraum"/>
              <w:rPr>
                <w:noProof/>
                <w:sz w:val="18"/>
                <w:szCs w:val="18"/>
                <w:lang w:val="en-US"/>
              </w:rPr>
            </w:pPr>
            <w:r w:rsidRPr="00E40265">
              <w:rPr>
                <w:noProof/>
                <w:sz w:val="18"/>
                <w:szCs w:val="18"/>
                <w:lang w:val="en-US"/>
              </w:rPr>
              <w:t>binary, 1 if household has mobile telephone</w:t>
            </w:r>
          </w:p>
        </w:tc>
        <w:tc>
          <w:tcPr>
            <w:tcW w:w="1805" w:type="dxa"/>
            <w:tcBorders>
              <w:top w:val="nil"/>
              <w:left w:val="nil"/>
              <w:bottom w:val="nil"/>
              <w:right w:val="nil"/>
            </w:tcBorders>
            <w:shd w:val="clear" w:color="auto" w:fill="auto"/>
            <w:noWrap/>
            <w:vAlign w:val="bottom"/>
          </w:tcPr>
          <w:p w14:paraId="189A07C7" w14:textId="6F018CDE" w:rsidR="00E40265" w:rsidRPr="00E40265" w:rsidRDefault="00E40265" w:rsidP="00E40265">
            <w:pPr>
              <w:pStyle w:val="KeinLeerraum"/>
              <w:rPr>
                <w:noProof/>
                <w:sz w:val="18"/>
                <w:szCs w:val="18"/>
                <w:lang w:val="en-US"/>
              </w:rPr>
            </w:pPr>
          </w:p>
        </w:tc>
        <w:tc>
          <w:tcPr>
            <w:tcW w:w="146" w:type="dxa"/>
            <w:vAlign w:val="center"/>
            <w:hideMark/>
          </w:tcPr>
          <w:p w14:paraId="0A78129D" w14:textId="77777777" w:rsidR="00E40265" w:rsidRPr="00E40265" w:rsidRDefault="00E40265" w:rsidP="00E40265">
            <w:pPr>
              <w:pStyle w:val="KeinLeerraum"/>
              <w:rPr>
                <w:noProof/>
                <w:sz w:val="18"/>
                <w:szCs w:val="18"/>
                <w:lang w:val="en-US"/>
              </w:rPr>
            </w:pPr>
          </w:p>
        </w:tc>
        <w:tc>
          <w:tcPr>
            <w:tcW w:w="146" w:type="dxa"/>
            <w:vAlign w:val="center"/>
            <w:hideMark/>
          </w:tcPr>
          <w:p w14:paraId="3B6ECEA0" w14:textId="77777777" w:rsidR="00E40265" w:rsidRPr="00E40265" w:rsidRDefault="00E40265" w:rsidP="00E40265">
            <w:pPr>
              <w:pStyle w:val="KeinLeerraum"/>
              <w:rPr>
                <w:noProof/>
                <w:sz w:val="18"/>
                <w:szCs w:val="18"/>
                <w:lang w:val="en-US"/>
              </w:rPr>
            </w:pPr>
          </w:p>
        </w:tc>
      </w:tr>
      <w:tr w:rsidR="00E40265" w:rsidRPr="008277EA" w14:paraId="4C0B1184" w14:textId="77777777" w:rsidTr="008277EA">
        <w:trPr>
          <w:trHeight w:val="290"/>
        </w:trPr>
        <w:tc>
          <w:tcPr>
            <w:tcW w:w="2750" w:type="dxa"/>
            <w:tcBorders>
              <w:top w:val="nil"/>
              <w:left w:val="nil"/>
              <w:bottom w:val="nil"/>
              <w:right w:val="nil"/>
            </w:tcBorders>
            <w:shd w:val="clear" w:color="auto" w:fill="auto"/>
            <w:noWrap/>
            <w:vAlign w:val="bottom"/>
            <w:hideMark/>
          </w:tcPr>
          <w:p w14:paraId="1AC065F9" w14:textId="77777777" w:rsidR="00E40265" w:rsidRPr="00E40265" w:rsidRDefault="00E40265" w:rsidP="00E40265">
            <w:pPr>
              <w:pStyle w:val="KeinLeerraum"/>
              <w:rPr>
                <w:noProof/>
                <w:sz w:val="18"/>
                <w:szCs w:val="18"/>
                <w:lang w:val="de-CH"/>
              </w:rPr>
            </w:pPr>
            <w:r w:rsidRPr="00E40265">
              <w:rPr>
                <w:noProof/>
                <w:sz w:val="18"/>
                <w:szCs w:val="18"/>
                <w:lang w:val="de-CH"/>
              </w:rPr>
              <w:t>watch</w:t>
            </w:r>
          </w:p>
        </w:tc>
        <w:tc>
          <w:tcPr>
            <w:tcW w:w="5808" w:type="dxa"/>
            <w:tcBorders>
              <w:top w:val="nil"/>
              <w:left w:val="nil"/>
              <w:bottom w:val="nil"/>
              <w:right w:val="nil"/>
            </w:tcBorders>
            <w:shd w:val="clear" w:color="auto" w:fill="auto"/>
            <w:noWrap/>
            <w:vAlign w:val="bottom"/>
            <w:hideMark/>
          </w:tcPr>
          <w:p w14:paraId="6214B588" w14:textId="77777777" w:rsidR="00E40265" w:rsidRPr="00E40265" w:rsidRDefault="00E40265" w:rsidP="00E40265">
            <w:pPr>
              <w:pStyle w:val="KeinLeerraum"/>
              <w:rPr>
                <w:noProof/>
                <w:sz w:val="18"/>
                <w:szCs w:val="18"/>
                <w:lang w:val="en-US"/>
              </w:rPr>
            </w:pPr>
            <w:r w:rsidRPr="00E40265">
              <w:rPr>
                <w:noProof/>
                <w:sz w:val="18"/>
                <w:szCs w:val="18"/>
                <w:lang w:val="en-US"/>
              </w:rPr>
              <w:t>binary, 1 if household has watch</w:t>
            </w:r>
          </w:p>
        </w:tc>
        <w:tc>
          <w:tcPr>
            <w:tcW w:w="1805" w:type="dxa"/>
            <w:tcBorders>
              <w:top w:val="nil"/>
              <w:left w:val="nil"/>
              <w:bottom w:val="nil"/>
              <w:right w:val="nil"/>
            </w:tcBorders>
            <w:shd w:val="clear" w:color="auto" w:fill="auto"/>
            <w:noWrap/>
            <w:vAlign w:val="bottom"/>
          </w:tcPr>
          <w:p w14:paraId="4F850576" w14:textId="29861431" w:rsidR="00E40265" w:rsidRPr="00E40265" w:rsidRDefault="00E40265" w:rsidP="00E40265">
            <w:pPr>
              <w:pStyle w:val="KeinLeerraum"/>
              <w:rPr>
                <w:noProof/>
                <w:sz w:val="18"/>
                <w:szCs w:val="18"/>
                <w:lang w:val="en-US"/>
              </w:rPr>
            </w:pPr>
          </w:p>
        </w:tc>
        <w:tc>
          <w:tcPr>
            <w:tcW w:w="146" w:type="dxa"/>
            <w:vAlign w:val="center"/>
            <w:hideMark/>
          </w:tcPr>
          <w:p w14:paraId="5D4EFDE4" w14:textId="77777777" w:rsidR="00E40265" w:rsidRPr="00E40265" w:rsidRDefault="00E40265" w:rsidP="00E40265">
            <w:pPr>
              <w:pStyle w:val="KeinLeerraum"/>
              <w:rPr>
                <w:noProof/>
                <w:sz w:val="18"/>
                <w:szCs w:val="18"/>
                <w:lang w:val="en-US"/>
              </w:rPr>
            </w:pPr>
          </w:p>
        </w:tc>
        <w:tc>
          <w:tcPr>
            <w:tcW w:w="146" w:type="dxa"/>
            <w:vAlign w:val="center"/>
            <w:hideMark/>
          </w:tcPr>
          <w:p w14:paraId="3A6EE9C6" w14:textId="77777777" w:rsidR="00E40265" w:rsidRPr="00E40265" w:rsidRDefault="00E40265" w:rsidP="00E40265">
            <w:pPr>
              <w:pStyle w:val="KeinLeerraum"/>
              <w:rPr>
                <w:noProof/>
                <w:sz w:val="18"/>
                <w:szCs w:val="18"/>
                <w:lang w:val="en-US"/>
              </w:rPr>
            </w:pPr>
          </w:p>
        </w:tc>
      </w:tr>
      <w:tr w:rsidR="00E40265" w:rsidRPr="008277EA" w14:paraId="28EAD77B" w14:textId="77777777" w:rsidTr="008277EA">
        <w:trPr>
          <w:trHeight w:val="290"/>
        </w:trPr>
        <w:tc>
          <w:tcPr>
            <w:tcW w:w="2750" w:type="dxa"/>
            <w:tcBorders>
              <w:top w:val="nil"/>
              <w:left w:val="nil"/>
              <w:bottom w:val="nil"/>
              <w:right w:val="nil"/>
            </w:tcBorders>
            <w:shd w:val="clear" w:color="auto" w:fill="auto"/>
            <w:noWrap/>
            <w:vAlign w:val="bottom"/>
            <w:hideMark/>
          </w:tcPr>
          <w:p w14:paraId="5FABE4D2" w14:textId="77777777" w:rsidR="00E40265" w:rsidRPr="00E40265" w:rsidRDefault="00E40265" w:rsidP="00E40265">
            <w:pPr>
              <w:pStyle w:val="KeinLeerraum"/>
              <w:rPr>
                <w:noProof/>
                <w:sz w:val="18"/>
                <w:szCs w:val="18"/>
                <w:lang w:val="de-CH"/>
              </w:rPr>
            </w:pPr>
            <w:r w:rsidRPr="00E40265">
              <w:rPr>
                <w:noProof/>
                <w:sz w:val="18"/>
                <w:szCs w:val="18"/>
                <w:lang w:val="de-CH"/>
              </w:rPr>
              <w:t>cart</w:t>
            </w:r>
          </w:p>
        </w:tc>
        <w:tc>
          <w:tcPr>
            <w:tcW w:w="5808" w:type="dxa"/>
            <w:tcBorders>
              <w:top w:val="nil"/>
              <w:left w:val="nil"/>
              <w:bottom w:val="nil"/>
              <w:right w:val="nil"/>
            </w:tcBorders>
            <w:shd w:val="clear" w:color="auto" w:fill="auto"/>
            <w:noWrap/>
            <w:vAlign w:val="bottom"/>
            <w:hideMark/>
          </w:tcPr>
          <w:p w14:paraId="60762D65" w14:textId="77777777" w:rsidR="00E40265" w:rsidRPr="00E40265" w:rsidRDefault="00E40265" w:rsidP="00E40265">
            <w:pPr>
              <w:pStyle w:val="KeinLeerraum"/>
              <w:rPr>
                <w:noProof/>
                <w:sz w:val="18"/>
                <w:szCs w:val="18"/>
                <w:lang w:val="en-US"/>
              </w:rPr>
            </w:pPr>
            <w:r w:rsidRPr="00E40265">
              <w:rPr>
                <w:noProof/>
                <w:sz w:val="18"/>
                <w:szCs w:val="18"/>
                <w:lang w:val="en-US"/>
              </w:rPr>
              <w:t>binary, 1 if household has cart</w:t>
            </w:r>
          </w:p>
        </w:tc>
        <w:tc>
          <w:tcPr>
            <w:tcW w:w="1805" w:type="dxa"/>
            <w:tcBorders>
              <w:top w:val="nil"/>
              <w:left w:val="nil"/>
              <w:bottom w:val="nil"/>
              <w:right w:val="nil"/>
            </w:tcBorders>
            <w:shd w:val="clear" w:color="auto" w:fill="auto"/>
            <w:noWrap/>
            <w:vAlign w:val="bottom"/>
          </w:tcPr>
          <w:p w14:paraId="30B8651E" w14:textId="17C152E0" w:rsidR="00E40265" w:rsidRPr="00E40265" w:rsidRDefault="00E40265" w:rsidP="00E40265">
            <w:pPr>
              <w:pStyle w:val="KeinLeerraum"/>
              <w:rPr>
                <w:noProof/>
                <w:sz w:val="18"/>
                <w:szCs w:val="18"/>
                <w:lang w:val="en-US"/>
              </w:rPr>
            </w:pPr>
          </w:p>
        </w:tc>
        <w:tc>
          <w:tcPr>
            <w:tcW w:w="146" w:type="dxa"/>
            <w:vAlign w:val="center"/>
            <w:hideMark/>
          </w:tcPr>
          <w:p w14:paraId="3F6325EA" w14:textId="77777777" w:rsidR="00E40265" w:rsidRPr="00E40265" w:rsidRDefault="00E40265" w:rsidP="00E40265">
            <w:pPr>
              <w:pStyle w:val="KeinLeerraum"/>
              <w:rPr>
                <w:noProof/>
                <w:sz w:val="18"/>
                <w:szCs w:val="18"/>
                <w:lang w:val="en-US"/>
              </w:rPr>
            </w:pPr>
          </w:p>
        </w:tc>
        <w:tc>
          <w:tcPr>
            <w:tcW w:w="146" w:type="dxa"/>
            <w:vAlign w:val="center"/>
            <w:hideMark/>
          </w:tcPr>
          <w:p w14:paraId="59B2516E" w14:textId="77777777" w:rsidR="00E40265" w:rsidRPr="00E40265" w:rsidRDefault="00E40265" w:rsidP="00E40265">
            <w:pPr>
              <w:pStyle w:val="KeinLeerraum"/>
              <w:rPr>
                <w:noProof/>
                <w:sz w:val="18"/>
                <w:szCs w:val="18"/>
                <w:lang w:val="en-US"/>
              </w:rPr>
            </w:pPr>
          </w:p>
        </w:tc>
      </w:tr>
      <w:tr w:rsidR="00E40265" w:rsidRPr="008277EA" w14:paraId="4FB5DA00" w14:textId="77777777" w:rsidTr="008277EA">
        <w:trPr>
          <w:trHeight w:val="290"/>
        </w:trPr>
        <w:tc>
          <w:tcPr>
            <w:tcW w:w="2750" w:type="dxa"/>
            <w:tcBorders>
              <w:top w:val="nil"/>
              <w:left w:val="nil"/>
              <w:bottom w:val="nil"/>
              <w:right w:val="nil"/>
            </w:tcBorders>
            <w:shd w:val="clear" w:color="auto" w:fill="auto"/>
            <w:noWrap/>
            <w:vAlign w:val="bottom"/>
            <w:hideMark/>
          </w:tcPr>
          <w:p w14:paraId="54596073" w14:textId="77777777" w:rsidR="00E40265" w:rsidRPr="00E40265" w:rsidRDefault="00E40265" w:rsidP="00E40265">
            <w:pPr>
              <w:pStyle w:val="KeinLeerraum"/>
              <w:rPr>
                <w:noProof/>
                <w:sz w:val="18"/>
                <w:szCs w:val="18"/>
                <w:lang w:val="de-CH"/>
              </w:rPr>
            </w:pPr>
            <w:r w:rsidRPr="00E40265">
              <w:rPr>
                <w:noProof/>
                <w:sz w:val="18"/>
                <w:szCs w:val="18"/>
                <w:lang w:val="de-CH"/>
              </w:rPr>
              <w:t>boat</w:t>
            </w:r>
          </w:p>
        </w:tc>
        <w:tc>
          <w:tcPr>
            <w:tcW w:w="5808" w:type="dxa"/>
            <w:tcBorders>
              <w:top w:val="nil"/>
              <w:left w:val="nil"/>
              <w:bottom w:val="nil"/>
              <w:right w:val="nil"/>
            </w:tcBorders>
            <w:shd w:val="clear" w:color="auto" w:fill="auto"/>
            <w:noWrap/>
            <w:vAlign w:val="bottom"/>
            <w:hideMark/>
          </w:tcPr>
          <w:p w14:paraId="03D602A8" w14:textId="77777777" w:rsidR="00E40265" w:rsidRPr="00E40265" w:rsidRDefault="00E40265" w:rsidP="00E40265">
            <w:pPr>
              <w:pStyle w:val="KeinLeerraum"/>
              <w:rPr>
                <w:noProof/>
                <w:sz w:val="18"/>
                <w:szCs w:val="18"/>
                <w:lang w:val="en-US"/>
              </w:rPr>
            </w:pPr>
            <w:r w:rsidRPr="00E40265">
              <w:rPr>
                <w:noProof/>
                <w:sz w:val="18"/>
                <w:szCs w:val="18"/>
                <w:lang w:val="en-US"/>
              </w:rPr>
              <w:t>binary, 1 if household has boat</w:t>
            </w:r>
          </w:p>
        </w:tc>
        <w:tc>
          <w:tcPr>
            <w:tcW w:w="1805" w:type="dxa"/>
            <w:tcBorders>
              <w:top w:val="nil"/>
              <w:left w:val="nil"/>
              <w:bottom w:val="nil"/>
              <w:right w:val="nil"/>
            </w:tcBorders>
            <w:shd w:val="clear" w:color="auto" w:fill="auto"/>
            <w:noWrap/>
            <w:vAlign w:val="bottom"/>
          </w:tcPr>
          <w:p w14:paraId="4430A991" w14:textId="6E952241" w:rsidR="00E40265" w:rsidRPr="00E40265" w:rsidRDefault="00E40265" w:rsidP="00E40265">
            <w:pPr>
              <w:pStyle w:val="KeinLeerraum"/>
              <w:rPr>
                <w:noProof/>
                <w:sz w:val="18"/>
                <w:szCs w:val="18"/>
                <w:lang w:val="en-US"/>
              </w:rPr>
            </w:pPr>
          </w:p>
        </w:tc>
        <w:tc>
          <w:tcPr>
            <w:tcW w:w="146" w:type="dxa"/>
            <w:vAlign w:val="center"/>
            <w:hideMark/>
          </w:tcPr>
          <w:p w14:paraId="2856FAF8" w14:textId="77777777" w:rsidR="00E40265" w:rsidRPr="00E40265" w:rsidRDefault="00E40265" w:rsidP="00E40265">
            <w:pPr>
              <w:pStyle w:val="KeinLeerraum"/>
              <w:rPr>
                <w:noProof/>
                <w:sz w:val="18"/>
                <w:szCs w:val="18"/>
                <w:lang w:val="en-US"/>
              </w:rPr>
            </w:pPr>
          </w:p>
        </w:tc>
        <w:tc>
          <w:tcPr>
            <w:tcW w:w="146" w:type="dxa"/>
            <w:vAlign w:val="center"/>
            <w:hideMark/>
          </w:tcPr>
          <w:p w14:paraId="2BE6C8E6" w14:textId="77777777" w:rsidR="00E40265" w:rsidRPr="00E40265" w:rsidRDefault="00E40265" w:rsidP="00E40265">
            <w:pPr>
              <w:pStyle w:val="KeinLeerraum"/>
              <w:rPr>
                <w:noProof/>
                <w:sz w:val="18"/>
                <w:szCs w:val="18"/>
                <w:lang w:val="en-US"/>
              </w:rPr>
            </w:pPr>
          </w:p>
        </w:tc>
      </w:tr>
      <w:tr w:rsidR="00E40265" w:rsidRPr="008277EA" w14:paraId="10ABC710" w14:textId="77777777" w:rsidTr="008277EA">
        <w:trPr>
          <w:trHeight w:val="290"/>
        </w:trPr>
        <w:tc>
          <w:tcPr>
            <w:tcW w:w="2750" w:type="dxa"/>
            <w:tcBorders>
              <w:top w:val="nil"/>
              <w:left w:val="nil"/>
              <w:bottom w:val="nil"/>
              <w:right w:val="nil"/>
            </w:tcBorders>
            <w:shd w:val="clear" w:color="auto" w:fill="auto"/>
            <w:noWrap/>
            <w:vAlign w:val="bottom"/>
            <w:hideMark/>
          </w:tcPr>
          <w:p w14:paraId="0E78FF8E" w14:textId="77777777" w:rsidR="00E40265" w:rsidRPr="00E40265" w:rsidRDefault="00E40265" w:rsidP="00E40265">
            <w:pPr>
              <w:pStyle w:val="KeinLeerraum"/>
              <w:rPr>
                <w:noProof/>
                <w:sz w:val="18"/>
                <w:szCs w:val="18"/>
                <w:lang w:val="de-CH"/>
              </w:rPr>
            </w:pPr>
            <w:r w:rsidRPr="00E40265">
              <w:rPr>
                <w:noProof/>
                <w:sz w:val="18"/>
                <w:szCs w:val="18"/>
                <w:lang w:val="de-CH"/>
              </w:rPr>
              <w:t>computer</w:t>
            </w:r>
          </w:p>
        </w:tc>
        <w:tc>
          <w:tcPr>
            <w:tcW w:w="5808" w:type="dxa"/>
            <w:tcBorders>
              <w:top w:val="nil"/>
              <w:left w:val="nil"/>
              <w:bottom w:val="nil"/>
              <w:right w:val="nil"/>
            </w:tcBorders>
            <w:shd w:val="clear" w:color="auto" w:fill="auto"/>
            <w:noWrap/>
            <w:vAlign w:val="bottom"/>
            <w:hideMark/>
          </w:tcPr>
          <w:p w14:paraId="52F09DFC" w14:textId="77777777" w:rsidR="00E40265" w:rsidRPr="00E40265" w:rsidRDefault="00E40265" w:rsidP="00E40265">
            <w:pPr>
              <w:pStyle w:val="KeinLeerraum"/>
              <w:rPr>
                <w:noProof/>
                <w:sz w:val="18"/>
                <w:szCs w:val="18"/>
                <w:lang w:val="en-US"/>
              </w:rPr>
            </w:pPr>
            <w:r w:rsidRPr="00E40265">
              <w:rPr>
                <w:noProof/>
                <w:sz w:val="18"/>
                <w:szCs w:val="18"/>
                <w:lang w:val="en-US"/>
              </w:rPr>
              <w:t>binary, 1 if household has computer</w:t>
            </w:r>
          </w:p>
        </w:tc>
        <w:tc>
          <w:tcPr>
            <w:tcW w:w="1805" w:type="dxa"/>
            <w:tcBorders>
              <w:top w:val="nil"/>
              <w:left w:val="nil"/>
              <w:bottom w:val="nil"/>
              <w:right w:val="nil"/>
            </w:tcBorders>
            <w:shd w:val="clear" w:color="auto" w:fill="auto"/>
            <w:noWrap/>
            <w:vAlign w:val="bottom"/>
          </w:tcPr>
          <w:p w14:paraId="73E9BD9C" w14:textId="6A50115F" w:rsidR="00E40265" w:rsidRPr="00E40265" w:rsidRDefault="00E40265" w:rsidP="00E40265">
            <w:pPr>
              <w:pStyle w:val="KeinLeerraum"/>
              <w:rPr>
                <w:noProof/>
                <w:sz w:val="18"/>
                <w:szCs w:val="18"/>
                <w:lang w:val="en-US"/>
              </w:rPr>
            </w:pPr>
          </w:p>
        </w:tc>
        <w:tc>
          <w:tcPr>
            <w:tcW w:w="146" w:type="dxa"/>
            <w:vAlign w:val="center"/>
            <w:hideMark/>
          </w:tcPr>
          <w:p w14:paraId="744081B5" w14:textId="77777777" w:rsidR="00E40265" w:rsidRPr="00E40265" w:rsidRDefault="00E40265" w:rsidP="00E40265">
            <w:pPr>
              <w:pStyle w:val="KeinLeerraum"/>
              <w:rPr>
                <w:noProof/>
                <w:sz w:val="18"/>
                <w:szCs w:val="18"/>
                <w:lang w:val="en-US"/>
              </w:rPr>
            </w:pPr>
          </w:p>
        </w:tc>
        <w:tc>
          <w:tcPr>
            <w:tcW w:w="146" w:type="dxa"/>
            <w:vAlign w:val="center"/>
            <w:hideMark/>
          </w:tcPr>
          <w:p w14:paraId="69BCF264" w14:textId="77777777" w:rsidR="00E40265" w:rsidRPr="00E40265" w:rsidRDefault="00E40265" w:rsidP="00E40265">
            <w:pPr>
              <w:pStyle w:val="KeinLeerraum"/>
              <w:rPr>
                <w:noProof/>
                <w:sz w:val="18"/>
                <w:szCs w:val="18"/>
                <w:lang w:val="en-US"/>
              </w:rPr>
            </w:pPr>
          </w:p>
        </w:tc>
      </w:tr>
      <w:tr w:rsidR="00E40265" w:rsidRPr="008277EA" w14:paraId="18BCC4E7" w14:textId="77777777" w:rsidTr="008277EA">
        <w:trPr>
          <w:trHeight w:val="290"/>
        </w:trPr>
        <w:tc>
          <w:tcPr>
            <w:tcW w:w="2750" w:type="dxa"/>
            <w:tcBorders>
              <w:top w:val="nil"/>
              <w:left w:val="nil"/>
              <w:bottom w:val="nil"/>
              <w:right w:val="nil"/>
            </w:tcBorders>
            <w:shd w:val="clear" w:color="auto" w:fill="auto"/>
            <w:noWrap/>
            <w:vAlign w:val="bottom"/>
            <w:hideMark/>
          </w:tcPr>
          <w:p w14:paraId="29007766" w14:textId="77777777" w:rsidR="00E40265" w:rsidRPr="00E40265" w:rsidRDefault="00E40265" w:rsidP="00E40265">
            <w:pPr>
              <w:pStyle w:val="KeinLeerraum"/>
              <w:rPr>
                <w:noProof/>
                <w:sz w:val="18"/>
                <w:szCs w:val="18"/>
                <w:lang w:val="de-CH"/>
              </w:rPr>
            </w:pPr>
            <w:r w:rsidRPr="00E40265">
              <w:rPr>
                <w:noProof/>
                <w:sz w:val="18"/>
                <w:szCs w:val="18"/>
                <w:lang w:val="de-CH"/>
              </w:rPr>
              <w:t>owns_land</w:t>
            </w:r>
          </w:p>
        </w:tc>
        <w:tc>
          <w:tcPr>
            <w:tcW w:w="5808" w:type="dxa"/>
            <w:tcBorders>
              <w:top w:val="nil"/>
              <w:left w:val="nil"/>
              <w:bottom w:val="nil"/>
              <w:right w:val="nil"/>
            </w:tcBorders>
            <w:shd w:val="clear" w:color="auto" w:fill="auto"/>
            <w:noWrap/>
            <w:vAlign w:val="bottom"/>
            <w:hideMark/>
          </w:tcPr>
          <w:p w14:paraId="11F13B94" w14:textId="77777777" w:rsidR="00E40265" w:rsidRPr="00E40265" w:rsidRDefault="00E40265" w:rsidP="00E40265">
            <w:pPr>
              <w:pStyle w:val="KeinLeerraum"/>
              <w:rPr>
                <w:noProof/>
                <w:sz w:val="18"/>
                <w:szCs w:val="18"/>
                <w:lang w:val="en-US"/>
              </w:rPr>
            </w:pPr>
            <w:r w:rsidRPr="00E40265">
              <w:rPr>
                <w:noProof/>
                <w:sz w:val="18"/>
                <w:szCs w:val="18"/>
                <w:lang w:val="en-US"/>
              </w:rPr>
              <w:t>binary, 1 if household has owns land usable for agriculture</w:t>
            </w:r>
          </w:p>
        </w:tc>
        <w:tc>
          <w:tcPr>
            <w:tcW w:w="1805" w:type="dxa"/>
            <w:tcBorders>
              <w:top w:val="nil"/>
              <w:left w:val="nil"/>
              <w:bottom w:val="nil"/>
              <w:right w:val="nil"/>
            </w:tcBorders>
            <w:shd w:val="clear" w:color="auto" w:fill="auto"/>
            <w:noWrap/>
            <w:vAlign w:val="bottom"/>
          </w:tcPr>
          <w:p w14:paraId="6E876718" w14:textId="1CB749CC" w:rsidR="00E40265" w:rsidRPr="00E40265" w:rsidRDefault="00E40265" w:rsidP="00E40265">
            <w:pPr>
              <w:pStyle w:val="KeinLeerraum"/>
              <w:rPr>
                <w:noProof/>
                <w:sz w:val="18"/>
                <w:szCs w:val="18"/>
                <w:lang w:val="en-US"/>
              </w:rPr>
            </w:pPr>
          </w:p>
        </w:tc>
        <w:tc>
          <w:tcPr>
            <w:tcW w:w="146" w:type="dxa"/>
            <w:vAlign w:val="center"/>
            <w:hideMark/>
          </w:tcPr>
          <w:p w14:paraId="7A767C47" w14:textId="77777777" w:rsidR="00E40265" w:rsidRPr="00E40265" w:rsidRDefault="00E40265" w:rsidP="00E40265">
            <w:pPr>
              <w:pStyle w:val="KeinLeerraum"/>
              <w:rPr>
                <w:noProof/>
                <w:sz w:val="18"/>
                <w:szCs w:val="18"/>
                <w:lang w:val="en-US"/>
              </w:rPr>
            </w:pPr>
          </w:p>
        </w:tc>
        <w:tc>
          <w:tcPr>
            <w:tcW w:w="146" w:type="dxa"/>
            <w:vAlign w:val="center"/>
            <w:hideMark/>
          </w:tcPr>
          <w:p w14:paraId="2E8AAA87" w14:textId="77777777" w:rsidR="00E40265" w:rsidRPr="00E40265" w:rsidRDefault="00E40265" w:rsidP="00E40265">
            <w:pPr>
              <w:pStyle w:val="KeinLeerraum"/>
              <w:rPr>
                <w:noProof/>
                <w:sz w:val="18"/>
                <w:szCs w:val="18"/>
                <w:lang w:val="en-US"/>
              </w:rPr>
            </w:pPr>
          </w:p>
        </w:tc>
      </w:tr>
      <w:tr w:rsidR="00E40265" w:rsidRPr="008277EA" w14:paraId="5A51D84B" w14:textId="77777777" w:rsidTr="008277EA">
        <w:trPr>
          <w:trHeight w:val="290"/>
        </w:trPr>
        <w:tc>
          <w:tcPr>
            <w:tcW w:w="2750" w:type="dxa"/>
            <w:tcBorders>
              <w:top w:val="nil"/>
              <w:left w:val="nil"/>
              <w:bottom w:val="nil"/>
              <w:right w:val="nil"/>
            </w:tcBorders>
            <w:shd w:val="clear" w:color="auto" w:fill="auto"/>
            <w:noWrap/>
            <w:vAlign w:val="bottom"/>
            <w:hideMark/>
          </w:tcPr>
          <w:p w14:paraId="1CDA8CD0" w14:textId="77777777" w:rsidR="00E40265" w:rsidRPr="00E40265" w:rsidRDefault="00E40265" w:rsidP="00E40265">
            <w:pPr>
              <w:pStyle w:val="KeinLeerraum"/>
              <w:rPr>
                <w:noProof/>
                <w:sz w:val="18"/>
                <w:szCs w:val="18"/>
                <w:lang w:val="de-CH"/>
              </w:rPr>
            </w:pPr>
            <w:r w:rsidRPr="00E40265">
              <w:rPr>
                <w:noProof/>
                <w:sz w:val="18"/>
                <w:szCs w:val="18"/>
                <w:lang w:val="de-CH"/>
              </w:rPr>
              <w:t>owns_livestock</w:t>
            </w:r>
          </w:p>
        </w:tc>
        <w:tc>
          <w:tcPr>
            <w:tcW w:w="5808" w:type="dxa"/>
            <w:tcBorders>
              <w:top w:val="nil"/>
              <w:left w:val="nil"/>
              <w:bottom w:val="nil"/>
              <w:right w:val="nil"/>
            </w:tcBorders>
            <w:shd w:val="clear" w:color="auto" w:fill="auto"/>
            <w:noWrap/>
            <w:vAlign w:val="bottom"/>
            <w:hideMark/>
          </w:tcPr>
          <w:p w14:paraId="0758D890" w14:textId="77777777" w:rsidR="00E40265" w:rsidRPr="00E40265" w:rsidRDefault="00E40265" w:rsidP="00E40265">
            <w:pPr>
              <w:pStyle w:val="KeinLeerraum"/>
              <w:rPr>
                <w:noProof/>
                <w:sz w:val="18"/>
                <w:szCs w:val="18"/>
                <w:lang w:val="en-US"/>
              </w:rPr>
            </w:pPr>
            <w:r w:rsidRPr="00E40265">
              <w:rPr>
                <w:noProof/>
                <w:sz w:val="18"/>
                <w:szCs w:val="18"/>
                <w:lang w:val="en-US"/>
              </w:rPr>
              <w:t>binary, 1 if household owns livestock,herds or farm animals</w:t>
            </w:r>
          </w:p>
        </w:tc>
        <w:tc>
          <w:tcPr>
            <w:tcW w:w="1805" w:type="dxa"/>
            <w:tcBorders>
              <w:top w:val="nil"/>
              <w:left w:val="nil"/>
              <w:bottom w:val="nil"/>
              <w:right w:val="nil"/>
            </w:tcBorders>
            <w:shd w:val="clear" w:color="auto" w:fill="auto"/>
            <w:noWrap/>
            <w:vAlign w:val="bottom"/>
          </w:tcPr>
          <w:p w14:paraId="7678CD59" w14:textId="3E96DA3F" w:rsidR="00E40265" w:rsidRPr="00E40265" w:rsidRDefault="00E40265" w:rsidP="00E40265">
            <w:pPr>
              <w:pStyle w:val="KeinLeerraum"/>
              <w:rPr>
                <w:noProof/>
                <w:sz w:val="18"/>
                <w:szCs w:val="18"/>
                <w:lang w:val="en-US"/>
              </w:rPr>
            </w:pPr>
          </w:p>
        </w:tc>
        <w:tc>
          <w:tcPr>
            <w:tcW w:w="146" w:type="dxa"/>
            <w:vAlign w:val="center"/>
            <w:hideMark/>
          </w:tcPr>
          <w:p w14:paraId="01BA22C4" w14:textId="77777777" w:rsidR="00E40265" w:rsidRPr="00E40265" w:rsidRDefault="00E40265" w:rsidP="00E40265">
            <w:pPr>
              <w:pStyle w:val="KeinLeerraum"/>
              <w:rPr>
                <w:noProof/>
                <w:sz w:val="18"/>
                <w:szCs w:val="18"/>
                <w:lang w:val="en-US"/>
              </w:rPr>
            </w:pPr>
          </w:p>
        </w:tc>
        <w:tc>
          <w:tcPr>
            <w:tcW w:w="146" w:type="dxa"/>
            <w:vAlign w:val="center"/>
            <w:hideMark/>
          </w:tcPr>
          <w:p w14:paraId="5CD45F1E" w14:textId="77777777" w:rsidR="00E40265" w:rsidRPr="00E40265" w:rsidRDefault="00E40265" w:rsidP="00E40265">
            <w:pPr>
              <w:pStyle w:val="KeinLeerraum"/>
              <w:rPr>
                <w:noProof/>
                <w:sz w:val="18"/>
                <w:szCs w:val="18"/>
                <w:lang w:val="en-US"/>
              </w:rPr>
            </w:pPr>
          </w:p>
        </w:tc>
      </w:tr>
      <w:tr w:rsidR="00E40265" w:rsidRPr="008277EA" w14:paraId="4607E3DE" w14:textId="77777777" w:rsidTr="008277EA">
        <w:trPr>
          <w:trHeight w:val="290"/>
        </w:trPr>
        <w:tc>
          <w:tcPr>
            <w:tcW w:w="2750" w:type="dxa"/>
            <w:tcBorders>
              <w:top w:val="nil"/>
              <w:left w:val="nil"/>
              <w:bottom w:val="nil"/>
              <w:right w:val="nil"/>
            </w:tcBorders>
            <w:shd w:val="clear" w:color="auto" w:fill="auto"/>
            <w:noWrap/>
            <w:vAlign w:val="bottom"/>
            <w:hideMark/>
          </w:tcPr>
          <w:p w14:paraId="10E3904A" w14:textId="77777777" w:rsidR="00E40265" w:rsidRPr="00E40265" w:rsidRDefault="00E40265" w:rsidP="00E40265">
            <w:pPr>
              <w:pStyle w:val="KeinLeerraum"/>
              <w:rPr>
                <w:noProof/>
                <w:sz w:val="18"/>
                <w:szCs w:val="18"/>
                <w:lang w:val="de-CH"/>
              </w:rPr>
            </w:pPr>
            <w:r w:rsidRPr="00E40265">
              <w:rPr>
                <w:noProof/>
                <w:sz w:val="18"/>
                <w:szCs w:val="18"/>
                <w:lang w:val="de-CH"/>
              </w:rPr>
              <w:t>bankaccount</w:t>
            </w:r>
          </w:p>
        </w:tc>
        <w:tc>
          <w:tcPr>
            <w:tcW w:w="5808" w:type="dxa"/>
            <w:tcBorders>
              <w:top w:val="nil"/>
              <w:left w:val="nil"/>
              <w:bottom w:val="nil"/>
              <w:right w:val="nil"/>
            </w:tcBorders>
            <w:shd w:val="clear" w:color="auto" w:fill="auto"/>
            <w:noWrap/>
            <w:vAlign w:val="bottom"/>
            <w:hideMark/>
          </w:tcPr>
          <w:p w14:paraId="05230E99" w14:textId="77777777" w:rsidR="00E40265" w:rsidRPr="00E40265" w:rsidRDefault="00E40265" w:rsidP="00E40265">
            <w:pPr>
              <w:pStyle w:val="KeinLeerraum"/>
              <w:rPr>
                <w:noProof/>
                <w:sz w:val="18"/>
                <w:szCs w:val="18"/>
                <w:lang w:val="en-US"/>
              </w:rPr>
            </w:pPr>
            <w:r w:rsidRPr="00E40265">
              <w:rPr>
                <w:noProof/>
                <w:sz w:val="18"/>
                <w:szCs w:val="18"/>
                <w:lang w:val="en-US"/>
              </w:rPr>
              <w:t>binary, 1 if household has bankaccount</w:t>
            </w:r>
          </w:p>
        </w:tc>
        <w:tc>
          <w:tcPr>
            <w:tcW w:w="1805" w:type="dxa"/>
            <w:tcBorders>
              <w:top w:val="nil"/>
              <w:left w:val="nil"/>
              <w:bottom w:val="nil"/>
              <w:right w:val="nil"/>
            </w:tcBorders>
            <w:shd w:val="clear" w:color="auto" w:fill="auto"/>
            <w:noWrap/>
            <w:vAlign w:val="bottom"/>
          </w:tcPr>
          <w:p w14:paraId="2CF3C166" w14:textId="3C3F7323" w:rsidR="00E40265" w:rsidRPr="00E40265" w:rsidRDefault="00E40265" w:rsidP="00E40265">
            <w:pPr>
              <w:pStyle w:val="KeinLeerraum"/>
              <w:rPr>
                <w:noProof/>
                <w:sz w:val="18"/>
                <w:szCs w:val="18"/>
                <w:lang w:val="en-US"/>
              </w:rPr>
            </w:pPr>
          </w:p>
        </w:tc>
        <w:tc>
          <w:tcPr>
            <w:tcW w:w="146" w:type="dxa"/>
            <w:vAlign w:val="center"/>
            <w:hideMark/>
          </w:tcPr>
          <w:p w14:paraId="607B6F90" w14:textId="77777777" w:rsidR="00E40265" w:rsidRPr="00E40265" w:rsidRDefault="00E40265" w:rsidP="00E40265">
            <w:pPr>
              <w:pStyle w:val="KeinLeerraum"/>
              <w:rPr>
                <w:noProof/>
                <w:sz w:val="18"/>
                <w:szCs w:val="18"/>
                <w:lang w:val="en-US"/>
              </w:rPr>
            </w:pPr>
          </w:p>
        </w:tc>
        <w:tc>
          <w:tcPr>
            <w:tcW w:w="146" w:type="dxa"/>
            <w:vAlign w:val="center"/>
            <w:hideMark/>
          </w:tcPr>
          <w:p w14:paraId="7A73C2DF" w14:textId="77777777" w:rsidR="00E40265" w:rsidRPr="00E40265" w:rsidRDefault="00E40265" w:rsidP="00E40265">
            <w:pPr>
              <w:pStyle w:val="KeinLeerraum"/>
              <w:rPr>
                <w:noProof/>
                <w:sz w:val="18"/>
                <w:szCs w:val="18"/>
                <w:lang w:val="en-US"/>
              </w:rPr>
            </w:pPr>
          </w:p>
        </w:tc>
      </w:tr>
      <w:tr w:rsidR="00E40265" w:rsidRPr="008277EA" w14:paraId="2A1E9B67" w14:textId="77777777" w:rsidTr="008277EA">
        <w:trPr>
          <w:trHeight w:val="290"/>
        </w:trPr>
        <w:tc>
          <w:tcPr>
            <w:tcW w:w="2750" w:type="dxa"/>
            <w:tcBorders>
              <w:top w:val="nil"/>
              <w:left w:val="nil"/>
              <w:bottom w:val="nil"/>
              <w:right w:val="nil"/>
            </w:tcBorders>
            <w:shd w:val="clear" w:color="auto" w:fill="auto"/>
            <w:noWrap/>
            <w:vAlign w:val="bottom"/>
            <w:hideMark/>
          </w:tcPr>
          <w:p w14:paraId="37BD830E" w14:textId="77777777" w:rsidR="00E40265" w:rsidRPr="00E40265" w:rsidRDefault="00E40265" w:rsidP="00E40265">
            <w:pPr>
              <w:pStyle w:val="KeinLeerraum"/>
              <w:rPr>
                <w:noProof/>
                <w:sz w:val="18"/>
                <w:szCs w:val="18"/>
                <w:lang w:val="de-CH"/>
              </w:rPr>
            </w:pPr>
            <w:r w:rsidRPr="00E40265">
              <w:rPr>
                <w:noProof/>
                <w:sz w:val="18"/>
                <w:szCs w:val="18"/>
                <w:lang w:val="de-CH"/>
              </w:rPr>
              <w:t>smoke_inside</w:t>
            </w:r>
          </w:p>
        </w:tc>
        <w:tc>
          <w:tcPr>
            <w:tcW w:w="5808" w:type="dxa"/>
            <w:tcBorders>
              <w:top w:val="nil"/>
              <w:left w:val="nil"/>
              <w:bottom w:val="nil"/>
              <w:right w:val="nil"/>
            </w:tcBorders>
            <w:shd w:val="clear" w:color="auto" w:fill="auto"/>
            <w:noWrap/>
            <w:vAlign w:val="bottom"/>
            <w:hideMark/>
          </w:tcPr>
          <w:p w14:paraId="7C598DE5" w14:textId="77777777" w:rsidR="00E40265" w:rsidRPr="00E40265" w:rsidRDefault="00E40265" w:rsidP="00E40265">
            <w:pPr>
              <w:pStyle w:val="KeinLeerraum"/>
              <w:rPr>
                <w:noProof/>
                <w:sz w:val="18"/>
                <w:szCs w:val="18"/>
                <w:lang w:val="en-US"/>
              </w:rPr>
            </w:pPr>
            <w:r w:rsidRPr="00E40265">
              <w:rPr>
                <w:noProof/>
                <w:sz w:val="18"/>
                <w:szCs w:val="18"/>
                <w:lang w:val="en-US"/>
              </w:rPr>
              <w:t>binary, 1 if household members smoke inside the house</w:t>
            </w:r>
          </w:p>
        </w:tc>
        <w:tc>
          <w:tcPr>
            <w:tcW w:w="1805" w:type="dxa"/>
            <w:tcBorders>
              <w:top w:val="nil"/>
              <w:left w:val="nil"/>
              <w:bottom w:val="nil"/>
              <w:right w:val="nil"/>
            </w:tcBorders>
            <w:shd w:val="clear" w:color="auto" w:fill="auto"/>
            <w:noWrap/>
            <w:vAlign w:val="bottom"/>
          </w:tcPr>
          <w:p w14:paraId="12A573EB" w14:textId="6930CDCB" w:rsidR="00E40265" w:rsidRPr="00E40265" w:rsidRDefault="00E40265" w:rsidP="00E40265">
            <w:pPr>
              <w:pStyle w:val="KeinLeerraum"/>
              <w:rPr>
                <w:noProof/>
                <w:sz w:val="18"/>
                <w:szCs w:val="18"/>
                <w:lang w:val="en-US"/>
              </w:rPr>
            </w:pPr>
          </w:p>
        </w:tc>
        <w:tc>
          <w:tcPr>
            <w:tcW w:w="146" w:type="dxa"/>
            <w:vAlign w:val="center"/>
            <w:hideMark/>
          </w:tcPr>
          <w:p w14:paraId="30D48FD9" w14:textId="77777777" w:rsidR="00E40265" w:rsidRPr="00E40265" w:rsidRDefault="00E40265" w:rsidP="00E40265">
            <w:pPr>
              <w:pStyle w:val="KeinLeerraum"/>
              <w:rPr>
                <w:noProof/>
                <w:sz w:val="18"/>
                <w:szCs w:val="18"/>
                <w:lang w:val="en-US"/>
              </w:rPr>
            </w:pPr>
          </w:p>
        </w:tc>
        <w:tc>
          <w:tcPr>
            <w:tcW w:w="146" w:type="dxa"/>
            <w:vAlign w:val="center"/>
            <w:hideMark/>
          </w:tcPr>
          <w:p w14:paraId="659F44C8" w14:textId="77777777" w:rsidR="00E40265" w:rsidRPr="00E40265" w:rsidRDefault="00E40265" w:rsidP="00E40265">
            <w:pPr>
              <w:pStyle w:val="KeinLeerraum"/>
              <w:rPr>
                <w:noProof/>
                <w:sz w:val="18"/>
                <w:szCs w:val="18"/>
                <w:lang w:val="en-US"/>
              </w:rPr>
            </w:pPr>
          </w:p>
        </w:tc>
      </w:tr>
      <w:tr w:rsidR="00E40265" w:rsidRPr="008277EA" w14:paraId="21D9EC51" w14:textId="77777777" w:rsidTr="008277EA">
        <w:trPr>
          <w:trHeight w:val="290"/>
        </w:trPr>
        <w:tc>
          <w:tcPr>
            <w:tcW w:w="2750" w:type="dxa"/>
            <w:tcBorders>
              <w:top w:val="nil"/>
              <w:left w:val="nil"/>
              <w:bottom w:val="nil"/>
              <w:right w:val="nil"/>
            </w:tcBorders>
            <w:shd w:val="clear" w:color="auto" w:fill="auto"/>
            <w:noWrap/>
            <w:vAlign w:val="bottom"/>
            <w:hideMark/>
          </w:tcPr>
          <w:p w14:paraId="733C83B9" w14:textId="77777777" w:rsidR="00E40265" w:rsidRPr="00E40265" w:rsidRDefault="00E40265" w:rsidP="00E40265">
            <w:pPr>
              <w:pStyle w:val="KeinLeerraum"/>
              <w:rPr>
                <w:noProof/>
                <w:sz w:val="18"/>
                <w:szCs w:val="18"/>
                <w:lang w:val="de-CH"/>
              </w:rPr>
            </w:pPr>
            <w:r w:rsidRPr="00E40265">
              <w:rPr>
                <w:noProof/>
                <w:sz w:val="18"/>
                <w:szCs w:val="18"/>
                <w:lang w:val="de-CH"/>
              </w:rPr>
              <w:t>wealthindex</w:t>
            </w:r>
          </w:p>
        </w:tc>
        <w:tc>
          <w:tcPr>
            <w:tcW w:w="5808" w:type="dxa"/>
            <w:tcBorders>
              <w:top w:val="nil"/>
              <w:left w:val="nil"/>
              <w:bottom w:val="nil"/>
              <w:right w:val="nil"/>
            </w:tcBorders>
            <w:shd w:val="clear" w:color="auto" w:fill="auto"/>
            <w:noWrap/>
            <w:vAlign w:val="bottom"/>
            <w:hideMark/>
          </w:tcPr>
          <w:p w14:paraId="73965115" w14:textId="77777777" w:rsidR="00E40265" w:rsidRPr="00E40265" w:rsidRDefault="00E40265" w:rsidP="00E40265">
            <w:pPr>
              <w:pStyle w:val="KeinLeerraum"/>
              <w:rPr>
                <w:noProof/>
                <w:sz w:val="18"/>
                <w:szCs w:val="18"/>
                <w:lang w:val="en-US"/>
              </w:rPr>
            </w:pPr>
            <w:r w:rsidRPr="00E40265">
              <w:rPr>
                <w:noProof/>
                <w:sz w:val="18"/>
                <w:szCs w:val="18"/>
                <w:lang w:val="en-US"/>
              </w:rPr>
              <w:t>category, wealth index, combined (in quintiles)</w:t>
            </w:r>
          </w:p>
        </w:tc>
        <w:tc>
          <w:tcPr>
            <w:tcW w:w="1805" w:type="dxa"/>
            <w:tcBorders>
              <w:top w:val="nil"/>
              <w:left w:val="nil"/>
              <w:bottom w:val="nil"/>
              <w:right w:val="nil"/>
            </w:tcBorders>
            <w:shd w:val="clear" w:color="auto" w:fill="auto"/>
            <w:noWrap/>
            <w:vAlign w:val="bottom"/>
          </w:tcPr>
          <w:p w14:paraId="68B17CA6" w14:textId="1053DAE9" w:rsidR="00E40265" w:rsidRPr="00E40265" w:rsidRDefault="00E40265" w:rsidP="00E40265">
            <w:pPr>
              <w:pStyle w:val="KeinLeerraum"/>
              <w:rPr>
                <w:noProof/>
                <w:sz w:val="18"/>
                <w:szCs w:val="18"/>
                <w:lang w:val="en-US"/>
              </w:rPr>
            </w:pPr>
          </w:p>
        </w:tc>
        <w:tc>
          <w:tcPr>
            <w:tcW w:w="146" w:type="dxa"/>
            <w:vAlign w:val="center"/>
            <w:hideMark/>
          </w:tcPr>
          <w:p w14:paraId="572B8758" w14:textId="77777777" w:rsidR="00E40265" w:rsidRPr="00E40265" w:rsidRDefault="00E40265" w:rsidP="00E40265">
            <w:pPr>
              <w:pStyle w:val="KeinLeerraum"/>
              <w:rPr>
                <w:noProof/>
                <w:sz w:val="18"/>
                <w:szCs w:val="18"/>
                <w:lang w:val="en-US"/>
              </w:rPr>
            </w:pPr>
          </w:p>
        </w:tc>
        <w:tc>
          <w:tcPr>
            <w:tcW w:w="146" w:type="dxa"/>
            <w:vAlign w:val="center"/>
            <w:hideMark/>
          </w:tcPr>
          <w:p w14:paraId="3BF42FC8" w14:textId="77777777" w:rsidR="00E40265" w:rsidRPr="00E40265" w:rsidRDefault="00E40265" w:rsidP="00E40265">
            <w:pPr>
              <w:pStyle w:val="KeinLeerraum"/>
              <w:rPr>
                <w:noProof/>
                <w:sz w:val="18"/>
                <w:szCs w:val="18"/>
                <w:lang w:val="en-US"/>
              </w:rPr>
            </w:pPr>
          </w:p>
        </w:tc>
      </w:tr>
      <w:tr w:rsidR="00E40265" w:rsidRPr="008277EA" w14:paraId="27272220" w14:textId="77777777" w:rsidTr="008277EA">
        <w:trPr>
          <w:trHeight w:val="290"/>
        </w:trPr>
        <w:tc>
          <w:tcPr>
            <w:tcW w:w="2750" w:type="dxa"/>
            <w:tcBorders>
              <w:top w:val="nil"/>
              <w:left w:val="nil"/>
              <w:bottom w:val="nil"/>
              <w:right w:val="nil"/>
            </w:tcBorders>
            <w:shd w:val="clear" w:color="auto" w:fill="auto"/>
            <w:noWrap/>
            <w:vAlign w:val="bottom"/>
            <w:hideMark/>
          </w:tcPr>
          <w:p w14:paraId="404B9F0A" w14:textId="77777777" w:rsidR="00E40265" w:rsidRPr="00E40265" w:rsidRDefault="00E40265" w:rsidP="00E40265">
            <w:pPr>
              <w:pStyle w:val="KeinLeerraum"/>
              <w:rPr>
                <w:noProof/>
                <w:sz w:val="18"/>
                <w:szCs w:val="18"/>
                <w:lang w:val="de-CH"/>
              </w:rPr>
            </w:pPr>
            <w:r w:rsidRPr="00E40265">
              <w:rPr>
                <w:noProof/>
                <w:sz w:val="18"/>
                <w:szCs w:val="18"/>
                <w:lang w:val="de-CH"/>
              </w:rPr>
              <w:t>mosquitonets_nr</w:t>
            </w:r>
          </w:p>
        </w:tc>
        <w:tc>
          <w:tcPr>
            <w:tcW w:w="5808" w:type="dxa"/>
            <w:tcBorders>
              <w:top w:val="nil"/>
              <w:left w:val="nil"/>
              <w:bottom w:val="nil"/>
              <w:right w:val="nil"/>
            </w:tcBorders>
            <w:shd w:val="clear" w:color="auto" w:fill="auto"/>
            <w:noWrap/>
            <w:vAlign w:val="bottom"/>
            <w:hideMark/>
          </w:tcPr>
          <w:p w14:paraId="302124A4" w14:textId="77777777" w:rsidR="00E40265" w:rsidRPr="00E40265" w:rsidRDefault="00E40265" w:rsidP="00E40265">
            <w:pPr>
              <w:pStyle w:val="KeinLeerraum"/>
              <w:rPr>
                <w:noProof/>
                <w:sz w:val="18"/>
                <w:szCs w:val="18"/>
                <w:lang w:val="en-US"/>
              </w:rPr>
            </w:pPr>
            <w:r w:rsidRPr="00E40265">
              <w:rPr>
                <w:noProof/>
                <w:sz w:val="18"/>
                <w:szCs w:val="18"/>
                <w:lang w:val="en-US"/>
              </w:rPr>
              <w:t>Number of mosquitonets (standardized with Z-score normalization)</w:t>
            </w:r>
          </w:p>
        </w:tc>
        <w:tc>
          <w:tcPr>
            <w:tcW w:w="1805" w:type="dxa"/>
            <w:tcBorders>
              <w:top w:val="nil"/>
              <w:left w:val="nil"/>
              <w:bottom w:val="nil"/>
              <w:right w:val="nil"/>
            </w:tcBorders>
            <w:shd w:val="clear" w:color="auto" w:fill="auto"/>
            <w:noWrap/>
            <w:vAlign w:val="bottom"/>
          </w:tcPr>
          <w:p w14:paraId="02877189" w14:textId="7C01E147" w:rsidR="00E40265" w:rsidRPr="00E40265" w:rsidRDefault="00E40265" w:rsidP="00E40265">
            <w:pPr>
              <w:pStyle w:val="KeinLeerraum"/>
              <w:rPr>
                <w:noProof/>
                <w:sz w:val="18"/>
                <w:szCs w:val="18"/>
                <w:lang w:val="en-US"/>
              </w:rPr>
            </w:pPr>
          </w:p>
        </w:tc>
        <w:tc>
          <w:tcPr>
            <w:tcW w:w="146" w:type="dxa"/>
            <w:vAlign w:val="center"/>
            <w:hideMark/>
          </w:tcPr>
          <w:p w14:paraId="304A7812" w14:textId="77777777" w:rsidR="00E40265" w:rsidRPr="00E40265" w:rsidRDefault="00E40265" w:rsidP="00E40265">
            <w:pPr>
              <w:pStyle w:val="KeinLeerraum"/>
              <w:rPr>
                <w:noProof/>
                <w:sz w:val="18"/>
                <w:szCs w:val="18"/>
                <w:lang w:val="en-US"/>
              </w:rPr>
            </w:pPr>
          </w:p>
        </w:tc>
        <w:tc>
          <w:tcPr>
            <w:tcW w:w="146" w:type="dxa"/>
            <w:vAlign w:val="center"/>
            <w:hideMark/>
          </w:tcPr>
          <w:p w14:paraId="33ED06B5" w14:textId="77777777" w:rsidR="00E40265" w:rsidRPr="00E40265" w:rsidRDefault="00E40265" w:rsidP="00E40265">
            <w:pPr>
              <w:pStyle w:val="KeinLeerraum"/>
              <w:rPr>
                <w:noProof/>
                <w:sz w:val="18"/>
                <w:szCs w:val="18"/>
                <w:lang w:val="en-US"/>
              </w:rPr>
            </w:pPr>
          </w:p>
        </w:tc>
      </w:tr>
      <w:tr w:rsidR="00E40265" w:rsidRPr="008277EA" w14:paraId="65587DC8" w14:textId="77777777" w:rsidTr="008277EA">
        <w:trPr>
          <w:trHeight w:val="290"/>
        </w:trPr>
        <w:tc>
          <w:tcPr>
            <w:tcW w:w="2750" w:type="dxa"/>
            <w:tcBorders>
              <w:top w:val="nil"/>
              <w:left w:val="nil"/>
              <w:bottom w:val="nil"/>
              <w:right w:val="nil"/>
            </w:tcBorders>
            <w:shd w:val="clear" w:color="auto" w:fill="auto"/>
            <w:noWrap/>
            <w:vAlign w:val="bottom"/>
            <w:hideMark/>
          </w:tcPr>
          <w:p w14:paraId="2354ED55" w14:textId="77777777" w:rsidR="00E40265" w:rsidRPr="00E40265" w:rsidRDefault="00E40265" w:rsidP="00E40265">
            <w:pPr>
              <w:pStyle w:val="KeinLeerraum"/>
              <w:rPr>
                <w:noProof/>
                <w:sz w:val="18"/>
                <w:szCs w:val="18"/>
                <w:lang w:val="de-CH"/>
              </w:rPr>
            </w:pPr>
            <w:r w:rsidRPr="00E40265">
              <w:rPr>
                <w:noProof/>
                <w:sz w:val="18"/>
                <w:szCs w:val="18"/>
                <w:lang w:val="de-CH"/>
              </w:rPr>
              <w:t>generator</w:t>
            </w:r>
          </w:p>
        </w:tc>
        <w:tc>
          <w:tcPr>
            <w:tcW w:w="5808" w:type="dxa"/>
            <w:tcBorders>
              <w:top w:val="nil"/>
              <w:left w:val="nil"/>
              <w:bottom w:val="nil"/>
              <w:right w:val="nil"/>
            </w:tcBorders>
            <w:shd w:val="clear" w:color="auto" w:fill="auto"/>
            <w:noWrap/>
            <w:vAlign w:val="bottom"/>
            <w:hideMark/>
          </w:tcPr>
          <w:p w14:paraId="0C21A934" w14:textId="77777777" w:rsidR="00E40265" w:rsidRPr="00E40265" w:rsidRDefault="00E40265" w:rsidP="00E40265">
            <w:pPr>
              <w:pStyle w:val="KeinLeerraum"/>
              <w:rPr>
                <w:noProof/>
                <w:sz w:val="18"/>
                <w:szCs w:val="18"/>
                <w:lang w:val="en-US"/>
              </w:rPr>
            </w:pPr>
            <w:r w:rsidRPr="00E40265">
              <w:rPr>
                <w:noProof/>
                <w:sz w:val="18"/>
                <w:szCs w:val="18"/>
                <w:lang w:val="en-US"/>
              </w:rPr>
              <w:t>binary, 1 if household has generator</w:t>
            </w:r>
          </w:p>
        </w:tc>
        <w:tc>
          <w:tcPr>
            <w:tcW w:w="1805" w:type="dxa"/>
            <w:tcBorders>
              <w:top w:val="nil"/>
              <w:left w:val="nil"/>
              <w:bottom w:val="nil"/>
              <w:right w:val="nil"/>
            </w:tcBorders>
            <w:shd w:val="clear" w:color="auto" w:fill="auto"/>
            <w:noWrap/>
            <w:vAlign w:val="bottom"/>
          </w:tcPr>
          <w:p w14:paraId="0264E2C5" w14:textId="6F2C4951" w:rsidR="00E40265" w:rsidRPr="00E40265" w:rsidRDefault="00E40265" w:rsidP="00E40265">
            <w:pPr>
              <w:pStyle w:val="KeinLeerraum"/>
              <w:rPr>
                <w:noProof/>
                <w:sz w:val="18"/>
                <w:szCs w:val="18"/>
                <w:lang w:val="en-US"/>
              </w:rPr>
            </w:pPr>
          </w:p>
        </w:tc>
        <w:tc>
          <w:tcPr>
            <w:tcW w:w="146" w:type="dxa"/>
            <w:vAlign w:val="center"/>
            <w:hideMark/>
          </w:tcPr>
          <w:p w14:paraId="39D6288E" w14:textId="77777777" w:rsidR="00E40265" w:rsidRPr="00E40265" w:rsidRDefault="00E40265" w:rsidP="00E40265">
            <w:pPr>
              <w:pStyle w:val="KeinLeerraum"/>
              <w:rPr>
                <w:noProof/>
                <w:sz w:val="18"/>
                <w:szCs w:val="18"/>
                <w:lang w:val="en-US"/>
              </w:rPr>
            </w:pPr>
          </w:p>
        </w:tc>
        <w:tc>
          <w:tcPr>
            <w:tcW w:w="146" w:type="dxa"/>
            <w:vAlign w:val="center"/>
            <w:hideMark/>
          </w:tcPr>
          <w:p w14:paraId="67DEB1D1" w14:textId="77777777" w:rsidR="00E40265" w:rsidRPr="00E40265" w:rsidRDefault="00E40265" w:rsidP="00E40265">
            <w:pPr>
              <w:pStyle w:val="KeinLeerraum"/>
              <w:rPr>
                <w:noProof/>
                <w:sz w:val="18"/>
                <w:szCs w:val="18"/>
                <w:lang w:val="en-US"/>
              </w:rPr>
            </w:pPr>
          </w:p>
        </w:tc>
      </w:tr>
      <w:tr w:rsidR="00E40265" w:rsidRPr="008277EA" w14:paraId="6290D355" w14:textId="77777777" w:rsidTr="008277EA">
        <w:trPr>
          <w:trHeight w:val="290"/>
        </w:trPr>
        <w:tc>
          <w:tcPr>
            <w:tcW w:w="2750" w:type="dxa"/>
            <w:tcBorders>
              <w:top w:val="nil"/>
              <w:left w:val="nil"/>
              <w:bottom w:val="nil"/>
              <w:right w:val="nil"/>
            </w:tcBorders>
            <w:shd w:val="clear" w:color="auto" w:fill="auto"/>
            <w:noWrap/>
            <w:vAlign w:val="bottom"/>
            <w:hideMark/>
          </w:tcPr>
          <w:p w14:paraId="0EDE6037" w14:textId="77777777" w:rsidR="00E40265" w:rsidRPr="00E40265" w:rsidRDefault="00E40265" w:rsidP="00E40265">
            <w:pPr>
              <w:pStyle w:val="KeinLeerraum"/>
              <w:rPr>
                <w:noProof/>
                <w:sz w:val="18"/>
                <w:szCs w:val="18"/>
                <w:lang w:val="de-CH"/>
              </w:rPr>
            </w:pPr>
            <w:r w:rsidRPr="00E40265">
              <w:rPr>
                <w:noProof/>
                <w:sz w:val="18"/>
                <w:szCs w:val="18"/>
                <w:lang w:val="de-CH"/>
              </w:rPr>
              <w:t>music_system</w:t>
            </w:r>
          </w:p>
        </w:tc>
        <w:tc>
          <w:tcPr>
            <w:tcW w:w="5808" w:type="dxa"/>
            <w:tcBorders>
              <w:top w:val="nil"/>
              <w:left w:val="nil"/>
              <w:bottom w:val="nil"/>
              <w:right w:val="nil"/>
            </w:tcBorders>
            <w:shd w:val="clear" w:color="auto" w:fill="auto"/>
            <w:noWrap/>
            <w:vAlign w:val="bottom"/>
            <w:hideMark/>
          </w:tcPr>
          <w:p w14:paraId="041DC971" w14:textId="77777777" w:rsidR="00E40265" w:rsidRPr="00E40265" w:rsidRDefault="00E40265" w:rsidP="00E40265">
            <w:pPr>
              <w:pStyle w:val="KeinLeerraum"/>
              <w:rPr>
                <w:noProof/>
                <w:sz w:val="18"/>
                <w:szCs w:val="18"/>
                <w:lang w:val="en-US"/>
              </w:rPr>
            </w:pPr>
            <w:r w:rsidRPr="00E40265">
              <w:rPr>
                <w:noProof/>
                <w:sz w:val="18"/>
                <w:szCs w:val="18"/>
                <w:lang w:val="en-US"/>
              </w:rPr>
              <w:t>binary, 1 if household has music system</w:t>
            </w:r>
          </w:p>
        </w:tc>
        <w:tc>
          <w:tcPr>
            <w:tcW w:w="1805" w:type="dxa"/>
            <w:tcBorders>
              <w:top w:val="nil"/>
              <w:left w:val="nil"/>
              <w:bottom w:val="nil"/>
              <w:right w:val="nil"/>
            </w:tcBorders>
            <w:shd w:val="clear" w:color="auto" w:fill="auto"/>
            <w:noWrap/>
            <w:vAlign w:val="bottom"/>
          </w:tcPr>
          <w:p w14:paraId="05C5B504" w14:textId="11059141" w:rsidR="00E40265" w:rsidRPr="00E40265" w:rsidRDefault="00E40265" w:rsidP="00E40265">
            <w:pPr>
              <w:pStyle w:val="KeinLeerraum"/>
              <w:rPr>
                <w:noProof/>
                <w:sz w:val="18"/>
                <w:szCs w:val="18"/>
                <w:lang w:val="en-US"/>
              </w:rPr>
            </w:pPr>
          </w:p>
        </w:tc>
        <w:tc>
          <w:tcPr>
            <w:tcW w:w="146" w:type="dxa"/>
            <w:vAlign w:val="center"/>
            <w:hideMark/>
          </w:tcPr>
          <w:p w14:paraId="74EF3530" w14:textId="77777777" w:rsidR="00E40265" w:rsidRPr="00E40265" w:rsidRDefault="00E40265" w:rsidP="00E40265">
            <w:pPr>
              <w:pStyle w:val="KeinLeerraum"/>
              <w:rPr>
                <w:noProof/>
                <w:sz w:val="18"/>
                <w:szCs w:val="18"/>
                <w:lang w:val="en-US"/>
              </w:rPr>
            </w:pPr>
          </w:p>
        </w:tc>
        <w:tc>
          <w:tcPr>
            <w:tcW w:w="146" w:type="dxa"/>
            <w:vAlign w:val="center"/>
            <w:hideMark/>
          </w:tcPr>
          <w:p w14:paraId="17D85DBD" w14:textId="77777777" w:rsidR="00E40265" w:rsidRPr="00E40265" w:rsidRDefault="00E40265" w:rsidP="00E40265">
            <w:pPr>
              <w:pStyle w:val="KeinLeerraum"/>
              <w:rPr>
                <w:noProof/>
                <w:sz w:val="18"/>
                <w:szCs w:val="18"/>
                <w:lang w:val="en-US"/>
              </w:rPr>
            </w:pPr>
          </w:p>
        </w:tc>
      </w:tr>
      <w:tr w:rsidR="00E40265" w:rsidRPr="008277EA" w14:paraId="25F13603" w14:textId="77777777" w:rsidTr="008277EA">
        <w:trPr>
          <w:trHeight w:val="290"/>
        </w:trPr>
        <w:tc>
          <w:tcPr>
            <w:tcW w:w="2750" w:type="dxa"/>
            <w:tcBorders>
              <w:top w:val="nil"/>
              <w:left w:val="nil"/>
              <w:bottom w:val="nil"/>
              <w:right w:val="nil"/>
            </w:tcBorders>
            <w:shd w:val="clear" w:color="auto" w:fill="auto"/>
            <w:noWrap/>
            <w:vAlign w:val="bottom"/>
            <w:hideMark/>
          </w:tcPr>
          <w:p w14:paraId="69083C24" w14:textId="77777777" w:rsidR="00E40265" w:rsidRPr="00E40265" w:rsidRDefault="00E40265" w:rsidP="00E40265">
            <w:pPr>
              <w:pStyle w:val="KeinLeerraum"/>
              <w:rPr>
                <w:noProof/>
                <w:sz w:val="18"/>
                <w:szCs w:val="18"/>
                <w:lang w:val="de-CH"/>
              </w:rPr>
            </w:pPr>
            <w:r w:rsidRPr="00E40265">
              <w:rPr>
                <w:noProof/>
                <w:sz w:val="18"/>
                <w:szCs w:val="18"/>
                <w:lang w:val="de-CH"/>
              </w:rPr>
              <w:t>oven</w:t>
            </w:r>
          </w:p>
        </w:tc>
        <w:tc>
          <w:tcPr>
            <w:tcW w:w="5808" w:type="dxa"/>
            <w:tcBorders>
              <w:top w:val="nil"/>
              <w:left w:val="nil"/>
              <w:bottom w:val="nil"/>
              <w:right w:val="nil"/>
            </w:tcBorders>
            <w:shd w:val="clear" w:color="auto" w:fill="auto"/>
            <w:noWrap/>
            <w:vAlign w:val="bottom"/>
            <w:hideMark/>
          </w:tcPr>
          <w:p w14:paraId="7BF8303A" w14:textId="77777777" w:rsidR="00E40265" w:rsidRPr="00E40265" w:rsidRDefault="00E40265" w:rsidP="00E40265">
            <w:pPr>
              <w:pStyle w:val="KeinLeerraum"/>
              <w:rPr>
                <w:noProof/>
                <w:sz w:val="18"/>
                <w:szCs w:val="18"/>
                <w:lang w:val="en-US"/>
              </w:rPr>
            </w:pPr>
            <w:r w:rsidRPr="00E40265">
              <w:rPr>
                <w:noProof/>
                <w:sz w:val="18"/>
                <w:szCs w:val="18"/>
                <w:lang w:val="en-US"/>
              </w:rPr>
              <w:t>binary, 1 if household has oven</w:t>
            </w:r>
          </w:p>
        </w:tc>
        <w:tc>
          <w:tcPr>
            <w:tcW w:w="1805" w:type="dxa"/>
            <w:tcBorders>
              <w:top w:val="nil"/>
              <w:left w:val="nil"/>
              <w:bottom w:val="nil"/>
              <w:right w:val="nil"/>
            </w:tcBorders>
            <w:shd w:val="clear" w:color="auto" w:fill="auto"/>
            <w:noWrap/>
            <w:vAlign w:val="bottom"/>
          </w:tcPr>
          <w:p w14:paraId="7B5F2AA3" w14:textId="1DA22296" w:rsidR="00E40265" w:rsidRPr="00E40265" w:rsidRDefault="00E40265" w:rsidP="00E40265">
            <w:pPr>
              <w:pStyle w:val="KeinLeerraum"/>
              <w:rPr>
                <w:noProof/>
                <w:sz w:val="18"/>
                <w:szCs w:val="18"/>
                <w:lang w:val="en-US"/>
              </w:rPr>
            </w:pPr>
          </w:p>
        </w:tc>
        <w:tc>
          <w:tcPr>
            <w:tcW w:w="146" w:type="dxa"/>
            <w:vAlign w:val="center"/>
            <w:hideMark/>
          </w:tcPr>
          <w:p w14:paraId="78B20F3D" w14:textId="77777777" w:rsidR="00E40265" w:rsidRPr="00E40265" w:rsidRDefault="00E40265" w:rsidP="00E40265">
            <w:pPr>
              <w:pStyle w:val="KeinLeerraum"/>
              <w:rPr>
                <w:noProof/>
                <w:sz w:val="18"/>
                <w:szCs w:val="18"/>
                <w:lang w:val="en-US"/>
              </w:rPr>
            </w:pPr>
          </w:p>
        </w:tc>
        <w:tc>
          <w:tcPr>
            <w:tcW w:w="146" w:type="dxa"/>
            <w:vAlign w:val="center"/>
            <w:hideMark/>
          </w:tcPr>
          <w:p w14:paraId="61FF9B2F" w14:textId="77777777" w:rsidR="00E40265" w:rsidRPr="00E40265" w:rsidRDefault="00E40265" w:rsidP="00E40265">
            <w:pPr>
              <w:pStyle w:val="KeinLeerraum"/>
              <w:rPr>
                <w:noProof/>
                <w:sz w:val="18"/>
                <w:szCs w:val="18"/>
                <w:lang w:val="en-US"/>
              </w:rPr>
            </w:pPr>
          </w:p>
        </w:tc>
      </w:tr>
      <w:tr w:rsidR="00E40265" w:rsidRPr="008277EA" w14:paraId="0A758F74" w14:textId="77777777" w:rsidTr="008277EA">
        <w:trPr>
          <w:trHeight w:val="290"/>
        </w:trPr>
        <w:tc>
          <w:tcPr>
            <w:tcW w:w="2750" w:type="dxa"/>
            <w:tcBorders>
              <w:top w:val="nil"/>
              <w:left w:val="nil"/>
              <w:bottom w:val="nil"/>
              <w:right w:val="nil"/>
            </w:tcBorders>
            <w:shd w:val="clear" w:color="auto" w:fill="auto"/>
            <w:noWrap/>
            <w:vAlign w:val="bottom"/>
            <w:hideMark/>
          </w:tcPr>
          <w:p w14:paraId="31B1E60F" w14:textId="77777777" w:rsidR="00E40265" w:rsidRPr="00E40265" w:rsidRDefault="00E40265" w:rsidP="00E40265">
            <w:pPr>
              <w:pStyle w:val="KeinLeerraum"/>
              <w:rPr>
                <w:noProof/>
                <w:sz w:val="18"/>
                <w:szCs w:val="18"/>
                <w:lang w:val="de-CH"/>
              </w:rPr>
            </w:pPr>
            <w:r w:rsidRPr="00E40265">
              <w:rPr>
                <w:noProof/>
                <w:sz w:val="18"/>
                <w:szCs w:val="18"/>
                <w:lang w:val="de-CH"/>
              </w:rPr>
              <w:t>dvd_player</w:t>
            </w:r>
          </w:p>
        </w:tc>
        <w:tc>
          <w:tcPr>
            <w:tcW w:w="5808" w:type="dxa"/>
            <w:tcBorders>
              <w:top w:val="nil"/>
              <w:left w:val="nil"/>
              <w:bottom w:val="nil"/>
              <w:right w:val="nil"/>
            </w:tcBorders>
            <w:shd w:val="clear" w:color="auto" w:fill="auto"/>
            <w:noWrap/>
            <w:vAlign w:val="bottom"/>
            <w:hideMark/>
          </w:tcPr>
          <w:p w14:paraId="10D3A68B" w14:textId="77777777" w:rsidR="00E40265" w:rsidRPr="00E40265" w:rsidRDefault="00E40265" w:rsidP="00E40265">
            <w:pPr>
              <w:pStyle w:val="KeinLeerraum"/>
              <w:rPr>
                <w:noProof/>
                <w:sz w:val="18"/>
                <w:szCs w:val="18"/>
                <w:lang w:val="en-US"/>
              </w:rPr>
            </w:pPr>
            <w:r w:rsidRPr="00E40265">
              <w:rPr>
                <w:noProof/>
                <w:sz w:val="18"/>
                <w:szCs w:val="18"/>
                <w:lang w:val="en-US"/>
              </w:rPr>
              <w:t>binary, 1 if household has dvd player</w:t>
            </w:r>
          </w:p>
        </w:tc>
        <w:tc>
          <w:tcPr>
            <w:tcW w:w="1805" w:type="dxa"/>
            <w:tcBorders>
              <w:top w:val="nil"/>
              <w:left w:val="nil"/>
              <w:bottom w:val="nil"/>
              <w:right w:val="nil"/>
            </w:tcBorders>
            <w:shd w:val="clear" w:color="auto" w:fill="auto"/>
            <w:noWrap/>
            <w:vAlign w:val="bottom"/>
          </w:tcPr>
          <w:p w14:paraId="22A8D4DA" w14:textId="7015A244" w:rsidR="00E40265" w:rsidRPr="00E40265" w:rsidRDefault="00E40265" w:rsidP="00E40265">
            <w:pPr>
              <w:pStyle w:val="KeinLeerraum"/>
              <w:rPr>
                <w:noProof/>
                <w:sz w:val="18"/>
                <w:szCs w:val="18"/>
                <w:lang w:val="en-US"/>
              </w:rPr>
            </w:pPr>
          </w:p>
        </w:tc>
        <w:tc>
          <w:tcPr>
            <w:tcW w:w="146" w:type="dxa"/>
            <w:vAlign w:val="center"/>
            <w:hideMark/>
          </w:tcPr>
          <w:p w14:paraId="3E042E05" w14:textId="77777777" w:rsidR="00E40265" w:rsidRPr="00E40265" w:rsidRDefault="00E40265" w:rsidP="00E40265">
            <w:pPr>
              <w:pStyle w:val="KeinLeerraum"/>
              <w:rPr>
                <w:noProof/>
                <w:sz w:val="18"/>
                <w:szCs w:val="18"/>
                <w:lang w:val="en-US"/>
              </w:rPr>
            </w:pPr>
          </w:p>
        </w:tc>
        <w:tc>
          <w:tcPr>
            <w:tcW w:w="146" w:type="dxa"/>
            <w:vAlign w:val="center"/>
            <w:hideMark/>
          </w:tcPr>
          <w:p w14:paraId="41663E6C" w14:textId="77777777" w:rsidR="00E40265" w:rsidRPr="00E40265" w:rsidRDefault="00E40265" w:rsidP="00E40265">
            <w:pPr>
              <w:pStyle w:val="KeinLeerraum"/>
              <w:rPr>
                <w:noProof/>
                <w:sz w:val="18"/>
                <w:szCs w:val="18"/>
                <w:lang w:val="en-US"/>
              </w:rPr>
            </w:pPr>
          </w:p>
        </w:tc>
      </w:tr>
      <w:tr w:rsidR="00E40265" w:rsidRPr="008277EA" w14:paraId="088A2795" w14:textId="77777777" w:rsidTr="008277EA">
        <w:trPr>
          <w:trHeight w:val="290"/>
        </w:trPr>
        <w:tc>
          <w:tcPr>
            <w:tcW w:w="2750" w:type="dxa"/>
            <w:tcBorders>
              <w:top w:val="nil"/>
              <w:left w:val="nil"/>
              <w:bottom w:val="nil"/>
              <w:right w:val="nil"/>
            </w:tcBorders>
            <w:shd w:val="clear" w:color="auto" w:fill="auto"/>
            <w:noWrap/>
            <w:vAlign w:val="bottom"/>
            <w:hideMark/>
          </w:tcPr>
          <w:p w14:paraId="5B0CFCED" w14:textId="77777777" w:rsidR="00E40265" w:rsidRPr="00E40265" w:rsidRDefault="00E40265" w:rsidP="00E40265">
            <w:pPr>
              <w:pStyle w:val="KeinLeerraum"/>
              <w:rPr>
                <w:noProof/>
                <w:sz w:val="18"/>
                <w:szCs w:val="18"/>
                <w:lang w:val="de-CH"/>
              </w:rPr>
            </w:pPr>
            <w:r w:rsidRPr="00E40265">
              <w:rPr>
                <w:noProof/>
                <w:sz w:val="18"/>
                <w:szCs w:val="18"/>
                <w:lang w:val="de-CH"/>
              </w:rPr>
              <w:t>video_recorder</w:t>
            </w:r>
          </w:p>
        </w:tc>
        <w:tc>
          <w:tcPr>
            <w:tcW w:w="5808" w:type="dxa"/>
            <w:tcBorders>
              <w:top w:val="nil"/>
              <w:left w:val="nil"/>
              <w:bottom w:val="nil"/>
              <w:right w:val="nil"/>
            </w:tcBorders>
            <w:shd w:val="clear" w:color="auto" w:fill="auto"/>
            <w:noWrap/>
            <w:vAlign w:val="bottom"/>
            <w:hideMark/>
          </w:tcPr>
          <w:p w14:paraId="1C4FFB3F" w14:textId="77777777" w:rsidR="00E40265" w:rsidRPr="00E40265" w:rsidRDefault="00E40265" w:rsidP="00E40265">
            <w:pPr>
              <w:pStyle w:val="KeinLeerraum"/>
              <w:rPr>
                <w:noProof/>
                <w:sz w:val="18"/>
                <w:szCs w:val="18"/>
                <w:lang w:val="en-US"/>
              </w:rPr>
            </w:pPr>
            <w:r w:rsidRPr="00E40265">
              <w:rPr>
                <w:noProof/>
                <w:sz w:val="18"/>
                <w:szCs w:val="18"/>
                <w:lang w:val="en-US"/>
              </w:rPr>
              <w:t>binary, 1 if household has video recorder</w:t>
            </w:r>
          </w:p>
        </w:tc>
        <w:tc>
          <w:tcPr>
            <w:tcW w:w="1805" w:type="dxa"/>
            <w:tcBorders>
              <w:top w:val="nil"/>
              <w:left w:val="nil"/>
              <w:bottom w:val="nil"/>
              <w:right w:val="nil"/>
            </w:tcBorders>
            <w:shd w:val="clear" w:color="auto" w:fill="auto"/>
            <w:noWrap/>
            <w:vAlign w:val="bottom"/>
          </w:tcPr>
          <w:p w14:paraId="43666FFC" w14:textId="08FEF960" w:rsidR="00E40265" w:rsidRPr="00E40265" w:rsidRDefault="00E40265" w:rsidP="00E40265">
            <w:pPr>
              <w:pStyle w:val="KeinLeerraum"/>
              <w:rPr>
                <w:noProof/>
                <w:sz w:val="18"/>
                <w:szCs w:val="18"/>
                <w:lang w:val="en-US"/>
              </w:rPr>
            </w:pPr>
          </w:p>
        </w:tc>
        <w:tc>
          <w:tcPr>
            <w:tcW w:w="146" w:type="dxa"/>
            <w:vAlign w:val="center"/>
            <w:hideMark/>
          </w:tcPr>
          <w:p w14:paraId="5D2CAC20" w14:textId="77777777" w:rsidR="00E40265" w:rsidRPr="00E40265" w:rsidRDefault="00E40265" w:rsidP="00E40265">
            <w:pPr>
              <w:pStyle w:val="KeinLeerraum"/>
              <w:rPr>
                <w:noProof/>
                <w:sz w:val="18"/>
                <w:szCs w:val="18"/>
                <w:lang w:val="en-US"/>
              </w:rPr>
            </w:pPr>
          </w:p>
        </w:tc>
        <w:tc>
          <w:tcPr>
            <w:tcW w:w="146" w:type="dxa"/>
            <w:vAlign w:val="center"/>
            <w:hideMark/>
          </w:tcPr>
          <w:p w14:paraId="15D431E0" w14:textId="77777777" w:rsidR="00E40265" w:rsidRPr="00E40265" w:rsidRDefault="00E40265" w:rsidP="00E40265">
            <w:pPr>
              <w:pStyle w:val="KeinLeerraum"/>
              <w:rPr>
                <w:noProof/>
                <w:sz w:val="18"/>
                <w:szCs w:val="18"/>
                <w:lang w:val="en-US"/>
              </w:rPr>
            </w:pPr>
          </w:p>
        </w:tc>
      </w:tr>
      <w:tr w:rsidR="00E40265" w:rsidRPr="008277EA" w14:paraId="0E206E66" w14:textId="77777777" w:rsidTr="008277EA">
        <w:trPr>
          <w:trHeight w:val="290"/>
        </w:trPr>
        <w:tc>
          <w:tcPr>
            <w:tcW w:w="2750" w:type="dxa"/>
            <w:tcBorders>
              <w:top w:val="nil"/>
              <w:left w:val="nil"/>
              <w:bottom w:val="nil"/>
              <w:right w:val="nil"/>
            </w:tcBorders>
            <w:shd w:val="clear" w:color="auto" w:fill="auto"/>
            <w:noWrap/>
            <w:vAlign w:val="bottom"/>
            <w:hideMark/>
          </w:tcPr>
          <w:p w14:paraId="371D445D" w14:textId="77777777" w:rsidR="00E40265" w:rsidRPr="00E40265" w:rsidRDefault="00E40265" w:rsidP="00E40265">
            <w:pPr>
              <w:pStyle w:val="KeinLeerraum"/>
              <w:rPr>
                <w:noProof/>
                <w:sz w:val="18"/>
                <w:szCs w:val="18"/>
                <w:lang w:val="de-CH"/>
              </w:rPr>
            </w:pPr>
            <w:r w:rsidRPr="00E40265">
              <w:rPr>
                <w:noProof/>
                <w:sz w:val="18"/>
                <w:szCs w:val="18"/>
                <w:lang w:val="de-CH"/>
              </w:rPr>
              <w:t>internet_connection</w:t>
            </w:r>
          </w:p>
        </w:tc>
        <w:tc>
          <w:tcPr>
            <w:tcW w:w="5808" w:type="dxa"/>
            <w:tcBorders>
              <w:top w:val="nil"/>
              <w:left w:val="nil"/>
              <w:bottom w:val="nil"/>
              <w:right w:val="nil"/>
            </w:tcBorders>
            <w:shd w:val="clear" w:color="auto" w:fill="auto"/>
            <w:noWrap/>
            <w:vAlign w:val="bottom"/>
            <w:hideMark/>
          </w:tcPr>
          <w:p w14:paraId="78D47754" w14:textId="77777777" w:rsidR="00E40265" w:rsidRPr="00E40265" w:rsidRDefault="00E40265" w:rsidP="00E40265">
            <w:pPr>
              <w:pStyle w:val="KeinLeerraum"/>
              <w:rPr>
                <w:noProof/>
                <w:sz w:val="18"/>
                <w:szCs w:val="18"/>
                <w:lang w:val="en-US"/>
              </w:rPr>
            </w:pPr>
            <w:r w:rsidRPr="00E40265">
              <w:rPr>
                <w:noProof/>
                <w:sz w:val="18"/>
                <w:szCs w:val="18"/>
                <w:lang w:val="en-US"/>
              </w:rPr>
              <w:t>binary, 1 if household has internet connection</w:t>
            </w:r>
          </w:p>
        </w:tc>
        <w:tc>
          <w:tcPr>
            <w:tcW w:w="1805" w:type="dxa"/>
            <w:tcBorders>
              <w:top w:val="nil"/>
              <w:left w:val="nil"/>
              <w:bottom w:val="nil"/>
              <w:right w:val="nil"/>
            </w:tcBorders>
            <w:shd w:val="clear" w:color="auto" w:fill="auto"/>
            <w:noWrap/>
            <w:vAlign w:val="bottom"/>
          </w:tcPr>
          <w:p w14:paraId="09F2BFAA" w14:textId="38B1964B" w:rsidR="00E40265" w:rsidRPr="00E40265" w:rsidRDefault="00E40265" w:rsidP="00E40265">
            <w:pPr>
              <w:pStyle w:val="KeinLeerraum"/>
              <w:rPr>
                <w:noProof/>
                <w:sz w:val="18"/>
                <w:szCs w:val="18"/>
                <w:lang w:val="en-US"/>
              </w:rPr>
            </w:pPr>
          </w:p>
        </w:tc>
        <w:tc>
          <w:tcPr>
            <w:tcW w:w="146" w:type="dxa"/>
            <w:vAlign w:val="center"/>
            <w:hideMark/>
          </w:tcPr>
          <w:p w14:paraId="2A541E70" w14:textId="77777777" w:rsidR="00E40265" w:rsidRPr="00E40265" w:rsidRDefault="00E40265" w:rsidP="00E40265">
            <w:pPr>
              <w:pStyle w:val="KeinLeerraum"/>
              <w:rPr>
                <w:noProof/>
                <w:sz w:val="18"/>
                <w:szCs w:val="18"/>
                <w:lang w:val="en-US"/>
              </w:rPr>
            </w:pPr>
          </w:p>
        </w:tc>
        <w:tc>
          <w:tcPr>
            <w:tcW w:w="146" w:type="dxa"/>
            <w:vAlign w:val="center"/>
            <w:hideMark/>
          </w:tcPr>
          <w:p w14:paraId="7820671B" w14:textId="77777777" w:rsidR="00E40265" w:rsidRPr="00E40265" w:rsidRDefault="00E40265" w:rsidP="00E40265">
            <w:pPr>
              <w:pStyle w:val="KeinLeerraum"/>
              <w:rPr>
                <w:noProof/>
                <w:sz w:val="18"/>
                <w:szCs w:val="18"/>
                <w:lang w:val="en-US"/>
              </w:rPr>
            </w:pPr>
          </w:p>
        </w:tc>
      </w:tr>
      <w:tr w:rsidR="00E40265" w:rsidRPr="008277EA" w14:paraId="4BC92F7F" w14:textId="77777777" w:rsidTr="008277EA">
        <w:trPr>
          <w:trHeight w:val="290"/>
        </w:trPr>
        <w:tc>
          <w:tcPr>
            <w:tcW w:w="2750" w:type="dxa"/>
            <w:tcBorders>
              <w:top w:val="nil"/>
              <w:left w:val="nil"/>
              <w:bottom w:val="nil"/>
              <w:right w:val="nil"/>
            </w:tcBorders>
            <w:shd w:val="clear" w:color="auto" w:fill="auto"/>
            <w:noWrap/>
            <w:vAlign w:val="bottom"/>
            <w:hideMark/>
          </w:tcPr>
          <w:p w14:paraId="0D37EEA3" w14:textId="77777777" w:rsidR="00E40265" w:rsidRPr="00E40265" w:rsidRDefault="00E40265" w:rsidP="00E40265">
            <w:pPr>
              <w:pStyle w:val="KeinLeerraum"/>
              <w:rPr>
                <w:noProof/>
                <w:sz w:val="18"/>
                <w:szCs w:val="18"/>
                <w:lang w:val="de-CH"/>
              </w:rPr>
            </w:pPr>
            <w:r w:rsidRPr="00E40265">
              <w:rPr>
                <w:noProof/>
                <w:sz w:val="18"/>
                <w:szCs w:val="18"/>
                <w:lang w:val="de-CH"/>
              </w:rPr>
              <w:t>washing_machine</w:t>
            </w:r>
          </w:p>
        </w:tc>
        <w:tc>
          <w:tcPr>
            <w:tcW w:w="5808" w:type="dxa"/>
            <w:tcBorders>
              <w:top w:val="nil"/>
              <w:left w:val="nil"/>
              <w:bottom w:val="nil"/>
              <w:right w:val="nil"/>
            </w:tcBorders>
            <w:shd w:val="clear" w:color="auto" w:fill="auto"/>
            <w:noWrap/>
            <w:vAlign w:val="bottom"/>
            <w:hideMark/>
          </w:tcPr>
          <w:p w14:paraId="35CAA3CE" w14:textId="77777777" w:rsidR="00E40265" w:rsidRPr="00E40265" w:rsidRDefault="00E40265" w:rsidP="00E40265">
            <w:pPr>
              <w:pStyle w:val="KeinLeerraum"/>
              <w:rPr>
                <w:noProof/>
                <w:sz w:val="18"/>
                <w:szCs w:val="18"/>
                <w:lang w:val="en-US"/>
              </w:rPr>
            </w:pPr>
            <w:r w:rsidRPr="00E40265">
              <w:rPr>
                <w:noProof/>
                <w:sz w:val="18"/>
                <w:szCs w:val="18"/>
                <w:lang w:val="en-US"/>
              </w:rPr>
              <w:t>binary, 1 if household has washing machine</w:t>
            </w:r>
          </w:p>
        </w:tc>
        <w:tc>
          <w:tcPr>
            <w:tcW w:w="1805" w:type="dxa"/>
            <w:tcBorders>
              <w:top w:val="nil"/>
              <w:left w:val="nil"/>
              <w:bottom w:val="nil"/>
              <w:right w:val="nil"/>
            </w:tcBorders>
            <w:shd w:val="clear" w:color="auto" w:fill="auto"/>
            <w:noWrap/>
            <w:vAlign w:val="bottom"/>
          </w:tcPr>
          <w:p w14:paraId="39FADF57" w14:textId="0FDF7A7D" w:rsidR="00E40265" w:rsidRPr="00E40265" w:rsidRDefault="00E40265" w:rsidP="00E40265">
            <w:pPr>
              <w:pStyle w:val="KeinLeerraum"/>
              <w:rPr>
                <w:noProof/>
                <w:sz w:val="18"/>
                <w:szCs w:val="18"/>
                <w:lang w:val="en-US"/>
              </w:rPr>
            </w:pPr>
          </w:p>
        </w:tc>
        <w:tc>
          <w:tcPr>
            <w:tcW w:w="146" w:type="dxa"/>
            <w:vAlign w:val="center"/>
            <w:hideMark/>
          </w:tcPr>
          <w:p w14:paraId="69EA488A" w14:textId="77777777" w:rsidR="00E40265" w:rsidRPr="00E40265" w:rsidRDefault="00E40265" w:rsidP="00E40265">
            <w:pPr>
              <w:pStyle w:val="KeinLeerraum"/>
              <w:rPr>
                <w:noProof/>
                <w:sz w:val="18"/>
                <w:szCs w:val="18"/>
                <w:lang w:val="en-US"/>
              </w:rPr>
            </w:pPr>
          </w:p>
        </w:tc>
        <w:tc>
          <w:tcPr>
            <w:tcW w:w="146" w:type="dxa"/>
            <w:vAlign w:val="center"/>
            <w:hideMark/>
          </w:tcPr>
          <w:p w14:paraId="5BEDC5C6" w14:textId="77777777" w:rsidR="00E40265" w:rsidRPr="00E40265" w:rsidRDefault="00E40265" w:rsidP="00E40265">
            <w:pPr>
              <w:pStyle w:val="KeinLeerraum"/>
              <w:rPr>
                <w:noProof/>
                <w:sz w:val="18"/>
                <w:szCs w:val="18"/>
                <w:lang w:val="en-US"/>
              </w:rPr>
            </w:pPr>
          </w:p>
        </w:tc>
      </w:tr>
      <w:tr w:rsidR="00E40265" w:rsidRPr="008277EA" w14:paraId="4A66E61F" w14:textId="77777777" w:rsidTr="008277EA">
        <w:trPr>
          <w:trHeight w:val="290"/>
        </w:trPr>
        <w:tc>
          <w:tcPr>
            <w:tcW w:w="2750" w:type="dxa"/>
            <w:tcBorders>
              <w:top w:val="nil"/>
              <w:left w:val="nil"/>
              <w:bottom w:val="nil"/>
              <w:right w:val="nil"/>
            </w:tcBorders>
            <w:shd w:val="clear" w:color="auto" w:fill="auto"/>
            <w:noWrap/>
            <w:vAlign w:val="bottom"/>
            <w:hideMark/>
          </w:tcPr>
          <w:p w14:paraId="002FEA91" w14:textId="77777777" w:rsidR="00E40265" w:rsidRPr="00E40265" w:rsidRDefault="00E40265" w:rsidP="00E40265">
            <w:pPr>
              <w:pStyle w:val="KeinLeerraum"/>
              <w:rPr>
                <w:noProof/>
                <w:sz w:val="18"/>
                <w:szCs w:val="18"/>
                <w:lang w:val="de-CH"/>
              </w:rPr>
            </w:pPr>
            <w:r w:rsidRPr="00E40265">
              <w:rPr>
                <w:noProof/>
                <w:sz w:val="18"/>
                <w:szCs w:val="18"/>
                <w:lang w:val="de-CH"/>
              </w:rPr>
              <w:t>canoe</w:t>
            </w:r>
          </w:p>
        </w:tc>
        <w:tc>
          <w:tcPr>
            <w:tcW w:w="5808" w:type="dxa"/>
            <w:tcBorders>
              <w:top w:val="nil"/>
              <w:left w:val="nil"/>
              <w:bottom w:val="nil"/>
              <w:right w:val="nil"/>
            </w:tcBorders>
            <w:shd w:val="clear" w:color="auto" w:fill="auto"/>
            <w:noWrap/>
            <w:vAlign w:val="bottom"/>
            <w:hideMark/>
          </w:tcPr>
          <w:p w14:paraId="49465E78" w14:textId="77777777" w:rsidR="00E40265" w:rsidRPr="00E40265" w:rsidRDefault="00E40265" w:rsidP="00E40265">
            <w:pPr>
              <w:pStyle w:val="KeinLeerraum"/>
              <w:rPr>
                <w:noProof/>
                <w:sz w:val="18"/>
                <w:szCs w:val="18"/>
                <w:lang w:val="en-US"/>
              </w:rPr>
            </w:pPr>
            <w:r w:rsidRPr="00E40265">
              <w:rPr>
                <w:noProof/>
                <w:sz w:val="18"/>
                <w:szCs w:val="18"/>
                <w:lang w:val="en-US"/>
              </w:rPr>
              <w:t>binary, 1 if household has canoe</w:t>
            </w:r>
          </w:p>
        </w:tc>
        <w:tc>
          <w:tcPr>
            <w:tcW w:w="1805" w:type="dxa"/>
            <w:tcBorders>
              <w:top w:val="nil"/>
              <w:left w:val="nil"/>
              <w:bottom w:val="nil"/>
              <w:right w:val="nil"/>
            </w:tcBorders>
            <w:shd w:val="clear" w:color="auto" w:fill="auto"/>
            <w:noWrap/>
            <w:vAlign w:val="bottom"/>
          </w:tcPr>
          <w:p w14:paraId="2BA2F85D" w14:textId="0B6ACC94" w:rsidR="00E40265" w:rsidRPr="00E40265" w:rsidRDefault="00E40265" w:rsidP="00E40265">
            <w:pPr>
              <w:pStyle w:val="KeinLeerraum"/>
              <w:rPr>
                <w:noProof/>
                <w:sz w:val="18"/>
                <w:szCs w:val="18"/>
                <w:lang w:val="en-US"/>
              </w:rPr>
            </w:pPr>
          </w:p>
        </w:tc>
        <w:tc>
          <w:tcPr>
            <w:tcW w:w="146" w:type="dxa"/>
            <w:vAlign w:val="center"/>
            <w:hideMark/>
          </w:tcPr>
          <w:p w14:paraId="081EDBAF" w14:textId="77777777" w:rsidR="00E40265" w:rsidRPr="00E40265" w:rsidRDefault="00E40265" w:rsidP="00E40265">
            <w:pPr>
              <w:pStyle w:val="KeinLeerraum"/>
              <w:rPr>
                <w:noProof/>
                <w:sz w:val="18"/>
                <w:szCs w:val="18"/>
                <w:lang w:val="en-US"/>
              </w:rPr>
            </w:pPr>
          </w:p>
        </w:tc>
        <w:tc>
          <w:tcPr>
            <w:tcW w:w="146" w:type="dxa"/>
            <w:vAlign w:val="center"/>
            <w:hideMark/>
          </w:tcPr>
          <w:p w14:paraId="22DE6F77" w14:textId="77777777" w:rsidR="00E40265" w:rsidRPr="00E40265" w:rsidRDefault="00E40265" w:rsidP="00E40265">
            <w:pPr>
              <w:pStyle w:val="KeinLeerraum"/>
              <w:rPr>
                <w:noProof/>
                <w:sz w:val="18"/>
                <w:szCs w:val="18"/>
                <w:lang w:val="en-US"/>
              </w:rPr>
            </w:pPr>
          </w:p>
        </w:tc>
      </w:tr>
      <w:tr w:rsidR="00E40265" w:rsidRPr="008277EA" w14:paraId="4EA26ADC" w14:textId="77777777" w:rsidTr="008277EA">
        <w:trPr>
          <w:trHeight w:val="290"/>
        </w:trPr>
        <w:tc>
          <w:tcPr>
            <w:tcW w:w="2750" w:type="dxa"/>
            <w:tcBorders>
              <w:top w:val="nil"/>
              <w:left w:val="nil"/>
              <w:bottom w:val="nil"/>
              <w:right w:val="nil"/>
            </w:tcBorders>
            <w:shd w:val="clear" w:color="auto" w:fill="auto"/>
            <w:noWrap/>
            <w:vAlign w:val="bottom"/>
            <w:hideMark/>
          </w:tcPr>
          <w:p w14:paraId="68970E73" w14:textId="77777777" w:rsidR="00E40265" w:rsidRPr="00E40265" w:rsidRDefault="00E40265" w:rsidP="00E40265">
            <w:pPr>
              <w:pStyle w:val="KeinLeerraum"/>
              <w:rPr>
                <w:noProof/>
                <w:sz w:val="18"/>
                <w:szCs w:val="18"/>
                <w:lang w:val="de-CH"/>
              </w:rPr>
            </w:pPr>
            <w:r w:rsidRPr="00E40265">
              <w:rPr>
                <w:noProof/>
                <w:sz w:val="18"/>
                <w:szCs w:val="18"/>
                <w:lang w:val="de-CH"/>
              </w:rPr>
              <w:t>credit_union</w:t>
            </w:r>
          </w:p>
        </w:tc>
        <w:tc>
          <w:tcPr>
            <w:tcW w:w="5808" w:type="dxa"/>
            <w:tcBorders>
              <w:top w:val="nil"/>
              <w:left w:val="nil"/>
              <w:bottom w:val="nil"/>
              <w:right w:val="nil"/>
            </w:tcBorders>
            <w:shd w:val="clear" w:color="auto" w:fill="auto"/>
            <w:noWrap/>
            <w:vAlign w:val="bottom"/>
            <w:hideMark/>
          </w:tcPr>
          <w:p w14:paraId="06122DCB" w14:textId="77777777" w:rsidR="00E40265" w:rsidRPr="00E40265" w:rsidRDefault="00E40265" w:rsidP="00E40265">
            <w:pPr>
              <w:pStyle w:val="KeinLeerraum"/>
              <w:rPr>
                <w:noProof/>
                <w:sz w:val="18"/>
                <w:szCs w:val="18"/>
                <w:lang w:val="en-US"/>
              </w:rPr>
            </w:pPr>
            <w:r w:rsidRPr="00E40265">
              <w:rPr>
                <w:noProof/>
                <w:sz w:val="18"/>
                <w:szCs w:val="18"/>
                <w:lang w:val="en-US"/>
              </w:rPr>
              <w:t>binary, 1 if household has credit union</w:t>
            </w:r>
          </w:p>
        </w:tc>
        <w:tc>
          <w:tcPr>
            <w:tcW w:w="1805" w:type="dxa"/>
            <w:tcBorders>
              <w:top w:val="nil"/>
              <w:left w:val="nil"/>
              <w:bottom w:val="nil"/>
              <w:right w:val="nil"/>
            </w:tcBorders>
            <w:shd w:val="clear" w:color="auto" w:fill="auto"/>
            <w:noWrap/>
            <w:vAlign w:val="bottom"/>
          </w:tcPr>
          <w:p w14:paraId="02737A53" w14:textId="1B3701F7" w:rsidR="00E40265" w:rsidRPr="00E40265" w:rsidRDefault="00E40265" w:rsidP="00E40265">
            <w:pPr>
              <w:pStyle w:val="KeinLeerraum"/>
              <w:rPr>
                <w:noProof/>
                <w:sz w:val="18"/>
                <w:szCs w:val="18"/>
                <w:lang w:val="en-US"/>
              </w:rPr>
            </w:pPr>
          </w:p>
        </w:tc>
        <w:tc>
          <w:tcPr>
            <w:tcW w:w="146" w:type="dxa"/>
            <w:vAlign w:val="center"/>
            <w:hideMark/>
          </w:tcPr>
          <w:p w14:paraId="617A9B91" w14:textId="77777777" w:rsidR="00E40265" w:rsidRPr="00E40265" w:rsidRDefault="00E40265" w:rsidP="00E40265">
            <w:pPr>
              <w:pStyle w:val="KeinLeerraum"/>
              <w:rPr>
                <w:noProof/>
                <w:sz w:val="18"/>
                <w:szCs w:val="18"/>
                <w:lang w:val="en-US"/>
              </w:rPr>
            </w:pPr>
          </w:p>
        </w:tc>
        <w:tc>
          <w:tcPr>
            <w:tcW w:w="146" w:type="dxa"/>
            <w:vAlign w:val="center"/>
            <w:hideMark/>
          </w:tcPr>
          <w:p w14:paraId="37AEF965" w14:textId="77777777" w:rsidR="00E40265" w:rsidRPr="00E40265" w:rsidRDefault="00E40265" w:rsidP="00E40265">
            <w:pPr>
              <w:pStyle w:val="KeinLeerraum"/>
              <w:rPr>
                <w:noProof/>
                <w:sz w:val="18"/>
                <w:szCs w:val="18"/>
                <w:lang w:val="en-US"/>
              </w:rPr>
            </w:pPr>
          </w:p>
        </w:tc>
      </w:tr>
      <w:tr w:rsidR="00E40265" w:rsidRPr="008277EA" w14:paraId="61D95767" w14:textId="77777777" w:rsidTr="008277EA">
        <w:trPr>
          <w:trHeight w:val="290"/>
        </w:trPr>
        <w:tc>
          <w:tcPr>
            <w:tcW w:w="2750" w:type="dxa"/>
            <w:tcBorders>
              <w:top w:val="nil"/>
              <w:left w:val="nil"/>
              <w:bottom w:val="nil"/>
              <w:right w:val="nil"/>
            </w:tcBorders>
            <w:shd w:val="clear" w:color="auto" w:fill="auto"/>
            <w:noWrap/>
            <w:vAlign w:val="bottom"/>
            <w:hideMark/>
          </w:tcPr>
          <w:p w14:paraId="47EA6B97" w14:textId="77777777" w:rsidR="00E40265" w:rsidRPr="00E40265" w:rsidRDefault="00E40265" w:rsidP="00E40265">
            <w:pPr>
              <w:pStyle w:val="KeinLeerraum"/>
              <w:rPr>
                <w:noProof/>
                <w:sz w:val="18"/>
                <w:szCs w:val="18"/>
                <w:lang w:val="de-CH"/>
              </w:rPr>
            </w:pPr>
            <w:r w:rsidRPr="00E40265">
              <w:rPr>
                <w:noProof/>
                <w:sz w:val="18"/>
                <w:szCs w:val="18"/>
                <w:lang w:val="de-CH"/>
              </w:rPr>
              <w:t>safe_trash_disposal</w:t>
            </w:r>
          </w:p>
        </w:tc>
        <w:tc>
          <w:tcPr>
            <w:tcW w:w="5808" w:type="dxa"/>
            <w:tcBorders>
              <w:top w:val="nil"/>
              <w:left w:val="nil"/>
              <w:bottom w:val="nil"/>
              <w:right w:val="nil"/>
            </w:tcBorders>
            <w:shd w:val="clear" w:color="auto" w:fill="auto"/>
            <w:noWrap/>
            <w:vAlign w:val="bottom"/>
            <w:hideMark/>
          </w:tcPr>
          <w:p w14:paraId="072E4864" w14:textId="77777777" w:rsidR="00E40265" w:rsidRPr="00E40265" w:rsidRDefault="00E40265" w:rsidP="00E40265">
            <w:pPr>
              <w:pStyle w:val="KeinLeerraum"/>
              <w:rPr>
                <w:noProof/>
                <w:sz w:val="18"/>
                <w:szCs w:val="18"/>
                <w:lang w:val="en-US"/>
              </w:rPr>
            </w:pPr>
            <w:r w:rsidRPr="00E40265">
              <w:rPr>
                <w:noProof/>
                <w:sz w:val="18"/>
                <w:szCs w:val="18"/>
                <w:lang w:val="en-US"/>
              </w:rPr>
              <w:t>binary, 1 if household has safe trash disposal</w:t>
            </w:r>
          </w:p>
        </w:tc>
        <w:tc>
          <w:tcPr>
            <w:tcW w:w="1805" w:type="dxa"/>
            <w:tcBorders>
              <w:top w:val="nil"/>
              <w:left w:val="nil"/>
              <w:bottom w:val="nil"/>
              <w:right w:val="nil"/>
            </w:tcBorders>
            <w:shd w:val="clear" w:color="auto" w:fill="auto"/>
            <w:noWrap/>
            <w:vAlign w:val="bottom"/>
          </w:tcPr>
          <w:p w14:paraId="159BD137" w14:textId="28531D0D" w:rsidR="00E40265" w:rsidRPr="00E40265" w:rsidRDefault="00E40265" w:rsidP="00E40265">
            <w:pPr>
              <w:pStyle w:val="KeinLeerraum"/>
              <w:rPr>
                <w:noProof/>
                <w:sz w:val="18"/>
                <w:szCs w:val="18"/>
                <w:lang w:val="en-US"/>
              </w:rPr>
            </w:pPr>
          </w:p>
        </w:tc>
        <w:tc>
          <w:tcPr>
            <w:tcW w:w="146" w:type="dxa"/>
            <w:vAlign w:val="center"/>
            <w:hideMark/>
          </w:tcPr>
          <w:p w14:paraId="7C01AD3C" w14:textId="77777777" w:rsidR="00E40265" w:rsidRPr="00E40265" w:rsidRDefault="00E40265" w:rsidP="00E40265">
            <w:pPr>
              <w:pStyle w:val="KeinLeerraum"/>
              <w:rPr>
                <w:noProof/>
                <w:sz w:val="18"/>
                <w:szCs w:val="18"/>
                <w:lang w:val="en-US"/>
              </w:rPr>
            </w:pPr>
          </w:p>
        </w:tc>
        <w:tc>
          <w:tcPr>
            <w:tcW w:w="146" w:type="dxa"/>
            <w:vAlign w:val="center"/>
            <w:hideMark/>
          </w:tcPr>
          <w:p w14:paraId="675FD0C7" w14:textId="77777777" w:rsidR="00E40265" w:rsidRPr="00E40265" w:rsidRDefault="00E40265" w:rsidP="00E40265">
            <w:pPr>
              <w:pStyle w:val="KeinLeerraum"/>
              <w:rPr>
                <w:noProof/>
                <w:sz w:val="18"/>
                <w:szCs w:val="18"/>
                <w:lang w:val="en-US"/>
              </w:rPr>
            </w:pPr>
          </w:p>
        </w:tc>
      </w:tr>
      <w:tr w:rsidR="00E40265" w:rsidRPr="008277EA" w14:paraId="279A7A48" w14:textId="77777777" w:rsidTr="008277EA">
        <w:trPr>
          <w:trHeight w:val="290"/>
        </w:trPr>
        <w:tc>
          <w:tcPr>
            <w:tcW w:w="2750" w:type="dxa"/>
            <w:tcBorders>
              <w:top w:val="nil"/>
              <w:left w:val="nil"/>
              <w:bottom w:val="nil"/>
              <w:right w:val="nil"/>
            </w:tcBorders>
            <w:shd w:val="clear" w:color="auto" w:fill="auto"/>
            <w:noWrap/>
            <w:vAlign w:val="bottom"/>
            <w:hideMark/>
          </w:tcPr>
          <w:p w14:paraId="69FB06F2" w14:textId="77777777" w:rsidR="00E40265" w:rsidRPr="00E40265" w:rsidRDefault="00E40265" w:rsidP="00E40265">
            <w:pPr>
              <w:pStyle w:val="KeinLeerraum"/>
              <w:rPr>
                <w:noProof/>
                <w:sz w:val="18"/>
                <w:szCs w:val="18"/>
                <w:lang w:val="de-CH"/>
              </w:rPr>
            </w:pPr>
            <w:r w:rsidRPr="00E40265">
              <w:rPr>
                <w:noProof/>
                <w:sz w:val="18"/>
                <w:szCs w:val="18"/>
                <w:lang w:val="de-CH"/>
              </w:rPr>
              <w:t>safe_sewage_disposal</w:t>
            </w:r>
          </w:p>
        </w:tc>
        <w:tc>
          <w:tcPr>
            <w:tcW w:w="5808" w:type="dxa"/>
            <w:tcBorders>
              <w:top w:val="nil"/>
              <w:left w:val="nil"/>
              <w:bottom w:val="nil"/>
              <w:right w:val="nil"/>
            </w:tcBorders>
            <w:shd w:val="clear" w:color="auto" w:fill="auto"/>
            <w:noWrap/>
            <w:vAlign w:val="bottom"/>
            <w:hideMark/>
          </w:tcPr>
          <w:p w14:paraId="5E466DC5" w14:textId="77777777" w:rsidR="00E40265" w:rsidRPr="00E40265" w:rsidRDefault="00E40265" w:rsidP="00E40265">
            <w:pPr>
              <w:pStyle w:val="KeinLeerraum"/>
              <w:rPr>
                <w:noProof/>
                <w:sz w:val="18"/>
                <w:szCs w:val="18"/>
                <w:lang w:val="en-US"/>
              </w:rPr>
            </w:pPr>
            <w:r w:rsidRPr="00E40265">
              <w:rPr>
                <w:noProof/>
                <w:sz w:val="18"/>
                <w:szCs w:val="18"/>
                <w:lang w:val="en-US"/>
              </w:rPr>
              <w:t>binary, 1 if household has safe sewage disposal</w:t>
            </w:r>
          </w:p>
        </w:tc>
        <w:tc>
          <w:tcPr>
            <w:tcW w:w="1805" w:type="dxa"/>
            <w:tcBorders>
              <w:top w:val="nil"/>
              <w:left w:val="nil"/>
              <w:bottom w:val="nil"/>
              <w:right w:val="nil"/>
            </w:tcBorders>
            <w:shd w:val="clear" w:color="auto" w:fill="auto"/>
            <w:noWrap/>
            <w:vAlign w:val="bottom"/>
          </w:tcPr>
          <w:p w14:paraId="4EEE0212" w14:textId="178E37AB" w:rsidR="00E40265" w:rsidRPr="00E40265" w:rsidRDefault="00E40265" w:rsidP="00E40265">
            <w:pPr>
              <w:pStyle w:val="KeinLeerraum"/>
              <w:rPr>
                <w:noProof/>
                <w:sz w:val="18"/>
                <w:szCs w:val="18"/>
                <w:lang w:val="en-US"/>
              </w:rPr>
            </w:pPr>
          </w:p>
        </w:tc>
        <w:tc>
          <w:tcPr>
            <w:tcW w:w="146" w:type="dxa"/>
            <w:vAlign w:val="center"/>
            <w:hideMark/>
          </w:tcPr>
          <w:p w14:paraId="6E24BA6C" w14:textId="77777777" w:rsidR="00E40265" w:rsidRPr="00E40265" w:rsidRDefault="00E40265" w:rsidP="00E40265">
            <w:pPr>
              <w:pStyle w:val="KeinLeerraum"/>
              <w:rPr>
                <w:noProof/>
                <w:sz w:val="18"/>
                <w:szCs w:val="18"/>
                <w:lang w:val="en-US"/>
              </w:rPr>
            </w:pPr>
          </w:p>
        </w:tc>
        <w:tc>
          <w:tcPr>
            <w:tcW w:w="146" w:type="dxa"/>
            <w:vAlign w:val="center"/>
            <w:hideMark/>
          </w:tcPr>
          <w:p w14:paraId="1210BFCB" w14:textId="77777777" w:rsidR="00E40265" w:rsidRPr="00E40265" w:rsidRDefault="00E40265" w:rsidP="00E40265">
            <w:pPr>
              <w:pStyle w:val="KeinLeerraum"/>
              <w:rPr>
                <w:noProof/>
                <w:sz w:val="18"/>
                <w:szCs w:val="18"/>
                <w:lang w:val="en-US"/>
              </w:rPr>
            </w:pPr>
          </w:p>
        </w:tc>
      </w:tr>
      <w:tr w:rsidR="00E40265" w:rsidRPr="008277EA" w14:paraId="53FC8488" w14:textId="77777777" w:rsidTr="008277EA">
        <w:trPr>
          <w:trHeight w:val="290"/>
        </w:trPr>
        <w:tc>
          <w:tcPr>
            <w:tcW w:w="2750" w:type="dxa"/>
            <w:tcBorders>
              <w:top w:val="nil"/>
              <w:left w:val="nil"/>
              <w:bottom w:val="nil"/>
              <w:right w:val="nil"/>
            </w:tcBorders>
            <w:shd w:val="clear" w:color="auto" w:fill="auto"/>
            <w:noWrap/>
            <w:vAlign w:val="bottom"/>
            <w:hideMark/>
          </w:tcPr>
          <w:p w14:paraId="6C51E416" w14:textId="77777777" w:rsidR="00E40265" w:rsidRPr="00E40265" w:rsidRDefault="00E40265" w:rsidP="00E40265">
            <w:pPr>
              <w:pStyle w:val="KeinLeerraum"/>
              <w:rPr>
                <w:noProof/>
                <w:sz w:val="18"/>
                <w:szCs w:val="18"/>
                <w:lang w:val="de-CH"/>
              </w:rPr>
            </w:pPr>
            <w:r w:rsidRPr="00E40265">
              <w:rPr>
                <w:noProof/>
                <w:sz w:val="18"/>
                <w:szCs w:val="18"/>
                <w:lang w:val="de-CH"/>
              </w:rPr>
              <w:t>physical_punishment</w:t>
            </w:r>
          </w:p>
        </w:tc>
        <w:tc>
          <w:tcPr>
            <w:tcW w:w="5808" w:type="dxa"/>
            <w:tcBorders>
              <w:top w:val="nil"/>
              <w:left w:val="nil"/>
              <w:bottom w:val="nil"/>
              <w:right w:val="nil"/>
            </w:tcBorders>
            <w:shd w:val="clear" w:color="auto" w:fill="auto"/>
            <w:noWrap/>
            <w:vAlign w:val="bottom"/>
            <w:hideMark/>
          </w:tcPr>
          <w:p w14:paraId="1CA80838" w14:textId="77777777" w:rsidR="00E40265" w:rsidRPr="00E40265" w:rsidRDefault="00E40265" w:rsidP="00E40265">
            <w:pPr>
              <w:pStyle w:val="KeinLeerraum"/>
              <w:rPr>
                <w:noProof/>
                <w:sz w:val="18"/>
                <w:szCs w:val="18"/>
                <w:lang w:val="en-US"/>
              </w:rPr>
            </w:pPr>
            <w:r w:rsidRPr="00E40265">
              <w:rPr>
                <w:noProof/>
                <w:sz w:val="18"/>
                <w:szCs w:val="18"/>
                <w:lang w:val="en-US"/>
              </w:rPr>
              <w:t>binary, 1 if person belives that physical punishment needed to bring up child properly</w:t>
            </w:r>
          </w:p>
        </w:tc>
        <w:tc>
          <w:tcPr>
            <w:tcW w:w="1805" w:type="dxa"/>
            <w:tcBorders>
              <w:top w:val="nil"/>
              <w:left w:val="nil"/>
              <w:bottom w:val="nil"/>
              <w:right w:val="nil"/>
            </w:tcBorders>
            <w:shd w:val="clear" w:color="auto" w:fill="auto"/>
            <w:noWrap/>
            <w:vAlign w:val="bottom"/>
          </w:tcPr>
          <w:p w14:paraId="7550194B" w14:textId="45FA5A96" w:rsidR="00E40265" w:rsidRPr="00E40265" w:rsidRDefault="00E40265" w:rsidP="00E40265">
            <w:pPr>
              <w:pStyle w:val="KeinLeerraum"/>
              <w:rPr>
                <w:noProof/>
                <w:sz w:val="18"/>
                <w:szCs w:val="18"/>
                <w:lang w:val="en-US"/>
              </w:rPr>
            </w:pPr>
          </w:p>
        </w:tc>
        <w:tc>
          <w:tcPr>
            <w:tcW w:w="146" w:type="dxa"/>
            <w:vAlign w:val="center"/>
            <w:hideMark/>
          </w:tcPr>
          <w:p w14:paraId="6EB515BB" w14:textId="77777777" w:rsidR="00E40265" w:rsidRPr="00E40265" w:rsidRDefault="00E40265" w:rsidP="00E40265">
            <w:pPr>
              <w:pStyle w:val="KeinLeerraum"/>
              <w:rPr>
                <w:noProof/>
                <w:sz w:val="18"/>
                <w:szCs w:val="18"/>
                <w:lang w:val="en-US"/>
              </w:rPr>
            </w:pPr>
          </w:p>
        </w:tc>
        <w:tc>
          <w:tcPr>
            <w:tcW w:w="146" w:type="dxa"/>
            <w:vAlign w:val="center"/>
            <w:hideMark/>
          </w:tcPr>
          <w:p w14:paraId="340F8F62" w14:textId="77777777" w:rsidR="00E40265" w:rsidRPr="00E40265" w:rsidRDefault="00E40265" w:rsidP="00E40265">
            <w:pPr>
              <w:pStyle w:val="KeinLeerraum"/>
              <w:rPr>
                <w:noProof/>
                <w:sz w:val="18"/>
                <w:szCs w:val="18"/>
                <w:lang w:val="en-US"/>
              </w:rPr>
            </w:pPr>
          </w:p>
        </w:tc>
      </w:tr>
      <w:tr w:rsidR="00E40265" w:rsidRPr="008277EA" w14:paraId="12737F23" w14:textId="77777777" w:rsidTr="008277EA">
        <w:trPr>
          <w:trHeight w:val="290"/>
        </w:trPr>
        <w:tc>
          <w:tcPr>
            <w:tcW w:w="2750" w:type="dxa"/>
            <w:tcBorders>
              <w:top w:val="nil"/>
              <w:left w:val="nil"/>
              <w:bottom w:val="nil"/>
              <w:right w:val="nil"/>
            </w:tcBorders>
            <w:shd w:val="clear" w:color="auto" w:fill="auto"/>
            <w:noWrap/>
            <w:vAlign w:val="bottom"/>
            <w:hideMark/>
          </w:tcPr>
          <w:p w14:paraId="19753EC2" w14:textId="77777777" w:rsidR="00E40265" w:rsidRPr="00E40265" w:rsidRDefault="00E40265" w:rsidP="00E40265">
            <w:pPr>
              <w:pStyle w:val="KeinLeerraum"/>
              <w:rPr>
                <w:noProof/>
                <w:sz w:val="18"/>
                <w:szCs w:val="18"/>
                <w:lang w:val="de-CH"/>
              </w:rPr>
            </w:pPr>
            <w:r w:rsidRPr="00E40265">
              <w:rPr>
                <w:noProof/>
                <w:sz w:val="18"/>
                <w:szCs w:val="18"/>
                <w:lang w:val="de-CH"/>
              </w:rPr>
              <w:t>slept</w:t>
            </w:r>
          </w:p>
        </w:tc>
        <w:tc>
          <w:tcPr>
            <w:tcW w:w="5808" w:type="dxa"/>
            <w:tcBorders>
              <w:top w:val="nil"/>
              <w:left w:val="nil"/>
              <w:bottom w:val="nil"/>
              <w:right w:val="nil"/>
            </w:tcBorders>
            <w:shd w:val="clear" w:color="auto" w:fill="auto"/>
            <w:noWrap/>
            <w:vAlign w:val="bottom"/>
            <w:hideMark/>
          </w:tcPr>
          <w:p w14:paraId="41F55ACA" w14:textId="77777777" w:rsidR="00E40265" w:rsidRPr="00E40265" w:rsidRDefault="00E40265" w:rsidP="00E40265">
            <w:pPr>
              <w:pStyle w:val="KeinLeerraum"/>
              <w:rPr>
                <w:noProof/>
                <w:sz w:val="18"/>
                <w:szCs w:val="18"/>
                <w:lang w:val="en-US"/>
              </w:rPr>
            </w:pPr>
            <w:r w:rsidRPr="00E40265">
              <w:rPr>
                <w:noProof/>
                <w:sz w:val="18"/>
                <w:szCs w:val="18"/>
                <w:lang w:val="en-US"/>
              </w:rPr>
              <w:t>binary, 1 if person slept last night</w:t>
            </w:r>
          </w:p>
        </w:tc>
        <w:tc>
          <w:tcPr>
            <w:tcW w:w="1805" w:type="dxa"/>
            <w:tcBorders>
              <w:top w:val="nil"/>
              <w:left w:val="nil"/>
              <w:bottom w:val="nil"/>
              <w:right w:val="nil"/>
            </w:tcBorders>
            <w:shd w:val="clear" w:color="auto" w:fill="auto"/>
            <w:noWrap/>
            <w:vAlign w:val="bottom"/>
          </w:tcPr>
          <w:p w14:paraId="7CA8C7B4" w14:textId="30720090" w:rsidR="00E40265" w:rsidRPr="00E40265" w:rsidRDefault="00E40265" w:rsidP="00E40265">
            <w:pPr>
              <w:pStyle w:val="KeinLeerraum"/>
              <w:rPr>
                <w:noProof/>
                <w:sz w:val="18"/>
                <w:szCs w:val="18"/>
                <w:lang w:val="en-US"/>
              </w:rPr>
            </w:pPr>
          </w:p>
        </w:tc>
        <w:tc>
          <w:tcPr>
            <w:tcW w:w="146" w:type="dxa"/>
            <w:vAlign w:val="center"/>
            <w:hideMark/>
          </w:tcPr>
          <w:p w14:paraId="5A705F96" w14:textId="77777777" w:rsidR="00E40265" w:rsidRPr="00E40265" w:rsidRDefault="00E40265" w:rsidP="00E40265">
            <w:pPr>
              <w:pStyle w:val="KeinLeerraum"/>
              <w:rPr>
                <w:noProof/>
                <w:sz w:val="18"/>
                <w:szCs w:val="18"/>
                <w:lang w:val="en-US"/>
              </w:rPr>
            </w:pPr>
          </w:p>
        </w:tc>
        <w:tc>
          <w:tcPr>
            <w:tcW w:w="146" w:type="dxa"/>
            <w:vAlign w:val="center"/>
            <w:hideMark/>
          </w:tcPr>
          <w:p w14:paraId="240FEFE9" w14:textId="77777777" w:rsidR="00E40265" w:rsidRPr="00E40265" w:rsidRDefault="00E40265" w:rsidP="00E40265">
            <w:pPr>
              <w:pStyle w:val="KeinLeerraum"/>
              <w:rPr>
                <w:noProof/>
                <w:sz w:val="18"/>
                <w:szCs w:val="18"/>
                <w:lang w:val="en-US"/>
              </w:rPr>
            </w:pPr>
          </w:p>
        </w:tc>
      </w:tr>
      <w:tr w:rsidR="00E40265" w:rsidRPr="008277EA" w14:paraId="34D12A5A" w14:textId="77777777" w:rsidTr="008277EA">
        <w:trPr>
          <w:trHeight w:val="290"/>
        </w:trPr>
        <w:tc>
          <w:tcPr>
            <w:tcW w:w="2750" w:type="dxa"/>
            <w:tcBorders>
              <w:top w:val="nil"/>
              <w:left w:val="nil"/>
              <w:bottom w:val="nil"/>
              <w:right w:val="nil"/>
            </w:tcBorders>
            <w:shd w:val="clear" w:color="auto" w:fill="auto"/>
            <w:noWrap/>
            <w:vAlign w:val="bottom"/>
            <w:hideMark/>
          </w:tcPr>
          <w:p w14:paraId="73E10BBF" w14:textId="77777777" w:rsidR="00E40265" w:rsidRPr="00E40265" w:rsidRDefault="00E40265" w:rsidP="00E40265">
            <w:pPr>
              <w:pStyle w:val="KeinLeerraum"/>
              <w:rPr>
                <w:noProof/>
                <w:sz w:val="18"/>
                <w:szCs w:val="18"/>
                <w:lang w:val="de-CH"/>
              </w:rPr>
            </w:pPr>
            <w:r w:rsidRPr="00E40265">
              <w:rPr>
                <w:noProof/>
                <w:sz w:val="18"/>
                <w:szCs w:val="18"/>
                <w:lang w:val="de-CH"/>
              </w:rPr>
              <w:t>female</w:t>
            </w:r>
          </w:p>
        </w:tc>
        <w:tc>
          <w:tcPr>
            <w:tcW w:w="5808" w:type="dxa"/>
            <w:tcBorders>
              <w:top w:val="nil"/>
              <w:left w:val="nil"/>
              <w:bottom w:val="nil"/>
              <w:right w:val="nil"/>
            </w:tcBorders>
            <w:shd w:val="clear" w:color="auto" w:fill="auto"/>
            <w:noWrap/>
            <w:vAlign w:val="bottom"/>
            <w:hideMark/>
          </w:tcPr>
          <w:p w14:paraId="1B8C9AC5" w14:textId="77777777" w:rsidR="00E40265" w:rsidRPr="00E40265" w:rsidRDefault="00E40265" w:rsidP="00E40265">
            <w:pPr>
              <w:pStyle w:val="KeinLeerraum"/>
              <w:rPr>
                <w:noProof/>
                <w:sz w:val="18"/>
                <w:szCs w:val="18"/>
                <w:lang w:val="en-US"/>
              </w:rPr>
            </w:pPr>
            <w:r w:rsidRPr="00E40265">
              <w:rPr>
                <w:noProof/>
                <w:sz w:val="18"/>
                <w:szCs w:val="18"/>
                <w:lang w:val="en-US"/>
              </w:rPr>
              <w:t>binary, 1 if female household member</w:t>
            </w:r>
          </w:p>
        </w:tc>
        <w:tc>
          <w:tcPr>
            <w:tcW w:w="1805" w:type="dxa"/>
            <w:tcBorders>
              <w:top w:val="nil"/>
              <w:left w:val="nil"/>
              <w:bottom w:val="nil"/>
              <w:right w:val="nil"/>
            </w:tcBorders>
            <w:shd w:val="clear" w:color="auto" w:fill="auto"/>
            <w:noWrap/>
            <w:vAlign w:val="bottom"/>
          </w:tcPr>
          <w:p w14:paraId="7C1A3F1F" w14:textId="208C6683" w:rsidR="00E40265" w:rsidRPr="00E40265" w:rsidRDefault="00E40265" w:rsidP="00E40265">
            <w:pPr>
              <w:pStyle w:val="KeinLeerraum"/>
              <w:rPr>
                <w:noProof/>
                <w:sz w:val="18"/>
                <w:szCs w:val="18"/>
                <w:lang w:val="en-US"/>
              </w:rPr>
            </w:pPr>
          </w:p>
        </w:tc>
        <w:tc>
          <w:tcPr>
            <w:tcW w:w="146" w:type="dxa"/>
            <w:vAlign w:val="center"/>
            <w:hideMark/>
          </w:tcPr>
          <w:p w14:paraId="5E13525B" w14:textId="77777777" w:rsidR="00E40265" w:rsidRPr="00E40265" w:rsidRDefault="00E40265" w:rsidP="00E40265">
            <w:pPr>
              <w:pStyle w:val="KeinLeerraum"/>
              <w:rPr>
                <w:noProof/>
                <w:sz w:val="18"/>
                <w:szCs w:val="18"/>
                <w:lang w:val="en-US"/>
              </w:rPr>
            </w:pPr>
          </w:p>
        </w:tc>
        <w:tc>
          <w:tcPr>
            <w:tcW w:w="146" w:type="dxa"/>
            <w:vAlign w:val="center"/>
            <w:hideMark/>
          </w:tcPr>
          <w:p w14:paraId="264B60E6" w14:textId="77777777" w:rsidR="00E40265" w:rsidRPr="00E40265" w:rsidRDefault="00E40265" w:rsidP="00E40265">
            <w:pPr>
              <w:pStyle w:val="KeinLeerraum"/>
              <w:rPr>
                <w:noProof/>
                <w:sz w:val="18"/>
                <w:szCs w:val="18"/>
                <w:lang w:val="en-US"/>
              </w:rPr>
            </w:pPr>
          </w:p>
        </w:tc>
      </w:tr>
      <w:tr w:rsidR="00E40265" w:rsidRPr="008277EA" w14:paraId="0D15E6EC" w14:textId="77777777" w:rsidTr="008277EA">
        <w:trPr>
          <w:trHeight w:val="290"/>
        </w:trPr>
        <w:tc>
          <w:tcPr>
            <w:tcW w:w="2750" w:type="dxa"/>
            <w:tcBorders>
              <w:top w:val="nil"/>
              <w:left w:val="nil"/>
              <w:bottom w:val="nil"/>
              <w:right w:val="nil"/>
            </w:tcBorders>
            <w:shd w:val="clear" w:color="auto" w:fill="auto"/>
            <w:noWrap/>
            <w:vAlign w:val="bottom"/>
            <w:hideMark/>
          </w:tcPr>
          <w:p w14:paraId="57528D85" w14:textId="77777777" w:rsidR="00E40265" w:rsidRPr="00E40265" w:rsidRDefault="00E40265" w:rsidP="00E40265">
            <w:pPr>
              <w:pStyle w:val="KeinLeerraum"/>
              <w:rPr>
                <w:noProof/>
                <w:sz w:val="18"/>
                <w:szCs w:val="18"/>
                <w:lang w:val="de-CH"/>
              </w:rPr>
            </w:pPr>
            <w:r w:rsidRPr="00E40265">
              <w:rPr>
                <w:noProof/>
                <w:sz w:val="18"/>
                <w:szCs w:val="18"/>
                <w:lang w:val="de-CH"/>
              </w:rPr>
              <w:t>age_cat</w:t>
            </w:r>
          </w:p>
        </w:tc>
        <w:tc>
          <w:tcPr>
            <w:tcW w:w="5808" w:type="dxa"/>
            <w:tcBorders>
              <w:top w:val="nil"/>
              <w:left w:val="nil"/>
              <w:bottom w:val="nil"/>
              <w:right w:val="nil"/>
            </w:tcBorders>
            <w:shd w:val="clear" w:color="auto" w:fill="auto"/>
            <w:noWrap/>
            <w:vAlign w:val="bottom"/>
            <w:hideMark/>
          </w:tcPr>
          <w:p w14:paraId="150C0475" w14:textId="77777777" w:rsidR="00E40265" w:rsidRPr="00E40265" w:rsidRDefault="00E40265" w:rsidP="00E40265">
            <w:pPr>
              <w:pStyle w:val="KeinLeerraum"/>
              <w:rPr>
                <w:noProof/>
                <w:sz w:val="18"/>
                <w:szCs w:val="18"/>
                <w:lang w:val="en-US"/>
              </w:rPr>
            </w:pPr>
            <w:r w:rsidRPr="00E40265">
              <w:rPr>
                <w:noProof/>
                <w:sz w:val="18"/>
                <w:szCs w:val="18"/>
                <w:lang w:val="en-US"/>
              </w:rPr>
              <w:t>categoy, age (15-59 , in 5 year groups)</w:t>
            </w:r>
          </w:p>
        </w:tc>
        <w:tc>
          <w:tcPr>
            <w:tcW w:w="1805" w:type="dxa"/>
            <w:tcBorders>
              <w:top w:val="nil"/>
              <w:left w:val="nil"/>
              <w:bottom w:val="nil"/>
              <w:right w:val="nil"/>
            </w:tcBorders>
            <w:shd w:val="clear" w:color="auto" w:fill="auto"/>
            <w:noWrap/>
            <w:vAlign w:val="bottom"/>
          </w:tcPr>
          <w:p w14:paraId="0913A784" w14:textId="45456D08" w:rsidR="00E40265" w:rsidRPr="00E40265" w:rsidRDefault="00E40265" w:rsidP="00E40265">
            <w:pPr>
              <w:pStyle w:val="KeinLeerraum"/>
              <w:rPr>
                <w:noProof/>
                <w:sz w:val="18"/>
                <w:szCs w:val="18"/>
                <w:lang w:val="en-US"/>
              </w:rPr>
            </w:pPr>
          </w:p>
        </w:tc>
        <w:tc>
          <w:tcPr>
            <w:tcW w:w="146" w:type="dxa"/>
            <w:vAlign w:val="center"/>
            <w:hideMark/>
          </w:tcPr>
          <w:p w14:paraId="05664A4F" w14:textId="77777777" w:rsidR="00E40265" w:rsidRPr="00E40265" w:rsidRDefault="00E40265" w:rsidP="00E40265">
            <w:pPr>
              <w:pStyle w:val="KeinLeerraum"/>
              <w:rPr>
                <w:noProof/>
                <w:sz w:val="18"/>
                <w:szCs w:val="18"/>
                <w:lang w:val="en-US"/>
              </w:rPr>
            </w:pPr>
          </w:p>
        </w:tc>
        <w:tc>
          <w:tcPr>
            <w:tcW w:w="146" w:type="dxa"/>
            <w:vAlign w:val="center"/>
            <w:hideMark/>
          </w:tcPr>
          <w:p w14:paraId="403D5C97" w14:textId="77777777" w:rsidR="00E40265" w:rsidRPr="00E40265" w:rsidRDefault="00E40265" w:rsidP="00E40265">
            <w:pPr>
              <w:pStyle w:val="KeinLeerraum"/>
              <w:rPr>
                <w:noProof/>
                <w:sz w:val="18"/>
                <w:szCs w:val="18"/>
                <w:lang w:val="en-US"/>
              </w:rPr>
            </w:pPr>
          </w:p>
        </w:tc>
      </w:tr>
      <w:tr w:rsidR="00E40265" w:rsidRPr="008277EA" w14:paraId="6B1C0EC6" w14:textId="77777777" w:rsidTr="008277EA">
        <w:trPr>
          <w:trHeight w:val="290"/>
        </w:trPr>
        <w:tc>
          <w:tcPr>
            <w:tcW w:w="2750" w:type="dxa"/>
            <w:tcBorders>
              <w:top w:val="nil"/>
              <w:left w:val="nil"/>
              <w:bottom w:val="nil"/>
              <w:right w:val="nil"/>
            </w:tcBorders>
            <w:shd w:val="clear" w:color="auto" w:fill="auto"/>
            <w:noWrap/>
            <w:vAlign w:val="bottom"/>
            <w:hideMark/>
          </w:tcPr>
          <w:p w14:paraId="1C48ABF3" w14:textId="77777777" w:rsidR="00E40265" w:rsidRPr="00E40265" w:rsidRDefault="00E40265" w:rsidP="00E40265">
            <w:pPr>
              <w:pStyle w:val="KeinLeerraum"/>
              <w:rPr>
                <w:noProof/>
                <w:sz w:val="18"/>
                <w:szCs w:val="18"/>
                <w:lang w:val="de-CH"/>
              </w:rPr>
            </w:pPr>
            <w:r w:rsidRPr="00E40265">
              <w:rPr>
                <w:noProof/>
                <w:sz w:val="18"/>
                <w:szCs w:val="18"/>
                <w:lang w:val="de-CH"/>
              </w:rPr>
              <w:t>education</w:t>
            </w:r>
          </w:p>
        </w:tc>
        <w:tc>
          <w:tcPr>
            <w:tcW w:w="5808" w:type="dxa"/>
            <w:tcBorders>
              <w:top w:val="nil"/>
              <w:left w:val="nil"/>
              <w:bottom w:val="nil"/>
              <w:right w:val="nil"/>
            </w:tcBorders>
            <w:shd w:val="clear" w:color="auto" w:fill="auto"/>
            <w:noWrap/>
            <w:vAlign w:val="bottom"/>
            <w:hideMark/>
          </w:tcPr>
          <w:p w14:paraId="2AF9564E" w14:textId="77777777" w:rsidR="00E40265" w:rsidRPr="00E40265" w:rsidRDefault="00E40265" w:rsidP="00E40265">
            <w:pPr>
              <w:pStyle w:val="KeinLeerraum"/>
              <w:rPr>
                <w:noProof/>
                <w:sz w:val="18"/>
                <w:szCs w:val="18"/>
                <w:lang w:val="en-US"/>
              </w:rPr>
            </w:pPr>
            <w:r w:rsidRPr="00E40265">
              <w:rPr>
                <w:noProof/>
                <w:sz w:val="18"/>
                <w:szCs w:val="18"/>
                <w:lang w:val="en-US"/>
              </w:rPr>
              <w:t>category, highest education level attained (in 4 groups)</w:t>
            </w:r>
          </w:p>
        </w:tc>
        <w:tc>
          <w:tcPr>
            <w:tcW w:w="1805" w:type="dxa"/>
            <w:tcBorders>
              <w:top w:val="nil"/>
              <w:left w:val="nil"/>
              <w:bottom w:val="nil"/>
              <w:right w:val="nil"/>
            </w:tcBorders>
            <w:shd w:val="clear" w:color="auto" w:fill="auto"/>
            <w:noWrap/>
            <w:vAlign w:val="bottom"/>
          </w:tcPr>
          <w:p w14:paraId="3A70BDB0" w14:textId="1374A3A6" w:rsidR="00E40265" w:rsidRPr="00E40265" w:rsidRDefault="00E40265" w:rsidP="00E40265">
            <w:pPr>
              <w:pStyle w:val="KeinLeerraum"/>
              <w:rPr>
                <w:noProof/>
                <w:sz w:val="18"/>
                <w:szCs w:val="18"/>
                <w:lang w:val="en-US"/>
              </w:rPr>
            </w:pPr>
          </w:p>
        </w:tc>
        <w:tc>
          <w:tcPr>
            <w:tcW w:w="146" w:type="dxa"/>
            <w:vAlign w:val="center"/>
            <w:hideMark/>
          </w:tcPr>
          <w:p w14:paraId="683C0883" w14:textId="77777777" w:rsidR="00E40265" w:rsidRPr="00E40265" w:rsidRDefault="00E40265" w:rsidP="00E40265">
            <w:pPr>
              <w:pStyle w:val="KeinLeerraum"/>
              <w:rPr>
                <w:noProof/>
                <w:sz w:val="18"/>
                <w:szCs w:val="18"/>
                <w:lang w:val="en-US"/>
              </w:rPr>
            </w:pPr>
          </w:p>
        </w:tc>
        <w:tc>
          <w:tcPr>
            <w:tcW w:w="146" w:type="dxa"/>
            <w:vAlign w:val="center"/>
            <w:hideMark/>
          </w:tcPr>
          <w:p w14:paraId="621F7017" w14:textId="77777777" w:rsidR="00E40265" w:rsidRPr="00E40265" w:rsidRDefault="00E40265" w:rsidP="00E40265">
            <w:pPr>
              <w:pStyle w:val="KeinLeerraum"/>
              <w:rPr>
                <w:noProof/>
                <w:sz w:val="18"/>
                <w:szCs w:val="18"/>
                <w:lang w:val="en-US"/>
              </w:rPr>
            </w:pPr>
          </w:p>
        </w:tc>
      </w:tr>
      <w:tr w:rsidR="00E40265" w:rsidRPr="008277EA" w14:paraId="290B5640" w14:textId="77777777" w:rsidTr="008277EA">
        <w:trPr>
          <w:trHeight w:val="290"/>
        </w:trPr>
        <w:tc>
          <w:tcPr>
            <w:tcW w:w="2750" w:type="dxa"/>
            <w:tcBorders>
              <w:top w:val="nil"/>
              <w:left w:val="nil"/>
              <w:bottom w:val="nil"/>
              <w:right w:val="nil"/>
            </w:tcBorders>
            <w:shd w:val="clear" w:color="auto" w:fill="auto"/>
            <w:noWrap/>
            <w:vAlign w:val="bottom"/>
            <w:hideMark/>
          </w:tcPr>
          <w:p w14:paraId="2E6FBBC4" w14:textId="77777777" w:rsidR="00E40265" w:rsidRPr="00E40265" w:rsidRDefault="00E40265" w:rsidP="00E40265">
            <w:pPr>
              <w:pStyle w:val="KeinLeerraum"/>
              <w:rPr>
                <w:noProof/>
                <w:sz w:val="18"/>
                <w:szCs w:val="18"/>
                <w:lang w:val="de-CH"/>
              </w:rPr>
            </w:pPr>
            <w:r w:rsidRPr="00E40265">
              <w:rPr>
                <w:noProof/>
                <w:sz w:val="18"/>
                <w:szCs w:val="18"/>
                <w:lang w:val="de-CH"/>
              </w:rPr>
              <w:t>education_HH</w:t>
            </w:r>
          </w:p>
        </w:tc>
        <w:tc>
          <w:tcPr>
            <w:tcW w:w="5808" w:type="dxa"/>
            <w:tcBorders>
              <w:top w:val="nil"/>
              <w:left w:val="nil"/>
              <w:bottom w:val="nil"/>
              <w:right w:val="nil"/>
            </w:tcBorders>
            <w:shd w:val="clear" w:color="auto" w:fill="auto"/>
            <w:noWrap/>
            <w:vAlign w:val="bottom"/>
            <w:hideMark/>
          </w:tcPr>
          <w:p w14:paraId="0F830F2B" w14:textId="77777777" w:rsidR="00E40265" w:rsidRPr="00E40265" w:rsidRDefault="00E40265" w:rsidP="00E40265">
            <w:pPr>
              <w:pStyle w:val="KeinLeerraum"/>
              <w:rPr>
                <w:noProof/>
                <w:sz w:val="18"/>
                <w:szCs w:val="18"/>
                <w:lang w:val="en-US"/>
              </w:rPr>
            </w:pPr>
            <w:r w:rsidRPr="00E40265">
              <w:rPr>
                <w:noProof/>
                <w:sz w:val="18"/>
                <w:szCs w:val="18"/>
                <w:lang w:val="en-US"/>
              </w:rPr>
              <w:t>category, highest education level attained in household (in 4 groups)</w:t>
            </w:r>
          </w:p>
        </w:tc>
        <w:tc>
          <w:tcPr>
            <w:tcW w:w="1805" w:type="dxa"/>
            <w:tcBorders>
              <w:top w:val="nil"/>
              <w:left w:val="nil"/>
              <w:bottom w:val="nil"/>
              <w:right w:val="nil"/>
            </w:tcBorders>
            <w:shd w:val="clear" w:color="auto" w:fill="auto"/>
            <w:noWrap/>
            <w:vAlign w:val="bottom"/>
          </w:tcPr>
          <w:p w14:paraId="31E9AA9B" w14:textId="7CB6E5AD" w:rsidR="00E40265" w:rsidRPr="00E40265" w:rsidRDefault="00E40265" w:rsidP="00E40265">
            <w:pPr>
              <w:pStyle w:val="KeinLeerraum"/>
              <w:rPr>
                <w:noProof/>
                <w:sz w:val="18"/>
                <w:szCs w:val="18"/>
                <w:lang w:val="en-US"/>
              </w:rPr>
            </w:pPr>
          </w:p>
        </w:tc>
        <w:tc>
          <w:tcPr>
            <w:tcW w:w="146" w:type="dxa"/>
            <w:vAlign w:val="center"/>
            <w:hideMark/>
          </w:tcPr>
          <w:p w14:paraId="591E987F" w14:textId="77777777" w:rsidR="00E40265" w:rsidRPr="00E40265" w:rsidRDefault="00E40265" w:rsidP="00E40265">
            <w:pPr>
              <w:pStyle w:val="KeinLeerraum"/>
              <w:rPr>
                <w:noProof/>
                <w:sz w:val="18"/>
                <w:szCs w:val="18"/>
                <w:lang w:val="en-US"/>
              </w:rPr>
            </w:pPr>
          </w:p>
        </w:tc>
        <w:tc>
          <w:tcPr>
            <w:tcW w:w="146" w:type="dxa"/>
            <w:vAlign w:val="center"/>
            <w:hideMark/>
          </w:tcPr>
          <w:p w14:paraId="05CD1E2D" w14:textId="77777777" w:rsidR="00E40265" w:rsidRPr="00E40265" w:rsidRDefault="00E40265" w:rsidP="00E40265">
            <w:pPr>
              <w:pStyle w:val="KeinLeerraum"/>
              <w:rPr>
                <w:noProof/>
                <w:sz w:val="18"/>
                <w:szCs w:val="18"/>
                <w:lang w:val="en-US"/>
              </w:rPr>
            </w:pPr>
          </w:p>
        </w:tc>
      </w:tr>
      <w:tr w:rsidR="00E40265" w:rsidRPr="008277EA" w14:paraId="45E71B8B" w14:textId="77777777" w:rsidTr="008277EA">
        <w:trPr>
          <w:trHeight w:val="290"/>
        </w:trPr>
        <w:tc>
          <w:tcPr>
            <w:tcW w:w="2750" w:type="dxa"/>
            <w:tcBorders>
              <w:top w:val="nil"/>
              <w:left w:val="nil"/>
              <w:bottom w:val="nil"/>
              <w:right w:val="nil"/>
            </w:tcBorders>
            <w:shd w:val="clear" w:color="auto" w:fill="auto"/>
            <w:noWrap/>
            <w:vAlign w:val="bottom"/>
            <w:hideMark/>
          </w:tcPr>
          <w:p w14:paraId="32F8AE0B" w14:textId="77777777" w:rsidR="00E40265" w:rsidRPr="00E40265" w:rsidRDefault="00E40265" w:rsidP="00E40265">
            <w:pPr>
              <w:pStyle w:val="KeinLeerraum"/>
              <w:rPr>
                <w:noProof/>
                <w:sz w:val="18"/>
                <w:szCs w:val="18"/>
                <w:lang w:val="de-CH"/>
              </w:rPr>
            </w:pPr>
            <w:r w:rsidRPr="00E40265">
              <w:rPr>
                <w:noProof/>
                <w:sz w:val="18"/>
                <w:szCs w:val="18"/>
                <w:lang w:val="de-CH"/>
              </w:rPr>
              <w:t>married</w:t>
            </w:r>
          </w:p>
        </w:tc>
        <w:tc>
          <w:tcPr>
            <w:tcW w:w="5808" w:type="dxa"/>
            <w:tcBorders>
              <w:top w:val="nil"/>
              <w:left w:val="nil"/>
              <w:bottom w:val="nil"/>
              <w:right w:val="nil"/>
            </w:tcBorders>
            <w:shd w:val="clear" w:color="auto" w:fill="auto"/>
            <w:noWrap/>
            <w:vAlign w:val="bottom"/>
            <w:hideMark/>
          </w:tcPr>
          <w:p w14:paraId="093998D7" w14:textId="77777777" w:rsidR="00E40265" w:rsidRPr="00E40265" w:rsidRDefault="00E40265" w:rsidP="00E40265">
            <w:pPr>
              <w:pStyle w:val="KeinLeerraum"/>
              <w:rPr>
                <w:noProof/>
                <w:sz w:val="18"/>
                <w:szCs w:val="18"/>
                <w:lang w:val="en-US"/>
              </w:rPr>
            </w:pPr>
            <w:r w:rsidRPr="00E40265">
              <w:rPr>
                <w:noProof/>
                <w:sz w:val="18"/>
                <w:szCs w:val="18"/>
                <w:lang w:val="en-US"/>
              </w:rPr>
              <w:t>binary, 1 if person is married or with a partner</w:t>
            </w:r>
          </w:p>
        </w:tc>
        <w:tc>
          <w:tcPr>
            <w:tcW w:w="1805" w:type="dxa"/>
            <w:tcBorders>
              <w:top w:val="nil"/>
              <w:left w:val="nil"/>
              <w:bottom w:val="nil"/>
              <w:right w:val="nil"/>
            </w:tcBorders>
            <w:shd w:val="clear" w:color="auto" w:fill="auto"/>
            <w:noWrap/>
            <w:vAlign w:val="bottom"/>
          </w:tcPr>
          <w:p w14:paraId="01A93678" w14:textId="0F961DE7" w:rsidR="00E40265" w:rsidRPr="00E40265" w:rsidRDefault="00E40265" w:rsidP="00E40265">
            <w:pPr>
              <w:pStyle w:val="KeinLeerraum"/>
              <w:rPr>
                <w:noProof/>
                <w:sz w:val="18"/>
                <w:szCs w:val="18"/>
                <w:lang w:val="en-US"/>
              </w:rPr>
            </w:pPr>
          </w:p>
        </w:tc>
        <w:tc>
          <w:tcPr>
            <w:tcW w:w="146" w:type="dxa"/>
            <w:vAlign w:val="center"/>
            <w:hideMark/>
          </w:tcPr>
          <w:p w14:paraId="0561BA50" w14:textId="77777777" w:rsidR="00E40265" w:rsidRPr="00E40265" w:rsidRDefault="00E40265" w:rsidP="00E40265">
            <w:pPr>
              <w:pStyle w:val="KeinLeerraum"/>
              <w:rPr>
                <w:noProof/>
                <w:sz w:val="18"/>
                <w:szCs w:val="18"/>
                <w:lang w:val="en-US"/>
              </w:rPr>
            </w:pPr>
          </w:p>
        </w:tc>
        <w:tc>
          <w:tcPr>
            <w:tcW w:w="146" w:type="dxa"/>
            <w:vAlign w:val="center"/>
            <w:hideMark/>
          </w:tcPr>
          <w:p w14:paraId="11355413" w14:textId="77777777" w:rsidR="00E40265" w:rsidRPr="00E40265" w:rsidRDefault="00E40265" w:rsidP="00E40265">
            <w:pPr>
              <w:pStyle w:val="KeinLeerraum"/>
              <w:rPr>
                <w:noProof/>
                <w:sz w:val="18"/>
                <w:szCs w:val="18"/>
                <w:lang w:val="en-US"/>
              </w:rPr>
            </w:pPr>
          </w:p>
        </w:tc>
      </w:tr>
      <w:tr w:rsidR="00E40265" w:rsidRPr="008277EA" w14:paraId="4D9219E8" w14:textId="77777777" w:rsidTr="008277EA">
        <w:trPr>
          <w:trHeight w:val="290"/>
        </w:trPr>
        <w:tc>
          <w:tcPr>
            <w:tcW w:w="2750" w:type="dxa"/>
            <w:tcBorders>
              <w:top w:val="nil"/>
              <w:left w:val="nil"/>
              <w:bottom w:val="nil"/>
              <w:right w:val="nil"/>
            </w:tcBorders>
            <w:shd w:val="clear" w:color="auto" w:fill="auto"/>
            <w:noWrap/>
            <w:vAlign w:val="bottom"/>
            <w:hideMark/>
          </w:tcPr>
          <w:p w14:paraId="4E1877A4" w14:textId="77777777" w:rsidR="00E40265" w:rsidRPr="00E40265" w:rsidRDefault="00E40265" w:rsidP="00E40265">
            <w:pPr>
              <w:pStyle w:val="KeinLeerraum"/>
              <w:rPr>
                <w:noProof/>
                <w:sz w:val="18"/>
                <w:szCs w:val="18"/>
                <w:lang w:val="de-CH"/>
              </w:rPr>
            </w:pPr>
            <w:r w:rsidRPr="00E40265">
              <w:rPr>
                <w:noProof/>
                <w:sz w:val="18"/>
                <w:szCs w:val="18"/>
                <w:lang w:val="de-CH"/>
              </w:rPr>
              <w:t>married_HH</w:t>
            </w:r>
          </w:p>
        </w:tc>
        <w:tc>
          <w:tcPr>
            <w:tcW w:w="5808" w:type="dxa"/>
            <w:tcBorders>
              <w:top w:val="nil"/>
              <w:left w:val="nil"/>
              <w:bottom w:val="nil"/>
              <w:right w:val="nil"/>
            </w:tcBorders>
            <w:shd w:val="clear" w:color="auto" w:fill="auto"/>
            <w:noWrap/>
            <w:vAlign w:val="bottom"/>
            <w:hideMark/>
          </w:tcPr>
          <w:p w14:paraId="1BB2A7BF" w14:textId="77777777" w:rsidR="00E40265" w:rsidRPr="00E40265" w:rsidRDefault="00E40265" w:rsidP="00E40265">
            <w:pPr>
              <w:pStyle w:val="KeinLeerraum"/>
              <w:rPr>
                <w:noProof/>
                <w:sz w:val="18"/>
                <w:szCs w:val="18"/>
                <w:lang w:val="en-US"/>
              </w:rPr>
            </w:pPr>
            <w:r w:rsidRPr="00E40265">
              <w:rPr>
                <w:noProof/>
                <w:sz w:val="18"/>
                <w:szCs w:val="18"/>
                <w:lang w:val="en-US"/>
              </w:rPr>
              <w:t>binary, 1 if someone in household is married or with a partner</w:t>
            </w:r>
          </w:p>
        </w:tc>
        <w:tc>
          <w:tcPr>
            <w:tcW w:w="1805" w:type="dxa"/>
            <w:tcBorders>
              <w:top w:val="nil"/>
              <w:left w:val="nil"/>
              <w:bottom w:val="nil"/>
              <w:right w:val="nil"/>
            </w:tcBorders>
            <w:shd w:val="clear" w:color="auto" w:fill="auto"/>
            <w:noWrap/>
            <w:vAlign w:val="bottom"/>
          </w:tcPr>
          <w:p w14:paraId="2FDA03B5" w14:textId="0D05EABB" w:rsidR="00E40265" w:rsidRPr="00E40265" w:rsidRDefault="00E40265" w:rsidP="00E40265">
            <w:pPr>
              <w:pStyle w:val="KeinLeerraum"/>
              <w:rPr>
                <w:noProof/>
                <w:sz w:val="18"/>
                <w:szCs w:val="18"/>
                <w:lang w:val="en-US"/>
              </w:rPr>
            </w:pPr>
          </w:p>
        </w:tc>
        <w:tc>
          <w:tcPr>
            <w:tcW w:w="146" w:type="dxa"/>
            <w:vAlign w:val="center"/>
            <w:hideMark/>
          </w:tcPr>
          <w:p w14:paraId="2AC04BDE" w14:textId="77777777" w:rsidR="00E40265" w:rsidRPr="00E40265" w:rsidRDefault="00E40265" w:rsidP="00E40265">
            <w:pPr>
              <w:pStyle w:val="KeinLeerraum"/>
              <w:rPr>
                <w:noProof/>
                <w:sz w:val="18"/>
                <w:szCs w:val="18"/>
                <w:lang w:val="en-US"/>
              </w:rPr>
            </w:pPr>
          </w:p>
        </w:tc>
        <w:tc>
          <w:tcPr>
            <w:tcW w:w="146" w:type="dxa"/>
            <w:vAlign w:val="center"/>
            <w:hideMark/>
          </w:tcPr>
          <w:p w14:paraId="2E2B48BC" w14:textId="77777777" w:rsidR="00E40265" w:rsidRPr="00E40265" w:rsidRDefault="00E40265" w:rsidP="00E40265">
            <w:pPr>
              <w:pStyle w:val="KeinLeerraum"/>
              <w:rPr>
                <w:noProof/>
                <w:sz w:val="18"/>
                <w:szCs w:val="18"/>
                <w:lang w:val="en-US"/>
              </w:rPr>
            </w:pPr>
          </w:p>
        </w:tc>
      </w:tr>
      <w:tr w:rsidR="00E40265" w:rsidRPr="008277EA" w14:paraId="5F0F899C" w14:textId="77777777" w:rsidTr="008277EA">
        <w:trPr>
          <w:trHeight w:val="290"/>
        </w:trPr>
        <w:tc>
          <w:tcPr>
            <w:tcW w:w="2750" w:type="dxa"/>
            <w:tcBorders>
              <w:top w:val="nil"/>
              <w:left w:val="nil"/>
              <w:bottom w:val="nil"/>
              <w:right w:val="nil"/>
            </w:tcBorders>
            <w:shd w:val="clear" w:color="auto" w:fill="auto"/>
            <w:noWrap/>
            <w:vAlign w:val="bottom"/>
            <w:hideMark/>
          </w:tcPr>
          <w:p w14:paraId="78F8A94D" w14:textId="77777777" w:rsidR="00E40265" w:rsidRPr="00E40265" w:rsidRDefault="00E40265" w:rsidP="00E40265">
            <w:pPr>
              <w:pStyle w:val="KeinLeerraum"/>
              <w:rPr>
                <w:noProof/>
                <w:sz w:val="18"/>
                <w:szCs w:val="18"/>
                <w:lang w:val="de-CH"/>
              </w:rPr>
            </w:pPr>
            <w:r w:rsidRPr="00E40265">
              <w:rPr>
                <w:noProof/>
                <w:sz w:val="18"/>
                <w:szCs w:val="18"/>
                <w:lang w:val="de-CH"/>
              </w:rPr>
              <w:t>migrant</w:t>
            </w:r>
          </w:p>
        </w:tc>
        <w:tc>
          <w:tcPr>
            <w:tcW w:w="5808" w:type="dxa"/>
            <w:tcBorders>
              <w:top w:val="nil"/>
              <w:left w:val="nil"/>
              <w:bottom w:val="nil"/>
              <w:right w:val="nil"/>
            </w:tcBorders>
            <w:shd w:val="clear" w:color="auto" w:fill="auto"/>
            <w:noWrap/>
            <w:vAlign w:val="bottom"/>
            <w:hideMark/>
          </w:tcPr>
          <w:p w14:paraId="7683EEDF" w14:textId="77777777" w:rsidR="00E40265" w:rsidRPr="00E40265" w:rsidRDefault="00E40265" w:rsidP="00E40265">
            <w:pPr>
              <w:pStyle w:val="KeinLeerraum"/>
              <w:rPr>
                <w:noProof/>
                <w:sz w:val="18"/>
                <w:szCs w:val="18"/>
                <w:lang w:val="en-US"/>
              </w:rPr>
            </w:pPr>
            <w:r w:rsidRPr="00E40265">
              <w:rPr>
                <w:noProof/>
                <w:sz w:val="18"/>
                <w:szCs w:val="18"/>
                <w:lang w:val="en-US"/>
              </w:rPr>
              <w:t>binary, 1 if someone has migrant status</w:t>
            </w:r>
          </w:p>
        </w:tc>
        <w:tc>
          <w:tcPr>
            <w:tcW w:w="1805" w:type="dxa"/>
            <w:tcBorders>
              <w:top w:val="nil"/>
              <w:left w:val="nil"/>
              <w:bottom w:val="nil"/>
              <w:right w:val="nil"/>
            </w:tcBorders>
            <w:shd w:val="clear" w:color="auto" w:fill="auto"/>
            <w:noWrap/>
            <w:vAlign w:val="bottom"/>
          </w:tcPr>
          <w:p w14:paraId="3E6FE39D" w14:textId="370ACA2C" w:rsidR="00E40265" w:rsidRPr="00E40265" w:rsidRDefault="00E40265" w:rsidP="00E40265">
            <w:pPr>
              <w:pStyle w:val="KeinLeerraum"/>
              <w:rPr>
                <w:noProof/>
                <w:sz w:val="18"/>
                <w:szCs w:val="18"/>
                <w:lang w:val="en-US"/>
              </w:rPr>
            </w:pPr>
          </w:p>
        </w:tc>
        <w:tc>
          <w:tcPr>
            <w:tcW w:w="146" w:type="dxa"/>
            <w:vAlign w:val="center"/>
            <w:hideMark/>
          </w:tcPr>
          <w:p w14:paraId="58CB186E" w14:textId="77777777" w:rsidR="00E40265" w:rsidRPr="00E40265" w:rsidRDefault="00E40265" w:rsidP="00E40265">
            <w:pPr>
              <w:pStyle w:val="KeinLeerraum"/>
              <w:rPr>
                <w:noProof/>
                <w:sz w:val="18"/>
                <w:szCs w:val="18"/>
                <w:lang w:val="en-US"/>
              </w:rPr>
            </w:pPr>
          </w:p>
        </w:tc>
        <w:tc>
          <w:tcPr>
            <w:tcW w:w="146" w:type="dxa"/>
            <w:vAlign w:val="center"/>
            <w:hideMark/>
          </w:tcPr>
          <w:p w14:paraId="02750A0F" w14:textId="77777777" w:rsidR="00E40265" w:rsidRPr="00E40265" w:rsidRDefault="00E40265" w:rsidP="00E40265">
            <w:pPr>
              <w:pStyle w:val="KeinLeerraum"/>
              <w:rPr>
                <w:noProof/>
                <w:sz w:val="18"/>
                <w:szCs w:val="18"/>
                <w:lang w:val="en-US"/>
              </w:rPr>
            </w:pPr>
          </w:p>
        </w:tc>
      </w:tr>
      <w:tr w:rsidR="00E40265" w:rsidRPr="008277EA" w14:paraId="73B09C1A" w14:textId="77777777" w:rsidTr="008277EA">
        <w:trPr>
          <w:trHeight w:val="290"/>
        </w:trPr>
        <w:tc>
          <w:tcPr>
            <w:tcW w:w="2750" w:type="dxa"/>
            <w:tcBorders>
              <w:top w:val="nil"/>
              <w:left w:val="nil"/>
              <w:bottom w:val="nil"/>
              <w:right w:val="nil"/>
            </w:tcBorders>
            <w:shd w:val="clear" w:color="auto" w:fill="auto"/>
            <w:noWrap/>
            <w:vAlign w:val="bottom"/>
            <w:hideMark/>
          </w:tcPr>
          <w:p w14:paraId="721F0D4C" w14:textId="77777777" w:rsidR="00E40265" w:rsidRPr="00E40265" w:rsidRDefault="00E40265" w:rsidP="00E40265">
            <w:pPr>
              <w:pStyle w:val="KeinLeerraum"/>
              <w:rPr>
                <w:noProof/>
                <w:sz w:val="18"/>
                <w:szCs w:val="18"/>
                <w:lang w:val="de-CH"/>
              </w:rPr>
            </w:pPr>
            <w:r w:rsidRPr="00E40265">
              <w:rPr>
                <w:noProof/>
                <w:sz w:val="18"/>
                <w:szCs w:val="18"/>
                <w:lang w:val="de-CH"/>
              </w:rPr>
              <w:t>literate</w:t>
            </w:r>
          </w:p>
        </w:tc>
        <w:tc>
          <w:tcPr>
            <w:tcW w:w="5808" w:type="dxa"/>
            <w:tcBorders>
              <w:top w:val="nil"/>
              <w:left w:val="nil"/>
              <w:bottom w:val="nil"/>
              <w:right w:val="nil"/>
            </w:tcBorders>
            <w:shd w:val="clear" w:color="auto" w:fill="auto"/>
            <w:noWrap/>
            <w:vAlign w:val="bottom"/>
            <w:hideMark/>
          </w:tcPr>
          <w:p w14:paraId="2C4E1578" w14:textId="77777777" w:rsidR="00E40265" w:rsidRPr="00E40265" w:rsidRDefault="00E40265" w:rsidP="00E40265">
            <w:pPr>
              <w:pStyle w:val="KeinLeerraum"/>
              <w:rPr>
                <w:noProof/>
                <w:sz w:val="18"/>
                <w:szCs w:val="18"/>
                <w:lang w:val="en-US"/>
              </w:rPr>
            </w:pPr>
            <w:r w:rsidRPr="00E40265">
              <w:rPr>
                <w:noProof/>
                <w:sz w:val="18"/>
                <w:szCs w:val="18"/>
                <w:lang w:val="en-US"/>
              </w:rPr>
              <w:t>binary, 1 if someone is literate</w:t>
            </w:r>
          </w:p>
        </w:tc>
        <w:tc>
          <w:tcPr>
            <w:tcW w:w="1805" w:type="dxa"/>
            <w:tcBorders>
              <w:top w:val="nil"/>
              <w:left w:val="nil"/>
              <w:bottom w:val="nil"/>
              <w:right w:val="nil"/>
            </w:tcBorders>
            <w:shd w:val="clear" w:color="auto" w:fill="auto"/>
            <w:noWrap/>
            <w:vAlign w:val="bottom"/>
          </w:tcPr>
          <w:p w14:paraId="4A9A75FC" w14:textId="33FAC357" w:rsidR="00E40265" w:rsidRPr="00E40265" w:rsidRDefault="00E40265" w:rsidP="00E40265">
            <w:pPr>
              <w:pStyle w:val="KeinLeerraum"/>
              <w:rPr>
                <w:noProof/>
                <w:sz w:val="18"/>
                <w:szCs w:val="18"/>
                <w:lang w:val="en-US"/>
              </w:rPr>
            </w:pPr>
          </w:p>
        </w:tc>
        <w:tc>
          <w:tcPr>
            <w:tcW w:w="146" w:type="dxa"/>
            <w:vAlign w:val="center"/>
            <w:hideMark/>
          </w:tcPr>
          <w:p w14:paraId="64B601AE" w14:textId="77777777" w:rsidR="00E40265" w:rsidRPr="00E40265" w:rsidRDefault="00E40265" w:rsidP="00E40265">
            <w:pPr>
              <w:pStyle w:val="KeinLeerraum"/>
              <w:rPr>
                <w:noProof/>
                <w:sz w:val="18"/>
                <w:szCs w:val="18"/>
                <w:lang w:val="en-US"/>
              </w:rPr>
            </w:pPr>
          </w:p>
        </w:tc>
        <w:tc>
          <w:tcPr>
            <w:tcW w:w="146" w:type="dxa"/>
            <w:vAlign w:val="center"/>
            <w:hideMark/>
          </w:tcPr>
          <w:p w14:paraId="356B628D" w14:textId="77777777" w:rsidR="00E40265" w:rsidRPr="00E40265" w:rsidRDefault="00E40265" w:rsidP="00E40265">
            <w:pPr>
              <w:pStyle w:val="KeinLeerraum"/>
              <w:rPr>
                <w:noProof/>
                <w:sz w:val="18"/>
                <w:szCs w:val="18"/>
                <w:lang w:val="en-US"/>
              </w:rPr>
            </w:pPr>
          </w:p>
        </w:tc>
      </w:tr>
      <w:tr w:rsidR="00E40265" w:rsidRPr="008277EA" w14:paraId="7D2DD67D" w14:textId="77777777" w:rsidTr="008277EA">
        <w:trPr>
          <w:trHeight w:val="290"/>
        </w:trPr>
        <w:tc>
          <w:tcPr>
            <w:tcW w:w="2750" w:type="dxa"/>
            <w:tcBorders>
              <w:top w:val="nil"/>
              <w:left w:val="nil"/>
              <w:bottom w:val="nil"/>
              <w:right w:val="nil"/>
            </w:tcBorders>
            <w:shd w:val="clear" w:color="auto" w:fill="auto"/>
            <w:noWrap/>
            <w:vAlign w:val="bottom"/>
            <w:hideMark/>
          </w:tcPr>
          <w:p w14:paraId="59618C54" w14:textId="77777777" w:rsidR="00E40265" w:rsidRPr="00E40265" w:rsidRDefault="00E40265" w:rsidP="00E40265">
            <w:pPr>
              <w:pStyle w:val="KeinLeerraum"/>
              <w:rPr>
                <w:noProof/>
                <w:sz w:val="18"/>
                <w:szCs w:val="18"/>
                <w:lang w:val="de-CH"/>
              </w:rPr>
            </w:pPr>
            <w:r w:rsidRPr="00E40265">
              <w:rPr>
                <w:noProof/>
                <w:sz w:val="18"/>
                <w:szCs w:val="18"/>
                <w:lang w:val="de-CH"/>
              </w:rPr>
              <w:t>trad_religion_HH</w:t>
            </w:r>
          </w:p>
        </w:tc>
        <w:tc>
          <w:tcPr>
            <w:tcW w:w="5808" w:type="dxa"/>
            <w:tcBorders>
              <w:top w:val="nil"/>
              <w:left w:val="nil"/>
              <w:bottom w:val="nil"/>
              <w:right w:val="nil"/>
            </w:tcBorders>
            <w:shd w:val="clear" w:color="auto" w:fill="auto"/>
            <w:noWrap/>
            <w:vAlign w:val="bottom"/>
            <w:hideMark/>
          </w:tcPr>
          <w:p w14:paraId="0E514829" w14:textId="77777777" w:rsidR="00E40265" w:rsidRPr="00E40265" w:rsidRDefault="00E40265" w:rsidP="00E40265">
            <w:pPr>
              <w:pStyle w:val="KeinLeerraum"/>
              <w:rPr>
                <w:noProof/>
                <w:sz w:val="18"/>
                <w:szCs w:val="18"/>
                <w:lang w:val="en-US"/>
              </w:rPr>
            </w:pPr>
            <w:r w:rsidRPr="00E40265">
              <w:rPr>
                <w:noProof/>
                <w:sz w:val="18"/>
                <w:szCs w:val="18"/>
                <w:lang w:val="en-US"/>
              </w:rPr>
              <w:t>binary, 1 if household belives in traditional religions (vodoun, autre)</w:t>
            </w:r>
          </w:p>
        </w:tc>
        <w:tc>
          <w:tcPr>
            <w:tcW w:w="1805" w:type="dxa"/>
            <w:tcBorders>
              <w:top w:val="nil"/>
              <w:left w:val="nil"/>
              <w:bottom w:val="nil"/>
              <w:right w:val="nil"/>
            </w:tcBorders>
            <w:shd w:val="clear" w:color="auto" w:fill="auto"/>
            <w:noWrap/>
            <w:vAlign w:val="bottom"/>
          </w:tcPr>
          <w:p w14:paraId="5F4A17F9" w14:textId="3624B3C7" w:rsidR="00E40265" w:rsidRPr="00E40265" w:rsidRDefault="00E40265" w:rsidP="00E40265">
            <w:pPr>
              <w:pStyle w:val="KeinLeerraum"/>
              <w:rPr>
                <w:noProof/>
                <w:sz w:val="18"/>
                <w:szCs w:val="18"/>
                <w:lang w:val="en-US"/>
              </w:rPr>
            </w:pPr>
          </w:p>
        </w:tc>
        <w:tc>
          <w:tcPr>
            <w:tcW w:w="146" w:type="dxa"/>
            <w:vAlign w:val="center"/>
            <w:hideMark/>
          </w:tcPr>
          <w:p w14:paraId="1BBA4606" w14:textId="77777777" w:rsidR="00E40265" w:rsidRPr="00E40265" w:rsidRDefault="00E40265" w:rsidP="00E40265">
            <w:pPr>
              <w:pStyle w:val="KeinLeerraum"/>
              <w:rPr>
                <w:noProof/>
                <w:sz w:val="18"/>
                <w:szCs w:val="18"/>
                <w:lang w:val="en-US"/>
              </w:rPr>
            </w:pPr>
          </w:p>
        </w:tc>
        <w:tc>
          <w:tcPr>
            <w:tcW w:w="146" w:type="dxa"/>
            <w:vAlign w:val="center"/>
            <w:hideMark/>
          </w:tcPr>
          <w:p w14:paraId="541D2553" w14:textId="77777777" w:rsidR="00E40265" w:rsidRPr="00E40265" w:rsidRDefault="00E40265" w:rsidP="00E40265">
            <w:pPr>
              <w:pStyle w:val="KeinLeerraum"/>
              <w:rPr>
                <w:noProof/>
                <w:sz w:val="18"/>
                <w:szCs w:val="18"/>
                <w:lang w:val="en-US"/>
              </w:rPr>
            </w:pPr>
          </w:p>
        </w:tc>
      </w:tr>
      <w:tr w:rsidR="00E40265" w:rsidRPr="008277EA" w14:paraId="4C440FED" w14:textId="77777777" w:rsidTr="008277EA">
        <w:trPr>
          <w:trHeight w:val="290"/>
        </w:trPr>
        <w:tc>
          <w:tcPr>
            <w:tcW w:w="2750" w:type="dxa"/>
            <w:tcBorders>
              <w:top w:val="nil"/>
              <w:left w:val="nil"/>
              <w:bottom w:val="nil"/>
              <w:right w:val="nil"/>
            </w:tcBorders>
            <w:shd w:val="clear" w:color="auto" w:fill="auto"/>
            <w:noWrap/>
            <w:vAlign w:val="bottom"/>
            <w:hideMark/>
          </w:tcPr>
          <w:p w14:paraId="628A647B" w14:textId="77777777" w:rsidR="00E40265" w:rsidRPr="00E40265" w:rsidRDefault="00E40265" w:rsidP="00E40265">
            <w:pPr>
              <w:pStyle w:val="KeinLeerraum"/>
              <w:rPr>
                <w:noProof/>
                <w:sz w:val="18"/>
                <w:szCs w:val="18"/>
                <w:lang w:val="de-CH"/>
              </w:rPr>
            </w:pPr>
            <w:r w:rsidRPr="00E40265">
              <w:rPr>
                <w:noProof/>
                <w:sz w:val="18"/>
                <w:szCs w:val="18"/>
                <w:lang w:val="de-CH"/>
              </w:rPr>
              <w:t>read_newspaper</w:t>
            </w:r>
          </w:p>
        </w:tc>
        <w:tc>
          <w:tcPr>
            <w:tcW w:w="5808" w:type="dxa"/>
            <w:tcBorders>
              <w:top w:val="nil"/>
              <w:left w:val="nil"/>
              <w:bottom w:val="nil"/>
              <w:right w:val="nil"/>
            </w:tcBorders>
            <w:shd w:val="clear" w:color="auto" w:fill="auto"/>
            <w:noWrap/>
            <w:vAlign w:val="bottom"/>
            <w:hideMark/>
          </w:tcPr>
          <w:p w14:paraId="723DB240" w14:textId="77777777" w:rsidR="00E40265" w:rsidRPr="00E40265" w:rsidRDefault="00E40265" w:rsidP="00E40265">
            <w:pPr>
              <w:pStyle w:val="KeinLeerraum"/>
              <w:rPr>
                <w:noProof/>
                <w:sz w:val="18"/>
                <w:szCs w:val="18"/>
                <w:lang w:val="en-US"/>
              </w:rPr>
            </w:pPr>
            <w:r w:rsidRPr="00E40265">
              <w:rPr>
                <w:noProof/>
                <w:sz w:val="18"/>
                <w:szCs w:val="18"/>
                <w:lang w:val="en-US"/>
              </w:rPr>
              <w:t>binary, 1 if women not at all reads newspapers or magazines</w:t>
            </w:r>
          </w:p>
        </w:tc>
        <w:tc>
          <w:tcPr>
            <w:tcW w:w="1805" w:type="dxa"/>
            <w:tcBorders>
              <w:top w:val="nil"/>
              <w:left w:val="nil"/>
              <w:bottom w:val="nil"/>
              <w:right w:val="nil"/>
            </w:tcBorders>
            <w:shd w:val="clear" w:color="auto" w:fill="auto"/>
            <w:noWrap/>
            <w:vAlign w:val="bottom"/>
          </w:tcPr>
          <w:p w14:paraId="43EC2CD9" w14:textId="3911A499" w:rsidR="00E40265" w:rsidRPr="00E40265" w:rsidRDefault="00E40265" w:rsidP="00E40265">
            <w:pPr>
              <w:pStyle w:val="KeinLeerraum"/>
              <w:rPr>
                <w:noProof/>
                <w:sz w:val="18"/>
                <w:szCs w:val="18"/>
                <w:lang w:val="en-US"/>
              </w:rPr>
            </w:pPr>
          </w:p>
        </w:tc>
        <w:tc>
          <w:tcPr>
            <w:tcW w:w="146" w:type="dxa"/>
            <w:vAlign w:val="center"/>
            <w:hideMark/>
          </w:tcPr>
          <w:p w14:paraId="3A8ED505" w14:textId="77777777" w:rsidR="00E40265" w:rsidRPr="00E40265" w:rsidRDefault="00E40265" w:rsidP="00E40265">
            <w:pPr>
              <w:pStyle w:val="KeinLeerraum"/>
              <w:rPr>
                <w:noProof/>
                <w:sz w:val="18"/>
                <w:szCs w:val="18"/>
                <w:lang w:val="en-US"/>
              </w:rPr>
            </w:pPr>
          </w:p>
        </w:tc>
        <w:tc>
          <w:tcPr>
            <w:tcW w:w="146" w:type="dxa"/>
            <w:vAlign w:val="center"/>
            <w:hideMark/>
          </w:tcPr>
          <w:p w14:paraId="148EFB1C" w14:textId="77777777" w:rsidR="00E40265" w:rsidRPr="00E40265" w:rsidRDefault="00E40265" w:rsidP="00E40265">
            <w:pPr>
              <w:pStyle w:val="KeinLeerraum"/>
              <w:rPr>
                <w:noProof/>
                <w:sz w:val="18"/>
                <w:szCs w:val="18"/>
                <w:lang w:val="en-US"/>
              </w:rPr>
            </w:pPr>
          </w:p>
        </w:tc>
      </w:tr>
      <w:tr w:rsidR="00E40265" w:rsidRPr="008277EA" w14:paraId="130F1742" w14:textId="77777777" w:rsidTr="008277EA">
        <w:trPr>
          <w:trHeight w:val="290"/>
        </w:trPr>
        <w:tc>
          <w:tcPr>
            <w:tcW w:w="2750" w:type="dxa"/>
            <w:tcBorders>
              <w:top w:val="nil"/>
              <w:left w:val="nil"/>
              <w:bottom w:val="nil"/>
              <w:right w:val="nil"/>
            </w:tcBorders>
            <w:shd w:val="clear" w:color="auto" w:fill="auto"/>
            <w:noWrap/>
            <w:vAlign w:val="bottom"/>
            <w:hideMark/>
          </w:tcPr>
          <w:p w14:paraId="6A23DE1F" w14:textId="77777777" w:rsidR="00E40265" w:rsidRPr="00E40265" w:rsidRDefault="00E40265" w:rsidP="00E40265">
            <w:pPr>
              <w:pStyle w:val="KeinLeerraum"/>
              <w:rPr>
                <w:noProof/>
                <w:sz w:val="18"/>
                <w:szCs w:val="18"/>
                <w:lang w:val="de-CH"/>
              </w:rPr>
            </w:pPr>
            <w:r w:rsidRPr="00E40265">
              <w:rPr>
                <w:noProof/>
                <w:sz w:val="18"/>
                <w:szCs w:val="18"/>
                <w:lang w:val="de-CH"/>
              </w:rPr>
              <w:t>listen_radio</w:t>
            </w:r>
          </w:p>
        </w:tc>
        <w:tc>
          <w:tcPr>
            <w:tcW w:w="5808" w:type="dxa"/>
            <w:tcBorders>
              <w:top w:val="nil"/>
              <w:left w:val="nil"/>
              <w:bottom w:val="nil"/>
              <w:right w:val="nil"/>
            </w:tcBorders>
            <w:shd w:val="clear" w:color="auto" w:fill="auto"/>
            <w:noWrap/>
            <w:vAlign w:val="bottom"/>
            <w:hideMark/>
          </w:tcPr>
          <w:p w14:paraId="7D0D4218" w14:textId="77777777" w:rsidR="00E40265" w:rsidRPr="00E40265" w:rsidRDefault="00E40265" w:rsidP="00E40265">
            <w:pPr>
              <w:pStyle w:val="KeinLeerraum"/>
              <w:rPr>
                <w:noProof/>
                <w:sz w:val="18"/>
                <w:szCs w:val="18"/>
                <w:lang w:val="en-US"/>
              </w:rPr>
            </w:pPr>
            <w:r w:rsidRPr="00E40265">
              <w:rPr>
                <w:noProof/>
                <w:sz w:val="18"/>
                <w:szCs w:val="18"/>
                <w:lang w:val="en-US"/>
              </w:rPr>
              <w:t>binary, 1 if women not at all listens to radio</w:t>
            </w:r>
          </w:p>
        </w:tc>
        <w:tc>
          <w:tcPr>
            <w:tcW w:w="1805" w:type="dxa"/>
            <w:tcBorders>
              <w:top w:val="nil"/>
              <w:left w:val="nil"/>
              <w:bottom w:val="nil"/>
              <w:right w:val="nil"/>
            </w:tcBorders>
            <w:shd w:val="clear" w:color="auto" w:fill="auto"/>
            <w:noWrap/>
            <w:vAlign w:val="bottom"/>
          </w:tcPr>
          <w:p w14:paraId="00AD9612" w14:textId="74E44A1C" w:rsidR="00E40265" w:rsidRPr="00E40265" w:rsidRDefault="00E40265" w:rsidP="00E40265">
            <w:pPr>
              <w:pStyle w:val="KeinLeerraum"/>
              <w:rPr>
                <w:noProof/>
                <w:sz w:val="18"/>
                <w:szCs w:val="18"/>
                <w:lang w:val="en-US"/>
              </w:rPr>
            </w:pPr>
          </w:p>
        </w:tc>
        <w:tc>
          <w:tcPr>
            <w:tcW w:w="146" w:type="dxa"/>
            <w:vAlign w:val="center"/>
            <w:hideMark/>
          </w:tcPr>
          <w:p w14:paraId="55396373" w14:textId="77777777" w:rsidR="00E40265" w:rsidRPr="00E40265" w:rsidRDefault="00E40265" w:rsidP="00E40265">
            <w:pPr>
              <w:pStyle w:val="KeinLeerraum"/>
              <w:rPr>
                <w:noProof/>
                <w:sz w:val="18"/>
                <w:szCs w:val="18"/>
                <w:lang w:val="en-US"/>
              </w:rPr>
            </w:pPr>
          </w:p>
        </w:tc>
        <w:tc>
          <w:tcPr>
            <w:tcW w:w="146" w:type="dxa"/>
            <w:vAlign w:val="center"/>
            <w:hideMark/>
          </w:tcPr>
          <w:p w14:paraId="15A9181F" w14:textId="77777777" w:rsidR="00E40265" w:rsidRPr="00E40265" w:rsidRDefault="00E40265" w:rsidP="00E40265">
            <w:pPr>
              <w:pStyle w:val="KeinLeerraum"/>
              <w:rPr>
                <w:noProof/>
                <w:sz w:val="18"/>
                <w:szCs w:val="18"/>
                <w:lang w:val="en-US"/>
              </w:rPr>
            </w:pPr>
          </w:p>
        </w:tc>
      </w:tr>
      <w:tr w:rsidR="00E40265" w:rsidRPr="008277EA" w14:paraId="362AA438" w14:textId="77777777" w:rsidTr="008277EA">
        <w:trPr>
          <w:trHeight w:val="290"/>
        </w:trPr>
        <w:tc>
          <w:tcPr>
            <w:tcW w:w="2750" w:type="dxa"/>
            <w:tcBorders>
              <w:top w:val="nil"/>
              <w:left w:val="nil"/>
              <w:bottom w:val="nil"/>
              <w:right w:val="nil"/>
            </w:tcBorders>
            <w:shd w:val="clear" w:color="auto" w:fill="auto"/>
            <w:noWrap/>
            <w:vAlign w:val="bottom"/>
            <w:hideMark/>
          </w:tcPr>
          <w:p w14:paraId="44FC0915" w14:textId="77777777" w:rsidR="00E40265" w:rsidRPr="00E40265" w:rsidRDefault="00E40265" w:rsidP="00E40265">
            <w:pPr>
              <w:pStyle w:val="KeinLeerraum"/>
              <w:rPr>
                <w:noProof/>
                <w:sz w:val="18"/>
                <w:szCs w:val="18"/>
                <w:lang w:val="de-CH"/>
              </w:rPr>
            </w:pPr>
            <w:r w:rsidRPr="00E40265">
              <w:rPr>
                <w:noProof/>
                <w:sz w:val="18"/>
                <w:szCs w:val="18"/>
                <w:lang w:val="de-CH"/>
              </w:rPr>
              <w:t>watch_TV</w:t>
            </w:r>
          </w:p>
        </w:tc>
        <w:tc>
          <w:tcPr>
            <w:tcW w:w="5808" w:type="dxa"/>
            <w:tcBorders>
              <w:top w:val="nil"/>
              <w:left w:val="nil"/>
              <w:bottom w:val="nil"/>
              <w:right w:val="nil"/>
            </w:tcBorders>
            <w:shd w:val="clear" w:color="auto" w:fill="auto"/>
            <w:noWrap/>
            <w:vAlign w:val="bottom"/>
            <w:hideMark/>
          </w:tcPr>
          <w:p w14:paraId="13F536C2" w14:textId="77777777" w:rsidR="00E40265" w:rsidRPr="00E40265" w:rsidRDefault="00E40265" w:rsidP="00E40265">
            <w:pPr>
              <w:pStyle w:val="KeinLeerraum"/>
              <w:rPr>
                <w:noProof/>
                <w:sz w:val="18"/>
                <w:szCs w:val="18"/>
                <w:lang w:val="en-US"/>
              </w:rPr>
            </w:pPr>
            <w:r w:rsidRPr="00E40265">
              <w:rPr>
                <w:noProof/>
                <w:sz w:val="18"/>
                <w:szCs w:val="18"/>
                <w:lang w:val="en-US"/>
              </w:rPr>
              <w:t>binary, 1 if women not at all watches television</w:t>
            </w:r>
          </w:p>
        </w:tc>
        <w:tc>
          <w:tcPr>
            <w:tcW w:w="1805" w:type="dxa"/>
            <w:tcBorders>
              <w:top w:val="nil"/>
              <w:left w:val="nil"/>
              <w:bottom w:val="nil"/>
              <w:right w:val="nil"/>
            </w:tcBorders>
            <w:shd w:val="clear" w:color="auto" w:fill="auto"/>
            <w:noWrap/>
            <w:vAlign w:val="bottom"/>
          </w:tcPr>
          <w:p w14:paraId="414278EF" w14:textId="74FC0DC7" w:rsidR="00E40265" w:rsidRPr="00E40265" w:rsidRDefault="00E40265" w:rsidP="00E40265">
            <w:pPr>
              <w:pStyle w:val="KeinLeerraum"/>
              <w:rPr>
                <w:noProof/>
                <w:sz w:val="18"/>
                <w:szCs w:val="18"/>
                <w:lang w:val="en-US"/>
              </w:rPr>
            </w:pPr>
          </w:p>
        </w:tc>
        <w:tc>
          <w:tcPr>
            <w:tcW w:w="146" w:type="dxa"/>
            <w:vAlign w:val="center"/>
            <w:hideMark/>
          </w:tcPr>
          <w:p w14:paraId="0ACFFCD7" w14:textId="77777777" w:rsidR="00E40265" w:rsidRPr="00E40265" w:rsidRDefault="00E40265" w:rsidP="00E40265">
            <w:pPr>
              <w:pStyle w:val="KeinLeerraum"/>
              <w:rPr>
                <w:noProof/>
                <w:sz w:val="18"/>
                <w:szCs w:val="18"/>
                <w:lang w:val="en-US"/>
              </w:rPr>
            </w:pPr>
          </w:p>
        </w:tc>
        <w:tc>
          <w:tcPr>
            <w:tcW w:w="146" w:type="dxa"/>
            <w:vAlign w:val="center"/>
            <w:hideMark/>
          </w:tcPr>
          <w:p w14:paraId="68238823" w14:textId="77777777" w:rsidR="00E40265" w:rsidRPr="00E40265" w:rsidRDefault="00E40265" w:rsidP="00E40265">
            <w:pPr>
              <w:pStyle w:val="KeinLeerraum"/>
              <w:rPr>
                <w:noProof/>
                <w:sz w:val="18"/>
                <w:szCs w:val="18"/>
                <w:lang w:val="en-US"/>
              </w:rPr>
            </w:pPr>
          </w:p>
        </w:tc>
      </w:tr>
      <w:tr w:rsidR="00E40265" w:rsidRPr="008277EA" w14:paraId="7F43D230" w14:textId="77777777" w:rsidTr="008277EA">
        <w:trPr>
          <w:trHeight w:val="290"/>
        </w:trPr>
        <w:tc>
          <w:tcPr>
            <w:tcW w:w="2750" w:type="dxa"/>
            <w:tcBorders>
              <w:top w:val="nil"/>
              <w:left w:val="nil"/>
              <w:bottom w:val="nil"/>
              <w:right w:val="nil"/>
            </w:tcBorders>
            <w:shd w:val="clear" w:color="auto" w:fill="auto"/>
            <w:noWrap/>
            <w:vAlign w:val="bottom"/>
            <w:hideMark/>
          </w:tcPr>
          <w:p w14:paraId="1CEADBB3" w14:textId="77777777" w:rsidR="00E40265" w:rsidRPr="00E40265" w:rsidRDefault="00E40265" w:rsidP="00E40265">
            <w:pPr>
              <w:pStyle w:val="KeinLeerraum"/>
              <w:rPr>
                <w:noProof/>
                <w:sz w:val="18"/>
                <w:szCs w:val="18"/>
                <w:lang w:val="de-CH"/>
              </w:rPr>
            </w:pPr>
            <w:r w:rsidRPr="00E40265">
              <w:rPr>
                <w:noProof/>
                <w:sz w:val="18"/>
                <w:szCs w:val="18"/>
                <w:lang w:val="de-CH"/>
              </w:rPr>
              <w:t>media</w:t>
            </w:r>
          </w:p>
        </w:tc>
        <w:tc>
          <w:tcPr>
            <w:tcW w:w="5808" w:type="dxa"/>
            <w:tcBorders>
              <w:top w:val="nil"/>
              <w:left w:val="nil"/>
              <w:bottom w:val="nil"/>
              <w:right w:val="nil"/>
            </w:tcBorders>
            <w:shd w:val="clear" w:color="auto" w:fill="auto"/>
            <w:noWrap/>
            <w:vAlign w:val="bottom"/>
            <w:hideMark/>
          </w:tcPr>
          <w:p w14:paraId="78FB3652" w14:textId="77777777" w:rsidR="00E40265" w:rsidRPr="00E40265" w:rsidRDefault="00E40265" w:rsidP="00E40265">
            <w:pPr>
              <w:pStyle w:val="KeinLeerraum"/>
              <w:rPr>
                <w:noProof/>
                <w:sz w:val="18"/>
                <w:szCs w:val="18"/>
                <w:lang w:val="en-US"/>
              </w:rPr>
            </w:pPr>
            <w:r w:rsidRPr="00E40265">
              <w:rPr>
                <w:noProof/>
                <w:sz w:val="18"/>
                <w:szCs w:val="18"/>
                <w:lang w:val="en-US"/>
              </w:rPr>
              <w:t>binary, 1 if woman has some exposure to mass media</w:t>
            </w:r>
          </w:p>
        </w:tc>
        <w:tc>
          <w:tcPr>
            <w:tcW w:w="1805" w:type="dxa"/>
            <w:tcBorders>
              <w:top w:val="nil"/>
              <w:left w:val="nil"/>
              <w:bottom w:val="nil"/>
              <w:right w:val="nil"/>
            </w:tcBorders>
            <w:shd w:val="clear" w:color="auto" w:fill="auto"/>
            <w:noWrap/>
            <w:vAlign w:val="bottom"/>
          </w:tcPr>
          <w:p w14:paraId="585FCEE4" w14:textId="04A98402" w:rsidR="00E40265" w:rsidRPr="00E40265" w:rsidRDefault="00E40265" w:rsidP="00E40265">
            <w:pPr>
              <w:pStyle w:val="KeinLeerraum"/>
              <w:rPr>
                <w:noProof/>
                <w:sz w:val="18"/>
                <w:szCs w:val="18"/>
                <w:lang w:val="en-US"/>
              </w:rPr>
            </w:pPr>
          </w:p>
        </w:tc>
        <w:tc>
          <w:tcPr>
            <w:tcW w:w="146" w:type="dxa"/>
            <w:vAlign w:val="center"/>
            <w:hideMark/>
          </w:tcPr>
          <w:p w14:paraId="45C5A7EE" w14:textId="77777777" w:rsidR="00E40265" w:rsidRPr="00E40265" w:rsidRDefault="00E40265" w:rsidP="00E40265">
            <w:pPr>
              <w:pStyle w:val="KeinLeerraum"/>
              <w:rPr>
                <w:noProof/>
                <w:sz w:val="18"/>
                <w:szCs w:val="18"/>
                <w:lang w:val="en-US"/>
              </w:rPr>
            </w:pPr>
          </w:p>
        </w:tc>
        <w:tc>
          <w:tcPr>
            <w:tcW w:w="146" w:type="dxa"/>
            <w:vAlign w:val="center"/>
            <w:hideMark/>
          </w:tcPr>
          <w:p w14:paraId="4AC83FC9" w14:textId="77777777" w:rsidR="00E40265" w:rsidRPr="00E40265" w:rsidRDefault="00E40265" w:rsidP="00E40265">
            <w:pPr>
              <w:pStyle w:val="KeinLeerraum"/>
              <w:rPr>
                <w:noProof/>
                <w:sz w:val="18"/>
                <w:szCs w:val="18"/>
                <w:lang w:val="en-US"/>
              </w:rPr>
            </w:pPr>
          </w:p>
        </w:tc>
      </w:tr>
      <w:tr w:rsidR="00E40265" w:rsidRPr="008277EA" w14:paraId="5ADFFA05" w14:textId="77777777" w:rsidTr="008277EA">
        <w:trPr>
          <w:trHeight w:val="290"/>
        </w:trPr>
        <w:tc>
          <w:tcPr>
            <w:tcW w:w="2750" w:type="dxa"/>
            <w:tcBorders>
              <w:top w:val="nil"/>
              <w:left w:val="nil"/>
              <w:bottom w:val="nil"/>
              <w:right w:val="nil"/>
            </w:tcBorders>
            <w:shd w:val="clear" w:color="auto" w:fill="auto"/>
            <w:noWrap/>
            <w:vAlign w:val="bottom"/>
            <w:hideMark/>
          </w:tcPr>
          <w:p w14:paraId="67E38946" w14:textId="77777777" w:rsidR="00E40265" w:rsidRPr="00E40265" w:rsidRDefault="00E40265" w:rsidP="00E40265">
            <w:pPr>
              <w:pStyle w:val="KeinLeerraum"/>
              <w:rPr>
                <w:noProof/>
                <w:sz w:val="18"/>
                <w:szCs w:val="18"/>
                <w:lang w:val="de-CH"/>
              </w:rPr>
            </w:pPr>
            <w:r w:rsidRPr="00E40265">
              <w:rPr>
                <w:noProof/>
                <w:sz w:val="18"/>
                <w:szCs w:val="18"/>
                <w:lang w:val="de-CH"/>
              </w:rPr>
              <w:t>media_HH</w:t>
            </w:r>
          </w:p>
        </w:tc>
        <w:tc>
          <w:tcPr>
            <w:tcW w:w="5808" w:type="dxa"/>
            <w:tcBorders>
              <w:top w:val="nil"/>
              <w:left w:val="nil"/>
              <w:bottom w:val="nil"/>
              <w:right w:val="nil"/>
            </w:tcBorders>
            <w:shd w:val="clear" w:color="auto" w:fill="auto"/>
            <w:noWrap/>
            <w:vAlign w:val="bottom"/>
            <w:hideMark/>
          </w:tcPr>
          <w:p w14:paraId="1F163CCA" w14:textId="77777777" w:rsidR="00E40265" w:rsidRPr="00E40265" w:rsidRDefault="00E40265" w:rsidP="00E40265">
            <w:pPr>
              <w:pStyle w:val="KeinLeerraum"/>
              <w:rPr>
                <w:noProof/>
                <w:sz w:val="18"/>
                <w:szCs w:val="18"/>
                <w:lang w:val="en-US"/>
              </w:rPr>
            </w:pPr>
            <w:r w:rsidRPr="00E40265">
              <w:rPr>
                <w:noProof/>
                <w:sz w:val="18"/>
                <w:szCs w:val="18"/>
                <w:lang w:val="en-US"/>
              </w:rPr>
              <w:t>binary, 1 if household has some exposure to mass media</w:t>
            </w:r>
          </w:p>
        </w:tc>
        <w:tc>
          <w:tcPr>
            <w:tcW w:w="1805" w:type="dxa"/>
            <w:tcBorders>
              <w:top w:val="nil"/>
              <w:left w:val="nil"/>
              <w:bottom w:val="nil"/>
              <w:right w:val="nil"/>
            </w:tcBorders>
            <w:shd w:val="clear" w:color="auto" w:fill="auto"/>
            <w:noWrap/>
            <w:vAlign w:val="bottom"/>
          </w:tcPr>
          <w:p w14:paraId="3326DC9D" w14:textId="7639E5D0" w:rsidR="00E40265" w:rsidRPr="00E40265" w:rsidRDefault="00E40265" w:rsidP="00E40265">
            <w:pPr>
              <w:pStyle w:val="KeinLeerraum"/>
              <w:rPr>
                <w:noProof/>
                <w:sz w:val="18"/>
                <w:szCs w:val="18"/>
                <w:lang w:val="en-US"/>
              </w:rPr>
            </w:pPr>
          </w:p>
        </w:tc>
        <w:tc>
          <w:tcPr>
            <w:tcW w:w="146" w:type="dxa"/>
            <w:vAlign w:val="center"/>
            <w:hideMark/>
          </w:tcPr>
          <w:p w14:paraId="57F0A8F3" w14:textId="77777777" w:rsidR="00E40265" w:rsidRPr="00E40265" w:rsidRDefault="00E40265" w:rsidP="00E40265">
            <w:pPr>
              <w:pStyle w:val="KeinLeerraum"/>
              <w:rPr>
                <w:noProof/>
                <w:sz w:val="18"/>
                <w:szCs w:val="18"/>
                <w:lang w:val="en-US"/>
              </w:rPr>
            </w:pPr>
          </w:p>
        </w:tc>
        <w:tc>
          <w:tcPr>
            <w:tcW w:w="146" w:type="dxa"/>
            <w:vAlign w:val="center"/>
            <w:hideMark/>
          </w:tcPr>
          <w:p w14:paraId="468E4453" w14:textId="77777777" w:rsidR="00E40265" w:rsidRPr="00E40265" w:rsidRDefault="00E40265" w:rsidP="00E40265">
            <w:pPr>
              <w:pStyle w:val="KeinLeerraum"/>
              <w:rPr>
                <w:noProof/>
                <w:sz w:val="18"/>
                <w:szCs w:val="18"/>
                <w:lang w:val="en-US"/>
              </w:rPr>
            </w:pPr>
          </w:p>
        </w:tc>
      </w:tr>
      <w:tr w:rsidR="00E40265" w:rsidRPr="008277EA" w14:paraId="10729852" w14:textId="77777777" w:rsidTr="008277EA">
        <w:trPr>
          <w:trHeight w:val="290"/>
        </w:trPr>
        <w:tc>
          <w:tcPr>
            <w:tcW w:w="2750" w:type="dxa"/>
            <w:tcBorders>
              <w:top w:val="nil"/>
              <w:left w:val="nil"/>
              <w:bottom w:val="nil"/>
              <w:right w:val="nil"/>
            </w:tcBorders>
            <w:shd w:val="clear" w:color="auto" w:fill="auto"/>
            <w:noWrap/>
            <w:vAlign w:val="bottom"/>
            <w:hideMark/>
          </w:tcPr>
          <w:p w14:paraId="5D8771CC" w14:textId="77777777" w:rsidR="00E40265" w:rsidRPr="00E40265" w:rsidRDefault="00E40265" w:rsidP="00E40265">
            <w:pPr>
              <w:pStyle w:val="KeinLeerraum"/>
              <w:rPr>
                <w:noProof/>
                <w:sz w:val="18"/>
                <w:szCs w:val="18"/>
                <w:lang w:val="de-CH"/>
              </w:rPr>
            </w:pPr>
            <w:r w:rsidRPr="00E40265">
              <w:rPr>
                <w:noProof/>
                <w:sz w:val="18"/>
                <w:szCs w:val="18"/>
                <w:lang w:val="de-CH"/>
              </w:rPr>
              <w:t>child_born</w:t>
            </w:r>
          </w:p>
        </w:tc>
        <w:tc>
          <w:tcPr>
            <w:tcW w:w="5808" w:type="dxa"/>
            <w:tcBorders>
              <w:top w:val="nil"/>
              <w:left w:val="nil"/>
              <w:bottom w:val="nil"/>
              <w:right w:val="nil"/>
            </w:tcBorders>
            <w:shd w:val="clear" w:color="auto" w:fill="auto"/>
            <w:noWrap/>
            <w:vAlign w:val="bottom"/>
            <w:hideMark/>
          </w:tcPr>
          <w:p w14:paraId="3025931A" w14:textId="77777777" w:rsidR="00E40265" w:rsidRPr="00E40265" w:rsidRDefault="00E40265" w:rsidP="00E40265">
            <w:pPr>
              <w:pStyle w:val="KeinLeerraum"/>
              <w:rPr>
                <w:noProof/>
                <w:sz w:val="18"/>
                <w:szCs w:val="18"/>
                <w:lang w:val="en-US"/>
              </w:rPr>
            </w:pPr>
            <w:r w:rsidRPr="00E40265">
              <w:rPr>
                <w:noProof/>
                <w:sz w:val="18"/>
                <w:szCs w:val="18"/>
                <w:lang w:val="en-US"/>
              </w:rPr>
              <w:t>binary, 1 if women has ever a child born</w:t>
            </w:r>
          </w:p>
        </w:tc>
        <w:tc>
          <w:tcPr>
            <w:tcW w:w="1805" w:type="dxa"/>
            <w:tcBorders>
              <w:top w:val="nil"/>
              <w:left w:val="nil"/>
              <w:bottom w:val="nil"/>
              <w:right w:val="nil"/>
            </w:tcBorders>
            <w:shd w:val="clear" w:color="auto" w:fill="auto"/>
            <w:noWrap/>
            <w:vAlign w:val="bottom"/>
          </w:tcPr>
          <w:p w14:paraId="2C8906D1" w14:textId="26325965" w:rsidR="00E40265" w:rsidRPr="00E40265" w:rsidRDefault="00E40265" w:rsidP="00E40265">
            <w:pPr>
              <w:pStyle w:val="KeinLeerraum"/>
              <w:rPr>
                <w:noProof/>
                <w:sz w:val="18"/>
                <w:szCs w:val="18"/>
                <w:lang w:val="en-US"/>
              </w:rPr>
            </w:pPr>
          </w:p>
        </w:tc>
        <w:tc>
          <w:tcPr>
            <w:tcW w:w="146" w:type="dxa"/>
            <w:vAlign w:val="center"/>
            <w:hideMark/>
          </w:tcPr>
          <w:p w14:paraId="20B8C71D" w14:textId="77777777" w:rsidR="00E40265" w:rsidRPr="00E40265" w:rsidRDefault="00E40265" w:rsidP="00E40265">
            <w:pPr>
              <w:pStyle w:val="KeinLeerraum"/>
              <w:rPr>
                <w:noProof/>
                <w:sz w:val="18"/>
                <w:szCs w:val="18"/>
                <w:lang w:val="en-US"/>
              </w:rPr>
            </w:pPr>
          </w:p>
        </w:tc>
        <w:tc>
          <w:tcPr>
            <w:tcW w:w="146" w:type="dxa"/>
            <w:vAlign w:val="center"/>
            <w:hideMark/>
          </w:tcPr>
          <w:p w14:paraId="6BBB6DDD" w14:textId="77777777" w:rsidR="00E40265" w:rsidRPr="00E40265" w:rsidRDefault="00E40265" w:rsidP="00E40265">
            <w:pPr>
              <w:pStyle w:val="KeinLeerraum"/>
              <w:rPr>
                <w:noProof/>
                <w:sz w:val="18"/>
                <w:szCs w:val="18"/>
                <w:lang w:val="en-US"/>
              </w:rPr>
            </w:pPr>
          </w:p>
        </w:tc>
      </w:tr>
      <w:tr w:rsidR="00E40265" w:rsidRPr="008277EA" w14:paraId="5F148DCD" w14:textId="77777777" w:rsidTr="008277EA">
        <w:trPr>
          <w:trHeight w:val="290"/>
        </w:trPr>
        <w:tc>
          <w:tcPr>
            <w:tcW w:w="2750" w:type="dxa"/>
            <w:tcBorders>
              <w:top w:val="nil"/>
              <w:left w:val="nil"/>
              <w:bottom w:val="nil"/>
              <w:right w:val="nil"/>
            </w:tcBorders>
            <w:shd w:val="clear" w:color="auto" w:fill="auto"/>
            <w:noWrap/>
            <w:vAlign w:val="bottom"/>
            <w:hideMark/>
          </w:tcPr>
          <w:p w14:paraId="174A3DF6" w14:textId="77777777" w:rsidR="00E40265" w:rsidRPr="00E40265" w:rsidRDefault="00E40265" w:rsidP="00E40265">
            <w:pPr>
              <w:pStyle w:val="KeinLeerraum"/>
              <w:rPr>
                <w:noProof/>
                <w:sz w:val="18"/>
                <w:szCs w:val="18"/>
                <w:lang w:val="de-CH"/>
              </w:rPr>
            </w:pPr>
            <w:r w:rsidRPr="00E40265">
              <w:rPr>
                <w:noProof/>
                <w:sz w:val="18"/>
                <w:szCs w:val="18"/>
                <w:lang w:val="de-CH"/>
              </w:rPr>
              <w:t>sondaughterhome</w:t>
            </w:r>
          </w:p>
        </w:tc>
        <w:tc>
          <w:tcPr>
            <w:tcW w:w="5808" w:type="dxa"/>
            <w:tcBorders>
              <w:top w:val="nil"/>
              <w:left w:val="nil"/>
              <w:bottom w:val="nil"/>
              <w:right w:val="nil"/>
            </w:tcBorders>
            <w:shd w:val="clear" w:color="auto" w:fill="auto"/>
            <w:noWrap/>
            <w:vAlign w:val="bottom"/>
            <w:hideMark/>
          </w:tcPr>
          <w:p w14:paraId="1637B460" w14:textId="77777777" w:rsidR="00E40265" w:rsidRPr="00E40265" w:rsidRDefault="00E40265" w:rsidP="00E40265">
            <w:pPr>
              <w:pStyle w:val="KeinLeerraum"/>
              <w:rPr>
                <w:noProof/>
                <w:sz w:val="18"/>
                <w:szCs w:val="18"/>
                <w:lang w:val="en-US"/>
              </w:rPr>
            </w:pPr>
            <w:r w:rsidRPr="00E40265">
              <w:rPr>
                <w:noProof/>
                <w:sz w:val="18"/>
                <w:szCs w:val="18"/>
                <w:lang w:val="en-US"/>
              </w:rPr>
              <w:t>binary, 1 if women has either son or daughter at home</w:t>
            </w:r>
          </w:p>
        </w:tc>
        <w:tc>
          <w:tcPr>
            <w:tcW w:w="1805" w:type="dxa"/>
            <w:tcBorders>
              <w:top w:val="nil"/>
              <w:left w:val="nil"/>
              <w:bottom w:val="nil"/>
              <w:right w:val="nil"/>
            </w:tcBorders>
            <w:shd w:val="clear" w:color="auto" w:fill="auto"/>
            <w:noWrap/>
            <w:vAlign w:val="bottom"/>
          </w:tcPr>
          <w:p w14:paraId="720F8E94" w14:textId="749C42D7" w:rsidR="00E40265" w:rsidRPr="00E40265" w:rsidRDefault="00E40265" w:rsidP="00E40265">
            <w:pPr>
              <w:pStyle w:val="KeinLeerraum"/>
              <w:rPr>
                <w:noProof/>
                <w:sz w:val="18"/>
                <w:szCs w:val="18"/>
                <w:lang w:val="en-US"/>
              </w:rPr>
            </w:pPr>
          </w:p>
        </w:tc>
        <w:tc>
          <w:tcPr>
            <w:tcW w:w="146" w:type="dxa"/>
            <w:vAlign w:val="center"/>
            <w:hideMark/>
          </w:tcPr>
          <w:p w14:paraId="2AB9BE05" w14:textId="77777777" w:rsidR="00E40265" w:rsidRPr="00E40265" w:rsidRDefault="00E40265" w:rsidP="00E40265">
            <w:pPr>
              <w:pStyle w:val="KeinLeerraum"/>
              <w:rPr>
                <w:noProof/>
                <w:sz w:val="18"/>
                <w:szCs w:val="18"/>
                <w:lang w:val="en-US"/>
              </w:rPr>
            </w:pPr>
          </w:p>
        </w:tc>
        <w:tc>
          <w:tcPr>
            <w:tcW w:w="146" w:type="dxa"/>
            <w:vAlign w:val="center"/>
            <w:hideMark/>
          </w:tcPr>
          <w:p w14:paraId="32BB861B" w14:textId="77777777" w:rsidR="00E40265" w:rsidRPr="00E40265" w:rsidRDefault="00E40265" w:rsidP="00E40265">
            <w:pPr>
              <w:pStyle w:val="KeinLeerraum"/>
              <w:rPr>
                <w:noProof/>
                <w:sz w:val="18"/>
                <w:szCs w:val="18"/>
                <w:lang w:val="en-US"/>
              </w:rPr>
            </w:pPr>
          </w:p>
        </w:tc>
      </w:tr>
      <w:tr w:rsidR="00E40265" w:rsidRPr="008277EA" w14:paraId="11027481" w14:textId="77777777" w:rsidTr="008277EA">
        <w:trPr>
          <w:trHeight w:val="290"/>
        </w:trPr>
        <w:tc>
          <w:tcPr>
            <w:tcW w:w="2750" w:type="dxa"/>
            <w:tcBorders>
              <w:top w:val="nil"/>
              <w:left w:val="nil"/>
              <w:bottom w:val="nil"/>
              <w:right w:val="nil"/>
            </w:tcBorders>
            <w:shd w:val="clear" w:color="auto" w:fill="auto"/>
            <w:noWrap/>
            <w:vAlign w:val="bottom"/>
            <w:hideMark/>
          </w:tcPr>
          <w:p w14:paraId="3290E311" w14:textId="77777777" w:rsidR="00E40265" w:rsidRPr="00E40265" w:rsidRDefault="00E40265" w:rsidP="00E40265">
            <w:pPr>
              <w:pStyle w:val="KeinLeerraum"/>
              <w:rPr>
                <w:noProof/>
                <w:sz w:val="18"/>
                <w:szCs w:val="18"/>
                <w:lang w:val="de-CH"/>
              </w:rPr>
            </w:pPr>
            <w:r w:rsidRPr="00E40265">
              <w:rPr>
                <w:noProof/>
                <w:sz w:val="18"/>
                <w:szCs w:val="18"/>
                <w:lang w:val="de-CH"/>
              </w:rPr>
              <w:t>sondaughterdied</w:t>
            </w:r>
          </w:p>
        </w:tc>
        <w:tc>
          <w:tcPr>
            <w:tcW w:w="5808" w:type="dxa"/>
            <w:tcBorders>
              <w:top w:val="nil"/>
              <w:left w:val="nil"/>
              <w:bottom w:val="nil"/>
              <w:right w:val="nil"/>
            </w:tcBorders>
            <w:shd w:val="clear" w:color="auto" w:fill="auto"/>
            <w:noWrap/>
            <w:vAlign w:val="bottom"/>
            <w:hideMark/>
          </w:tcPr>
          <w:p w14:paraId="7B63C4BC" w14:textId="77777777" w:rsidR="00E40265" w:rsidRPr="00E40265" w:rsidRDefault="00E40265" w:rsidP="00E40265">
            <w:pPr>
              <w:pStyle w:val="KeinLeerraum"/>
              <w:rPr>
                <w:noProof/>
                <w:sz w:val="18"/>
                <w:szCs w:val="18"/>
                <w:lang w:val="en-US"/>
              </w:rPr>
            </w:pPr>
            <w:r w:rsidRPr="00E40265">
              <w:rPr>
                <w:noProof/>
                <w:sz w:val="18"/>
                <w:szCs w:val="18"/>
                <w:lang w:val="en-US"/>
              </w:rPr>
              <w:t>binary, 1 if women has either son or daughter who have died</w:t>
            </w:r>
          </w:p>
        </w:tc>
        <w:tc>
          <w:tcPr>
            <w:tcW w:w="1805" w:type="dxa"/>
            <w:tcBorders>
              <w:top w:val="nil"/>
              <w:left w:val="nil"/>
              <w:bottom w:val="nil"/>
              <w:right w:val="nil"/>
            </w:tcBorders>
            <w:shd w:val="clear" w:color="auto" w:fill="auto"/>
            <w:noWrap/>
            <w:vAlign w:val="bottom"/>
          </w:tcPr>
          <w:p w14:paraId="3D7F5E07" w14:textId="29BD396D" w:rsidR="00E40265" w:rsidRPr="00E40265" w:rsidRDefault="00E40265" w:rsidP="00E40265">
            <w:pPr>
              <w:pStyle w:val="KeinLeerraum"/>
              <w:rPr>
                <w:noProof/>
                <w:sz w:val="18"/>
                <w:szCs w:val="18"/>
                <w:lang w:val="en-US"/>
              </w:rPr>
            </w:pPr>
          </w:p>
        </w:tc>
        <w:tc>
          <w:tcPr>
            <w:tcW w:w="146" w:type="dxa"/>
            <w:vAlign w:val="center"/>
            <w:hideMark/>
          </w:tcPr>
          <w:p w14:paraId="7187EAB8" w14:textId="77777777" w:rsidR="00E40265" w:rsidRPr="00E40265" w:rsidRDefault="00E40265" w:rsidP="00E40265">
            <w:pPr>
              <w:pStyle w:val="KeinLeerraum"/>
              <w:rPr>
                <w:noProof/>
                <w:sz w:val="18"/>
                <w:szCs w:val="18"/>
                <w:lang w:val="en-US"/>
              </w:rPr>
            </w:pPr>
          </w:p>
        </w:tc>
        <w:tc>
          <w:tcPr>
            <w:tcW w:w="146" w:type="dxa"/>
            <w:vAlign w:val="center"/>
            <w:hideMark/>
          </w:tcPr>
          <w:p w14:paraId="06449B32" w14:textId="77777777" w:rsidR="00E40265" w:rsidRPr="00E40265" w:rsidRDefault="00E40265" w:rsidP="00E40265">
            <w:pPr>
              <w:pStyle w:val="KeinLeerraum"/>
              <w:rPr>
                <w:noProof/>
                <w:sz w:val="18"/>
                <w:szCs w:val="18"/>
                <w:lang w:val="en-US"/>
              </w:rPr>
            </w:pPr>
          </w:p>
        </w:tc>
      </w:tr>
      <w:tr w:rsidR="00E40265" w:rsidRPr="008277EA" w14:paraId="218489B9" w14:textId="77777777" w:rsidTr="008277EA">
        <w:trPr>
          <w:trHeight w:val="290"/>
        </w:trPr>
        <w:tc>
          <w:tcPr>
            <w:tcW w:w="2750" w:type="dxa"/>
            <w:tcBorders>
              <w:top w:val="nil"/>
              <w:left w:val="nil"/>
              <w:bottom w:val="nil"/>
              <w:right w:val="nil"/>
            </w:tcBorders>
            <w:shd w:val="clear" w:color="auto" w:fill="auto"/>
            <w:noWrap/>
            <w:vAlign w:val="bottom"/>
            <w:hideMark/>
          </w:tcPr>
          <w:p w14:paraId="263C3A34" w14:textId="77777777" w:rsidR="00E40265" w:rsidRPr="00E40265" w:rsidRDefault="00E40265" w:rsidP="00E40265">
            <w:pPr>
              <w:pStyle w:val="KeinLeerraum"/>
              <w:rPr>
                <w:noProof/>
                <w:sz w:val="18"/>
                <w:szCs w:val="18"/>
                <w:lang w:val="de-CH"/>
              </w:rPr>
            </w:pPr>
            <w:r w:rsidRPr="00E40265">
              <w:rPr>
                <w:noProof/>
                <w:sz w:val="18"/>
                <w:szCs w:val="18"/>
                <w:lang w:val="de-CH"/>
              </w:rPr>
              <w:t>pregnant</w:t>
            </w:r>
          </w:p>
        </w:tc>
        <w:tc>
          <w:tcPr>
            <w:tcW w:w="5808" w:type="dxa"/>
            <w:tcBorders>
              <w:top w:val="nil"/>
              <w:left w:val="nil"/>
              <w:bottom w:val="nil"/>
              <w:right w:val="nil"/>
            </w:tcBorders>
            <w:shd w:val="clear" w:color="auto" w:fill="auto"/>
            <w:noWrap/>
            <w:vAlign w:val="bottom"/>
            <w:hideMark/>
          </w:tcPr>
          <w:p w14:paraId="6F919F59" w14:textId="77777777" w:rsidR="00E40265" w:rsidRPr="00E40265" w:rsidRDefault="00E40265" w:rsidP="00E40265">
            <w:pPr>
              <w:pStyle w:val="KeinLeerraum"/>
              <w:rPr>
                <w:noProof/>
                <w:sz w:val="18"/>
                <w:szCs w:val="18"/>
                <w:lang w:val="en-US"/>
              </w:rPr>
            </w:pPr>
            <w:r w:rsidRPr="00E40265">
              <w:rPr>
                <w:noProof/>
                <w:sz w:val="18"/>
                <w:szCs w:val="18"/>
                <w:lang w:val="en-US"/>
              </w:rPr>
              <w:t>binary, 1 if women is pregnant</w:t>
            </w:r>
          </w:p>
        </w:tc>
        <w:tc>
          <w:tcPr>
            <w:tcW w:w="1805" w:type="dxa"/>
            <w:tcBorders>
              <w:top w:val="nil"/>
              <w:left w:val="nil"/>
              <w:bottom w:val="nil"/>
              <w:right w:val="nil"/>
            </w:tcBorders>
            <w:shd w:val="clear" w:color="auto" w:fill="auto"/>
            <w:noWrap/>
            <w:vAlign w:val="bottom"/>
          </w:tcPr>
          <w:p w14:paraId="409B1DF5" w14:textId="5B50E63C" w:rsidR="00E40265" w:rsidRPr="00E40265" w:rsidRDefault="00E40265" w:rsidP="00E40265">
            <w:pPr>
              <w:pStyle w:val="KeinLeerraum"/>
              <w:rPr>
                <w:noProof/>
                <w:sz w:val="18"/>
                <w:szCs w:val="18"/>
                <w:lang w:val="en-US"/>
              </w:rPr>
            </w:pPr>
          </w:p>
        </w:tc>
        <w:tc>
          <w:tcPr>
            <w:tcW w:w="146" w:type="dxa"/>
            <w:vAlign w:val="center"/>
            <w:hideMark/>
          </w:tcPr>
          <w:p w14:paraId="35ECE5BB" w14:textId="77777777" w:rsidR="00E40265" w:rsidRPr="00E40265" w:rsidRDefault="00E40265" w:rsidP="00E40265">
            <w:pPr>
              <w:pStyle w:val="KeinLeerraum"/>
              <w:rPr>
                <w:noProof/>
                <w:sz w:val="18"/>
                <w:szCs w:val="18"/>
                <w:lang w:val="en-US"/>
              </w:rPr>
            </w:pPr>
          </w:p>
        </w:tc>
        <w:tc>
          <w:tcPr>
            <w:tcW w:w="146" w:type="dxa"/>
            <w:vAlign w:val="center"/>
            <w:hideMark/>
          </w:tcPr>
          <w:p w14:paraId="5C361305" w14:textId="77777777" w:rsidR="00E40265" w:rsidRPr="00E40265" w:rsidRDefault="00E40265" w:rsidP="00E40265">
            <w:pPr>
              <w:pStyle w:val="KeinLeerraum"/>
              <w:rPr>
                <w:noProof/>
                <w:sz w:val="18"/>
                <w:szCs w:val="18"/>
                <w:lang w:val="en-US"/>
              </w:rPr>
            </w:pPr>
          </w:p>
        </w:tc>
      </w:tr>
      <w:tr w:rsidR="00E40265" w:rsidRPr="008277EA" w14:paraId="1DB9D168" w14:textId="77777777" w:rsidTr="008277EA">
        <w:trPr>
          <w:trHeight w:val="290"/>
        </w:trPr>
        <w:tc>
          <w:tcPr>
            <w:tcW w:w="2750" w:type="dxa"/>
            <w:tcBorders>
              <w:top w:val="nil"/>
              <w:left w:val="nil"/>
              <w:bottom w:val="nil"/>
              <w:right w:val="nil"/>
            </w:tcBorders>
            <w:shd w:val="clear" w:color="auto" w:fill="auto"/>
            <w:noWrap/>
            <w:vAlign w:val="bottom"/>
            <w:hideMark/>
          </w:tcPr>
          <w:p w14:paraId="74A44F0D" w14:textId="77777777" w:rsidR="00E40265" w:rsidRPr="00E40265" w:rsidRDefault="00E40265" w:rsidP="00E40265">
            <w:pPr>
              <w:pStyle w:val="KeinLeerraum"/>
              <w:rPr>
                <w:noProof/>
                <w:sz w:val="18"/>
                <w:szCs w:val="18"/>
                <w:lang w:val="de-CH"/>
              </w:rPr>
            </w:pPr>
            <w:r w:rsidRPr="00E40265">
              <w:rPr>
                <w:noProof/>
                <w:sz w:val="18"/>
                <w:szCs w:val="18"/>
                <w:lang w:val="de-CH"/>
              </w:rPr>
              <w:t>terminated_pregnancy</w:t>
            </w:r>
          </w:p>
        </w:tc>
        <w:tc>
          <w:tcPr>
            <w:tcW w:w="5808" w:type="dxa"/>
            <w:tcBorders>
              <w:top w:val="nil"/>
              <w:left w:val="nil"/>
              <w:bottom w:val="nil"/>
              <w:right w:val="nil"/>
            </w:tcBorders>
            <w:shd w:val="clear" w:color="auto" w:fill="auto"/>
            <w:noWrap/>
            <w:vAlign w:val="bottom"/>
            <w:hideMark/>
          </w:tcPr>
          <w:p w14:paraId="5E79A58C" w14:textId="77777777" w:rsidR="00E40265" w:rsidRPr="00E40265" w:rsidRDefault="00E40265" w:rsidP="00E40265">
            <w:pPr>
              <w:pStyle w:val="KeinLeerraum"/>
              <w:rPr>
                <w:noProof/>
                <w:sz w:val="18"/>
                <w:szCs w:val="18"/>
                <w:lang w:val="en-US"/>
              </w:rPr>
            </w:pPr>
            <w:r w:rsidRPr="00E40265">
              <w:rPr>
                <w:noProof/>
                <w:sz w:val="18"/>
                <w:szCs w:val="18"/>
                <w:lang w:val="en-US"/>
              </w:rPr>
              <w:t>binary, 1 if women ever had a terminated pregnancy</w:t>
            </w:r>
          </w:p>
        </w:tc>
        <w:tc>
          <w:tcPr>
            <w:tcW w:w="1805" w:type="dxa"/>
            <w:tcBorders>
              <w:top w:val="nil"/>
              <w:left w:val="nil"/>
              <w:bottom w:val="nil"/>
              <w:right w:val="nil"/>
            </w:tcBorders>
            <w:shd w:val="clear" w:color="auto" w:fill="auto"/>
            <w:noWrap/>
            <w:vAlign w:val="bottom"/>
          </w:tcPr>
          <w:p w14:paraId="7BD0E790" w14:textId="499D6B41" w:rsidR="00E40265" w:rsidRPr="00E40265" w:rsidRDefault="00E40265" w:rsidP="00E40265">
            <w:pPr>
              <w:pStyle w:val="KeinLeerraum"/>
              <w:rPr>
                <w:noProof/>
                <w:sz w:val="18"/>
                <w:szCs w:val="18"/>
                <w:lang w:val="en-US"/>
              </w:rPr>
            </w:pPr>
          </w:p>
        </w:tc>
        <w:tc>
          <w:tcPr>
            <w:tcW w:w="146" w:type="dxa"/>
            <w:vAlign w:val="center"/>
            <w:hideMark/>
          </w:tcPr>
          <w:p w14:paraId="6294E425" w14:textId="77777777" w:rsidR="00E40265" w:rsidRPr="00E40265" w:rsidRDefault="00E40265" w:rsidP="00E40265">
            <w:pPr>
              <w:pStyle w:val="KeinLeerraum"/>
              <w:rPr>
                <w:noProof/>
                <w:sz w:val="18"/>
                <w:szCs w:val="18"/>
                <w:lang w:val="en-US"/>
              </w:rPr>
            </w:pPr>
          </w:p>
        </w:tc>
        <w:tc>
          <w:tcPr>
            <w:tcW w:w="146" w:type="dxa"/>
            <w:vAlign w:val="center"/>
            <w:hideMark/>
          </w:tcPr>
          <w:p w14:paraId="05014B7E" w14:textId="77777777" w:rsidR="00E40265" w:rsidRPr="00E40265" w:rsidRDefault="00E40265" w:rsidP="00E40265">
            <w:pPr>
              <w:pStyle w:val="KeinLeerraum"/>
              <w:rPr>
                <w:noProof/>
                <w:sz w:val="18"/>
                <w:szCs w:val="18"/>
                <w:lang w:val="en-US"/>
              </w:rPr>
            </w:pPr>
          </w:p>
        </w:tc>
      </w:tr>
      <w:tr w:rsidR="00E40265" w:rsidRPr="008277EA" w14:paraId="64FB82F2" w14:textId="77777777" w:rsidTr="008277EA">
        <w:trPr>
          <w:trHeight w:val="290"/>
        </w:trPr>
        <w:tc>
          <w:tcPr>
            <w:tcW w:w="2750" w:type="dxa"/>
            <w:tcBorders>
              <w:top w:val="nil"/>
              <w:left w:val="nil"/>
              <w:bottom w:val="nil"/>
              <w:right w:val="nil"/>
            </w:tcBorders>
            <w:shd w:val="clear" w:color="auto" w:fill="auto"/>
            <w:noWrap/>
            <w:vAlign w:val="bottom"/>
            <w:hideMark/>
          </w:tcPr>
          <w:p w14:paraId="7CA331D5" w14:textId="77777777" w:rsidR="00E40265" w:rsidRPr="00E40265" w:rsidRDefault="00E40265" w:rsidP="00E40265">
            <w:pPr>
              <w:pStyle w:val="KeinLeerraum"/>
              <w:rPr>
                <w:noProof/>
                <w:sz w:val="18"/>
                <w:szCs w:val="18"/>
                <w:lang w:val="de-CH"/>
              </w:rPr>
            </w:pPr>
            <w:r w:rsidRPr="00E40265">
              <w:rPr>
                <w:noProof/>
                <w:sz w:val="18"/>
                <w:szCs w:val="18"/>
                <w:lang w:val="de-CH"/>
              </w:rPr>
              <w:lastRenderedPageBreak/>
              <w:t>birth_last_3y</w:t>
            </w:r>
          </w:p>
        </w:tc>
        <w:tc>
          <w:tcPr>
            <w:tcW w:w="5808" w:type="dxa"/>
            <w:tcBorders>
              <w:top w:val="nil"/>
              <w:left w:val="nil"/>
              <w:bottom w:val="nil"/>
              <w:right w:val="nil"/>
            </w:tcBorders>
            <w:shd w:val="clear" w:color="auto" w:fill="auto"/>
            <w:noWrap/>
            <w:vAlign w:val="bottom"/>
            <w:hideMark/>
          </w:tcPr>
          <w:p w14:paraId="1BBBBB48" w14:textId="77777777" w:rsidR="00E40265" w:rsidRPr="00E40265" w:rsidRDefault="00E40265" w:rsidP="00E40265">
            <w:pPr>
              <w:pStyle w:val="KeinLeerraum"/>
              <w:rPr>
                <w:noProof/>
                <w:sz w:val="18"/>
                <w:szCs w:val="18"/>
                <w:lang w:val="en-US"/>
              </w:rPr>
            </w:pPr>
            <w:r w:rsidRPr="00E40265">
              <w:rPr>
                <w:noProof/>
                <w:sz w:val="18"/>
                <w:szCs w:val="18"/>
                <w:lang w:val="en-US"/>
              </w:rPr>
              <w:t>binary, 1 if women had a birth in the last three years</w:t>
            </w:r>
          </w:p>
        </w:tc>
        <w:tc>
          <w:tcPr>
            <w:tcW w:w="1805" w:type="dxa"/>
            <w:tcBorders>
              <w:top w:val="nil"/>
              <w:left w:val="nil"/>
              <w:bottom w:val="nil"/>
              <w:right w:val="nil"/>
            </w:tcBorders>
            <w:shd w:val="clear" w:color="auto" w:fill="auto"/>
            <w:noWrap/>
            <w:vAlign w:val="bottom"/>
          </w:tcPr>
          <w:p w14:paraId="0C0C7939" w14:textId="37288630" w:rsidR="00E40265" w:rsidRPr="00E40265" w:rsidRDefault="00E40265" w:rsidP="00E40265">
            <w:pPr>
              <w:pStyle w:val="KeinLeerraum"/>
              <w:rPr>
                <w:noProof/>
                <w:sz w:val="18"/>
                <w:szCs w:val="18"/>
                <w:lang w:val="en-US"/>
              </w:rPr>
            </w:pPr>
          </w:p>
        </w:tc>
        <w:tc>
          <w:tcPr>
            <w:tcW w:w="146" w:type="dxa"/>
            <w:vAlign w:val="center"/>
            <w:hideMark/>
          </w:tcPr>
          <w:p w14:paraId="0CDCEFB4" w14:textId="77777777" w:rsidR="00E40265" w:rsidRPr="00E40265" w:rsidRDefault="00E40265" w:rsidP="00E40265">
            <w:pPr>
              <w:pStyle w:val="KeinLeerraum"/>
              <w:rPr>
                <w:noProof/>
                <w:sz w:val="18"/>
                <w:szCs w:val="18"/>
                <w:lang w:val="en-US"/>
              </w:rPr>
            </w:pPr>
          </w:p>
        </w:tc>
        <w:tc>
          <w:tcPr>
            <w:tcW w:w="146" w:type="dxa"/>
            <w:vAlign w:val="center"/>
            <w:hideMark/>
          </w:tcPr>
          <w:p w14:paraId="12E48CD5" w14:textId="77777777" w:rsidR="00E40265" w:rsidRPr="00E40265" w:rsidRDefault="00E40265" w:rsidP="00E40265">
            <w:pPr>
              <w:pStyle w:val="KeinLeerraum"/>
              <w:rPr>
                <w:noProof/>
                <w:sz w:val="18"/>
                <w:szCs w:val="18"/>
                <w:lang w:val="en-US"/>
              </w:rPr>
            </w:pPr>
          </w:p>
        </w:tc>
      </w:tr>
      <w:tr w:rsidR="00E40265" w:rsidRPr="008277EA" w14:paraId="6897CA10" w14:textId="77777777" w:rsidTr="008277EA">
        <w:trPr>
          <w:trHeight w:val="290"/>
        </w:trPr>
        <w:tc>
          <w:tcPr>
            <w:tcW w:w="2750" w:type="dxa"/>
            <w:tcBorders>
              <w:top w:val="nil"/>
              <w:left w:val="nil"/>
              <w:bottom w:val="nil"/>
              <w:right w:val="nil"/>
            </w:tcBorders>
            <w:shd w:val="clear" w:color="auto" w:fill="auto"/>
            <w:noWrap/>
            <w:vAlign w:val="bottom"/>
            <w:hideMark/>
          </w:tcPr>
          <w:p w14:paraId="1FDB6744" w14:textId="77777777" w:rsidR="00E40265" w:rsidRPr="00E40265" w:rsidRDefault="00E40265" w:rsidP="00E40265">
            <w:pPr>
              <w:pStyle w:val="KeinLeerraum"/>
              <w:rPr>
                <w:noProof/>
                <w:sz w:val="18"/>
                <w:szCs w:val="18"/>
                <w:lang w:val="de-CH"/>
              </w:rPr>
            </w:pPr>
            <w:r w:rsidRPr="00E40265">
              <w:rPr>
                <w:noProof/>
                <w:sz w:val="18"/>
                <w:szCs w:val="18"/>
                <w:lang w:val="de-CH"/>
              </w:rPr>
              <w:t>knows_mordern_method</w:t>
            </w:r>
          </w:p>
        </w:tc>
        <w:tc>
          <w:tcPr>
            <w:tcW w:w="5808" w:type="dxa"/>
            <w:tcBorders>
              <w:top w:val="nil"/>
              <w:left w:val="nil"/>
              <w:bottom w:val="nil"/>
              <w:right w:val="nil"/>
            </w:tcBorders>
            <w:shd w:val="clear" w:color="auto" w:fill="auto"/>
            <w:noWrap/>
            <w:vAlign w:val="bottom"/>
            <w:hideMark/>
          </w:tcPr>
          <w:p w14:paraId="3F155E04" w14:textId="77777777" w:rsidR="00E40265" w:rsidRPr="00E40265" w:rsidRDefault="00E40265" w:rsidP="00E40265">
            <w:pPr>
              <w:pStyle w:val="KeinLeerraum"/>
              <w:rPr>
                <w:noProof/>
                <w:sz w:val="18"/>
                <w:szCs w:val="18"/>
                <w:lang w:val="en-US"/>
              </w:rPr>
            </w:pPr>
            <w:r w:rsidRPr="00E40265">
              <w:rPr>
                <w:noProof/>
                <w:sz w:val="18"/>
                <w:szCs w:val="18"/>
                <w:lang w:val="en-US"/>
              </w:rPr>
              <w:t>binary, 1 if women knows modern method for contraception</w:t>
            </w:r>
          </w:p>
        </w:tc>
        <w:tc>
          <w:tcPr>
            <w:tcW w:w="1805" w:type="dxa"/>
            <w:tcBorders>
              <w:top w:val="nil"/>
              <w:left w:val="nil"/>
              <w:bottom w:val="nil"/>
              <w:right w:val="nil"/>
            </w:tcBorders>
            <w:shd w:val="clear" w:color="auto" w:fill="auto"/>
            <w:noWrap/>
            <w:vAlign w:val="bottom"/>
          </w:tcPr>
          <w:p w14:paraId="31C48FC7" w14:textId="28B0B6A8" w:rsidR="00E40265" w:rsidRPr="00E40265" w:rsidRDefault="00E40265" w:rsidP="00E40265">
            <w:pPr>
              <w:pStyle w:val="KeinLeerraum"/>
              <w:rPr>
                <w:noProof/>
                <w:sz w:val="18"/>
                <w:szCs w:val="18"/>
                <w:lang w:val="en-US"/>
              </w:rPr>
            </w:pPr>
          </w:p>
        </w:tc>
        <w:tc>
          <w:tcPr>
            <w:tcW w:w="146" w:type="dxa"/>
            <w:vAlign w:val="center"/>
            <w:hideMark/>
          </w:tcPr>
          <w:p w14:paraId="2F63BFA6" w14:textId="77777777" w:rsidR="00E40265" w:rsidRPr="00E40265" w:rsidRDefault="00E40265" w:rsidP="00E40265">
            <w:pPr>
              <w:pStyle w:val="KeinLeerraum"/>
              <w:rPr>
                <w:noProof/>
                <w:sz w:val="18"/>
                <w:szCs w:val="18"/>
                <w:lang w:val="en-US"/>
              </w:rPr>
            </w:pPr>
          </w:p>
        </w:tc>
        <w:tc>
          <w:tcPr>
            <w:tcW w:w="146" w:type="dxa"/>
            <w:vAlign w:val="center"/>
            <w:hideMark/>
          </w:tcPr>
          <w:p w14:paraId="20BC0851" w14:textId="77777777" w:rsidR="00E40265" w:rsidRPr="00E40265" w:rsidRDefault="00E40265" w:rsidP="00E40265">
            <w:pPr>
              <w:pStyle w:val="KeinLeerraum"/>
              <w:rPr>
                <w:noProof/>
                <w:sz w:val="18"/>
                <w:szCs w:val="18"/>
                <w:lang w:val="en-US"/>
              </w:rPr>
            </w:pPr>
          </w:p>
        </w:tc>
      </w:tr>
      <w:tr w:rsidR="00E40265" w:rsidRPr="008277EA" w14:paraId="64EBC4E5" w14:textId="77777777" w:rsidTr="008277EA">
        <w:trPr>
          <w:trHeight w:val="290"/>
        </w:trPr>
        <w:tc>
          <w:tcPr>
            <w:tcW w:w="2750" w:type="dxa"/>
            <w:tcBorders>
              <w:top w:val="nil"/>
              <w:left w:val="nil"/>
              <w:bottom w:val="nil"/>
              <w:right w:val="nil"/>
            </w:tcBorders>
            <w:shd w:val="clear" w:color="auto" w:fill="auto"/>
            <w:noWrap/>
            <w:vAlign w:val="bottom"/>
            <w:hideMark/>
          </w:tcPr>
          <w:p w14:paraId="222FC253" w14:textId="77777777" w:rsidR="00E40265" w:rsidRPr="00E40265" w:rsidRDefault="00E40265" w:rsidP="00E40265">
            <w:pPr>
              <w:pStyle w:val="KeinLeerraum"/>
              <w:rPr>
                <w:noProof/>
                <w:sz w:val="18"/>
                <w:szCs w:val="18"/>
                <w:lang w:val="de-CH"/>
              </w:rPr>
            </w:pPr>
            <w:r w:rsidRPr="00E40265">
              <w:rPr>
                <w:noProof/>
                <w:sz w:val="18"/>
                <w:szCs w:val="18"/>
                <w:lang w:val="de-CH"/>
              </w:rPr>
              <w:t>contraceptive_health_care</w:t>
            </w:r>
          </w:p>
        </w:tc>
        <w:tc>
          <w:tcPr>
            <w:tcW w:w="5808" w:type="dxa"/>
            <w:tcBorders>
              <w:top w:val="nil"/>
              <w:left w:val="nil"/>
              <w:bottom w:val="nil"/>
              <w:right w:val="nil"/>
            </w:tcBorders>
            <w:shd w:val="clear" w:color="auto" w:fill="auto"/>
            <w:noWrap/>
            <w:vAlign w:val="bottom"/>
            <w:hideMark/>
          </w:tcPr>
          <w:p w14:paraId="1D3E9CF5" w14:textId="77777777" w:rsidR="00E40265" w:rsidRPr="00E40265" w:rsidRDefault="00E40265" w:rsidP="00E40265">
            <w:pPr>
              <w:pStyle w:val="KeinLeerraum"/>
              <w:rPr>
                <w:noProof/>
                <w:sz w:val="18"/>
                <w:szCs w:val="18"/>
                <w:lang w:val="en-US"/>
              </w:rPr>
            </w:pPr>
            <w:r w:rsidRPr="00E40265">
              <w:rPr>
                <w:noProof/>
                <w:sz w:val="18"/>
                <w:szCs w:val="18"/>
                <w:lang w:val="en-US"/>
              </w:rPr>
              <w:t>binary, 1 if contraceptive requires access to health facility</w:t>
            </w:r>
          </w:p>
        </w:tc>
        <w:tc>
          <w:tcPr>
            <w:tcW w:w="1805" w:type="dxa"/>
            <w:tcBorders>
              <w:top w:val="nil"/>
              <w:left w:val="nil"/>
              <w:bottom w:val="nil"/>
              <w:right w:val="nil"/>
            </w:tcBorders>
            <w:shd w:val="clear" w:color="auto" w:fill="auto"/>
            <w:noWrap/>
            <w:vAlign w:val="bottom"/>
          </w:tcPr>
          <w:p w14:paraId="06181C54" w14:textId="1E5C0EFE" w:rsidR="00E40265" w:rsidRPr="00E40265" w:rsidRDefault="00E40265" w:rsidP="00E40265">
            <w:pPr>
              <w:pStyle w:val="KeinLeerraum"/>
              <w:rPr>
                <w:noProof/>
                <w:sz w:val="18"/>
                <w:szCs w:val="18"/>
                <w:lang w:val="en-US"/>
              </w:rPr>
            </w:pPr>
          </w:p>
        </w:tc>
        <w:tc>
          <w:tcPr>
            <w:tcW w:w="146" w:type="dxa"/>
            <w:vAlign w:val="center"/>
            <w:hideMark/>
          </w:tcPr>
          <w:p w14:paraId="2D9045EC" w14:textId="77777777" w:rsidR="00E40265" w:rsidRPr="00E40265" w:rsidRDefault="00E40265" w:rsidP="00E40265">
            <w:pPr>
              <w:pStyle w:val="KeinLeerraum"/>
              <w:rPr>
                <w:noProof/>
                <w:sz w:val="18"/>
                <w:szCs w:val="18"/>
                <w:lang w:val="en-US"/>
              </w:rPr>
            </w:pPr>
          </w:p>
        </w:tc>
        <w:tc>
          <w:tcPr>
            <w:tcW w:w="146" w:type="dxa"/>
            <w:vAlign w:val="center"/>
            <w:hideMark/>
          </w:tcPr>
          <w:p w14:paraId="12D733D2" w14:textId="77777777" w:rsidR="00E40265" w:rsidRPr="00E40265" w:rsidRDefault="00E40265" w:rsidP="00E40265">
            <w:pPr>
              <w:pStyle w:val="KeinLeerraum"/>
              <w:rPr>
                <w:noProof/>
                <w:sz w:val="18"/>
                <w:szCs w:val="18"/>
                <w:lang w:val="en-US"/>
              </w:rPr>
            </w:pPr>
          </w:p>
        </w:tc>
      </w:tr>
      <w:tr w:rsidR="00E40265" w:rsidRPr="008277EA" w14:paraId="1841CAE1" w14:textId="77777777" w:rsidTr="008277EA">
        <w:trPr>
          <w:trHeight w:val="290"/>
        </w:trPr>
        <w:tc>
          <w:tcPr>
            <w:tcW w:w="2750" w:type="dxa"/>
            <w:tcBorders>
              <w:top w:val="nil"/>
              <w:left w:val="nil"/>
              <w:bottom w:val="nil"/>
              <w:right w:val="nil"/>
            </w:tcBorders>
            <w:shd w:val="clear" w:color="auto" w:fill="auto"/>
            <w:noWrap/>
            <w:vAlign w:val="bottom"/>
            <w:hideMark/>
          </w:tcPr>
          <w:p w14:paraId="43ED7B94" w14:textId="77777777" w:rsidR="00E40265" w:rsidRPr="00E40265" w:rsidRDefault="00E40265" w:rsidP="00E40265">
            <w:pPr>
              <w:pStyle w:val="KeinLeerraum"/>
              <w:rPr>
                <w:noProof/>
                <w:sz w:val="18"/>
                <w:szCs w:val="18"/>
                <w:lang w:val="de-CH"/>
              </w:rPr>
            </w:pPr>
            <w:r w:rsidRPr="00E40265">
              <w:rPr>
                <w:noProof/>
                <w:sz w:val="18"/>
                <w:szCs w:val="18"/>
                <w:lang w:val="de-CH"/>
              </w:rPr>
              <w:t>smokes</w:t>
            </w:r>
          </w:p>
        </w:tc>
        <w:tc>
          <w:tcPr>
            <w:tcW w:w="5808" w:type="dxa"/>
            <w:tcBorders>
              <w:top w:val="nil"/>
              <w:left w:val="nil"/>
              <w:bottom w:val="nil"/>
              <w:right w:val="nil"/>
            </w:tcBorders>
            <w:shd w:val="clear" w:color="auto" w:fill="auto"/>
            <w:noWrap/>
            <w:vAlign w:val="bottom"/>
            <w:hideMark/>
          </w:tcPr>
          <w:p w14:paraId="08AAB64F" w14:textId="77777777" w:rsidR="00E40265" w:rsidRPr="00E40265" w:rsidRDefault="00E40265" w:rsidP="00E40265">
            <w:pPr>
              <w:pStyle w:val="KeinLeerraum"/>
              <w:rPr>
                <w:noProof/>
                <w:sz w:val="18"/>
                <w:szCs w:val="18"/>
                <w:lang w:val="en-US"/>
              </w:rPr>
            </w:pPr>
            <w:r w:rsidRPr="00E40265">
              <w:rPr>
                <w:noProof/>
                <w:sz w:val="18"/>
                <w:szCs w:val="18"/>
                <w:lang w:val="en-US"/>
              </w:rPr>
              <w:t>binary, 1 if women smokes any cigarette or tobacco</w:t>
            </w:r>
          </w:p>
        </w:tc>
        <w:tc>
          <w:tcPr>
            <w:tcW w:w="1805" w:type="dxa"/>
            <w:tcBorders>
              <w:top w:val="nil"/>
              <w:left w:val="nil"/>
              <w:bottom w:val="nil"/>
              <w:right w:val="nil"/>
            </w:tcBorders>
            <w:shd w:val="clear" w:color="auto" w:fill="auto"/>
            <w:noWrap/>
            <w:vAlign w:val="bottom"/>
          </w:tcPr>
          <w:p w14:paraId="1820AA80" w14:textId="4CB7F672" w:rsidR="00E40265" w:rsidRPr="00E40265" w:rsidRDefault="00E40265" w:rsidP="00E40265">
            <w:pPr>
              <w:pStyle w:val="KeinLeerraum"/>
              <w:rPr>
                <w:noProof/>
                <w:sz w:val="18"/>
                <w:szCs w:val="18"/>
                <w:lang w:val="en-US"/>
              </w:rPr>
            </w:pPr>
          </w:p>
        </w:tc>
        <w:tc>
          <w:tcPr>
            <w:tcW w:w="146" w:type="dxa"/>
            <w:vAlign w:val="center"/>
            <w:hideMark/>
          </w:tcPr>
          <w:p w14:paraId="18BBA3D2" w14:textId="77777777" w:rsidR="00E40265" w:rsidRPr="00E40265" w:rsidRDefault="00E40265" w:rsidP="00E40265">
            <w:pPr>
              <w:pStyle w:val="KeinLeerraum"/>
              <w:rPr>
                <w:noProof/>
                <w:sz w:val="18"/>
                <w:szCs w:val="18"/>
                <w:lang w:val="en-US"/>
              </w:rPr>
            </w:pPr>
          </w:p>
        </w:tc>
        <w:tc>
          <w:tcPr>
            <w:tcW w:w="146" w:type="dxa"/>
            <w:vAlign w:val="center"/>
            <w:hideMark/>
          </w:tcPr>
          <w:p w14:paraId="718862C3" w14:textId="77777777" w:rsidR="00E40265" w:rsidRPr="00E40265" w:rsidRDefault="00E40265" w:rsidP="00E40265">
            <w:pPr>
              <w:pStyle w:val="KeinLeerraum"/>
              <w:rPr>
                <w:noProof/>
                <w:sz w:val="18"/>
                <w:szCs w:val="18"/>
                <w:lang w:val="en-US"/>
              </w:rPr>
            </w:pPr>
          </w:p>
        </w:tc>
      </w:tr>
      <w:tr w:rsidR="00E40265" w:rsidRPr="008277EA" w14:paraId="7073C1FF" w14:textId="77777777" w:rsidTr="008277EA">
        <w:trPr>
          <w:trHeight w:val="290"/>
        </w:trPr>
        <w:tc>
          <w:tcPr>
            <w:tcW w:w="2750" w:type="dxa"/>
            <w:tcBorders>
              <w:top w:val="nil"/>
              <w:left w:val="nil"/>
              <w:bottom w:val="nil"/>
              <w:right w:val="nil"/>
            </w:tcBorders>
            <w:shd w:val="clear" w:color="auto" w:fill="auto"/>
            <w:noWrap/>
            <w:vAlign w:val="bottom"/>
            <w:hideMark/>
          </w:tcPr>
          <w:p w14:paraId="2F10CCEA" w14:textId="77777777" w:rsidR="00E40265" w:rsidRPr="00E40265" w:rsidRDefault="00E40265" w:rsidP="00E40265">
            <w:pPr>
              <w:pStyle w:val="KeinLeerraum"/>
              <w:rPr>
                <w:noProof/>
                <w:sz w:val="18"/>
                <w:szCs w:val="18"/>
                <w:lang w:val="de-CH"/>
              </w:rPr>
            </w:pPr>
            <w:r w:rsidRPr="00E40265">
              <w:rPr>
                <w:noProof/>
                <w:sz w:val="18"/>
                <w:szCs w:val="18"/>
                <w:lang w:val="de-CH"/>
              </w:rPr>
              <w:t>fertility_HH</w:t>
            </w:r>
          </w:p>
        </w:tc>
        <w:tc>
          <w:tcPr>
            <w:tcW w:w="5808" w:type="dxa"/>
            <w:tcBorders>
              <w:top w:val="nil"/>
              <w:left w:val="nil"/>
              <w:bottom w:val="nil"/>
              <w:right w:val="nil"/>
            </w:tcBorders>
            <w:shd w:val="clear" w:color="auto" w:fill="auto"/>
            <w:noWrap/>
            <w:vAlign w:val="bottom"/>
            <w:hideMark/>
          </w:tcPr>
          <w:p w14:paraId="3292092C" w14:textId="77777777" w:rsidR="00E40265" w:rsidRPr="00E40265" w:rsidRDefault="00E40265" w:rsidP="00E40265">
            <w:pPr>
              <w:pStyle w:val="KeinLeerraum"/>
              <w:rPr>
                <w:noProof/>
                <w:sz w:val="18"/>
                <w:szCs w:val="18"/>
                <w:lang w:val="en-US"/>
              </w:rPr>
            </w:pPr>
            <w:r w:rsidRPr="00E40265">
              <w:rPr>
                <w:noProof/>
                <w:sz w:val="18"/>
                <w:szCs w:val="18"/>
                <w:lang w:val="en-US"/>
              </w:rPr>
              <w:t>binary, 1 if household wants to have another baby</w:t>
            </w:r>
          </w:p>
        </w:tc>
        <w:tc>
          <w:tcPr>
            <w:tcW w:w="1805" w:type="dxa"/>
            <w:tcBorders>
              <w:top w:val="nil"/>
              <w:left w:val="nil"/>
              <w:bottom w:val="nil"/>
              <w:right w:val="nil"/>
            </w:tcBorders>
            <w:shd w:val="clear" w:color="auto" w:fill="auto"/>
            <w:noWrap/>
            <w:vAlign w:val="bottom"/>
          </w:tcPr>
          <w:p w14:paraId="2776A07F" w14:textId="48765AE4" w:rsidR="00E40265" w:rsidRPr="00E40265" w:rsidRDefault="00E40265" w:rsidP="00E40265">
            <w:pPr>
              <w:pStyle w:val="KeinLeerraum"/>
              <w:rPr>
                <w:noProof/>
                <w:sz w:val="18"/>
                <w:szCs w:val="18"/>
                <w:lang w:val="en-US"/>
              </w:rPr>
            </w:pPr>
          </w:p>
        </w:tc>
        <w:tc>
          <w:tcPr>
            <w:tcW w:w="146" w:type="dxa"/>
            <w:vAlign w:val="center"/>
            <w:hideMark/>
          </w:tcPr>
          <w:p w14:paraId="1F799C20" w14:textId="77777777" w:rsidR="00E40265" w:rsidRPr="00E40265" w:rsidRDefault="00E40265" w:rsidP="00E40265">
            <w:pPr>
              <w:pStyle w:val="KeinLeerraum"/>
              <w:rPr>
                <w:noProof/>
                <w:sz w:val="18"/>
                <w:szCs w:val="18"/>
                <w:lang w:val="en-US"/>
              </w:rPr>
            </w:pPr>
          </w:p>
        </w:tc>
        <w:tc>
          <w:tcPr>
            <w:tcW w:w="146" w:type="dxa"/>
            <w:vAlign w:val="center"/>
            <w:hideMark/>
          </w:tcPr>
          <w:p w14:paraId="1767494D" w14:textId="77777777" w:rsidR="00E40265" w:rsidRPr="00E40265" w:rsidRDefault="00E40265" w:rsidP="00E40265">
            <w:pPr>
              <w:pStyle w:val="KeinLeerraum"/>
              <w:rPr>
                <w:noProof/>
                <w:sz w:val="18"/>
                <w:szCs w:val="18"/>
                <w:lang w:val="en-US"/>
              </w:rPr>
            </w:pPr>
          </w:p>
        </w:tc>
      </w:tr>
      <w:tr w:rsidR="00E40265" w:rsidRPr="008277EA" w14:paraId="2E92904D" w14:textId="77777777" w:rsidTr="008277EA">
        <w:trPr>
          <w:trHeight w:val="290"/>
        </w:trPr>
        <w:tc>
          <w:tcPr>
            <w:tcW w:w="2750" w:type="dxa"/>
            <w:tcBorders>
              <w:top w:val="nil"/>
              <w:left w:val="nil"/>
              <w:bottom w:val="nil"/>
              <w:right w:val="nil"/>
            </w:tcBorders>
            <w:shd w:val="clear" w:color="auto" w:fill="auto"/>
            <w:noWrap/>
            <w:vAlign w:val="bottom"/>
            <w:hideMark/>
          </w:tcPr>
          <w:p w14:paraId="23E6483A" w14:textId="77777777" w:rsidR="00E40265" w:rsidRPr="00E40265" w:rsidRDefault="00E40265" w:rsidP="00E40265">
            <w:pPr>
              <w:pStyle w:val="KeinLeerraum"/>
              <w:rPr>
                <w:noProof/>
                <w:sz w:val="18"/>
                <w:szCs w:val="18"/>
                <w:lang w:val="de-CH"/>
              </w:rPr>
            </w:pPr>
            <w:r w:rsidRPr="00E40265">
              <w:rPr>
                <w:noProof/>
                <w:sz w:val="18"/>
                <w:szCs w:val="18"/>
                <w:lang w:val="de-CH"/>
              </w:rPr>
              <w:t>currently_working</w:t>
            </w:r>
          </w:p>
        </w:tc>
        <w:tc>
          <w:tcPr>
            <w:tcW w:w="5808" w:type="dxa"/>
            <w:tcBorders>
              <w:top w:val="nil"/>
              <w:left w:val="nil"/>
              <w:bottom w:val="nil"/>
              <w:right w:val="nil"/>
            </w:tcBorders>
            <w:shd w:val="clear" w:color="auto" w:fill="auto"/>
            <w:noWrap/>
            <w:vAlign w:val="bottom"/>
            <w:hideMark/>
          </w:tcPr>
          <w:p w14:paraId="546DA4D2" w14:textId="77777777" w:rsidR="00E40265" w:rsidRPr="00E40265" w:rsidRDefault="00E40265" w:rsidP="00E40265">
            <w:pPr>
              <w:pStyle w:val="KeinLeerraum"/>
              <w:rPr>
                <w:noProof/>
                <w:sz w:val="18"/>
                <w:szCs w:val="18"/>
                <w:lang w:val="en-US"/>
              </w:rPr>
            </w:pPr>
            <w:r w:rsidRPr="00E40265">
              <w:rPr>
                <w:noProof/>
                <w:sz w:val="18"/>
                <w:szCs w:val="18"/>
                <w:lang w:val="en-US"/>
              </w:rPr>
              <w:t>binary, 1 if women is currently working</w:t>
            </w:r>
          </w:p>
        </w:tc>
        <w:tc>
          <w:tcPr>
            <w:tcW w:w="1805" w:type="dxa"/>
            <w:tcBorders>
              <w:top w:val="nil"/>
              <w:left w:val="nil"/>
              <w:bottom w:val="nil"/>
              <w:right w:val="nil"/>
            </w:tcBorders>
            <w:shd w:val="clear" w:color="auto" w:fill="auto"/>
            <w:noWrap/>
            <w:vAlign w:val="bottom"/>
          </w:tcPr>
          <w:p w14:paraId="0D58FEA2" w14:textId="7F89B0BF" w:rsidR="00E40265" w:rsidRPr="00E40265" w:rsidRDefault="00E40265" w:rsidP="00E40265">
            <w:pPr>
              <w:pStyle w:val="KeinLeerraum"/>
              <w:rPr>
                <w:noProof/>
                <w:sz w:val="18"/>
                <w:szCs w:val="18"/>
                <w:lang w:val="en-US"/>
              </w:rPr>
            </w:pPr>
          </w:p>
        </w:tc>
        <w:tc>
          <w:tcPr>
            <w:tcW w:w="146" w:type="dxa"/>
            <w:vAlign w:val="center"/>
            <w:hideMark/>
          </w:tcPr>
          <w:p w14:paraId="2617DC08" w14:textId="77777777" w:rsidR="00E40265" w:rsidRPr="00E40265" w:rsidRDefault="00E40265" w:rsidP="00E40265">
            <w:pPr>
              <w:pStyle w:val="KeinLeerraum"/>
              <w:rPr>
                <w:noProof/>
                <w:sz w:val="18"/>
                <w:szCs w:val="18"/>
                <w:lang w:val="en-US"/>
              </w:rPr>
            </w:pPr>
          </w:p>
        </w:tc>
        <w:tc>
          <w:tcPr>
            <w:tcW w:w="146" w:type="dxa"/>
            <w:vAlign w:val="center"/>
            <w:hideMark/>
          </w:tcPr>
          <w:p w14:paraId="7C60F48C" w14:textId="77777777" w:rsidR="00E40265" w:rsidRPr="00E40265" w:rsidRDefault="00E40265" w:rsidP="00E40265">
            <w:pPr>
              <w:pStyle w:val="KeinLeerraum"/>
              <w:rPr>
                <w:noProof/>
                <w:sz w:val="18"/>
                <w:szCs w:val="18"/>
                <w:lang w:val="en-US"/>
              </w:rPr>
            </w:pPr>
          </w:p>
        </w:tc>
      </w:tr>
      <w:tr w:rsidR="00E40265" w:rsidRPr="008277EA" w14:paraId="3629780C" w14:textId="77777777" w:rsidTr="008277EA">
        <w:trPr>
          <w:trHeight w:val="290"/>
        </w:trPr>
        <w:tc>
          <w:tcPr>
            <w:tcW w:w="2750" w:type="dxa"/>
            <w:tcBorders>
              <w:top w:val="nil"/>
              <w:left w:val="nil"/>
              <w:bottom w:val="nil"/>
              <w:right w:val="nil"/>
            </w:tcBorders>
            <w:shd w:val="clear" w:color="auto" w:fill="auto"/>
            <w:noWrap/>
            <w:vAlign w:val="bottom"/>
            <w:hideMark/>
          </w:tcPr>
          <w:p w14:paraId="47B6B41C" w14:textId="77777777" w:rsidR="00E40265" w:rsidRPr="00E40265" w:rsidRDefault="00E40265" w:rsidP="00E40265">
            <w:pPr>
              <w:pStyle w:val="KeinLeerraum"/>
              <w:rPr>
                <w:noProof/>
                <w:sz w:val="18"/>
                <w:szCs w:val="18"/>
                <w:lang w:val="de-CH"/>
              </w:rPr>
            </w:pPr>
            <w:r w:rsidRPr="00E40265">
              <w:rPr>
                <w:noProof/>
                <w:sz w:val="18"/>
                <w:szCs w:val="18"/>
                <w:lang w:val="de-CH"/>
              </w:rPr>
              <w:t>female_spend_earnings</w:t>
            </w:r>
          </w:p>
        </w:tc>
        <w:tc>
          <w:tcPr>
            <w:tcW w:w="5808" w:type="dxa"/>
            <w:tcBorders>
              <w:top w:val="nil"/>
              <w:left w:val="nil"/>
              <w:bottom w:val="nil"/>
              <w:right w:val="nil"/>
            </w:tcBorders>
            <w:shd w:val="clear" w:color="auto" w:fill="auto"/>
            <w:noWrap/>
            <w:vAlign w:val="bottom"/>
            <w:hideMark/>
          </w:tcPr>
          <w:p w14:paraId="472883B8" w14:textId="77777777" w:rsidR="00E40265" w:rsidRPr="00E40265" w:rsidRDefault="00E40265" w:rsidP="00E40265">
            <w:pPr>
              <w:pStyle w:val="KeinLeerraum"/>
              <w:rPr>
                <w:noProof/>
                <w:sz w:val="18"/>
                <w:szCs w:val="18"/>
                <w:lang w:val="en-US"/>
              </w:rPr>
            </w:pPr>
            <w:r w:rsidRPr="00E40265">
              <w:rPr>
                <w:noProof/>
                <w:sz w:val="18"/>
                <w:szCs w:val="18"/>
                <w:lang w:val="en-US"/>
              </w:rPr>
              <w:t>binary, 1 if women decides on earnings</w:t>
            </w:r>
          </w:p>
        </w:tc>
        <w:tc>
          <w:tcPr>
            <w:tcW w:w="1805" w:type="dxa"/>
            <w:tcBorders>
              <w:top w:val="nil"/>
              <w:left w:val="nil"/>
              <w:bottom w:val="nil"/>
              <w:right w:val="nil"/>
            </w:tcBorders>
            <w:shd w:val="clear" w:color="auto" w:fill="auto"/>
            <w:noWrap/>
            <w:vAlign w:val="bottom"/>
          </w:tcPr>
          <w:p w14:paraId="7851F2BF" w14:textId="604E7A02" w:rsidR="00E40265" w:rsidRPr="00E40265" w:rsidRDefault="00E40265" w:rsidP="00E40265">
            <w:pPr>
              <w:pStyle w:val="KeinLeerraum"/>
              <w:rPr>
                <w:noProof/>
                <w:sz w:val="18"/>
                <w:szCs w:val="18"/>
                <w:lang w:val="en-US"/>
              </w:rPr>
            </w:pPr>
          </w:p>
        </w:tc>
        <w:tc>
          <w:tcPr>
            <w:tcW w:w="146" w:type="dxa"/>
            <w:vAlign w:val="center"/>
            <w:hideMark/>
          </w:tcPr>
          <w:p w14:paraId="2B5928FD" w14:textId="77777777" w:rsidR="00E40265" w:rsidRPr="00E40265" w:rsidRDefault="00E40265" w:rsidP="00E40265">
            <w:pPr>
              <w:pStyle w:val="KeinLeerraum"/>
              <w:rPr>
                <w:noProof/>
                <w:sz w:val="18"/>
                <w:szCs w:val="18"/>
                <w:lang w:val="en-US"/>
              </w:rPr>
            </w:pPr>
          </w:p>
        </w:tc>
        <w:tc>
          <w:tcPr>
            <w:tcW w:w="146" w:type="dxa"/>
            <w:vAlign w:val="center"/>
            <w:hideMark/>
          </w:tcPr>
          <w:p w14:paraId="16863845" w14:textId="77777777" w:rsidR="00E40265" w:rsidRPr="00E40265" w:rsidRDefault="00E40265" w:rsidP="00E40265">
            <w:pPr>
              <w:pStyle w:val="KeinLeerraum"/>
              <w:rPr>
                <w:noProof/>
                <w:sz w:val="18"/>
                <w:szCs w:val="18"/>
                <w:lang w:val="en-US"/>
              </w:rPr>
            </w:pPr>
          </w:p>
        </w:tc>
      </w:tr>
      <w:tr w:rsidR="00E40265" w:rsidRPr="008277EA" w14:paraId="3FD104BD" w14:textId="77777777" w:rsidTr="008277EA">
        <w:trPr>
          <w:trHeight w:val="290"/>
        </w:trPr>
        <w:tc>
          <w:tcPr>
            <w:tcW w:w="2750" w:type="dxa"/>
            <w:tcBorders>
              <w:top w:val="nil"/>
              <w:left w:val="nil"/>
              <w:bottom w:val="nil"/>
              <w:right w:val="nil"/>
            </w:tcBorders>
            <w:shd w:val="clear" w:color="auto" w:fill="auto"/>
            <w:noWrap/>
            <w:vAlign w:val="bottom"/>
            <w:hideMark/>
          </w:tcPr>
          <w:p w14:paraId="6FEF3B0C" w14:textId="77777777" w:rsidR="00E40265" w:rsidRPr="00E40265" w:rsidRDefault="00E40265" w:rsidP="00E40265">
            <w:pPr>
              <w:pStyle w:val="KeinLeerraum"/>
              <w:rPr>
                <w:noProof/>
                <w:sz w:val="18"/>
                <w:szCs w:val="18"/>
                <w:lang w:val="de-CH"/>
              </w:rPr>
            </w:pPr>
            <w:r w:rsidRPr="00E40265">
              <w:rPr>
                <w:noProof/>
                <w:sz w:val="18"/>
                <w:szCs w:val="18"/>
                <w:lang w:val="de-CH"/>
              </w:rPr>
              <w:t>female_spend_health_care</w:t>
            </w:r>
          </w:p>
        </w:tc>
        <w:tc>
          <w:tcPr>
            <w:tcW w:w="5808" w:type="dxa"/>
            <w:tcBorders>
              <w:top w:val="nil"/>
              <w:left w:val="nil"/>
              <w:bottom w:val="nil"/>
              <w:right w:val="nil"/>
            </w:tcBorders>
            <w:shd w:val="clear" w:color="auto" w:fill="auto"/>
            <w:noWrap/>
            <w:vAlign w:val="bottom"/>
            <w:hideMark/>
          </w:tcPr>
          <w:p w14:paraId="47B941A1" w14:textId="77777777" w:rsidR="00E40265" w:rsidRPr="00E40265" w:rsidRDefault="00E40265" w:rsidP="00E40265">
            <w:pPr>
              <w:pStyle w:val="KeinLeerraum"/>
              <w:rPr>
                <w:noProof/>
                <w:sz w:val="18"/>
                <w:szCs w:val="18"/>
                <w:lang w:val="en-US"/>
              </w:rPr>
            </w:pPr>
            <w:r w:rsidRPr="00E40265">
              <w:rPr>
                <w:noProof/>
                <w:sz w:val="18"/>
                <w:szCs w:val="18"/>
                <w:lang w:val="en-US"/>
              </w:rPr>
              <w:t>binary, 1 if women decides on health care</w:t>
            </w:r>
          </w:p>
        </w:tc>
        <w:tc>
          <w:tcPr>
            <w:tcW w:w="1805" w:type="dxa"/>
            <w:tcBorders>
              <w:top w:val="nil"/>
              <w:left w:val="nil"/>
              <w:bottom w:val="nil"/>
              <w:right w:val="nil"/>
            </w:tcBorders>
            <w:shd w:val="clear" w:color="auto" w:fill="auto"/>
            <w:noWrap/>
            <w:vAlign w:val="bottom"/>
          </w:tcPr>
          <w:p w14:paraId="2917AA83" w14:textId="3DAB8AD9" w:rsidR="00E40265" w:rsidRPr="00E40265" w:rsidRDefault="00E40265" w:rsidP="00E40265">
            <w:pPr>
              <w:pStyle w:val="KeinLeerraum"/>
              <w:rPr>
                <w:noProof/>
                <w:sz w:val="18"/>
                <w:szCs w:val="18"/>
                <w:lang w:val="en-US"/>
              </w:rPr>
            </w:pPr>
          </w:p>
        </w:tc>
        <w:tc>
          <w:tcPr>
            <w:tcW w:w="146" w:type="dxa"/>
            <w:vAlign w:val="center"/>
            <w:hideMark/>
          </w:tcPr>
          <w:p w14:paraId="562945D6" w14:textId="77777777" w:rsidR="00E40265" w:rsidRPr="00E40265" w:rsidRDefault="00E40265" w:rsidP="00E40265">
            <w:pPr>
              <w:pStyle w:val="KeinLeerraum"/>
              <w:rPr>
                <w:noProof/>
                <w:sz w:val="18"/>
                <w:szCs w:val="18"/>
                <w:lang w:val="en-US"/>
              </w:rPr>
            </w:pPr>
          </w:p>
        </w:tc>
        <w:tc>
          <w:tcPr>
            <w:tcW w:w="146" w:type="dxa"/>
            <w:vAlign w:val="center"/>
            <w:hideMark/>
          </w:tcPr>
          <w:p w14:paraId="08690427" w14:textId="77777777" w:rsidR="00E40265" w:rsidRPr="00E40265" w:rsidRDefault="00E40265" w:rsidP="00E40265">
            <w:pPr>
              <w:pStyle w:val="KeinLeerraum"/>
              <w:rPr>
                <w:noProof/>
                <w:sz w:val="18"/>
                <w:szCs w:val="18"/>
                <w:lang w:val="en-US"/>
              </w:rPr>
            </w:pPr>
          </w:p>
        </w:tc>
      </w:tr>
      <w:tr w:rsidR="00E40265" w:rsidRPr="008277EA" w14:paraId="44A2FFB6" w14:textId="77777777" w:rsidTr="008277EA">
        <w:trPr>
          <w:trHeight w:val="290"/>
        </w:trPr>
        <w:tc>
          <w:tcPr>
            <w:tcW w:w="2750" w:type="dxa"/>
            <w:tcBorders>
              <w:top w:val="nil"/>
              <w:left w:val="nil"/>
              <w:bottom w:val="nil"/>
              <w:right w:val="nil"/>
            </w:tcBorders>
            <w:shd w:val="clear" w:color="auto" w:fill="auto"/>
            <w:noWrap/>
            <w:vAlign w:val="bottom"/>
            <w:hideMark/>
          </w:tcPr>
          <w:p w14:paraId="50AFA5D2" w14:textId="77777777" w:rsidR="00E40265" w:rsidRPr="00E40265" w:rsidRDefault="00E40265" w:rsidP="00E40265">
            <w:pPr>
              <w:pStyle w:val="KeinLeerraum"/>
              <w:rPr>
                <w:noProof/>
                <w:sz w:val="18"/>
                <w:szCs w:val="18"/>
                <w:lang w:val="de-CH"/>
              </w:rPr>
            </w:pPr>
            <w:r w:rsidRPr="00E40265">
              <w:rPr>
                <w:noProof/>
                <w:sz w:val="18"/>
                <w:szCs w:val="18"/>
                <w:lang w:val="de-CH"/>
              </w:rPr>
              <w:t>heard_sti</w:t>
            </w:r>
          </w:p>
        </w:tc>
        <w:tc>
          <w:tcPr>
            <w:tcW w:w="5808" w:type="dxa"/>
            <w:tcBorders>
              <w:top w:val="nil"/>
              <w:left w:val="nil"/>
              <w:bottom w:val="nil"/>
              <w:right w:val="nil"/>
            </w:tcBorders>
            <w:shd w:val="clear" w:color="auto" w:fill="auto"/>
            <w:noWrap/>
            <w:vAlign w:val="bottom"/>
            <w:hideMark/>
          </w:tcPr>
          <w:p w14:paraId="7D7936FC" w14:textId="77777777" w:rsidR="00E40265" w:rsidRPr="00E40265" w:rsidRDefault="00E40265" w:rsidP="00E40265">
            <w:pPr>
              <w:pStyle w:val="KeinLeerraum"/>
              <w:rPr>
                <w:noProof/>
                <w:sz w:val="18"/>
                <w:szCs w:val="18"/>
                <w:lang w:val="en-US"/>
              </w:rPr>
            </w:pPr>
            <w:r w:rsidRPr="00E40265">
              <w:rPr>
                <w:noProof/>
                <w:sz w:val="18"/>
                <w:szCs w:val="18"/>
                <w:lang w:val="en-US"/>
              </w:rPr>
              <w:t>binary, 1 if women heard of STI</w:t>
            </w:r>
          </w:p>
        </w:tc>
        <w:tc>
          <w:tcPr>
            <w:tcW w:w="1805" w:type="dxa"/>
            <w:tcBorders>
              <w:top w:val="nil"/>
              <w:left w:val="nil"/>
              <w:bottom w:val="nil"/>
              <w:right w:val="nil"/>
            </w:tcBorders>
            <w:shd w:val="clear" w:color="auto" w:fill="auto"/>
            <w:noWrap/>
            <w:vAlign w:val="bottom"/>
          </w:tcPr>
          <w:p w14:paraId="2E3F6F9D" w14:textId="78FA84CA" w:rsidR="00E40265" w:rsidRPr="00E40265" w:rsidRDefault="00E40265" w:rsidP="00E40265">
            <w:pPr>
              <w:pStyle w:val="KeinLeerraum"/>
              <w:rPr>
                <w:noProof/>
                <w:sz w:val="18"/>
                <w:szCs w:val="18"/>
                <w:lang w:val="en-US"/>
              </w:rPr>
            </w:pPr>
          </w:p>
        </w:tc>
        <w:tc>
          <w:tcPr>
            <w:tcW w:w="146" w:type="dxa"/>
            <w:vAlign w:val="center"/>
            <w:hideMark/>
          </w:tcPr>
          <w:p w14:paraId="4FE59265" w14:textId="77777777" w:rsidR="00E40265" w:rsidRPr="00E40265" w:rsidRDefault="00E40265" w:rsidP="00E40265">
            <w:pPr>
              <w:pStyle w:val="KeinLeerraum"/>
              <w:rPr>
                <w:noProof/>
                <w:sz w:val="18"/>
                <w:szCs w:val="18"/>
                <w:lang w:val="en-US"/>
              </w:rPr>
            </w:pPr>
          </w:p>
        </w:tc>
        <w:tc>
          <w:tcPr>
            <w:tcW w:w="146" w:type="dxa"/>
            <w:vAlign w:val="center"/>
            <w:hideMark/>
          </w:tcPr>
          <w:p w14:paraId="352E19DD" w14:textId="77777777" w:rsidR="00E40265" w:rsidRPr="00E40265" w:rsidRDefault="00E40265" w:rsidP="00E40265">
            <w:pPr>
              <w:pStyle w:val="KeinLeerraum"/>
              <w:rPr>
                <w:noProof/>
                <w:sz w:val="18"/>
                <w:szCs w:val="18"/>
                <w:lang w:val="en-US"/>
              </w:rPr>
            </w:pPr>
          </w:p>
        </w:tc>
      </w:tr>
      <w:tr w:rsidR="00E40265" w:rsidRPr="008277EA" w14:paraId="006737CD" w14:textId="77777777" w:rsidTr="008277EA">
        <w:trPr>
          <w:trHeight w:val="290"/>
        </w:trPr>
        <w:tc>
          <w:tcPr>
            <w:tcW w:w="2750" w:type="dxa"/>
            <w:tcBorders>
              <w:top w:val="nil"/>
              <w:left w:val="nil"/>
              <w:bottom w:val="nil"/>
              <w:right w:val="nil"/>
            </w:tcBorders>
            <w:shd w:val="clear" w:color="auto" w:fill="auto"/>
            <w:noWrap/>
            <w:vAlign w:val="bottom"/>
            <w:hideMark/>
          </w:tcPr>
          <w:p w14:paraId="3C38CD72" w14:textId="77777777" w:rsidR="00E40265" w:rsidRPr="00E40265" w:rsidRDefault="00E40265" w:rsidP="00E40265">
            <w:pPr>
              <w:pStyle w:val="KeinLeerraum"/>
              <w:rPr>
                <w:noProof/>
                <w:sz w:val="18"/>
                <w:szCs w:val="18"/>
                <w:lang w:val="de-CH"/>
              </w:rPr>
            </w:pPr>
            <w:r w:rsidRPr="00E40265">
              <w:rPr>
                <w:noProof/>
                <w:sz w:val="18"/>
                <w:szCs w:val="18"/>
                <w:lang w:val="de-CH"/>
              </w:rPr>
              <w:t>tested_HIV</w:t>
            </w:r>
          </w:p>
        </w:tc>
        <w:tc>
          <w:tcPr>
            <w:tcW w:w="5808" w:type="dxa"/>
            <w:tcBorders>
              <w:top w:val="nil"/>
              <w:left w:val="nil"/>
              <w:bottom w:val="nil"/>
              <w:right w:val="nil"/>
            </w:tcBorders>
            <w:shd w:val="clear" w:color="auto" w:fill="auto"/>
            <w:noWrap/>
            <w:vAlign w:val="bottom"/>
            <w:hideMark/>
          </w:tcPr>
          <w:p w14:paraId="6A2E7091" w14:textId="77777777" w:rsidR="00E40265" w:rsidRPr="00E40265" w:rsidRDefault="00E40265" w:rsidP="00E40265">
            <w:pPr>
              <w:pStyle w:val="KeinLeerraum"/>
              <w:rPr>
                <w:noProof/>
                <w:sz w:val="18"/>
                <w:szCs w:val="18"/>
                <w:lang w:val="en-US"/>
              </w:rPr>
            </w:pPr>
            <w:r w:rsidRPr="00E40265">
              <w:rPr>
                <w:noProof/>
                <w:sz w:val="18"/>
                <w:szCs w:val="18"/>
                <w:lang w:val="en-US"/>
              </w:rPr>
              <w:t>binary, 1 if women tested for HIV</w:t>
            </w:r>
          </w:p>
        </w:tc>
        <w:tc>
          <w:tcPr>
            <w:tcW w:w="1805" w:type="dxa"/>
            <w:tcBorders>
              <w:top w:val="nil"/>
              <w:left w:val="nil"/>
              <w:bottom w:val="nil"/>
              <w:right w:val="nil"/>
            </w:tcBorders>
            <w:shd w:val="clear" w:color="auto" w:fill="auto"/>
            <w:noWrap/>
            <w:vAlign w:val="bottom"/>
          </w:tcPr>
          <w:p w14:paraId="12A168EF" w14:textId="3DC5310B" w:rsidR="00E40265" w:rsidRPr="00E40265" w:rsidRDefault="00E40265" w:rsidP="00E40265">
            <w:pPr>
              <w:pStyle w:val="KeinLeerraum"/>
              <w:rPr>
                <w:noProof/>
                <w:sz w:val="18"/>
                <w:szCs w:val="18"/>
                <w:lang w:val="en-US"/>
              </w:rPr>
            </w:pPr>
          </w:p>
        </w:tc>
        <w:tc>
          <w:tcPr>
            <w:tcW w:w="146" w:type="dxa"/>
            <w:vAlign w:val="center"/>
            <w:hideMark/>
          </w:tcPr>
          <w:p w14:paraId="1231D361" w14:textId="77777777" w:rsidR="00E40265" w:rsidRPr="00E40265" w:rsidRDefault="00E40265" w:rsidP="00E40265">
            <w:pPr>
              <w:pStyle w:val="KeinLeerraum"/>
              <w:rPr>
                <w:noProof/>
                <w:sz w:val="18"/>
                <w:szCs w:val="18"/>
                <w:lang w:val="en-US"/>
              </w:rPr>
            </w:pPr>
          </w:p>
        </w:tc>
        <w:tc>
          <w:tcPr>
            <w:tcW w:w="146" w:type="dxa"/>
            <w:vAlign w:val="center"/>
            <w:hideMark/>
          </w:tcPr>
          <w:p w14:paraId="1C86F4BA" w14:textId="77777777" w:rsidR="00E40265" w:rsidRPr="00E40265" w:rsidRDefault="00E40265" w:rsidP="00E40265">
            <w:pPr>
              <w:pStyle w:val="KeinLeerraum"/>
              <w:rPr>
                <w:noProof/>
                <w:sz w:val="18"/>
                <w:szCs w:val="18"/>
                <w:lang w:val="en-US"/>
              </w:rPr>
            </w:pPr>
          </w:p>
        </w:tc>
      </w:tr>
      <w:tr w:rsidR="00E40265" w:rsidRPr="008277EA" w14:paraId="7819DBF4" w14:textId="77777777" w:rsidTr="008277EA">
        <w:trPr>
          <w:trHeight w:val="290"/>
        </w:trPr>
        <w:tc>
          <w:tcPr>
            <w:tcW w:w="2750" w:type="dxa"/>
            <w:tcBorders>
              <w:top w:val="nil"/>
              <w:left w:val="nil"/>
              <w:bottom w:val="nil"/>
              <w:right w:val="nil"/>
            </w:tcBorders>
            <w:shd w:val="clear" w:color="auto" w:fill="auto"/>
            <w:noWrap/>
            <w:vAlign w:val="bottom"/>
            <w:hideMark/>
          </w:tcPr>
          <w:p w14:paraId="12D457BE" w14:textId="77777777" w:rsidR="00E40265" w:rsidRPr="00E40265" w:rsidRDefault="00E40265" w:rsidP="00E40265">
            <w:pPr>
              <w:pStyle w:val="KeinLeerraum"/>
              <w:rPr>
                <w:noProof/>
                <w:sz w:val="18"/>
                <w:szCs w:val="18"/>
                <w:lang w:val="de-CH"/>
              </w:rPr>
            </w:pPr>
            <w:r w:rsidRPr="00E40265">
              <w:rPr>
                <w:noProof/>
                <w:sz w:val="18"/>
                <w:szCs w:val="18"/>
                <w:lang w:val="de-CH"/>
              </w:rPr>
              <w:t>language</w:t>
            </w:r>
          </w:p>
        </w:tc>
        <w:tc>
          <w:tcPr>
            <w:tcW w:w="5808" w:type="dxa"/>
            <w:tcBorders>
              <w:top w:val="nil"/>
              <w:left w:val="nil"/>
              <w:bottom w:val="nil"/>
              <w:right w:val="nil"/>
            </w:tcBorders>
            <w:shd w:val="clear" w:color="auto" w:fill="auto"/>
            <w:noWrap/>
            <w:vAlign w:val="bottom"/>
            <w:hideMark/>
          </w:tcPr>
          <w:p w14:paraId="7736C433" w14:textId="77777777" w:rsidR="00E40265" w:rsidRPr="00E40265" w:rsidRDefault="00E40265" w:rsidP="00E40265">
            <w:pPr>
              <w:pStyle w:val="KeinLeerraum"/>
              <w:rPr>
                <w:noProof/>
                <w:sz w:val="18"/>
                <w:szCs w:val="18"/>
                <w:lang w:val="en-US"/>
              </w:rPr>
            </w:pPr>
            <w:r w:rsidRPr="00E40265">
              <w:rPr>
                <w:noProof/>
                <w:sz w:val="18"/>
                <w:szCs w:val="18"/>
                <w:lang w:val="en-US"/>
              </w:rPr>
              <w:t>category, Native language of woman</w:t>
            </w:r>
          </w:p>
        </w:tc>
        <w:tc>
          <w:tcPr>
            <w:tcW w:w="1805" w:type="dxa"/>
            <w:tcBorders>
              <w:top w:val="nil"/>
              <w:left w:val="nil"/>
              <w:bottom w:val="nil"/>
              <w:right w:val="nil"/>
            </w:tcBorders>
            <w:shd w:val="clear" w:color="auto" w:fill="auto"/>
            <w:noWrap/>
            <w:vAlign w:val="bottom"/>
          </w:tcPr>
          <w:p w14:paraId="0B11DF3C" w14:textId="50F74FFB" w:rsidR="00E40265" w:rsidRPr="00E40265" w:rsidRDefault="00E40265" w:rsidP="00E40265">
            <w:pPr>
              <w:pStyle w:val="KeinLeerraum"/>
              <w:rPr>
                <w:noProof/>
                <w:sz w:val="18"/>
                <w:szCs w:val="18"/>
                <w:lang w:val="en-US"/>
              </w:rPr>
            </w:pPr>
          </w:p>
        </w:tc>
        <w:tc>
          <w:tcPr>
            <w:tcW w:w="146" w:type="dxa"/>
            <w:vAlign w:val="center"/>
            <w:hideMark/>
          </w:tcPr>
          <w:p w14:paraId="6CBEC08D" w14:textId="77777777" w:rsidR="00E40265" w:rsidRPr="00E40265" w:rsidRDefault="00E40265" w:rsidP="00E40265">
            <w:pPr>
              <w:pStyle w:val="KeinLeerraum"/>
              <w:rPr>
                <w:noProof/>
                <w:sz w:val="18"/>
                <w:szCs w:val="18"/>
                <w:lang w:val="en-US"/>
              </w:rPr>
            </w:pPr>
          </w:p>
        </w:tc>
        <w:tc>
          <w:tcPr>
            <w:tcW w:w="146" w:type="dxa"/>
            <w:vAlign w:val="center"/>
            <w:hideMark/>
          </w:tcPr>
          <w:p w14:paraId="6CEDC134" w14:textId="77777777" w:rsidR="00E40265" w:rsidRPr="00E40265" w:rsidRDefault="00E40265" w:rsidP="00E40265">
            <w:pPr>
              <w:pStyle w:val="KeinLeerraum"/>
              <w:rPr>
                <w:noProof/>
                <w:sz w:val="18"/>
                <w:szCs w:val="18"/>
                <w:lang w:val="en-US"/>
              </w:rPr>
            </w:pPr>
          </w:p>
        </w:tc>
      </w:tr>
      <w:tr w:rsidR="00E40265" w:rsidRPr="008277EA" w14:paraId="5A3F34E4" w14:textId="77777777" w:rsidTr="008277EA">
        <w:trPr>
          <w:trHeight w:val="290"/>
        </w:trPr>
        <w:tc>
          <w:tcPr>
            <w:tcW w:w="2750" w:type="dxa"/>
            <w:tcBorders>
              <w:top w:val="nil"/>
              <w:left w:val="nil"/>
              <w:bottom w:val="nil"/>
              <w:right w:val="nil"/>
            </w:tcBorders>
            <w:shd w:val="clear" w:color="auto" w:fill="auto"/>
            <w:noWrap/>
            <w:vAlign w:val="bottom"/>
            <w:hideMark/>
          </w:tcPr>
          <w:p w14:paraId="1318076B" w14:textId="77777777" w:rsidR="00E40265" w:rsidRPr="00E40265" w:rsidRDefault="00E40265" w:rsidP="00E40265">
            <w:pPr>
              <w:pStyle w:val="KeinLeerraum"/>
              <w:rPr>
                <w:noProof/>
                <w:sz w:val="18"/>
                <w:szCs w:val="18"/>
                <w:lang w:val="de-CH"/>
              </w:rPr>
            </w:pPr>
            <w:r w:rsidRPr="00E40265">
              <w:rPr>
                <w:noProof/>
                <w:sz w:val="18"/>
                <w:szCs w:val="18"/>
                <w:lang w:val="de-CH"/>
              </w:rPr>
              <w:t>hectares</w:t>
            </w:r>
          </w:p>
        </w:tc>
        <w:tc>
          <w:tcPr>
            <w:tcW w:w="5808" w:type="dxa"/>
            <w:tcBorders>
              <w:top w:val="nil"/>
              <w:left w:val="nil"/>
              <w:bottom w:val="nil"/>
              <w:right w:val="nil"/>
            </w:tcBorders>
            <w:shd w:val="clear" w:color="auto" w:fill="auto"/>
            <w:noWrap/>
            <w:vAlign w:val="bottom"/>
            <w:hideMark/>
          </w:tcPr>
          <w:p w14:paraId="1BE15D61" w14:textId="77777777" w:rsidR="00E40265" w:rsidRPr="00E40265" w:rsidRDefault="00E40265" w:rsidP="00E40265">
            <w:pPr>
              <w:pStyle w:val="KeinLeerraum"/>
              <w:rPr>
                <w:noProof/>
                <w:sz w:val="18"/>
                <w:szCs w:val="18"/>
                <w:lang w:val="en-US"/>
              </w:rPr>
            </w:pPr>
            <w:r w:rsidRPr="00E40265">
              <w:rPr>
                <w:noProof/>
                <w:sz w:val="18"/>
                <w:szCs w:val="18"/>
                <w:lang w:val="en-US"/>
              </w:rPr>
              <w:t>numeric, Hectares of agricultural land</w:t>
            </w:r>
          </w:p>
        </w:tc>
        <w:tc>
          <w:tcPr>
            <w:tcW w:w="1805" w:type="dxa"/>
            <w:tcBorders>
              <w:top w:val="nil"/>
              <w:left w:val="nil"/>
              <w:bottom w:val="nil"/>
              <w:right w:val="nil"/>
            </w:tcBorders>
            <w:shd w:val="clear" w:color="auto" w:fill="auto"/>
            <w:noWrap/>
            <w:vAlign w:val="bottom"/>
          </w:tcPr>
          <w:p w14:paraId="2FC80CFC" w14:textId="3AC439FC" w:rsidR="00E40265" w:rsidRPr="00E40265" w:rsidRDefault="00E40265" w:rsidP="00E40265">
            <w:pPr>
              <w:pStyle w:val="KeinLeerraum"/>
              <w:rPr>
                <w:noProof/>
                <w:sz w:val="18"/>
                <w:szCs w:val="18"/>
                <w:lang w:val="en-US"/>
              </w:rPr>
            </w:pPr>
          </w:p>
        </w:tc>
        <w:tc>
          <w:tcPr>
            <w:tcW w:w="146" w:type="dxa"/>
            <w:vAlign w:val="center"/>
            <w:hideMark/>
          </w:tcPr>
          <w:p w14:paraId="255043F4" w14:textId="77777777" w:rsidR="00E40265" w:rsidRPr="00E40265" w:rsidRDefault="00E40265" w:rsidP="00E40265">
            <w:pPr>
              <w:pStyle w:val="KeinLeerraum"/>
              <w:rPr>
                <w:noProof/>
                <w:sz w:val="18"/>
                <w:szCs w:val="18"/>
                <w:lang w:val="en-US"/>
              </w:rPr>
            </w:pPr>
          </w:p>
        </w:tc>
        <w:tc>
          <w:tcPr>
            <w:tcW w:w="146" w:type="dxa"/>
            <w:vAlign w:val="center"/>
            <w:hideMark/>
          </w:tcPr>
          <w:p w14:paraId="134BB3D9" w14:textId="77777777" w:rsidR="00E40265" w:rsidRPr="00E40265" w:rsidRDefault="00E40265" w:rsidP="00E40265">
            <w:pPr>
              <w:pStyle w:val="KeinLeerraum"/>
              <w:rPr>
                <w:noProof/>
                <w:sz w:val="18"/>
                <w:szCs w:val="18"/>
                <w:lang w:val="en-US"/>
              </w:rPr>
            </w:pPr>
          </w:p>
        </w:tc>
      </w:tr>
      <w:tr w:rsidR="00E40265" w:rsidRPr="00E40265" w14:paraId="52A6DB93" w14:textId="77777777" w:rsidTr="008277EA">
        <w:trPr>
          <w:trHeight w:val="290"/>
        </w:trPr>
        <w:tc>
          <w:tcPr>
            <w:tcW w:w="2750" w:type="dxa"/>
            <w:tcBorders>
              <w:top w:val="nil"/>
              <w:left w:val="nil"/>
              <w:bottom w:val="nil"/>
              <w:right w:val="nil"/>
            </w:tcBorders>
            <w:shd w:val="clear" w:color="auto" w:fill="auto"/>
            <w:noWrap/>
            <w:vAlign w:val="bottom"/>
            <w:hideMark/>
          </w:tcPr>
          <w:p w14:paraId="45DCFD59" w14:textId="77777777" w:rsidR="00E40265" w:rsidRPr="00E40265" w:rsidRDefault="00E40265" w:rsidP="00E40265">
            <w:pPr>
              <w:pStyle w:val="KeinLeerraum"/>
              <w:rPr>
                <w:noProof/>
                <w:sz w:val="18"/>
                <w:szCs w:val="18"/>
                <w:lang w:val="de-CH"/>
              </w:rPr>
            </w:pPr>
            <w:r w:rsidRPr="00E40265">
              <w:rPr>
                <w:noProof/>
                <w:sz w:val="18"/>
                <w:szCs w:val="18"/>
                <w:lang w:val="de-CH"/>
              </w:rPr>
              <w:t>cattle</w:t>
            </w:r>
          </w:p>
        </w:tc>
        <w:tc>
          <w:tcPr>
            <w:tcW w:w="5808" w:type="dxa"/>
            <w:tcBorders>
              <w:top w:val="nil"/>
              <w:left w:val="nil"/>
              <w:bottom w:val="nil"/>
              <w:right w:val="nil"/>
            </w:tcBorders>
            <w:shd w:val="clear" w:color="auto" w:fill="auto"/>
            <w:noWrap/>
            <w:vAlign w:val="bottom"/>
            <w:hideMark/>
          </w:tcPr>
          <w:p w14:paraId="49F01619" w14:textId="77777777" w:rsidR="00E40265" w:rsidRPr="00E40265" w:rsidRDefault="00E40265" w:rsidP="00E40265">
            <w:pPr>
              <w:pStyle w:val="KeinLeerraum"/>
              <w:rPr>
                <w:noProof/>
                <w:sz w:val="18"/>
                <w:szCs w:val="18"/>
                <w:lang w:val="de-CH"/>
              </w:rPr>
            </w:pPr>
            <w:r w:rsidRPr="00E40265">
              <w:rPr>
                <w:noProof/>
                <w:sz w:val="18"/>
                <w:szCs w:val="18"/>
                <w:lang w:val="de-CH"/>
              </w:rPr>
              <w:t>Number of cattle owned</w:t>
            </w:r>
          </w:p>
        </w:tc>
        <w:tc>
          <w:tcPr>
            <w:tcW w:w="1805" w:type="dxa"/>
            <w:tcBorders>
              <w:top w:val="nil"/>
              <w:left w:val="nil"/>
              <w:bottom w:val="nil"/>
              <w:right w:val="nil"/>
            </w:tcBorders>
            <w:shd w:val="clear" w:color="auto" w:fill="auto"/>
            <w:noWrap/>
            <w:vAlign w:val="bottom"/>
          </w:tcPr>
          <w:p w14:paraId="1A8CA3F6" w14:textId="14F13E4F" w:rsidR="00E40265" w:rsidRPr="00E40265" w:rsidRDefault="00E40265" w:rsidP="00E40265">
            <w:pPr>
              <w:pStyle w:val="KeinLeerraum"/>
              <w:rPr>
                <w:noProof/>
                <w:sz w:val="18"/>
                <w:szCs w:val="18"/>
                <w:lang w:val="de-CH"/>
              </w:rPr>
            </w:pPr>
          </w:p>
        </w:tc>
        <w:tc>
          <w:tcPr>
            <w:tcW w:w="146" w:type="dxa"/>
            <w:vAlign w:val="center"/>
            <w:hideMark/>
          </w:tcPr>
          <w:p w14:paraId="23934126" w14:textId="77777777" w:rsidR="00E40265" w:rsidRPr="00E40265" w:rsidRDefault="00E40265" w:rsidP="00E40265">
            <w:pPr>
              <w:pStyle w:val="KeinLeerraum"/>
              <w:rPr>
                <w:noProof/>
                <w:sz w:val="18"/>
                <w:szCs w:val="18"/>
                <w:lang w:val="de-CH"/>
              </w:rPr>
            </w:pPr>
          </w:p>
        </w:tc>
        <w:tc>
          <w:tcPr>
            <w:tcW w:w="146" w:type="dxa"/>
            <w:vAlign w:val="center"/>
            <w:hideMark/>
          </w:tcPr>
          <w:p w14:paraId="6337117D" w14:textId="77777777" w:rsidR="00E40265" w:rsidRPr="00E40265" w:rsidRDefault="00E40265" w:rsidP="00E40265">
            <w:pPr>
              <w:pStyle w:val="KeinLeerraum"/>
              <w:rPr>
                <w:noProof/>
                <w:sz w:val="18"/>
                <w:szCs w:val="18"/>
                <w:lang w:val="de-CH"/>
              </w:rPr>
            </w:pPr>
          </w:p>
        </w:tc>
      </w:tr>
      <w:tr w:rsidR="00E40265" w:rsidRPr="00E40265" w14:paraId="12422CAB" w14:textId="77777777" w:rsidTr="008277EA">
        <w:trPr>
          <w:trHeight w:val="290"/>
        </w:trPr>
        <w:tc>
          <w:tcPr>
            <w:tcW w:w="2750" w:type="dxa"/>
            <w:tcBorders>
              <w:top w:val="nil"/>
              <w:left w:val="nil"/>
              <w:bottom w:val="nil"/>
              <w:right w:val="nil"/>
            </w:tcBorders>
            <w:shd w:val="clear" w:color="auto" w:fill="auto"/>
            <w:noWrap/>
            <w:vAlign w:val="bottom"/>
            <w:hideMark/>
          </w:tcPr>
          <w:p w14:paraId="66427735" w14:textId="77777777" w:rsidR="00E40265" w:rsidRPr="00E40265" w:rsidRDefault="00E40265" w:rsidP="00E40265">
            <w:pPr>
              <w:pStyle w:val="KeinLeerraum"/>
              <w:rPr>
                <w:noProof/>
                <w:sz w:val="18"/>
                <w:szCs w:val="18"/>
                <w:lang w:val="de-CH"/>
              </w:rPr>
            </w:pPr>
            <w:r w:rsidRPr="00E40265">
              <w:rPr>
                <w:noProof/>
                <w:sz w:val="18"/>
                <w:szCs w:val="18"/>
                <w:lang w:val="de-CH"/>
              </w:rPr>
              <w:t>bmi</w:t>
            </w:r>
          </w:p>
        </w:tc>
        <w:tc>
          <w:tcPr>
            <w:tcW w:w="5808" w:type="dxa"/>
            <w:tcBorders>
              <w:top w:val="nil"/>
              <w:left w:val="nil"/>
              <w:bottom w:val="nil"/>
              <w:right w:val="nil"/>
            </w:tcBorders>
            <w:shd w:val="clear" w:color="auto" w:fill="auto"/>
            <w:noWrap/>
            <w:vAlign w:val="bottom"/>
            <w:hideMark/>
          </w:tcPr>
          <w:p w14:paraId="1EE4202C" w14:textId="77777777" w:rsidR="00E40265" w:rsidRPr="00E40265" w:rsidRDefault="00E40265" w:rsidP="00E40265">
            <w:pPr>
              <w:pStyle w:val="KeinLeerraum"/>
              <w:rPr>
                <w:noProof/>
                <w:sz w:val="18"/>
                <w:szCs w:val="18"/>
                <w:lang w:val="de-CH"/>
              </w:rPr>
            </w:pPr>
            <w:r w:rsidRPr="00E40265">
              <w:rPr>
                <w:noProof/>
                <w:sz w:val="18"/>
                <w:szCs w:val="18"/>
                <w:lang w:val="de-CH"/>
              </w:rPr>
              <w:t>numeric, Body  Mass Index</w:t>
            </w:r>
          </w:p>
        </w:tc>
        <w:tc>
          <w:tcPr>
            <w:tcW w:w="1805" w:type="dxa"/>
            <w:tcBorders>
              <w:top w:val="nil"/>
              <w:left w:val="nil"/>
              <w:bottom w:val="nil"/>
              <w:right w:val="nil"/>
            </w:tcBorders>
            <w:shd w:val="clear" w:color="auto" w:fill="auto"/>
            <w:noWrap/>
            <w:vAlign w:val="bottom"/>
          </w:tcPr>
          <w:p w14:paraId="30B2EB63" w14:textId="05F0144D" w:rsidR="00E40265" w:rsidRPr="00E40265" w:rsidRDefault="00E40265" w:rsidP="00E40265">
            <w:pPr>
              <w:pStyle w:val="KeinLeerraum"/>
              <w:rPr>
                <w:noProof/>
                <w:sz w:val="18"/>
                <w:szCs w:val="18"/>
                <w:lang w:val="de-CH"/>
              </w:rPr>
            </w:pPr>
          </w:p>
        </w:tc>
        <w:tc>
          <w:tcPr>
            <w:tcW w:w="146" w:type="dxa"/>
            <w:vAlign w:val="center"/>
            <w:hideMark/>
          </w:tcPr>
          <w:p w14:paraId="36E920A2" w14:textId="77777777" w:rsidR="00E40265" w:rsidRPr="00E40265" w:rsidRDefault="00E40265" w:rsidP="00E40265">
            <w:pPr>
              <w:pStyle w:val="KeinLeerraum"/>
              <w:rPr>
                <w:noProof/>
                <w:sz w:val="18"/>
                <w:szCs w:val="18"/>
                <w:lang w:val="de-CH"/>
              </w:rPr>
            </w:pPr>
          </w:p>
        </w:tc>
        <w:tc>
          <w:tcPr>
            <w:tcW w:w="146" w:type="dxa"/>
            <w:vAlign w:val="center"/>
            <w:hideMark/>
          </w:tcPr>
          <w:p w14:paraId="2895B4B4" w14:textId="77777777" w:rsidR="00E40265" w:rsidRPr="00E40265" w:rsidRDefault="00E40265" w:rsidP="00E40265">
            <w:pPr>
              <w:pStyle w:val="KeinLeerraum"/>
              <w:rPr>
                <w:noProof/>
                <w:sz w:val="18"/>
                <w:szCs w:val="18"/>
                <w:lang w:val="de-CH"/>
              </w:rPr>
            </w:pPr>
          </w:p>
        </w:tc>
      </w:tr>
      <w:tr w:rsidR="00E40265" w:rsidRPr="008277EA" w14:paraId="0147AC18" w14:textId="77777777" w:rsidTr="008277EA">
        <w:trPr>
          <w:trHeight w:val="290"/>
        </w:trPr>
        <w:tc>
          <w:tcPr>
            <w:tcW w:w="2750" w:type="dxa"/>
            <w:tcBorders>
              <w:top w:val="nil"/>
              <w:left w:val="nil"/>
              <w:bottom w:val="nil"/>
              <w:right w:val="nil"/>
            </w:tcBorders>
            <w:shd w:val="clear" w:color="auto" w:fill="auto"/>
            <w:noWrap/>
            <w:vAlign w:val="bottom"/>
            <w:hideMark/>
          </w:tcPr>
          <w:p w14:paraId="0FB85658" w14:textId="77777777" w:rsidR="00E40265" w:rsidRPr="00E40265" w:rsidRDefault="00E40265" w:rsidP="00E40265">
            <w:pPr>
              <w:pStyle w:val="KeinLeerraum"/>
              <w:rPr>
                <w:noProof/>
                <w:sz w:val="18"/>
                <w:szCs w:val="18"/>
                <w:lang w:val="de-CH"/>
              </w:rPr>
            </w:pPr>
            <w:r w:rsidRPr="00E40265">
              <w:rPr>
                <w:noProof/>
                <w:sz w:val="18"/>
                <w:szCs w:val="18"/>
                <w:lang w:val="de-CH"/>
              </w:rPr>
              <w:t>iodine</w:t>
            </w:r>
          </w:p>
        </w:tc>
        <w:tc>
          <w:tcPr>
            <w:tcW w:w="5808" w:type="dxa"/>
            <w:tcBorders>
              <w:top w:val="nil"/>
              <w:left w:val="nil"/>
              <w:bottom w:val="nil"/>
              <w:right w:val="nil"/>
            </w:tcBorders>
            <w:shd w:val="clear" w:color="auto" w:fill="auto"/>
            <w:noWrap/>
            <w:vAlign w:val="bottom"/>
            <w:hideMark/>
          </w:tcPr>
          <w:p w14:paraId="2DD5269E" w14:textId="77777777" w:rsidR="00E40265" w:rsidRPr="00E40265" w:rsidRDefault="00E40265" w:rsidP="00E40265">
            <w:pPr>
              <w:pStyle w:val="KeinLeerraum"/>
              <w:rPr>
                <w:noProof/>
                <w:sz w:val="18"/>
                <w:szCs w:val="18"/>
                <w:lang w:val="en-US"/>
              </w:rPr>
            </w:pPr>
            <w:r w:rsidRPr="00E40265">
              <w:rPr>
                <w:noProof/>
                <w:sz w:val="18"/>
                <w:szCs w:val="18"/>
                <w:lang w:val="en-US"/>
              </w:rPr>
              <w:t>binary, 1 if salt contains iodine</w:t>
            </w:r>
          </w:p>
        </w:tc>
        <w:tc>
          <w:tcPr>
            <w:tcW w:w="1805" w:type="dxa"/>
            <w:tcBorders>
              <w:top w:val="nil"/>
              <w:left w:val="nil"/>
              <w:bottom w:val="nil"/>
              <w:right w:val="nil"/>
            </w:tcBorders>
            <w:shd w:val="clear" w:color="auto" w:fill="auto"/>
            <w:noWrap/>
            <w:vAlign w:val="bottom"/>
          </w:tcPr>
          <w:p w14:paraId="65373B29" w14:textId="664778E8" w:rsidR="00E40265" w:rsidRPr="00E40265" w:rsidRDefault="00E40265" w:rsidP="00E40265">
            <w:pPr>
              <w:pStyle w:val="KeinLeerraum"/>
              <w:rPr>
                <w:noProof/>
                <w:sz w:val="18"/>
                <w:szCs w:val="18"/>
                <w:lang w:val="en-US"/>
              </w:rPr>
            </w:pPr>
          </w:p>
        </w:tc>
        <w:tc>
          <w:tcPr>
            <w:tcW w:w="146" w:type="dxa"/>
            <w:vAlign w:val="center"/>
            <w:hideMark/>
          </w:tcPr>
          <w:p w14:paraId="09FF90D2" w14:textId="77777777" w:rsidR="00E40265" w:rsidRPr="00E40265" w:rsidRDefault="00E40265" w:rsidP="00E40265">
            <w:pPr>
              <w:pStyle w:val="KeinLeerraum"/>
              <w:rPr>
                <w:noProof/>
                <w:sz w:val="18"/>
                <w:szCs w:val="18"/>
                <w:lang w:val="en-US"/>
              </w:rPr>
            </w:pPr>
          </w:p>
        </w:tc>
        <w:tc>
          <w:tcPr>
            <w:tcW w:w="146" w:type="dxa"/>
            <w:vAlign w:val="center"/>
            <w:hideMark/>
          </w:tcPr>
          <w:p w14:paraId="2C63873B" w14:textId="77777777" w:rsidR="00E40265" w:rsidRPr="00E40265" w:rsidRDefault="00E40265" w:rsidP="00E40265">
            <w:pPr>
              <w:pStyle w:val="KeinLeerraum"/>
              <w:rPr>
                <w:noProof/>
                <w:sz w:val="18"/>
                <w:szCs w:val="18"/>
                <w:lang w:val="en-US"/>
              </w:rPr>
            </w:pPr>
          </w:p>
        </w:tc>
      </w:tr>
      <w:tr w:rsidR="00E40265" w:rsidRPr="008277EA" w14:paraId="11D30938" w14:textId="77777777" w:rsidTr="008277EA">
        <w:trPr>
          <w:trHeight w:val="290"/>
        </w:trPr>
        <w:tc>
          <w:tcPr>
            <w:tcW w:w="2750" w:type="dxa"/>
            <w:tcBorders>
              <w:top w:val="nil"/>
              <w:left w:val="nil"/>
              <w:bottom w:val="nil"/>
              <w:right w:val="nil"/>
            </w:tcBorders>
            <w:shd w:val="clear" w:color="auto" w:fill="auto"/>
            <w:noWrap/>
            <w:vAlign w:val="bottom"/>
            <w:hideMark/>
          </w:tcPr>
          <w:p w14:paraId="35A1B709" w14:textId="77777777" w:rsidR="00E40265" w:rsidRPr="00E40265" w:rsidRDefault="00E40265" w:rsidP="00E40265">
            <w:pPr>
              <w:pStyle w:val="KeinLeerraum"/>
              <w:rPr>
                <w:noProof/>
                <w:sz w:val="18"/>
                <w:szCs w:val="18"/>
                <w:lang w:val="de-CH"/>
              </w:rPr>
            </w:pPr>
            <w:r w:rsidRPr="00E40265">
              <w:rPr>
                <w:noProof/>
                <w:sz w:val="18"/>
                <w:szCs w:val="18"/>
                <w:lang w:val="de-CH"/>
              </w:rPr>
              <w:t>water_handwash_present</w:t>
            </w:r>
          </w:p>
        </w:tc>
        <w:tc>
          <w:tcPr>
            <w:tcW w:w="5808" w:type="dxa"/>
            <w:tcBorders>
              <w:top w:val="nil"/>
              <w:left w:val="nil"/>
              <w:bottom w:val="nil"/>
              <w:right w:val="nil"/>
            </w:tcBorders>
            <w:shd w:val="clear" w:color="auto" w:fill="auto"/>
            <w:noWrap/>
            <w:vAlign w:val="bottom"/>
            <w:hideMark/>
          </w:tcPr>
          <w:p w14:paraId="17F7B575" w14:textId="77777777" w:rsidR="00E40265" w:rsidRPr="00E40265" w:rsidRDefault="00E40265" w:rsidP="00E40265">
            <w:pPr>
              <w:pStyle w:val="KeinLeerraum"/>
              <w:rPr>
                <w:noProof/>
                <w:sz w:val="18"/>
                <w:szCs w:val="18"/>
                <w:lang w:val="en-US"/>
              </w:rPr>
            </w:pPr>
            <w:r w:rsidRPr="00E40265">
              <w:rPr>
                <w:noProof/>
                <w:sz w:val="18"/>
                <w:szCs w:val="18"/>
                <w:lang w:val="en-US"/>
              </w:rPr>
              <w:t>binary, 1 if water is present at handwashing place</w:t>
            </w:r>
          </w:p>
        </w:tc>
        <w:tc>
          <w:tcPr>
            <w:tcW w:w="1805" w:type="dxa"/>
            <w:tcBorders>
              <w:top w:val="nil"/>
              <w:left w:val="nil"/>
              <w:bottom w:val="nil"/>
              <w:right w:val="nil"/>
            </w:tcBorders>
            <w:shd w:val="clear" w:color="auto" w:fill="auto"/>
            <w:noWrap/>
            <w:vAlign w:val="bottom"/>
          </w:tcPr>
          <w:p w14:paraId="14F8F8A3" w14:textId="5EF63931" w:rsidR="00E40265" w:rsidRPr="00E40265" w:rsidRDefault="00E40265" w:rsidP="00E40265">
            <w:pPr>
              <w:pStyle w:val="KeinLeerraum"/>
              <w:rPr>
                <w:noProof/>
                <w:sz w:val="18"/>
                <w:szCs w:val="18"/>
                <w:lang w:val="en-US"/>
              </w:rPr>
            </w:pPr>
          </w:p>
        </w:tc>
        <w:tc>
          <w:tcPr>
            <w:tcW w:w="146" w:type="dxa"/>
            <w:vAlign w:val="center"/>
            <w:hideMark/>
          </w:tcPr>
          <w:p w14:paraId="4A697F4A" w14:textId="77777777" w:rsidR="00E40265" w:rsidRPr="00E40265" w:rsidRDefault="00E40265" w:rsidP="00E40265">
            <w:pPr>
              <w:pStyle w:val="KeinLeerraum"/>
              <w:rPr>
                <w:noProof/>
                <w:sz w:val="18"/>
                <w:szCs w:val="18"/>
                <w:lang w:val="en-US"/>
              </w:rPr>
            </w:pPr>
          </w:p>
        </w:tc>
        <w:tc>
          <w:tcPr>
            <w:tcW w:w="146" w:type="dxa"/>
            <w:vAlign w:val="center"/>
            <w:hideMark/>
          </w:tcPr>
          <w:p w14:paraId="4C4518BE" w14:textId="77777777" w:rsidR="00E40265" w:rsidRPr="00E40265" w:rsidRDefault="00E40265" w:rsidP="00E40265">
            <w:pPr>
              <w:pStyle w:val="KeinLeerraum"/>
              <w:rPr>
                <w:noProof/>
                <w:sz w:val="18"/>
                <w:szCs w:val="18"/>
                <w:lang w:val="en-US"/>
              </w:rPr>
            </w:pPr>
          </w:p>
        </w:tc>
      </w:tr>
      <w:tr w:rsidR="00E40265" w:rsidRPr="008277EA" w14:paraId="50C1683A" w14:textId="77777777" w:rsidTr="008277EA">
        <w:trPr>
          <w:trHeight w:val="290"/>
        </w:trPr>
        <w:tc>
          <w:tcPr>
            <w:tcW w:w="2750" w:type="dxa"/>
            <w:tcBorders>
              <w:top w:val="nil"/>
              <w:left w:val="nil"/>
              <w:bottom w:val="nil"/>
              <w:right w:val="nil"/>
            </w:tcBorders>
            <w:shd w:val="clear" w:color="auto" w:fill="auto"/>
            <w:noWrap/>
            <w:vAlign w:val="bottom"/>
            <w:hideMark/>
          </w:tcPr>
          <w:p w14:paraId="681554CD" w14:textId="77777777" w:rsidR="00E40265" w:rsidRPr="00E40265" w:rsidRDefault="00E40265" w:rsidP="00E40265">
            <w:pPr>
              <w:pStyle w:val="KeinLeerraum"/>
              <w:rPr>
                <w:noProof/>
                <w:sz w:val="18"/>
                <w:szCs w:val="18"/>
                <w:lang w:val="de-CH"/>
              </w:rPr>
            </w:pPr>
            <w:r w:rsidRPr="00E40265">
              <w:rPr>
                <w:noProof/>
                <w:sz w:val="18"/>
                <w:szCs w:val="18"/>
                <w:lang w:val="de-CH"/>
              </w:rPr>
              <w:t>water_treated</w:t>
            </w:r>
          </w:p>
        </w:tc>
        <w:tc>
          <w:tcPr>
            <w:tcW w:w="5808" w:type="dxa"/>
            <w:tcBorders>
              <w:top w:val="nil"/>
              <w:left w:val="nil"/>
              <w:bottom w:val="nil"/>
              <w:right w:val="nil"/>
            </w:tcBorders>
            <w:shd w:val="clear" w:color="auto" w:fill="auto"/>
            <w:noWrap/>
            <w:vAlign w:val="bottom"/>
            <w:hideMark/>
          </w:tcPr>
          <w:p w14:paraId="156323CD" w14:textId="77777777" w:rsidR="00E40265" w:rsidRPr="00E40265" w:rsidRDefault="00E40265" w:rsidP="00E40265">
            <w:pPr>
              <w:pStyle w:val="KeinLeerraum"/>
              <w:rPr>
                <w:noProof/>
                <w:sz w:val="18"/>
                <w:szCs w:val="18"/>
                <w:lang w:val="en-US"/>
              </w:rPr>
            </w:pPr>
            <w:r w:rsidRPr="00E40265">
              <w:rPr>
                <w:noProof/>
                <w:sz w:val="18"/>
                <w:szCs w:val="18"/>
                <w:lang w:val="en-US"/>
              </w:rPr>
              <w:t>binary, 1 if Anything done to water to make safe to drink</w:t>
            </w:r>
          </w:p>
        </w:tc>
        <w:tc>
          <w:tcPr>
            <w:tcW w:w="1805" w:type="dxa"/>
            <w:tcBorders>
              <w:top w:val="nil"/>
              <w:left w:val="nil"/>
              <w:bottom w:val="nil"/>
              <w:right w:val="nil"/>
            </w:tcBorders>
            <w:shd w:val="clear" w:color="auto" w:fill="auto"/>
            <w:noWrap/>
            <w:vAlign w:val="bottom"/>
          </w:tcPr>
          <w:p w14:paraId="17613575" w14:textId="26FCEFA2" w:rsidR="00E40265" w:rsidRPr="00E40265" w:rsidRDefault="00E40265" w:rsidP="00E40265">
            <w:pPr>
              <w:pStyle w:val="KeinLeerraum"/>
              <w:rPr>
                <w:noProof/>
                <w:sz w:val="18"/>
                <w:szCs w:val="18"/>
                <w:lang w:val="en-US"/>
              </w:rPr>
            </w:pPr>
          </w:p>
        </w:tc>
        <w:tc>
          <w:tcPr>
            <w:tcW w:w="146" w:type="dxa"/>
            <w:vAlign w:val="center"/>
            <w:hideMark/>
          </w:tcPr>
          <w:p w14:paraId="20238FAA" w14:textId="77777777" w:rsidR="00E40265" w:rsidRPr="00E40265" w:rsidRDefault="00E40265" w:rsidP="00E40265">
            <w:pPr>
              <w:pStyle w:val="KeinLeerraum"/>
              <w:rPr>
                <w:noProof/>
                <w:sz w:val="18"/>
                <w:szCs w:val="18"/>
                <w:lang w:val="en-US"/>
              </w:rPr>
            </w:pPr>
          </w:p>
        </w:tc>
        <w:tc>
          <w:tcPr>
            <w:tcW w:w="146" w:type="dxa"/>
            <w:vAlign w:val="center"/>
            <w:hideMark/>
          </w:tcPr>
          <w:p w14:paraId="0F4B246F" w14:textId="77777777" w:rsidR="00E40265" w:rsidRPr="00E40265" w:rsidRDefault="00E40265" w:rsidP="00E40265">
            <w:pPr>
              <w:pStyle w:val="KeinLeerraum"/>
              <w:rPr>
                <w:noProof/>
                <w:sz w:val="18"/>
                <w:szCs w:val="18"/>
                <w:lang w:val="en-US"/>
              </w:rPr>
            </w:pPr>
          </w:p>
        </w:tc>
      </w:tr>
      <w:tr w:rsidR="00E40265" w:rsidRPr="008277EA" w14:paraId="3FF73F0A" w14:textId="77777777" w:rsidTr="008277EA">
        <w:trPr>
          <w:trHeight w:val="290"/>
        </w:trPr>
        <w:tc>
          <w:tcPr>
            <w:tcW w:w="2750" w:type="dxa"/>
            <w:tcBorders>
              <w:top w:val="nil"/>
              <w:left w:val="nil"/>
              <w:bottom w:val="nil"/>
              <w:right w:val="nil"/>
            </w:tcBorders>
            <w:shd w:val="clear" w:color="auto" w:fill="auto"/>
            <w:noWrap/>
            <w:vAlign w:val="bottom"/>
            <w:hideMark/>
          </w:tcPr>
          <w:p w14:paraId="26C851DD" w14:textId="77777777" w:rsidR="00E40265" w:rsidRPr="00E40265" w:rsidRDefault="00E40265" w:rsidP="00E40265">
            <w:pPr>
              <w:pStyle w:val="KeinLeerraum"/>
              <w:rPr>
                <w:noProof/>
                <w:sz w:val="18"/>
                <w:szCs w:val="18"/>
                <w:lang w:val="de-CH"/>
              </w:rPr>
            </w:pPr>
            <w:r w:rsidRPr="00E40265">
              <w:rPr>
                <w:noProof/>
                <w:sz w:val="18"/>
                <w:szCs w:val="18"/>
                <w:lang w:val="de-CH"/>
              </w:rPr>
              <w:t>malaria_mosquito</w:t>
            </w:r>
          </w:p>
        </w:tc>
        <w:tc>
          <w:tcPr>
            <w:tcW w:w="5808" w:type="dxa"/>
            <w:tcBorders>
              <w:top w:val="nil"/>
              <w:left w:val="nil"/>
              <w:bottom w:val="nil"/>
              <w:right w:val="nil"/>
            </w:tcBorders>
            <w:shd w:val="clear" w:color="auto" w:fill="auto"/>
            <w:noWrap/>
            <w:vAlign w:val="bottom"/>
            <w:hideMark/>
          </w:tcPr>
          <w:p w14:paraId="6DF94820" w14:textId="77777777" w:rsidR="00E40265" w:rsidRPr="00E40265" w:rsidRDefault="00E40265" w:rsidP="00E40265">
            <w:pPr>
              <w:pStyle w:val="KeinLeerraum"/>
              <w:rPr>
                <w:noProof/>
                <w:sz w:val="18"/>
                <w:szCs w:val="18"/>
                <w:lang w:val="en-US"/>
              </w:rPr>
            </w:pPr>
            <w:r w:rsidRPr="00E40265">
              <w:rPr>
                <w:noProof/>
                <w:sz w:val="18"/>
                <w:szCs w:val="18"/>
                <w:lang w:val="en-US"/>
              </w:rPr>
              <w:t>binary, if respondent thinks malaria contracted via mosquito</w:t>
            </w:r>
          </w:p>
        </w:tc>
        <w:tc>
          <w:tcPr>
            <w:tcW w:w="1805" w:type="dxa"/>
            <w:tcBorders>
              <w:top w:val="nil"/>
              <w:left w:val="nil"/>
              <w:bottom w:val="nil"/>
              <w:right w:val="nil"/>
            </w:tcBorders>
            <w:shd w:val="clear" w:color="auto" w:fill="auto"/>
            <w:noWrap/>
            <w:vAlign w:val="bottom"/>
          </w:tcPr>
          <w:p w14:paraId="0F50E059" w14:textId="5081E3BB" w:rsidR="00E40265" w:rsidRPr="00E40265" w:rsidRDefault="00E40265" w:rsidP="00E40265">
            <w:pPr>
              <w:pStyle w:val="KeinLeerraum"/>
              <w:rPr>
                <w:noProof/>
                <w:sz w:val="18"/>
                <w:szCs w:val="18"/>
                <w:lang w:val="en-US"/>
              </w:rPr>
            </w:pPr>
          </w:p>
        </w:tc>
        <w:tc>
          <w:tcPr>
            <w:tcW w:w="146" w:type="dxa"/>
            <w:vAlign w:val="center"/>
            <w:hideMark/>
          </w:tcPr>
          <w:p w14:paraId="3012D6A0" w14:textId="77777777" w:rsidR="00E40265" w:rsidRPr="00E40265" w:rsidRDefault="00E40265" w:rsidP="00E40265">
            <w:pPr>
              <w:pStyle w:val="KeinLeerraum"/>
              <w:rPr>
                <w:noProof/>
                <w:sz w:val="18"/>
                <w:szCs w:val="18"/>
                <w:lang w:val="en-US"/>
              </w:rPr>
            </w:pPr>
          </w:p>
        </w:tc>
        <w:tc>
          <w:tcPr>
            <w:tcW w:w="146" w:type="dxa"/>
            <w:vAlign w:val="center"/>
            <w:hideMark/>
          </w:tcPr>
          <w:p w14:paraId="5DC093E9" w14:textId="77777777" w:rsidR="00E40265" w:rsidRPr="00E40265" w:rsidRDefault="00E40265" w:rsidP="00E40265">
            <w:pPr>
              <w:pStyle w:val="KeinLeerraum"/>
              <w:rPr>
                <w:noProof/>
                <w:sz w:val="18"/>
                <w:szCs w:val="18"/>
                <w:lang w:val="en-US"/>
              </w:rPr>
            </w:pPr>
          </w:p>
        </w:tc>
      </w:tr>
      <w:tr w:rsidR="00E40265" w:rsidRPr="008277EA" w14:paraId="009D4FA9" w14:textId="77777777" w:rsidTr="008277EA">
        <w:trPr>
          <w:trHeight w:val="290"/>
        </w:trPr>
        <w:tc>
          <w:tcPr>
            <w:tcW w:w="2750" w:type="dxa"/>
            <w:tcBorders>
              <w:top w:val="nil"/>
              <w:left w:val="nil"/>
              <w:bottom w:val="nil"/>
              <w:right w:val="nil"/>
            </w:tcBorders>
            <w:shd w:val="clear" w:color="auto" w:fill="auto"/>
            <w:noWrap/>
            <w:vAlign w:val="bottom"/>
            <w:hideMark/>
          </w:tcPr>
          <w:p w14:paraId="0B3A43F8" w14:textId="77777777" w:rsidR="00E40265" w:rsidRPr="00E40265" w:rsidRDefault="00E40265" w:rsidP="00E40265">
            <w:pPr>
              <w:pStyle w:val="KeinLeerraum"/>
              <w:rPr>
                <w:noProof/>
                <w:sz w:val="18"/>
                <w:szCs w:val="18"/>
                <w:lang w:val="de-CH"/>
              </w:rPr>
            </w:pPr>
            <w:r w:rsidRPr="00E40265">
              <w:rPr>
                <w:noProof/>
                <w:sz w:val="18"/>
                <w:szCs w:val="18"/>
                <w:lang w:val="de-CH"/>
              </w:rPr>
              <w:t>malaria_insects</w:t>
            </w:r>
          </w:p>
        </w:tc>
        <w:tc>
          <w:tcPr>
            <w:tcW w:w="5808" w:type="dxa"/>
            <w:tcBorders>
              <w:top w:val="nil"/>
              <w:left w:val="nil"/>
              <w:bottom w:val="nil"/>
              <w:right w:val="nil"/>
            </w:tcBorders>
            <w:shd w:val="clear" w:color="auto" w:fill="auto"/>
            <w:noWrap/>
            <w:vAlign w:val="bottom"/>
            <w:hideMark/>
          </w:tcPr>
          <w:p w14:paraId="554E32B2" w14:textId="77777777" w:rsidR="00E40265" w:rsidRPr="00E40265" w:rsidRDefault="00E40265" w:rsidP="00E40265">
            <w:pPr>
              <w:pStyle w:val="KeinLeerraum"/>
              <w:rPr>
                <w:noProof/>
                <w:sz w:val="18"/>
                <w:szCs w:val="18"/>
                <w:lang w:val="en-US"/>
              </w:rPr>
            </w:pPr>
            <w:r w:rsidRPr="00E40265">
              <w:rPr>
                <w:noProof/>
                <w:sz w:val="18"/>
                <w:szCs w:val="18"/>
                <w:lang w:val="en-US"/>
              </w:rPr>
              <w:t>binary, if respondent thinks malaria contracted via other insects</w:t>
            </w:r>
          </w:p>
        </w:tc>
        <w:tc>
          <w:tcPr>
            <w:tcW w:w="1805" w:type="dxa"/>
            <w:tcBorders>
              <w:top w:val="nil"/>
              <w:left w:val="nil"/>
              <w:bottom w:val="nil"/>
              <w:right w:val="nil"/>
            </w:tcBorders>
            <w:shd w:val="clear" w:color="auto" w:fill="auto"/>
            <w:noWrap/>
            <w:vAlign w:val="bottom"/>
          </w:tcPr>
          <w:p w14:paraId="33FBB9F2" w14:textId="220A5A85" w:rsidR="00E40265" w:rsidRPr="00E40265" w:rsidRDefault="00E40265" w:rsidP="00E40265">
            <w:pPr>
              <w:pStyle w:val="KeinLeerraum"/>
              <w:rPr>
                <w:noProof/>
                <w:sz w:val="18"/>
                <w:szCs w:val="18"/>
                <w:lang w:val="en-US"/>
              </w:rPr>
            </w:pPr>
          </w:p>
        </w:tc>
        <w:tc>
          <w:tcPr>
            <w:tcW w:w="146" w:type="dxa"/>
            <w:vAlign w:val="center"/>
            <w:hideMark/>
          </w:tcPr>
          <w:p w14:paraId="73A87D61" w14:textId="77777777" w:rsidR="00E40265" w:rsidRPr="00E40265" w:rsidRDefault="00E40265" w:rsidP="00E40265">
            <w:pPr>
              <w:pStyle w:val="KeinLeerraum"/>
              <w:rPr>
                <w:noProof/>
                <w:sz w:val="18"/>
                <w:szCs w:val="18"/>
                <w:lang w:val="en-US"/>
              </w:rPr>
            </w:pPr>
          </w:p>
        </w:tc>
        <w:tc>
          <w:tcPr>
            <w:tcW w:w="146" w:type="dxa"/>
            <w:vAlign w:val="center"/>
            <w:hideMark/>
          </w:tcPr>
          <w:p w14:paraId="21DEEFAC" w14:textId="77777777" w:rsidR="00E40265" w:rsidRPr="00E40265" w:rsidRDefault="00E40265" w:rsidP="00E40265">
            <w:pPr>
              <w:pStyle w:val="KeinLeerraum"/>
              <w:rPr>
                <w:noProof/>
                <w:sz w:val="18"/>
                <w:szCs w:val="18"/>
                <w:lang w:val="en-US"/>
              </w:rPr>
            </w:pPr>
          </w:p>
        </w:tc>
      </w:tr>
      <w:tr w:rsidR="00E40265" w:rsidRPr="008277EA" w14:paraId="5A3CDBF5" w14:textId="77777777" w:rsidTr="008277EA">
        <w:trPr>
          <w:trHeight w:val="290"/>
        </w:trPr>
        <w:tc>
          <w:tcPr>
            <w:tcW w:w="2750" w:type="dxa"/>
            <w:tcBorders>
              <w:top w:val="nil"/>
              <w:left w:val="nil"/>
              <w:bottom w:val="nil"/>
              <w:right w:val="nil"/>
            </w:tcBorders>
            <w:shd w:val="clear" w:color="auto" w:fill="auto"/>
            <w:noWrap/>
            <w:vAlign w:val="bottom"/>
            <w:hideMark/>
          </w:tcPr>
          <w:p w14:paraId="2E05C662" w14:textId="77777777" w:rsidR="00E40265" w:rsidRPr="00E40265" w:rsidRDefault="00E40265" w:rsidP="00E40265">
            <w:pPr>
              <w:pStyle w:val="KeinLeerraum"/>
              <w:rPr>
                <w:noProof/>
                <w:sz w:val="18"/>
                <w:szCs w:val="18"/>
                <w:lang w:val="de-CH"/>
              </w:rPr>
            </w:pPr>
            <w:r w:rsidRPr="00E40265">
              <w:rPr>
                <w:noProof/>
                <w:sz w:val="18"/>
                <w:szCs w:val="18"/>
                <w:lang w:val="de-CH"/>
              </w:rPr>
              <w:t>malaria_transfusion</w:t>
            </w:r>
          </w:p>
        </w:tc>
        <w:tc>
          <w:tcPr>
            <w:tcW w:w="5808" w:type="dxa"/>
            <w:tcBorders>
              <w:top w:val="nil"/>
              <w:left w:val="nil"/>
              <w:bottom w:val="nil"/>
              <w:right w:val="nil"/>
            </w:tcBorders>
            <w:shd w:val="clear" w:color="auto" w:fill="auto"/>
            <w:noWrap/>
            <w:vAlign w:val="bottom"/>
            <w:hideMark/>
          </w:tcPr>
          <w:p w14:paraId="2E987C17" w14:textId="77777777" w:rsidR="00E40265" w:rsidRPr="00E40265" w:rsidRDefault="00E40265" w:rsidP="00E40265">
            <w:pPr>
              <w:pStyle w:val="KeinLeerraum"/>
              <w:rPr>
                <w:noProof/>
                <w:sz w:val="18"/>
                <w:szCs w:val="18"/>
                <w:lang w:val="en-US"/>
              </w:rPr>
            </w:pPr>
            <w:r w:rsidRPr="00E40265">
              <w:rPr>
                <w:noProof/>
                <w:sz w:val="18"/>
                <w:szCs w:val="18"/>
                <w:lang w:val="en-US"/>
              </w:rPr>
              <w:t>binary, if respondent thinks malaria contracted via blood transfusion</w:t>
            </w:r>
          </w:p>
        </w:tc>
        <w:tc>
          <w:tcPr>
            <w:tcW w:w="1805" w:type="dxa"/>
            <w:tcBorders>
              <w:top w:val="nil"/>
              <w:left w:val="nil"/>
              <w:bottom w:val="nil"/>
              <w:right w:val="nil"/>
            </w:tcBorders>
            <w:shd w:val="clear" w:color="auto" w:fill="auto"/>
            <w:noWrap/>
            <w:vAlign w:val="bottom"/>
          </w:tcPr>
          <w:p w14:paraId="2ADD3F35" w14:textId="023F7524" w:rsidR="00E40265" w:rsidRPr="00E40265" w:rsidRDefault="00E40265" w:rsidP="00E40265">
            <w:pPr>
              <w:pStyle w:val="KeinLeerraum"/>
              <w:rPr>
                <w:noProof/>
                <w:sz w:val="18"/>
                <w:szCs w:val="18"/>
                <w:lang w:val="en-US"/>
              </w:rPr>
            </w:pPr>
          </w:p>
        </w:tc>
        <w:tc>
          <w:tcPr>
            <w:tcW w:w="146" w:type="dxa"/>
            <w:vAlign w:val="center"/>
            <w:hideMark/>
          </w:tcPr>
          <w:p w14:paraId="064EC399" w14:textId="77777777" w:rsidR="00E40265" w:rsidRPr="00E40265" w:rsidRDefault="00E40265" w:rsidP="00E40265">
            <w:pPr>
              <w:pStyle w:val="KeinLeerraum"/>
              <w:rPr>
                <w:noProof/>
                <w:sz w:val="18"/>
                <w:szCs w:val="18"/>
                <w:lang w:val="en-US"/>
              </w:rPr>
            </w:pPr>
          </w:p>
        </w:tc>
        <w:tc>
          <w:tcPr>
            <w:tcW w:w="146" w:type="dxa"/>
            <w:vAlign w:val="center"/>
            <w:hideMark/>
          </w:tcPr>
          <w:p w14:paraId="16B288F5" w14:textId="77777777" w:rsidR="00E40265" w:rsidRPr="00E40265" w:rsidRDefault="00E40265" w:rsidP="00E40265">
            <w:pPr>
              <w:pStyle w:val="KeinLeerraum"/>
              <w:rPr>
                <w:noProof/>
                <w:sz w:val="18"/>
                <w:szCs w:val="18"/>
                <w:lang w:val="en-US"/>
              </w:rPr>
            </w:pPr>
          </w:p>
        </w:tc>
      </w:tr>
      <w:tr w:rsidR="00E40265" w:rsidRPr="008277EA" w14:paraId="71D37AB8" w14:textId="77777777" w:rsidTr="008277EA">
        <w:trPr>
          <w:trHeight w:val="290"/>
        </w:trPr>
        <w:tc>
          <w:tcPr>
            <w:tcW w:w="2750" w:type="dxa"/>
            <w:tcBorders>
              <w:top w:val="nil"/>
              <w:left w:val="nil"/>
              <w:bottom w:val="nil"/>
              <w:right w:val="nil"/>
            </w:tcBorders>
            <w:shd w:val="clear" w:color="auto" w:fill="auto"/>
            <w:noWrap/>
            <w:vAlign w:val="bottom"/>
            <w:hideMark/>
          </w:tcPr>
          <w:p w14:paraId="6BCF29FE" w14:textId="77777777" w:rsidR="00E40265" w:rsidRPr="00E40265" w:rsidRDefault="00E40265" w:rsidP="00E40265">
            <w:pPr>
              <w:pStyle w:val="KeinLeerraum"/>
              <w:rPr>
                <w:noProof/>
                <w:sz w:val="18"/>
                <w:szCs w:val="18"/>
                <w:lang w:val="de-CH"/>
              </w:rPr>
            </w:pPr>
            <w:r w:rsidRPr="00E40265">
              <w:rPr>
                <w:noProof/>
                <w:sz w:val="18"/>
                <w:szCs w:val="18"/>
                <w:lang w:val="de-CH"/>
              </w:rPr>
              <w:t>malaria_mother</w:t>
            </w:r>
          </w:p>
        </w:tc>
        <w:tc>
          <w:tcPr>
            <w:tcW w:w="5808" w:type="dxa"/>
            <w:tcBorders>
              <w:top w:val="nil"/>
              <w:left w:val="nil"/>
              <w:bottom w:val="nil"/>
              <w:right w:val="nil"/>
            </w:tcBorders>
            <w:shd w:val="clear" w:color="auto" w:fill="auto"/>
            <w:noWrap/>
            <w:vAlign w:val="bottom"/>
            <w:hideMark/>
          </w:tcPr>
          <w:p w14:paraId="058AF1A9" w14:textId="77777777" w:rsidR="00E40265" w:rsidRPr="00E40265" w:rsidRDefault="00E40265" w:rsidP="00E40265">
            <w:pPr>
              <w:pStyle w:val="KeinLeerraum"/>
              <w:rPr>
                <w:noProof/>
                <w:sz w:val="18"/>
                <w:szCs w:val="18"/>
                <w:lang w:val="en-US"/>
              </w:rPr>
            </w:pPr>
            <w:r w:rsidRPr="00E40265">
              <w:rPr>
                <w:noProof/>
                <w:sz w:val="18"/>
                <w:szCs w:val="18"/>
                <w:lang w:val="en-US"/>
              </w:rPr>
              <w:t>binary, if respondent thinks malaria contracted via mother</w:t>
            </w:r>
          </w:p>
        </w:tc>
        <w:tc>
          <w:tcPr>
            <w:tcW w:w="1805" w:type="dxa"/>
            <w:tcBorders>
              <w:top w:val="nil"/>
              <w:left w:val="nil"/>
              <w:bottom w:val="nil"/>
              <w:right w:val="nil"/>
            </w:tcBorders>
            <w:shd w:val="clear" w:color="auto" w:fill="auto"/>
            <w:noWrap/>
            <w:vAlign w:val="bottom"/>
          </w:tcPr>
          <w:p w14:paraId="3E658197" w14:textId="577D8ADE" w:rsidR="00E40265" w:rsidRPr="00E40265" w:rsidRDefault="00E40265" w:rsidP="00E40265">
            <w:pPr>
              <w:pStyle w:val="KeinLeerraum"/>
              <w:rPr>
                <w:noProof/>
                <w:sz w:val="18"/>
                <w:szCs w:val="18"/>
                <w:lang w:val="en-US"/>
              </w:rPr>
            </w:pPr>
          </w:p>
        </w:tc>
        <w:tc>
          <w:tcPr>
            <w:tcW w:w="146" w:type="dxa"/>
            <w:vAlign w:val="center"/>
            <w:hideMark/>
          </w:tcPr>
          <w:p w14:paraId="65055CA4" w14:textId="77777777" w:rsidR="00E40265" w:rsidRPr="00E40265" w:rsidRDefault="00E40265" w:rsidP="00E40265">
            <w:pPr>
              <w:pStyle w:val="KeinLeerraum"/>
              <w:rPr>
                <w:noProof/>
                <w:sz w:val="18"/>
                <w:szCs w:val="18"/>
                <w:lang w:val="en-US"/>
              </w:rPr>
            </w:pPr>
          </w:p>
        </w:tc>
        <w:tc>
          <w:tcPr>
            <w:tcW w:w="146" w:type="dxa"/>
            <w:vAlign w:val="center"/>
            <w:hideMark/>
          </w:tcPr>
          <w:p w14:paraId="19BFE57C" w14:textId="77777777" w:rsidR="00E40265" w:rsidRPr="00E40265" w:rsidRDefault="00E40265" w:rsidP="00E40265">
            <w:pPr>
              <w:pStyle w:val="KeinLeerraum"/>
              <w:rPr>
                <w:noProof/>
                <w:sz w:val="18"/>
                <w:szCs w:val="18"/>
                <w:lang w:val="en-US"/>
              </w:rPr>
            </w:pPr>
          </w:p>
        </w:tc>
      </w:tr>
      <w:tr w:rsidR="00E40265" w:rsidRPr="008277EA" w14:paraId="2C04B049" w14:textId="77777777" w:rsidTr="008277EA">
        <w:trPr>
          <w:trHeight w:val="290"/>
        </w:trPr>
        <w:tc>
          <w:tcPr>
            <w:tcW w:w="2750" w:type="dxa"/>
            <w:tcBorders>
              <w:top w:val="nil"/>
              <w:left w:val="nil"/>
              <w:bottom w:val="nil"/>
              <w:right w:val="nil"/>
            </w:tcBorders>
            <w:shd w:val="clear" w:color="auto" w:fill="auto"/>
            <w:noWrap/>
            <w:vAlign w:val="bottom"/>
            <w:hideMark/>
          </w:tcPr>
          <w:p w14:paraId="5917D948" w14:textId="77777777" w:rsidR="00E40265" w:rsidRPr="00E40265" w:rsidRDefault="00E40265" w:rsidP="00E40265">
            <w:pPr>
              <w:pStyle w:val="KeinLeerraum"/>
              <w:rPr>
                <w:noProof/>
                <w:sz w:val="18"/>
                <w:szCs w:val="18"/>
                <w:lang w:val="de-CH"/>
              </w:rPr>
            </w:pPr>
            <w:r w:rsidRPr="00E40265">
              <w:rPr>
                <w:noProof/>
                <w:sz w:val="18"/>
                <w:szCs w:val="18"/>
                <w:lang w:val="de-CH"/>
              </w:rPr>
              <w:t>malaria_water</w:t>
            </w:r>
          </w:p>
        </w:tc>
        <w:tc>
          <w:tcPr>
            <w:tcW w:w="5808" w:type="dxa"/>
            <w:tcBorders>
              <w:top w:val="nil"/>
              <w:left w:val="nil"/>
              <w:bottom w:val="nil"/>
              <w:right w:val="nil"/>
            </w:tcBorders>
            <w:shd w:val="clear" w:color="auto" w:fill="auto"/>
            <w:noWrap/>
            <w:vAlign w:val="bottom"/>
            <w:hideMark/>
          </w:tcPr>
          <w:p w14:paraId="02F7837D" w14:textId="77777777" w:rsidR="00E40265" w:rsidRPr="00E40265" w:rsidRDefault="00E40265" w:rsidP="00E40265">
            <w:pPr>
              <w:pStyle w:val="KeinLeerraum"/>
              <w:rPr>
                <w:noProof/>
                <w:sz w:val="18"/>
                <w:szCs w:val="18"/>
                <w:lang w:val="en-US"/>
              </w:rPr>
            </w:pPr>
            <w:r w:rsidRPr="00E40265">
              <w:rPr>
                <w:noProof/>
                <w:sz w:val="18"/>
                <w:szCs w:val="18"/>
                <w:lang w:val="en-US"/>
              </w:rPr>
              <w:t>binary, if respondent thinks malaria contracted via drinking water</w:t>
            </w:r>
          </w:p>
        </w:tc>
        <w:tc>
          <w:tcPr>
            <w:tcW w:w="1805" w:type="dxa"/>
            <w:tcBorders>
              <w:top w:val="nil"/>
              <w:left w:val="nil"/>
              <w:bottom w:val="nil"/>
              <w:right w:val="nil"/>
            </w:tcBorders>
            <w:shd w:val="clear" w:color="auto" w:fill="auto"/>
            <w:noWrap/>
            <w:vAlign w:val="bottom"/>
          </w:tcPr>
          <w:p w14:paraId="6C7C0E33" w14:textId="0645479D" w:rsidR="00E40265" w:rsidRPr="00E40265" w:rsidRDefault="00E40265" w:rsidP="00E40265">
            <w:pPr>
              <w:pStyle w:val="KeinLeerraum"/>
              <w:rPr>
                <w:noProof/>
                <w:sz w:val="18"/>
                <w:szCs w:val="18"/>
                <w:lang w:val="en-US"/>
              </w:rPr>
            </w:pPr>
          </w:p>
        </w:tc>
        <w:tc>
          <w:tcPr>
            <w:tcW w:w="146" w:type="dxa"/>
            <w:vAlign w:val="center"/>
            <w:hideMark/>
          </w:tcPr>
          <w:p w14:paraId="3772C3F9" w14:textId="77777777" w:rsidR="00E40265" w:rsidRPr="00E40265" w:rsidRDefault="00E40265" w:rsidP="00E40265">
            <w:pPr>
              <w:pStyle w:val="KeinLeerraum"/>
              <w:rPr>
                <w:noProof/>
                <w:sz w:val="18"/>
                <w:szCs w:val="18"/>
                <w:lang w:val="en-US"/>
              </w:rPr>
            </w:pPr>
          </w:p>
        </w:tc>
        <w:tc>
          <w:tcPr>
            <w:tcW w:w="146" w:type="dxa"/>
            <w:vAlign w:val="center"/>
            <w:hideMark/>
          </w:tcPr>
          <w:p w14:paraId="48D4EFEA" w14:textId="77777777" w:rsidR="00E40265" w:rsidRPr="00E40265" w:rsidRDefault="00E40265" w:rsidP="00E40265">
            <w:pPr>
              <w:pStyle w:val="KeinLeerraum"/>
              <w:rPr>
                <w:noProof/>
                <w:sz w:val="18"/>
                <w:szCs w:val="18"/>
                <w:lang w:val="en-US"/>
              </w:rPr>
            </w:pPr>
          </w:p>
        </w:tc>
      </w:tr>
      <w:tr w:rsidR="00E40265" w:rsidRPr="008277EA" w14:paraId="08547421" w14:textId="77777777" w:rsidTr="008277EA">
        <w:trPr>
          <w:trHeight w:val="290"/>
        </w:trPr>
        <w:tc>
          <w:tcPr>
            <w:tcW w:w="2750" w:type="dxa"/>
            <w:tcBorders>
              <w:top w:val="nil"/>
              <w:left w:val="nil"/>
              <w:bottom w:val="nil"/>
              <w:right w:val="nil"/>
            </w:tcBorders>
            <w:shd w:val="clear" w:color="auto" w:fill="auto"/>
            <w:noWrap/>
            <w:vAlign w:val="bottom"/>
            <w:hideMark/>
          </w:tcPr>
          <w:p w14:paraId="4AEBB6E9" w14:textId="77777777" w:rsidR="00E40265" w:rsidRPr="00E40265" w:rsidRDefault="00E40265" w:rsidP="00E40265">
            <w:pPr>
              <w:pStyle w:val="KeinLeerraum"/>
              <w:rPr>
                <w:noProof/>
                <w:sz w:val="18"/>
                <w:szCs w:val="18"/>
                <w:lang w:val="de-CH"/>
              </w:rPr>
            </w:pPr>
            <w:r w:rsidRPr="00E40265">
              <w:rPr>
                <w:noProof/>
                <w:sz w:val="18"/>
                <w:szCs w:val="18"/>
                <w:lang w:val="de-CH"/>
              </w:rPr>
              <w:t>malaria_sorcery</w:t>
            </w:r>
          </w:p>
        </w:tc>
        <w:tc>
          <w:tcPr>
            <w:tcW w:w="5808" w:type="dxa"/>
            <w:tcBorders>
              <w:top w:val="nil"/>
              <w:left w:val="nil"/>
              <w:bottom w:val="nil"/>
              <w:right w:val="nil"/>
            </w:tcBorders>
            <w:shd w:val="clear" w:color="auto" w:fill="auto"/>
            <w:noWrap/>
            <w:vAlign w:val="bottom"/>
            <w:hideMark/>
          </w:tcPr>
          <w:p w14:paraId="4FD4F30B" w14:textId="77777777" w:rsidR="00E40265" w:rsidRPr="00E40265" w:rsidRDefault="00E40265" w:rsidP="00E40265">
            <w:pPr>
              <w:pStyle w:val="KeinLeerraum"/>
              <w:rPr>
                <w:noProof/>
                <w:sz w:val="18"/>
                <w:szCs w:val="18"/>
                <w:lang w:val="en-US"/>
              </w:rPr>
            </w:pPr>
            <w:r w:rsidRPr="00E40265">
              <w:rPr>
                <w:noProof/>
                <w:sz w:val="18"/>
                <w:szCs w:val="18"/>
                <w:lang w:val="en-US"/>
              </w:rPr>
              <w:t>binary, if respondent thinks malaria contracted via sorcery</w:t>
            </w:r>
          </w:p>
        </w:tc>
        <w:tc>
          <w:tcPr>
            <w:tcW w:w="1805" w:type="dxa"/>
            <w:tcBorders>
              <w:top w:val="nil"/>
              <w:left w:val="nil"/>
              <w:bottom w:val="nil"/>
              <w:right w:val="nil"/>
            </w:tcBorders>
            <w:shd w:val="clear" w:color="auto" w:fill="auto"/>
            <w:noWrap/>
            <w:vAlign w:val="bottom"/>
          </w:tcPr>
          <w:p w14:paraId="377CC423" w14:textId="2AD8F7CD" w:rsidR="00E40265" w:rsidRPr="00E40265" w:rsidRDefault="00E40265" w:rsidP="00E40265">
            <w:pPr>
              <w:pStyle w:val="KeinLeerraum"/>
              <w:rPr>
                <w:noProof/>
                <w:sz w:val="18"/>
                <w:szCs w:val="18"/>
                <w:lang w:val="en-US"/>
              </w:rPr>
            </w:pPr>
          </w:p>
        </w:tc>
        <w:tc>
          <w:tcPr>
            <w:tcW w:w="146" w:type="dxa"/>
            <w:vAlign w:val="center"/>
            <w:hideMark/>
          </w:tcPr>
          <w:p w14:paraId="0B5BC4D6" w14:textId="77777777" w:rsidR="00E40265" w:rsidRPr="00E40265" w:rsidRDefault="00E40265" w:rsidP="00E40265">
            <w:pPr>
              <w:pStyle w:val="KeinLeerraum"/>
              <w:rPr>
                <w:noProof/>
                <w:sz w:val="18"/>
                <w:szCs w:val="18"/>
                <w:lang w:val="en-US"/>
              </w:rPr>
            </w:pPr>
          </w:p>
        </w:tc>
        <w:tc>
          <w:tcPr>
            <w:tcW w:w="146" w:type="dxa"/>
            <w:vAlign w:val="center"/>
            <w:hideMark/>
          </w:tcPr>
          <w:p w14:paraId="5A9B067B" w14:textId="77777777" w:rsidR="00E40265" w:rsidRPr="00E40265" w:rsidRDefault="00E40265" w:rsidP="00E40265">
            <w:pPr>
              <w:pStyle w:val="KeinLeerraum"/>
              <w:rPr>
                <w:noProof/>
                <w:sz w:val="18"/>
                <w:szCs w:val="18"/>
                <w:lang w:val="en-US"/>
              </w:rPr>
            </w:pPr>
          </w:p>
        </w:tc>
      </w:tr>
      <w:tr w:rsidR="00E40265" w:rsidRPr="008277EA" w14:paraId="707BA2DB" w14:textId="77777777" w:rsidTr="008277EA">
        <w:trPr>
          <w:trHeight w:val="290"/>
        </w:trPr>
        <w:tc>
          <w:tcPr>
            <w:tcW w:w="2750" w:type="dxa"/>
            <w:tcBorders>
              <w:top w:val="nil"/>
              <w:left w:val="nil"/>
              <w:bottom w:val="nil"/>
              <w:right w:val="nil"/>
            </w:tcBorders>
            <w:shd w:val="clear" w:color="auto" w:fill="auto"/>
            <w:noWrap/>
            <w:vAlign w:val="bottom"/>
            <w:hideMark/>
          </w:tcPr>
          <w:p w14:paraId="2AF7C87E" w14:textId="77777777" w:rsidR="00E40265" w:rsidRPr="00E40265" w:rsidRDefault="00E40265" w:rsidP="00E40265">
            <w:pPr>
              <w:pStyle w:val="KeinLeerraum"/>
              <w:rPr>
                <w:noProof/>
                <w:sz w:val="18"/>
                <w:szCs w:val="18"/>
                <w:lang w:val="de-CH"/>
              </w:rPr>
            </w:pPr>
            <w:r w:rsidRPr="00E40265">
              <w:rPr>
                <w:noProof/>
                <w:sz w:val="18"/>
                <w:szCs w:val="18"/>
                <w:lang w:val="de-CH"/>
              </w:rPr>
              <w:t>beat_child</w:t>
            </w:r>
          </w:p>
        </w:tc>
        <w:tc>
          <w:tcPr>
            <w:tcW w:w="5808" w:type="dxa"/>
            <w:tcBorders>
              <w:top w:val="nil"/>
              <w:left w:val="nil"/>
              <w:bottom w:val="nil"/>
              <w:right w:val="nil"/>
            </w:tcBorders>
            <w:shd w:val="clear" w:color="auto" w:fill="auto"/>
            <w:noWrap/>
            <w:vAlign w:val="bottom"/>
            <w:hideMark/>
          </w:tcPr>
          <w:p w14:paraId="7ED34D94" w14:textId="77777777" w:rsidR="00E40265" w:rsidRPr="00E40265" w:rsidRDefault="00E40265" w:rsidP="00E40265">
            <w:pPr>
              <w:pStyle w:val="KeinLeerraum"/>
              <w:rPr>
                <w:noProof/>
                <w:sz w:val="18"/>
                <w:szCs w:val="18"/>
                <w:lang w:val="en-US"/>
              </w:rPr>
            </w:pPr>
            <w:r w:rsidRPr="00E40265">
              <w:rPr>
                <w:noProof/>
                <w:sz w:val="18"/>
                <w:szCs w:val="18"/>
                <w:lang w:val="en-US"/>
              </w:rPr>
              <w:t>binary, 1 if respondent thinks Child needs to be physically punished to be brought up properly</w:t>
            </w:r>
          </w:p>
        </w:tc>
        <w:tc>
          <w:tcPr>
            <w:tcW w:w="1805" w:type="dxa"/>
            <w:tcBorders>
              <w:top w:val="nil"/>
              <w:left w:val="nil"/>
              <w:bottom w:val="nil"/>
              <w:right w:val="nil"/>
            </w:tcBorders>
            <w:shd w:val="clear" w:color="auto" w:fill="auto"/>
            <w:noWrap/>
            <w:vAlign w:val="bottom"/>
          </w:tcPr>
          <w:p w14:paraId="0B5435BB" w14:textId="60A73BED" w:rsidR="00E40265" w:rsidRPr="00E40265" w:rsidRDefault="00E40265" w:rsidP="00E40265">
            <w:pPr>
              <w:pStyle w:val="KeinLeerraum"/>
              <w:rPr>
                <w:noProof/>
                <w:sz w:val="18"/>
                <w:szCs w:val="18"/>
                <w:lang w:val="en-US"/>
              </w:rPr>
            </w:pPr>
          </w:p>
        </w:tc>
        <w:tc>
          <w:tcPr>
            <w:tcW w:w="146" w:type="dxa"/>
            <w:vAlign w:val="center"/>
            <w:hideMark/>
          </w:tcPr>
          <w:p w14:paraId="22E3BA0E" w14:textId="77777777" w:rsidR="00E40265" w:rsidRPr="00E40265" w:rsidRDefault="00E40265" w:rsidP="00E40265">
            <w:pPr>
              <w:pStyle w:val="KeinLeerraum"/>
              <w:rPr>
                <w:noProof/>
                <w:sz w:val="18"/>
                <w:szCs w:val="18"/>
                <w:lang w:val="en-US"/>
              </w:rPr>
            </w:pPr>
          </w:p>
        </w:tc>
        <w:tc>
          <w:tcPr>
            <w:tcW w:w="146" w:type="dxa"/>
            <w:vAlign w:val="center"/>
            <w:hideMark/>
          </w:tcPr>
          <w:p w14:paraId="15657664" w14:textId="77777777" w:rsidR="00E40265" w:rsidRPr="00E40265" w:rsidRDefault="00E40265" w:rsidP="00E40265">
            <w:pPr>
              <w:pStyle w:val="KeinLeerraum"/>
              <w:rPr>
                <w:noProof/>
                <w:sz w:val="18"/>
                <w:szCs w:val="18"/>
                <w:lang w:val="en-US"/>
              </w:rPr>
            </w:pPr>
          </w:p>
        </w:tc>
      </w:tr>
      <w:tr w:rsidR="00E40265" w:rsidRPr="00E40265" w14:paraId="4670739A" w14:textId="77777777" w:rsidTr="008277EA">
        <w:trPr>
          <w:trHeight w:val="290"/>
        </w:trPr>
        <w:tc>
          <w:tcPr>
            <w:tcW w:w="2750" w:type="dxa"/>
            <w:tcBorders>
              <w:top w:val="nil"/>
              <w:left w:val="nil"/>
              <w:bottom w:val="nil"/>
              <w:right w:val="nil"/>
            </w:tcBorders>
            <w:shd w:val="clear" w:color="auto" w:fill="auto"/>
            <w:noWrap/>
            <w:vAlign w:val="bottom"/>
            <w:hideMark/>
          </w:tcPr>
          <w:p w14:paraId="5223A52B" w14:textId="77777777" w:rsidR="00E40265" w:rsidRPr="00E40265" w:rsidRDefault="00E40265" w:rsidP="00E40265">
            <w:pPr>
              <w:pStyle w:val="KeinLeerraum"/>
              <w:rPr>
                <w:noProof/>
                <w:sz w:val="18"/>
                <w:szCs w:val="18"/>
                <w:lang w:val="de-CH"/>
              </w:rPr>
            </w:pPr>
            <w:r w:rsidRPr="00E40265">
              <w:rPr>
                <w:noProof/>
                <w:sz w:val="18"/>
                <w:szCs w:val="18"/>
                <w:lang w:val="de-CH"/>
              </w:rPr>
              <w:t>religion</w:t>
            </w:r>
          </w:p>
        </w:tc>
        <w:tc>
          <w:tcPr>
            <w:tcW w:w="5808" w:type="dxa"/>
            <w:tcBorders>
              <w:top w:val="nil"/>
              <w:left w:val="nil"/>
              <w:bottom w:val="nil"/>
              <w:right w:val="nil"/>
            </w:tcBorders>
            <w:shd w:val="clear" w:color="auto" w:fill="auto"/>
            <w:noWrap/>
            <w:vAlign w:val="bottom"/>
            <w:hideMark/>
          </w:tcPr>
          <w:p w14:paraId="3C8434F8" w14:textId="77777777" w:rsidR="00E40265" w:rsidRPr="00E40265" w:rsidRDefault="00E40265" w:rsidP="00E40265">
            <w:pPr>
              <w:pStyle w:val="KeinLeerraum"/>
              <w:rPr>
                <w:noProof/>
                <w:sz w:val="18"/>
                <w:szCs w:val="18"/>
                <w:lang w:val="de-CH"/>
              </w:rPr>
            </w:pPr>
            <w:r w:rsidRPr="00E40265">
              <w:rPr>
                <w:noProof/>
                <w:sz w:val="18"/>
                <w:szCs w:val="18"/>
                <w:lang w:val="de-CH"/>
              </w:rPr>
              <w:t>category, religion of woman</w:t>
            </w:r>
          </w:p>
        </w:tc>
        <w:tc>
          <w:tcPr>
            <w:tcW w:w="1805" w:type="dxa"/>
            <w:tcBorders>
              <w:top w:val="nil"/>
              <w:left w:val="nil"/>
              <w:bottom w:val="nil"/>
              <w:right w:val="nil"/>
            </w:tcBorders>
            <w:shd w:val="clear" w:color="auto" w:fill="auto"/>
            <w:noWrap/>
            <w:vAlign w:val="bottom"/>
          </w:tcPr>
          <w:p w14:paraId="36F0D979" w14:textId="0AB2E5BE" w:rsidR="00E40265" w:rsidRPr="00E40265" w:rsidRDefault="00E40265" w:rsidP="00E40265">
            <w:pPr>
              <w:pStyle w:val="KeinLeerraum"/>
              <w:rPr>
                <w:noProof/>
                <w:sz w:val="18"/>
                <w:szCs w:val="18"/>
                <w:lang w:val="de-CH"/>
              </w:rPr>
            </w:pPr>
          </w:p>
        </w:tc>
        <w:tc>
          <w:tcPr>
            <w:tcW w:w="146" w:type="dxa"/>
            <w:vAlign w:val="center"/>
            <w:hideMark/>
          </w:tcPr>
          <w:p w14:paraId="677145A0" w14:textId="77777777" w:rsidR="00E40265" w:rsidRPr="00E40265" w:rsidRDefault="00E40265" w:rsidP="00E40265">
            <w:pPr>
              <w:pStyle w:val="KeinLeerraum"/>
              <w:rPr>
                <w:noProof/>
                <w:sz w:val="18"/>
                <w:szCs w:val="18"/>
                <w:lang w:val="de-CH"/>
              </w:rPr>
            </w:pPr>
          </w:p>
        </w:tc>
        <w:tc>
          <w:tcPr>
            <w:tcW w:w="146" w:type="dxa"/>
            <w:vAlign w:val="center"/>
            <w:hideMark/>
          </w:tcPr>
          <w:p w14:paraId="7F890421" w14:textId="77777777" w:rsidR="00E40265" w:rsidRPr="00E40265" w:rsidRDefault="00E40265" w:rsidP="00E40265">
            <w:pPr>
              <w:pStyle w:val="KeinLeerraum"/>
              <w:rPr>
                <w:noProof/>
                <w:sz w:val="18"/>
                <w:szCs w:val="18"/>
                <w:lang w:val="de-CH"/>
              </w:rPr>
            </w:pPr>
          </w:p>
        </w:tc>
      </w:tr>
      <w:tr w:rsidR="00E40265" w:rsidRPr="008277EA" w14:paraId="379D682C" w14:textId="77777777" w:rsidTr="008277EA">
        <w:trPr>
          <w:trHeight w:val="290"/>
        </w:trPr>
        <w:tc>
          <w:tcPr>
            <w:tcW w:w="2750" w:type="dxa"/>
            <w:tcBorders>
              <w:top w:val="nil"/>
              <w:left w:val="nil"/>
              <w:bottom w:val="nil"/>
              <w:right w:val="nil"/>
            </w:tcBorders>
            <w:shd w:val="clear" w:color="auto" w:fill="auto"/>
            <w:noWrap/>
            <w:vAlign w:val="bottom"/>
            <w:hideMark/>
          </w:tcPr>
          <w:p w14:paraId="630FC079" w14:textId="77777777" w:rsidR="00E40265" w:rsidRPr="00E40265" w:rsidRDefault="00E40265" w:rsidP="00E40265">
            <w:pPr>
              <w:pStyle w:val="KeinLeerraum"/>
              <w:rPr>
                <w:noProof/>
                <w:sz w:val="18"/>
                <w:szCs w:val="18"/>
                <w:lang w:val="de-CH"/>
              </w:rPr>
            </w:pPr>
            <w:r w:rsidRPr="00E40265">
              <w:rPr>
                <w:noProof/>
                <w:sz w:val="18"/>
                <w:szCs w:val="18"/>
                <w:lang w:val="de-CH"/>
              </w:rPr>
              <w:t>anemia</w:t>
            </w:r>
          </w:p>
        </w:tc>
        <w:tc>
          <w:tcPr>
            <w:tcW w:w="5808" w:type="dxa"/>
            <w:tcBorders>
              <w:top w:val="nil"/>
              <w:left w:val="nil"/>
              <w:bottom w:val="nil"/>
              <w:right w:val="nil"/>
            </w:tcBorders>
            <w:shd w:val="clear" w:color="auto" w:fill="auto"/>
            <w:noWrap/>
            <w:vAlign w:val="bottom"/>
            <w:hideMark/>
          </w:tcPr>
          <w:p w14:paraId="6E57C084" w14:textId="77777777" w:rsidR="00E40265" w:rsidRPr="00E40265" w:rsidRDefault="00E40265" w:rsidP="00E40265">
            <w:pPr>
              <w:pStyle w:val="KeinLeerraum"/>
              <w:rPr>
                <w:noProof/>
                <w:sz w:val="18"/>
                <w:szCs w:val="18"/>
                <w:lang w:val="en-US"/>
              </w:rPr>
            </w:pPr>
            <w:r w:rsidRPr="00E40265">
              <w:rPr>
                <w:noProof/>
                <w:sz w:val="18"/>
                <w:szCs w:val="18"/>
                <w:lang w:val="en-US"/>
              </w:rPr>
              <w:t>binary, has mild, moderate, or severe anemia level</w:t>
            </w:r>
          </w:p>
        </w:tc>
        <w:tc>
          <w:tcPr>
            <w:tcW w:w="1805" w:type="dxa"/>
            <w:tcBorders>
              <w:top w:val="nil"/>
              <w:left w:val="nil"/>
              <w:bottom w:val="nil"/>
              <w:right w:val="nil"/>
            </w:tcBorders>
            <w:shd w:val="clear" w:color="auto" w:fill="auto"/>
            <w:noWrap/>
            <w:vAlign w:val="bottom"/>
          </w:tcPr>
          <w:p w14:paraId="37816AA2" w14:textId="0C245A0E" w:rsidR="00E40265" w:rsidRPr="00E40265" w:rsidRDefault="00E40265" w:rsidP="00E40265">
            <w:pPr>
              <w:pStyle w:val="KeinLeerraum"/>
              <w:rPr>
                <w:noProof/>
                <w:sz w:val="18"/>
                <w:szCs w:val="18"/>
                <w:lang w:val="en-US"/>
              </w:rPr>
            </w:pPr>
          </w:p>
        </w:tc>
        <w:tc>
          <w:tcPr>
            <w:tcW w:w="146" w:type="dxa"/>
            <w:vAlign w:val="center"/>
            <w:hideMark/>
          </w:tcPr>
          <w:p w14:paraId="3189E33B" w14:textId="77777777" w:rsidR="00E40265" w:rsidRPr="00E40265" w:rsidRDefault="00E40265" w:rsidP="00E40265">
            <w:pPr>
              <w:pStyle w:val="KeinLeerraum"/>
              <w:rPr>
                <w:noProof/>
                <w:sz w:val="18"/>
                <w:szCs w:val="18"/>
                <w:lang w:val="en-US"/>
              </w:rPr>
            </w:pPr>
          </w:p>
        </w:tc>
        <w:tc>
          <w:tcPr>
            <w:tcW w:w="146" w:type="dxa"/>
            <w:vAlign w:val="center"/>
            <w:hideMark/>
          </w:tcPr>
          <w:p w14:paraId="11DF1E63" w14:textId="77777777" w:rsidR="00E40265" w:rsidRPr="00E40265" w:rsidRDefault="00E40265" w:rsidP="00E40265">
            <w:pPr>
              <w:pStyle w:val="KeinLeerraum"/>
              <w:rPr>
                <w:noProof/>
                <w:sz w:val="18"/>
                <w:szCs w:val="18"/>
                <w:lang w:val="en-US"/>
              </w:rPr>
            </w:pPr>
          </w:p>
        </w:tc>
      </w:tr>
      <w:tr w:rsidR="00E40265" w:rsidRPr="008277EA" w14:paraId="5FCDAB22" w14:textId="77777777" w:rsidTr="008277EA">
        <w:trPr>
          <w:trHeight w:val="290"/>
        </w:trPr>
        <w:tc>
          <w:tcPr>
            <w:tcW w:w="2750" w:type="dxa"/>
            <w:tcBorders>
              <w:top w:val="nil"/>
              <w:left w:val="nil"/>
              <w:bottom w:val="nil"/>
              <w:right w:val="nil"/>
            </w:tcBorders>
            <w:shd w:val="clear" w:color="auto" w:fill="auto"/>
            <w:noWrap/>
            <w:vAlign w:val="bottom"/>
            <w:hideMark/>
          </w:tcPr>
          <w:p w14:paraId="2CB24045" w14:textId="77777777" w:rsidR="00E40265" w:rsidRPr="00E40265" w:rsidRDefault="00E40265" w:rsidP="00E40265">
            <w:pPr>
              <w:pStyle w:val="KeinLeerraum"/>
              <w:rPr>
                <w:noProof/>
                <w:sz w:val="18"/>
                <w:szCs w:val="18"/>
                <w:lang w:val="de-CH"/>
              </w:rPr>
            </w:pPr>
            <w:r w:rsidRPr="00E40265">
              <w:rPr>
                <w:noProof/>
                <w:sz w:val="18"/>
                <w:szCs w:val="18"/>
                <w:lang w:val="de-CH"/>
              </w:rPr>
              <w:t>hemoglobin</w:t>
            </w:r>
          </w:p>
        </w:tc>
        <w:tc>
          <w:tcPr>
            <w:tcW w:w="5808" w:type="dxa"/>
            <w:tcBorders>
              <w:top w:val="nil"/>
              <w:left w:val="nil"/>
              <w:bottom w:val="nil"/>
              <w:right w:val="nil"/>
            </w:tcBorders>
            <w:shd w:val="clear" w:color="auto" w:fill="auto"/>
            <w:noWrap/>
            <w:vAlign w:val="bottom"/>
            <w:hideMark/>
          </w:tcPr>
          <w:p w14:paraId="4D585A34" w14:textId="77777777" w:rsidR="00E40265" w:rsidRPr="00E40265" w:rsidRDefault="00E40265" w:rsidP="00E40265">
            <w:pPr>
              <w:pStyle w:val="KeinLeerraum"/>
              <w:rPr>
                <w:noProof/>
                <w:sz w:val="18"/>
                <w:szCs w:val="18"/>
                <w:lang w:val="en-US"/>
              </w:rPr>
            </w:pPr>
            <w:r w:rsidRPr="00E40265">
              <w:rPr>
                <w:noProof/>
                <w:sz w:val="18"/>
                <w:szCs w:val="18"/>
                <w:lang w:val="en-US"/>
              </w:rPr>
              <w:t>numeric, hemoglobin level of woman (adjusted for altitude and smoking)</w:t>
            </w:r>
          </w:p>
        </w:tc>
        <w:tc>
          <w:tcPr>
            <w:tcW w:w="1805" w:type="dxa"/>
            <w:tcBorders>
              <w:top w:val="nil"/>
              <w:left w:val="nil"/>
              <w:bottom w:val="nil"/>
              <w:right w:val="nil"/>
            </w:tcBorders>
            <w:shd w:val="clear" w:color="auto" w:fill="auto"/>
            <w:noWrap/>
            <w:vAlign w:val="bottom"/>
          </w:tcPr>
          <w:p w14:paraId="51894D23" w14:textId="699F8F1E" w:rsidR="00E40265" w:rsidRPr="00E40265" w:rsidRDefault="00E40265" w:rsidP="00E40265">
            <w:pPr>
              <w:pStyle w:val="KeinLeerraum"/>
              <w:rPr>
                <w:noProof/>
                <w:sz w:val="18"/>
                <w:szCs w:val="18"/>
                <w:lang w:val="en-US"/>
              </w:rPr>
            </w:pPr>
          </w:p>
        </w:tc>
        <w:tc>
          <w:tcPr>
            <w:tcW w:w="146" w:type="dxa"/>
            <w:vAlign w:val="center"/>
            <w:hideMark/>
          </w:tcPr>
          <w:p w14:paraId="7901C2B1" w14:textId="77777777" w:rsidR="00E40265" w:rsidRPr="00E40265" w:rsidRDefault="00E40265" w:rsidP="00E40265">
            <w:pPr>
              <w:pStyle w:val="KeinLeerraum"/>
              <w:rPr>
                <w:noProof/>
                <w:sz w:val="18"/>
                <w:szCs w:val="18"/>
                <w:lang w:val="en-US"/>
              </w:rPr>
            </w:pPr>
          </w:p>
        </w:tc>
        <w:tc>
          <w:tcPr>
            <w:tcW w:w="146" w:type="dxa"/>
            <w:vAlign w:val="center"/>
            <w:hideMark/>
          </w:tcPr>
          <w:p w14:paraId="5396EB4C" w14:textId="77777777" w:rsidR="00E40265" w:rsidRPr="00E40265" w:rsidRDefault="00E40265" w:rsidP="00E40265">
            <w:pPr>
              <w:pStyle w:val="KeinLeerraum"/>
              <w:rPr>
                <w:noProof/>
                <w:sz w:val="18"/>
                <w:szCs w:val="18"/>
                <w:lang w:val="en-US"/>
              </w:rPr>
            </w:pPr>
          </w:p>
        </w:tc>
      </w:tr>
      <w:tr w:rsidR="00E40265" w:rsidRPr="008277EA" w14:paraId="4C36BC49" w14:textId="77777777" w:rsidTr="008277EA">
        <w:trPr>
          <w:trHeight w:val="290"/>
        </w:trPr>
        <w:tc>
          <w:tcPr>
            <w:tcW w:w="2750" w:type="dxa"/>
            <w:tcBorders>
              <w:top w:val="nil"/>
              <w:left w:val="nil"/>
              <w:bottom w:val="nil"/>
              <w:right w:val="nil"/>
            </w:tcBorders>
            <w:shd w:val="clear" w:color="auto" w:fill="auto"/>
            <w:noWrap/>
            <w:vAlign w:val="bottom"/>
            <w:hideMark/>
          </w:tcPr>
          <w:p w14:paraId="702B2019" w14:textId="77777777" w:rsidR="00E40265" w:rsidRPr="00E40265" w:rsidRDefault="00E40265" w:rsidP="00E40265">
            <w:pPr>
              <w:pStyle w:val="KeinLeerraum"/>
              <w:rPr>
                <w:noProof/>
                <w:sz w:val="18"/>
                <w:szCs w:val="18"/>
                <w:lang w:val="de-CH"/>
              </w:rPr>
            </w:pPr>
            <w:r w:rsidRPr="00E40265">
              <w:rPr>
                <w:noProof/>
                <w:sz w:val="18"/>
                <w:szCs w:val="18"/>
                <w:lang w:val="de-CH"/>
              </w:rPr>
              <w:t>water_time</w:t>
            </w:r>
          </w:p>
        </w:tc>
        <w:tc>
          <w:tcPr>
            <w:tcW w:w="5808" w:type="dxa"/>
            <w:tcBorders>
              <w:top w:val="nil"/>
              <w:left w:val="nil"/>
              <w:bottom w:val="nil"/>
              <w:right w:val="nil"/>
            </w:tcBorders>
            <w:shd w:val="clear" w:color="auto" w:fill="auto"/>
            <w:noWrap/>
            <w:vAlign w:val="bottom"/>
            <w:hideMark/>
          </w:tcPr>
          <w:p w14:paraId="417B5CBD" w14:textId="77777777" w:rsidR="00E40265" w:rsidRPr="00E40265" w:rsidRDefault="00E40265" w:rsidP="00E40265">
            <w:pPr>
              <w:pStyle w:val="KeinLeerraum"/>
              <w:rPr>
                <w:noProof/>
                <w:sz w:val="18"/>
                <w:szCs w:val="18"/>
                <w:lang w:val="en-US"/>
              </w:rPr>
            </w:pPr>
            <w:r w:rsidRPr="00E40265">
              <w:rPr>
                <w:noProof/>
                <w:sz w:val="18"/>
                <w:szCs w:val="18"/>
                <w:lang w:val="en-US"/>
              </w:rPr>
              <w:t>Time for HH to get to water source (minutes)</w:t>
            </w:r>
          </w:p>
        </w:tc>
        <w:tc>
          <w:tcPr>
            <w:tcW w:w="1805" w:type="dxa"/>
            <w:tcBorders>
              <w:top w:val="nil"/>
              <w:left w:val="nil"/>
              <w:bottom w:val="nil"/>
              <w:right w:val="nil"/>
            </w:tcBorders>
            <w:shd w:val="clear" w:color="auto" w:fill="auto"/>
            <w:noWrap/>
            <w:vAlign w:val="bottom"/>
          </w:tcPr>
          <w:p w14:paraId="34A189AA" w14:textId="29426F68" w:rsidR="00E40265" w:rsidRPr="00E40265" w:rsidRDefault="00E40265" w:rsidP="00E40265">
            <w:pPr>
              <w:pStyle w:val="KeinLeerraum"/>
              <w:rPr>
                <w:noProof/>
                <w:sz w:val="18"/>
                <w:szCs w:val="18"/>
                <w:lang w:val="en-US"/>
              </w:rPr>
            </w:pPr>
          </w:p>
        </w:tc>
        <w:tc>
          <w:tcPr>
            <w:tcW w:w="146" w:type="dxa"/>
            <w:vAlign w:val="center"/>
            <w:hideMark/>
          </w:tcPr>
          <w:p w14:paraId="7355E305" w14:textId="77777777" w:rsidR="00E40265" w:rsidRPr="00E40265" w:rsidRDefault="00E40265" w:rsidP="00E40265">
            <w:pPr>
              <w:pStyle w:val="KeinLeerraum"/>
              <w:rPr>
                <w:noProof/>
                <w:sz w:val="18"/>
                <w:szCs w:val="18"/>
                <w:lang w:val="en-US"/>
              </w:rPr>
            </w:pPr>
          </w:p>
        </w:tc>
        <w:tc>
          <w:tcPr>
            <w:tcW w:w="146" w:type="dxa"/>
            <w:vAlign w:val="center"/>
            <w:hideMark/>
          </w:tcPr>
          <w:p w14:paraId="40F32DF4" w14:textId="77777777" w:rsidR="00E40265" w:rsidRPr="00E40265" w:rsidRDefault="00E40265" w:rsidP="00E40265">
            <w:pPr>
              <w:pStyle w:val="KeinLeerraum"/>
              <w:rPr>
                <w:noProof/>
                <w:sz w:val="18"/>
                <w:szCs w:val="18"/>
                <w:lang w:val="en-US"/>
              </w:rPr>
            </w:pPr>
          </w:p>
        </w:tc>
      </w:tr>
      <w:tr w:rsidR="00E40265" w:rsidRPr="008277EA" w14:paraId="3A167385" w14:textId="77777777" w:rsidTr="008277EA">
        <w:trPr>
          <w:trHeight w:val="290"/>
        </w:trPr>
        <w:tc>
          <w:tcPr>
            <w:tcW w:w="2750" w:type="dxa"/>
            <w:tcBorders>
              <w:top w:val="nil"/>
              <w:left w:val="nil"/>
              <w:bottom w:val="nil"/>
              <w:right w:val="nil"/>
            </w:tcBorders>
            <w:shd w:val="clear" w:color="auto" w:fill="auto"/>
            <w:noWrap/>
            <w:vAlign w:val="bottom"/>
            <w:hideMark/>
          </w:tcPr>
          <w:p w14:paraId="6AE223C5" w14:textId="77777777" w:rsidR="00E40265" w:rsidRPr="00E40265" w:rsidRDefault="00E40265" w:rsidP="00E40265">
            <w:pPr>
              <w:pStyle w:val="KeinLeerraum"/>
              <w:rPr>
                <w:noProof/>
                <w:sz w:val="18"/>
                <w:szCs w:val="18"/>
                <w:lang w:val="de-CH"/>
              </w:rPr>
            </w:pPr>
            <w:r w:rsidRPr="00E40265">
              <w:rPr>
                <w:noProof/>
                <w:sz w:val="18"/>
                <w:szCs w:val="18"/>
                <w:lang w:val="de-CH"/>
              </w:rPr>
              <w:t>trips</w:t>
            </w:r>
          </w:p>
        </w:tc>
        <w:tc>
          <w:tcPr>
            <w:tcW w:w="5808" w:type="dxa"/>
            <w:tcBorders>
              <w:top w:val="nil"/>
              <w:left w:val="nil"/>
              <w:bottom w:val="nil"/>
              <w:right w:val="nil"/>
            </w:tcBorders>
            <w:shd w:val="clear" w:color="auto" w:fill="auto"/>
            <w:noWrap/>
            <w:vAlign w:val="bottom"/>
            <w:hideMark/>
          </w:tcPr>
          <w:p w14:paraId="008321F3" w14:textId="77777777" w:rsidR="00E40265" w:rsidRPr="00E40265" w:rsidRDefault="00E40265" w:rsidP="00E40265">
            <w:pPr>
              <w:pStyle w:val="KeinLeerraum"/>
              <w:rPr>
                <w:noProof/>
                <w:sz w:val="18"/>
                <w:szCs w:val="18"/>
                <w:lang w:val="en-US"/>
              </w:rPr>
            </w:pPr>
            <w:r w:rsidRPr="00E40265">
              <w:rPr>
                <w:noProof/>
                <w:sz w:val="18"/>
                <w:szCs w:val="18"/>
                <w:lang w:val="en-US"/>
              </w:rPr>
              <w:t>Number of trips woman took in last 12 months</w:t>
            </w:r>
          </w:p>
        </w:tc>
        <w:tc>
          <w:tcPr>
            <w:tcW w:w="1805" w:type="dxa"/>
            <w:tcBorders>
              <w:top w:val="nil"/>
              <w:left w:val="nil"/>
              <w:bottom w:val="nil"/>
              <w:right w:val="nil"/>
            </w:tcBorders>
            <w:shd w:val="clear" w:color="auto" w:fill="auto"/>
            <w:noWrap/>
            <w:vAlign w:val="bottom"/>
          </w:tcPr>
          <w:p w14:paraId="41BA119D" w14:textId="74B8A5C5" w:rsidR="00E40265" w:rsidRPr="00E40265" w:rsidRDefault="00E40265" w:rsidP="00E40265">
            <w:pPr>
              <w:pStyle w:val="KeinLeerraum"/>
              <w:rPr>
                <w:noProof/>
                <w:sz w:val="18"/>
                <w:szCs w:val="18"/>
                <w:lang w:val="en-US"/>
              </w:rPr>
            </w:pPr>
          </w:p>
        </w:tc>
        <w:tc>
          <w:tcPr>
            <w:tcW w:w="146" w:type="dxa"/>
            <w:vAlign w:val="center"/>
            <w:hideMark/>
          </w:tcPr>
          <w:p w14:paraId="0424A037" w14:textId="77777777" w:rsidR="00E40265" w:rsidRPr="00E40265" w:rsidRDefault="00E40265" w:rsidP="00E40265">
            <w:pPr>
              <w:pStyle w:val="KeinLeerraum"/>
              <w:rPr>
                <w:noProof/>
                <w:sz w:val="18"/>
                <w:szCs w:val="18"/>
                <w:lang w:val="en-US"/>
              </w:rPr>
            </w:pPr>
          </w:p>
        </w:tc>
        <w:tc>
          <w:tcPr>
            <w:tcW w:w="146" w:type="dxa"/>
            <w:vAlign w:val="center"/>
            <w:hideMark/>
          </w:tcPr>
          <w:p w14:paraId="0C231CD9" w14:textId="77777777" w:rsidR="00E40265" w:rsidRPr="00E40265" w:rsidRDefault="00E40265" w:rsidP="00E40265">
            <w:pPr>
              <w:pStyle w:val="KeinLeerraum"/>
              <w:rPr>
                <w:noProof/>
                <w:sz w:val="18"/>
                <w:szCs w:val="18"/>
                <w:lang w:val="en-US"/>
              </w:rPr>
            </w:pPr>
          </w:p>
        </w:tc>
      </w:tr>
      <w:tr w:rsidR="00E40265" w:rsidRPr="00E40265" w14:paraId="3735BC0F" w14:textId="77777777" w:rsidTr="008277EA">
        <w:trPr>
          <w:trHeight w:val="290"/>
        </w:trPr>
        <w:tc>
          <w:tcPr>
            <w:tcW w:w="2750" w:type="dxa"/>
            <w:tcBorders>
              <w:top w:val="nil"/>
              <w:left w:val="nil"/>
              <w:bottom w:val="nil"/>
              <w:right w:val="nil"/>
            </w:tcBorders>
            <w:shd w:val="clear" w:color="auto" w:fill="auto"/>
            <w:noWrap/>
            <w:vAlign w:val="bottom"/>
            <w:hideMark/>
          </w:tcPr>
          <w:p w14:paraId="0A5A821F" w14:textId="77777777" w:rsidR="00E40265" w:rsidRPr="00E40265" w:rsidRDefault="00E40265" w:rsidP="00E40265">
            <w:pPr>
              <w:pStyle w:val="KeinLeerraum"/>
              <w:rPr>
                <w:noProof/>
                <w:sz w:val="18"/>
                <w:szCs w:val="18"/>
                <w:lang w:val="de-CH"/>
              </w:rPr>
            </w:pPr>
            <w:r w:rsidRPr="00E40265">
              <w:rPr>
                <w:noProof/>
                <w:sz w:val="18"/>
                <w:szCs w:val="18"/>
                <w:lang w:val="de-CH"/>
              </w:rPr>
              <w:t>ethnicity</w:t>
            </w:r>
          </w:p>
        </w:tc>
        <w:tc>
          <w:tcPr>
            <w:tcW w:w="5808" w:type="dxa"/>
            <w:tcBorders>
              <w:top w:val="nil"/>
              <w:left w:val="nil"/>
              <w:bottom w:val="nil"/>
              <w:right w:val="nil"/>
            </w:tcBorders>
            <w:shd w:val="clear" w:color="auto" w:fill="auto"/>
            <w:noWrap/>
            <w:vAlign w:val="bottom"/>
            <w:hideMark/>
          </w:tcPr>
          <w:p w14:paraId="4D3E99B5" w14:textId="77777777" w:rsidR="00E40265" w:rsidRPr="00E40265" w:rsidRDefault="00E40265" w:rsidP="00E40265">
            <w:pPr>
              <w:pStyle w:val="KeinLeerraum"/>
              <w:rPr>
                <w:noProof/>
                <w:sz w:val="18"/>
                <w:szCs w:val="18"/>
                <w:lang w:val="de-CH"/>
              </w:rPr>
            </w:pPr>
            <w:r w:rsidRPr="00E40265">
              <w:rPr>
                <w:noProof/>
                <w:sz w:val="18"/>
                <w:szCs w:val="18"/>
                <w:lang w:val="de-CH"/>
              </w:rPr>
              <w:t>category, Ethnicity of woman</w:t>
            </w:r>
          </w:p>
        </w:tc>
        <w:tc>
          <w:tcPr>
            <w:tcW w:w="1805" w:type="dxa"/>
            <w:tcBorders>
              <w:top w:val="nil"/>
              <w:left w:val="nil"/>
              <w:bottom w:val="nil"/>
              <w:right w:val="nil"/>
            </w:tcBorders>
            <w:shd w:val="clear" w:color="auto" w:fill="auto"/>
            <w:noWrap/>
            <w:vAlign w:val="bottom"/>
          </w:tcPr>
          <w:p w14:paraId="759B824D" w14:textId="6ABC7139" w:rsidR="00E40265" w:rsidRPr="00E40265" w:rsidRDefault="00E40265" w:rsidP="00E40265">
            <w:pPr>
              <w:pStyle w:val="KeinLeerraum"/>
              <w:rPr>
                <w:noProof/>
                <w:sz w:val="18"/>
                <w:szCs w:val="18"/>
                <w:lang w:val="de-CH"/>
              </w:rPr>
            </w:pPr>
          </w:p>
        </w:tc>
        <w:tc>
          <w:tcPr>
            <w:tcW w:w="146" w:type="dxa"/>
            <w:vAlign w:val="center"/>
            <w:hideMark/>
          </w:tcPr>
          <w:p w14:paraId="3B89E44D" w14:textId="77777777" w:rsidR="00E40265" w:rsidRPr="00E40265" w:rsidRDefault="00E40265" w:rsidP="00E40265">
            <w:pPr>
              <w:pStyle w:val="KeinLeerraum"/>
              <w:rPr>
                <w:noProof/>
                <w:sz w:val="18"/>
                <w:szCs w:val="18"/>
                <w:lang w:val="de-CH"/>
              </w:rPr>
            </w:pPr>
          </w:p>
        </w:tc>
        <w:tc>
          <w:tcPr>
            <w:tcW w:w="146" w:type="dxa"/>
            <w:vAlign w:val="center"/>
            <w:hideMark/>
          </w:tcPr>
          <w:p w14:paraId="3408230F" w14:textId="77777777" w:rsidR="00E40265" w:rsidRPr="00E40265" w:rsidRDefault="00E40265" w:rsidP="00E40265">
            <w:pPr>
              <w:pStyle w:val="KeinLeerraum"/>
              <w:rPr>
                <w:noProof/>
                <w:sz w:val="18"/>
                <w:szCs w:val="18"/>
                <w:lang w:val="de-CH"/>
              </w:rPr>
            </w:pPr>
          </w:p>
        </w:tc>
      </w:tr>
      <w:tr w:rsidR="00E40265" w:rsidRPr="008277EA" w14:paraId="57B71875" w14:textId="77777777" w:rsidTr="008277EA">
        <w:trPr>
          <w:trHeight w:val="290"/>
        </w:trPr>
        <w:tc>
          <w:tcPr>
            <w:tcW w:w="2750" w:type="dxa"/>
            <w:tcBorders>
              <w:top w:val="nil"/>
              <w:left w:val="nil"/>
              <w:bottom w:val="nil"/>
              <w:right w:val="nil"/>
            </w:tcBorders>
            <w:shd w:val="clear" w:color="auto" w:fill="auto"/>
            <w:noWrap/>
            <w:vAlign w:val="bottom"/>
            <w:hideMark/>
          </w:tcPr>
          <w:p w14:paraId="237C5B7A" w14:textId="77777777" w:rsidR="00E40265" w:rsidRPr="00E40265" w:rsidRDefault="00E40265" w:rsidP="00E40265">
            <w:pPr>
              <w:pStyle w:val="KeinLeerraum"/>
              <w:rPr>
                <w:noProof/>
                <w:sz w:val="18"/>
                <w:szCs w:val="18"/>
                <w:lang w:val="de-CH"/>
              </w:rPr>
            </w:pPr>
            <w:r w:rsidRPr="00E40265">
              <w:rPr>
                <w:noProof/>
                <w:sz w:val="18"/>
                <w:szCs w:val="18"/>
                <w:lang w:val="de-CH"/>
              </w:rPr>
              <w:t>decides_health_care</w:t>
            </w:r>
          </w:p>
        </w:tc>
        <w:tc>
          <w:tcPr>
            <w:tcW w:w="5808" w:type="dxa"/>
            <w:tcBorders>
              <w:top w:val="nil"/>
              <w:left w:val="nil"/>
              <w:bottom w:val="nil"/>
              <w:right w:val="nil"/>
            </w:tcBorders>
            <w:shd w:val="clear" w:color="auto" w:fill="auto"/>
            <w:noWrap/>
            <w:vAlign w:val="bottom"/>
            <w:hideMark/>
          </w:tcPr>
          <w:p w14:paraId="74CE0A7E" w14:textId="77777777" w:rsidR="00E40265" w:rsidRPr="00E40265" w:rsidRDefault="00E40265" w:rsidP="00E40265">
            <w:pPr>
              <w:pStyle w:val="KeinLeerraum"/>
              <w:rPr>
                <w:noProof/>
                <w:sz w:val="18"/>
                <w:szCs w:val="18"/>
                <w:lang w:val="en-US"/>
              </w:rPr>
            </w:pPr>
            <w:r w:rsidRPr="00E40265">
              <w:rPr>
                <w:noProof/>
                <w:sz w:val="18"/>
                <w:szCs w:val="18"/>
                <w:lang w:val="en-US"/>
              </w:rPr>
              <w:t>binary, 1 if woman involved in decision about own healthcare</w:t>
            </w:r>
          </w:p>
        </w:tc>
        <w:tc>
          <w:tcPr>
            <w:tcW w:w="1805" w:type="dxa"/>
            <w:tcBorders>
              <w:top w:val="nil"/>
              <w:left w:val="nil"/>
              <w:bottom w:val="nil"/>
              <w:right w:val="nil"/>
            </w:tcBorders>
            <w:shd w:val="clear" w:color="auto" w:fill="auto"/>
            <w:noWrap/>
            <w:vAlign w:val="bottom"/>
          </w:tcPr>
          <w:p w14:paraId="1F75864D" w14:textId="5A507EE2" w:rsidR="00E40265" w:rsidRPr="00E40265" w:rsidRDefault="00E40265" w:rsidP="00E40265">
            <w:pPr>
              <w:pStyle w:val="KeinLeerraum"/>
              <w:rPr>
                <w:noProof/>
                <w:sz w:val="18"/>
                <w:szCs w:val="18"/>
                <w:lang w:val="en-US"/>
              </w:rPr>
            </w:pPr>
          </w:p>
        </w:tc>
        <w:tc>
          <w:tcPr>
            <w:tcW w:w="146" w:type="dxa"/>
            <w:vAlign w:val="center"/>
            <w:hideMark/>
          </w:tcPr>
          <w:p w14:paraId="7F9B5083" w14:textId="77777777" w:rsidR="00E40265" w:rsidRPr="00E40265" w:rsidRDefault="00E40265" w:rsidP="00E40265">
            <w:pPr>
              <w:pStyle w:val="KeinLeerraum"/>
              <w:rPr>
                <w:noProof/>
                <w:sz w:val="18"/>
                <w:szCs w:val="18"/>
                <w:lang w:val="en-US"/>
              </w:rPr>
            </w:pPr>
          </w:p>
        </w:tc>
        <w:tc>
          <w:tcPr>
            <w:tcW w:w="146" w:type="dxa"/>
            <w:vAlign w:val="center"/>
            <w:hideMark/>
          </w:tcPr>
          <w:p w14:paraId="046CA9B4" w14:textId="77777777" w:rsidR="00E40265" w:rsidRPr="00E40265" w:rsidRDefault="00E40265" w:rsidP="00E40265">
            <w:pPr>
              <w:pStyle w:val="KeinLeerraum"/>
              <w:rPr>
                <w:noProof/>
                <w:sz w:val="18"/>
                <w:szCs w:val="18"/>
                <w:lang w:val="en-US"/>
              </w:rPr>
            </w:pPr>
          </w:p>
        </w:tc>
      </w:tr>
      <w:tr w:rsidR="00E40265" w:rsidRPr="008277EA" w14:paraId="54DB97D9" w14:textId="77777777" w:rsidTr="008277EA">
        <w:trPr>
          <w:trHeight w:val="290"/>
        </w:trPr>
        <w:tc>
          <w:tcPr>
            <w:tcW w:w="2750" w:type="dxa"/>
            <w:tcBorders>
              <w:top w:val="nil"/>
              <w:left w:val="nil"/>
              <w:bottom w:val="nil"/>
              <w:right w:val="nil"/>
            </w:tcBorders>
            <w:shd w:val="clear" w:color="auto" w:fill="auto"/>
            <w:noWrap/>
            <w:vAlign w:val="bottom"/>
            <w:hideMark/>
          </w:tcPr>
          <w:p w14:paraId="263237F1" w14:textId="77777777" w:rsidR="00E40265" w:rsidRPr="00E40265" w:rsidRDefault="00E40265" w:rsidP="00E40265">
            <w:pPr>
              <w:pStyle w:val="KeinLeerraum"/>
              <w:rPr>
                <w:noProof/>
                <w:sz w:val="18"/>
                <w:szCs w:val="18"/>
                <w:lang w:val="de-CH"/>
              </w:rPr>
            </w:pPr>
            <w:r w:rsidRPr="00E40265">
              <w:rPr>
                <w:noProof/>
                <w:sz w:val="18"/>
                <w:szCs w:val="18"/>
                <w:lang w:val="de-CH"/>
              </w:rPr>
              <w:t>decides_purchases</w:t>
            </w:r>
          </w:p>
        </w:tc>
        <w:tc>
          <w:tcPr>
            <w:tcW w:w="5808" w:type="dxa"/>
            <w:tcBorders>
              <w:top w:val="nil"/>
              <w:left w:val="nil"/>
              <w:bottom w:val="nil"/>
              <w:right w:val="nil"/>
            </w:tcBorders>
            <w:shd w:val="clear" w:color="auto" w:fill="auto"/>
            <w:noWrap/>
            <w:vAlign w:val="bottom"/>
            <w:hideMark/>
          </w:tcPr>
          <w:p w14:paraId="6F98E08E" w14:textId="77777777" w:rsidR="00E40265" w:rsidRPr="00E40265" w:rsidRDefault="00E40265" w:rsidP="00E40265">
            <w:pPr>
              <w:pStyle w:val="KeinLeerraum"/>
              <w:rPr>
                <w:noProof/>
                <w:sz w:val="18"/>
                <w:szCs w:val="18"/>
                <w:lang w:val="en-US"/>
              </w:rPr>
            </w:pPr>
            <w:r w:rsidRPr="00E40265">
              <w:rPr>
                <w:noProof/>
                <w:sz w:val="18"/>
                <w:szCs w:val="18"/>
                <w:lang w:val="en-US"/>
              </w:rPr>
              <w:t>binary, 1 if woman involved in HH purchases</w:t>
            </w:r>
          </w:p>
        </w:tc>
        <w:tc>
          <w:tcPr>
            <w:tcW w:w="1805" w:type="dxa"/>
            <w:tcBorders>
              <w:top w:val="nil"/>
              <w:left w:val="nil"/>
              <w:bottom w:val="nil"/>
              <w:right w:val="nil"/>
            </w:tcBorders>
            <w:shd w:val="clear" w:color="auto" w:fill="auto"/>
            <w:noWrap/>
            <w:vAlign w:val="bottom"/>
          </w:tcPr>
          <w:p w14:paraId="56EB96C7" w14:textId="5D208282" w:rsidR="00E40265" w:rsidRPr="00E40265" w:rsidRDefault="00E40265" w:rsidP="00E40265">
            <w:pPr>
              <w:pStyle w:val="KeinLeerraum"/>
              <w:rPr>
                <w:noProof/>
                <w:sz w:val="18"/>
                <w:szCs w:val="18"/>
                <w:lang w:val="en-US"/>
              </w:rPr>
            </w:pPr>
          </w:p>
        </w:tc>
        <w:tc>
          <w:tcPr>
            <w:tcW w:w="146" w:type="dxa"/>
            <w:vAlign w:val="center"/>
            <w:hideMark/>
          </w:tcPr>
          <w:p w14:paraId="6901874B" w14:textId="77777777" w:rsidR="00E40265" w:rsidRPr="00E40265" w:rsidRDefault="00E40265" w:rsidP="00E40265">
            <w:pPr>
              <w:pStyle w:val="KeinLeerraum"/>
              <w:rPr>
                <w:noProof/>
                <w:sz w:val="18"/>
                <w:szCs w:val="18"/>
                <w:lang w:val="en-US"/>
              </w:rPr>
            </w:pPr>
          </w:p>
        </w:tc>
        <w:tc>
          <w:tcPr>
            <w:tcW w:w="146" w:type="dxa"/>
            <w:vAlign w:val="center"/>
            <w:hideMark/>
          </w:tcPr>
          <w:p w14:paraId="7AB03484" w14:textId="77777777" w:rsidR="00E40265" w:rsidRPr="00E40265" w:rsidRDefault="00E40265" w:rsidP="00E40265">
            <w:pPr>
              <w:pStyle w:val="KeinLeerraum"/>
              <w:rPr>
                <w:noProof/>
                <w:sz w:val="18"/>
                <w:szCs w:val="18"/>
                <w:lang w:val="en-US"/>
              </w:rPr>
            </w:pPr>
          </w:p>
        </w:tc>
      </w:tr>
      <w:tr w:rsidR="00E40265" w:rsidRPr="008277EA" w14:paraId="207D9687" w14:textId="77777777" w:rsidTr="008277EA">
        <w:trPr>
          <w:trHeight w:val="290"/>
        </w:trPr>
        <w:tc>
          <w:tcPr>
            <w:tcW w:w="2750" w:type="dxa"/>
            <w:tcBorders>
              <w:top w:val="nil"/>
              <w:left w:val="nil"/>
              <w:bottom w:val="nil"/>
              <w:right w:val="nil"/>
            </w:tcBorders>
            <w:shd w:val="clear" w:color="auto" w:fill="auto"/>
            <w:noWrap/>
            <w:vAlign w:val="bottom"/>
            <w:hideMark/>
          </w:tcPr>
          <w:p w14:paraId="075D4F41" w14:textId="77777777" w:rsidR="00E40265" w:rsidRPr="00E40265" w:rsidRDefault="00E40265" w:rsidP="00E40265">
            <w:pPr>
              <w:pStyle w:val="KeinLeerraum"/>
              <w:rPr>
                <w:noProof/>
                <w:sz w:val="18"/>
                <w:szCs w:val="18"/>
                <w:lang w:val="de-CH"/>
              </w:rPr>
            </w:pPr>
            <w:r w:rsidRPr="00E40265">
              <w:rPr>
                <w:noProof/>
                <w:sz w:val="18"/>
                <w:szCs w:val="18"/>
                <w:lang w:val="de-CH"/>
              </w:rPr>
              <w:t>HIV_witchcraft</w:t>
            </w:r>
          </w:p>
        </w:tc>
        <w:tc>
          <w:tcPr>
            <w:tcW w:w="5808" w:type="dxa"/>
            <w:tcBorders>
              <w:top w:val="nil"/>
              <w:left w:val="nil"/>
              <w:bottom w:val="nil"/>
              <w:right w:val="nil"/>
            </w:tcBorders>
            <w:shd w:val="clear" w:color="auto" w:fill="auto"/>
            <w:noWrap/>
            <w:vAlign w:val="bottom"/>
            <w:hideMark/>
          </w:tcPr>
          <w:p w14:paraId="21B627EA" w14:textId="77777777" w:rsidR="00E40265" w:rsidRPr="00E40265" w:rsidRDefault="00E40265" w:rsidP="00E40265">
            <w:pPr>
              <w:pStyle w:val="KeinLeerraum"/>
              <w:rPr>
                <w:noProof/>
                <w:sz w:val="18"/>
                <w:szCs w:val="18"/>
                <w:lang w:val="en-US"/>
              </w:rPr>
            </w:pPr>
            <w:r w:rsidRPr="00E40265">
              <w:rPr>
                <w:noProof/>
                <w:sz w:val="18"/>
                <w:szCs w:val="18"/>
                <w:lang w:val="en-US"/>
              </w:rPr>
              <w:t>binary, 1 if woman believes she can get HIV by witchcraft</w:t>
            </w:r>
          </w:p>
        </w:tc>
        <w:tc>
          <w:tcPr>
            <w:tcW w:w="1805" w:type="dxa"/>
            <w:tcBorders>
              <w:top w:val="nil"/>
              <w:left w:val="nil"/>
              <w:bottom w:val="nil"/>
              <w:right w:val="nil"/>
            </w:tcBorders>
            <w:shd w:val="clear" w:color="auto" w:fill="auto"/>
            <w:noWrap/>
            <w:vAlign w:val="bottom"/>
          </w:tcPr>
          <w:p w14:paraId="6425F16E" w14:textId="433BB055" w:rsidR="00E40265" w:rsidRPr="00E40265" w:rsidRDefault="00E40265" w:rsidP="00E40265">
            <w:pPr>
              <w:pStyle w:val="KeinLeerraum"/>
              <w:rPr>
                <w:noProof/>
                <w:sz w:val="18"/>
                <w:szCs w:val="18"/>
                <w:lang w:val="en-US"/>
              </w:rPr>
            </w:pPr>
          </w:p>
        </w:tc>
        <w:tc>
          <w:tcPr>
            <w:tcW w:w="146" w:type="dxa"/>
            <w:vAlign w:val="center"/>
            <w:hideMark/>
          </w:tcPr>
          <w:p w14:paraId="4616E264" w14:textId="77777777" w:rsidR="00E40265" w:rsidRPr="00E40265" w:rsidRDefault="00E40265" w:rsidP="00E40265">
            <w:pPr>
              <w:pStyle w:val="KeinLeerraum"/>
              <w:rPr>
                <w:noProof/>
                <w:sz w:val="18"/>
                <w:szCs w:val="18"/>
                <w:lang w:val="en-US"/>
              </w:rPr>
            </w:pPr>
          </w:p>
        </w:tc>
        <w:tc>
          <w:tcPr>
            <w:tcW w:w="146" w:type="dxa"/>
            <w:vAlign w:val="center"/>
            <w:hideMark/>
          </w:tcPr>
          <w:p w14:paraId="76F7EE4A" w14:textId="77777777" w:rsidR="00E40265" w:rsidRPr="00E40265" w:rsidRDefault="00E40265" w:rsidP="00E40265">
            <w:pPr>
              <w:pStyle w:val="KeinLeerraum"/>
              <w:rPr>
                <w:noProof/>
                <w:sz w:val="18"/>
                <w:szCs w:val="18"/>
                <w:lang w:val="en-US"/>
              </w:rPr>
            </w:pPr>
          </w:p>
        </w:tc>
      </w:tr>
      <w:tr w:rsidR="00E40265" w:rsidRPr="008277EA" w14:paraId="16EE19D7" w14:textId="77777777" w:rsidTr="008277EA">
        <w:trPr>
          <w:trHeight w:val="290"/>
        </w:trPr>
        <w:tc>
          <w:tcPr>
            <w:tcW w:w="2750" w:type="dxa"/>
            <w:tcBorders>
              <w:top w:val="nil"/>
              <w:left w:val="nil"/>
              <w:bottom w:val="nil"/>
              <w:right w:val="nil"/>
            </w:tcBorders>
            <w:shd w:val="clear" w:color="auto" w:fill="auto"/>
            <w:noWrap/>
            <w:vAlign w:val="bottom"/>
            <w:hideMark/>
          </w:tcPr>
          <w:p w14:paraId="0D048673" w14:textId="77777777" w:rsidR="00E40265" w:rsidRPr="00E40265" w:rsidRDefault="00E40265" w:rsidP="00E40265">
            <w:pPr>
              <w:pStyle w:val="KeinLeerraum"/>
              <w:rPr>
                <w:noProof/>
                <w:sz w:val="18"/>
                <w:szCs w:val="18"/>
                <w:lang w:val="de-CH"/>
              </w:rPr>
            </w:pPr>
            <w:r w:rsidRPr="00E40265">
              <w:rPr>
                <w:noProof/>
                <w:sz w:val="18"/>
                <w:szCs w:val="18"/>
                <w:lang w:val="de-CH"/>
              </w:rPr>
              <w:t>safe_source_contracept</w:t>
            </w:r>
          </w:p>
        </w:tc>
        <w:tc>
          <w:tcPr>
            <w:tcW w:w="5808" w:type="dxa"/>
            <w:tcBorders>
              <w:top w:val="nil"/>
              <w:left w:val="nil"/>
              <w:bottom w:val="nil"/>
              <w:right w:val="nil"/>
            </w:tcBorders>
            <w:shd w:val="clear" w:color="auto" w:fill="auto"/>
            <w:noWrap/>
            <w:vAlign w:val="bottom"/>
            <w:hideMark/>
          </w:tcPr>
          <w:p w14:paraId="01A68F3F" w14:textId="77777777" w:rsidR="00E40265" w:rsidRPr="00E40265" w:rsidRDefault="00E40265" w:rsidP="00E40265">
            <w:pPr>
              <w:pStyle w:val="KeinLeerraum"/>
              <w:rPr>
                <w:noProof/>
                <w:sz w:val="18"/>
                <w:szCs w:val="18"/>
                <w:lang w:val="en-US"/>
              </w:rPr>
            </w:pPr>
            <w:r w:rsidRPr="00E40265">
              <w:rPr>
                <w:noProof/>
                <w:sz w:val="18"/>
                <w:szCs w:val="18"/>
                <w:lang w:val="en-US"/>
              </w:rPr>
              <w:t>binary, 1 if woman used safe source of contraception</w:t>
            </w:r>
          </w:p>
        </w:tc>
        <w:tc>
          <w:tcPr>
            <w:tcW w:w="1805" w:type="dxa"/>
            <w:tcBorders>
              <w:top w:val="nil"/>
              <w:left w:val="nil"/>
              <w:bottom w:val="nil"/>
              <w:right w:val="nil"/>
            </w:tcBorders>
            <w:shd w:val="clear" w:color="auto" w:fill="auto"/>
            <w:noWrap/>
            <w:vAlign w:val="bottom"/>
          </w:tcPr>
          <w:p w14:paraId="6DD21077" w14:textId="63E8976D" w:rsidR="00E40265" w:rsidRPr="00E40265" w:rsidRDefault="00E40265" w:rsidP="00E40265">
            <w:pPr>
              <w:pStyle w:val="KeinLeerraum"/>
              <w:rPr>
                <w:noProof/>
                <w:sz w:val="18"/>
                <w:szCs w:val="18"/>
                <w:lang w:val="en-US"/>
              </w:rPr>
            </w:pPr>
          </w:p>
        </w:tc>
        <w:tc>
          <w:tcPr>
            <w:tcW w:w="146" w:type="dxa"/>
            <w:vAlign w:val="center"/>
            <w:hideMark/>
          </w:tcPr>
          <w:p w14:paraId="491D8B7E" w14:textId="77777777" w:rsidR="00E40265" w:rsidRPr="00E40265" w:rsidRDefault="00E40265" w:rsidP="00E40265">
            <w:pPr>
              <w:pStyle w:val="KeinLeerraum"/>
              <w:rPr>
                <w:noProof/>
                <w:sz w:val="18"/>
                <w:szCs w:val="18"/>
                <w:lang w:val="en-US"/>
              </w:rPr>
            </w:pPr>
          </w:p>
        </w:tc>
        <w:tc>
          <w:tcPr>
            <w:tcW w:w="146" w:type="dxa"/>
            <w:vAlign w:val="center"/>
            <w:hideMark/>
          </w:tcPr>
          <w:p w14:paraId="0D7D31D9" w14:textId="77777777" w:rsidR="00E40265" w:rsidRPr="00E40265" w:rsidRDefault="00E40265" w:rsidP="00E40265">
            <w:pPr>
              <w:pStyle w:val="KeinLeerraum"/>
              <w:rPr>
                <w:noProof/>
                <w:sz w:val="18"/>
                <w:szCs w:val="18"/>
                <w:lang w:val="en-US"/>
              </w:rPr>
            </w:pPr>
          </w:p>
        </w:tc>
      </w:tr>
      <w:tr w:rsidR="00E40265" w:rsidRPr="008277EA" w14:paraId="546112D1" w14:textId="77777777" w:rsidTr="008277EA">
        <w:trPr>
          <w:trHeight w:val="290"/>
        </w:trPr>
        <w:tc>
          <w:tcPr>
            <w:tcW w:w="2750" w:type="dxa"/>
            <w:tcBorders>
              <w:top w:val="nil"/>
              <w:left w:val="nil"/>
              <w:bottom w:val="nil"/>
              <w:right w:val="nil"/>
            </w:tcBorders>
            <w:shd w:val="clear" w:color="auto" w:fill="auto"/>
            <w:noWrap/>
            <w:vAlign w:val="bottom"/>
            <w:hideMark/>
          </w:tcPr>
          <w:p w14:paraId="476215F0" w14:textId="77777777" w:rsidR="00E40265" w:rsidRPr="00E40265" w:rsidRDefault="00E40265" w:rsidP="00E40265">
            <w:pPr>
              <w:pStyle w:val="KeinLeerraum"/>
              <w:rPr>
                <w:noProof/>
                <w:sz w:val="18"/>
                <w:szCs w:val="18"/>
                <w:lang w:val="de-CH"/>
              </w:rPr>
            </w:pPr>
            <w:r w:rsidRPr="00E40265">
              <w:rPr>
                <w:noProof/>
                <w:sz w:val="18"/>
                <w:szCs w:val="18"/>
                <w:lang w:val="de-CH"/>
              </w:rPr>
              <w:t>heard_family_planning</w:t>
            </w:r>
          </w:p>
        </w:tc>
        <w:tc>
          <w:tcPr>
            <w:tcW w:w="5808" w:type="dxa"/>
            <w:tcBorders>
              <w:top w:val="nil"/>
              <w:left w:val="nil"/>
              <w:bottom w:val="nil"/>
              <w:right w:val="nil"/>
            </w:tcBorders>
            <w:shd w:val="clear" w:color="auto" w:fill="auto"/>
            <w:noWrap/>
            <w:vAlign w:val="bottom"/>
            <w:hideMark/>
          </w:tcPr>
          <w:p w14:paraId="18F060F2" w14:textId="77777777" w:rsidR="00E40265" w:rsidRPr="00E40265" w:rsidRDefault="00E40265" w:rsidP="00E40265">
            <w:pPr>
              <w:pStyle w:val="KeinLeerraum"/>
              <w:rPr>
                <w:noProof/>
                <w:sz w:val="18"/>
                <w:szCs w:val="18"/>
                <w:lang w:val="en-US"/>
              </w:rPr>
            </w:pPr>
            <w:r w:rsidRPr="00E40265">
              <w:rPr>
                <w:noProof/>
                <w:sz w:val="18"/>
                <w:szCs w:val="18"/>
                <w:lang w:val="en-US"/>
              </w:rPr>
              <w:t>binary, 1 if woman heard of family planning via any media form</w:t>
            </w:r>
          </w:p>
        </w:tc>
        <w:tc>
          <w:tcPr>
            <w:tcW w:w="1805" w:type="dxa"/>
            <w:tcBorders>
              <w:top w:val="nil"/>
              <w:left w:val="nil"/>
              <w:bottom w:val="nil"/>
              <w:right w:val="nil"/>
            </w:tcBorders>
            <w:shd w:val="clear" w:color="auto" w:fill="auto"/>
            <w:noWrap/>
            <w:vAlign w:val="bottom"/>
          </w:tcPr>
          <w:p w14:paraId="58C3E5B3" w14:textId="6D0615AC" w:rsidR="00E40265" w:rsidRPr="00E40265" w:rsidRDefault="00E40265" w:rsidP="00E40265">
            <w:pPr>
              <w:pStyle w:val="KeinLeerraum"/>
              <w:rPr>
                <w:noProof/>
                <w:sz w:val="18"/>
                <w:szCs w:val="18"/>
                <w:lang w:val="en-US"/>
              </w:rPr>
            </w:pPr>
          </w:p>
        </w:tc>
        <w:tc>
          <w:tcPr>
            <w:tcW w:w="146" w:type="dxa"/>
            <w:vAlign w:val="center"/>
            <w:hideMark/>
          </w:tcPr>
          <w:p w14:paraId="0BC27F82" w14:textId="77777777" w:rsidR="00E40265" w:rsidRPr="00E40265" w:rsidRDefault="00E40265" w:rsidP="00E40265">
            <w:pPr>
              <w:pStyle w:val="KeinLeerraum"/>
              <w:rPr>
                <w:noProof/>
                <w:sz w:val="18"/>
                <w:szCs w:val="18"/>
                <w:lang w:val="en-US"/>
              </w:rPr>
            </w:pPr>
          </w:p>
        </w:tc>
        <w:tc>
          <w:tcPr>
            <w:tcW w:w="146" w:type="dxa"/>
            <w:vAlign w:val="center"/>
            <w:hideMark/>
          </w:tcPr>
          <w:p w14:paraId="3FA26748" w14:textId="77777777" w:rsidR="00E40265" w:rsidRPr="00E40265" w:rsidRDefault="00E40265" w:rsidP="00E40265">
            <w:pPr>
              <w:pStyle w:val="KeinLeerraum"/>
              <w:rPr>
                <w:noProof/>
                <w:sz w:val="18"/>
                <w:szCs w:val="18"/>
                <w:lang w:val="en-US"/>
              </w:rPr>
            </w:pPr>
          </w:p>
        </w:tc>
      </w:tr>
      <w:tr w:rsidR="00E40265" w:rsidRPr="008277EA" w14:paraId="04268C68" w14:textId="77777777" w:rsidTr="008277EA">
        <w:trPr>
          <w:trHeight w:val="290"/>
        </w:trPr>
        <w:tc>
          <w:tcPr>
            <w:tcW w:w="2750" w:type="dxa"/>
            <w:tcBorders>
              <w:top w:val="nil"/>
              <w:left w:val="nil"/>
              <w:bottom w:val="nil"/>
              <w:right w:val="nil"/>
            </w:tcBorders>
            <w:shd w:val="clear" w:color="auto" w:fill="auto"/>
            <w:noWrap/>
            <w:vAlign w:val="bottom"/>
            <w:hideMark/>
          </w:tcPr>
          <w:p w14:paraId="2B1BB7B7" w14:textId="77777777" w:rsidR="00E40265" w:rsidRPr="00E40265" w:rsidRDefault="00E40265" w:rsidP="00E40265">
            <w:pPr>
              <w:pStyle w:val="KeinLeerraum"/>
              <w:rPr>
                <w:noProof/>
                <w:sz w:val="18"/>
                <w:szCs w:val="18"/>
                <w:lang w:val="de-CH"/>
              </w:rPr>
            </w:pPr>
            <w:r w:rsidRPr="00E40265">
              <w:rPr>
                <w:noProof/>
                <w:sz w:val="18"/>
                <w:szCs w:val="18"/>
                <w:lang w:val="de-CH"/>
              </w:rPr>
              <w:t>tetanus</w:t>
            </w:r>
          </w:p>
        </w:tc>
        <w:tc>
          <w:tcPr>
            <w:tcW w:w="5808" w:type="dxa"/>
            <w:tcBorders>
              <w:top w:val="nil"/>
              <w:left w:val="nil"/>
              <w:bottom w:val="nil"/>
              <w:right w:val="nil"/>
            </w:tcBorders>
            <w:shd w:val="clear" w:color="auto" w:fill="auto"/>
            <w:noWrap/>
            <w:vAlign w:val="bottom"/>
            <w:hideMark/>
          </w:tcPr>
          <w:p w14:paraId="6163AE83" w14:textId="77777777" w:rsidR="00E40265" w:rsidRPr="00E40265" w:rsidRDefault="00E40265" w:rsidP="00E40265">
            <w:pPr>
              <w:pStyle w:val="KeinLeerraum"/>
              <w:rPr>
                <w:noProof/>
                <w:sz w:val="18"/>
                <w:szCs w:val="18"/>
                <w:lang w:val="en-US"/>
              </w:rPr>
            </w:pPr>
            <w:r w:rsidRPr="00E40265">
              <w:rPr>
                <w:noProof/>
                <w:sz w:val="18"/>
                <w:szCs w:val="18"/>
                <w:lang w:val="en-US"/>
              </w:rPr>
              <w:t>binary, 1 if woman has received at least one tetanus injection before birth or pregnancy</w:t>
            </w:r>
          </w:p>
        </w:tc>
        <w:tc>
          <w:tcPr>
            <w:tcW w:w="1805" w:type="dxa"/>
            <w:tcBorders>
              <w:top w:val="nil"/>
              <w:left w:val="nil"/>
              <w:bottom w:val="nil"/>
              <w:right w:val="nil"/>
            </w:tcBorders>
            <w:shd w:val="clear" w:color="auto" w:fill="auto"/>
            <w:noWrap/>
            <w:vAlign w:val="bottom"/>
          </w:tcPr>
          <w:p w14:paraId="482AB8EC" w14:textId="1D7A68F7" w:rsidR="00E40265" w:rsidRPr="00E40265" w:rsidRDefault="00E40265" w:rsidP="00E40265">
            <w:pPr>
              <w:pStyle w:val="KeinLeerraum"/>
              <w:rPr>
                <w:noProof/>
                <w:sz w:val="18"/>
                <w:szCs w:val="18"/>
                <w:lang w:val="en-US"/>
              </w:rPr>
            </w:pPr>
          </w:p>
        </w:tc>
        <w:tc>
          <w:tcPr>
            <w:tcW w:w="146" w:type="dxa"/>
            <w:vAlign w:val="center"/>
            <w:hideMark/>
          </w:tcPr>
          <w:p w14:paraId="1EEB6F4F" w14:textId="77777777" w:rsidR="00E40265" w:rsidRPr="00E40265" w:rsidRDefault="00E40265" w:rsidP="00E40265">
            <w:pPr>
              <w:pStyle w:val="KeinLeerraum"/>
              <w:rPr>
                <w:noProof/>
                <w:sz w:val="18"/>
                <w:szCs w:val="18"/>
                <w:lang w:val="en-US"/>
              </w:rPr>
            </w:pPr>
          </w:p>
        </w:tc>
        <w:tc>
          <w:tcPr>
            <w:tcW w:w="146" w:type="dxa"/>
            <w:vAlign w:val="center"/>
            <w:hideMark/>
          </w:tcPr>
          <w:p w14:paraId="4919F706" w14:textId="77777777" w:rsidR="00E40265" w:rsidRPr="00E40265" w:rsidRDefault="00E40265" w:rsidP="00E40265">
            <w:pPr>
              <w:pStyle w:val="KeinLeerraum"/>
              <w:rPr>
                <w:noProof/>
                <w:sz w:val="18"/>
                <w:szCs w:val="18"/>
                <w:lang w:val="en-US"/>
              </w:rPr>
            </w:pPr>
          </w:p>
        </w:tc>
      </w:tr>
      <w:tr w:rsidR="00E40265" w:rsidRPr="008277EA" w14:paraId="66C3860D" w14:textId="77777777" w:rsidTr="008277EA">
        <w:trPr>
          <w:trHeight w:val="290"/>
        </w:trPr>
        <w:tc>
          <w:tcPr>
            <w:tcW w:w="2750" w:type="dxa"/>
            <w:tcBorders>
              <w:top w:val="nil"/>
              <w:left w:val="nil"/>
              <w:bottom w:val="nil"/>
              <w:right w:val="nil"/>
            </w:tcBorders>
            <w:shd w:val="clear" w:color="auto" w:fill="auto"/>
            <w:noWrap/>
            <w:vAlign w:val="bottom"/>
            <w:hideMark/>
          </w:tcPr>
          <w:p w14:paraId="55E5227C" w14:textId="77777777" w:rsidR="00E40265" w:rsidRPr="00E40265" w:rsidRDefault="00E40265" w:rsidP="00E40265">
            <w:pPr>
              <w:pStyle w:val="KeinLeerraum"/>
              <w:rPr>
                <w:noProof/>
                <w:sz w:val="18"/>
                <w:szCs w:val="18"/>
                <w:lang w:val="de-CH"/>
              </w:rPr>
            </w:pPr>
            <w:r w:rsidRPr="00E40265">
              <w:rPr>
                <w:noProof/>
                <w:sz w:val="18"/>
                <w:szCs w:val="18"/>
                <w:lang w:val="de-CH"/>
              </w:rPr>
              <w:t>checkup_delivery</w:t>
            </w:r>
          </w:p>
        </w:tc>
        <w:tc>
          <w:tcPr>
            <w:tcW w:w="5808" w:type="dxa"/>
            <w:tcBorders>
              <w:top w:val="nil"/>
              <w:left w:val="nil"/>
              <w:bottom w:val="nil"/>
              <w:right w:val="nil"/>
            </w:tcBorders>
            <w:shd w:val="clear" w:color="auto" w:fill="auto"/>
            <w:noWrap/>
            <w:vAlign w:val="bottom"/>
            <w:hideMark/>
          </w:tcPr>
          <w:p w14:paraId="5268CB6F" w14:textId="77777777" w:rsidR="00E40265" w:rsidRPr="00E40265" w:rsidRDefault="00E40265" w:rsidP="00E40265">
            <w:pPr>
              <w:pStyle w:val="KeinLeerraum"/>
              <w:rPr>
                <w:noProof/>
                <w:sz w:val="18"/>
                <w:szCs w:val="18"/>
                <w:lang w:val="en-US"/>
              </w:rPr>
            </w:pPr>
            <w:r w:rsidRPr="00E40265">
              <w:rPr>
                <w:noProof/>
                <w:sz w:val="18"/>
                <w:szCs w:val="18"/>
                <w:lang w:val="en-US"/>
              </w:rPr>
              <w:t>binary, 1 if woman has received a checkup after delivery</w:t>
            </w:r>
          </w:p>
        </w:tc>
        <w:tc>
          <w:tcPr>
            <w:tcW w:w="1805" w:type="dxa"/>
            <w:tcBorders>
              <w:top w:val="nil"/>
              <w:left w:val="nil"/>
              <w:bottom w:val="nil"/>
              <w:right w:val="nil"/>
            </w:tcBorders>
            <w:shd w:val="clear" w:color="auto" w:fill="auto"/>
            <w:noWrap/>
            <w:vAlign w:val="bottom"/>
          </w:tcPr>
          <w:p w14:paraId="195139BE" w14:textId="7C197A68" w:rsidR="00E40265" w:rsidRPr="00E40265" w:rsidRDefault="00E40265" w:rsidP="00E40265">
            <w:pPr>
              <w:pStyle w:val="KeinLeerraum"/>
              <w:rPr>
                <w:noProof/>
                <w:sz w:val="18"/>
                <w:szCs w:val="18"/>
                <w:lang w:val="en-US"/>
              </w:rPr>
            </w:pPr>
          </w:p>
        </w:tc>
        <w:tc>
          <w:tcPr>
            <w:tcW w:w="146" w:type="dxa"/>
            <w:vAlign w:val="center"/>
            <w:hideMark/>
          </w:tcPr>
          <w:p w14:paraId="766626ED" w14:textId="77777777" w:rsidR="00E40265" w:rsidRPr="00E40265" w:rsidRDefault="00E40265" w:rsidP="00E40265">
            <w:pPr>
              <w:pStyle w:val="KeinLeerraum"/>
              <w:rPr>
                <w:noProof/>
                <w:sz w:val="18"/>
                <w:szCs w:val="18"/>
                <w:lang w:val="en-US"/>
              </w:rPr>
            </w:pPr>
          </w:p>
        </w:tc>
        <w:tc>
          <w:tcPr>
            <w:tcW w:w="146" w:type="dxa"/>
            <w:vAlign w:val="center"/>
            <w:hideMark/>
          </w:tcPr>
          <w:p w14:paraId="47F03F91" w14:textId="77777777" w:rsidR="00E40265" w:rsidRPr="00E40265" w:rsidRDefault="00E40265" w:rsidP="00E40265">
            <w:pPr>
              <w:pStyle w:val="KeinLeerraum"/>
              <w:rPr>
                <w:noProof/>
                <w:sz w:val="18"/>
                <w:szCs w:val="18"/>
                <w:lang w:val="en-US"/>
              </w:rPr>
            </w:pPr>
          </w:p>
        </w:tc>
      </w:tr>
      <w:tr w:rsidR="00E40265" w:rsidRPr="008277EA" w14:paraId="685C99AF" w14:textId="77777777" w:rsidTr="008277EA">
        <w:trPr>
          <w:trHeight w:val="290"/>
        </w:trPr>
        <w:tc>
          <w:tcPr>
            <w:tcW w:w="2750" w:type="dxa"/>
            <w:tcBorders>
              <w:top w:val="nil"/>
              <w:left w:val="nil"/>
              <w:bottom w:val="nil"/>
              <w:right w:val="nil"/>
            </w:tcBorders>
            <w:shd w:val="clear" w:color="auto" w:fill="auto"/>
            <w:noWrap/>
            <w:vAlign w:val="bottom"/>
            <w:hideMark/>
          </w:tcPr>
          <w:p w14:paraId="75FA7B88" w14:textId="77777777" w:rsidR="00E40265" w:rsidRPr="00E40265" w:rsidRDefault="00E40265" w:rsidP="00E40265">
            <w:pPr>
              <w:pStyle w:val="KeinLeerraum"/>
              <w:rPr>
                <w:noProof/>
                <w:sz w:val="18"/>
                <w:szCs w:val="18"/>
                <w:lang w:val="de-CH"/>
              </w:rPr>
            </w:pPr>
            <w:r w:rsidRPr="00E40265">
              <w:rPr>
                <w:noProof/>
                <w:sz w:val="18"/>
                <w:szCs w:val="18"/>
                <w:lang w:val="de-CH"/>
              </w:rPr>
              <w:t>drugs_parasites</w:t>
            </w:r>
          </w:p>
        </w:tc>
        <w:tc>
          <w:tcPr>
            <w:tcW w:w="5808" w:type="dxa"/>
            <w:tcBorders>
              <w:top w:val="nil"/>
              <w:left w:val="nil"/>
              <w:bottom w:val="nil"/>
              <w:right w:val="nil"/>
            </w:tcBorders>
            <w:shd w:val="clear" w:color="auto" w:fill="auto"/>
            <w:noWrap/>
            <w:vAlign w:val="bottom"/>
            <w:hideMark/>
          </w:tcPr>
          <w:p w14:paraId="2562164E" w14:textId="77777777" w:rsidR="00E40265" w:rsidRPr="00E40265" w:rsidRDefault="00E40265" w:rsidP="00E40265">
            <w:pPr>
              <w:pStyle w:val="KeinLeerraum"/>
              <w:rPr>
                <w:noProof/>
                <w:sz w:val="18"/>
                <w:szCs w:val="18"/>
                <w:lang w:val="en-US"/>
              </w:rPr>
            </w:pPr>
            <w:r w:rsidRPr="00E40265">
              <w:rPr>
                <w:noProof/>
                <w:sz w:val="18"/>
                <w:szCs w:val="18"/>
                <w:lang w:val="en-US"/>
              </w:rPr>
              <w:t>binary, 1 if woman took drugs for intestinal parasites during pregnancy</w:t>
            </w:r>
          </w:p>
        </w:tc>
        <w:tc>
          <w:tcPr>
            <w:tcW w:w="1805" w:type="dxa"/>
            <w:tcBorders>
              <w:top w:val="nil"/>
              <w:left w:val="nil"/>
              <w:bottom w:val="nil"/>
              <w:right w:val="nil"/>
            </w:tcBorders>
            <w:shd w:val="clear" w:color="auto" w:fill="auto"/>
            <w:noWrap/>
            <w:vAlign w:val="bottom"/>
          </w:tcPr>
          <w:p w14:paraId="3EFE7897" w14:textId="7879EE33" w:rsidR="00E40265" w:rsidRPr="00E40265" w:rsidRDefault="00E40265" w:rsidP="00E40265">
            <w:pPr>
              <w:pStyle w:val="KeinLeerraum"/>
              <w:rPr>
                <w:noProof/>
                <w:sz w:val="18"/>
                <w:szCs w:val="18"/>
                <w:lang w:val="en-US"/>
              </w:rPr>
            </w:pPr>
          </w:p>
        </w:tc>
        <w:tc>
          <w:tcPr>
            <w:tcW w:w="146" w:type="dxa"/>
            <w:vAlign w:val="center"/>
            <w:hideMark/>
          </w:tcPr>
          <w:p w14:paraId="1793A7F3" w14:textId="77777777" w:rsidR="00E40265" w:rsidRPr="00E40265" w:rsidRDefault="00E40265" w:rsidP="00E40265">
            <w:pPr>
              <w:pStyle w:val="KeinLeerraum"/>
              <w:rPr>
                <w:noProof/>
                <w:sz w:val="18"/>
                <w:szCs w:val="18"/>
                <w:lang w:val="en-US"/>
              </w:rPr>
            </w:pPr>
          </w:p>
        </w:tc>
        <w:tc>
          <w:tcPr>
            <w:tcW w:w="146" w:type="dxa"/>
            <w:vAlign w:val="center"/>
            <w:hideMark/>
          </w:tcPr>
          <w:p w14:paraId="169EE24E" w14:textId="77777777" w:rsidR="00E40265" w:rsidRPr="00E40265" w:rsidRDefault="00E40265" w:rsidP="00E40265">
            <w:pPr>
              <w:pStyle w:val="KeinLeerraum"/>
              <w:rPr>
                <w:noProof/>
                <w:sz w:val="18"/>
                <w:szCs w:val="18"/>
                <w:lang w:val="en-US"/>
              </w:rPr>
            </w:pPr>
          </w:p>
        </w:tc>
      </w:tr>
      <w:tr w:rsidR="00E40265" w:rsidRPr="008277EA" w14:paraId="3F20F6F0" w14:textId="77777777" w:rsidTr="008277EA">
        <w:trPr>
          <w:trHeight w:val="290"/>
        </w:trPr>
        <w:tc>
          <w:tcPr>
            <w:tcW w:w="2750" w:type="dxa"/>
            <w:tcBorders>
              <w:top w:val="nil"/>
              <w:left w:val="nil"/>
              <w:bottom w:val="nil"/>
              <w:right w:val="nil"/>
            </w:tcBorders>
            <w:shd w:val="clear" w:color="auto" w:fill="auto"/>
            <w:noWrap/>
            <w:vAlign w:val="bottom"/>
            <w:hideMark/>
          </w:tcPr>
          <w:p w14:paraId="4380B620" w14:textId="77777777" w:rsidR="00E40265" w:rsidRPr="00E40265" w:rsidRDefault="00E40265" w:rsidP="00E40265">
            <w:pPr>
              <w:pStyle w:val="KeinLeerraum"/>
              <w:rPr>
                <w:noProof/>
                <w:sz w:val="18"/>
                <w:szCs w:val="18"/>
                <w:lang w:val="de-CH"/>
              </w:rPr>
            </w:pPr>
            <w:r w:rsidRPr="00E40265">
              <w:rPr>
                <w:noProof/>
                <w:sz w:val="18"/>
                <w:szCs w:val="18"/>
                <w:lang w:val="de-CH"/>
              </w:rPr>
              <w:t>heard_tuberculosis</w:t>
            </w:r>
          </w:p>
        </w:tc>
        <w:tc>
          <w:tcPr>
            <w:tcW w:w="5808" w:type="dxa"/>
            <w:tcBorders>
              <w:top w:val="nil"/>
              <w:left w:val="nil"/>
              <w:bottom w:val="nil"/>
              <w:right w:val="nil"/>
            </w:tcBorders>
            <w:shd w:val="clear" w:color="auto" w:fill="auto"/>
            <w:noWrap/>
            <w:vAlign w:val="bottom"/>
            <w:hideMark/>
          </w:tcPr>
          <w:p w14:paraId="3BD7C483" w14:textId="77777777" w:rsidR="00E40265" w:rsidRPr="00E40265" w:rsidRDefault="00E40265" w:rsidP="00E40265">
            <w:pPr>
              <w:pStyle w:val="KeinLeerraum"/>
              <w:rPr>
                <w:noProof/>
                <w:sz w:val="18"/>
                <w:szCs w:val="18"/>
                <w:lang w:val="en-US"/>
              </w:rPr>
            </w:pPr>
            <w:r w:rsidRPr="00E40265">
              <w:rPr>
                <w:noProof/>
                <w:sz w:val="18"/>
                <w:szCs w:val="18"/>
                <w:lang w:val="en-US"/>
              </w:rPr>
              <w:t>binary, 1 if woman has ever heard of tuberculosis</w:t>
            </w:r>
          </w:p>
        </w:tc>
        <w:tc>
          <w:tcPr>
            <w:tcW w:w="1805" w:type="dxa"/>
            <w:tcBorders>
              <w:top w:val="nil"/>
              <w:left w:val="nil"/>
              <w:bottom w:val="nil"/>
              <w:right w:val="nil"/>
            </w:tcBorders>
            <w:shd w:val="clear" w:color="auto" w:fill="auto"/>
            <w:noWrap/>
            <w:vAlign w:val="bottom"/>
          </w:tcPr>
          <w:p w14:paraId="5F9ABC17" w14:textId="78B415A2" w:rsidR="00E40265" w:rsidRPr="00E40265" w:rsidRDefault="00E40265" w:rsidP="00E40265">
            <w:pPr>
              <w:pStyle w:val="KeinLeerraum"/>
              <w:rPr>
                <w:noProof/>
                <w:sz w:val="18"/>
                <w:szCs w:val="18"/>
                <w:lang w:val="en-US"/>
              </w:rPr>
            </w:pPr>
          </w:p>
        </w:tc>
        <w:tc>
          <w:tcPr>
            <w:tcW w:w="146" w:type="dxa"/>
            <w:vAlign w:val="center"/>
            <w:hideMark/>
          </w:tcPr>
          <w:p w14:paraId="6F5A67C3" w14:textId="77777777" w:rsidR="00E40265" w:rsidRPr="00E40265" w:rsidRDefault="00E40265" w:rsidP="00E40265">
            <w:pPr>
              <w:pStyle w:val="KeinLeerraum"/>
              <w:rPr>
                <w:noProof/>
                <w:sz w:val="18"/>
                <w:szCs w:val="18"/>
                <w:lang w:val="en-US"/>
              </w:rPr>
            </w:pPr>
          </w:p>
        </w:tc>
        <w:tc>
          <w:tcPr>
            <w:tcW w:w="146" w:type="dxa"/>
            <w:vAlign w:val="center"/>
            <w:hideMark/>
          </w:tcPr>
          <w:p w14:paraId="7A4B8B03" w14:textId="77777777" w:rsidR="00E40265" w:rsidRPr="00E40265" w:rsidRDefault="00E40265" w:rsidP="00E40265">
            <w:pPr>
              <w:pStyle w:val="KeinLeerraum"/>
              <w:rPr>
                <w:noProof/>
                <w:sz w:val="18"/>
                <w:szCs w:val="18"/>
                <w:lang w:val="en-US"/>
              </w:rPr>
            </w:pPr>
          </w:p>
        </w:tc>
      </w:tr>
      <w:tr w:rsidR="00E40265" w:rsidRPr="008277EA" w14:paraId="03C9DF6A" w14:textId="77777777" w:rsidTr="008277EA">
        <w:trPr>
          <w:trHeight w:val="290"/>
        </w:trPr>
        <w:tc>
          <w:tcPr>
            <w:tcW w:w="2750" w:type="dxa"/>
            <w:tcBorders>
              <w:top w:val="nil"/>
              <w:left w:val="nil"/>
              <w:bottom w:val="nil"/>
              <w:right w:val="nil"/>
            </w:tcBorders>
            <w:shd w:val="clear" w:color="auto" w:fill="auto"/>
            <w:noWrap/>
            <w:vAlign w:val="bottom"/>
            <w:hideMark/>
          </w:tcPr>
          <w:p w14:paraId="6EAE30F9" w14:textId="77777777" w:rsidR="00E40265" w:rsidRPr="00E40265" w:rsidRDefault="00E40265" w:rsidP="00E40265">
            <w:pPr>
              <w:pStyle w:val="KeinLeerraum"/>
              <w:rPr>
                <w:noProof/>
                <w:sz w:val="18"/>
                <w:szCs w:val="18"/>
                <w:lang w:val="de-CH"/>
              </w:rPr>
            </w:pPr>
            <w:r w:rsidRPr="00E40265">
              <w:rPr>
                <w:noProof/>
                <w:sz w:val="18"/>
                <w:szCs w:val="18"/>
                <w:lang w:val="de-CH"/>
              </w:rPr>
              <w:t>injected_tuberculosis</w:t>
            </w:r>
          </w:p>
        </w:tc>
        <w:tc>
          <w:tcPr>
            <w:tcW w:w="5808" w:type="dxa"/>
            <w:tcBorders>
              <w:top w:val="nil"/>
              <w:left w:val="nil"/>
              <w:bottom w:val="nil"/>
              <w:right w:val="nil"/>
            </w:tcBorders>
            <w:shd w:val="clear" w:color="auto" w:fill="auto"/>
            <w:noWrap/>
            <w:vAlign w:val="bottom"/>
            <w:hideMark/>
          </w:tcPr>
          <w:p w14:paraId="2B99ADDB" w14:textId="77777777" w:rsidR="00E40265" w:rsidRPr="00E40265" w:rsidRDefault="00E40265" w:rsidP="00E40265">
            <w:pPr>
              <w:pStyle w:val="KeinLeerraum"/>
              <w:rPr>
                <w:noProof/>
                <w:sz w:val="18"/>
                <w:szCs w:val="18"/>
                <w:lang w:val="en-US"/>
              </w:rPr>
            </w:pPr>
            <w:r w:rsidRPr="00E40265">
              <w:rPr>
                <w:noProof/>
                <w:sz w:val="18"/>
                <w:szCs w:val="18"/>
                <w:lang w:val="en-US"/>
              </w:rPr>
              <w:t>binary, 1 if woman had tuberculosis injection in the last 12 months</w:t>
            </w:r>
          </w:p>
        </w:tc>
        <w:tc>
          <w:tcPr>
            <w:tcW w:w="1805" w:type="dxa"/>
            <w:tcBorders>
              <w:top w:val="nil"/>
              <w:left w:val="nil"/>
              <w:bottom w:val="nil"/>
              <w:right w:val="nil"/>
            </w:tcBorders>
            <w:shd w:val="clear" w:color="auto" w:fill="auto"/>
            <w:noWrap/>
            <w:vAlign w:val="bottom"/>
          </w:tcPr>
          <w:p w14:paraId="41AF6587" w14:textId="2FAED27A" w:rsidR="00E40265" w:rsidRPr="00E40265" w:rsidRDefault="00E40265" w:rsidP="00E40265">
            <w:pPr>
              <w:pStyle w:val="KeinLeerraum"/>
              <w:rPr>
                <w:noProof/>
                <w:sz w:val="18"/>
                <w:szCs w:val="18"/>
                <w:lang w:val="en-US"/>
              </w:rPr>
            </w:pPr>
          </w:p>
        </w:tc>
        <w:tc>
          <w:tcPr>
            <w:tcW w:w="146" w:type="dxa"/>
            <w:vAlign w:val="center"/>
            <w:hideMark/>
          </w:tcPr>
          <w:p w14:paraId="4A2A6402" w14:textId="77777777" w:rsidR="00E40265" w:rsidRPr="00E40265" w:rsidRDefault="00E40265" w:rsidP="00E40265">
            <w:pPr>
              <w:pStyle w:val="KeinLeerraum"/>
              <w:rPr>
                <w:noProof/>
                <w:sz w:val="18"/>
                <w:szCs w:val="18"/>
                <w:lang w:val="en-US"/>
              </w:rPr>
            </w:pPr>
          </w:p>
        </w:tc>
        <w:tc>
          <w:tcPr>
            <w:tcW w:w="146" w:type="dxa"/>
            <w:vAlign w:val="center"/>
            <w:hideMark/>
          </w:tcPr>
          <w:p w14:paraId="574B6E0D" w14:textId="77777777" w:rsidR="00E40265" w:rsidRPr="00E40265" w:rsidRDefault="00E40265" w:rsidP="00E40265">
            <w:pPr>
              <w:pStyle w:val="KeinLeerraum"/>
              <w:rPr>
                <w:noProof/>
                <w:sz w:val="18"/>
                <w:szCs w:val="18"/>
                <w:lang w:val="en-US"/>
              </w:rPr>
            </w:pPr>
          </w:p>
        </w:tc>
      </w:tr>
      <w:tr w:rsidR="00E40265" w:rsidRPr="008277EA" w14:paraId="345F3139" w14:textId="77777777" w:rsidTr="008277EA">
        <w:trPr>
          <w:trHeight w:val="290"/>
        </w:trPr>
        <w:tc>
          <w:tcPr>
            <w:tcW w:w="2750" w:type="dxa"/>
            <w:tcBorders>
              <w:top w:val="nil"/>
              <w:left w:val="nil"/>
              <w:bottom w:val="nil"/>
              <w:right w:val="nil"/>
            </w:tcBorders>
            <w:shd w:val="clear" w:color="auto" w:fill="auto"/>
            <w:noWrap/>
            <w:vAlign w:val="bottom"/>
            <w:hideMark/>
          </w:tcPr>
          <w:p w14:paraId="728C8E31" w14:textId="77777777" w:rsidR="00E40265" w:rsidRPr="00E40265" w:rsidRDefault="00E40265" w:rsidP="00E40265">
            <w:pPr>
              <w:pStyle w:val="KeinLeerraum"/>
              <w:rPr>
                <w:noProof/>
                <w:sz w:val="18"/>
                <w:szCs w:val="18"/>
                <w:lang w:val="de-CH"/>
              </w:rPr>
            </w:pPr>
            <w:r w:rsidRPr="00E40265">
              <w:rPr>
                <w:noProof/>
                <w:sz w:val="18"/>
                <w:szCs w:val="18"/>
                <w:lang w:val="de-CH"/>
              </w:rPr>
              <w:t>health_card</w:t>
            </w:r>
          </w:p>
        </w:tc>
        <w:tc>
          <w:tcPr>
            <w:tcW w:w="5808" w:type="dxa"/>
            <w:tcBorders>
              <w:top w:val="nil"/>
              <w:left w:val="nil"/>
              <w:bottom w:val="nil"/>
              <w:right w:val="nil"/>
            </w:tcBorders>
            <w:shd w:val="clear" w:color="auto" w:fill="auto"/>
            <w:noWrap/>
            <w:vAlign w:val="bottom"/>
            <w:hideMark/>
          </w:tcPr>
          <w:p w14:paraId="1537DFD8" w14:textId="77777777" w:rsidR="00E40265" w:rsidRPr="00E40265" w:rsidRDefault="00E40265" w:rsidP="00E40265">
            <w:pPr>
              <w:pStyle w:val="KeinLeerraum"/>
              <w:rPr>
                <w:noProof/>
                <w:sz w:val="18"/>
                <w:szCs w:val="18"/>
                <w:lang w:val="en-US"/>
              </w:rPr>
            </w:pPr>
            <w:r w:rsidRPr="00E40265">
              <w:rPr>
                <w:noProof/>
                <w:sz w:val="18"/>
                <w:szCs w:val="18"/>
                <w:lang w:val="en-US"/>
              </w:rPr>
              <w:t>binary, 1 if woman has health card for child</w:t>
            </w:r>
          </w:p>
        </w:tc>
        <w:tc>
          <w:tcPr>
            <w:tcW w:w="1805" w:type="dxa"/>
            <w:tcBorders>
              <w:top w:val="nil"/>
              <w:left w:val="nil"/>
              <w:bottom w:val="nil"/>
              <w:right w:val="nil"/>
            </w:tcBorders>
            <w:shd w:val="clear" w:color="auto" w:fill="auto"/>
            <w:noWrap/>
            <w:vAlign w:val="bottom"/>
          </w:tcPr>
          <w:p w14:paraId="1B9326A1" w14:textId="60CD5814" w:rsidR="00E40265" w:rsidRPr="00E40265" w:rsidRDefault="00E40265" w:rsidP="00E40265">
            <w:pPr>
              <w:pStyle w:val="KeinLeerraum"/>
              <w:rPr>
                <w:noProof/>
                <w:sz w:val="18"/>
                <w:szCs w:val="18"/>
                <w:lang w:val="en-US"/>
              </w:rPr>
            </w:pPr>
          </w:p>
        </w:tc>
        <w:tc>
          <w:tcPr>
            <w:tcW w:w="146" w:type="dxa"/>
            <w:vAlign w:val="center"/>
            <w:hideMark/>
          </w:tcPr>
          <w:p w14:paraId="163E4715" w14:textId="77777777" w:rsidR="00E40265" w:rsidRPr="00E40265" w:rsidRDefault="00E40265" w:rsidP="00E40265">
            <w:pPr>
              <w:pStyle w:val="KeinLeerraum"/>
              <w:rPr>
                <w:noProof/>
                <w:sz w:val="18"/>
                <w:szCs w:val="18"/>
                <w:lang w:val="en-US"/>
              </w:rPr>
            </w:pPr>
          </w:p>
        </w:tc>
        <w:tc>
          <w:tcPr>
            <w:tcW w:w="146" w:type="dxa"/>
            <w:vAlign w:val="center"/>
            <w:hideMark/>
          </w:tcPr>
          <w:p w14:paraId="6E39A441" w14:textId="77777777" w:rsidR="00E40265" w:rsidRPr="00E40265" w:rsidRDefault="00E40265" w:rsidP="00E40265">
            <w:pPr>
              <w:pStyle w:val="KeinLeerraum"/>
              <w:rPr>
                <w:noProof/>
                <w:sz w:val="18"/>
                <w:szCs w:val="18"/>
                <w:lang w:val="en-US"/>
              </w:rPr>
            </w:pPr>
          </w:p>
        </w:tc>
      </w:tr>
      <w:tr w:rsidR="00E40265" w:rsidRPr="00E40265" w14:paraId="65DE8D00" w14:textId="77777777" w:rsidTr="008277EA">
        <w:trPr>
          <w:trHeight w:val="290"/>
        </w:trPr>
        <w:tc>
          <w:tcPr>
            <w:tcW w:w="2750" w:type="dxa"/>
            <w:tcBorders>
              <w:top w:val="nil"/>
              <w:left w:val="nil"/>
              <w:bottom w:val="nil"/>
              <w:right w:val="nil"/>
            </w:tcBorders>
            <w:shd w:val="clear" w:color="auto" w:fill="auto"/>
            <w:noWrap/>
            <w:vAlign w:val="bottom"/>
            <w:hideMark/>
          </w:tcPr>
          <w:p w14:paraId="42F028DB" w14:textId="77777777" w:rsidR="00E40265" w:rsidRPr="00E40265" w:rsidRDefault="00E40265" w:rsidP="00E40265">
            <w:pPr>
              <w:pStyle w:val="KeinLeerraum"/>
              <w:rPr>
                <w:noProof/>
                <w:sz w:val="18"/>
                <w:szCs w:val="18"/>
                <w:lang w:val="de-CH"/>
              </w:rPr>
            </w:pPr>
            <w:r w:rsidRPr="00E40265">
              <w:rPr>
                <w:noProof/>
                <w:sz w:val="18"/>
                <w:szCs w:val="18"/>
                <w:lang w:val="de-CH"/>
              </w:rPr>
              <w:t>vaccinated</w:t>
            </w:r>
          </w:p>
        </w:tc>
        <w:tc>
          <w:tcPr>
            <w:tcW w:w="5808" w:type="dxa"/>
            <w:tcBorders>
              <w:top w:val="nil"/>
              <w:left w:val="nil"/>
              <w:bottom w:val="nil"/>
              <w:right w:val="nil"/>
            </w:tcBorders>
            <w:shd w:val="clear" w:color="auto" w:fill="auto"/>
            <w:noWrap/>
            <w:vAlign w:val="bottom"/>
            <w:hideMark/>
          </w:tcPr>
          <w:p w14:paraId="125C2889" w14:textId="77777777" w:rsidR="00E40265" w:rsidRPr="00E40265" w:rsidRDefault="00E40265" w:rsidP="00E40265">
            <w:pPr>
              <w:pStyle w:val="KeinLeerraum"/>
              <w:rPr>
                <w:noProof/>
                <w:sz w:val="18"/>
                <w:szCs w:val="18"/>
                <w:lang w:val="en-US"/>
              </w:rPr>
            </w:pPr>
            <w:r w:rsidRPr="00E40265">
              <w:rPr>
                <w:noProof/>
                <w:sz w:val="18"/>
                <w:szCs w:val="18"/>
                <w:lang w:val="en-US"/>
              </w:rPr>
              <w:t>binary, 1 if child has ever been vaccinated</w:t>
            </w:r>
          </w:p>
        </w:tc>
        <w:tc>
          <w:tcPr>
            <w:tcW w:w="1805" w:type="dxa"/>
            <w:tcBorders>
              <w:top w:val="nil"/>
              <w:left w:val="nil"/>
              <w:bottom w:val="nil"/>
              <w:right w:val="nil"/>
            </w:tcBorders>
            <w:shd w:val="clear" w:color="auto" w:fill="auto"/>
            <w:noWrap/>
            <w:vAlign w:val="bottom"/>
          </w:tcPr>
          <w:p w14:paraId="748BD47A" w14:textId="40B8D53A" w:rsidR="00E40265" w:rsidRPr="00451D0E" w:rsidRDefault="00E40265" w:rsidP="00E40265">
            <w:pPr>
              <w:pStyle w:val="KeinLeerraum"/>
              <w:rPr>
                <w:noProof/>
                <w:sz w:val="18"/>
                <w:szCs w:val="18"/>
                <w:lang w:val="en-US"/>
              </w:rPr>
            </w:pPr>
          </w:p>
        </w:tc>
        <w:tc>
          <w:tcPr>
            <w:tcW w:w="146" w:type="dxa"/>
            <w:vAlign w:val="center"/>
            <w:hideMark/>
          </w:tcPr>
          <w:p w14:paraId="00FA7F32" w14:textId="77777777" w:rsidR="00E40265" w:rsidRPr="00451D0E" w:rsidRDefault="00E40265" w:rsidP="00E40265">
            <w:pPr>
              <w:pStyle w:val="KeinLeerraum"/>
              <w:rPr>
                <w:noProof/>
                <w:sz w:val="18"/>
                <w:szCs w:val="18"/>
                <w:lang w:val="en-US"/>
              </w:rPr>
            </w:pPr>
          </w:p>
        </w:tc>
        <w:tc>
          <w:tcPr>
            <w:tcW w:w="146" w:type="dxa"/>
            <w:vAlign w:val="center"/>
            <w:hideMark/>
          </w:tcPr>
          <w:p w14:paraId="24EE5278" w14:textId="77777777" w:rsidR="00E40265" w:rsidRPr="00451D0E" w:rsidRDefault="00E40265" w:rsidP="00E40265">
            <w:pPr>
              <w:pStyle w:val="KeinLeerraum"/>
              <w:rPr>
                <w:noProof/>
                <w:sz w:val="18"/>
                <w:szCs w:val="18"/>
                <w:lang w:val="en-US"/>
              </w:rPr>
            </w:pPr>
          </w:p>
        </w:tc>
      </w:tr>
      <w:tr w:rsidR="00E40265" w:rsidRPr="00E40265" w14:paraId="6E946DAE" w14:textId="77777777" w:rsidTr="008277EA">
        <w:trPr>
          <w:trHeight w:val="290"/>
        </w:trPr>
        <w:tc>
          <w:tcPr>
            <w:tcW w:w="2750" w:type="dxa"/>
            <w:tcBorders>
              <w:top w:val="nil"/>
              <w:left w:val="nil"/>
              <w:bottom w:val="nil"/>
              <w:right w:val="nil"/>
            </w:tcBorders>
            <w:shd w:val="clear" w:color="auto" w:fill="auto"/>
            <w:noWrap/>
            <w:vAlign w:val="bottom"/>
            <w:hideMark/>
          </w:tcPr>
          <w:p w14:paraId="25D42250" w14:textId="77777777" w:rsidR="00E40265" w:rsidRPr="00E40265" w:rsidRDefault="00E40265" w:rsidP="00E40265">
            <w:pPr>
              <w:pStyle w:val="KeinLeerraum"/>
              <w:rPr>
                <w:noProof/>
                <w:sz w:val="18"/>
                <w:szCs w:val="18"/>
                <w:lang w:val="de-CH"/>
              </w:rPr>
            </w:pPr>
            <w:r w:rsidRPr="00E40265">
              <w:rPr>
                <w:noProof/>
                <w:sz w:val="18"/>
                <w:szCs w:val="18"/>
                <w:lang w:val="de-CH"/>
              </w:rPr>
              <w:t>non_numeric_fertility_preference</w:t>
            </w:r>
          </w:p>
        </w:tc>
        <w:tc>
          <w:tcPr>
            <w:tcW w:w="5808" w:type="dxa"/>
            <w:tcBorders>
              <w:top w:val="nil"/>
              <w:left w:val="nil"/>
              <w:bottom w:val="nil"/>
              <w:right w:val="nil"/>
            </w:tcBorders>
            <w:shd w:val="clear" w:color="auto" w:fill="auto"/>
            <w:noWrap/>
            <w:vAlign w:val="bottom"/>
            <w:hideMark/>
          </w:tcPr>
          <w:p w14:paraId="56352908" w14:textId="77777777" w:rsidR="00E40265" w:rsidRPr="00E40265" w:rsidRDefault="00E40265" w:rsidP="00E40265">
            <w:pPr>
              <w:pStyle w:val="KeinLeerraum"/>
              <w:rPr>
                <w:noProof/>
                <w:sz w:val="18"/>
                <w:szCs w:val="18"/>
                <w:lang w:val="en-US"/>
              </w:rPr>
            </w:pPr>
            <w:r w:rsidRPr="00E40265">
              <w:rPr>
                <w:noProof/>
                <w:sz w:val="18"/>
                <w:szCs w:val="18"/>
                <w:lang w:val="en-US"/>
              </w:rPr>
              <w:t>binary, 1 if woman chose non-numeric response for ideal number of children</w:t>
            </w:r>
          </w:p>
        </w:tc>
        <w:tc>
          <w:tcPr>
            <w:tcW w:w="1805" w:type="dxa"/>
            <w:tcBorders>
              <w:top w:val="nil"/>
              <w:left w:val="nil"/>
              <w:bottom w:val="nil"/>
              <w:right w:val="nil"/>
            </w:tcBorders>
            <w:shd w:val="clear" w:color="auto" w:fill="auto"/>
            <w:noWrap/>
            <w:vAlign w:val="bottom"/>
          </w:tcPr>
          <w:p w14:paraId="50740D2B" w14:textId="0DD8E35F" w:rsidR="00E40265" w:rsidRPr="00451D0E" w:rsidRDefault="00E40265" w:rsidP="00E40265">
            <w:pPr>
              <w:pStyle w:val="KeinLeerraum"/>
              <w:rPr>
                <w:noProof/>
                <w:sz w:val="18"/>
                <w:szCs w:val="18"/>
                <w:lang w:val="en-US"/>
              </w:rPr>
            </w:pPr>
          </w:p>
        </w:tc>
        <w:tc>
          <w:tcPr>
            <w:tcW w:w="146" w:type="dxa"/>
            <w:vAlign w:val="center"/>
            <w:hideMark/>
          </w:tcPr>
          <w:p w14:paraId="5B83C2D2" w14:textId="77777777" w:rsidR="00E40265" w:rsidRPr="00451D0E" w:rsidRDefault="00E40265" w:rsidP="00E40265">
            <w:pPr>
              <w:pStyle w:val="KeinLeerraum"/>
              <w:rPr>
                <w:noProof/>
                <w:sz w:val="18"/>
                <w:szCs w:val="18"/>
                <w:lang w:val="en-US"/>
              </w:rPr>
            </w:pPr>
          </w:p>
        </w:tc>
        <w:tc>
          <w:tcPr>
            <w:tcW w:w="146" w:type="dxa"/>
            <w:vAlign w:val="center"/>
            <w:hideMark/>
          </w:tcPr>
          <w:p w14:paraId="68D5D68A" w14:textId="77777777" w:rsidR="00E40265" w:rsidRPr="00451D0E" w:rsidRDefault="00E40265" w:rsidP="00E40265">
            <w:pPr>
              <w:pStyle w:val="KeinLeerraum"/>
              <w:rPr>
                <w:noProof/>
                <w:sz w:val="18"/>
                <w:szCs w:val="18"/>
                <w:lang w:val="en-US"/>
              </w:rPr>
            </w:pPr>
          </w:p>
        </w:tc>
      </w:tr>
      <w:tr w:rsidR="00E40265" w:rsidRPr="00E40265" w14:paraId="7BB0DBC7" w14:textId="77777777" w:rsidTr="008277EA">
        <w:trPr>
          <w:trHeight w:val="290"/>
        </w:trPr>
        <w:tc>
          <w:tcPr>
            <w:tcW w:w="2750" w:type="dxa"/>
            <w:tcBorders>
              <w:top w:val="nil"/>
              <w:left w:val="nil"/>
              <w:bottom w:val="nil"/>
              <w:right w:val="nil"/>
            </w:tcBorders>
            <w:shd w:val="clear" w:color="auto" w:fill="auto"/>
            <w:noWrap/>
            <w:vAlign w:val="bottom"/>
            <w:hideMark/>
          </w:tcPr>
          <w:p w14:paraId="4F40AE96" w14:textId="77777777" w:rsidR="00E40265" w:rsidRPr="00E40265" w:rsidRDefault="00E40265" w:rsidP="00E40265">
            <w:pPr>
              <w:pStyle w:val="KeinLeerraum"/>
              <w:rPr>
                <w:noProof/>
                <w:sz w:val="18"/>
                <w:szCs w:val="18"/>
                <w:lang w:val="de-CH"/>
              </w:rPr>
            </w:pPr>
            <w:r w:rsidRPr="00E40265">
              <w:rPr>
                <w:noProof/>
                <w:sz w:val="18"/>
                <w:szCs w:val="18"/>
                <w:lang w:val="de-CH"/>
              </w:rPr>
              <w:t>ideal_nr_children</w:t>
            </w:r>
          </w:p>
        </w:tc>
        <w:tc>
          <w:tcPr>
            <w:tcW w:w="5808" w:type="dxa"/>
            <w:tcBorders>
              <w:top w:val="nil"/>
              <w:left w:val="nil"/>
              <w:bottom w:val="nil"/>
              <w:right w:val="nil"/>
            </w:tcBorders>
            <w:shd w:val="clear" w:color="auto" w:fill="auto"/>
            <w:noWrap/>
            <w:vAlign w:val="bottom"/>
            <w:hideMark/>
          </w:tcPr>
          <w:p w14:paraId="7F768C6D" w14:textId="77777777" w:rsidR="00E40265" w:rsidRPr="00E40265" w:rsidRDefault="00E40265" w:rsidP="00E40265">
            <w:pPr>
              <w:pStyle w:val="KeinLeerraum"/>
              <w:rPr>
                <w:noProof/>
                <w:sz w:val="18"/>
                <w:szCs w:val="18"/>
                <w:lang w:val="en-US"/>
              </w:rPr>
            </w:pPr>
            <w:r w:rsidRPr="00E40265">
              <w:rPr>
                <w:noProof/>
                <w:sz w:val="18"/>
                <w:szCs w:val="18"/>
                <w:lang w:val="en-US"/>
              </w:rPr>
              <w:t>numeric, ideal number of children</w:t>
            </w:r>
          </w:p>
        </w:tc>
        <w:tc>
          <w:tcPr>
            <w:tcW w:w="1805" w:type="dxa"/>
            <w:tcBorders>
              <w:top w:val="nil"/>
              <w:left w:val="nil"/>
              <w:bottom w:val="nil"/>
              <w:right w:val="nil"/>
            </w:tcBorders>
            <w:shd w:val="clear" w:color="auto" w:fill="auto"/>
            <w:noWrap/>
            <w:vAlign w:val="bottom"/>
          </w:tcPr>
          <w:p w14:paraId="01F62CEF" w14:textId="54976A0F" w:rsidR="00E40265" w:rsidRPr="00451D0E" w:rsidRDefault="00E40265" w:rsidP="00E40265">
            <w:pPr>
              <w:pStyle w:val="KeinLeerraum"/>
              <w:rPr>
                <w:noProof/>
                <w:sz w:val="18"/>
                <w:szCs w:val="18"/>
                <w:lang w:val="en-US"/>
              </w:rPr>
            </w:pPr>
          </w:p>
        </w:tc>
        <w:tc>
          <w:tcPr>
            <w:tcW w:w="146" w:type="dxa"/>
            <w:vAlign w:val="center"/>
            <w:hideMark/>
          </w:tcPr>
          <w:p w14:paraId="4BFDDCAE" w14:textId="77777777" w:rsidR="00E40265" w:rsidRPr="00451D0E" w:rsidRDefault="00E40265" w:rsidP="00E40265">
            <w:pPr>
              <w:pStyle w:val="KeinLeerraum"/>
              <w:rPr>
                <w:noProof/>
                <w:sz w:val="18"/>
                <w:szCs w:val="18"/>
                <w:lang w:val="en-US"/>
              </w:rPr>
            </w:pPr>
          </w:p>
        </w:tc>
        <w:tc>
          <w:tcPr>
            <w:tcW w:w="146" w:type="dxa"/>
            <w:vAlign w:val="center"/>
            <w:hideMark/>
          </w:tcPr>
          <w:p w14:paraId="6507EA35" w14:textId="77777777" w:rsidR="00E40265" w:rsidRPr="00451D0E" w:rsidRDefault="00E40265" w:rsidP="00E40265">
            <w:pPr>
              <w:pStyle w:val="KeinLeerraum"/>
              <w:rPr>
                <w:noProof/>
                <w:sz w:val="18"/>
                <w:szCs w:val="18"/>
                <w:lang w:val="en-US"/>
              </w:rPr>
            </w:pPr>
          </w:p>
        </w:tc>
      </w:tr>
      <w:tr w:rsidR="00E40265" w:rsidRPr="00E40265" w14:paraId="7B88531D" w14:textId="77777777" w:rsidTr="008277EA">
        <w:trPr>
          <w:trHeight w:val="290"/>
        </w:trPr>
        <w:tc>
          <w:tcPr>
            <w:tcW w:w="2750" w:type="dxa"/>
            <w:tcBorders>
              <w:top w:val="nil"/>
              <w:left w:val="nil"/>
              <w:bottom w:val="nil"/>
              <w:right w:val="nil"/>
            </w:tcBorders>
            <w:shd w:val="clear" w:color="auto" w:fill="auto"/>
            <w:noWrap/>
            <w:vAlign w:val="bottom"/>
            <w:hideMark/>
          </w:tcPr>
          <w:p w14:paraId="4AEC4A0B" w14:textId="77777777" w:rsidR="00E40265" w:rsidRPr="00E40265" w:rsidRDefault="00E40265" w:rsidP="00E40265">
            <w:pPr>
              <w:pStyle w:val="KeinLeerraum"/>
              <w:rPr>
                <w:noProof/>
                <w:sz w:val="18"/>
                <w:szCs w:val="18"/>
                <w:lang w:val="de-CH"/>
              </w:rPr>
            </w:pPr>
            <w:r w:rsidRPr="00E40265">
              <w:rPr>
                <w:noProof/>
                <w:sz w:val="18"/>
                <w:szCs w:val="18"/>
                <w:lang w:val="de-CH"/>
              </w:rPr>
              <w:t>dom_violence</w:t>
            </w:r>
          </w:p>
        </w:tc>
        <w:tc>
          <w:tcPr>
            <w:tcW w:w="5808" w:type="dxa"/>
            <w:tcBorders>
              <w:top w:val="nil"/>
              <w:left w:val="nil"/>
              <w:bottom w:val="nil"/>
              <w:right w:val="nil"/>
            </w:tcBorders>
            <w:shd w:val="clear" w:color="auto" w:fill="auto"/>
            <w:noWrap/>
            <w:vAlign w:val="bottom"/>
            <w:hideMark/>
          </w:tcPr>
          <w:p w14:paraId="65E15F6F" w14:textId="77777777" w:rsidR="00E40265" w:rsidRPr="00E40265" w:rsidRDefault="00E40265" w:rsidP="00E40265">
            <w:pPr>
              <w:pStyle w:val="KeinLeerraum"/>
              <w:rPr>
                <w:noProof/>
                <w:sz w:val="18"/>
                <w:szCs w:val="18"/>
                <w:lang w:val="en-US"/>
              </w:rPr>
            </w:pPr>
            <w:r w:rsidRPr="00E40265">
              <w:rPr>
                <w:noProof/>
                <w:sz w:val="18"/>
                <w:szCs w:val="18"/>
                <w:lang w:val="en-US"/>
              </w:rPr>
              <w:t>binary, 1 if women has experienced less severe, severe or sexual violence</w:t>
            </w:r>
          </w:p>
        </w:tc>
        <w:tc>
          <w:tcPr>
            <w:tcW w:w="1805" w:type="dxa"/>
            <w:tcBorders>
              <w:top w:val="nil"/>
              <w:left w:val="nil"/>
              <w:bottom w:val="nil"/>
              <w:right w:val="nil"/>
            </w:tcBorders>
            <w:shd w:val="clear" w:color="auto" w:fill="auto"/>
            <w:noWrap/>
            <w:vAlign w:val="bottom"/>
          </w:tcPr>
          <w:p w14:paraId="1217248E" w14:textId="4FCCA447" w:rsidR="00E40265" w:rsidRPr="00451D0E" w:rsidRDefault="00E40265" w:rsidP="00E40265">
            <w:pPr>
              <w:pStyle w:val="KeinLeerraum"/>
              <w:rPr>
                <w:noProof/>
                <w:sz w:val="18"/>
                <w:szCs w:val="18"/>
                <w:lang w:val="en-US"/>
              </w:rPr>
            </w:pPr>
          </w:p>
        </w:tc>
        <w:tc>
          <w:tcPr>
            <w:tcW w:w="146" w:type="dxa"/>
            <w:vAlign w:val="center"/>
            <w:hideMark/>
          </w:tcPr>
          <w:p w14:paraId="29DB4E4B" w14:textId="77777777" w:rsidR="00E40265" w:rsidRPr="00451D0E" w:rsidRDefault="00E40265" w:rsidP="00E40265">
            <w:pPr>
              <w:pStyle w:val="KeinLeerraum"/>
              <w:rPr>
                <w:noProof/>
                <w:sz w:val="18"/>
                <w:szCs w:val="18"/>
                <w:lang w:val="en-US"/>
              </w:rPr>
            </w:pPr>
          </w:p>
        </w:tc>
        <w:tc>
          <w:tcPr>
            <w:tcW w:w="146" w:type="dxa"/>
            <w:vAlign w:val="center"/>
            <w:hideMark/>
          </w:tcPr>
          <w:p w14:paraId="5D575C99" w14:textId="77777777" w:rsidR="00E40265" w:rsidRPr="00451D0E" w:rsidRDefault="00E40265" w:rsidP="00E40265">
            <w:pPr>
              <w:pStyle w:val="KeinLeerraum"/>
              <w:rPr>
                <w:noProof/>
                <w:sz w:val="18"/>
                <w:szCs w:val="18"/>
                <w:lang w:val="en-US"/>
              </w:rPr>
            </w:pPr>
          </w:p>
        </w:tc>
      </w:tr>
      <w:tr w:rsidR="00E40265" w:rsidRPr="00E40265" w14:paraId="554D7662" w14:textId="77777777" w:rsidTr="008277EA">
        <w:trPr>
          <w:trHeight w:val="290"/>
        </w:trPr>
        <w:tc>
          <w:tcPr>
            <w:tcW w:w="2750" w:type="dxa"/>
            <w:tcBorders>
              <w:top w:val="nil"/>
              <w:left w:val="nil"/>
              <w:bottom w:val="nil"/>
              <w:right w:val="nil"/>
            </w:tcBorders>
            <w:shd w:val="clear" w:color="auto" w:fill="auto"/>
            <w:noWrap/>
            <w:vAlign w:val="bottom"/>
            <w:hideMark/>
          </w:tcPr>
          <w:p w14:paraId="37E97134" w14:textId="77777777" w:rsidR="00E40265" w:rsidRPr="00E40265" w:rsidRDefault="00E40265" w:rsidP="00E40265">
            <w:pPr>
              <w:pStyle w:val="KeinLeerraum"/>
              <w:rPr>
                <w:noProof/>
                <w:sz w:val="18"/>
                <w:szCs w:val="18"/>
                <w:lang w:val="de-CH"/>
              </w:rPr>
            </w:pPr>
            <w:r w:rsidRPr="00E40265">
              <w:rPr>
                <w:noProof/>
                <w:sz w:val="18"/>
                <w:szCs w:val="18"/>
                <w:lang w:val="de-CH"/>
              </w:rPr>
              <w:t>child_labor</w:t>
            </w:r>
          </w:p>
        </w:tc>
        <w:tc>
          <w:tcPr>
            <w:tcW w:w="5808" w:type="dxa"/>
            <w:tcBorders>
              <w:top w:val="nil"/>
              <w:left w:val="nil"/>
              <w:bottom w:val="nil"/>
              <w:right w:val="nil"/>
            </w:tcBorders>
            <w:shd w:val="clear" w:color="auto" w:fill="auto"/>
            <w:noWrap/>
            <w:vAlign w:val="bottom"/>
            <w:hideMark/>
          </w:tcPr>
          <w:p w14:paraId="11A8A080" w14:textId="77777777" w:rsidR="00E40265" w:rsidRPr="00E40265" w:rsidRDefault="00E40265" w:rsidP="00E40265">
            <w:pPr>
              <w:pStyle w:val="KeinLeerraum"/>
              <w:rPr>
                <w:noProof/>
                <w:sz w:val="18"/>
                <w:szCs w:val="18"/>
                <w:lang w:val="en-US"/>
              </w:rPr>
            </w:pPr>
            <w:r w:rsidRPr="00E40265">
              <w:rPr>
                <w:noProof/>
                <w:sz w:val="18"/>
                <w:szCs w:val="18"/>
                <w:lang w:val="en-US"/>
              </w:rPr>
              <w:t>binary, 1 if child engages in any work activity</w:t>
            </w:r>
          </w:p>
        </w:tc>
        <w:tc>
          <w:tcPr>
            <w:tcW w:w="1805" w:type="dxa"/>
            <w:tcBorders>
              <w:top w:val="nil"/>
              <w:left w:val="nil"/>
              <w:bottom w:val="nil"/>
              <w:right w:val="nil"/>
            </w:tcBorders>
            <w:shd w:val="clear" w:color="auto" w:fill="auto"/>
            <w:noWrap/>
            <w:vAlign w:val="bottom"/>
          </w:tcPr>
          <w:p w14:paraId="0D22025B" w14:textId="78C72808" w:rsidR="00E40265" w:rsidRPr="00451D0E" w:rsidRDefault="00E40265" w:rsidP="00E40265">
            <w:pPr>
              <w:pStyle w:val="KeinLeerraum"/>
              <w:rPr>
                <w:noProof/>
                <w:sz w:val="18"/>
                <w:szCs w:val="18"/>
                <w:lang w:val="en-US"/>
              </w:rPr>
            </w:pPr>
          </w:p>
        </w:tc>
        <w:tc>
          <w:tcPr>
            <w:tcW w:w="146" w:type="dxa"/>
            <w:vAlign w:val="center"/>
            <w:hideMark/>
          </w:tcPr>
          <w:p w14:paraId="43E3BD9E" w14:textId="77777777" w:rsidR="00E40265" w:rsidRPr="00451D0E" w:rsidRDefault="00E40265" w:rsidP="00E40265">
            <w:pPr>
              <w:pStyle w:val="KeinLeerraum"/>
              <w:rPr>
                <w:noProof/>
                <w:sz w:val="18"/>
                <w:szCs w:val="18"/>
                <w:lang w:val="en-US"/>
              </w:rPr>
            </w:pPr>
          </w:p>
        </w:tc>
        <w:tc>
          <w:tcPr>
            <w:tcW w:w="146" w:type="dxa"/>
            <w:vAlign w:val="center"/>
            <w:hideMark/>
          </w:tcPr>
          <w:p w14:paraId="12EE26A6" w14:textId="77777777" w:rsidR="00E40265" w:rsidRPr="00451D0E" w:rsidRDefault="00E40265" w:rsidP="00E40265">
            <w:pPr>
              <w:pStyle w:val="KeinLeerraum"/>
              <w:rPr>
                <w:noProof/>
                <w:sz w:val="18"/>
                <w:szCs w:val="18"/>
                <w:lang w:val="en-US"/>
              </w:rPr>
            </w:pPr>
          </w:p>
        </w:tc>
      </w:tr>
      <w:tr w:rsidR="00E40265" w:rsidRPr="00E40265" w14:paraId="24D98073" w14:textId="77777777" w:rsidTr="008277EA">
        <w:trPr>
          <w:trHeight w:val="290"/>
        </w:trPr>
        <w:tc>
          <w:tcPr>
            <w:tcW w:w="2750" w:type="dxa"/>
            <w:tcBorders>
              <w:top w:val="nil"/>
              <w:left w:val="nil"/>
              <w:bottom w:val="nil"/>
              <w:right w:val="nil"/>
            </w:tcBorders>
            <w:shd w:val="clear" w:color="auto" w:fill="auto"/>
            <w:noWrap/>
            <w:vAlign w:val="bottom"/>
            <w:hideMark/>
          </w:tcPr>
          <w:p w14:paraId="17C383C4" w14:textId="77777777" w:rsidR="00E40265" w:rsidRPr="00E40265" w:rsidRDefault="00E40265" w:rsidP="00E40265">
            <w:pPr>
              <w:pStyle w:val="KeinLeerraum"/>
              <w:rPr>
                <w:noProof/>
                <w:sz w:val="18"/>
                <w:szCs w:val="18"/>
                <w:lang w:val="de-CH"/>
              </w:rPr>
            </w:pPr>
            <w:r w:rsidRPr="00E40265">
              <w:rPr>
                <w:noProof/>
                <w:sz w:val="18"/>
                <w:szCs w:val="18"/>
                <w:lang w:val="de-CH"/>
              </w:rPr>
              <w:t>child_labor_hours</w:t>
            </w:r>
          </w:p>
        </w:tc>
        <w:tc>
          <w:tcPr>
            <w:tcW w:w="5808" w:type="dxa"/>
            <w:tcBorders>
              <w:top w:val="nil"/>
              <w:left w:val="nil"/>
              <w:bottom w:val="nil"/>
              <w:right w:val="nil"/>
            </w:tcBorders>
            <w:shd w:val="clear" w:color="auto" w:fill="auto"/>
            <w:noWrap/>
            <w:vAlign w:val="bottom"/>
            <w:hideMark/>
          </w:tcPr>
          <w:p w14:paraId="42A2BAD6" w14:textId="77777777" w:rsidR="00E40265" w:rsidRPr="00E40265" w:rsidRDefault="00E40265" w:rsidP="00E40265">
            <w:pPr>
              <w:pStyle w:val="KeinLeerraum"/>
              <w:rPr>
                <w:noProof/>
                <w:sz w:val="18"/>
                <w:szCs w:val="18"/>
                <w:lang w:val="en-US"/>
              </w:rPr>
            </w:pPr>
            <w:r w:rsidRPr="00E40265">
              <w:rPr>
                <w:noProof/>
                <w:sz w:val="18"/>
                <w:szCs w:val="18"/>
                <w:lang w:val="en-US"/>
              </w:rPr>
              <w:t>numeric, number of hours child worked in child labor activities</w:t>
            </w:r>
          </w:p>
        </w:tc>
        <w:tc>
          <w:tcPr>
            <w:tcW w:w="1805" w:type="dxa"/>
            <w:tcBorders>
              <w:top w:val="nil"/>
              <w:left w:val="nil"/>
              <w:bottom w:val="nil"/>
              <w:right w:val="nil"/>
            </w:tcBorders>
            <w:shd w:val="clear" w:color="auto" w:fill="auto"/>
            <w:noWrap/>
            <w:vAlign w:val="bottom"/>
          </w:tcPr>
          <w:p w14:paraId="77E68C44" w14:textId="0B57BEDC" w:rsidR="00E40265" w:rsidRPr="00451D0E" w:rsidRDefault="00E40265" w:rsidP="00E40265">
            <w:pPr>
              <w:pStyle w:val="KeinLeerraum"/>
              <w:rPr>
                <w:noProof/>
                <w:sz w:val="18"/>
                <w:szCs w:val="18"/>
                <w:lang w:val="en-US"/>
              </w:rPr>
            </w:pPr>
          </w:p>
        </w:tc>
        <w:tc>
          <w:tcPr>
            <w:tcW w:w="146" w:type="dxa"/>
            <w:vAlign w:val="center"/>
            <w:hideMark/>
          </w:tcPr>
          <w:p w14:paraId="2D983A95" w14:textId="77777777" w:rsidR="00E40265" w:rsidRPr="00451D0E" w:rsidRDefault="00E40265" w:rsidP="00E40265">
            <w:pPr>
              <w:pStyle w:val="KeinLeerraum"/>
              <w:rPr>
                <w:noProof/>
                <w:sz w:val="18"/>
                <w:szCs w:val="18"/>
                <w:lang w:val="en-US"/>
              </w:rPr>
            </w:pPr>
          </w:p>
        </w:tc>
        <w:tc>
          <w:tcPr>
            <w:tcW w:w="146" w:type="dxa"/>
            <w:vAlign w:val="center"/>
            <w:hideMark/>
          </w:tcPr>
          <w:p w14:paraId="440C3EFE" w14:textId="77777777" w:rsidR="00E40265" w:rsidRPr="00451D0E" w:rsidRDefault="00E40265" w:rsidP="00E40265">
            <w:pPr>
              <w:pStyle w:val="KeinLeerraum"/>
              <w:rPr>
                <w:noProof/>
                <w:sz w:val="18"/>
                <w:szCs w:val="18"/>
                <w:lang w:val="en-US"/>
              </w:rPr>
            </w:pPr>
          </w:p>
        </w:tc>
      </w:tr>
      <w:tr w:rsidR="00E40265" w:rsidRPr="00E40265" w14:paraId="208A709D" w14:textId="77777777" w:rsidTr="008277EA">
        <w:trPr>
          <w:trHeight w:val="290"/>
        </w:trPr>
        <w:tc>
          <w:tcPr>
            <w:tcW w:w="2750" w:type="dxa"/>
            <w:tcBorders>
              <w:top w:val="nil"/>
              <w:left w:val="nil"/>
              <w:bottom w:val="nil"/>
              <w:right w:val="nil"/>
            </w:tcBorders>
            <w:shd w:val="clear" w:color="auto" w:fill="auto"/>
            <w:noWrap/>
            <w:vAlign w:val="bottom"/>
            <w:hideMark/>
          </w:tcPr>
          <w:p w14:paraId="47217E04" w14:textId="77777777" w:rsidR="00E40265" w:rsidRPr="00E40265" w:rsidRDefault="00E40265" w:rsidP="00E40265">
            <w:pPr>
              <w:pStyle w:val="KeinLeerraum"/>
              <w:rPr>
                <w:noProof/>
                <w:sz w:val="18"/>
                <w:szCs w:val="18"/>
                <w:lang w:val="de-CH"/>
              </w:rPr>
            </w:pPr>
            <w:r w:rsidRPr="00E40265">
              <w:rPr>
                <w:noProof/>
                <w:sz w:val="18"/>
                <w:szCs w:val="18"/>
                <w:lang w:val="de-CH"/>
              </w:rPr>
              <w:t>child_labor_hours_HH</w:t>
            </w:r>
          </w:p>
        </w:tc>
        <w:tc>
          <w:tcPr>
            <w:tcW w:w="5808" w:type="dxa"/>
            <w:tcBorders>
              <w:top w:val="nil"/>
              <w:left w:val="nil"/>
              <w:bottom w:val="nil"/>
              <w:right w:val="nil"/>
            </w:tcBorders>
            <w:shd w:val="clear" w:color="auto" w:fill="auto"/>
            <w:noWrap/>
            <w:vAlign w:val="bottom"/>
            <w:hideMark/>
          </w:tcPr>
          <w:p w14:paraId="6AEC28CE" w14:textId="77777777" w:rsidR="00E40265" w:rsidRPr="00E40265" w:rsidRDefault="00E40265" w:rsidP="00E40265">
            <w:pPr>
              <w:pStyle w:val="KeinLeerraum"/>
              <w:rPr>
                <w:noProof/>
                <w:sz w:val="18"/>
                <w:szCs w:val="18"/>
                <w:lang w:val="en-US"/>
              </w:rPr>
            </w:pPr>
            <w:r w:rsidRPr="00E40265">
              <w:rPr>
                <w:noProof/>
                <w:sz w:val="18"/>
                <w:szCs w:val="18"/>
                <w:lang w:val="en-US"/>
              </w:rPr>
              <w:t>numeric, number of hours child worked in child labor activities in HH</w:t>
            </w:r>
          </w:p>
        </w:tc>
        <w:tc>
          <w:tcPr>
            <w:tcW w:w="1805" w:type="dxa"/>
            <w:tcBorders>
              <w:top w:val="nil"/>
              <w:left w:val="nil"/>
              <w:bottom w:val="nil"/>
              <w:right w:val="nil"/>
            </w:tcBorders>
            <w:shd w:val="clear" w:color="auto" w:fill="auto"/>
            <w:noWrap/>
            <w:vAlign w:val="bottom"/>
          </w:tcPr>
          <w:p w14:paraId="00E66060" w14:textId="4041AC74" w:rsidR="00E40265" w:rsidRPr="00451D0E" w:rsidRDefault="00E40265" w:rsidP="00E40265">
            <w:pPr>
              <w:pStyle w:val="KeinLeerraum"/>
              <w:rPr>
                <w:noProof/>
                <w:sz w:val="18"/>
                <w:szCs w:val="18"/>
                <w:lang w:val="en-US"/>
              </w:rPr>
            </w:pPr>
          </w:p>
        </w:tc>
        <w:tc>
          <w:tcPr>
            <w:tcW w:w="146" w:type="dxa"/>
            <w:vAlign w:val="center"/>
            <w:hideMark/>
          </w:tcPr>
          <w:p w14:paraId="60CEC532" w14:textId="77777777" w:rsidR="00E40265" w:rsidRPr="00451D0E" w:rsidRDefault="00E40265" w:rsidP="00E40265">
            <w:pPr>
              <w:pStyle w:val="KeinLeerraum"/>
              <w:rPr>
                <w:noProof/>
                <w:sz w:val="18"/>
                <w:szCs w:val="18"/>
                <w:lang w:val="en-US"/>
              </w:rPr>
            </w:pPr>
          </w:p>
        </w:tc>
        <w:tc>
          <w:tcPr>
            <w:tcW w:w="146" w:type="dxa"/>
            <w:vAlign w:val="center"/>
            <w:hideMark/>
          </w:tcPr>
          <w:p w14:paraId="77700C07" w14:textId="77777777" w:rsidR="00E40265" w:rsidRPr="00451D0E" w:rsidRDefault="00E40265" w:rsidP="00E40265">
            <w:pPr>
              <w:pStyle w:val="KeinLeerraum"/>
              <w:rPr>
                <w:noProof/>
                <w:sz w:val="18"/>
                <w:szCs w:val="18"/>
                <w:lang w:val="en-US"/>
              </w:rPr>
            </w:pPr>
          </w:p>
        </w:tc>
      </w:tr>
      <w:tr w:rsidR="00E40265" w:rsidRPr="00E40265" w14:paraId="08D0319D" w14:textId="77777777" w:rsidTr="008277EA">
        <w:trPr>
          <w:trHeight w:val="290"/>
        </w:trPr>
        <w:tc>
          <w:tcPr>
            <w:tcW w:w="2750" w:type="dxa"/>
            <w:tcBorders>
              <w:top w:val="nil"/>
              <w:left w:val="nil"/>
              <w:bottom w:val="nil"/>
              <w:right w:val="nil"/>
            </w:tcBorders>
            <w:shd w:val="clear" w:color="auto" w:fill="auto"/>
            <w:noWrap/>
            <w:vAlign w:val="bottom"/>
            <w:hideMark/>
          </w:tcPr>
          <w:p w14:paraId="7A0F0B7A" w14:textId="77777777" w:rsidR="00E40265" w:rsidRPr="00E40265" w:rsidRDefault="00E40265" w:rsidP="00E40265">
            <w:pPr>
              <w:pStyle w:val="KeinLeerraum"/>
              <w:rPr>
                <w:noProof/>
                <w:sz w:val="18"/>
                <w:szCs w:val="18"/>
                <w:lang w:val="de-CH"/>
              </w:rPr>
            </w:pPr>
            <w:r w:rsidRPr="00E40265">
              <w:rPr>
                <w:noProof/>
                <w:sz w:val="18"/>
                <w:szCs w:val="18"/>
                <w:lang w:val="de-CH"/>
              </w:rPr>
              <w:t>child_labor_HH</w:t>
            </w:r>
          </w:p>
        </w:tc>
        <w:tc>
          <w:tcPr>
            <w:tcW w:w="5808" w:type="dxa"/>
            <w:tcBorders>
              <w:top w:val="nil"/>
              <w:left w:val="nil"/>
              <w:bottom w:val="nil"/>
              <w:right w:val="nil"/>
            </w:tcBorders>
            <w:shd w:val="clear" w:color="auto" w:fill="auto"/>
            <w:noWrap/>
            <w:vAlign w:val="bottom"/>
            <w:hideMark/>
          </w:tcPr>
          <w:p w14:paraId="2E383C5C" w14:textId="77777777" w:rsidR="00E40265" w:rsidRPr="00E40265" w:rsidRDefault="00E40265" w:rsidP="00E40265">
            <w:pPr>
              <w:pStyle w:val="KeinLeerraum"/>
              <w:rPr>
                <w:noProof/>
                <w:sz w:val="18"/>
                <w:szCs w:val="18"/>
                <w:lang w:val="en-US"/>
              </w:rPr>
            </w:pPr>
            <w:r w:rsidRPr="00E40265">
              <w:rPr>
                <w:noProof/>
                <w:sz w:val="18"/>
                <w:szCs w:val="18"/>
                <w:lang w:val="en-US"/>
              </w:rPr>
              <w:t>binary, 1 if household has child involved in child labor</w:t>
            </w:r>
          </w:p>
        </w:tc>
        <w:tc>
          <w:tcPr>
            <w:tcW w:w="1805" w:type="dxa"/>
            <w:tcBorders>
              <w:top w:val="nil"/>
              <w:left w:val="nil"/>
              <w:bottom w:val="nil"/>
              <w:right w:val="nil"/>
            </w:tcBorders>
            <w:shd w:val="clear" w:color="auto" w:fill="auto"/>
            <w:noWrap/>
            <w:vAlign w:val="bottom"/>
          </w:tcPr>
          <w:p w14:paraId="3E7064C5" w14:textId="3281B043" w:rsidR="00E40265" w:rsidRPr="00451D0E" w:rsidRDefault="00E40265" w:rsidP="00E40265">
            <w:pPr>
              <w:pStyle w:val="KeinLeerraum"/>
              <w:rPr>
                <w:noProof/>
                <w:sz w:val="18"/>
                <w:szCs w:val="18"/>
                <w:lang w:val="en-US"/>
              </w:rPr>
            </w:pPr>
          </w:p>
        </w:tc>
        <w:tc>
          <w:tcPr>
            <w:tcW w:w="146" w:type="dxa"/>
            <w:vAlign w:val="center"/>
            <w:hideMark/>
          </w:tcPr>
          <w:p w14:paraId="61BB76C9" w14:textId="77777777" w:rsidR="00E40265" w:rsidRPr="00451D0E" w:rsidRDefault="00E40265" w:rsidP="00E40265">
            <w:pPr>
              <w:pStyle w:val="KeinLeerraum"/>
              <w:rPr>
                <w:noProof/>
                <w:sz w:val="18"/>
                <w:szCs w:val="18"/>
                <w:lang w:val="en-US"/>
              </w:rPr>
            </w:pPr>
          </w:p>
        </w:tc>
        <w:tc>
          <w:tcPr>
            <w:tcW w:w="146" w:type="dxa"/>
            <w:vAlign w:val="center"/>
            <w:hideMark/>
          </w:tcPr>
          <w:p w14:paraId="6FC8E398" w14:textId="77777777" w:rsidR="00E40265" w:rsidRPr="00451D0E" w:rsidRDefault="00E40265" w:rsidP="00E40265">
            <w:pPr>
              <w:pStyle w:val="KeinLeerraum"/>
              <w:rPr>
                <w:noProof/>
                <w:sz w:val="18"/>
                <w:szCs w:val="18"/>
                <w:lang w:val="en-US"/>
              </w:rPr>
            </w:pPr>
          </w:p>
        </w:tc>
      </w:tr>
      <w:tr w:rsidR="00E40265" w:rsidRPr="00E40265" w14:paraId="384296CA" w14:textId="77777777" w:rsidTr="008277EA">
        <w:trPr>
          <w:trHeight w:val="299"/>
        </w:trPr>
        <w:tc>
          <w:tcPr>
            <w:tcW w:w="2750" w:type="dxa"/>
            <w:tcBorders>
              <w:top w:val="nil"/>
              <w:left w:val="nil"/>
              <w:bottom w:val="nil"/>
              <w:right w:val="nil"/>
            </w:tcBorders>
            <w:shd w:val="clear" w:color="auto" w:fill="auto"/>
            <w:noWrap/>
            <w:vAlign w:val="bottom"/>
            <w:hideMark/>
          </w:tcPr>
          <w:p w14:paraId="360BFD06" w14:textId="77777777" w:rsidR="00E40265" w:rsidRPr="00E40265" w:rsidRDefault="00E40265" w:rsidP="00E40265">
            <w:pPr>
              <w:pStyle w:val="KeinLeerraum"/>
              <w:rPr>
                <w:noProof/>
                <w:sz w:val="18"/>
                <w:szCs w:val="18"/>
                <w:lang w:val="de-CH"/>
              </w:rPr>
            </w:pPr>
            <w:r w:rsidRPr="00E40265">
              <w:rPr>
                <w:noProof/>
                <w:sz w:val="18"/>
                <w:szCs w:val="18"/>
                <w:lang w:val="de-CH"/>
              </w:rPr>
              <w:lastRenderedPageBreak/>
              <w:t>child_labor_carry_HH</w:t>
            </w:r>
          </w:p>
        </w:tc>
        <w:tc>
          <w:tcPr>
            <w:tcW w:w="5808" w:type="dxa"/>
            <w:tcBorders>
              <w:top w:val="nil"/>
              <w:left w:val="nil"/>
              <w:bottom w:val="nil"/>
              <w:right w:val="nil"/>
            </w:tcBorders>
            <w:shd w:val="clear" w:color="auto" w:fill="auto"/>
            <w:vAlign w:val="bottom"/>
            <w:hideMark/>
          </w:tcPr>
          <w:p w14:paraId="04F6905F" w14:textId="77777777" w:rsidR="00E40265" w:rsidRPr="00E40265" w:rsidRDefault="00E40265" w:rsidP="00E40265">
            <w:pPr>
              <w:pStyle w:val="KeinLeerraum"/>
              <w:rPr>
                <w:noProof/>
                <w:sz w:val="18"/>
                <w:szCs w:val="18"/>
                <w:lang w:val="en-US"/>
              </w:rPr>
            </w:pPr>
            <w:r w:rsidRPr="00E40265">
              <w:rPr>
                <w:noProof/>
                <w:sz w:val="18"/>
                <w:szCs w:val="18"/>
                <w:lang w:val="en-US"/>
              </w:rPr>
              <w:t>binary, 1 if household has child involved in child labor: carrying heavy loads</w:t>
            </w:r>
          </w:p>
        </w:tc>
        <w:tc>
          <w:tcPr>
            <w:tcW w:w="1805" w:type="dxa"/>
            <w:tcBorders>
              <w:top w:val="nil"/>
              <w:left w:val="nil"/>
              <w:bottom w:val="nil"/>
              <w:right w:val="nil"/>
            </w:tcBorders>
            <w:shd w:val="clear" w:color="auto" w:fill="auto"/>
            <w:noWrap/>
            <w:vAlign w:val="bottom"/>
          </w:tcPr>
          <w:p w14:paraId="020D410A" w14:textId="3453D72D" w:rsidR="00E40265" w:rsidRPr="00451D0E" w:rsidRDefault="00E40265" w:rsidP="00E40265">
            <w:pPr>
              <w:pStyle w:val="KeinLeerraum"/>
              <w:rPr>
                <w:noProof/>
                <w:sz w:val="18"/>
                <w:szCs w:val="18"/>
                <w:lang w:val="en-US"/>
              </w:rPr>
            </w:pPr>
          </w:p>
        </w:tc>
        <w:tc>
          <w:tcPr>
            <w:tcW w:w="146" w:type="dxa"/>
            <w:vAlign w:val="center"/>
            <w:hideMark/>
          </w:tcPr>
          <w:p w14:paraId="71165DFD" w14:textId="77777777" w:rsidR="00E40265" w:rsidRPr="00451D0E" w:rsidRDefault="00E40265" w:rsidP="00E40265">
            <w:pPr>
              <w:pStyle w:val="KeinLeerraum"/>
              <w:rPr>
                <w:noProof/>
                <w:sz w:val="18"/>
                <w:szCs w:val="18"/>
                <w:lang w:val="en-US"/>
              </w:rPr>
            </w:pPr>
          </w:p>
        </w:tc>
        <w:tc>
          <w:tcPr>
            <w:tcW w:w="146" w:type="dxa"/>
            <w:vAlign w:val="center"/>
            <w:hideMark/>
          </w:tcPr>
          <w:p w14:paraId="02209D63" w14:textId="77777777" w:rsidR="00E40265" w:rsidRPr="00451D0E" w:rsidRDefault="00E40265" w:rsidP="00E40265">
            <w:pPr>
              <w:pStyle w:val="KeinLeerraum"/>
              <w:rPr>
                <w:noProof/>
                <w:sz w:val="18"/>
                <w:szCs w:val="18"/>
                <w:lang w:val="en-US"/>
              </w:rPr>
            </w:pPr>
          </w:p>
        </w:tc>
      </w:tr>
      <w:tr w:rsidR="00E40265" w:rsidRPr="00E40265" w14:paraId="3588283B" w14:textId="77777777" w:rsidTr="008277EA">
        <w:trPr>
          <w:trHeight w:val="418"/>
        </w:trPr>
        <w:tc>
          <w:tcPr>
            <w:tcW w:w="2750" w:type="dxa"/>
            <w:tcBorders>
              <w:top w:val="nil"/>
              <w:left w:val="nil"/>
              <w:bottom w:val="nil"/>
              <w:right w:val="nil"/>
            </w:tcBorders>
            <w:shd w:val="clear" w:color="auto" w:fill="auto"/>
            <w:noWrap/>
            <w:vAlign w:val="bottom"/>
            <w:hideMark/>
          </w:tcPr>
          <w:p w14:paraId="6D9F8339" w14:textId="77777777" w:rsidR="00E40265" w:rsidRPr="00E40265" w:rsidRDefault="00E40265" w:rsidP="00E40265">
            <w:pPr>
              <w:pStyle w:val="KeinLeerraum"/>
              <w:rPr>
                <w:noProof/>
                <w:sz w:val="18"/>
                <w:szCs w:val="18"/>
                <w:lang w:val="de-CH"/>
              </w:rPr>
            </w:pPr>
            <w:r w:rsidRPr="00E40265">
              <w:rPr>
                <w:noProof/>
                <w:sz w:val="18"/>
                <w:szCs w:val="18"/>
                <w:lang w:val="de-CH"/>
              </w:rPr>
              <w:t>child_labor_unsafe_HH</w:t>
            </w:r>
          </w:p>
        </w:tc>
        <w:tc>
          <w:tcPr>
            <w:tcW w:w="5808" w:type="dxa"/>
            <w:tcBorders>
              <w:top w:val="nil"/>
              <w:left w:val="nil"/>
              <w:bottom w:val="nil"/>
              <w:right w:val="nil"/>
            </w:tcBorders>
            <w:shd w:val="clear" w:color="auto" w:fill="auto"/>
            <w:vAlign w:val="bottom"/>
            <w:hideMark/>
          </w:tcPr>
          <w:p w14:paraId="1B7A0943" w14:textId="77777777" w:rsidR="00E40265" w:rsidRPr="00E40265" w:rsidRDefault="00E40265" w:rsidP="00E40265">
            <w:pPr>
              <w:pStyle w:val="KeinLeerraum"/>
              <w:rPr>
                <w:noProof/>
                <w:sz w:val="18"/>
                <w:szCs w:val="18"/>
                <w:lang w:val="en-US"/>
              </w:rPr>
            </w:pPr>
            <w:r w:rsidRPr="00E40265">
              <w:rPr>
                <w:noProof/>
                <w:sz w:val="18"/>
                <w:szCs w:val="18"/>
                <w:lang w:val="en-US"/>
              </w:rPr>
              <w:t>binary, 1 if household has child involved in child labor: activities require working with unsafe tools or operating heavy machinery</w:t>
            </w:r>
          </w:p>
        </w:tc>
        <w:tc>
          <w:tcPr>
            <w:tcW w:w="1805" w:type="dxa"/>
            <w:tcBorders>
              <w:top w:val="nil"/>
              <w:left w:val="nil"/>
              <w:bottom w:val="nil"/>
              <w:right w:val="nil"/>
            </w:tcBorders>
            <w:shd w:val="clear" w:color="auto" w:fill="auto"/>
            <w:noWrap/>
            <w:vAlign w:val="bottom"/>
          </w:tcPr>
          <w:p w14:paraId="33C20404" w14:textId="0F72B537" w:rsidR="00E40265" w:rsidRPr="00451D0E" w:rsidRDefault="00E40265" w:rsidP="00E40265">
            <w:pPr>
              <w:pStyle w:val="KeinLeerraum"/>
              <w:rPr>
                <w:noProof/>
                <w:sz w:val="18"/>
                <w:szCs w:val="18"/>
                <w:lang w:val="en-US"/>
              </w:rPr>
            </w:pPr>
          </w:p>
        </w:tc>
        <w:tc>
          <w:tcPr>
            <w:tcW w:w="146" w:type="dxa"/>
            <w:vAlign w:val="center"/>
            <w:hideMark/>
          </w:tcPr>
          <w:p w14:paraId="4892AE39" w14:textId="77777777" w:rsidR="00E40265" w:rsidRPr="00451D0E" w:rsidRDefault="00E40265" w:rsidP="00E40265">
            <w:pPr>
              <w:pStyle w:val="KeinLeerraum"/>
              <w:rPr>
                <w:noProof/>
                <w:sz w:val="18"/>
                <w:szCs w:val="18"/>
                <w:lang w:val="en-US"/>
              </w:rPr>
            </w:pPr>
          </w:p>
        </w:tc>
        <w:tc>
          <w:tcPr>
            <w:tcW w:w="146" w:type="dxa"/>
            <w:vAlign w:val="center"/>
            <w:hideMark/>
          </w:tcPr>
          <w:p w14:paraId="3E3294ED" w14:textId="77777777" w:rsidR="00E40265" w:rsidRPr="00451D0E" w:rsidRDefault="00E40265" w:rsidP="00E40265">
            <w:pPr>
              <w:pStyle w:val="KeinLeerraum"/>
              <w:rPr>
                <w:noProof/>
                <w:sz w:val="18"/>
                <w:szCs w:val="18"/>
                <w:lang w:val="en-US"/>
              </w:rPr>
            </w:pPr>
          </w:p>
        </w:tc>
      </w:tr>
      <w:tr w:rsidR="00E40265" w:rsidRPr="00E40265" w14:paraId="49BE8360" w14:textId="77777777" w:rsidTr="008277EA">
        <w:trPr>
          <w:trHeight w:val="290"/>
        </w:trPr>
        <w:tc>
          <w:tcPr>
            <w:tcW w:w="2750" w:type="dxa"/>
            <w:tcBorders>
              <w:top w:val="nil"/>
              <w:left w:val="nil"/>
              <w:right w:val="nil"/>
            </w:tcBorders>
            <w:shd w:val="clear" w:color="auto" w:fill="auto"/>
            <w:noWrap/>
            <w:vAlign w:val="bottom"/>
            <w:hideMark/>
          </w:tcPr>
          <w:p w14:paraId="437C3AFF" w14:textId="77777777" w:rsidR="00E40265" w:rsidRPr="00E40265" w:rsidRDefault="00E40265" w:rsidP="00E40265">
            <w:pPr>
              <w:pStyle w:val="KeinLeerraum"/>
              <w:rPr>
                <w:noProof/>
                <w:sz w:val="18"/>
                <w:szCs w:val="18"/>
                <w:lang w:val="de-CH"/>
              </w:rPr>
            </w:pPr>
            <w:r w:rsidRPr="00E40265">
              <w:rPr>
                <w:noProof/>
                <w:sz w:val="18"/>
                <w:szCs w:val="18"/>
                <w:lang w:val="de-CH"/>
              </w:rPr>
              <w:t>drinking_water</w:t>
            </w:r>
          </w:p>
        </w:tc>
        <w:tc>
          <w:tcPr>
            <w:tcW w:w="5808" w:type="dxa"/>
            <w:tcBorders>
              <w:top w:val="nil"/>
              <w:left w:val="nil"/>
              <w:right w:val="nil"/>
            </w:tcBorders>
            <w:shd w:val="clear" w:color="auto" w:fill="auto"/>
            <w:noWrap/>
            <w:vAlign w:val="bottom"/>
            <w:hideMark/>
          </w:tcPr>
          <w:p w14:paraId="0FF02121" w14:textId="77777777" w:rsidR="00E40265" w:rsidRPr="00E40265" w:rsidRDefault="00E40265" w:rsidP="00E40265">
            <w:pPr>
              <w:pStyle w:val="KeinLeerraum"/>
              <w:rPr>
                <w:noProof/>
                <w:sz w:val="18"/>
                <w:szCs w:val="18"/>
                <w:lang w:val="en-US"/>
              </w:rPr>
            </w:pPr>
            <w:r w:rsidRPr="00E40265">
              <w:rPr>
                <w:noProof/>
                <w:sz w:val="18"/>
                <w:szCs w:val="18"/>
                <w:lang w:val="en-US"/>
              </w:rPr>
              <w:t>binary, Has access to source of drinking water</w:t>
            </w:r>
          </w:p>
        </w:tc>
        <w:tc>
          <w:tcPr>
            <w:tcW w:w="1805" w:type="dxa"/>
            <w:tcBorders>
              <w:top w:val="nil"/>
              <w:left w:val="nil"/>
              <w:right w:val="nil"/>
            </w:tcBorders>
            <w:shd w:val="clear" w:color="auto" w:fill="auto"/>
            <w:noWrap/>
            <w:vAlign w:val="bottom"/>
          </w:tcPr>
          <w:p w14:paraId="0A33B653" w14:textId="3E9EA69E" w:rsidR="00E40265" w:rsidRPr="00451D0E" w:rsidRDefault="00E40265" w:rsidP="00E40265">
            <w:pPr>
              <w:pStyle w:val="KeinLeerraum"/>
              <w:rPr>
                <w:noProof/>
                <w:sz w:val="18"/>
                <w:szCs w:val="18"/>
                <w:lang w:val="en-US"/>
              </w:rPr>
            </w:pPr>
          </w:p>
        </w:tc>
        <w:tc>
          <w:tcPr>
            <w:tcW w:w="146" w:type="dxa"/>
            <w:vAlign w:val="center"/>
            <w:hideMark/>
          </w:tcPr>
          <w:p w14:paraId="27FD9456" w14:textId="77777777" w:rsidR="00E40265" w:rsidRPr="00451D0E" w:rsidRDefault="00E40265" w:rsidP="00E40265">
            <w:pPr>
              <w:pStyle w:val="KeinLeerraum"/>
              <w:rPr>
                <w:noProof/>
                <w:sz w:val="18"/>
                <w:szCs w:val="18"/>
                <w:lang w:val="en-US"/>
              </w:rPr>
            </w:pPr>
          </w:p>
        </w:tc>
        <w:tc>
          <w:tcPr>
            <w:tcW w:w="146" w:type="dxa"/>
            <w:vAlign w:val="center"/>
            <w:hideMark/>
          </w:tcPr>
          <w:p w14:paraId="463065CF" w14:textId="77777777" w:rsidR="00E40265" w:rsidRPr="00451D0E" w:rsidRDefault="00E40265" w:rsidP="00E40265">
            <w:pPr>
              <w:pStyle w:val="KeinLeerraum"/>
              <w:rPr>
                <w:noProof/>
                <w:sz w:val="18"/>
                <w:szCs w:val="18"/>
                <w:lang w:val="en-US"/>
              </w:rPr>
            </w:pPr>
          </w:p>
        </w:tc>
      </w:tr>
      <w:tr w:rsidR="00E40265" w:rsidRPr="00042565" w14:paraId="46ABEC39" w14:textId="77777777" w:rsidTr="008277EA">
        <w:trPr>
          <w:trHeight w:val="290"/>
        </w:trPr>
        <w:tc>
          <w:tcPr>
            <w:tcW w:w="2750" w:type="dxa"/>
            <w:tcBorders>
              <w:top w:val="nil"/>
              <w:left w:val="nil"/>
              <w:bottom w:val="double" w:sz="4" w:space="0" w:color="auto"/>
              <w:right w:val="nil"/>
            </w:tcBorders>
            <w:shd w:val="clear" w:color="auto" w:fill="auto"/>
            <w:noWrap/>
            <w:vAlign w:val="bottom"/>
            <w:hideMark/>
          </w:tcPr>
          <w:p w14:paraId="2CC2D72A" w14:textId="77777777" w:rsidR="00E40265" w:rsidRPr="00E40265" w:rsidRDefault="00E40265" w:rsidP="00E40265">
            <w:pPr>
              <w:pStyle w:val="KeinLeerraum"/>
              <w:rPr>
                <w:noProof/>
                <w:sz w:val="18"/>
                <w:szCs w:val="18"/>
                <w:lang w:val="de-CH"/>
              </w:rPr>
            </w:pPr>
            <w:r w:rsidRPr="00E40265">
              <w:rPr>
                <w:noProof/>
                <w:sz w:val="18"/>
                <w:szCs w:val="18"/>
                <w:lang w:val="de-CH"/>
              </w:rPr>
              <w:t>csection</w:t>
            </w:r>
          </w:p>
        </w:tc>
        <w:tc>
          <w:tcPr>
            <w:tcW w:w="5808" w:type="dxa"/>
            <w:tcBorders>
              <w:top w:val="nil"/>
              <w:left w:val="nil"/>
              <w:bottom w:val="double" w:sz="4" w:space="0" w:color="auto"/>
              <w:right w:val="nil"/>
            </w:tcBorders>
            <w:shd w:val="clear" w:color="auto" w:fill="auto"/>
            <w:noWrap/>
            <w:vAlign w:val="bottom"/>
            <w:hideMark/>
          </w:tcPr>
          <w:p w14:paraId="49C51F34" w14:textId="70126F0A" w:rsidR="00E40265" w:rsidRPr="00E40265" w:rsidRDefault="00042565" w:rsidP="00E40265">
            <w:pPr>
              <w:pStyle w:val="KeinLeerraum"/>
              <w:rPr>
                <w:noProof/>
                <w:sz w:val="18"/>
                <w:szCs w:val="18"/>
                <w:lang w:val="en-US"/>
              </w:rPr>
            </w:pPr>
            <w:r>
              <w:rPr>
                <w:noProof/>
                <w:sz w:val="18"/>
                <w:szCs w:val="18"/>
                <w:lang w:val="en-US"/>
              </w:rPr>
              <w:t>b</w:t>
            </w:r>
            <w:r w:rsidRPr="00042565">
              <w:rPr>
                <w:noProof/>
                <w:sz w:val="18"/>
                <w:szCs w:val="18"/>
                <w:lang w:val="en-US"/>
              </w:rPr>
              <w:t xml:space="preserve">inary, 1 if </w:t>
            </w:r>
            <w:r>
              <w:rPr>
                <w:noProof/>
                <w:sz w:val="18"/>
                <w:szCs w:val="18"/>
                <w:lang w:val="en-US"/>
              </w:rPr>
              <w:t>C-section for last born child</w:t>
            </w:r>
          </w:p>
        </w:tc>
        <w:tc>
          <w:tcPr>
            <w:tcW w:w="1805" w:type="dxa"/>
            <w:tcBorders>
              <w:top w:val="nil"/>
              <w:left w:val="nil"/>
              <w:bottom w:val="double" w:sz="4" w:space="0" w:color="auto"/>
              <w:right w:val="nil"/>
            </w:tcBorders>
            <w:shd w:val="clear" w:color="auto" w:fill="auto"/>
            <w:noWrap/>
            <w:vAlign w:val="bottom"/>
          </w:tcPr>
          <w:p w14:paraId="2A4AE988" w14:textId="77777777" w:rsidR="00E40265" w:rsidRPr="00E40265" w:rsidRDefault="00E40265" w:rsidP="00E40265">
            <w:pPr>
              <w:pStyle w:val="KeinLeerraum"/>
              <w:rPr>
                <w:noProof/>
                <w:sz w:val="18"/>
                <w:szCs w:val="18"/>
                <w:lang w:val="en-US"/>
              </w:rPr>
            </w:pPr>
          </w:p>
        </w:tc>
        <w:tc>
          <w:tcPr>
            <w:tcW w:w="146" w:type="dxa"/>
            <w:vAlign w:val="center"/>
            <w:hideMark/>
          </w:tcPr>
          <w:p w14:paraId="39D87B13" w14:textId="77777777" w:rsidR="00E40265" w:rsidRPr="00E40265" w:rsidRDefault="00E40265" w:rsidP="00E40265">
            <w:pPr>
              <w:pStyle w:val="KeinLeerraum"/>
              <w:rPr>
                <w:noProof/>
                <w:sz w:val="18"/>
                <w:szCs w:val="18"/>
                <w:lang w:val="en-US"/>
              </w:rPr>
            </w:pPr>
          </w:p>
        </w:tc>
        <w:tc>
          <w:tcPr>
            <w:tcW w:w="146" w:type="dxa"/>
            <w:vAlign w:val="center"/>
            <w:hideMark/>
          </w:tcPr>
          <w:p w14:paraId="40F65F1F" w14:textId="77777777" w:rsidR="00E40265" w:rsidRPr="00E40265" w:rsidRDefault="00E40265" w:rsidP="00E40265">
            <w:pPr>
              <w:pStyle w:val="KeinLeerraum"/>
              <w:rPr>
                <w:noProof/>
                <w:sz w:val="18"/>
                <w:szCs w:val="18"/>
                <w:lang w:val="en-US"/>
              </w:rPr>
            </w:pPr>
          </w:p>
        </w:tc>
      </w:tr>
    </w:tbl>
    <w:p w14:paraId="4D5C760F" w14:textId="13897E19" w:rsidR="008277EA" w:rsidRDefault="008277EA" w:rsidP="00B83887">
      <w:pPr>
        <w:pStyle w:val="KeinLeerraum"/>
        <w:spacing w:after="120"/>
        <w:rPr>
          <w:noProof/>
          <w:sz w:val="20"/>
          <w:lang w:val="en-US"/>
        </w:rPr>
        <w:sectPr w:rsidR="008277EA" w:rsidSect="005F10C6">
          <w:pgSz w:w="11906" w:h="16838"/>
          <w:pgMar w:top="1276" w:right="1417" w:bottom="993" w:left="1417" w:header="708" w:footer="614" w:gutter="0"/>
          <w:cols w:space="708"/>
          <w:docGrid w:linePitch="360"/>
        </w:sectPr>
      </w:pPr>
      <w:r w:rsidRPr="003909CE">
        <w:rPr>
          <w:lang w:val="en-US"/>
        </w:rPr>
        <w:t xml:space="preserve">Notes: </w:t>
      </w:r>
      <w:r w:rsidR="00042565">
        <w:rPr>
          <w:lang w:val="en-US"/>
        </w:rPr>
        <w:t xml:space="preserve">Tables </w:t>
      </w:r>
      <w:proofErr w:type="gramStart"/>
      <w:r w:rsidR="00042565">
        <w:rPr>
          <w:lang w:val="en-US"/>
        </w:rPr>
        <w:t>shows</w:t>
      </w:r>
      <w:proofErr w:type="gramEnd"/>
      <w:r w:rsidR="00042565">
        <w:rPr>
          <w:lang w:val="en-US"/>
        </w:rPr>
        <w:t xml:space="preserve"> all variables used for the ML models, using all available </w:t>
      </w:r>
      <w:r w:rsidR="003C4BB6">
        <w:rPr>
          <w:lang w:val="en-US"/>
        </w:rPr>
        <w:t>variables</w:t>
      </w:r>
      <w:r w:rsidR="00042565">
        <w:rPr>
          <w:lang w:val="en-US"/>
        </w:rPr>
        <w:t xml:space="preserve"> in the DHS data</w:t>
      </w:r>
      <w:r w:rsidR="00316918">
        <w:rPr>
          <w:lang w:val="en-US"/>
        </w:rPr>
        <w:t xml:space="preserve">. For each country all available variables were used, excluding variables that have no variation after creating the sub-sample for the outcome or that generate less than 10% missing data </w:t>
      </w:r>
      <w:proofErr w:type="gramStart"/>
      <w:r w:rsidR="00316918">
        <w:rPr>
          <w:lang w:val="en-US"/>
        </w:rPr>
        <w:t>in order to</w:t>
      </w:r>
      <w:proofErr w:type="gramEnd"/>
      <w:r w:rsidR="00316918">
        <w:rPr>
          <w:lang w:val="en-US"/>
        </w:rPr>
        <w:t xml:space="preserve"> avoid a too small sample </w:t>
      </w:r>
      <w:r w:rsidR="00042565">
        <w:rPr>
          <w:lang w:val="en-US"/>
        </w:rPr>
        <w:t>(</w:t>
      </w:r>
      <w:r w:rsidR="003C4BB6">
        <w:rPr>
          <w:lang w:val="en-US"/>
        </w:rPr>
        <w:t xml:space="preserve">see details for variable selection in Section </w:t>
      </w:r>
      <w:r w:rsidR="00316918">
        <w:rPr>
          <w:lang w:val="en-US"/>
        </w:rPr>
        <w:t>3).</w:t>
      </w:r>
    </w:p>
    <w:p w14:paraId="0B7F7B4F" w14:textId="40900133" w:rsidR="002A0CB6" w:rsidRPr="002A0CB6" w:rsidRDefault="002445CC" w:rsidP="00331CF8">
      <w:pPr>
        <w:pStyle w:val="KeinLeerraum"/>
        <w:rPr>
          <w:rFonts w:asciiTheme="minorHAnsi" w:hAnsiTheme="minorHAnsi"/>
          <w:kern w:val="2"/>
          <w:sz w:val="24"/>
          <w:szCs w:val="24"/>
          <w:lang w:val="en-US"/>
          <w14:ligatures w14:val="standardContextual"/>
        </w:rPr>
      </w:pPr>
      <w:r>
        <w:rPr>
          <w:b/>
          <w:lang w:val="en-US"/>
        </w:rPr>
        <w:lastRenderedPageBreak/>
        <w:t>Table A.2</w:t>
      </w:r>
      <w:r w:rsidRPr="00F34B3E">
        <w:rPr>
          <w:b/>
          <w:lang w:val="en-US"/>
        </w:rPr>
        <w:t>:</w:t>
      </w:r>
      <w:r>
        <w:rPr>
          <w:b/>
          <w:lang w:val="en-US"/>
        </w:rPr>
        <w:t xml:space="preserve"> </w:t>
      </w:r>
      <w:r w:rsidR="00D954BA">
        <w:rPr>
          <w:b/>
          <w:lang w:val="en-US"/>
        </w:rPr>
        <w:t>Top</w:t>
      </w:r>
      <w:r>
        <w:rPr>
          <w:b/>
          <w:lang w:val="en-US"/>
        </w:rPr>
        <w:t xml:space="preserve"> 5 predict</w:t>
      </w:r>
      <w:r w:rsidR="00D954BA">
        <w:rPr>
          <w:b/>
          <w:lang w:val="en-US"/>
        </w:rPr>
        <w:t xml:space="preserve">ors of the ML model </w:t>
      </w:r>
      <w:r>
        <w:rPr>
          <w:b/>
          <w:lang w:val="en-US"/>
        </w:rPr>
        <w:t>for health insurance coverage</w:t>
      </w:r>
      <w:r w:rsidR="002A0CB6">
        <w:rPr>
          <w:noProof/>
          <w:sz w:val="20"/>
          <w:lang w:val="en-US"/>
        </w:rPr>
        <w:fldChar w:fldCharType="begin"/>
      </w:r>
      <w:r w:rsidR="002A0CB6">
        <w:rPr>
          <w:noProof/>
          <w:sz w:val="20"/>
          <w:lang w:val="en-US"/>
        </w:rPr>
        <w:instrText xml:space="preserve"> LINK Excel.Sheet.12 "\\\\d\\groups\\gess\\nadel\\research_assistants\\Pepe\\MLPaper\\merged_importance_insurance.xlsx" "Sheet4!R41C2:R75C12" \a \f 5 \h  \* MERGEFORMAT </w:instrText>
      </w:r>
      <w:r w:rsidR="002A0CB6">
        <w:rPr>
          <w:noProof/>
          <w:sz w:val="20"/>
          <w:lang w:val="en-US"/>
        </w:rPr>
        <w:fldChar w:fldCharType="separate"/>
      </w:r>
    </w:p>
    <w:tbl>
      <w:tblPr>
        <w:tblStyle w:val="Tabellenraster"/>
        <w:tblW w:w="156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1465"/>
        <w:gridCol w:w="1105"/>
        <w:gridCol w:w="1663"/>
        <w:gridCol w:w="1105"/>
        <w:gridCol w:w="15"/>
        <w:gridCol w:w="1648"/>
        <w:gridCol w:w="1105"/>
        <w:gridCol w:w="8"/>
        <w:gridCol w:w="1939"/>
        <w:gridCol w:w="1105"/>
        <w:gridCol w:w="24"/>
        <w:gridCol w:w="1923"/>
        <w:gridCol w:w="1105"/>
        <w:gridCol w:w="7"/>
      </w:tblGrid>
      <w:tr w:rsidR="00331CF8" w:rsidRPr="00DC770F" w14:paraId="63ACD10B" w14:textId="77777777" w:rsidTr="00162F7F">
        <w:trPr>
          <w:trHeight w:val="290"/>
        </w:trPr>
        <w:tc>
          <w:tcPr>
            <w:tcW w:w="1418" w:type="dxa"/>
            <w:tcBorders>
              <w:top w:val="single" w:sz="4" w:space="0" w:color="auto"/>
              <w:right w:val="single" w:sz="4" w:space="0" w:color="auto"/>
            </w:tcBorders>
            <w:noWrap/>
            <w:hideMark/>
          </w:tcPr>
          <w:p w14:paraId="01DCEDC9" w14:textId="37A68D17" w:rsidR="002A0CB6" w:rsidRPr="00DC770F" w:rsidRDefault="002A0CB6" w:rsidP="002A0CB6">
            <w:pPr>
              <w:pStyle w:val="KeinLeerraum"/>
              <w:rPr>
                <w:noProof/>
                <w:sz w:val="18"/>
                <w:szCs w:val="18"/>
              </w:rPr>
            </w:pPr>
          </w:p>
        </w:tc>
        <w:tc>
          <w:tcPr>
            <w:tcW w:w="2570" w:type="dxa"/>
            <w:gridSpan w:val="2"/>
            <w:tcBorders>
              <w:top w:val="single" w:sz="4" w:space="0" w:color="auto"/>
              <w:left w:val="single" w:sz="4" w:space="0" w:color="auto"/>
              <w:right w:val="single" w:sz="4" w:space="0" w:color="auto"/>
            </w:tcBorders>
            <w:noWrap/>
            <w:hideMark/>
          </w:tcPr>
          <w:p w14:paraId="139AF8D6" w14:textId="77777777" w:rsidR="002A0CB6" w:rsidRPr="00DC770F" w:rsidRDefault="002A0CB6" w:rsidP="00331CF8">
            <w:pPr>
              <w:pStyle w:val="KeinLeerraum"/>
              <w:jc w:val="center"/>
              <w:rPr>
                <w:b/>
                <w:bCs/>
                <w:noProof/>
                <w:sz w:val="18"/>
                <w:szCs w:val="18"/>
              </w:rPr>
            </w:pPr>
            <w:r w:rsidRPr="00DC770F">
              <w:rPr>
                <w:b/>
                <w:bCs/>
                <w:noProof/>
                <w:sz w:val="18"/>
                <w:szCs w:val="18"/>
              </w:rPr>
              <w:t>Top #1</w:t>
            </w:r>
          </w:p>
        </w:tc>
        <w:tc>
          <w:tcPr>
            <w:tcW w:w="2783" w:type="dxa"/>
            <w:gridSpan w:val="3"/>
            <w:tcBorders>
              <w:top w:val="single" w:sz="4" w:space="0" w:color="auto"/>
              <w:left w:val="single" w:sz="4" w:space="0" w:color="auto"/>
              <w:right w:val="single" w:sz="4" w:space="0" w:color="auto"/>
            </w:tcBorders>
            <w:noWrap/>
            <w:hideMark/>
          </w:tcPr>
          <w:p w14:paraId="3B48E1CB" w14:textId="77777777" w:rsidR="002A0CB6" w:rsidRPr="00DC770F" w:rsidRDefault="002A0CB6" w:rsidP="00331CF8">
            <w:pPr>
              <w:pStyle w:val="KeinLeerraum"/>
              <w:jc w:val="center"/>
              <w:rPr>
                <w:b/>
                <w:bCs/>
                <w:noProof/>
                <w:sz w:val="18"/>
                <w:szCs w:val="18"/>
              </w:rPr>
            </w:pPr>
            <w:r w:rsidRPr="00DC770F">
              <w:rPr>
                <w:b/>
                <w:bCs/>
                <w:noProof/>
                <w:sz w:val="18"/>
                <w:szCs w:val="18"/>
              </w:rPr>
              <w:t>Top #2</w:t>
            </w:r>
          </w:p>
        </w:tc>
        <w:tc>
          <w:tcPr>
            <w:tcW w:w="2761" w:type="dxa"/>
            <w:gridSpan w:val="3"/>
            <w:tcBorders>
              <w:top w:val="single" w:sz="4" w:space="0" w:color="auto"/>
              <w:left w:val="single" w:sz="4" w:space="0" w:color="auto"/>
              <w:right w:val="single" w:sz="4" w:space="0" w:color="auto"/>
            </w:tcBorders>
            <w:noWrap/>
            <w:hideMark/>
          </w:tcPr>
          <w:p w14:paraId="760AEE20" w14:textId="77777777" w:rsidR="002A0CB6" w:rsidRPr="00DC770F" w:rsidRDefault="002A0CB6" w:rsidP="00331CF8">
            <w:pPr>
              <w:pStyle w:val="KeinLeerraum"/>
              <w:jc w:val="center"/>
              <w:rPr>
                <w:b/>
                <w:bCs/>
                <w:noProof/>
                <w:sz w:val="18"/>
                <w:szCs w:val="18"/>
              </w:rPr>
            </w:pPr>
            <w:r w:rsidRPr="00DC770F">
              <w:rPr>
                <w:b/>
                <w:bCs/>
                <w:noProof/>
                <w:sz w:val="18"/>
                <w:szCs w:val="18"/>
              </w:rPr>
              <w:t>Top #3</w:t>
            </w:r>
          </w:p>
        </w:tc>
        <w:tc>
          <w:tcPr>
            <w:tcW w:w="3068" w:type="dxa"/>
            <w:gridSpan w:val="3"/>
            <w:tcBorders>
              <w:top w:val="single" w:sz="4" w:space="0" w:color="auto"/>
              <w:left w:val="single" w:sz="4" w:space="0" w:color="auto"/>
              <w:right w:val="single" w:sz="4" w:space="0" w:color="auto"/>
            </w:tcBorders>
            <w:noWrap/>
            <w:hideMark/>
          </w:tcPr>
          <w:p w14:paraId="1C5E4979" w14:textId="77777777" w:rsidR="002A0CB6" w:rsidRPr="00DC770F" w:rsidRDefault="002A0CB6" w:rsidP="00331CF8">
            <w:pPr>
              <w:pStyle w:val="KeinLeerraum"/>
              <w:jc w:val="center"/>
              <w:rPr>
                <w:b/>
                <w:bCs/>
                <w:noProof/>
                <w:sz w:val="18"/>
                <w:szCs w:val="18"/>
              </w:rPr>
            </w:pPr>
            <w:r w:rsidRPr="00DC770F">
              <w:rPr>
                <w:b/>
                <w:bCs/>
                <w:noProof/>
                <w:sz w:val="18"/>
                <w:szCs w:val="18"/>
              </w:rPr>
              <w:t>Top #4</w:t>
            </w:r>
          </w:p>
        </w:tc>
        <w:tc>
          <w:tcPr>
            <w:tcW w:w="3035" w:type="dxa"/>
            <w:gridSpan w:val="3"/>
            <w:tcBorders>
              <w:top w:val="single" w:sz="4" w:space="0" w:color="auto"/>
              <w:left w:val="single" w:sz="4" w:space="0" w:color="auto"/>
            </w:tcBorders>
            <w:noWrap/>
            <w:hideMark/>
          </w:tcPr>
          <w:p w14:paraId="68356692" w14:textId="77777777" w:rsidR="002A0CB6" w:rsidRPr="00DC770F" w:rsidRDefault="002A0CB6" w:rsidP="00331CF8">
            <w:pPr>
              <w:pStyle w:val="KeinLeerraum"/>
              <w:jc w:val="center"/>
              <w:rPr>
                <w:b/>
                <w:bCs/>
                <w:noProof/>
                <w:sz w:val="18"/>
                <w:szCs w:val="18"/>
              </w:rPr>
            </w:pPr>
            <w:r w:rsidRPr="00DC770F">
              <w:rPr>
                <w:b/>
                <w:bCs/>
                <w:noProof/>
                <w:sz w:val="18"/>
                <w:szCs w:val="18"/>
              </w:rPr>
              <w:t>Top #5</w:t>
            </w:r>
          </w:p>
        </w:tc>
      </w:tr>
      <w:tr w:rsidR="002A0CB6" w:rsidRPr="00DC770F" w14:paraId="6EDBB490" w14:textId="77777777" w:rsidTr="00162F7F">
        <w:trPr>
          <w:gridAfter w:val="1"/>
          <w:wAfter w:w="7" w:type="dxa"/>
          <w:trHeight w:val="290"/>
        </w:trPr>
        <w:tc>
          <w:tcPr>
            <w:tcW w:w="1418" w:type="dxa"/>
            <w:tcBorders>
              <w:bottom w:val="single" w:sz="4" w:space="0" w:color="auto"/>
              <w:right w:val="single" w:sz="4" w:space="0" w:color="auto"/>
            </w:tcBorders>
            <w:noWrap/>
            <w:hideMark/>
          </w:tcPr>
          <w:p w14:paraId="77DC834F" w14:textId="77777777" w:rsidR="002A0CB6" w:rsidRPr="00DC770F" w:rsidRDefault="002A0CB6" w:rsidP="002A0CB6">
            <w:pPr>
              <w:pStyle w:val="KeinLeerraum"/>
              <w:rPr>
                <w:noProof/>
                <w:sz w:val="18"/>
                <w:szCs w:val="18"/>
              </w:rPr>
            </w:pPr>
          </w:p>
        </w:tc>
        <w:tc>
          <w:tcPr>
            <w:tcW w:w="1465" w:type="dxa"/>
            <w:tcBorders>
              <w:left w:val="single" w:sz="4" w:space="0" w:color="auto"/>
              <w:bottom w:val="single" w:sz="4" w:space="0" w:color="auto"/>
            </w:tcBorders>
            <w:noWrap/>
            <w:hideMark/>
          </w:tcPr>
          <w:p w14:paraId="61A6789D" w14:textId="77777777" w:rsidR="002A0CB6" w:rsidRPr="00DC770F" w:rsidRDefault="002A0CB6" w:rsidP="00331CF8">
            <w:pPr>
              <w:pStyle w:val="KeinLeerraum"/>
              <w:jc w:val="center"/>
              <w:rPr>
                <w:b/>
                <w:bCs/>
                <w:noProof/>
                <w:sz w:val="18"/>
                <w:szCs w:val="18"/>
              </w:rPr>
            </w:pPr>
            <w:r w:rsidRPr="00DC770F">
              <w:rPr>
                <w:b/>
                <w:bCs/>
                <w:noProof/>
                <w:sz w:val="18"/>
                <w:szCs w:val="18"/>
              </w:rPr>
              <w:t>Predictor</w:t>
            </w:r>
          </w:p>
        </w:tc>
        <w:tc>
          <w:tcPr>
            <w:tcW w:w="1105" w:type="dxa"/>
            <w:tcBorders>
              <w:bottom w:val="single" w:sz="4" w:space="0" w:color="auto"/>
              <w:right w:val="single" w:sz="4" w:space="0" w:color="auto"/>
            </w:tcBorders>
            <w:noWrap/>
            <w:hideMark/>
          </w:tcPr>
          <w:p w14:paraId="4A6E163F" w14:textId="77777777" w:rsidR="002A0CB6" w:rsidRPr="00DC770F" w:rsidRDefault="002A0CB6" w:rsidP="00331CF8">
            <w:pPr>
              <w:pStyle w:val="KeinLeerraum"/>
              <w:jc w:val="center"/>
              <w:rPr>
                <w:b/>
                <w:bCs/>
                <w:noProof/>
                <w:sz w:val="18"/>
                <w:szCs w:val="18"/>
              </w:rPr>
            </w:pPr>
            <w:r w:rsidRPr="00DC770F">
              <w:rPr>
                <w:b/>
                <w:bCs/>
                <w:noProof/>
                <w:sz w:val="18"/>
                <w:szCs w:val="18"/>
              </w:rPr>
              <w:t>Variable Importance</w:t>
            </w:r>
          </w:p>
        </w:tc>
        <w:tc>
          <w:tcPr>
            <w:tcW w:w="1663" w:type="dxa"/>
            <w:tcBorders>
              <w:left w:val="single" w:sz="4" w:space="0" w:color="auto"/>
              <w:bottom w:val="single" w:sz="4" w:space="0" w:color="auto"/>
            </w:tcBorders>
            <w:noWrap/>
            <w:hideMark/>
          </w:tcPr>
          <w:p w14:paraId="7C584859" w14:textId="77777777" w:rsidR="002A0CB6" w:rsidRPr="00DC770F" w:rsidRDefault="002A0CB6" w:rsidP="00331CF8">
            <w:pPr>
              <w:pStyle w:val="KeinLeerraum"/>
              <w:jc w:val="center"/>
              <w:rPr>
                <w:b/>
                <w:bCs/>
                <w:noProof/>
                <w:sz w:val="18"/>
                <w:szCs w:val="18"/>
              </w:rPr>
            </w:pPr>
            <w:r w:rsidRPr="00DC770F">
              <w:rPr>
                <w:b/>
                <w:bCs/>
                <w:noProof/>
                <w:sz w:val="18"/>
                <w:szCs w:val="18"/>
              </w:rPr>
              <w:t>Predictor</w:t>
            </w:r>
          </w:p>
        </w:tc>
        <w:tc>
          <w:tcPr>
            <w:tcW w:w="1105" w:type="dxa"/>
            <w:tcBorders>
              <w:bottom w:val="single" w:sz="4" w:space="0" w:color="auto"/>
              <w:right w:val="single" w:sz="4" w:space="0" w:color="auto"/>
            </w:tcBorders>
            <w:noWrap/>
            <w:hideMark/>
          </w:tcPr>
          <w:p w14:paraId="61DC79E3" w14:textId="77777777" w:rsidR="002A0CB6" w:rsidRPr="00DC770F" w:rsidRDefault="002A0CB6" w:rsidP="00331CF8">
            <w:pPr>
              <w:pStyle w:val="KeinLeerraum"/>
              <w:jc w:val="center"/>
              <w:rPr>
                <w:b/>
                <w:bCs/>
                <w:noProof/>
                <w:sz w:val="18"/>
                <w:szCs w:val="18"/>
              </w:rPr>
            </w:pPr>
            <w:r w:rsidRPr="00DC770F">
              <w:rPr>
                <w:b/>
                <w:bCs/>
                <w:noProof/>
                <w:sz w:val="18"/>
                <w:szCs w:val="18"/>
              </w:rPr>
              <w:t>Variable Importance</w:t>
            </w:r>
          </w:p>
        </w:tc>
        <w:tc>
          <w:tcPr>
            <w:tcW w:w="1663" w:type="dxa"/>
            <w:gridSpan w:val="2"/>
            <w:tcBorders>
              <w:left w:val="single" w:sz="4" w:space="0" w:color="auto"/>
              <w:bottom w:val="single" w:sz="4" w:space="0" w:color="auto"/>
            </w:tcBorders>
            <w:noWrap/>
            <w:hideMark/>
          </w:tcPr>
          <w:p w14:paraId="623CE788" w14:textId="77777777" w:rsidR="002A0CB6" w:rsidRPr="00DC770F" w:rsidRDefault="002A0CB6" w:rsidP="00331CF8">
            <w:pPr>
              <w:pStyle w:val="KeinLeerraum"/>
              <w:jc w:val="center"/>
              <w:rPr>
                <w:b/>
                <w:bCs/>
                <w:noProof/>
                <w:sz w:val="18"/>
                <w:szCs w:val="18"/>
              </w:rPr>
            </w:pPr>
            <w:r w:rsidRPr="00DC770F">
              <w:rPr>
                <w:b/>
                <w:bCs/>
                <w:noProof/>
                <w:sz w:val="18"/>
                <w:szCs w:val="18"/>
              </w:rPr>
              <w:t>Predictor</w:t>
            </w:r>
          </w:p>
        </w:tc>
        <w:tc>
          <w:tcPr>
            <w:tcW w:w="1105" w:type="dxa"/>
            <w:tcBorders>
              <w:bottom w:val="single" w:sz="4" w:space="0" w:color="auto"/>
              <w:right w:val="single" w:sz="4" w:space="0" w:color="auto"/>
            </w:tcBorders>
            <w:noWrap/>
            <w:hideMark/>
          </w:tcPr>
          <w:p w14:paraId="558B4617" w14:textId="77777777" w:rsidR="002A0CB6" w:rsidRPr="00DC770F" w:rsidRDefault="002A0CB6" w:rsidP="00331CF8">
            <w:pPr>
              <w:pStyle w:val="KeinLeerraum"/>
              <w:jc w:val="center"/>
              <w:rPr>
                <w:b/>
                <w:bCs/>
                <w:noProof/>
                <w:sz w:val="18"/>
                <w:szCs w:val="18"/>
              </w:rPr>
            </w:pPr>
            <w:r w:rsidRPr="00DC770F">
              <w:rPr>
                <w:b/>
                <w:bCs/>
                <w:noProof/>
                <w:sz w:val="18"/>
                <w:szCs w:val="18"/>
              </w:rPr>
              <w:t>Variable Importance</w:t>
            </w:r>
          </w:p>
        </w:tc>
        <w:tc>
          <w:tcPr>
            <w:tcW w:w="1947" w:type="dxa"/>
            <w:gridSpan w:val="2"/>
            <w:tcBorders>
              <w:left w:val="single" w:sz="4" w:space="0" w:color="auto"/>
              <w:bottom w:val="single" w:sz="4" w:space="0" w:color="auto"/>
            </w:tcBorders>
            <w:noWrap/>
            <w:hideMark/>
          </w:tcPr>
          <w:p w14:paraId="5B0CB998" w14:textId="77777777" w:rsidR="002A0CB6" w:rsidRPr="00DC770F" w:rsidRDefault="002A0CB6" w:rsidP="00331CF8">
            <w:pPr>
              <w:pStyle w:val="KeinLeerraum"/>
              <w:jc w:val="center"/>
              <w:rPr>
                <w:b/>
                <w:bCs/>
                <w:noProof/>
                <w:sz w:val="18"/>
                <w:szCs w:val="18"/>
              </w:rPr>
            </w:pPr>
            <w:r w:rsidRPr="00DC770F">
              <w:rPr>
                <w:b/>
                <w:bCs/>
                <w:noProof/>
                <w:sz w:val="18"/>
                <w:szCs w:val="18"/>
              </w:rPr>
              <w:t>Predictor</w:t>
            </w:r>
          </w:p>
        </w:tc>
        <w:tc>
          <w:tcPr>
            <w:tcW w:w="1105" w:type="dxa"/>
            <w:tcBorders>
              <w:bottom w:val="single" w:sz="4" w:space="0" w:color="auto"/>
              <w:right w:val="single" w:sz="4" w:space="0" w:color="auto"/>
            </w:tcBorders>
            <w:noWrap/>
            <w:hideMark/>
          </w:tcPr>
          <w:p w14:paraId="1238E2E0" w14:textId="77777777" w:rsidR="002A0CB6" w:rsidRPr="00DC770F" w:rsidRDefault="002A0CB6" w:rsidP="00331CF8">
            <w:pPr>
              <w:pStyle w:val="KeinLeerraum"/>
              <w:jc w:val="center"/>
              <w:rPr>
                <w:b/>
                <w:bCs/>
                <w:noProof/>
                <w:sz w:val="18"/>
                <w:szCs w:val="18"/>
              </w:rPr>
            </w:pPr>
            <w:r w:rsidRPr="00DC770F">
              <w:rPr>
                <w:b/>
                <w:bCs/>
                <w:noProof/>
                <w:sz w:val="18"/>
                <w:szCs w:val="18"/>
              </w:rPr>
              <w:t>Variable Importance</w:t>
            </w:r>
          </w:p>
        </w:tc>
        <w:tc>
          <w:tcPr>
            <w:tcW w:w="1947" w:type="dxa"/>
            <w:gridSpan w:val="2"/>
            <w:tcBorders>
              <w:left w:val="single" w:sz="4" w:space="0" w:color="auto"/>
              <w:bottom w:val="single" w:sz="4" w:space="0" w:color="auto"/>
            </w:tcBorders>
            <w:noWrap/>
            <w:hideMark/>
          </w:tcPr>
          <w:p w14:paraId="2B645902" w14:textId="77777777" w:rsidR="002A0CB6" w:rsidRPr="00DC770F" w:rsidRDefault="002A0CB6" w:rsidP="00331CF8">
            <w:pPr>
              <w:pStyle w:val="KeinLeerraum"/>
              <w:jc w:val="center"/>
              <w:rPr>
                <w:b/>
                <w:bCs/>
                <w:noProof/>
                <w:sz w:val="18"/>
                <w:szCs w:val="18"/>
              </w:rPr>
            </w:pPr>
            <w:r w:rsidRPr="00DC770F">
              <w:rPr>
                <w:b/>
                <w:bCs/>
                <w:noProof/>
                <w:sz w:val="18"/>
                <w:szCs w:val="18"/>
              </w:rPr>
              <w:t>Predictor</w:t>
            </w:r>
          </w:p>
        </w:tc>
        <w:tc>
          <w:tcPr>
            <w:tcW w:w="1105" w:type="dxa"/>
            <w:tcBorders>
              <w:bottom w:val="single" w:sz="4" w:space="0" w:color="auto"/>
            </w:tcBorders>
            <w:noWrap/>
            <w:hideMark/>
          </w:tcPr>
          <w:p w14:paraId="43B76CF4" w14:textId="77777777" w:rsidR="002A0CB6" w:rsidRPr="00DC770F" w:rsidRDefault="002A0CB6" w:rsidP="00331CF8">
            <w:pPr>
              <w:pStyle w:val="KeinLeerraum"/>
              <w:jc w:val="center"/>
              <w:rPr>
                <w:b/>
                <w:bCs/>
                <w:noProof/>
                <w:sz w:val="18"/>
                <w:szCs w:val="18"/>
              </w:rPr>
            </w:pPr>
            <w:r w:rsidRPr="00DC770F">
              <w:rPr>
                <w:b/>
                <w:bCs/>
                <w:noProof/>
                <w:sz w:val="18"/>
                <w:szCs w:val="18"/>
              </w:rPr>
              <w:t>Variable Importance</w:t>
            </w:r>
          </w:p>
        </w:tc>
      </w:tr>
      <w:tr w:rsidR="00162F7F" w:rsidRPr="00DC770F" w14:paraId="2EBC0B7A" w14:textId="77777777" w:rsidTr="00162F7F">
        <w:trPr>
          <w:gridAfter w:val="1"/>
          <w:wAfter w:w="7" w:type="dxa"/>
          <w:trHeight w:val="290"/>
        </w:trPr>
        <w:tc>
          <w:tcPr>
            <w:tcW w:w="1418" w:type="dxa"/>
            <w:tcBorders>
              <w:top w:val="single" w:sz="4" w:space="0" w:color="auto"/>
              <w:right w:val="single" w:sz="4" w:space="0" w:color="auto"/>
            </w:tcBorders>
            <w:noWrap/>
            <w:hideMark/>
          </w:tcPr>
          <w:p w14:paraId="7DAAF60A" w14:textId="0FC971FA" w:rsidR="00162F7F" w:rsidRPr="00DC770F" w:rsidRDefault="00162F7F" w:rsidP="00162F7F">
            <w:pPr>
              <w:pStyle w:val="KeinLeerraum"/>
              <w:rPr>
                <w:noProof/>
                <w:sz w:val="18"/>
                <w:szCs w:val="18"/>
              </w:rPr>
            </w:pPr>
            <w:r w:rsidRPr="002A0CB6">
              <w:rPr>
                <w:noProof/>
                <w:sz w:val="18"/>
                <w:szCs w:val="18"/>
              </w:rPr>
              <w:t>Benin</w:t>
            </w:r>
          </w:p>
        </w:tc>
        <w:tc>
          <w:tcPr>
            <w:tcW w:w="1465" w:type="dxa"/>
            <w:tcBorders>
              <w:top w:val="single" w:sz="4" w:space="0" w:color="auto"/>
              <w:left w:val="single" w:sz="4" w:space="0" w:color="auto"/>
            </w:tcBorders>
            <w:noWrap/>
            <w:hideMark/>
          </w:tcPr>
          <w:p w14:paraId="22ADD60B" w14:textId="77777777" w:rsidR="00162F7F" w:rsidRPr="00DC770F" w:rsidRDefault="00162F7F" w:rsidP="00162F7F">
            <w:pPr>
              <w:pStyle w:val="KeinLeerraum"/>
              <w:jc w:val="center"/>
              <w:rPr>
                <w:noProof/>
                <w:sz w:val="18"/>
                <w:szCs w:val="18"/>
              </w:rPr>
            </w:pPr>
            <w:r w:rsidRPr="00DC770F">
              <w:rPr>
                <w:noProof/>
                <w:sz w:val="18"/>
                <w:szCs w:val="18"/>
              </w:rPr>
              <w:t>Has bankaccount</w:t>
            </w:r>
          </w:p>
        </w:tc>
        <w:tc>
          <w:tcPr>
            <w:tcW w:w="1105" w:type="dxa"/>
            <w:tcBorders>
              <w:top w:val="single" w:sz="4" w:space="0" w:color="auto"/>
              <w:right w:val="single" w:sz="4" w:space="0" w:color="auto"/>
            </w:tcBorders>
            <w:noWrap/>
            <w:hideMark/>
          </w:tcPr>
          <w:p w14:paraId="01F939F1" w14:textId="77777777" w:rsidR="00162F7F" w:rsidRPr="00DC770F" w:rsidRDefault="00162F7F" w:rsidP="00162F7F">
            <w:pPr>
              <w:pStyle w:val="KeinLeerraum"/>
              <w:jc w:val="center"/>
              <w:rPr>
                <w:noProof/>
                <w:sz w:val="18"/>
                <w:szCs w:val="18"/>
              </w:rPr>
            </w:pPr>
            <w:r w:rsidRPr="00DC770F">
              <w:rPr>
                <w:noProof/>
                <w:sz w:val="18"/>
                <w:szCs w:val="18"/>
              </w:rPr>
              <w:t>100</w:t>
            </w:r>
          </w:p>
        </w:tc>
        <w:tc>
          <w:tcPr>
            <w:tcW w:w="1663" w:type="dxa"/>
            <w:tcBorders>
              <w:top w:val="single" w:sz="4" w:space="0" w:color="auto"/>
              <w:left w:val="single" w:sz="4" w:space="0" w:color="auto"/>
            </w:tcBorders>
            <w:noWrap/>
            <w:hideMark/>
          </w:tcPr>
          <w:p w14:paraId="51309323" w14:textId="77777777" w:rsidR="00162F7F" w:rsidRPr="00DC770F" w:rsidRDefault="00162F7F" w:rsidP="00162F7F">
            <w:pPr>
              <w:pStyle w:val="KeinLeerraum"/>
              <w:jc w:val="center"/>
              <w:rPr>
                <w:noProof/>
                <w:sz w:val="18"/>
                <w:szCs w:val="18"/>
              </w:rPr>
            </w:pPr>
            <w:r w:rsidRPr="00DC770F">
              <w:rPr>
                <w:noProof/>
                <w:sz w:val="18"/>
                <w:szCs w:val="18"/>
              </w:rPr>
              <w:t>*5th wealthquintile</w:t>
            </w:r>
          </w:p>
        </w:tc>
        <w:tc>
          <w:tcPr>
            <w:tcW w:w="1105" w:type="dxa"/>
            <w:tcBorders>
              <w:top w:val="single" w:sz="4" w:space="0" w:color="auto"/>
              <w:right w:val="single" w:sz="4" w:space="0" w:color="auto"/>
            </w:tcBorders>
            <w:noWrap/>
            <w:hideMark/>
          </w:tcPr>
          <w:p w14:paraId="4F899596" w14:textId="77777777" w:rsidR="00162F7F" w:rsidRPr="00DC770F" w:rsidRDefault="00162F7F" w:rsidP="00162F7F">
            <w:pPr>
              <w:pStyle w:val="KeinLeerraum"/>
              <w:jc w:val="center"/>
              <w:rPr>
                <w:noProof/>
                <w:sz w:val="18"/>
                <w:szCs w:val="18"/>
              </w:rPr>
            </w:pPr>
            <w:r w:rsidRPr="00DC770F">
              <w:rPr>
                <w:noProof/>
                <w:sz w:val="18"/>
                <w:szCs w:val="18"/>
              </w:rPr>
              <w:t>43</w:t>
            </w:r>
          </w:p>
        </w:tc>
        <w:tc>
          <w:tcPr>
            <w:tcW w:w="1663" w:type="dxa"/>
            <w:gridSpan w:val="2"/>
            <w:tcBorders>
              <w:top w:val="single" w:sz="4" w:space="0" w:color="auto"/>
              <w:left w:val="single" w:sz="4" w:space="0" w:color="auto"/>
            </w:tcBorders>
            <w:noWrap/>
            <w:hideMark/>
          </w:tcPr>
          <w:p w14:paraId="6C3C6D3D" w14:textId="77777777" w:rsidR="00162F7F" w:rsidRPr="00DC770F" w:rsidRDefault="00162F7F" w:rsidP="00162F7F">
            <w:pPr>
              <w:pStyle w:val="KeinLeerraum"/>
              <w:jc w:val="center"/>
              <w:rPr>
                <w:noProof/>
                <w:sz w:val="18"/>
                <w:szCs w:val="18"/>
              </w:rPr>
            </w:pPr>
            <w:r w:rsidRPr="00DC770F">
              <w:rPr>
                <w:noProof/>
                <w:sz w:val="18"/>
                <w:szCs w:val="18"/>
              </w:rPr>
              <w:t>Tertiary education level of HH head</w:t>
            </w:r>
          </w:p>
        </w:tc>
        <w:tc>
          <w:tcPr>
            <w:tcW w:w="1105" w:type="dxa"/>
            <w:tcBorders>
              <w:top w:val="single" w:sz="4" w:space="0" w:color="auto"/>
              <w:right w:val="single" w:sz="4" w:space="0" w:color="auto"/>
            </w:tcBorders>
            <w:noWrap/>
            <w:hideMark/>
          </w:tcPr>
          <w:p w14:paraId="65379D84" w14:textId="77777777" w:rsidR="00162F7F" w:rsidRPr="00DC770F" w:rsidRDefault="00162F7F" w:rsidP="00162F7F">
            <w:pPr>
              <w:pStyle w:val="KeinLeerraum"/>
              <w:jc w:val="center"/>
              <w:rPr>
                <w:noProof/>
                <w:sz w:val="18"/>
                <w:szCs w:val="18"/>
              </w:rPr>
            </w:pPr>
            <w:r w:rsidRPr="00DC770F">
              <w:rPr>
                <w:noProof/>
                <w:sz w:val="18"/>
                <w:szCs w:val="18"/>
              </w:rPr>
              <w:t>38</w:t>
            </w:r>
          </w:p>
        </w:tc>
        <w:tc>
          <w:tcPr>
            <w:tcW w:w="1947" w:type="dxa"/>
            <w:gridSpan w:val="2"/>
            <w:tcBorders>
              <w:top w:val="single" w:sz="4" w:space="0" w:color="auto"/>
              <w:left w:val="single" w:sz="4" w:space="0" w:color="auto"/>
            </w:tcBorders>
            <w:noWrap/>
            <w:hideMark/>
          </w:tcPr>
          <w:p w14:paraId="21A2C193" w14:textId="77777777" w:rsidR="00162F7F" w:rsidRPr="00DC770F" w:rsidRDefault="00162F7F" w:rsidP="00162F7F">
            <w:pPr>
              <w:pStyle w:val="KeinLeerraum"/>
              <w:jc w:val="center"/>
              <w:rPr>
                <w:noProof/>
                <w:sz w:val="18"/>
                <w:szCs w:val="18"/>
              </w:rPr>
            </w:pPr>
            <w:r w:rsidRPr="00DC770F">
              <w:rPr>
                <w:noProof/>
                <w:sz w:val="18"/>
                <w:szCs w:val="18"/>
              </w:rPr>
              <w:t>Number of HH members</w:t>
            </w:r>
          </w:p>
        </w:tc>
        <w:tc>
          <w:tcPr>
            <w:tcW w:w="1105" w:type="dxa"/>
            <w:tcBorders>
              <w:top w:val="single" w:sz="4" w:space="0" w:color="auto"/>
              <w:right w:val="single" w:sz="4" w:space="0" w:color="auto"/>
            </w:tcBorders>
            <w:noWrap/>
            <w:hideMark/>
          </w:tcPr>
          <w:p w14:paraId="7BE8D819" w14:textId="77777777" w:rsidR="00162F7F" w:rsidRPr="00DC770F" w:rsidRDefault="00162F7F" w:rsidP="00162F7F">
            <w:pPr>
              <w:pStyle w:val="KeinLeerraum"/>
              <w:jc w:val="center"/>
              <w:rPr>
                <w:noProof/>
                <w:sz w:val="18"/>
                <w:szCs w:val="18"/>
              </w:rPr>
            </w:pPr>
            <w:r w:rsidRPr="00DC770F">
              <w:rPr>
                <w:noProof/>
                <w:sz w:val="18"/>
                <w:szCs w:val="18"/>
              </w:rPr>
              <w:t>35</w:t>
            </w:r>
          </w:p>
        </w:tc>
        <w:tc>
          <w:tcPr>
            <w:tcW w:w="1947" w:type="dxa"/>
            <w:gridSpan w:val="2"/>
            <w:tcBorders>
              <w:top w:val="single" w:sz="4" w:space="0" w:color="auto"/>
              <w:left w:val="single" w:sz="4" w:space="0" w:color="auto"/>
            </w:tcBorders>
            <w:noWrap/>
            <w:hideMark/>
          </w:tcPr>
          <w:p w14:paraId="2EB74406" w14:textId="77777777" w:rsidR="00162F7F" w:rsidRPr="00DC770F" w:rsidRDefault="00162F7F" w:rsidP="00162F7F">
            <w:pPr>
              <w:pStyle w:val="KeinLeerraum"/>
              <w:jc w:val="center"/>
              <w:rPr>
                <w:noProof/>
                <w:sz w:val="18"/>
                <w:szCs w:val="18"/>
              </w:rPr>
            </w:pPr>
            <w:r w:rsidRPr="00DC770F">
              <w:rPr>
                <w:noProof/>
                <w:sz w:val="18"/>
                <w:szCs w:val="18"/>
              </w:rPr>
              <w:t>Literate</w:t>
            </w:r>
          </w:p>
        </w:tc>
        <w:tc>
          <w:tcPr>
            <w:tcW w:w="1105" w:type="dxa"/>
            <w:tcBorders>
              <w:top w:val="single" w:sz="4" w:space="0" w:color="auto"/>
            </w:tcBorders>
            <w:noWrap/>
            <w:hideMark/>
          </w:tcPr>
          <w:p w14:paraId="47B96748" w14:textId="77777777" w:rsidR="00162F7F" w:rsidRPr="00DC770F" w:rsidRDefault="00162F7F" w:rsidP="00162F7F">
            <w:pPr>
              <w:pStyle w:val="KeinLeerraum"/>
              <w:jc w:val="center"/>
              <w:rPr>
                <w:noProof/>
                <w:sz w:val="18"/>
                <w:szCs w:val="18"/>
              </w:rPr>
            </w:pPr>
            <w:r w:rsidRPr="00DC770F">
              <w:rPr>
                <w:noProof/>
                <w:sz w:val="18"/>
                <w:szCs w:val="18"/>
              </w:rPr>
              <w:t>28</w:t>
            </w:r>
          </w:p>
        </w:tc>
      </w:tr>
      <w:tr w:rsidR="00162F7F" w:rsidRPr="00DC770F" w14:paraId="501E835B" w14:textId="77777777" w:rsidTr="00162F7F">
        <w:trPr>
          <w:gridAfter w:val="1"/>
          <w:wAfter w:w="7" w:type="dxa"/>
          <w:trHeight w:val="290"/>
        </w:trPr>
        <w:tc>
          <w:tcPr>
            <w:tcW w:w="1418" w:type="dxa"/>
            <w:tcBorders>
              <w:right w:val="single" w:sz="4" w:space="0" w:color="auto"/>
            </w:tcBorders>
            <w:noWrap/>
            <w:hideMark/>
          </w:tcPr>
          <w:p w14:paraId="7F110462" w14:textId="5D54B710" w:rsidR="00162F7F" w:rsidRPr="00DC770F" w:rsidRDefault="00162F7F" w:rsidP="00162F7F">
            <w:pPr>
              <w:pStyle w:val="KeinLeerraum"/>
              <w:rPr>
                <w:noProof/>
                <w:sz w:val="18"/>
                <w:szCs w:val="18"/>
              </w:rPr>
            </w:pPr>
            <w:r w:rsidRPr="002A0CB6">
              <w:rPr>
                <w:noProof/>
                <w:sz w:val="18"/>
                <w:szCs w:val="18"/>
              </w:rPr>
              <w:t>Burkina.Faso</w:t>
            </w:r>
          </w:p>
        </w:tc>
        <w:tc>
          <w:tcPr>
            <w:tcW w:w="1465" w:type="dxa"/>
            <w:tcBorders>
              <w:left w:val="single" w:sz="4" w:space="0" w:color="auto"/>
            </w:tcBorders>
            <w:noWrap/>
            <w:hideMark/>
          </w:tcPr>
          <w:p w14:paraId="4AE2253A" w14:textId="77777777" w:rsidR="00162F7F" w:rsidRPr="00DC770F" w:rsidRDefault="00162F7F" w:rsidP="00162F7F">
            <w:pPr>
              <w:pStyle w:val="KeinLeerraum"/>
              <w:jc w:val="center"/>
              <w:rPr>
                <w:noProof/>
                <w:sz w:val="18"/>
                <w:szCs w:val="18"/>
              </w:rPr>
            </w:pPr>
            <w:r w:rsidRPr="00DC770F">
              <w:rPr>
                <w:noProof/>
                <w:sz w:val="18"/>
                <w:szCs w:val="18"/>
              </w:rPr>
              <w:t>Not at all reads newspaper</w:t>
            </w:r>
          </w:p>
        </w:tc>
        <w:tc>
          <w:tcPr>
            <w:tcW w:w="1105" w:type="dxa"/>
            <w:tcBorders>
              <w:right w:val="single" w:sz="4" w:space="0" w:color="auto"/>
            </w:tcBorders>
            <w:noWrap/>
            <w:hideMark/>
          </w:tcPr>
          <w:p w14:paraId="60BB0533" w14:textId="77777777" w:rsidR="00162F7F" w:rsidRPr="00DC770F" w:rsidRDefault="00162F7F" w:rsidP="00162F7F">
            <w:pPr>
              <w:pStyle w:val="KeinLeerraum"/>
              <w:jc w:val="center"/>
              <w:rPr>
                <w:noProof/>
                <w:sz w:val="18"/>
                <w:szCs w:val="18"/>
              </w:rPr>
            </w:pPr>
            <w:r w:rsidRPr="00DC770F">
              <w:rPr>
                <w:noProof/>
                <w:sz w:val="18"/>
                <w:szCs w:val="18"/>
              </w:rPr>
              <w:t>100</w:t>
            </w:r>
          </w:p>
        </w:tc>
        <w:tc>
          <w:tcPr>
            <w:tcW w:w="1663" w:type="dxa"/>
            <w:tcBorders>
              <w:left w:val="single" w:sz="4" w:space="0" w:color="auto"/>
            </w:tcBorders>
            <w:noWrap/>
            <w:hideMark/>
          </w:tcPr>
          <w:p w14:paraId="01C35B49" w14:textId="77777777" w:rsidR="00162F7F" w:rsidRPr="00DC770F" w:rsidRDefault="00162F7F" w:rsidP="00162F7F">
            <w:pPr>
              <w:pStyle w:val="KeinLeerraum"/>
              <w:jc w:val="center"/>
              <w:rPr>
                <w:noProof/>
                <w:sz w:val="18"/>
                <w:szCs w:val="18"/>
              </w:rPr>
            </w:pPr>
            <w:r w:rsidRPr="00DC770F">
              <w:rPr>
                <w:noProof/>
                <w:sz w:val="18"/>
                <w:szCs w:val="18"/>
              </w:rPr>
              <w:t>Has bankaccount</w:t>
            </w:r>
          </w:p>
        </w:tc>
        <w:tc>
          <w:tcPr>
            <w:tcW w:w="1105" w:type="dxa"/>
            <w:tcBorders>
              <w:right w:val="single" w:sz="4" w:space="0" w:color="auto"/>
            </w:tcBorders>
            <w:noWrap/>
            <w:hideMark/>
          </w:tcPr>
          <w:p w14:paraId="3E91A642" w14:textId="77777777" w:rsidR="00162F7F" w:rsidRPr="00DC770F" w:rsidRDefault="00162F7F" w:rsidP="00162F7F">
            <w:pPr>
              <w:pStyle w:val="KeinLeerraum"/>
              <w:jc w:val="center"/>
              <w:rPr>
                <w:noProof/>
                <w:sz w:val="18"/>
                <w:szCs w:val="18"/>
              </w:rPr>
            </w:pPr>
            <w:r w:rsidRPr="00DC770F">
              <w:rPr>
                <w:noProof/>
                <w:sz w:val="18"/>
                <w:szCs w:val="18"/>
              </w:rPr>
              <w:t>92</w:t>
            </w:r>
          </w:p>
        </w:tc>
        <w:tc>
          <w:tcPr>
            <w:tcW w:w="1663" w:type="dxa"/>
            <w:gridSpan w:val="2"/>
            <w:tcBorders>
              <w:left w:val="single" w:sz="4" w:space="0" w:color="auto"/>
            </w:tcBorders>
            <w:noWrap/>
            <w:hideMark/>
          </w:tcPr>
          <w:p w14:paraId="74A4084B" w14:textId="77777777" w:rsidR="00162F7F" w:rsidRPr="00DC770F" w:rsidRDefault="00162F7F" w:rsidP="00162F7F">
            <w:pPr>
              <w:pStyle w:val="KeinLeerraum"/>
              <w:jc w:val="center"/>
              <w:rPr>
                <w:noProof/>
                <w:sz w:val="18"/>
                <w:szCs w:val="18"/>
              </w:rPr>
            </w:pPr>
            <w:r w:rsidRPr="00DC770F">
              <w:rPr>
                <w:noProof/>
                <w:sz w:val="18"/>
                <w:szCs w:val="18"/>
              </w:rPr>
              <w:t>HH has electricity</w:t>
            </w:r>
          </w:p>
        </w:tc>
        <w:tc>
          <w:tcPr>
            <w:tcW w:w="1105" w:type="dxa"/>
            <w:tcBorders>
              <w:right w:val="single" w:sz="4" w:space="0" w:color="auto"/>
            </w:tcBorders>
            <w:noWrap/>
            <w:hideMark/>
          </w:tcPr>
          <w:p w14:paraId="53DF1FAE" w14:textId="77777777" w:rsidR="00162F7F" w:rsidRPr="00DC770F" w:rsidRDefault="00162F7F" w:rsidP="00162F7F">
            <w:pPr>
              <w:pStyle w:val="KeinLeerraum"/>
              <w:jc w:val="center"/>
              <w:rPr>
                <w:noProof/>
                <w:sz w:val="18"/>
                <w:szCs w:val="18"/>
              </w:rPr>
            </w:pPr>
            <w:r w:rsidRPr="00DC770F">
              <w:rPr>
                <w:noProof/>
                <w:sz w:val="18"/>
                <w:szCs w:val="18"/>
              </w:rPr>
              <w:t>54</w:t>
            </w:r>
          </w:p>
        </w:tc>
        <w:tc>
          <w:tcPr>
            <w:tcW w:w="1947" w:type="dxa"/>
            <w:gridSpan w:val="2"/>
            <w:tcBorders>
              <w:left w:val="single" w:sz="4" w:space="0" w:color="auto"/>
            </w:tcBorders>
            <w:noWrap/>
            <w:hideMark/>
          </w:tcPr>
          <w:p w14:paraId="31CF288F" w14:textId="77777777" w:rsidR="00162F7F" w:rsidRPr="00DC770F" w:rsidRDefault="00162F7F" w:rsidP="00162F7F">
            <w:pPr>
              <w:pStyle w:val="KeinLeerraum"/>
              <w:jc w:val="center"/>
              <w:rPr>
                <w:noProof/>
                <w:sz w:val="18"/>
                <w:szCs w:val="18"/>
              </w:rPr>
            </w:pPr>
            <w:r w:rsidRPr="00DC770F">
              <w:rPr>
                <w:noProof/>
                <w:sz w:val="18"/>
                <w:szCs w:val="18"/>
              </w:rPr>
              <w:t>Number of HH members</w:t>
            </w:r>
          </w:p>
        </w:tc>
        <w:tc>
          <w:tcPr>
            <w:tcW w:w="1105" w:type="dxa"/>
            <w:tcBorders>
              <w:right w:val="single" w:sz="4" w:space="0" w:color="auto"/>
            </w:tcBorders>
            <w:noWrap/>
            <w:hideMark/>
          </w:tcPr>
          <w:p w14:paraId="7353C153" w14:textId="77777777" w:rsidR="00162F7F" w:rsidRPr="00DC770F" w:rsidRDefault="00162F7F" w:rsidP="00162F7F">
            <w:pPr>
              <w:pStyle w:val="KeinLeerraum"/>
              <w:jc w:val="center"/>
              <w:rPr>
                <w:noProof/>
                <w:sz w:val="18"/>
                <w:szCs w:val="18"/>
              </w:rPr>
            </w:pPr>
            <w:r w:rsidRPr="00DC770F">
              <w:rPr>
                <w:noProof/>
                <w:sz w:val="18"/>
                <w:szCs w:val="18"/>
              </w:rPr>
              <w:t>37</w:t>
            </w:r>
          </w:p>
        </w:tc>
        <w:tc>
          <w:tcPr>
            <w:tcW w:w="1947" w:type="dxa"/>
            <w:gridSpan w:val="2"/>
            <w:tcBorders>
              <w:left w:val="single" w:sz="4" w:space="0" w:color="auto"/>
            </w:tcBorders>
            <w:noWrap/>
            <w:hideMark/>
          </w:tcPr>
          <w:p w14:paraId="6F2C8303" w14:textId="77777777" w:rsidR="00162F7F" w:rsidRPr="00DC770F" w:rsidRDefault="00162F7F" w:rsidP="00162F7F">
            <w:pPr>
              <w:pStyle w:val="KeinLeerraum"/>
              <w:jc w:val="center"/>
              <w:rPr>
                <w:noProof/>
                <w:sz w:val="18"/>
                <w:szCs w:val="18"/>
              </w:rPr>
            </w:pPr>
            <w:r w:rsidRPr="00DC770F">
              <w:rPr>
                <w:noProof/>
                <w:sz w:val="18"/>
                <w:szCs w:val="18"/>
              </w:rPr>
              <w:t>Ideal number of children</w:t>
            </w:r>
          </w:p>
        </w:tc>
        <w:tc>
          <w:tcPr>
            <w:tcW w:w="1105" w:type="dxa"/>
            <w:noWrap/>
            <w:hideMark/>
          </w:tcPr>
          <w:p w14:paraId="19AAFFA8" w14:textId="77777777" w:rsidR="00162F7F" w:rsidRPr="00DC770F" w:rsidRDefault="00162F7F" w:rsidP="00162F7F">
            <w:pPr>
              <w:pStyle w:val="KeinLeerraum"/>
              <w:jc w:val="center"/>
              <w:rPr>
                <w:noProof/>
                <w:sz w:val="18"/>
                <w:szCs w:val="18"/>
              </w:rPr>
            </w:pPr>
            <w:r w:rsidRPr="00DC770F">
              <w:rPr>
                <w:noProof/>
                <w:sz w:val="18"/>
                <w:szCs w:val="18"/>
              </w:rPr>
              <w:t>36</w:t>
            </w:r>
          </w:p>
        </w:tc>
      </w:tr>
      <w:tr w:rsidR="00162F7F" w:rsidRPr="00DC770F" w14:paraId="7FDF9370" w14:textId="77777777" w:rsidTr="00162F7F">
        <w:trPr>
          <w:gridAfter w:val="1"/>
          <w:wAfter w:w="7" w:type="dxa"/>
          <w:trHeight w:val="290"/>
        </w:trPr>
        <w:tc>
          <w:tcPr>
            <w:tcW w:w="1418" w:type="dxa"/>
            <w:tcBorders>
              <w:right w:val="single" w:sz="4" w:space="0" w:color="auto"/>
            </w:tcBorders>
            <w:noWrap/>
            <w:hideMark/>
          </w:tcPr>
          <w:p w14:paraId="3DA22428" w14:textId="0EE4C7A1" w:rsidR="00162F7F" w:rsidRPr="00DC770F" w:rsidRDefault="00162F7F" w:rsidP="00162F7F">
            <w:pPr>
              <w:pStyle w:val="KeinLeerraum"/>
              <w:rPr>
                <w:noProof/>
                <w:sz w:val="18"/>
                <w:szCs w:val="18"/>
              </w:rPr>
            </w:pPr>
            <w:r w:rsidRPr="002A0CB6">
              <w:rPr>
                <w:noProof/>
                <w:sz w:val="18"/>
                <w:szCs w:val="18"/>
              </w:rPr>
              <w:t>Burundi</w:t>
            </w:r>
          </w:p>
        </w:tc>
        <w:tc>
          <w:tcPr>
            <w:tcW w:w="1465" w:type="dxa"/>
            <w:tcBorders>
              <w:left w:val="single" w:sz="4" w:space="0" w:color="auto"/>
            </w:tcBorders>
            <w:noWrap/>
            <w:hideMark/>
          </w:tcPr>
          <w:p w14:paraId="1051F42B" w14:textId="77777777" w:rsidR="00162F7F" w:rsidRPr="00DC770F" w:rsidRDefault="00162F7F" w:rsidP="00162F7F">
            <w:pPr>
              <w:pStyle w:val="KeinLeerraum"/>
              <w:jc w:val="center"/>
              <w:rPr>
                <w:noProof/>
                <w:sz w:val="18"/>
                <w:szCs w:val="18"/>
              </w:rPr>
            </w:pPr>
            <w:r w:rsidRPr="00DC770F">
              <w:rPr>
                <w:noProof/>
                <w:sz w:val="18"/>
                <w:szCs w:val="18"/>
              </w:rPr>
              <w:t>Has bankaccount</w:t>
            </w:r>
          </w:p>
        </w:tc>
        <w:tc>
          <w:tcPr>
            <w:tcW w:w="1105" w:type="dxa"/>
            <w:tcBorders>
              <w:right w:val="single" w:sz="4" w:space="0" w:color="auto"/>
            </w:tcBorders>
            <w:noWrap/>
            <w:hideMark/>
          </w:tcPr>
          <w:p w14:paraId="3310BCBC" w14:textId="77777777" w:rsidR="00162F7F" w:rsidRPr="00DC770F" w:rsidRDefault="00162F7F" w:rsidP="00162F7F">
            <w:pPr>
              <w:pStyle w:val="KeinLeerraum"/>
              <w:jc w:val="center"/>
              <w:rPr>
                <w:noProof/>
                <w:sz w:val="18"/>
                <w:szCs w:val="18"/>
              </w:rPr>
            </w:pPr>
            <w:r w:rsidRPr="00DC770F">
              <w:rPr>
                <w:noProof/>
                <w:sz w:val="18"/>
                <w:szCs w:val="18"/>
              </w:rPr>
              <w:t>100</w:t>
            </w:r>
          </w:p>
        </w:tc>
        <w:tc>
          <w:tcPr>
            <w:tcW w:w="1663" w:type="dxa"/>
            <w:tcBorders>
              <w:left w:val="single" w:sz="4" w:space="0" w:color="auto"/>
            </w:tcBorders>
            <w:noWrap/>
            <w:hideMark/>
          </w:tcPr>
          <w:p w14:paraId="24254B18" w14:textId="77777777" w:rsidR="00162F7F" w:rsidRPr="00DC770F" w:rsidRDefault="00162F7F" w:rsidP="00162F7F">
            <w:pPr>
              <w:pStyle w:val="KeinLeerraum"/>
              <w:jc w:val="center"/>
              <w:rPr>
                <w:noProof/>
                <w:sz w:val="18"/>
                <w:szCs w:val="18"/>
              </w:rPr>
            </w:pPr>
            <w:r w:rsidRPr="00DC770F">
              <w:rPr>
                <w:noProof/>
                <w:sz w:val="18"/>
                <w:szCs w:val="18"/>
              </w:rPr>
              <w:t>*Married or with a partner</w:t>
            </w:r>
          </w:p>
        </w:tc>
        <w:tc>
          <w:tcPr>
            <w:tcW w:w="1105" w:type="dxa"/>
            <w:tcBorders>
              <w:right w:val="single" w:sz="4" w:space="0" w:color="auto"/>
            </w:tcBorders>
            <w:noWrap/>
            <w:hideMark/>
          </w:tcPr>
          <w:p w14:paraId="45BEA68B" w14:textId="77777777" w:rsidR="00162F7F" w:rsidRPr="00DC770F" w:rsidRDefault="00162F7F" w:rsidP="00162F7F">
            <w:pPr>
              <w:pStyle w:val="KeinLeerraum"/>
              <w:jc w:val="center"/>
              <w:rPr>
                <w:noProof/>
                <w:sz w:val="18"/>
                <w:szCs w:val="18"/>
              </w:rPr>
            </w:pPr>
            <w:r w:rsidRPr="00DC770F">
              <w:rPr>
                <w:noProof/>
                <w:sz w:val="18"/>
                <w:szCs w:val="18"/>
              </w:rPr>
              <w:t>61</w:t>
            </w:r>
          </w:p>
        </w:tc>
        <w:tc>
          <w:tcPr>
            <w:tcW w:w="1663" w:type="dxa"/>
            <w:gridSpan w:val="2"/>
            <w:tcBorders>
              <w:left w:val="single" w:sz="4" w:space="0" w:color="auto"/>
            </w:tcBorders>
            <w:noWrap/>
            <w:hideMark/>
          </w:tcPr>
          <w:p w14:paraId="3E07FFA2" w14:textId="77777777" w:rsidR="00162F7F" w:rsidRPr="00DC770F" w:rsidRDefault="00162F7F" w:rsidP="00162F7F">
            <w:pPr>
              <w:pStyle w:val="KeinLeerraum"/>
              <w:jc w:val="center"/>
              <w:rPr>
                <w:noProof/>
                <w:sz w:val="18"/>
                <w:szCs w:val="18"/>
              </w:rPr>
            </w:pPr>
            <w:r w:rsidRPr="00DC770F">
              <w:rPr>
                <w:noProof/>
                <w:sz w:val="18"/>
                <w:szCs w:val="18"/>
              </w:rPr>
              <w:t>*Age: 15-24</w:t>
            </w:r>
          </w:p>
        </w:tc>
        <w:tc>
          <w:tcPr>
            <w:tcW w:w="1105" w:type="dxa"/>
            <w:tcBorders>
              <w:right w:val="single" w:sz="4" w:space="0" w:color="auto"/>
            </w:tcBorders>
            <w:noWrap/>
            <w:hideMark/>
          </w:tcPr>
          <w:p w14:paraId="53E6BB39" w14:textId="77777777" w:rsidR="00162F7F" w:rsidRPr="00DC770F" w:rsidRDefault="00162F7F" w:rsidP="00162F7F">
            <w:pPr>
              <w:pStyle w:val="KeinLeerraum"/>
              <w:jc w:val="center"/>
              <w:rPr>
                <w:noProof/>
                <w:sz w:val="18"/>
                <w:szCs w:val="18"/>
              </w:rPr>
            </w:pPr>
            <w:r w:rsidRPr="00DC770F">
              <w:rPr>
                <w:noProof/>
                <w:sz w:val="18"/>
                <w:szCs w:val="18"/>
              </w:rPr>
              <w:t>35</w:t>
            </w:r>
          </w:p>
        </w:tc>
        <w:tc>
          <w:tcPr>
            <w:tcW w:w="1947" w:type="dxa"/>
            <w:gridSpan w:val="2"/>
            <w:tcBorders>
              <w:left w:val="single" w:sz="4" w:space="0" w:color="auto"/>
            </w:tcBorders>
            <w:noWrap/>
            <w:hideMark/>
          </w:tcPr>
          <w:p w14:paraId="55A95D96" w14:textId="77777777" w:rsidR="00162F7F" w:rsidRPr="00DC770F" w:rsidRDefault="00162F7F" w:rsidP="00162F7F">
            <w:pPr>
              <w:pStyle w:val="KeinLeerraum"/>
              <w:jc w:val="center"/>
              <w:rPr>
                <w:noProof/>
                <w:sz w:val="18"/>
                <w:szCs w:val="18"/>
              </w:rPr>
            </w:pPr>
            <w:r w:rsidRPr="00DC770F">
              <w:rPr>
                <w:noProof/>
                <w:sz w:val="18"/>
                <w:szCs w:val="18"/>
              </w:rPr>
              <w:t>Number of HH members</w:t>
            </w:r>
          </w:p>
        </w:tc>
        <w:tc>
          <w:tcPr>
            <w:tcW w:w="1105" w:type="dxa"/>
            <w:tcBorders>
              <w:right w:val="single" w:sz="4" w:space="0" w:color="auto"/>
            </w:tcBorders>
            <w:noWrap/>
            <w:hideMark/>
          </w:tcPr>
          <w:p w14:paraId="5D782233" w14:textId="77777777" w:rsidR="00162F7F" w:rsidRPr="00DC770F" w:rsidRDefault="00162F7F" w:rsidP="00162F7F">
            <w:pPr>
              <w:pStyle w:val="KeinLeerraum"/>
              <w:jc w:val="center"/>
              <w:rPr>
                <w:noProof/>
                <w:sz w:val="18"/>
                <w:szCs w:val="18"/>
              </w:rPr>
            </w:pPr>
            <w:r w:rsidRPr="00DC770F">
              <w:rPr>
                <w:noProof/>
                <w:sz w:val="18"/>
                <w:szCs w:val="18"/>
              </w:rPr>
              <w:t>24</w:t>
            </w:r>
          </w:p>
        </w:tc>
        <w:tc>
          <w:tcPr>
            <w:tcW w:w="1947" w:type="dxa"/>
            <w:gridSpan w:val="2"/>
            <w:tcBorders>
              <w:left w:val="single" w:sz="4" w:space="0" w:color="auto"/>
            </w:tcBorders>
            <w:noWrap/>
            <w:hideMark/>
          </w:tcPr>
          <w:p w14:paraId="64C4EF25" w14:textId="77777777" w:rsidR="00162F7F" w:rsidRPr="00DC770F" w:rsidRDefault="00162F7F" w:rsidP="00162F7F">
            <w:pPr>
              <w:pStyle w:val="KeinLeerraum"/>
              <w:jc w:val="center"/>
              <w:rPr>
                <w:noProof/>
                <w:sz w:val="18"/>
                <w:szCs w:val="18"/>
              </w:rPr>
            </w:pPr>
            <w:r w:rsidRPr="00DC770F">
              <w:rPr>
                <w:noProof/>
                <w:sz w:val="18"/>
                <w:szCs w:val="18"/>
              </w:rPr>
              <w:t>Number of trips woman took in last 12 months</w:t>
            </w:r>
          </w:p>
        </w:tc>
        <w:tc>
          <w:tcPr>
            <w:tcW w:w="1105" w:type="dxa"/>
            <w:noWrap/>
            <w:hideMark/>
          </w:tcPr>
          <w:p w14:paraId="72173881" w14:textId="77777777" w:rsidR="00162F7F" w:rsidRPr="00DC770F" w:rsidRDefault="00162F7F" w:rsidP="00162F7F">
            <w:pPr>
              <w:pStyle w:val="KeinLeerraum"/>
              <w:jc w:val="center"/>
              <w:rPr>
                <w:noProof/>
                <w:sz w:val="18"/>
                <w:szCs w:val="18"/>
              </w:rPr>
            </w:pPr>
            <w:r w:rsidRPr="00DC770F">
              <w:rPr>
                <w:noProof/>
                <w:sz w:val="18"/>
                <w:szCs w:val="18"/>
              </w:rPr>
              <w:t>22</w:t>
            </w:r>
          </w:p>
        </w:tc>
      </w:tr>
      <w:tr w:rsidR="00162F7F" w:rsidRPr="00DC770F" w14:paraId="59275E8A" w14:textId="77777777" w:rsidTr="00162F7F">
        <w:trPr>
          <w:gridAfter w:val="1"/>
          <w:wAfter w:w="7" w:type="dxa"/>
          <w:trHeight w:val="290"/>
        </w:trPr>
        <w:tc>
          <w:tcPr>
            <w:tcW w:w="1418" w:type="dxa"/>
            <w:tcBorders>
              <w:right w:val="single" w:sz="4" w:space="0" w:color="auto"/>
            </w:tcBorders>
            <w:noWrap/>
            <w:hideMark/>
          </w:tcPr>
          <w:p w14:paraId="3F282327" w14:textId="7EE5ED1E" w:rsidR="00162F7F" w:rsidRPr="00DC770F" w:rsidRDefault="00162F7F" w:rsidP="00162F7F">
            <w:pPr>
              <w:pStyle w:val="KeinLeerraum"/>
              <w:rPr>
                <w:noProof/>
                <w:sz w:val="18"/>
                <w:szCs w:val="18"/>
              </w:rPr>
            </w:pPr>
            <w:r w:rsidRPr="002A0CB6">
              <w:rPr>
                <w:noProof/>
                <w:sz w:val="18"/>
                <w:szCs w:val="18"/>
              </w:rPr>
              <w:t>Cameroon</w:t>
            </w:r>
          </w:p>
        </w:tc>
        <w:tc>
          <w:tcPr>
            <w:tcW w:w="1465" w:type="dxa"/>
            <w:tcBorders>
              <w:left w:val="single" w:sz="4" w:space="0" w:color="auto"/>
            </w:tcBorders>
            <w:noWrap/>
            <w:hideMark/>
          </w:tcPr>
          <w:p w14:paraId="01D96590" w14:textId="77777777" w:rsidR="00162F7F" w:rsidRPr="00DC770F" w:rsidRDefault="00162F7F" w:rsidP="00162F7F">
            <w:pPr>
              <w:pStyle w:val="KeinLeerraum"/>
              <w:jc w:val="center"/>
              <w:rPr>
                <w:noProof/>
                <w:sz w:val="18"/>
                <w:szCs w:val="18"/>
              </w:rPr>
            </w:pPr>
            <w:r w:rsidRPr="00DC770F">
              <w:rPr>
                <w:noProof/>
                <w:sz w:val="18"/>
                <w:szCs w:val="18"/>
              </w:rPr>
              <w:t>*5th wealthquintile</w:t>
            </w:r>
          </w:p>
        </w:tc>
        <w:tc>
          <w:tcPr>
            <w:tcW w:w="1105" w:type="dxa"/>
            <w:tcBorders>
              <w:right w:val="single" w:sz="4" w:space="0" w:color="auto"/>
            </w:tcBorders>
            <w:noWrap/>
            <w:hideMark/>
          </w:tcPr>
          <w:p w14:paraId="0C1A095A" w14:textId="77777777" w:rsidR="00162F7F" w:rsidRPr="00DC770F" w:rsidRDefault="00162F7F" w:rsidP="00162F7F">
            <w:pPr>
              <w:pStyle w:val="KeinLeerraum"/>
              <w:jc w:val="center"/>
              <w:rPr>
                <w:noProof/>
                <w:sz w:val="18"/>
                <w:szCs w:val="18"/>
              </w:rPr>
            </w:pPr>
            <w:r w:rsidRPr="00DC770F">
              <w:rPr>
                <w:noProof/>
                <w:sz w:val="18"/>
                <w:szCs w:val="18"/>
              </w:rPr>
              <w:t>100</w:t>
            </w:r>
          </w:p>
        </w:tc>
        <w:tc>
          <w:tcPr>
            <w:tcW w:w="1663" w:type="dxa"/>
            <w:tcBorders>
              <w:left w:val="single" w:sz="4" w:space="0" w:color="auto"/>
            </w:tcBorders>
            <w:noWrap/>
            <w:hideMark/>
          </w:tcPr>
          <w:p w14:paraId="5DE57279" w14:textId="77777777" w:rsidR="00162F7F" w:rsidRPr="00DC770F" w:rsidRDefault="00162F7F" w:rsidP="00162F7F">
            <w:pPr>
              <w:pStyle w:val="KeinLeerraum"/>
              <w:jc w:val="center"/>
              <w:rPr>
                <w:noProof/>
                <w:sz w:val="18"/>
                <w:szCs w:val="18"/>
              </w:rPr>
            </w:pPr>
            <w:r w:rsidRPr="00DC770F">
              <w:rPr>
                <w:noProof/>
                <w:sz w:val="18"/>
                <w:szCs w:val="18"/>
              </w:rPr>
              <w:t>Number of HH members</w:t>
            </w:r>
          </w:p>
        </w:tc>
        <w:tc>
          <w:tcPr>
            <w:tcW w:w="1105" w:type="dxa"/>
            <w:tcBorders>
              <w:right w:val="single" w:sz="4" w:space="0" w:color="auto"/>
            </w:tcBorders>
            <w:noWrap/>
            <w:hideMark/>
          </w:tcPr>
          <w:p w14:paraId="4665864E" w14:textId="77777777" w:rsidR="00162F7F" w:rsidRPr="00DC770F" w:rsidRDefault="00162F7F" w:rsidP="00162F7F">
            <w:pPr>
              <w:pStyle w:val="KeinLeerraum"/>
              <w:jc w:val="center"/>
              <w:rPr>
                <w:noProof/>
                <w:sz w:val="18"/>
                <w:szCs w:val="18"/>
              </w:rPr>
            </w:pPr>
            <w:r w:rsidRPr="00DC770F">
              <w:rPr>
                <w:noProof/>
                <w:sz w:val="18"/>
                <w:szCs w:val="18"/>
              </w:rPr>
              <w:t>54</w:t>
            </w:r>
          </w:p>
        </w:tc>
        <w:tc>
          <w:tcPr>
            <w:tcW w:w="1663" w:type="dxa"/>
            <w:gridSpan w:val="2"/>
            <w:tcBorders>
              <w:left w:val="single" w:sz="4" w:space="0" w:color="auto"/>
            </w:tcBorders>
            <w:noWrap/>
            <w:hideMark/>
          </w:tcPr>
          <w:p w14:paraId="3FDE40A4" w14:textId="77777777" w:rsidR="00162F7F" w:rsidRPr="00DC770F" w:rsidRDefault="00162F7F" w:rsidP="00162F7F">
            <w:pPr>
              <w:pStyle w:val="KeinLeerraum"/>
              <w:jc w:val="center"/>
              <w:rPr>
                <w:noProof/>
                <w:sz w:val="18"/>
                <w:szCs w:val="18"/>
              </w:rPr>
            </w:pPr>
            <w:r w:rsidRPr="00DC770F">
              <w:rPr>
                <w:noProof/>
                <w:sz w:val="18"/>
                <w:szCs w:val="18"/>
              </w:rPr>
              <w:t>Number of trips woman took in last 12 months</w:t>
            </w:r>
          </w:p>
        </w:tc>
        <w:tc>
          <w:tcPr>
            <w:tcW w:w="1105" w:type="dxa"/>
            <w:tcBorders>
              <w:right w:val="single" w:sz="4" w:space="0" w:color="auto"/>
            </w:tcBorders>
            <w:noWrap/>
            <w:hideMark/>
          </w:tcPr>
          <w:p w14:paraId="4C62B968" w14:textId="77777777" w:rsidR="00162F7F" w:rsidRPr="00DC770F" w:rsidRDefault="00162F7F" w:rsidP="00162F7F">
            <w:pPr>
              <w:pStyle w:val="KeinLeerraum"/>
              <w:jc w:val="center"/>
              <w:rPr>
                <w:noProof/>
                <w:sz w:val="18"/>
                <w:szCs w:val="18"/>
              </w:rPr>
            </w:pPr>
            <w:r w:rsidRPr="00DC770F">
              <w:rPr>
                <w:noProof/>
                <w:sz w:val="18"/>
                <w:szCs w:val="18"/>
              </w:rPr>
              <w:t>54</w:t>
            </w:r>
          </w:p>
        </w:tc>
        <w:tc>
          <w:tcPr>
            <w:tcW w:w="1947" w:type="dxa"/>
            <w:gridSpan w:val="2"/>
            <w:tcBorders>
              <w:left w:val="single" w:sz="4" w:space="0" w:color="auto"/>
            </w:tcBorders>
            <w:noWrap/>
            <w:hideMark/>
          </w:tcPr>
          <w:p w14:paraId="026F9EDB" w14:textId="77777777" w:rsidR="00162F7F" w:rsidRPr="00DC770F" w:rsidRDefault="00162F7F" w:rsidP="00162F7F">
            <w:pPr>
              <w:pStyle w:val="KeinLeerraum"/>
              <w:jc w:val="center"/>
              <w:rPr>
                <w:noProof/>
                <w:sz w:val="18"/>
                <w:szCs w:val="18"/>
              </w:rPr>
            </w:pPr>
            <w:r w:rsidRPr="00DC770F">
              <w:rPr>
                <w:noProof/>
                <w:sz w:val="18"/>
                <w:szCs w:val="18"/>
              </w:rPr>
              <w:t>Ideal number of children</w:t>
            </w:r>
          </w:p>
        </w:tc>
        <w:tc>
          <w:tcPr>
            <w:tcW w:w="1105" w:type="dxa"/>
            <w:tcBorders>
              <w:right w:val="single" w:sz="4" w:space="0" w:color="auto"/>
            </w:tcBorders>
            <w:noWrap/>
            <w:hideMark/>
          </w:tcPr>
          <w:p w14:paraId="0F2DE365" w14:textId="77777777" w:rsidR="00162F7F" w:rsidRPr="00DC770F" w:rsidRDefault="00162F7F" w:rsidP="00162F7F">
            <w:pPr>
              <w:pStyle w:val="KeinLeerraum"/>
              <w:jc w:val="center"/>
              <w:rPr>
                <w:noProof/>
                <w:sz w:val="18"/>
                <w:szCs w:val="18"/>
              </w:rPr>
            </w:pPr>
            <w:r w:rsidRPr="00DC770F">
              <w:rPr>
                <w:noProof/>
                <w:sz w:val="18"/>
                <w:szCs w:val="18"/>
              </w:rPr>
              <w:t>50</w:t>
            </w:r>
          </w:p>
        </w:tc>
        <w:tc>
          <w:tcPr>
            <w:tcW w:w="1947" w:type="dxa"/>
            <w:gridSpan w:val="2"/>
            <w:tcBorders>
              <w:left w:val="single" w:sz="4" w:space="0" w:color="auto"/>
            </w:tcBorders>
            <w:noWrap/>
            <w:hideMark/>
          </w:tcPr>
          <w:p w14:paraId="6E795722" w14:textId="77777777" w:rsidR="00162F7F" w:rsidRPr="00DC770F" w:rsidRDefault="00162F7F" w:rsidP="00162F7F">
            <w:pPr>
              <w:pStyle w:val="KeinLeerraum"/>
              <w:jc w:val="center"/>
              <w:rPr>
                <w:noProof/>
                <w:sz w:val="18"/>
                <w:szCs w:val="18"/>
              </w:rPr>
            </w:pPr>
            <w:r w:rsidRPr="00DC770F">
              <w:rPr>
                <w:noProof/>
                <w:sz w:val="18"/>
                <w:szCs w:val="18"/>
              </w:rPr>
              <w:t>*Tertiary education level attained</w:t>
            </w:r>
          </w:p>
        </w:tc>
        <w:tc>
          <w:tcPr>
            <w:tcW w:w="1105" w:type="dxa"/>
            <w:noWrap/>
            <w:hideMark/>
          </w:tcPr>
          <w:p w14:paraId="4010A219" w14:textId="77777777" w:rsidR="00162F7F" w:rsidRPr="00DC770F" w:rsidRDefault="00162F7F" w:rsidP="00162F7F">
            <w:pPr>
              <w:pStyle w:val="KeinLeerraum"/>
              <w:jc w:val="center"/>
              <w:rPr>
                <w:noProof/>
                <w:sz w:val="18"/>
                <w:szCs w:val="18"/>
              </w:rPr>
            </w:pPr>
            <w:r w:rsidRPr="00DC770F">
              <w:rPr>
                <w:noProof/>
                <w:sz w:val="18"/>
                <w:szCs w:val="18"/>
              </w:rPr>
              <w:t>50</w:t>
            </w:r>
          </w:p>
        </w:tc>
      </w:tr>
      <w:tr w:rsidR="00162F7F" w:rsidRPr="00DC770F" w14:paraId="5CB6AE7B" w14:textId="77777777" w:rsidTr="00162F7F">
        <w:trPr>
          <w:gridAfter w:val="1"/>
          <w:wAfter w:w="7" w:type="dxa"/>
          <w:trHeight w:val="290"/>
        </w:trPr>
        <w:tc>
          <w:tcPr>
            <w:tcW w:w="1418" w:type="dxa"/>
            <w:tcBorders>
              <w:right w:val="single" w:sz="4" w:space="0" w:color="auto"/>
            </w:tcBorders>
            <w:noWrap/>
            <w:hideMark/>
          </w:tcPr>
          <w:p w14:paraId="5662BC95" w14:textId="3D16C297" w:rsidR="00162F7F" w:rsidRPr="00DC770F" w:rsidRDefault="00162F7F" w:rsidP="00162F7F">
            <w:pPr>
              <w:pStyle w:val="KeinLeerraum"/>
              <w:rPr>
                <w:noProof/>
                <w:sz w:val="18"/>
                <w:szCs w:val="18"/>
              </w:rPr>
            </w:pPr>
            <w:r w:rsidRPr="002A0CB6">
              <w:rPr>
                <w:noProof/>
                <w:sz w:val="18"/>
                <w:szCs w:val="18"/>
              </w:rPr>
              <w:t>Chad</w:t>
            </w:r>
          </w:p>
        </w:tc>
        <w:tc>
          <w:tcPr>
            <w:tcW w:w="1465" w:type="dxa"/>
            <w:tcBorders>
              <w:left w:val="single" w:sz="4" w:space="0" w:color="auto"/>
            </w:tcBorders>
            <w:noWrap/>
            <w:hideMark/>
          </w:tcPr>
          <w:p w14:paraId="24E981EA" w14:textId="77777777" w:rsidR="00162F7F" w:rsidRPr="00DC770F" w:rsidRDefault="00162F7F" w:rsidP="00162F7F">
            <w:pPr>
              <w:pStyle w:val="KeinLeerraum"/>
              <w:jc w:val="center"/>
              <w:rPr>
                <w:noProof/>
                <w:sz w:val="18"/>
                <w:szCs w:val="18"/>
              </w:rPr>
            </w:pPr>
            <w:r w:rsidRPr="00DC770F">
              <w:rPr>
                <w:noProof/>
                <w:sz w:val="18"/>
                <w:szCs w:val="18"/>
              </w:rPr>
              <w:t>Not at all reads newspaper</w:t>
            </w:r>
          </w:p>
        </w:tc>
        <w:tc>
          <w:tcPr>
            <w:tcW w:w="1105" w:type="dxa"/>
            <w:tcBorders>
              <w:right w:val="single" w:sz="4" w:space="0" w:color="auto"/>
            </w:tcBorders>
            <w:noWrap/>
            <w:hideMark/>
          </w:tcPr>
          <w:p w14:paraId="2D29A30F" w14:textId="77777777" w:rsidR="00162F7F" w:rsidRPr="00DC770F" w:rsidRDefault="00162F7F" w:rsidP="00162F7F">
            <w:pPr>
              <w:pStyle w:val="KeinLeerraum"/>
              <w:jc w:val="center"/>
              <w:rPr>
                <w:noProof/>
                <w:sz w:val="18"/>
                <w:szCs w:val="18"/>
              </w:rPr>
            </w:pPr>
            <w:r w:rsidRPr="00DC770F">
              <w:rPr>
                <w:noProof/>
                <w:sz w:val="18"/>
                <w:szCs w:val="18"/>
              </w:rPr>
              <w:t>100</w:t>
            </w:r>
          </w:p>
        </w:tc>
        <w:tc>
          <w:tcPr>
            <w:tcW w:w="1663" w:type="dxa"/>
            <w:tcBorders>
              <w:left w:val="single" w:sz="4" w:space="0" w:color="auto"/>
            </w:tcBorders>
            <w:noWrap/>
            <w:hideMark/>
          </w:tcPr>
          <w:p w14:paraId="31614101" w14:textId="77777777" w:rsidR="00162F7F" w:rsidRPr="00DC770F" w:rsidRDefault="00162F7F" w:rsidP="00162F7F">
            <w:pPr>
              <w:pStyle w:val="KeinLeerraum"/>
              <w:jc w:val="center"/>
              <w:rPr>
                <w:noProof/>
                <w:sz w:val="18"/>
                <w:szCs w:val="18"/>
              </w:rPr>
            </w:pPr>
            <w:r w:rsidRPr="00DC770F">
              <w:rPr>
                <w:noProof/>
                <w:sz w:val="18"/>
                <w:szCs w:val="18"/>
              </w:rPr>
              <w:t>Tested for HIV</w:t>
            </w:r>
          </w:p>
        </w:tc>
        <w:tc>
          <w:tcPr>
            <w:tcW w:w="1105" w:type="dxa"/>
            <w:tcBorders>
              <w:right w:val="single" w:sz="4" w:space="0" w:color="auto"/>
            </w:tcBorders>
            <w:noWrap/>
            <w:hideMark/>
          </w:tcPr>
          <w:p w14:paraId="7B0792EF" w14:textId="77777777" w:rsidR="00162F7F" w:rsidRPr="00DC770F" w:rsidRDefault="00162F7F" w:rsidP="00162F7F">
            <w:pPr>
              <w:pStyle w:val="KeinLeerraum"/>
              <w:jc w:val="center"/>
              <w:rPr>
                <w:noProof/>
                <w:sz w:val="18"/>
                <w:szCs w:val="18"/>
              </w:rPr>
            </w:pPr>
            <w:r w:rsidRPr="00DC770F">
              <w:rPr>
                <w:noProof/>
                <w:sz w:val="18"/>
                <w:szCs w:val="18"/>
              </w:rPr>
              <w:t>29</w:t>
            </w:r>
          </w:p>
        </w:tc>
        <w:tc>
          <w:tcPr>
            <w:tcW w:w="1663" w:type="dxa"/>
            <w:gridSpan w:val="2"/>
            <w:tcBorders>
              <w:left w:val="single" w:sz="4" w:space="0" w:color="auto"/>
            </w:tcBorders>
            <w:noWrap/>
            <w:hideMark/>
          </w:tcPr>
          <w:p w14:paraId="6C9CD747" w14:textId="77777777" w:rsidR="00162F7F" w:rsidRPr="00DC770F" w:rsidRDefault="00162F7F" w:rsidP="00162F7F">
            <w:pPr>
              <w:pStyle w:val="KeinLeerraum"/>
              <w:jc w:val="center"/>
              <w:rPr>
                <w:noProof/>
                <w:sz w:val="18"/>
                <w:szCs w:val="18"/>
              </w:rPr>
            </w:pPr>
            <w:r w:rsidRPr="00DC770F">
              <w:rPr>
                <w:noProof/>
                <w:sz w:val="18"/>
                <w:szCs w:val="18"/>
              </w:rPr>
              <w:t>Number of trips woman took in last 12 months</w:t>
            </w:r>
          </w:p>
        </w:tc>
        <w:tc>
          <w:tcPr>
            <w:tcW w:w="1105" w:type="dxa"/>
            <w:tcBorders>
              <w:right w:val="single" w:sz="4" w:space="0" w:color="auto"/>
            </w:tcBorders>
            <w:noWrap/>
            <w:hideMark/>
          </w:tcPr>
          <w:p w14:paraId="57FBB3C1" w14:textId="77777777" w:rsidR="00162F7F" w:rsidRPr="00DC770F" w:rsidRDefault="00162F7F" w:rsidP="00162F7F">
            <w:pPr>
              <w:pStyle w:val="KeinLeerraum"/>
              <w:jc w:val="center"/>
              <w:rPr>
                <w:noProof/>
                <w:sz w:val="18"/>
                <w:szCs w:val="18"/>
              </w:rPr>
            </w:pPr>
            <w:r w:rsidRPr="00DC770F">
              <w:rPr>
                <w:noProof/>
                <w:sz w:val="18"/>
                <w:szCs w:val="18"/>
              </w:rPr>
              <w:t>17</w:t>
            </w:r>
          </w:p>
        </w:tc>
        <w:tc>
          <w:tcPr>
            <w:tcW w:w="1947" w:type="dxa"/>
            <w:gridSpan w:val="2"/>
            <w:tcBorders>
              <w:left w:val="single" w:sz="4" w:space="0" w:color="auto"/>
            </w:tcBorders>
            <w:noWrap/>
            <w:hideMark/>
          </w:tcPr>
          <w:p w14:paraId="6E2BE1C8" w14:textId="77777777" w:rsidR="00162F7F" w:rsidRPr="00DC770F" w:rsidRDefault="00162F7F" w:rsidP="00162F7F">
            <w:pPr>
              <w:pStyle w:val="KeinLeerraum"/>
              <w:jc w:val="center"/>
              <w:rPr>
                <w:noProof/>
                <w:sz w:val="18"/>
                <w:szCs w:val="18"/>
              </w:rPr>
            </w:pPr>
            <w:r w:rsidRPr="00DC770F">
              <w:rPr>
                <w:noProof/>
                <w:sz w:val="18"/>
                <w:szCs w:val="18"/>
              </w:rPr>
              <w:t>Number of HH members</w:t>
            </w:r>
          </w:p>
        </w:tc>
        <w:tc>
          <w:tcPr>
            <w:tcW w:w="1105" w:type="dxa"/>
            <w:tcBorders>
              <w:right w:val="single" w:sz="4" w:space="0" w:color="auto"/>
            </w:tcBorders>
            <w:noWrap/>
            <w:hideMark/>
          </w:tcPr>
          <w:p w14:paraId="24819A5D" w14:textId="77777777" w:rsidR="00162F7F" w:rsidRPr="00DC770F" w:rsidRDefault="00162F7F" w:rsidP="00162F7F">
            <w:pPr>
              <w:pStyle w:val="KeinLeerraum"/>
              <w:jc w:val="center"/>
              <w:rPr>
                <w:noProof/>
                <w:sz w:val="18"/>
                <w:szCs w:val="18"/>
              </w:rPr>
            </w:pPr>
            <w:r w:rsidRPr="00DC770F">
              <w:rPr>
                <w:noProof/>
                <w:sz w:val="18"/>
                <w:szCs w:val="18"/>
              </w:rPr>
              <w:t>8</w:t>
            </w:r>
          </w:p>
        </w:tc>
        <w:tc>
          <w:tcPr>
            <w:tcW w:w="1947" w:type="dxa"/>
            <w:gridSpan w:val="2"/>
            <w:tcBorders>
              <w:left w:val="single" w:sz="4" w:space="0" w:color="auto"/>
            </w:tcBorders>
            <w:noWrap/>
            <w:hideMark/>
          </w:tcPr>
          <w:p w14:paraId="1B0B9A0F" w14:textId="77777777" w:rsidR="00162F7F" w:rsidRPr="00DC770F" w:rsidRDefault="00162F7F" w:rsidP="00162F7F">
            <w:pPr>
              <w:pStyle w:val="KeinLeerraum"/>
              <w:jc w:val="center"/>
              <w:rPr>
                <w:noProof/>
                <w:sz w:val="18"/>
                <w:szCs w:val="18"/>
              </w:rPr>
            </w:pPr>
            <w:r w:rsidRPr="00DC770F">
              <w:rPr>
                <w:noProof/>
                <w:sz w:val="18"/>
                <w:szCs w:val="18"/>
              </w:rPr>
              <w:t>HH owns livestock, herds or farm animals</w:t>
            </w:r>
          </w:p>
        </w:tc>
        <w:tc>
          <w:tcPr>
            <w:tcW w:w="1105" w:type="dxa"/>
            <w:noWrap/>
            <w:hideMark/>
          </w:tcPr>
          <w:p w14:paraId="2721F4BD" w14:textId="77777777" w:rsidR="00162F7F" w:rsidRPr="00DC770F" w:rsidRDefault="00162F7F" w:rsidP="00162F7F">
            <w:pPr>
              <w:pStyle w:val="KeinLeerraum"/>
              <w:jc w:val="center"/>
              <w:rPr>
                <w:noProof/>
                <w:sz w:val="18"/>
                <w:szCs w:val="18"/>
              </w:rPr>
            </w:pPr>
            <w:r w:rsidRPr="00DC770F">
              <w:rPr>
                <w:noProof/>
                <w:sz w:val="18"/>
                <w:szCs w:val="18"/>
              </w:rPr>
              <w:t>8</w:t>
            </w:r>
          </w:p>
        </w:tc>
      </w:tr>
      <w:tr w:rsidR="00162F7F" w:rsidRPr="00DC770F" w14:paraId="61041559" w14:textId="77777777" w:rsidTr="00162F7F">
        <w:trPr>
          <w:gridAfter w:val="1"/>
          <w:wAfter w:w="7" w:type="dxa"/>
          <w:trHeight w:val="290"/>
        </w:trPr>
        <w:tc>
          <w:tcPr>
            <w:tcW w:w="1418" w:type="dxa"/>
            <w:tcBorders>
              <w:right w:val="single" w:sz="4" w:space="0" w:color="auto"/>
            </w:tcBorders>
            <w:noWrap/>
            <w:hideMark/>
          </w:tcPr>
          <w:p w14:paraId="67508AE2" w14:textId="3EDFEF96" w:rsidR="00162F7F" w:rsidRPr="00DC770F" w:rsidRDefault="00162F7F" w:rsidP="00162F7F">
            <w:pPr>
              <w:pStyle w:val="KeinLeerraum"/>
              <w:rPr>
                <w:noProof/>
                <w:sz w:val="18"/>
                <w:szCs w:val="18"/>
              </w:rPr>
            </w:pPr>
            <w:r w:rsidRPr="002A0CB6">
              <w:rPr>
                <w:noProof/>
                <w:sz w:val="18"/>
                <w:szCs w:val="18"/>
              </w:rPr>
              <w:t>Comoros</w:t>
            </w:r>
          </w:p>
        </w:tc>
        <w:tc>
          <w:tcPr>
            <w:tcW w:w="1465" w:type="dxa"/>
            <w:tcBorders>
              <w:left w:val="single" w:sz="4" w:space="0" w:color="auto"/>
            </w:tcBorders>
            <w:noWrap/>
            <w:hideMark/>
          </w:tcPr>
          <w:p w14:paraId="17ECF704" w14:textId="77777777" w:rsidR="00162F7F" w:rsidRPr="00DC770F" w:rsidRDefault="00162F7F" w:rsidP="00162F7F">
            <w:pPr>
              <w:pStyle w:val="KeinLeerraum"/>
              <w:jc w:val="center"/>
              <w:rPr>
                <w:noProof/>
                <w:sz w:val="18"/>
                <w:szCs w:val="18"/>
              </w:rPr>
            </w:pPr>
            <w:r w:rsidRPr="00DC770F">
              <w:rPr>
                <w:noProof/>
                <w:sz w:val="18"/>
                <w:szCs w:val="18"/>
              </w:rPr>
              <w:t>Body Mass Index</w:t>
            </w:r>
          </w:p>
        </w:tc>
        <w:tc>
          <w:tcPr>
            <w:tcW w:w="1105" w:type="dxa"/>
            <w:tcBorders>
              <w:right w:val="single" w:sz="4" w:space="0" w:color="auto"/>
            </w:tcBorders>
            <w:noWrap/>
            <w:hideMark/>
          </w:tcPr>
          <w:p w14:paraId="78CD120B" w14:textId="77777777" w:rsidR="00162F7F" w:rsidRPr="00DC770F" w:rsidRDefault="00162F7F" w:rsidP="00162F7F">
            <w:pPr>
              <w:pStyle w:val="KeinLeerraum"/>
              <w:jc w:val="center"/>
              <w:rPr>
                <w:noProof/>
                <w:sz w:val="18"/>
                <w:szCs w:val="18"/>
              </w:rPr>
            </w:pPr>
            <w:r w:rsidRPr="00DC770F">
              <w:rPr>
                <w:noProof/>
                <w:sz w:val="18"/>
                <w:szCs w:val="18"/>
              </w:rPr>
              <w:t>100</w:t>
            </w:r>
          </w:p>
        </w:tc>
        <w:tc>
          <w:tcPr>
            <w:tcW w:w="1663" w:type="dxa"/>
            <w:tcBorders>
              <w:left w:val="single" w:sz="4" w:space="0" w:color="auto"/>
            </w:tcBorders>
            <w:noWrap/>
            <w:hideMark/>
          </w:tcPr>
          <w:p w14:paraId="6E3A15AC" w14:textId="77777777" w:rsidR="00162F7F" w:rsidRPr="00DC770F" w:rsidRDefault="00162F7F" w:rsidP="00162F7F">
            <w:pPr>
              <w:pStyle w:val="KeinLeerraum"/>
              <w:jc w:val="center"/>
              <w:rPr>
                <w:noProof/>
                <w:sz w:val="18"/>
                <w:szCs w:val="18"/>
              </w:rPr>
            </w:pPr>
            <w:r w:rsidRPr="00DC770F">
              <w:rPr>
                <w:noProof/>
                <w:sz w:val="18"/>
                <w:szCs w:val="18"/>
              </w:rPr>
              <w:t>Has bankaccount</w:t>
            </w:r>
          </w:p>
        </w:tc>
        <w:tc>
          <w:tcPr>
            <w:tcW w:w="1105" w:type="dxa"/>
            <w:tcBorders>
              <w:right w:val="single" w:sz="4" w:space="0" w:color="auto"/>
            </w:tcBorders>
            <w:noWrap/>
            <w:hideMark/>
          </w:tcPr>
          <w:p w14:paraId="455E540E" w14:textId="77777777" w:rsidR="00162F7F" w:rsidRPr="00DC770F" w:rsidRDefault="00162F7F" w:rsidP="00162F7F">
            <w:pPr>
              <w:pStyle w:val="KeinLeerraum"/>
              <w:jc w:val="center"/>
              <w:rPr>
                <w:noProof/>
                <w:sz w:val="18"/>
                <w:szCs w:val="18"/>
              </w:rPr>
            </w:pPr>
            <w:r w:rsidRPr="00DC770F">
              <w:rPr>
                <w:noProof/>
                <w:sz w:val="18"/>
                <w:szCs w:val="18"/>
              </w:rPr>
              <w:t>46</w:t>
            </w:r>
          </w:p>
        </w:tc>
        <w:tc>
          <w:tcPr>
            <w:tcW w:w="1663" w:type="dxa"/>
            <w:gridSpan w:val="2"/>
            <w:tcBorders>
              <w:left w:val="single" w:sz="4" w:space="0" w:color="auto"/>
            </w:tcBorders>
            <w:noWrap/>
            <w:hideMark/>
          </w:tcPr>
          <w:p w14:paraId="4ECB7E91" w14:textId="77777777" w:rsidR="00162F7F" w:rsidRPr="00DC770F" w:rsidRDefault="00162F7F" w:rsidP="00162F7F">
            <w:pPr>
              <w:pStyle w:val="KeinLeerraum"/>
              <w:jc w:val="center"/>
              <w:rPr>
                <w:noProof/>
                <w:sz w:val="18"/>
                <w:szCs w:val="18"/>
              </w:rPr>
            </w:pPr>
            <w:r w:rsidRPr="00DC770F">
              <w:rPr>
                <w:noProof/>
                <w:sz w:val="18"/>
                <w:szCs w:val="18"/>
              </w:rPr>
              <w:t>Number of HH members</w:t>
            </w:r>
          </w:p>
        </w:tc>
        <w:tc>
          <w:tcPr>
            <w:tcW w:w="1105" w:type="dxa"/>
            <w:tcBorders>
              <w:right w:val="single" w:sz="4" w:space="0" w:color="auto"/>
            </w:tcBorders>
            <w:noWrap/>
            <w:hideMark/>
          </w:tcPr>
          <w:p w14:paraId="6FC36693" w14:textId="77777777" w:rsidR="00162F7F" w:rsidRPr="00DC770F" w:rsidRDefault="00162F7F" w:rsidP="00162F7F">
            <w:pPr>
              <w:pStyle w:val="KeinLeerraum"/>
              <w:jc w:val="center"/>
              <w:rPr>
                <w:noProof/>
                <w:sz w:val="18"/>
                <w:szCs w:val="18"/>
              </w:rPr>
            </w:pPr>
            <w:r w:rsidRPr="00DC770F">
              <w:rPr>
                <w:noProof/>
                <w:sz w:val="18"/>
                <w:szCs w:val="18"/>
              </w:rPr>
              <w:t>44</w:t>
            </w:r>
          </w:p>
        </w:tc>
        <w:tc>
          <w:tcPr>
            <w:tcW w:w="1947" w:type="dxa"/>
            <w:gridSpan w:val="2"/>
            <w:tcBorders>
              <w:left w:val="single" w:sz="4" w:space="0" w:color="auto"/>
            </w:tcBorders>
            <w:noWrap/>
            <w:hideMark/>
          </w:tcPr>
          <w:p w14:paraId="364316CE" w14:textId="77777777" w:rsidR="00162F7F" w:rsidRPr="00DC770F" w:rsidRDefault="00162F7F" w:rsidP="00162F7F">
            <w:pPr>
              <w:pStyle w:val="KeinLeerraum"/>
              <w:jc w:val="center"/>
              <w:rPr>
                <w:noProof/>
                <w:sz w:val="18"/>
                <w:szCs w:val="18"/>
              </w:rPr>
            </w:pPr>
            <w:r w:rsidRPr="00DC770F">
              <w:rPr>
                <w:noProof/>
                <w:sz w:val="18"/>
                <w:szCs w:val="18"/>
              </w:rPr>
              <w:t>Number of trips woman took in last 12 months</w:t>
            </w:r>
          </w:p>
        </w:tc>
        <w:tc>
          <w:tcPr>
            <w:tcW w:w="1105" w:type="dxa"/>
            <w:tcBorders>
              <w:right w:val="single" w:sz="4" w:space="0" w:color="auto"/>
            </w:tcBorders>
            <w:noWrap/>
            <w:hideMark/>
          </w:tcPr>
          <w:p w14:paraId="46CEAAFC" w14:textId="77777777" w:rsidR="00162F7F" w:rsidRPr="00DC770F" w:rsidRDefault="00162F7F" w:rsidP="00162F7F">
            <w:pPr>
              <w:pStyle w:val="KeinLeerraum"/>
              <w:jc w:val="center"/>
              <w:rPr>
                <w:noProof/>
                <w:sz w:val="18"/>
                <w:szCs w:val="18"/>
              </w:rPr>
            </w:pPr>
            <w:r w:rsidRPr="00DC770F">
              <w:rPr>
                <w:noProof/>
                <w:sz w:val="18"/>
                <w:szCs w:val="18"/>
              </w:rPr>
              <w:t>35</w:t>
            </w:r>
          </w:p>
        </w:tc>
        <w:tc>
          <w:tcPr>
            <w:tcW w:w="1947" w:type="dxa"/>
            <w:gridSpan w:val="2"/>
            <w:tcBorders>
              <w:left w:val="single" w:sz="4" w:space="0" w:color="auto"/>
            </w:tcBorders>
            <w:noWrap/>
            <w:hideMark/>
          </w:tcPr>
          <w:p w14:paraId="018270B3" w14:textId="77777777" w:rsidR="00162F7F" w:rsidRPr="00DC770F" w:rsidRDefault="00162F7F" w:rsidP="00162F7F">
            <w:pPr>
              <w:pStyle w:val="KeinLeerraum"/>
              <w:jc w:val="center"/>
              <w:rPr>
                <w:noProof/>
                <w:sz w:val="18"/>
                <w:szCs w:val="18"/>
              </w:rPr>
            </w:pPr>
            <w:r w:rsidRPr="00DC770F">
              <w:rPr>
                <w:noProof/>
                <w:sz w:val="18"/>
                <w:szCs w:val="18"/>
              </w:rPr>
              <w:t>Number of mosquitonets</w:t>
            </w:r>
          </w:p>
        </w:tc>
        <w:tc>
          <w:tcPr>
            <w:tcW w:w="1105" w:type="dxa"/>
            <w:noWrap/>
            <w:hideMark/>
          </w:tcPr>
          <w:p w14:paraId="042A2CC4" w14:textId="77777777" w:rsidR="00162F7F" w:rsidRPr="00DC770F" w:rsidRDefault="00162F7F" w:rsidP="00162F7F">
            <w:pPr>
              <w:pStyle w:val="KeinLeerraum"/>
              <w:jc w:val="center"/>
              <w:rPr>
                <w:noProof/>
                <w:sz w:val="18"/>
                <w:szCs w:val="18"/>
              </w:rPr>
            </w:pPr>
            <w:r w:rsidRPr="00DC770F">
              <w:rPr>
                <w:noProof/>
                <w:sz w:val="18"/>
                <w:szCs w:val="18"/>
              </w:rPr>
              <w:t>34</w:t>
            </w:r>
          </w:p>
        </w:tc>
      </w:tr>
      <w:tr w:rsidR="00162F7F" w:rsidRPr="00DC770F" w14:paraId="3A0AC807" w14:textId="77777777" w:rsidTr="00162F7F">
        <w:trPr>
          <w:gridAfter w:val="1"/>
          <w:wAfter w:w="7" w:type="dxa"/>
          <w:trHeight w:val="290"/>
        </w:trPr>
        <w:tc>
          <w:tcPr>
            <w:tcW w:w="1418" w:type="dxa"/>
            <w:tcBorders>
              <w:right w:val="single" w:sz="4" w:space="0" w:color="auto"/>
            </w:tcBorders>
            <w:noWrap/>
            <w:hideMark/>
          </w:tcPr>
          <w:p w14:paraId="74B3DADE" w14:textId="344B807B" w:rsidR="00162F7F" w:rsidRPr="00DC770F" w:rsidRDefault="00162F7F" w:rsidP="00162F7F">
            <w:pPr>
              <w:pStyle w:val="KeinLeerraum"/>
              <w:rPr>
                <w:noProof/>
                <w:sz w:val="18"/>
                <w:szCs w:val="18"/>
              </w:rPr>
            </w:pPr>
            <w:r w:rsidRPr="002A0CB6">
              <w:rPr>
                <w:noProof/>
                <w:sz w:val="18"/>
                <w:szCs w:val="18"/>
              </w:rPr>
              <w:t>Cote</w:t>
            </w:r>
            <w:r>
              <w:rPr>
                <w:noProof/>
                <w:sz w:val="18"/>
                <w:szCs w:val="18"/>
              </w:rPr>
              <w:t xml:space="preserve"> </w:t>
            </w:r>
            <w:r w:rsidRPr="002A0CB6">
              <w:rPr>
                <w:noProof/>
                <w:sz w:val="18"/>
                <w:szCs w:val="18"/>
              </w:rPr>
              <w:t>dIvoire</w:t>
            </w:r>
          </w:p>
        </w:tc>
        <w:tc>
          <w:tcPr>
            <w:tcW w:w="1465" w:type="dxa"/>
            <w:tcBorders>
              <w:left w:val="single" w:sz="4" w:space="0" w:color="auto"/>
            </w:tcBorders>
            <w:noWrap/>
            <w:hideMark/>
          </w:tcPr>
          <w:p w14:paraId="32E067F1" w14:textId="77777777" w:rsidR="00162F7F" w:rsidRPr="00DC770F" w:rsidRDefault="00162F7F" w:rsidP="00162F7F">
            <w:pPr>
              <w:pStyle w:val="KeinLeerraum"/>
              <w:jc w:val="center"/>
              <w:rPr>
                <w:noProof/>
                <w:sz w:val="18"/>
                <w:szCs w:val="18"/>
              </w:rPr>
            </w:pPr>
            <w:r w:rsidRPr="00DC770F">
              <w:rPr>
                <w:noProof/>
                <w:sz w:val="18"/>
                <w:szCs w:val="18"/>
              </w:rPr>
              <w:t>Has bankaccount</w:t>
            </w:r>
          </w:p>
        </w:tc>
        <w:tc>
          <w:tcPr>
            <w:tcW w:w="1105" w:type="dxa"/>
            <w:tcBorders>
              <w:right w:val="single" w:sz="4" w:space="0" w:color="auto"/>
            </w:tcBorders>
            <w:noWrap/>
            <w:hideMark/>
          </w:tcPr>
          <w:p w14:paraId="6600549A" w14:textId="77777777" w:rsidR="00162F7F" w:rsidRPr="00DC770F" w:rsidRDefault="00162F7F" w:rsidP="00162F7F">
            <w:pPr>
              <w:pStyle w:val="KeinLeerraum"/>
              <w:jc w:val="center"/>
              <w:rPr>
                <w:noProof/>
                <w:sz w:val="18"/>
                <w:szCs w:val="18"/>
              </w:rPr>
            </w:pPr>
            <w:r w:rsidRPr="00DC770F">
              <w:rPr>
                <w:noProof/>
                <w:sz w:val="18"/>
                <w:szCs w:val="18"/>
              </w:rPr>
              <w:t>100</w:t>
            </w:r>
          </w:p>
        </w:tc>
        <w:tc>
          <w:tcPr>
            <w:tcW w:w="1663" w:type="dxa"/>
            <w:tcBorders>
              <w:left w:val="single" w:sz="4" w:space="0" w:color="auto"/>
            </w:tcBorders>
            <w:noWrap/>
            <w:hideMark/>
          </w:tcPr>
          <w:p w14:paraId="35BA7FCC" w14:textId="77777777" w:rsidR="00162F7F" w:rsidRPr="00DC770F" w:rsidRDefault="00162F7F" w:rsidP="00162F7F">
            <w:pPr>
              <w:pStyle w:val="KeinLeerraum"/>
              <w:jc w:val="center"/>
              <w:rPr>
                <w:noProof/>
                <w:sz w:val="18"/>
                <w:szCs w:val="18"/>
              </w:rPr>
            </w:pPr>
            <w:r w:rsidRPr="00DC770F">
              <w:rPr>
                <w:noProof/>
                <w:sz w:val="18"/>
                <w:szCs w:val="18"/>
              </w:rPr>
              <w:t>*5th wealthquintile</w:t>
            </w:r>
          </w:p>
        </w:tc>
        <w:tc>
          <w:tcPr>
            <w:tcW w:w="1105" w:type="dxa"/>
            <w:tcBorders>
              <w:right w:val="single" w:sz="4" w:space="0" w:color="auto"/>
            </w:tcBorders>
            <w:noWrap/>
            <w:hideMark/>
          </w:tcPr>
          <w:p w14:paraId="4EC58582" w14:textId="77777777" w:rsidR="00162F7F" w:rsidRPr="00DC770F" w:rsidRDefault="00162F7F" w:rsidP="00162F7F">
            <w:pPr>
              <w:pStyle w:val="KeinLeerraum"/>
              <w:jc w:val="center"/>
              <w:rPr>
                <w:noProof/>
                <w:sz w:val="18"/>
                <w:szCs w:val="18"/>
              </w:rPr>
            </w:pPr>
            <w:r w:rsidRPr="00DC770F">
              <w:rPr>
                <w:noProof/>
                <w:sz w:val="18"/>
                <w:szCs w:val="18"/>
              </w:rPr>
              <w:t>41</w:t>
            </w:r>
          </w:p>
        </w:tc>
        <w:tc>
          <w:tcPr>
            <w:tcW w:w="1663" w:type="dxa"/>
            <w:gridSpan w:val="2"/>
            <w:tcBorders>
              <w:left w:val="single" w:sz="4" w:space="0" w:color="auto"/>
            </w:tcBorders>
            <w:noWrap/>
            <w:hideMark/>
          </w:tcPr>
          <w:p w14:paraId="0A9FA23F" w14:textId="77777777" w:rsidR="00162F7F" w:rsidRPr="00DC770F" w:rsidRDefault="00162F7F" w:rsidP="00162F7F">
            <w:pPr>
              <w:pStyle w:val="KeinLeerraum"/>
              <w:jc w:val="center"/>
              <w:rPr>
                <w:noProof/>
                <w:sz w:val="18"/>
                <w:szCs w:val="18"/>
              </w:rPr>
            </w:pPr>
            <w:r w:rsidRPr="00DC770F">
              <w:rPr>
                <w:noProof/>
                <w:sz w:val="18"/>
                <w:szCs w:val="18"/>
              </w:rPr>
              <w:t>Number of HH members</w:t>
            </w:r>
          </w:p>
        </w:tc>
        <w:tc>
          <w:tcPr>
            <w:tcW w:w="1105" w:type="dxa"/>
            <w:tcBorders>
              <w:right w:val="single" w:sz="4" w:space="0" w:color="auto"/>
            </w:tcBorders>
            <w:noWrap/>
            <w:hideMark/>
          </w:tcPr>
          <w:p w14:paraId="29201272" w14:textId="77777777" w:rsidR="00162F7F" w:rsidRPr="00DC770F" w:rsidRDefault="00162F7F" w:rsidP="00162F7F">
            <w:pPr>
              <w:pStyle w:val="KeinLeerraum"/>
              <w:jc w:val="center"/>
              <w:rPr>
                <w:noProof/>
                <w:sz w:val="18"/>
                <w:szCs w:val="18"/>
              </w:rPr>
            </w:pPr>
            <w:r w:rsidRPr="00DC770F">
              <w:rPr>
                <w:noProof/>
                <w:sz w:val="18"/>
                <w:szCs w:val="18"/>
              </w:rPr>
              <w:t>40</w:t>
            </w:r>
          </w:p>
        </w:tc>
        <w:tc>
          <w:tcPr>
            <w:tcW w:w="1947" w:type="dxa"/>
            <w:gridSpan w:val="2"/>
            <w:tcBorders>
              <w:left w:val="single" w:sz="4" w:space="0" w:color="auto"/>
            </w:tcBorders>
            <w:noWrap/>
            <w:hideMark/>
          </w:tcPr>
          <w:p w14:paraId="4E7064CC" w14:textId="77777777" w:rsidR="00162F7F" w:rsidRPr="00DC770F" w:rsidRDefault="00162F7F" w:rsidP="00162F7F">
            <w:pPr>
              <w:pStyle w:val="KeinLeerraum"/>
              <w:jc w:val="center"/>
              <w:rPr>
                <w:noProof/>
                <w:sz w:val="18"/>
                <w:szCs w:val="18"/>
              </w:rPr>
            </w:pPr>
            <w:r w:rsidRPr="00DC770F">
              <w:rPr>
                <w:noProof/>
                <w:sz w:val="18"/>
                <w:szCs w:val="18"/>
              </w:rPr>
              <w:t>Literate</w:t>
            </w:r>
          </w:p>
        </w:tc>
        <w:tc>
          <w:tcPr>
            <w:tcW w:w="1105" w:type="dxa"/>
            <w:tcBorders>
              <w:right w:val="single" w:sz="4" w:space="0" w:color="auto"/>
            </w:tcBorders>
            <w:noWrap/>
            <w:hideMark/>
          </w:tcPr>
          <w:p w14:paraId="48D7C797" w14:textId="77777777" w:rsidR="00162F7F" w:rsidRPr="00DC770F" w:rsidRDefault="00162F7F" w:rsidP="00162F7F">
            <w:pPr>
              <w:pStyle w:val="KeinLeerraum"/>
              <w:jc w:val="center"/>
              <w:rPr>
                <w:noProof/>
                <w:sz w:val="18"/>
                <w:szCs w:val="18"/>
              </w:rPr>
            </w:pPr>
            <w:r w:rsidRPr="00DC770F">
              <w:rPr>
                <w:noProof/>
                <w:sz w:val="18"/>
                <w:szCs w:val="18"/>
              </w:rPr>
              <w:t>32</w:t>
            </w:r>
          </w:p>
        </w:tc>
        <w:tc>
          <w:tcPr>
            <w:tcW w:w="1947" w:type="dxa"/>
            <w:gridSpan w:val="2"/>
            <w:tcBorders>
              <w:left w:val="single" w:sz="4" w:space="0" w:color="auto"/>
            </w:tcBorders>
            <w:noWrap/>
            <w:hideMark/>
          </w:tcPr>
          <w:p w14:paraId="1910D1C3" w14:textId="77777777" w:rsidR="00162F7F" w:rsidRPr="00DC770F" w:rsidRDefault="00162F7F" w:rsidP="00162F7F">
            <w:pPr>
              <w:pStyle w:val="KeinLeerraum"/>
              <w:jc w:val="center"/>
              <w:rPr>
                <w:noProof/>
                <w:sz w:val="18"/>
                <w:szCs w:val="18"/>
              </w:rPr>
            </w:pPr>
            <w:r w:rsidRPr="00DC770F">
              <w:rPr>
                <w:noProof/>
                <w:sz w:val="18"/>
                <w:szCs w:val="18"/>
              </w:rPr>
              <w:t>Number of trips woman took in last 12 months</w:t>
            </w:r>
          </w:p>
        </w:tc>
        <w:tc>
          <w:tcPr>
            <w:tcW w:w="1105" w:type="dxa"/>
            <w:noWrap/>
            <w:hideMark/>
          </w:tcPr>
          <w:p w14:paraId="354BDA84" w14:textId="77777777" w:rsidR="00162F7F" w:rsidRPr="00DC770F" w:rsidRDefault="00162F7F" w:rsidP="00162F7F">
            <w:pPr>
              <w:pStyle w:val="KeinLeerraum"/>
              <w:jc w:val="center"/>
              <w:rPr>
                <w:noProof/>
                <w:sz w:val="18"/>
                <w:szCs w:val="18"/>
              </w:rPr>
            </w:pPr>
            <w:r w:rsidRPr="00DC770F">
              <w:rPr>
                <w:noProof/>
                <w:sz w:val="18"/>
                <w:szCs w:val="18"/>
              </w:rPr>
              <w:t>25</w:t>
            </w:r>
          </w:p>
        </w:tc>
      </w:tr>
      <w:tr w:rsidR="00162F7F" w:rsidRPr="00DC770F" w14:paraId="7BD71482" w14:textId="77777777" w:rsidTr="00162F7F">
        <w:trPr>
          <w:gridAfter w:val="1"/>
          <w:wAfter w:w="7" w:type="dxa"/>
          <w:trHeight w:val="290"/>
        </w:trPr>
        <w:tc>
          <w:tcPr>
            <w:tcW w:w="1418" w:type="dxa"/>
            <w:tcBorders>
              <w:right w:val="single" w:sz="4" w:space="0" w:color="auto"/>
            </w:tcBorders>
            <w:noWrap/>
            <w:hideMark/>
          </w:tcPr>
          <w:p w14:paraId="4AA898B9" w14:textId="63101B3A" w:rsidR="00162F7F" w:rsidRPr="00DC770F" w:rsidRDefault="00162F7F" w:rsidP="00162F7F">
            <w:pPr>
              <w:pStyle w:val="KeinLeerraum"/>
              <w:rPr>
                <w:noProof/>
                <w:sz w:val="18"/>
                <w:szCs w:val="18"/>
              </w:rPr>
            </w:pPr>
            <w:r w:rsidRPr="002A0CB6">
              <w:rPr>
                <w:noProof/>
                <w:sz w:val="18"/>
                <w:szCs w:val="18"/>
              </w:rPr>
              <w:t>DRC</w:t>
            </w:r>
          </w:p>
        </w:tc>
        <w:tc>
          <w:tcPr>
            <w:tcW w:w="1465" w:type="dxa"/>
            <w:tcBorders>
              <w:left w:val="single" w:sz="4" w:space="0" w:color="auto"/>
            </w:tcBorders>
            <w:noWrap/>
            <w:hideMark/>
          </w:tcPr>
          <w:p w14:paraId="40F7C56D" w14:textId="77777777" w:rsidR="00162F7F" w:rsidRPr="00DC770F" w:rsidRDefault="00162F7F" w:rsidP="00162F7F">
            <w:pPr>
              <w:pStyle w:val="KeinLeerraum"/>
              <w:jc w:val="center"/>
              <w:rPr>
                <w:noProof/>
                <w:sz w:val="18"/>
                <w:szCs w:val="18"/>
              </w:rPr>
            </w:pPr>
            <w:r w:rsidRPr="00DC770F">
              <w:rPr>
                <w:noProof/>
                <w:sz w:val="18"/>
                <w:szCs w:val="18"/>
              </w:rPr>
              <w:t>*5th wealthquintile</w:t>
            </w:r>
          </w:p>
        </w:tc>
        <w:tc>
          <w:tcPr>
            <w:tcW w:w="1105" w:type="dxa"/>
            <w:tcBorders>
              <w:right w:val="single" w:sz="4" w:space="0" w:color="auto"/>
            </w:tcBorders>
            <w:noWrap/>
            <w:hideMark/>
          </w:tcPr>
          <w:p w14:paraId="7C5DC6BA" w14:textId="77777777" w:rsidR="00162F7F" w:rsidRPr="00DC770F" w:rsidRDefault="00162F7F" w:rsidP="00162F7F">
            <w:pPr>
              <w:pStyle w:val="KeinLeerraum"/>
              <w:jc w:val="center"/>
              <w:rPr>
                <w:noProof/>
                <w:sz w:val="18"/>
                <w:szCs w:val="18"/>
              </w:rPr>
            </w:pPr>
            <w:r w:rsidRPr="00DC770F">
              <w:rPr>
                <w:noProof/>
                <w:sz w:val="18"/>
                <w:szCs w:val="18"/>
              </w:rPr>
              <w:t>100</w:t>
            </w:r>
          </w:p>
        </w:tc>
        <w:tc>
          <w:tcPr>
            <w:tcW w:w="1663" w:type="dxa"/>
            <w:tcBorders>
              <w:left w:val="single" w:sz="4" w:space="0" w:color="auto"/>
            </w:tcBorders>
            <w:noWrap/>
            <w:hideMark/>
          </w:tcPr>
          <w:p w14:paraId="349DCF7F" w14:textId="77777777" w:rsidR="00162F7F" w:rsidRPr="00DC770F" w:rsidRDefault="00162F7F" w:rsidP="00162F7F">
            <w:pPr>
              <w:pStyle w:val="KeinLeerraum"/>
              <w:jc w:val="center"/>
              <w:rPr>
                <w:noProof/>
                <w:sz w:val="18"/>
                <w:szCs w:val="18"/>
              </w:rPr>
            </w:pPr>
            <w:r w:rsidRPr="00DC770F">
              <w:rPr>
                <w:noProof/>
                <w:sz w:val="18"/>
                <w:szCs w:val="18"/>
              </w:rPr>
              <w:t>Time for HH to get to water source</w:t>
            </w:r>
          </w:p>
        </w:tc>
        <w:tc>
          <w:tcPr>
            <w:tcW w:w="1105" w:type="dxa"/>
            <w:tcBorders>
              <w:right w:val="single" w:sz="4" w:space="0" w:color="auto"/>
            </w:tcBorders>
            <w:noWrap/>
            <w:hideMark/>
          </w:tcPr>
          <w:p w14:paraId="252E13C7" w14:textId="77777777" w:rsidR="00162F7F" w:rsidRPr="00DC770F" w:rsidRDefault="00162F7F" w:rsidP="00162F7F">
            <w:pPr>
              <w:pStyle w:val="KeinLeerraum"/>
              <w:jc w:val="center"/>
              <w:rPr>
                <w:noProof/>
                <w:sz w:val="18"/>
                <w:szCs w:val="18"/>
              </w:rPr>
            </w:pPr>
            <w:r w:rsidRPr="00DC770F">
              <w:rPr>
                <w:noProof/>
                <w:sz w:val="18"/>
                <w:szCs w:val="18"/>
              </w:rPr>
              <w:t>79</w:t>
            </w:r>
          </w:p>
        </w:tc>
        <w:tc>
          <w:tcPr>
            <w:tcW w:w="1663" w:type="dxa"/>
            <w:gridSpan w:val="2"/>
            <w:tcBorders>
              <w:left w:val="single" w:sz="4" w:space="0" w:color="auto"/>
            </w:tcBorders>
            <w:noWrap/>
            <w:hideMark/>
          </w:tcPr>
          <w:p w14:paraId="73B98E8F" w14:textId="77777777" w:rsidR="00162F7F" w:rsidRPr="00DC770F" w:rsidRDefault="00162F7F" w:rsidP="00162F7F">
            <w:pPr>
              <w:pStyle w:val="KeinLeerraum"/>
              <w:jc w:val="center"/>
              <w:rPr>
                <w:noProof/>
                <w:sz w:val="18"/>
                <w:szCs w:val="18"/>
              </w:rPr>
            </w:pPr>
            <w:r w:rsidRPr="00DC770F">
              <w:rPr>
                <w:noProof/>
                <w:sz w:val="18"/>
                <w:szCs w:val="18"/>
              </w:rPr>
              <w:t>Safe floor material</w:t>
            </w:r>
          </w:p>
        </w:tc>
        <w:tc>
          <w:tcPr>
            <w:tcW w:w="1105" w:type="dxa"/>
            <w:tcBorders>
              <w:right w:val="single" w:sz="4" w:space="0" w:color="auto"/>
            </w:tcBorders>
            <w:noWrap/>
            <w:hideMark/>
          </w:tcPr>
          <w:p w14:paraId="309EF8EA" w14:textId="77777777" w:rsidR="00162F7F" w:rsidRPr="00DC770F" w:rsidRDefault="00162F7F" w:rsidP="00162F7F">
            <w:pPr>
              <w:pStyle w:val="KeinLeerraum"/>
              <w:jc w:val="center"/>
              <w:rPr>
                <w:noProof/>
                <w:sz w:val="18"/>
                <w:szCs w:val="18"/>
              </w:rPr>
            </w:pPr>
            <w:r w:rsidRPr="00DC770F">
              <w:rPr>
                <w:noProof/>
                <w:sz w:val="18"/>
                <w:szCs w:val="18"/>
              </w:rPr>
              <w:t>61</w:t>
            </w:r>
          </w:p>
        </w:tc>
        <w:tc>
          <w:tcPr>
            <w:tcW w:w="1947" w:type="dxa"/>
            <w:gridSpan w:val="2"/>
            <w:tcBorders>
              <w:left w:val="single" w:sz="4" w:space="0" w:color="auto"/>
            </w:tcBorders>
            <w:noWrap/>
            <w:hideMark/>
          </w:tcPr>
          <w:p w14:paraId="5DBFF150" w14:textId="77777777" w:rsidR="00162F7F" w:rsidRPr="00DC770F" w:rsidRDefault="00162F7F" w:rsidP="00162F7F">
            <w:pPr>
              <w:pStyle w:val="KeinLeerraum"/>
              <w:jc w:val="center"/>
              <w:rPr>
                <w:noProof/>
                <w:sz w:val="18"/>
                <w:szCs w:val="18"/>
              </w:rPr>
            </w:pPr>
            <w:r w:rsidRPr="00DC770F">
              <w:rPr>
                <w:noProof/>
                <w:sz w:val="18"/>
                <w:szCs w:val="18"/>
              </w:rPr>
              <w:t>Number of HH members</w:t>
            </w:r>
          </w:p>
        </w:tc>
        <w:tc>
          <w:tcPr>
            <w:tcW w:w="1105" w:type="dxa"/>
            <w:tcBorders>
              <w:right w:val="single" w:sz="4" w:space="0" w:color="auto"/>
            </w:tcBorders>
            <w:noWrap/>
            <w:hideMark/>
          </w:tcPr>
          <w:p w14:paraId="27996EC5" w14:textId="77777777" w:rsidR="00162F7F" w:rsidRPr="00DC770F" w:rsidRDefault="00162F7F" w:rsidP="00162F7F">
            <w:pPr>
              <w:pStyle w:val="KeinLeerraum"/>
              <w:jc w:val="center"/>
              <w:rPr>
                <w:noProof/>
                <w:sz w:val="18"/>
                <w:szCs w:val="18"/>
              </w:rPr>
            </w:pPr>
            <w:r w:rsidRPr="00DC770F">
              <w:rPr>
                <w:noProof/>
                <w:sz w:val="18"/>
                <w:szCs w:val="18"/>
              </w:rPr>
              <w:t>56</w:t>
            </w:r>
          </w:p>
        </w:tc>
        <w:tc>
          <w:tcPr>
            <w:tcW w:w="1947" w:type="dxa"/>
            <w:gridSpan w:val="2"/>
            <w:tcBorders>
              <w:left w:val="single" w:sz="4" w:space="0" w:color="auto"/>
            </w:tcBorders>
            <w:noWrap/>
            <w:hideMark/>
          </w:tcPr>
          <w:p w14:paraId="443B33D6" w14:textId="77777777" w:rsidR="00162F7F" w:rsidRPr="00DC770F" w:rsidRDefault="00162F7F" w:rsidP="00162F7F">
            <w:pPr>
              <w:pStyle w:val="KeinLeerraum"/>
              <w:jc w:val="center"/>
              <w:rPr>
                <w:noProof/>
                <w:sz w:val="18"/>
                <w:szCs w:val="18"/>
              </w:rPr>
            </w:pPr>
            <w:r w:rsidRPr="00DC770F">
              <w:rPr>
                <w:noProof/>
                <w:sz w:val="18"/>
                <w:szCs w:val="18"/>
              </w:rPr>
              <w:t>Ideal number of children</w:t>
            </w:r>
          </w:p>
        </w:tc>
        <w:tc>
          <w:tcPr>
            <w:tcW w:w="1105" w:type="dxa"/>
            <w:noWrap/>
            <w:hideMark/>
          </w:tcPr>
          <w:p w14:paraId="2E408264" w14:textId="77777777" w:rsidR="00162F7F" w:rsidRPr="00DC770F" w:rsidRDefault="00162F7F" w:rsidP="00162F7F">
            <w:pPr>
              <w:pStyle w:val="KeinLeerraum"/>
              <w:jc w:val="center"/>
              <w:rPr>
                <w:noProof/>
                <w:sz w:val="18"/>
                <w:szCs w:val="18"/>
              </w:rPr>
            </w:pPr>
            <w:r w:rsidRPr="00DC770F">
              <w:rPr>
                <w:noProof/>
                <w:sz w:val="18"/>
                <w:szCs w:val="18"/>
              </w:rPr>
              <w:t>52</w:t>
            </w:r>
          </w:p>
        </w:tc>
      </w:tr>
      <w:tr w:rsidR="00162F7F" w:rsidRPr="00DC770F" w14:paraId="3A817199" w14:textId="77777777" w:rsidTr="00162F7F">
        <w:trPr>
          <w:gridAfter w:val="1"/>
          <w:wAfter w:w="7" w:type="dxa"/>
          <w:trHeight w:val="290"/>
        </w:trPr>
        <w:tc>
          <w:tcPr>
            <w:tcW w:w="1418" w:type="dxa"/>
            <w:tcBorders>
              <w:right w:val="single" w:sz="4" w:space="0" w:color="auto"/>
            </w:tcBorders>
            <w:noWrap/>
            <w:hideMark/>
          </w:tcPr>
          <w:p w14:paraId="053ACBCC" w14:textId="76971FDB" w:rsidR="00162F7F" w:rsidRPr="00DC770F" w:rsidRDefault="00162F7F" w:rsidP="00162F7F">
            <w:pPr>
              <w:pStyle w:val="KeinLeerraum"/>
              <w:rPr>
                <w:noProof/>
                <w:sz w:val="18"/>
                <w:szCs w:val="18"/>
              </w:rPr>
            </w:pPr>
            <w:r w:rsidRPr="002A0CB6">
              <w:rPr>
                <w:noProof/>
                <w:sz w:val="18"/>
                <w:szCs w:val="18"/>
              </w:rPr>
              <w:t>Eswatini</w:t>
            </w:r>
          </w:p>
        </w:tc>
        <w:tc>
          <w:tcPr>
            <w:tcW w:w="1465" w:type="dxa"/>
            <w:tcBorders>
              <w:left w:val="single" w:sz="4" w:space="0" w:color="auto"/>
            </w:tcBorders>
            <w:noWrap/>
            <w:hideMark/>
          </w:tcPr>
          <w:p w14:paraId="3BA8FB4B" w14:textId="77777777" w:rsidR="00162F7F" w:rsidRPr="00DC770F" w:rsidRDefault="00162F7F" w:rsidP="00162F7F">
            <w:pPr>
              <w:pStyle w:val="KeinLeerraum"/>
              <w:jc w:val="center"/>
              <w:rPr>
                <w:noProof/>
                <w:sz w:val="18"/>
                <w:szCs w:val="18"/>
              </w:rPr>
            </w:pPr>
            <w:r w:rsidRPr="00DC770F">
              <w:rPr>
                <w:noProof/>
                <w:sz w:val="18"/>
                <w:szCs w:val="18"/>
              </w:rPr>
              <w:t>*5th wealthquintile</w:t>
            </w:r>
          </w:p>
        </w:tc>
        <w:tc>
          <w:tcPr>
            <w:tcW w:w="1105" w:type="dxa"/>
            <w:tcBorders>
              <w:right w:val="single" w:sz="4" w:space="0" w:color="auto"/>
            </w:tcBorders>
            <w:noWrap/>
            <w:hideMark/>
          </w:tcPr>
          <w:p w14:paraId="5CBD5033" w14:textId="77777777" w:rsidR="00162F7F" w:rsidRPr="00DC770F" w:rsidRDefault="00162F7F" w:rsidP="00162F7F">
            <w:pPr>
              <w:pStyle w:val="KeinLeerraum"/>
              <w:jc w:val="center"/>
              <w:rPr>
                <w:noProof/>
                <w:sz w:val="18"/>
                <w:szCs w:val="18"/>
              </w:rPr>
            </w:pPr>
            <w:r w:rsidRPr="00DC770F">
              <w:rPr>
                <w:noProof/>
                <w:sz w:val="18"/>
                <w:szCs w:val="18"/>
              </w:rPr>
              <w:t>100</w:t>
            </w:r>
          </w:p>
        </w:tc>
        <w:tc>
          <w:tcPr>
            <w:tcW w:w="1663" w:type="dxa"/>
            <w:tcBorders>
              <w:left w:val="single" w:sz="4" w:space="0" w:color="auto"/>
            </w:tcBorders>
            <w:noWrap/>
            <w:hideMark/>
          </w:tcPr>
          <w:p w14:paraId="65BA9A34" w14:textId="77777777" w:rsidR="00162F7F" w:rsidRPr="00DC770F" w:rsidRDefault="00162F7F" w:rsidP="00162F7F">
            <w:pPr>
              <w:pStyle w:val="KeinLeerraum"/>
              <w:jc w:val="center"/>
              <w:rPr>
                <w:noProof/>
                <w:sz w:val="18"/>
                <w:szCs w:val="18"/>
              </w:rPr>
            </w:pPr>
            <w:r w:rsidRPr="00DC770F">
              <w:rPr>
                <w:noProof/>
                <w:sz w:val="18"/>
                <w:szCs w:val="18"/>
              </w:rPr>
              <w:t>Hemoglobin</w:t>
            </w:r>
          </w:p>
        </w:tc>
        <w:tc>
          <w:tcPr>
            <w:tcW w:w="1105" w:type="dxa"/>
            <w:tcBorders>
              <w:right w:val="single" w:sz="4" w:space="0" w:color="auto"/>
            </w:tcBorders>
            <w:noWrap/>
            <w:hideMark/>
          </w:tcPr>
          <w:p w14:paraId="42BAA963" w14:textId="77777777" w:rsidR="00162F7F" w:rsidRPr="00DC770F" w:rsidRDefault="00162F7F" w:rsidP="00162F7F">
            <w:pPr>
              <w:pStyle w:val="KeinLeerraum"/>
              <w:jc w:val="center"/>
              <w:rPr>
                <w:noProof/>
                <w:sz w:val="18"/>
                <w:szCs w:val="18"/>
              </w:rPr>
            </w:pPr>
            <w:r w:rsidRPr="00DC770F">
              <w:rPr>
                <w:noProof/>
                <w:sz w:val="18"/>
                <w:szCs w:val="18"/>
              </w:rPr>
              <w:t>81</w:t>
            </w:r>
          </w:p>
        </w:tc>
        <w:tc>
          <w:tcPr>
            <w:tcW w:w="1663" w:type="dxa"/>
            <w:gridSpan w:val="2"/>
            <w:tcBorders>
              <w:left w:val="single" w:sz="4" w:space="0" w:color="auto"/>
            </w:tcBorders>
            <w:noWrap/>
            <w:hideMark/>
          </w:tcPr>
          <w:p w14:paraId="0E011568" w14:textId="77777777" w:rsidR="00162F7F" w:rsidRPr="00DC770F" w:rsidRDefault="00162F7F" w:rsidP="00162F7F">
            <w:pPr>
              <w:pStyle w:val="KeinLeerraum"/>
              <w:jc w:val="center"/>
              <w:rPr>
                <w:noProof/>
                <w:sz w:val="18"/>
                <w:szCs w:val="18"/>
              </w:rPr>
            </w:pPr>
            <w:r w:rsidRPr="00DC770F">
              <w:rPr>
                <w:noProof/>
                <w:sz w:val="18"/>
                <w:szCs w:val="18"/>
              </w:rPr>
              <w:t>Body Mass Index</w:t>
            </w:r>
          </w:p>
        </w:tc>
        <w:tc>
          <w:tcPr>
            <w:tcW w:w="1105" w:type="dxa"/>
            <w:tcBorders>
              <w:right w:val="single" w:sz="4" w:space="0" w:color="auto"/>
            </w:tcBorders>
            <w:noWrap/>
            <w:hideMark/>
          </w:tcPr>
          <w:p w14:paraId="5A9EF379" w14:textId="77777777" w:rsidR="00162F7F" w:rsidRPr="00DC770F" w:rsidRDefault="00162F7F" w:rsidP="00162F7F">
            <w:pPr>
              <w:pStyle w:val="KeinLeerraum"/>
              <w:jc w:val="center"/>
              <w:rPr>
                <w:noProof/>
                <w:sz w:val="18"/>
                <w:szCs w:val="18"/>
              </w:rPr>
            </w:pPr>
            <w:r w:rsidRPr="00DC770F">
              <w:rPr>
                <w:noProof/>
                <w:sz w:val="18"/>
                <w:szCs w:val="18"/>
              </w:rPr>
              <w:t>65</w:t>
            </w:r>
          </w:p>
        </w:tc>
        <w:tc>
          <w:tcPr>
            <w:tcW w:w="1947" w:type="dxa"/>
            <w:gridSpan w:val="2"/>
            <w:tcBorders>
              <w:left w:val="single" w:sz="4" w:space="0" w:color="auto"/>
            </w:tcBorders>
            <w:noWrap/>
            <w:hideMark/>
          </w:tcPr>
          <w:p w14:paraId="1EEF47BE" w14:textId="77777777" w:rsidR="00162F7F" w:rsidRPr="00DC770F" w:rsidRDefault="00162F7F" w:rsidP="00162F7F">
            <w:pPr>
              <w:pStyle w:val="KeinLeerraum"/>
              <w:jc w:val="center"/>
              <w:rPr>
                <w:noProof/>
                <w:sz w:val="18"/>
                <w:szCs w:val="18"/>
              </w:rPr>
            </w:pPr>
            <w:r w:rsidRPr="00DC770F">
              <w:rPr>
                <w:noProof/>
                <w:sz w:val="18"/>
                <w:szCs w:val="18"/>
              </w:rPr>
              <w:t>Number of trips woman took in last 12 months</w:t>
            </w:r>
          </w:p>
        </w:tc>
        <w:tc>
          <w:tcPr>
            <w:tcW w:w="1105" w:type="dxa"/>
            <w:tcBorders>
              <w:right w:val="single" w:sz="4" w:space="0" w:color="auto"/>
            </w:tcBorders>
            <w:noWrap/>
            <w:hideMark/>
          </w:tcPr>
          <w:p w14:paraId="5CA0153F" w14:textId="77777777" w:rsidR="00162F7F" w:rsidRPr="00DC770F" w:rsidRDefault="00162F7F" w:rsidP="00162F7F">
            <w:pPr>
              <w:pStyle w:val="KeinLeerraum"/>
              <w:jc w:val="center"/>
              <w:rPr>
                <w:noProof/>
                <w:sz w:val="18"/>
                <w:szCs w:val="18"/>
              </w:rPr>
            </w:pPr>
            <w:r w:rsidRPr="00DC770F">
              <w:rPr>
                <w:noProof/>
                <w:sz w:val="18"/>
                <w:szCs w:val="18"/>
              </w:rPr>
              <w:t>40</w:t>
            </w:r>
          </w:p>
        </w:tc>
        <w:tc>
          <w:tcPr>
            <w:tcW w:w="1947" w:type="dxa"/>
            <w:gridSpan w:val="2"/>
            <w:tcBorders>
              <w:left w:val="single" w:sz="4" w:space="0" w:color="auto"/>
            </w:tcBorders>
            <w:noWrap/>
            <w:hideMark/>
          </w:tcPr>
          <w:p w14:paraId="045BE7D5" w14:textId="77777777" w:rsidR="00162F7F" w:rsidRPr="00DC770F" w:rsidRDefault="00162F7F" w:rsidP="00162F7F">
            <w:pPr>
              <w:pStyle w:val="KeinLeerraum"/>
              <w:jc w:val="center"/>
              <w:rPr>
                <w:noProof/>
                <w:sz w:val="18"/>
                <w:szCs w:val="18"/>
              </w:rPr>
            </w:pPr>
            <w:r w:rsidRPr="00DC770F">
              <w:rPr>
                <w:noProof/>
                <w:sz w:val="18"/>
                <w:szCs w:val="18"/>
              </w:rPr>
              <w:t>Number of HH members</w:t>
            </w:r>
          </w:p>
        </w:tc>
        <w:tc>
          <w:tcPr>
            <w:tcW w:w="1105" w:type="dxa"/>
            <w:noWrap/>
            <w:hideMark/>
          </w:tcPr>
          <w:p w14:paraId="54D996F7" w14:textId="77777777" w:rsidR="00162F7F" w:rsidRPr="00DC770F" w:rsidRDefault="00162F7F" w:rsidP="00162F7F">
            <w:pPr>
              <w:pStyle w:val="KeinLeerraum"/>
              <w:jc w:val="center"/>
              <w:rPr>
                <w:noProof/>
                <w:sz w:val="18"/>
                <w:szCs w:val="18"/>
              </w:rPr>
            </w:pPr>
            <w:r w:rsidRPr="00DC770F">
              <w:rPr>
                <w:noProof/>
                <w:sz w:val="18"/>
                <w:szCs w:val="18"/>
              </w:rPr>
              <w:t>31</w:t>
            </w:r>
          </w:p>
        </w:tc>
      </w:tr>
      <w:tr w:rsidR="00162F7F" w:rsidRPr="00DC770F" w14:paraId="45ACBE0C" w14:textId="77777777" w:rsidTr="00162F7F">
        <w:trPr>
          <w:gridAfter w:val="1"/>
          <w:wAfter w:w="7" w:type="dxa"/>
          <w:trHeight w:val="290"/>
        </w:trPr>
        <w:tc>
          <w:tcPr>
            <w:tcW w:w="1418" w:type="dxa"/>
            <w:tcBorders>
              <w:right w:val="single" w:sz="4" w:space="0" w:color="auto"/>
            </w:tcBorders>
            <w:noWrap/>
            <w:hideMark/>
          </w:tcPr>
          <w:p w14:paraId="12EFDBB1" w14:textId="146E3079" w:rsidR="00162F7F" w:rsidRPr="00DC770F" w:rsidRDefault="00162F7F" w:rsidP="00162F7F">
            <w:pPr>
              <w:pStyle w:val="KeinLeerraum"/>
              <w:rPr>
                <w:noProof/>
                <w:sz w:val="18"/>
                <w:szCs w:val="18"/>
              </w:rPr>
            </w:pPr>
            <w:r w:rsidRPr="002A0CB6">
              <w:rPr>
                <w:noProof/>
                <w:sz w:val="18"/>
                <w:szCs w:val="18"/>
              </w:rPr>
              <w:t>Ethiopia</w:t>
            </w:r>
          </w:p>
        </w:tc>
        <w:tc>
          <w:tcPr>
            <w:tcW w:w="1465" w:type="dxa"/>
            <w:tcBorders>
              <w:left w:val="single" w:sz="4" w:space="0" w:color="auto"/>
            </w:tcBorders>
            <w:noWrap/>
            <w:hideMark/>
          </w:tcPr>
          <w:p w14:paraId="16CBD85D" w14:textId="77777777" w:rsidR="00162F7F" w:rsidRPr="00DC770F" w:rsidRDefault="00162F7F" w:rsidP="00162F7F">
            <w:pPr>
              <w:pStyle w:val="KeinLeerraum"/>
              <w:jc w:val="center"/>
              <w:rPr>
                <w:noProof/>
                <w:sz w:val="18"/>
                <w:szCs w:val="18"/>
              </w:rPr>
            </w:pPr>
            <w:r w:rsidRPr="00DC770F">
              <w:rPr>
                <w:noProof/>
                <w:sz w:val="18"/>
                <w:szCs w:val="18"/>
              </w:rPr>
              <w:t>Body Mass Index</w:t>
            </w:r>
          </w:p>
        </w:tc>
        <w:tc>
          <w:tcPr>
            <w:tcW w:w="1105" w:type="dxa"/>
            <w:tcBorders>
              <w:right w:val="single" w:sz="4" w:space="0" w:color="auto"/>
            </w:tcBorders>
            <w:noWrap/>
            <w:hideMark/>
          </w:tcPr>
          <w:p w14:paraId="25383111" w14:textId="77777777" w:rsidR="00162F7F" w:rsidRPr="00DC770F" w:rsidRDefault="00162F7F" w:rsidP="00162F7F">
            <w:pPr>
              <w:pStyle w:val="KeinLeerraum"/>
              <w:jc w:val="center"/>
              <w:rPr>
                <w:noProof/>
                <w:sz w:val="18"/>
                <w:szCs w:val="18"/>
              </w:rPr>
            </w:pPr>
            <w:r w:rsidRPr="00DC770F">
              <w:rPr>
                <w:noProof/>
                <w:sz w:val="18"/>
                <w:szCs w:val="18"/>
              </w:rPr>
              <w:t>100</w:t>
            </w:r>
          </w:p>
        </w:tc>
        <w:tc>
          <w:tcPr>
            <w:tcW w:w="1663" w:type="dxa"/>
            <w:tcBorders>
              <w:left w:val="single" w:sz="4" w:space="0" w:color="auto"/>
            </w:tcBorders>
            <w:noWrap/>
            <w:hideMark/>
          </w:tcPr>
          <w:p w14:paraId="77BF2560" w14:textId="77777777" w:rsidR="00162F7F" w:rsidRPr="00DC770F" w:rsidRDefault="00162F7F" w:rsidP="00162F7F">
            <w:pPr>
              <w:pStyle w:val="KeinLeerraum"/>
              <w:jc w:val="center"/>
              <w:rPr>
                <w:noProof/>
                <w:sz w:val="18"/>
                <w:szCs w:val="18"/>
              </w:rPr>
            </w:pPr>
            <w:r w:rsidRPr="00DC770F">
              <w:rPr>
                <w:noProof/>
                <w:sz w:val="18"/>
                <w:szCs w:val="18"/>
              </w:rPr>
              <w:t>Hemoglobin</w:t>
            </w:r>
          </w:p>
        </w:tc>
        <w:tc>
          <w:tcPr>
            <w:tcW w:w="1105" w:type="dxa"/>
            <w:tcBorders>
              <w:right w:val="single" w:sz="4" w:space="0" w:color="auto"/>
            </w:tcBorders>
            <w:noWrap/>
            <w:hideMark/>
          </w:tcPr>
          <w:p w14:paraId="7B09C9A9" w14:textId="77777777" w:rsidR="00162F7F" w:rsidRPr="00DC770F" w:rsidRDefault="00162F7F" w:rsidP="00162F7F">
            <w:pPr>
              <w:pStyle w:val="KeinLeerraum"/>
              <w:jc w:val="center"/>
              <w:rPr>
                <w:noProof/>
                <w:sz w:val="18"/>
                <w:szCs w:val="18"/>
              </w:rPr>
            </w:pPr>
            <w:r w:rsidRPr="00DC770F">
              <w:rPr>
                <w:noProof/>
                <w:sz w:val="18"/>
                <w:szCs w:val="18"/>
              </w:rPr>
              <w:t>81</w:t>
            </w:r>
          </w:p>
        </w:tc>
        <w:tc>
          <w:tcPr>
            <w:tcW w:w="1663" w:type="dxa"/>
            <w:gridSpan w:val="2"/>
            <w:tcBorders>
              <w:left w:val="single" w:sz="4" w:space="0" w:color="auto"/>
            </w:tcBorders>
            <w:noWrap/>
            <w:hideMark/>
          </w:tcPr>
          <w:p w14:paraId="418A46EA" w14:textId="77777777" w:rsidR="00162F7F" w:rsidRPr="00DC770F" w:rsidRDefault="00162F7F" w:rsidP="00162F7F">
            <w:pPr>
              <w:pStyle w:val="KeinLeerraum"/>
              <w:jc w:val="center"/>
              <w:rPr>
                <w:noProof/>
                <w:sz w:val="18"/>
                <w:szCs w:val="18"/>
              </w:rPr>
            </w:pPr>
            <w:r w:rsidRPr="00DC770F">
              <w:rPr>
                <w:noProof/>
                <w:sz w:val="18"/>
                <w:szCs w:val="18"/>
              </w:rPr>
              <w:t>Religion: Orthodox</w:t>
            </w:r>
          </w:p>
        </w:tc>
        <w:tc>
          <w:tcPr>
            <w:tcW w:w="1105" w:type="dxa"/>
            <w:tcBorders>
              <w:right w:val="single" w:sz="4" w:space="0" w:color="auto"/>
            </w:tcBorders>
            <w:noWrap/>
            <w:hideMark/>
          </w:tcPr>
          <w:p w14:paraId="70CF55D9" w14:textId="77777777" w:rsidR="00162F7F" w:rsidRPr="00DC770F" w:rsidRDefault="00162F7F" w:rsidP="00162F7F">
            <w:pPr>
              <w:pStyle w:val="KeinLeerraum"/>
              <w:jc w:val="center"/>
              <w:rPr>
                <w:noProof/>
                <w:sz w:val="18"/>
                <w:szCs w:val="18"/>
              </w:rPr>
            </w:pPr>
            <w:r w:rsidRPr="00DC770F">
              <w:rPr>
                <w:noProof/>
                <w:sz w:val="18"/>
                <w:szCs w:val="18"/>
              </w:rPr>
              <w:t>52</w:t>
            </w:r>
          </w:p>
        </w:tc>
        <w:tc>
          <w:tcPr>
            <w:tcW w:w="1947" w:type="dxa"/>
            <w:gridSpan w:val="2"/>
            <w:tcBorders>
              <w:left w:val="single" w:sz="4" w:space="0" w:color="auto"/>
            </w:tcBorders>
            <w:noWrap/>
            <w:hideMark/>
          </w:tcPr>
          <w:p w14:paraId="5D1D53AD" w14:textId="77777777" w:rsidR="00162F7F" w:rsidRPr="00DC770F" w:rsidRDefault="00162F7F" w:rsidP="00162F7F">
            <w:pPr>
              <w:pStyle w:val="KeinLeerraum"/>
              <w:jc w:val="center"/>
              <w:rPr>
                <w:noProof/>
                <w:sz w:val="18"/>
                <w:szCs w:val="18"/>
              </w:rPr>
            </w:pPr>
            <w:r w:rsidRPr="00DC770F">
              <w:rPr>
                <w:noProof/>
                <w:sz w:val="18"/>
                <w:szCs w:val="18"/>
              </w:rPr>
              <w:t>Ideal number of children</w:t>
            </w:r>
          </w:p>
        </w:tc>
        <w:tc>
          <w:tcPr>
            <w:tcW w:w="1105" w:type="dxa"/>
            <w:tcBorders>
              <w:right w:val="single" w:sz="4" w:space="0" w:color="auto"/>
            </w:tcBorders>
            <w:noWrap/>
            <w:hideMark/>
          </w:tcPr>
          <w:p w14:paraId="491FF8C7" w14:textId="77777777" w:rsidR="00162F7F" w:rsidRPr="00DC770F" w:rsidRDefault="00162F7F" w:rsidP="00162F7F">
            <w:pPr>
              <w:pStyle w:val="KeinLeerraum"/>
              <w:jc w:val="center"/>
              <w:rPr>
                <w:noProof/>
                <w:sz w:val="18"/>
                <w:szCs w:val="18"/>
              </w:rPr>
            </w:pPr>
            <w:r w:rsidRPr="00DC770F">
              <w:rPr>
                <w:noProof/>
                <w:sz w:val="18"/>
                <w:szCs w:val="18"/>
              </w:rPr>
              <w:t>39</w:t>
            </w:r>
          </w:p>
        </w:tc>
        <w:tc>
          <w:tcPr>
            <w:tcW w:w="1947" w:type="dxa"/>
            <w:gridSpan w:val="2"/>
            <w:tcBorders>
              <w:left w:val="single" w:sz="4" w:space="0" w:color="auto"/>
            </w:tcBorders>
            <w:noWrap/>
            <w:hideMark/>
          </w:tcPr>
          <w:p w14:paraId="6A97B778" w14:textId="77777777" w:rsidR="00162F7F" w:rsidRPr="00DC770F" w:rsidRDefault="00162F7F" w:rsidP="00162F7F">
            <w:pPr>
              <w:pStyle w:val="KeinLeerraum"/>
              <w:jc w:val="center"/>
              <w:rPr>
                <w:noProof/>
                <w:sz w:val="18"/>
                <w:szCs w:val="18"/>
              </w:rPr>
            </w:pPr>
            <w:r w:rsidRPr="00DC770F">
              <w:rPr>
                <w:noProof/>
                <w:sz w:val="18"/>
                <w:szCs w:val="18"/>
              </w:rPr>
              <w:t>Number of cattle owned</w:t>
            </w:r>
          </w:p>
        </w:tc>
        <w:tc>
          <w:tcPr>
            <w:tcW w:w="1105" w:type="dxa"/>
            <w:noWrap/>
            <w:hideMark/>
          </w:tcPr>
          <w:p w14:paraId="596653E1" w14:textId="77777777" w:rsidR="00162F7F" w:rsidRPr="00DC770F" w:rsidRDefault="00162F7F" w:rsidP="00162F7F">
            <w:pPr>
              <w:pStyle w:val="KeinLeerraum"/>
              <w:jc w:val="center"/>
              <w:rPr>
                <w:noProof/>
                <w:sz w:val="18"/>
                <w:szCs w:val="18"/>
              </w:rPr>
            </w:pPr>
            <w:r w:rsidRPr="00DC770F">
              <w:rPr>
                <w:noProof/>
                <w:sz w:val="18"/>
                <w:szCs w:val="18"/>
              </w:rPr>
              <w:t>28</w:t>
            </w:r>
          </w:p>
        </w:tc>
      </w:tr>
      <w:tr w:rsidR="00162F7F" w:rsidRPr="00DC770F" w14:paraId="7842EF68" w14:textId="77777777" w:rsidTr="00162F7F">
        <w:trPr>
          <w:gridAfter w:val="1"/>
          <w:wAfter w:w="7" w:type="dxa"/>
          <w:trHeight w:val="290"/>
        </w:trPr>
        <w:tc>
          <w:tcPr>
            <w:tcW w:w="1418" w:type="dxa"/>
            <w:tcBorders>
              <w:right w:val="single" w:sz="4" w:space="0" w:color="auto"/>
            </w:tcBorders>
            <w:noWrap/>
            <w:hideMark/>
          </w:tcPr>
          <w:p w14:paraId="0F03AE00" w14:textId="3EB1502D" w:rsidR="00162F7F" w:rsidRPr="00DC770F" w:rsidRDefault="00162F7F" w:rsidP="00162F7F">
            <w:pPr>
              <w:pStyle w:val="KeinLeerraum"/>
              <w:rPr>
                <w:noProof/>
                <w:sz w:val="18"/>
                <w:szCs w:val="18"/>
              </w:rPr>
            </w:pPr>
            <w:r w:rsidRPr="002A0CB6">
              <w:rPr>
                <w:noProof/>
                <w:sz w:val="18"/>
                <w:szCs w:val="18"/>
              </w:rPr>
              <w:t>Ghana</w:t>
            </w:r>
          </w:p>
        </w:tc>
        <w:tc>
          <w:tcPr>
            <w:tcW w:w="1465" w:type="dxa"/>
            <w:tcBorders>
              <w:left w:val="single" w:sz="4" w:space="0" w:color="auto"/>
            </w:tcBorders>
            <w:noWrap/>
            <w:hideMark/>
          </w:tcPr>
          <w:p w14:paraId="1B36EF19" w14:textId="77777777" w:rsidR="00162F7F" w:rsidRPr="00DC770F" w:rsidRDefault="00162F7F" w:rsidP="00162F7F">
            <w:pPr>
              <w:pStyle w:val="KeinLeerraum"/>
              <w:jc w:val="center"/>
              <w:rPr>
                <w:noProof/>
                <w:sz w:val="18"/>
                <w:szCs w:val="18"/>
              </w:rPr>
            </w:pPr>
            <w:r w:rsidRPr="00DC770F">
              <w:rPr>
                <w:noProof/>
                <w:sz w:val="18"/>
                <w:szCs w:val="18"/>
              </w:rPr>
              <w:t>Number of HH members</w:t>
            </w:r>
          </w:p>
        </w:tc>
        <w:tc>
          <w:tcPr>
            <w:tcW w:w="1105" w:type="dxa"/>
            <w:tcBorders>
              <w:right w:val="single" w:sz="4" w:space="0" w:color="auto"/>
            </w:tcBorders>
            <w:noWrap/>
            <w:hideMark/>
          </w:tcPr>
          <w:p w14:paraId="257F554B" w14:textId="77777777" w:rsidR="00162F7F" w:rsidRPr="00DC770F" w:rsidRDefault="00162F7F" w:rsidP="00162F7F">
            <w:pPr>
              <w:pStyle w:val="KeinLeerraum"/>
              <w:jc w:val="center"/>
              <w:rPr>
                <w:noProof/>
                <w:sz w:val="18"/>
                <w:szCs w:val="18"/>
              </w:rPr>
            </w:pPr>
            <w:r w:rsidRPr="00DC770F">
              <w:rPr>
                <w:noProof/>
                <w:sz w:val="18"/>
                <w:szCs w:val="18"/>
              </w:rPr>
              <w:t>100</w:t>
            </w:r>
          </w:p>
        </w:tc>
        <w:tc>
          <w:tcPr>
            <w:tcW w:w="1663" w:type="dxa"/>
            <w:tcBorders>
              <w:left w:val="single" w:sz="4" w:space="0" w:color="auto"/>
            </w:tcBorders>
            <w:noWrap/>
            <w:hideMark/>
          </w:tcPr>
          <w:p w14:paraId="20F7F577" w14:textId="77777777" w:rsidR="00162F7F" w:rsidRPr="00DC770F" w:rsidRDefault="00162F7F" w:rsidP="00162F7F">
            <w:pPr>
              <w:pStyle w:val="KeinLeerraum"/>
              <w:jc w:val="center"/>
              <w:rPr>
                <w:noProof/>
                <w:sz w:val="18"/>
                <w:szCs w:val="18"/>
              </w:rPr>
            </w:pPr>
            <w:r w:rsidRPr="00DC770F">
              <w:rPr>
                <w:noProof/>
                <w:sz w:val="18"/>
                <w:szCs w:val="18"/>
              </w:rPr>
              <w:t>Tuberculosis injection in the last 12 months</w:t>
            </w:r>
          </w:p>
        </w:tc>
        <w:tc>
          <w:tcPr>
            <w:tcW w:w="1105" w:type="dxa"/>
            <w:tcBorders>
              <w:right w:val="single" w:sz="4" w:space="0" w:color="auto"/>
            </w:tcBorders>
            <w:noWrap/>
            <w:hideMark/>
          </w:tcPr>
          <w:p w14:paraId="63909A30" w14:textId="77777777" w:rsidR="00162F7F" w:rsidRPr="00DC770F" w:rsidRDefault="00162F7F" w:rsidP="00162F7F">
            <w:pPr>
              <w:pStyle w:val="KeinLeerraum"/>
              <w:jc w:val="center"/>
              <w:rPr>
                <w:noProof/>
                <w:sz w:val="18"/>
                <w:szCs w:val="18"/>
              </w:rPr>
            </w:pPr>
            <w:r w:rsidRPr="00DC770F">
              <w:rPr>
                <w:noProof/>
                <w:sz w:val="18"/>
                <w:szCs w:val="18"/>
              </w:rPr>
              <w:t>87</w:t>
            </w:r>
          </w:p>
        </w:tc>
        <w:tc>
          <w:tcPr>
            <w:tcW w:w="1663" w:type="dxa"/>
            <w:gridSpan w:val="2"/>
            <w:tcBorders>
              <w:left w:val="single" w:sz="4" w:space="0" w:color="auto"/>
            </w:tcBorders>
            <w:noWrap/>
            <w:hideMark/>
          </w:tcPr>
          <w:p w14:paraId="3D7819F9" w14:textId="77777777" w:rsidR="00162F7F" w:rsidRPr="00DC770F" w:rsidRDefault="00162F7F" w:rsidP="00162F7F">
            <w:pPr>
              <w:pStyle w:val="KeinLeerraum"/>
              <w:jc w:val="center"/>
              <w:rPr>
                <w:noProof/>
                <w:sz w:val="18"/>
                <w:szCs w:val="18"/>
              </w:rPr>
            </w:pPr>
            <w:r w:rsidRPr="00DC770F">
              <w:rPr>
                <w:noProof/>
                <w:sz w:val="18"/>
                <w:szCs w:val="18"/>
              </w:rPr>
              <w:t>Number of trips woman took in last 12 months</w:t>
            </w:r>
          </w:p>
        </w:tc>
        <w:tc>
          <w:tcPr>
            <w:tcW w:w="1105" w:type="dxa"/>
            <w:tcBorders>
              <w:right w:val="single" w:sz="4" w:space="0" w:color="auto"/>
            </w:tcBorders>
            <w:noWrap/>
            <w:hideMark/>
          </w:tcPr>
          <w:p w14:paraId="43894CEF" w14:textId="77777777" w:rsidR="00162F7F" w:rsidRPr="00DC770F" w:rsidRDefault="00162F7F" w:rsidP="00162F7F">
            <w:pPr>
              <w:pStyle w:val="KeinLeerraum"/>
              <w:jc w:val="center"/>
              <w:rPr>
                <w:noProof/>
                <w:sz w:val="18"/>
                <w:szCs w:val="18"/>
              </w:rPr>
            </w:pPr>
            <w:r w:rsidRPr="00DC770F">
              <w:rPr>
                <w:noProof/>
                <w:sz w:val="18"/>
                <w:szCs w:val="18"/>
              </w:rPr>
              <w:t>71</w:t>
            </w:r>
          </w:p>
        </w:tc>
        <w:tc>
          <w:tcPr>
            <w:tcW w:w="1947" w:type="dxa"/>
            <w:gridSpan w:val="2"/>
            <w:tcBorders>
              <w:left w:val="single" w:sz="4" w:space="0" w:color="auto"/>
            </w:tcBorders>
            <w:noWrap/>
            <w:hideMark/>
          </w:tcPr>
          <w:p w14:paraId="055940BF" w14:textId="77777777" w:rsidR="00162F7F" w:rsidRPr="00DC770F" w:rsidRDefault="00162F7F" w:rsidP="00162F7F">
            <w:pPr>
              <w:pStyle w:val="KeinLeerraum"/>
              <w:jc w:val="center"/>
              <w:rPr>
                <w:noProof/>
                <w:sz w:val="18"/>
                <w:szCs w:val="18"/>
              </w:rPr>
            </w:pPr>
            <w:r w:rsidRPr="00DC770F">
              <w:rPr>
                <w:noProof/>
                <w:sz w:val="18"/>
                <w:szCs w:val="18"/>
              </w:rPr>
              <w:t>HH has credit union</w:t>
            </w:r>
          </w:p>
        </w:tc>
        <w:tc>
          <w:tcPr>
            <w:tcW w:w="1105" w:type="dxa"/>
            <w:tcBorders>
              <w:right w:val="single" w:sz="4" w:space="0" w:color="auto"/>
            </w:tcBorders>
            <w:noWrap/>
            <w:hideMark/>
          </w:tcPr>
          <w:p w14:paraId="4C15A3A5" w14:textId="77777777" w:rsidR="00162F7F" w:rsidRPr="00DC770F" w:rsidRDefault="00162F7F" w:rsidP="00162F7F">
            <w:pPr>
              <w:pStyle w:val="KeinLeerraum"/>
              <w:jc w:val="center"/>
              <w:rPr>
                <w:noProof/>
                <w:sz w:val="18"/>
                <w:szCs w:val="18"/>
              </w:rPr>
            </w:pPr>
            <w:r w:rsidRPr="00DC770F">
              <w:rPr>
                <w:noProof/>
                <w:sz w:val="18"/>
                <w:szCs w:val="18"/>
              </w:rPr>
              <w:t>60</w:t>
            </w:r>
          </w:p>
        </w:tc>
        <w:tc>
          <w:tcPr>
            <w:tcW w:w="1947" w:type="dxa"/>
            <w:gridSpan w:val="2"/>
            <w:tcBorders>
              <w:left w:val="single" w:sz="4" w:space="0" w:color="auto"/>
            </w:tcBorders>
            <w:noWrap/>
            <w:hideMark/>
          </w:tcPr>
          <w:p w14:paraId="7533DCFC" w14:textId="77777777" w:rsidR="00162F7F" w:rsidRPr="00DC770F" w:rsidRDefault="00162F7F" w:rsidP="00162F7F">
            <w:pPr>
              <w:pStyle w:val="KeinLeerraum"/>
              <w:jc w:val="center"/>
              <w:rPr>
                <w:noProof/>
                <w:sz w:val="18"/>
                <w:szCs w:val="18"/>
              </w:rPr>
            </w:pPr>
            <w:r w:rsidRPr="00DC770F">
              <w:rPr>
                <w:noProof/>
                <w:sz w:val="18"/>
                <w:szCs w:val="18"/>
              </w:rPr>
              <w:t>Ideal number of children</w:t>
            </w:r>
          </w:p>
        </w:tc>
        <w:tc>
          <w:tcPr>
            <w:tcW w:w="1105" w:type="dxa"/>
            <w:noWrap/>
            <w:hideMark/>
          </w:tcPr>
          <w:p w14:paraId="61B1ACE6" w14:textId="77777777" w:rsidR="00162F7F" w:rsidRPr="00DC770F" w:rsidRDefault="00162F7F" w:rsidP="00162F7F">
            <w:pPr>
              <w:pStyle w:val="KeinLeerraum"/>
              <w:jc w:val="center"/>
              <w:rPr>
                <w:noProof/>
                <w:sz w:val="18"/>
                <w:szCs w:val="18"/>
              </w:rPr>
            </w:pPr>
            <w:r w:rsidRPr="00DC770F">
              <w:rPr>
                <w:noProof/>
                <w:sz w:val="18"/>
                <w:szCs w:val="18"/>
              </w:rPr>
              <w:t>53</w:t>
            </w:r>
          </w:p>
        </w:tc>
      </w:tr>
      <w:tr w:rsidR="00162F7F" w:rsidRPr="00DC770F" w14:paraId="6C062DB3" w14:textId="77777777" w:rsidTr="00162F7F">
        <w:trPr>
          <w:gridAfter w:val="1"/>
          <w:wAfter w:w="7" w:type="dxa"/>
          <w:trHeight w:val="290"/>
        </w:trPr>
        <w:tc>
          <w:tcPr>
            <w:tcW w:w="1418" w:type="dxa"/>
            <w:tcBorders>
              <w:right w:val="single" w:sz="4" w:space="0" w:color="auto"/>
            </w:tcBorders>
            <w:noWrap/>
            <w:hideMark/>
          </w:tcPr>
          <w:p w14:paraId="3AE772A6" w14:textId="2946BF6A" w:rsidR="00162F7F" w:rsidRPr="00DC770F" w:rsidRDefault="00162F7F" w:rsidP="00162F7F">
            <w:pPr>
              <w:pStyle w:val="KeinLeerraum"/>
              <w:rPr>
                <w:noProof/>
                <w:sz w:val="18"/>
                <w:szCs w:val="18"/>
              </w:rPr>
            </w:pPr>
            <w:r w:rsidRPr="002A0CB6">
              <w:rPr>
                <w:noProof/>
                <w:sz w:val="18"/>
                <w:szCs w:val="18"/>
              </w:rPr>
              <w:t>Guinea</w:t>
            </w:r>
          </w:p>
        </w:tc>
        <w:tc>
          <w:tcPr>
            <w:tcW w:w="1465" w:type="dxa"/>
            <w:tcBorders>
              <w:left w:val="single" w:sz="4" w:space="0" w:color="auto"/>
            </w:tcBorders>
            <w:noWrap/>
            <w:hideMark/>
          </w:tcPr>
          <w:p w14:paraId="5C262C89" w14:textId="77777777" w:rsidR="00162F7F" w:rsidRPr="00DC770F" w:rsidRDefault="00162F7F" w:rsidP="00162F7F">
            <w:pPr>
              <w:pStyle w:val="KeinLeerraum"/>
              <w:jc w:val="center"/>
              <w:rPr>
                <w:noProof/>
                <w:sz w:val="18"/>
                <w:szCs w:val="18"/>
              </w:rPr>
            </w:pPr>
            <w:r w:rsidRPr="00DC770F">
              <w:rPr>
                <w:noProof/>
                <w:sz w:val="18"/>
                <w:szCs w:val="18"/>
              </w:rPr>
              <w:t>Has bankaccount</w:t>
            </w:r>
          </w:p>
        </w:tc>
        <w:tc>
          <w:tcPr>
            <w:tcW w:w="1105" w:type="dxa"/>
            <w:tcBorders>
              <w:right w:val="single" w:sz="4" w:space="0" w:color="auto"/>
            </w:tcBorders>
            <w:noWrap/>
            <w:hideMark/>
          </w:tcPr>
          <w:p w14:paraId="3F8762A1" w14:textId="77777777" w:rsidR="00162F7F" w:rsidRPr="00DC770F" w:rsidRDefault="00162F7F" w:rsidP="00162F7F">
            <w:pPr>
              <w:pStyle w:val="KeinLeerraum"/>
              <w:jc w:val="center"/>
              <w:rPr>
                <w:noProof/>
                <w:sz w:val="18"/>
                <w:szCs w:val="18"/>
              </w:rPr>
            </w:pPr>
            <w:r w:rsidRPr="00DC770F">
              <w:rPr>
                <w:noProof/>
                <w:sz w:val="18"/>
                <w:szCs w:val="18"/>
              </w:rPr>
              <w:t>100</w:t>
            </w:r>
          </w:p>
        </w:tc>
        <w:tc>
          <w:tcPr>
            <w:tcW w:w="1663" w:type="dxa"/>
            <w:tcBorders>
              <w:left w:val="single" w:sz="4" w:space="0" w:color="auto"/>
            </w:tcBorders>
            <w:noWrap/>
            <w:hideMark/>
          </w:tcPr>
          <w:p w14:paraId="47DF92AE" w14:textId="77777777" w:rsidR="00162F7F" w:rsidRPr="00DC770F" w:rsidRDefault="00162F7F" w:rsidP="00162F7F">
            <w:pPr>
              <w:pStyle w:val="KeinLeerraum"/>
              <w:jc w:val="center"/>
              <w:rPr>
                <w:noProof/>
                <w:sz w:val="18"/>
                <w:szCs w:val="18"/>
              </w:rPr>
            </w:pPr>
            <w:r w:rsidRPr="00DC770F">
              <w:rPr>
                <w:noProof/>
                <w:sz w:val="18"/>
                <w:szCs w:val="18"/>
              </w:rPr>
              <w:t>*5th wealthquintile</w:t>
            </w:r>
          </w:p>
        </w:tc>
        <w:tc>
          <w:tcPr>
            <w:tcW w:w="1105" w:type="dxa"/>
            <w:tcBorders>
              <w:right w:val="single" w:sz="4" w:space="0" w:color="auto"/>
            </w:tcBorders>
            <w:noWrap/>
            <w:hideMark/>
          </w:tcPr>
          <w:p w14:paraId="670AEF08" w14:textId="77777777" w:rsidR="00162F7F" w:rsidRPr="00DC770F" w:rsidRDefault="00162F7F" w:rsidP="00162F7F">
            <w:pPr>
              <w:pStyle w:val="KeinLeerraum"/>
              <w:jc w:val="center"/>
              <w:rPr>
                <w:noProof/>
                <w:sz w:val="18"/>
                <w:szCs w:val="18"/>
              </w:rPr>
            </w:pPr>
            <w:r w:rsidRPr="00DC770F">
              <w:rPr>
                <w:noProof/>
                <w:sz w:val="18"/>
                <w:szCs w:val="18"/>
              </w:rPr>
              <w:t>57</w:t>
            </w:r>
          </w:p>
        </w:tc>
        <w:tc>
          <w:tcPr>
            <w:tcW w:w="1663" w:type="dxa"/>
            <w:gridSpan w:val="2"/>
            <w:tcBorders>
              <w:left w:val="single" w:sz="4" w:space="0" w:color="auto"/>
            </w:tcBorders>
            <w:noWrap/>
            <w:hideMark/>
          </w:tcPr>
          <w:p w14:paraId="2980ED3C" w14:textId="77777777" w:rsidR="00162F7F" w:rsidRPr="00DC770F" w:rsidRDefault="00162F7F" w:rsidP="00162F7F">
            <w:pPr>
              <w:pStyle w:val="KeinLeerraum"/>
              <w:jc w:val="center"/>
              <w:rPr>
                <w:noProof/>
                <w:sz w:val="18"/>
                <w:szCs w:val="18"/>
              </w:rPr>
            </w:pPr>
            <w:r w:rsidRPr="00DC770F">
              <w:rPr>
                <w:noProof/>
                <w:sz w:val="18"/>
                <w:szCs w:val="18"/>
              </w:rPr>
              <w:t>HH has refrigerator</w:t>
            </w:r>
          </w:p>
        </w:tc>
        <w:tc>
          <w:tcPr>
            <w:tcW w:w="1105" w:type="dxa"/>
            <w:tcBorders>
              <w:right w:val="single" w:sz="4" w:space="0" w:color="auto"/>
            </w:tcBorders>
            <w:noWrap/>
            <w:hideMark/>
          </w:tcPr>
          <w:p w14:paraId="5219DCC7" w14:textId="77777777" w:rsidR="00162F7F" w:rsidRPr="00DC770F" w:rsidRDefault="00162F7F" w:rsidP="00162F7F">
            <w:pPr>
              <w:pStyle w:val="KeinLeerraum"/>
              <w:jc w:val="center"/>
              <w:rPr>
                <w:noProof/>
                <w:sz w:val="18"/>
                <w:szCs w:val="18"/>
              </w:rPr>
            </w:pPr>
            <w:r w:rsidRPr="00DC770F">
              <w:rPr>
                <w:noProof/>
                <w:sz w:val="18"/>
                <w:szCs w:val="18"/>
              </w:rPr>
              <w:t>29</w:t>
            </w:r>
          </w:p>
        </w:tc>
        <w:tc>
          <w:tcPr>
            <w:tcW w:w="1947" w:type="dxa"/>
            <w:gridSpan w:val="2"/>
            <w:tcBorders>
              <w:left w:val="single" w:sz="4" w:space="0" w:color="auto"/>
            </w:tcBorders>
            <w:noWrap/>
            <w:hideMark/>
          </w:tcPr>
          <w:p w14:paraId="4537B128" w14:textId="77777777" w:rsidR="00162F7F" w:rsidRPr="00DC770F" w:rsidRDefault="00162F7F" w:rsidP="00162F7F">
            <w:pPr>
              <w:pStyle w:val="KeinLeerraum"/>
              <w:jc w:val="center"/>
              <w:rPr>
                <w:noProof/>
                <w:sz w:val="18"/>
                <w:szCs w:val="18"/>
              </w:rPr>
            </w:pPr>
            <w:r w:rsidRPr="00DC770F">
              <w:rPr>
                <w:noProof/>
                <w:sz w:val="18"/>
                <w:szCs w:val="18"/>
              </w:rPr>
              <w:t>Literate</w:t>
            </w:r>
          </w:p>
        </w:tc>
        <w:tc>
          <w:tcPr>
            <w:tcW w:w="1105" w:type="dxa"/>
            <w:tcBorders>
              <w:right w:val="single" w:sz="4" w:space="0" w:color="auto"/>
            </w:tcBorders>
            <w:noWrap/>
            <w:hideMark/>
          </w:tcPr>
          <w:p w14:paraId="049436D5" w14:textId="77777777" w:rsidR="00162F7F" w:rsidRPr="00DC770F" w:rsidRDefault="00162F7F" w:rsidP="00162F7F">
            <w:pPr>
              <w:pStyle w:val="KeinLeerraum"/>
              <w:jc w:val="center"/>
              <w:rPr>
                <w:noProof/>
                <w:sz w:val="18"/>
                <w:szCs w:val="18"/>
              </w:rPr>
            </w:pPr>
            <w:r w:rsidRPr="00DC770F">
              <w:rPr>
                <w:noProof/>
                <w:sz w:val="18"/>
                <w:szCs w:val="18"/>
              </w:rPr>
              <w:t>25</w:t>
            </w:r>
          </w:p>
        </w:tc>
        <w:tc>
          <w:tcPr>
            <w:tcW w:w="1947" w:type="dxa"/>
            <w:gridSpan w:val="2"/>
            <w:tcBorders>
              <w:left w:val="single" w:sz="4" w:space="0" w:color="auto"/>
            </w:tcBorders>
            <w:noWrap/>
            <w:hideMark/>
          </w:tcPr>
          <w:p w14:paraId="4508410D" w14:textId="77777777" w:rsidR="00162F7F" w:rsidRPr="00DC770F" w:rsidRDefault="00162F7F" w:rsidP="00162F7F">
            <w:pPr>
              <w:pStyle w:val="KeinLeerraum"/>
              <w:jc w:val="center"/>
              <w:rPr>
                <w:noProof/>
                <w:sz w:val="18"/>
                <w:szCs w:val="18"/>
              </w:rPr>
            </w:pPr>
            <w:r w:rsidRPr="00DC770F">
              <w:rPr>
                <w:noProof/>
                <w:sz w:val="18"/>
                <w:szCs w:val="18"/>
              </w:rPr>
              <w:t>Number of female HH members</w:t>
            </w:r>
          </w:p>
        </w:tc>
        <w:tc>
          <w:tcPr>
            <w:tcW w:w="1105" w:type="dxa"/>
            <w:noWrap/>
            <w:hideMark/>
          </w:tcPr>
          <w:p w14:paraId="68B467FC" w14:textId="77777777" w:rsidR="00162F7F" w:rsidRPr="00DC770F" w:rsidRDefault="00162F7F" w:rsidP="00162F7F">
            <w:pPr>
              <w:pStyle w:val="KeinLeerraum"/>
              <w:jc w:val="center"/>
              <w:rPr>
                <w:noProof/>
                <w:sz w:val="18"/>
                <w:szCs w:val="18"/>
              </w:rPr>
            </w:pPr>
            <w:r w:rsidRPr="00DC770F">
              <w:rPr>
                <w:noProof/>
                <w:sz w:val="18"/>
                <w:szCs w:val="18"/>
              </w:rPr>
              <w:t>24</w:t>
            </w:r>
          </w:p>
        </w:tc>
      </w:tr>
      <w:tr w:rsidR="00162F7F" w:rsidRPr="00DC770F" w14:paraId="3B637E01" w14:textId="77777777" w:rsidTr="00162F7F">
        <w:trPr>
          <w:gridAfter w:val="1"/>
          <w:wAfter w:w="7" w:type="dxa"/>
          <w:trHeight w:val="290"/>
        </w:trPr>
        <w:tc>
          <w:tcPr>
            <w:tcW w:w="1418" w:type="dxa"/>
            <w:tcBorders>
              <w:right w:val="single" w:sz="4" w:space="0" w:color="auto"/>
            </w:tcBorders>
            <w:noWrap/>
            <w:hideMark/>
          </w:tcPr>
          <w:p w14:paraId="44140F3C" w14:textId="5C29D4B4" w:rsidR="00162F7F" w:rsidRPr="00DC770F" w:rsidRDefault="00162F7F" w:rsidP="00162F7F">
            <w:pPr>
              <w:pStyle w:val="KeinLeerraum"/>
              <w:rPr>
                <w:noProof/>
                <w:sz w:val="18"/>
                <w:szCs w:val="18"/>
              </w:rPr>
            </w:pPr>
            <w:r w:rsidRPr="002A0CB6">
              <w:rPr>
                <w:noProof/>
                <w:sz w:val="18"/>
                <w:szCs w:val="18"/>
              </w:rPr>
              <w:t>Kenya</w:t>
            </w:r>
          </w:p>
        </w:tc>
        <w:tc>
          <w:tcPr>
            <w:tcW w:w="1465" w:type="dxa"/>
            <w:tcBorders>
              <w:left w:val="single" w:sz="4" w:space="0" w:color="auto"/>
            </w:tcBorders>
            <w:noWrap/>
            <w:hideMark/>
          </w:tcPr>
          <w:p w14:paraId="50993727" w14:textId="77777777" w:rsidR="00162F7F" w:rsidRPr="00DC770F" w:rsidRDefault="00162F7F" w:rsidP="00162F7F">
            <w:pPr>
              <w:pStyle w:val="KeinLeerraum"/>
              <w:jc w:val="center"/>
              <w:rPr>
                <w:noProof/>
                <w:sz w:val="18"/>
                <w:szCs w:val="18"/>
              </w:rPr>
            </w:pPr>
            <w:r w:rsidRPr="00DC770F">
              <w:rPr>
                <w:noProof/>
                <w:sz w:val="18"/>
                <w:szCs w:val="18"/>
              </w:rPr>
              <w:t>Body Mass Index</w:t>
            </w:r>
          </w:p>
        </w:tc>
        <w:tc>
          <w:tcPr>
            <w:tcW w:w="1105" w:type="dxa"/>
            <w:tcBorders>
              <w:right w:val="single" w:sz="4" w:space="0" w:color="auto"/>
            </w:tcBorders>
            <w:noWrap/>
            <w:hideMark/>
          </w:tcPr>
          <w:p w14:paraId="20E5C283" w14:textId="77777777" w:rsidR="00162F7F" w:rsidRPr="00DC770F" w:rsidRDefault="00162F7F" w:rsidP="00162F7F">
            <w:pPr>
              <w:pStyle w:val="KeinLeerraum"/>
              <w:jc w:val="center"/>
              <w:rPr>
                <w:noProof/>
                <w:sz w:val="18"/>
                <w:szCs w:val="18"/>
              </w:rPr>
            </w:pPr>
            <w:r w:rsidRPr="00DC770F">
              <w:rPr>
                <w:noProof/>
                <w:sz w:val="18"/>
                <w:szCs w:val="18"/>
              </w:rPr>
              <w:t>100</w:t>
            </w:r>
          </w:p>
        </w:tc>
        <w:tc>
          <w:tcPr>
            <w:tcW w:w="1663" w:type="dxa"/>
            <w:tcBorders>
              <w:left w:val="single" w:sz="4" w:space="0" w:color="auto"/>
            </w:tcBorders>
            <w:noWrap/>
            <w:hideMark/>
          </w:tcPr>
          <w:p w14:paraId="2963F249" w14:textId="77777777" w:rsidR="00162F7F" w:rsidRPr="00DC770F" w:rsidRDefault="00162F7F" w:rsidP="00162F7F">
            <w:pPr>
              <w:pStyle w:val="KeinLeerraum"/>
              <w:jc w:val="center"/>
              <w:rPr>
                <w:noProof/>
                <w:sz w:val="18"/>
                <w:szCs w:val="18"/>
              </w:rPr>
            </w:pPr>
            <w:r w:rsidRPr="00DC770F">
              <w:rPr>
                <w:noProof/>
                <w:sz w:val="18"/>
                <w:szCs w:val="18"/>
              </w:rPr>
              <w:t>Has bankaccount</w:t>
            </w:r>
          </w:p>
        </w:tc>
        <w:tc>
          <w:tcPr>
            <w:tcW w:w="1105" w:type="dxa"/>
            <w:tcBorders>
              <w:right w:val="single" w:sz="4" w:space="0" w:color="auto"/>
            </w:tcBorders>
            <w:noWrap/>
            <w:hideMark/>
          </w:tcPr>
          <w:p w14:paraId="7A529410" w14:textId="77777777" w:rsidR="00162F7F" w:rsidRPr="00DC770F" w:rsidRDefault="00162F7F" w:rsidP="00162F7F">
            <w:pPr>
              <w:pStyle w:val="KeinLeerraum"/>
              <w:jc w:val="center"/>
              <w:rPr>
                <w:noProof/>
                <w:sz w:val="18"/>
                <w:szCs w:val="18"/>
              </w:rPr>
            </w:pPr>
            <w:r w:rsidRPr="00DC770F">
              <w:rPr>
                <w:noProof/>
                <w:sz w:val="18"/>
                <w:szCs w:val="18"/>
              </w:rPr>
              <w:t>67</w:t>
            </w:r>
          </w:p>
        </w:tc>
        <w:tc>
          <w:tcPr>
            <w:tcW w:w="1663" w:type="dxa"/>
            <w:gridSpan w:val="2"/>
            <w:tcBorders>
              <w:left w:val="single" w:sz="4" w:space="0" w:color="auto"/>
            </w:tcBorders>
            <w:noWrap/>
            <w:hideMark/>
          </w:tcPr>
          <w:p w14:paraId="4D0716D5" w14:textId="77777777" w:rsidR="00162F7F" w:rsidRPr="00DC770F" w:rsidRDefault="00162F7F" w:rsidP="00162F7F">
            <w:pPr>
              <w:pStyle w:val="KeinLeerraum"/>
              <w:jc w:val="center"/>
              <w:rPr>
                <w:noProof/>
                <w:sz w:val="18"/>
                <w:szCs w:val="18"/>
              </w:rPr>
            </w:pPr>
            <w:r w:rsidRPr="00DC770F">
              <w:rPr>
                <w:noProof/>
                <w:sz w:val="18"/>
                <w:szCs w:val="18"/>
              </w:rPr>
              <w:t>*Tertiary education level attained</w:t>
            </w:r>
          </w:p>
        </w:tc>
        <w:tc>
          <w:tcPr>
            <w:tcW w:w="1105" w:type="dxa"/>
            <w:tcBorders>
              <w:right w:val="single" w:sz="4" w:space="0" w:color="auto"/>
            </w:tcBorders>
            <w:noWrap/>
            <w:hideMark/>
          </w:tcPr>
          <w:p w14:paraId="2403CE4F" w14:textId="77777777" w:rsidR="00162F7F" w:rsidRPr="00DC770F" w:rsidRDefault="00162F7F" w:rsidP="00162F7F">
            <w:pPr>
              <w:pStyle w:val="KeinLeerraum"/>
              <w:jc w:val="center"/>
              <w:rPr>
                <w:noProof/>
                <w:sz w:val="18"/>
                <w:szCs w:val="18"/>
              </w:rPr>
            </w:pPr>
            <w:r w:rsidRPr="00DC770F">
              <w:rPr>
                <w:noProof/>
                <w:sz w:val="18"/>
                <w:szCs w:val="18"/>
              </w:rPr>
              <w:t>38</w:t>
            </w:r>
          </w:p>
        </w:tc>
        <w:tc>
          <w:tcPr>
            <w:tcW w:w="1947" w:type="dxa"/>
            <w:gridSpan w:val="2"/>
            <w:tcBorders>
              <w:left w:val="single" w:sz="4" w:space="0" w:color="auto"/>
            </w:tcBorders>
            <w:noWrap/>
            <w:hideMark/>
          </w:tcPr>
          <w:p w14:paraId="410E79E0" w14:textId="77777777" w:rsidR="00162F7F" w:rsidRPr="00DC770F" w:rsidRDefault="00162F7F" w:rsidP="00162F7F">
            <w:pPr>
              <w:pStyle w:val="KeinLeerraum"/>
              <w:jc w:val="center"/>
              <w:rPr>
                <w:noProof/>
                <w:sz w:val="18"/>
                <w:szCs w:val="18"/>
              </w:rPr>
            </w:pPr>
            <w:r w:rsidRPr="00DC770F">
              <w:rPr>
                <w:noProof/>
                <w:sz w:val="18"/>
                <w:szCs w:val="18"/>
              </w:rPr>
              <w:t>Number of HH members</w:t>
            </w:r>
          </w:p>
        </w:tc>
        <w:tc>
          <w:tcPr>
            <w:tcW w:w="1105" w:type="dxa"/>
            <w:tcBorders>
              <w:right w:val="single" w:sz="4" w:space="0" w:color="auto"/>
            </w:tcBorders>
            <w:noWrap/>
            <w:hideMark/>
          </w:tcPr>
          <w:p w14:paraId="636663A9" w14:textId="77777777" w:rsidR="00162F7F" w:rsidRPr="00DC770F" w:rsidRDefault="00162F7F" w:rsidP="00162F7F">
            <w:pPr>
              <w:pStyle w:val="KeinLeerraum"/>
              <w:jc w:val="center"/>
              <w:rPr>
                <w:noProof/>
                <w:sz w:val="18"/>
                <w:szCs w:val="18"/>
              </w:rPr>
            </w:pPr>
            <w:r w:rsidRPr="00DC770F">
              <w:rPr>
                <w:noProof/>
                <w:sz w:val="18"/>
                <w:szCs w:val="18"/>
              </w:rPr>
              <w:t>33</w:t>
            </w:r>
          </w:p>
        </w:tc>
        <w:tc>
          <w:tcPr>
            <w:tcW w:w="1947" w:type="dxa"/>
            <w:gridSpan w:val="2"/>
            <w:tcBorders>
              <w:left w:val="single" w:sz="4" w:space="0" w:color="auto"/>
            </w:tcBorders>
            <w:noWrap/>
            <w:hideMark/>
          </w:tcPr>
          <w:p w14:paraId="6A0A29B3" w14:textId="77777777" w:rsidR="00162F7F" w:rsidRPr="00DC770F" w:rsidRDefault="00162F7F" w:rsidP="00162F7F">
            <w:pPr>
              <w:pStyle w:val="KeinLeerraum"/>
              <w:jc w:val="center"/>
              <w:rPr>
                <w:noProof/>
                <w:sz w:val="18"/>
                <w:szCs w:val="18"/>
              </w:rPr>
            </w:pPr>
            <w:r w:rsidRPr="00DC770F">
              <w:rPr>
                <w:noProof/>
                <w:sz w:val="18"/>
                <w:szCs w:val="18"/>
              </w:rPr>
              <w:t>Ideal number of children</w:t>
            </w:r>
          </w:p>
        </w:tc>
        <w:tc>
          <w:tcPr>
            <w:tcW w:w="1105" w:type="dxa"/>
            <w:noWrap/>
            <w:hideMark/>
          </w:tcPr>
          <w:p w14:paraId="22EEBA08" w14:textId="77777777" w:rsidR="00162F7F" w:rsidRPr="00DC770F" w:rsidRDefault="00162F7F" w:rsidP="00162F7F">
            <w:pPr>
              <w:pStyle w:val="KeinLeerraum"/>
              <w:jc w:val="center"/>
              <w:rPr>
                <w:noProof/>
                <w:sz w:val="18"/>
                <w:szCs w:val="18"/>
              </w:rPr>
            </w:pPr>
            <w:r w:rsidRPr="00DC770F">
              <w:rPr>
                <w:noProof/>
                <w:sz w:val="18"/>
                <w:szCs w:val="18"/>
              </w:rPr>
              <w:t>25</w:t>
            </w:r>
          </w:p>
        </w:tc>
      </w:tr>
      <w:tr w:rsidR="00162F7F" w:rsidRPr="00DC770F" w14:paraId="76E867CE" w14:textId="77777777" w:rsidTr="00162F7F">
        <w:trPr>
          <w:gridAfter w:val="1"/>
          <w:wAfter w:w="7" w:type="dxa"/>
          <w:trHeight w:val="290"/>
        </w:trPr>
        <w:tc>
          <w:tcPr>
            <w:tcW w:w="1418" w:type="dxa"/>
            <w:tcBorders>
              <w:right w:val="single" w:sz="4" w:space="0" w:color="auto"/>
            </w:tcBorders>
            <w:noWrap/>
            <w:hideMark/>
          </w:tcPr>
          <w:p w14:paraId="72E5AF92" w14:textId="4C7CE121" w:rsidR="00162F7F" w:rsidRPr="00DC770F" w:rsidRDefault="00162F7F" w:rsidP="00162F7F">
            <w:pPr>
              <w:pStyle w:val="KeinLeerraum"/>
              <w:rPr>
                <w:noProof/>
                <w:sz w:val="18"/>
                <w:szCs w:val="18"/>
              </w:rPr>
            </w:pPr>
            <w:r w:rsidRPr="002A0CB6">
              <w:rPr>
                <w:noProof/>
                <w:sz w:val="18"/>
                <w:szCs w:val="18"/>
              </w:rPr>
              <w:t>Lesotho</w:t>
            </w:r>
          </w:p>
        </w:tc>
        <w:tc>
          <w:tcPr>
            <w:tcW w:w="1465" w:type="dxa"/>
            <w:tcBorders>
              <w:left w:val="single" w:sz="4" w:space="0" w:color="auto"/>
            </w:tcBorders>
            <w:noWrap/>
            <w:hideMark/>
          </w:tcPr>
          <w:p w14:paraId="708D719E" w14:textId="77777777" w:rsidR="00162F7F" w:rsidRPr="00DC770F" w:rsidRDefault="00162F7F" w:rsidP="00162F7F">
            <w:pPr>
              <w:pStyle w:val="KeinLeerraum"/>
              <w:jc w:val="center"/>
              <w:rPr>
                <w:noProof/>
                <w:sz w:val="18"/>
                <w:szCs w:val="18"/>
              </w:rPr>
            </w:pPr>
            <w:r w:rsidRPr="00DC770F">
              <w:rPr>
                <w:noProof/>
                <w:sz w:val="18"/>
                <w:szCs w:val="18"/>
              </w:rPr>
              <w:t>Number of HH members</w:t>
            </w:r>
          </w:p>
        </w:tc>
        <w:tc>
          <w:tcPr>
            <w:tcW w:w="1105" w:type="dxa"/>
            <w:tcBorders>
              <w:right w:val="single" w:sz="4" w:space="0" w:color="auto"/>
            </w:tcBorders>
            <w:noWrap/>
            <w:hideMark/>
          </w:tcPr>
          <w:p w14:paraId="7D4CA4B8" w14:textId="77777777" w:rsidR="00162F7F" w:rsidRPr="00DC770F" w:rsidRDefault="00162F7F" w:rsidP="00162F7F">
            <w:pPr>
              <w:pStyle w:val="KeinLeerraum"/>
              <w:jc w:val="center"/>
              <w:rPr>
                <w:noProof/>
                <w:sz w:val="18"/>
                <w:szCs w:val="18"/>
              </w:rPr>
            </w:pPr>
            <w:r w:rsidRPr="00DC770F">
              <w:rPr>
                <w:noProof/>
                <w:sz w:val="18"/>
                <w:szCs w:val="18"/>
              </w:rPr>
              <w:t>100</w:t>
            </w:r>
          </w:p>
        </w:tc>
        <w:tc>
          <w:tcPr>
            <w:tcW w:w="1663" w:type="dxa"/>
            <w:tcBorders>
              <w:left w:val="single" w:sz="4" w:space="0" w:color="auto"/>
            </w:tcBorders>
            <w:noWrap/>
            <w:hideMark/>
          </w:tcPr>
          <w:p w14:paraId="00581D76" w14:textId="77777777" w:rsidR="00162F7F" w:rsidRPr="00DC770F" w:rsidRDefault="00162F7F" w:rsidP="00162F7F">
            <w:pPr>
              <w:pStyle w:val="KeinLeerraum"/>
              <w:jc w:val="center"/>
              <w:rPr>
                <w:noProof/>
                <w:sz w:val="18"/>
                <w:szCs w:val="18"/>
              </w:rPr>
            </w:pPr>
            <w:r w:rsidRPr="00DC770F">
              <w:rPr>
                <w:noProof/>
                <w:sz w:val="18"/>
                <w:szCs w:val="18"/>
              </w:rPr>
              <w:t>*Tertiary education level attained</w:t>
            </w:r>
          </w:p>
        </w:tc>
        <w:tc>
          <w:tcPr>
            <w:tcW w:w="1105" w:type="dxa"/>
            <w:tcBorders>
              <w:right w:val="single" w:sz="4" w:space="0" w:color="auto"/>
            </w:tcBorders>
            <w:noWrap/>
            <w:hideMark/>
          </w:tcPr>
          <w:p w14:paraId="4F6ED9A9" w14:textId="77777777" w:rsidR="00162F7F" w:rsidRPr="00DC770F" w:rsidRDefault="00162F7F" w:rsidP="00162F7F">
            <w:pPr>
              <w:pStyle w:val="KeinLeerraum"/>
              <w:jc w:val="center"/>
              <w:rPr>
                <w:noProof/>
                <w:sz w:val="18"/>
                <w:szCs w:val="18"/>
              </w:rPr>
            </w:pPr>
            <w:r w:rsidRPr="00DC770F">
              <w:rPr>
                <w:noProof/>
                <w:sz w:val="18"/>
                <w:szCs w:val="18"/>
              </w:rPr>
              <w:t>100</w:t>
            </w:r>
          </w:p>
        </w:tc>
        <w:tc>
          <w:tcPr>
            <w:tcW w:w="1663" w:type="dxa"/>
            <w:gridSpan w:val="2"/>
            <w:tcBorders>
              <w:left w:val="single" w:sz="4" w:space="0" w:color="auto"/>
            </w:tcBorders>
            <w:noWrap/>
            <w:hideMark/>
          </w:tcPr>
          <w:p w14:paraId="6AA0FF29" w14:textId="77777777" w:rsidR="00162F7F" w:rsidRPr="00DC770F" w:rsidRDefault="00162F7F" w:rsidP="00162F7F">
            <w:pPr>
              <w:pStyle w:val="KeinLeerraum"/>
              <w:jc w:val="center"/>
              <w:rPr>
                <w:noProof/>
                <w:sz w:val="18"/>
                <w:szCs w:val="18"/>
              </w:rPr>
            </w:pPr>
            <w:r w:rsidRPr="00DC770F">
              <w:rPr>
                <w:noProof/>
                <w:sz w:val="18"/>
                <w:szCs w:val="18"/>
              </w:rPr>
              <w:t>Number of trips woman took in last 12 months</w:t>
            </w:r>
          </w:p>
        </w:tc>
        <w:tc>
          <w:tcPr>
            <w:tcW w:w="1105" w:type="dxa"/>
            <w:tcBorders>
              <w:right w:val="single" w:sz="4" w:space="0" w:color="auto"/>
            </w:tcBorders>
            <w:noWrap/>
            <w:hideMark/>
          </w:tcPr>
          <w:p w14:paraId="3D69BD28" w14:textId="77777777" w:rsidR="00162F7F" w:rsidRPr="00DC770F" w:rsidRDefault="00162F7F" w:rsidP="00162F7F">
            <w:pPr>
              <w:pStyle w:val="KeinLeerraum"/>
              <w:jc w:val="center"/>
              <w:rPr>
                <w:noProof/>
                <w:sz w:val="18"/>
                <w:szCs w:val="18"/>
              </w:rPr>
            </w:pPr>
            <w:r w:rsidRPr="00DC770F">
              <w:rPr>
                <w:noProof/>
                <w:sz w:val="18"/>
                <w:szCs w:val="18"/>
              </w:rPr>
              <w:t>85</w:t>
            </w:r>
          </w:p>
        </w:tc>
        <w:tc>
          <w:tcPr>
            <w:tcW w:w="1947" w:type="dxa"/>
            <w:gridSpan w:val="2"/>
            <w:tcBorders>
              <w:left w:val="single" w:sz="4" w:space="0" w:color="auto"/>
            </w:tcBorders>
            <w:noWrap/>
            <w:hideMark/>
          </w:tcPr>
          <w:p w14:paraId="1C8A8BA3" w14:textId="77777777" w:rsidR="00162F7F" w:rsidRPr="00DC770F" w:rsidRDefault="00162F7F" w:rsidP="00162F7F">
            <w:pPr>
              <w:pStyle w:val="KeinLeerraum"/>
              <w:jc w:val="center"/>
              <w:rPr>
                <w:noProof/>
                <w:sz w:val="18"/>
                <w:szCs w:val="18"/>
              </w:rPr>
            </w:pPr>
            <w:r w:rsidRPr="00DC770F">
              <w:rPr>
                <w:noProof/>
                <w:sz w:val="18"/>
                <w:szCs w:val="18"/>
              </w:rPr>
              <w:t>Safe cooking fuel</w:t>
            </w:r>
          </w:p>
        </w:tc>
        <w:tc>
          <w:tcPr>
            <w:tcW w:w="1105" w:type="dxa"/>
            <w:tcBorders>
              <w:right w:val="single" w:sz="4" w:space="0" w:color="auto"/>
            </w:tcBorders>
            <w:noWrap/>
            <w:hideMark/>
          </w:tcPr>
          <w:p w14:paraId="0A1BB978" w14:textId="77777777" w:rsidR="00162F7F" w:rsidRPr="00DC770F" w:rsidRDefault="00162F7F" w:rsidP="00162F7F">
            <w:pPr>
              <w:pStyle w:val="KeinLeerraum"/>
              <w:jc w:val="center"/>
              <w:rPr>
                <w:noProof/>
                <w:sz w:val="18"/>
                <w:szCs w:val="18"/>
              </w:rPr>
            </w:pPr>
            <w:r w:rsidRPr="00DC770F">
              <w:rPr>
                <w:noProof/>
                <w:sz w:val="18"/>
                <w:szCs w:val="18"/>
              </w:rPr>
              <w:t>74</w:t>
            </w:r>
          </w:p>
        </w:tc>
        <w:tc>
          <w:tcPr>
            <w:tcW w:w="1947" w:type="dxa"/>
            <w:gridSpan w:val="2"/>
            <w:tcBorders>
              <w:left w:val="single" w:sz="4" w:space="0" w:color="auto"/>
            </w:tcBorders>
            <w:noWrap/>
            <w:hideMark/>
          </w:tcPr>
          <w:p w14:paraId="64A6EE7C" w14:textId="77777777" w:rsidR="00162F7F" w:rsidRPr="00DC770F" w:rsidRDefault="00162F7F" w:rsidP="00162F7F">
            <w:pPr>
              <w:pStyle w:val="KeinLeerraum"/>
              <w:jc w:val="center"/>
              <w:rPr>
                <w:noProof/>
                <w:sz w:val="18"/>
                <w:szCs w:val="18"/>
              </w:rPr>
            </w:pPr>
            <w:r w:rsidRPr="00DC770F">
              <w:rPr>
                <w:noProof/>
                <w:sz w:val="18"/>
                <w:szCs w:val="18"/>
              </w:rPr>
              <w:t>*5th wealthquintile</w:t>
            </w:r>
          </w:p>
        </w:tc>
        <w:tc>
          <w:tcPr>
            <w:tcW w:w="1105" w:type="dxa"/>
            <w:noWrap/>
            <w:hideMark/>
          </w:tcPr>
          <w:p w14:paraId="7317E63B" w14:textId="77777777" w:rsidR="00162F7F" w:rsidRPr="00DC770F" w:rsidRDefault="00162F7F" w:rsidP="00162F7F">
            <w:pPr>
              <w:pStyle w:val="KeinLeerraum"/>
              <w:jc w:val="center"/>
              <w:rPr>
                <w:noProof/>
                <w:sz w:val="18"/>
                <w:szCs w:val="18"/>
              </w:rPr>
            </w:pPr>
            <w:r w:rsidRPr="00DC770F">
              <w:rPr>
                <w:noProof/>
                <w:sz w:val="18"/>
                <w:szCs w:val="18"/>
              </w:rPr>
              <w:t>51</w:t>
            </w:r>
          </w:p>
        </w:tc>
      </w:tr>
      <w:tr w:rsidR="00162F7F" w:rsidRPr="00DC770F" w14:paraId="7DBA3BD8" w14:textId="77777777" w:rsidTr="00162F7F">
        <w:trPr>
          <w:gridAfter w:val="1"/>
          <w:wAfter w:w="7" w:type="dxa"/>
          <w:trHeight w:val="290"/>
        </w:trPr>
        <w:tc>
          <w:tcPr>
            <w:tcW w:w="1418" w:type="dxa"/>
            <w:tcBorders>
              <w:right w:val="single" w:sz="4" w:space="0" w:color="auto"/>
            </w:tcBorders>
            <w:noWrap/>
            <w:hideMark/>
          </w:tcPr>
          <w:p w14:paraId="4CE34C23" w14:textId="36E8BC6B" w:rsidR="00162F7F" w:rsidRPr="00DC770F" w:rsidRDefault="00162F7F" w:rsidP="00162F7F">
            <w:pPr>
              <w:pStyle w:val="KeinLeerraum"/>
              <w:rPr>
                <w:noProof/>
                <w:sz w:val="18"/>
                <w:szCs w:val="18"/>
              </w:rPr>
            </w:pPr>
            <w:r w:rsidRPr="002A0CB6">
              <w:rPr>
                <w:noProof/>
                <w:sz w:val="18"/>
                <w:szCs w:val="18"/>
              </w:rPr>
              <w:t>Liberia</w:t>
            </w:r>
          </w:p>
        </w:tc>
        <w:tc>
          <w:tcPr>
            <w:tcW w:w="1465" w:type="dxa"/>
            <w:tcBorders>
              <w:left w:val="single" w:sz="4" w:space="0" w:color="auto"/>
            </w:tcBorders>
            <w:noWrap/>
            <w:hideMark/>
          </w:tcPr>
          <w:p w14:paraId="46ECAFC2" w14:textId="77777777" w:rsidR="00162F7F" w:rsidRPr="00DC770F" w:rsidRDefault="00162F7F" w:rsidP="00162F7F">
            <w:pPr>
              <w:pStyle w:val="KeinLeerraum"/>
              <w:jc w:val="center"/>
              <w:rPr>
                <w:noProof/>
                <w:sz w:val="18"/>
                <w:szCs w:val="18"/>
              </w:rPr>
            </w:pPr>
            <w:r w:rsidRPr="00DC770F">
              <w:rPr>
                <w:noProof/>
                <w:sz w:val="18"/>
                <w:szCs w:val="18"/>
              </w:rPr>
              <w:t>*Exposure to mass media</w:t>
            </w:r>
          </w:p>
        </w:tc>
        <w:tc>
          <w:tcPr>
            <w:tcW w:w="1105" w:type="dxa"/>
            <w:tcBorders>
              <w:right w:val="single" w:sz="4" w:space="0" w:color="auto"/>
            </w:tcBorders>
            <w:noWrap/>
            <w:hideMark/>
          </w:tcPr>
          <w:p w14:paraId="011F858A" w14:textId="77777777" w:rsidR="00162F7F" w:rsidRPr="00DC770F" w:rsidRDefault="00162F7F" w:rsidP="00162F7F">
            <w:pPr>
              <w:pStyle w:val="KeinLeerraum"/>
              <w:jc w:val="center"/>
              <w:rPr>
                <w:noProof/>
                <w:sz w:val="18"/>
                <w:szCs w:val="18"/>
              </w:rPr>
            </w:pPr>
            <w:r w:rsidRPr="00DC770F">
              <w:rPr>
                <w:noProof/>
                <w:sz w:val="18"/>
                <w:szCs w:val="18"/>
              </w:rPr>
              <w:t>100</w:t>
            </w:r>
          </w:p>
        </w:tc>
        <w:tc>
          <w:tcPr>
            <w:tcW w:w="1663" w:type="dxa"/>
            <w:tcBorders>
              <w:left w:val="single" w:sz="4" w:space="0" w:color="auto"/>
            </w:tcBorders>
            <w:noWrap/>
            <w:hideMark/>
          </w:tcPr>
          <w:p w14:paraId="3152AD5D" w14:textId="77777777" w:rsidR="00162F7F" w:rsidRPr="00DC770F" w:rsidRDefault="00162F7F" w:rsidP="00162F7F">
            <w:pPr>
              <w:pStyle w:val="KeinLeerraum"/>
              <w:jc w:val="center"/>
              <w:rPr>
                <w:noProof/>
                <w:sz w:val="18"/>
                <w:szCs w:val="18"/>
              </w:rPr>
            </w:pPr>
            <w:r w:rsidRPr="00DC770F">
              <w:rPr>
                <w:noProof/>
                <w:sz w:val="18"/>
                <w:szCs w:val="18"/>
              </w:rPr>
              <w:t>Number of HH members</w:t>
            </w:r>
          </w:p>
        </w:tc>
        <w:tc>
          <w:tcPr>
            <w:tcW w:w="1105" w:type="dxa"/>
            <w:tcBorders>
              <w:right w:val="single" w:sz="4" w:space="0" w:color="auto"/>
            </w:tcBorders>
            <w:noWrap/>
            <w:hideMark/>
          </w:tcPr>
          <w:p w14:paraId="4BD1A566" w14:textId="77777777" w:rsidR="00162F7F" w:rsidRPr="00DC770F" w:rsidRDefault="00162F7F" w:rsidP="00162F7F">
            <w:pPr>
              <w:pStyle w:val="KeinLeerraum"/>
              <w:jc w:val="center"/>
              <w:rPr>
                <w:noProof/>
                <w:sz w:val="18"/>
                <w:szCs w:val="18"/>
              </w:rPr>
            </w:pPr>
            <w:r w:rsidRPr="00DC770F">
              <w:rPr>
                <w:noProof/>
                <w:sz w:val="18"/>
                <w:szCs w:val="18"/>
              </w:rPr>
              <w:t>79</w:t>
            </w:r>
          </w:p>
        </w:tc>
        <w:tc>
          <w:tcPr>
            <w:tcW w:w="1663" w:type="dxa"/>
            <w:gridSpan w:val="2"/>
            <w:tcBorders>
              <w:left w:val="single" w:sz="4" w:space="0" w:color="auto"/>
            </w:tcBorders>
            <w:noWrap/>
            <w:hideMark/>
          </w:tcPr>
          <w:p w14:paraId="44C30C83" w14:textId="77777777" w:rsidR="00162F7F" w:rsidRPr="00DC770F" w:rsidRDefault="00162F7F" w:rsidP="00162F7F">
            <w:pPr>
              <w:pStyle w:val="KeinLeerraum"/>
              <w:jc w:val="center"/>
              <w:rPr>
                <w:noProof/>
                <w:sz w:val="18"/>
                <w:szCs w:val="18"/>
              </w:rPr>
            </w:pPr>
            <w:r w:rsidRPr="00DC770F">
              <w:rPr>
                <w:noProof/>
                <w:sz w:val="18"/>
                <w:szCs w:val="18"/>
              </w:rPr>
              <w:t>*HH has exposure to mass media</w:t>
            </w:r>
          </w:p>
        </w:tc>
        <w:tc>
          <w:tcPr>
            <w:tcW w:w="1105" w:type="dxa"/>
            <w:tcBorders>
              <w:right w:val="single" w:sz="4" w:space="0" w:color="auto"/>
            </w:tcBorders>
            <w:noWrap/>
            <w:hideMark/>
          </w:tcPr>
          <w:p w14:paraId="09C3E6A5" w14:textId="77777777" w:rsidR="00162F7F" w:rsidRPr="00DC770F" w:rsidRDefault="00162F7F" w:rsidP="00162F7F">
            <w:pPr>
              <w:pStyle w:val="KeinLeerraum"/>
              <w:jc w:val="center"/>
              <w:rPr>
                <w:noProof/>
                <w:sz w:val="18"/>
                <w:szCs w:val="18"/>
              </w:rPr>
            </w:pPr>
            <w:r w:rsidRPr="00DC770F">
              <w:rPr>
                <w:noProof/>
                <w:sz w:val="18"/>
                <w:szCs w:val="18"/>
              </w:rPr>
              <w:t>73</w:t>
            </w:r>
          </w:p>
        </w:tc>
        <w:tc>
          <w:tcPr>
            <w:tcW w:w="1947" w:type="dxa"/>
            <w:gridSpan w:val="2"/>
            <w:tcBorders>
              <w:left w:val="single" w:sz="4" w:space="0" w:color="auto"/>
            </w:tcBorders>
            <w:noWrap/>
            <w:hideMark/>
          </w:tcPr>
          <w:p w14:paraId="3B73EE61" w14:textId="77777777" w:rsidR="00162F7F" w:rsidRPr="00DC770F" w:rsidRDefault="00162F7F" w:rsidP="00162F7F">
            <w:pPr>
              <w:pStyle w:val="KeinLeerraum"/>
              <w:jc w:val="center"/>
              <w:rPr>
                <w:noProof/>
                <w:sz w:val="18"/>
                <w:szCs w:val="18"/>
              </w:rPr>
            </w:pPr>
            <w:r w:rsidRPr="00DC770F">
              <w:rPr>
                <w:noProof/>
                <w:sz w:val="18"/>
                <w:szCs w:val="18"/>
              </w:rPr>
              <w:t>Ideal number of children</w:t>
            </w:r>
          </w:p>
        </w:tc>
        <w:tc>
          <w:tcPr>
            <w:tcW w:w="1105" w:type="dxa"/>
            <w:tcBorders>
              <w:right w:val="single" w:sz="4" w:space="0" w:color="auto"/>
            </w:tcBorders>
            <w:noWrap/>
            <w:hideMark/>
          </w:tcPr>
          <w:p w14:paraId="698CE00B" w14:textId="77777777" w:rsidR="00162F7F" w:rsidRPr="00DC770F" w:rsidRDefault="00162F7F" w:rsidP="00162F7F">
            <w:pPr>
              <w:pStyle w:val="KeinLeerraum"/>
              <w:jc w:val="center"/>
              <w:rPr>
                <w:noProof/>
                <w:sz w:val="18"/>
                <w:szCs w:val="18"/>
              </w:rPr>
            </w:pPr>
            <w:r w:rsidRPr="00DC770F">
              <w:rPr>
                <w:noProof/>
                <w:sz w:val="18"/>
                <w:szCs w:val="18"/>
              </w:rPr>
              <w:t>62</w:t>
            </w:r>
          </w:p>
        </w:tc>
        <w:tc>
          <w:tcPr>
            <w:tcW w:w="1947" w:type="dxa"/>
            <w:gridSpan w:val="2"/>
            <w:tcBorders>
              <w:left w:val="single" w:sz="4" w:space="0" w:color="auto"/>
            </w:tcBorders>
            <w:noWrap/>
            <w:hideMark/>
          </w:tcPr>
          <w:p w14:paraId="5C7BF9E9" w14:textId="77777777" w:rsidR="00162F7F" w:rsidRPr="00DC770F" w:rsidRDefault="00162F7F" w:rsidP="00162F7F">
            <w:pPr>
              <w:pStyle w:val="KeinLeerraum"/>
              <w:jc w:val="center"/>
              <w:rPr>
                <w:noProof/>
                <w:sz w:val="18"/>
                <w:szCs w:val="18"/>
              </w:rPr>
            </w:pPr>
            <w:r w:rsidRPr="00DC770F">
              <w:rPr>
                <w:noProof/>
                <w:sz w:val="18"/>
                <w:szCs w:val="18"/>
              </w:rPr>
              <w:t>HH has owns land usable for agriculture</w:t>
            </w:r>
          </w:p>
        </w:tc>
        <w:tc>
          <w:tcPr>
            <w:tcW w:w="1105" w:type="dxa"/>
            <w:noWrap/>
            <w:hideMark/>
          </w:tcPr>
          <w:p w14:paraId="1B2F3969" w14:textId="77777777" w:rsidR="00162F7F" w:rsidRPr="00DC770F" w:rsidRDefault="00162F7F" w:rsidP="00162F7F">
            <w:pPr>
              <w:pStyle w:val="KeinLeerraum"/>
              <w:jc w:val="center"/>
              <w:rPr>
                <w:noProof/>
                <w:sz w:val="18"/>
                <w:szCs w:val="18"/>
              </w:rPr>
            </w:pPr>
            <w:r w:rsidRPr="00DC770F">
              <w:rPr>
                <w:noProof/>
                <w:sz w:val="18"/>
                <w:szCs w:val="18"/>
              </w:rPr>
              <w:t>54</w:t>
            </w:r>
          </w:p>
        </w:tc>
      </w:tr>
      <w:tr w:rsidR="00162F7F" w:rsidRPr="00DC770F" w14:paraId="78129456" w14:textId="77777777" w:rsidTr="00162F7F">
        <w:trPr>
          <w:gridAfter w:val="1"/>
          <w:wAfter w:w="7" w:type="dxa"/>
          <w:trHeight w:val="290"/>
        </w:trPr>
        <w:tc>
          <w:tcPr>
            <w:tcW w:w="1418" w:type="dxa"/>
            <w:tcBorders>
              <w:right w:val="single" w:sz="4" w:space="0" w:color="auto"/>
            </w:tcBorders>
            <w:noWrap/>
            <w:hideMark/>
          </w:tcPr>
          <w:p w14:paraId="6C96D157" w14:textId="6EFC6D58" w:rsidR="00162F7F" w:rsidRPr="00DC770F" w:rsidRDefault="00162F7F" w:rsidP="00162F7F">
            <w:pPr>
              <w:pStyle w:val="KeinLeerraum"/>
              <w:rPr>
                <w:noProof/>
                <w:sz w:val="18"/>
                <w:szCs w:val="18"/>
              </w:rPr>
            </w:pPr>
            <w:r w:rsidRPr="002A0CB6">
              <w:rPr>
                <w:noProof/>
                <w:sz w:val="18"/>
                <w:szCs w:val="18"/>
              </w:rPr>
              <w:t>Madagascar</w:t>
            </w:r>
          </w:p>
        </w:tc>
        <w:tc>
          <w:tcPr>
            <w:tcW w:w="1465" w:type="dxa"/>
            <w:tcBorders>
              <w:left w:val="single" w:sz="4" w:space="0" w:color="auto"/>
            </w:tcBorders>
            <w:noWrap/>
            <w:hideMark/>
          </w:tcPr>
          <w:p w14:paraId="70E9EAD1" w14:textId="77777777" w:rsidR="00162F7F" w:rsidRPr="00DC770F" w:rsidRDefault="00162F7F" w:rsidP="00162F7F">
            <w:pPr>
              <w:pStyle w:val="KeinLeerraum"/>
              <w:jc w:val="center"/>
              <w:rPr>
                <w:noProof/>
                <w:sz w:val="18"/>
                <w:szCs w:val="18"/>
              </w:rPr>
            </w:pPr>
            <w:r w:rsidRPr="00DC770F">
              <w:rPr>
                <w:noProof/>
                <w:sz w:val="18"/>
                <w:szCs w:val="18"/>
              </w:rPr>
              <w:t>Has bankaccount</w:t>
            </w:r>
          </w:p>
        </w:tc>
        <w:tc>
          <w:tcPr>
            <w:tcW w:w="1105" w:type="dxa"/>
            <w:tcBorders>
              <w:right w:val="single" w:sz="4" w:space="0" w:color="auto"/>
            </w:tcBorders>
            <w:noWrap/>
            <w:hideMark/>
          </w:tcPr>
          <w:p w14:paraId="58E249A3" w14:textId="77777777" w:rsidR="00162F7F" w:rsidRPr="00DC770F" w:rsidRDefault="00162F7F" w:rsidP="00162F7F">
            <w:pPr>
              <w:pStyle w:val="KeinLeerraum"/>
              <w:jc w:val="center"/>
              <w:rPr>
                <w:noProof/>
                <w:sz w:val="18"/>
                <w:szCs w:val="18"/>
              </w:rPr>
            </w:pPr>
            <w:r w:rsidRPr="00DC770F">
              <w:rPr>
                <w:noProof/>
                <w:sz w:val="18"/>
                <w:szCs w:val="18"/>
              </w:rPr>
              <w:t>100</w:t>
            </w:r>
          </w:p>
        </w:tc>
        <w:tc>
          <w:tcPr>
            <w:tcW w:w="1663" w:type="dxa"/>
            <w:tcBorders>
              <w:left w:val="single" w:sz="4" w:space="0" w:color="auto"/>
            </w:tcBorders>
            <w:noWrap/>
            <w:hideMark/>
          </w:tcPr>
          <w:p w14:paraId="7C2FD9D6" w14:textId="77777777" w:rsidR="00162F7F" w:rsidRPr="00DC770F" w:rsidRDefault="00162F7F" w:rsidP="00162F7F">
            <w:pPr>
              <w:pStyle w:val="KeinLeerraum"/>
              <w:jc w:val="center"/>
              <w:rPr>
                <w:noProof/>
                <w:sz w:val="18"/>
                <w:szCs w:val="18"/>
              </w:rPr>
            </w:pPr>
            <w:r w:rsidRPr="00DC770F">
              <w:rPr>
                <w:noProof/>
                <w:sz w:val="18"/>
                <w:szCs w:val="18"/>
              </w:rPr>
              <w:t>HH has television</w:t>
            </w:r>
          </w:p>
        </w:tc>
        <w:tc>
          <w:tcPr>
            <w:tcW w:w="1105" w:type="dxa"/>
            <w:tcBorders>
              <w:right w:val="single" w:sz="4" w:space="0" w:color="auto"/>
            </w:tcBorders>
            <w:noWrap/>
            <w:hideMark/>
          </w:tcPr>
          <w:p w14:paraId="52C4EEF6" w14:textId="77777777" w:rsidR="00162F7F" w:rsidRPr="00DC770F" w:rsidRDefault="00162F7F" w:rsidP="00162F7F">
            <w:pPr>
              <w:pStyle w:val="KeinLeerraum"/>
              <w:jc w:val="center"/>
              <w:rPr>
                <w:noProof/>
                <w:sz w:val="18"/>
                <w:szCs w:val="18"/>
              </w:rPr>
            </w:pPr>
            <w:r w:rsidRPr="00DC770F">
              <w:rPr>
                <w:noProof/>
                <w:sz w:val="18"/>
                <w:szCs w:val="18"/>
              </w:rPr>
              <w:t>73</w:t>
            </w:r>
          </w:p>
        </w:tc>
        <w:tc>
          <w:tcPr>
            <w:tcW w:w="1663" w:type="dxa"/>
            <w:gridSpan w:val="2"/>
            <w:tcBorders>
              <w:left w:val="single" w:sz="4" w:space="0" w:color="auto"/>
            </w:tcBorders>
            <w:noWrap/>
            <w:hideMark/>
          </w:tcPr>
          <w:p w14:paraId="681035E5" w14:textId="77777777" w:rsidR="00162F7F" w:rsidRPr="00DC770F" w:rsidRDefault="00162F7F" w:rsidP="00162F7F">
            <w:pPr>
              <w:pStyle w:val="KeinLeerraum"/>
              <w:jc w:val="center"/>
              <w:rPr>
                <w:noProof/>
                <w:sz w:val="18"/>
                <w:szCs w:val="18"/>
              </w:rPr>
            </w:pPr>
            <w:r w:rsidRPr="00DC770F">
              <w:rPr>
                <w:noProof/>
                <w:sz w:val="18"/>
                <w:szCs w:val="18"/>
              </w:rPr>
              <w:t>*5th wealthquintile</w:t>
            </w:r>
          </w:p>
        </w:tc>
        <w:tc>
          <w:tcPr>
            <w:tcW w:w="1105" w:type="dxa"/>
            <w:tcBorders>
              <w:right w:val="single" w:sz="4" w:space="0" w:color="auto"/>
            </w:tcBorders>
            <w:noWrap/>
            <w:hideMark/>
          </w:tcPr>
          <w:p w14:paraId="50F08CEC" w14:textId="77777777" w:rsidR="00162F7F" w:rsidRPr="00DC770F" w:rsidRDefault="00162F7F" w:rsidP="00162F7F">
            <w:pPr>
              <w:pStyle w:val="KeinLeerraum"/>
              <w:jc w:val="center"/>
              <w:rPr>
                <w:noProof/>
                <w:sz w:val="18"/>
                <w:szCs w:val="18"/>
              </w:rPr>
            </w:pPr>
            <w:r w:rsidRPr="00DC770F">
              <w:rPr>
                <w:noProof/>
                <w:sz w:val="18"/>
                <w:szCs w:val="18"/>
              </w:rPr>
              <w:t>65</w:t>
            </w:r>
          </w:p>
        </w:tc>
        <w:tc>
          <w:tcPr>
            <w:tcW w:w="1947" w:type="dxa"/>
            <w:gridSpan w:val="2"/>
            <w:tcBorders>
              <w:left w:val="single" w:sz="4" w:space="0" w:color="auto"/>
            </w:tcBorders>
            <w:noWrap/>
            <w:hideMark/>
          </w:tcPr>
          <w:p w14:paraId="375B27CE" w14:textId="77777777" w:rsidR="00162F7F" w:rsidRPr="00DC770F" w:rsidRDefault="00162F7F" w:rsidP="00162F7F">
            <w:pPr>
              <w:pStyle w:val="KeinLeerraum"/>
              <w:jc w:val="center"/>
              <w:rPr>
                <w:noProof/>
                <w:sz w:val="18"/>
                <w:szCs w:val="18"/>
              </w:rPr>
            </w:pPr>
            <w:r w:rsidRPr="00DC770F">
              <w:rPr>
                <w:noProof/>
                <w:sz w:val="18"/>
                <w:szCs w:val="18"/>
              </w:rPr>
              <w:t>Number of HH members</w:t>
            </w:r>
          </w:p>
        </w:tc>
        <w:tc>
          <w:tcPr>
            <w:tcW w:w="1105" w:type="dxa"/>
            <w:tcBorders>
              <w:right w:val="single" w:sz="4" w:space="0" w:color="auto"/>
            </w:tcBorders>
            <w:noWrap/>
            <w:hideMark/>
          </w:tcPr>
          <w:p w14:paraId="3F12DD28" w14:textId="77777777" w:rsidR="00162F7F" w:rsidRPr="00DC770F" w:rsidRDefault="00162F7F" w:rsidP="00162F7F">
            <w:pPr>
              <w:pStyle w:val="KeinLeerraum"/>
              <w:jc w:val="center"/>
              <w:rPr>
                <w:noProof/>
                <w:sz w:val="18"/>
                <w:szCs w:val="18"/>
              </w:rPr>
            </w:pPr>
            <w:r w:rsidRPr="00DC770F">
              <w:rPr>
                <w:noProof/>
                <w:sz w:val="18"/>
                <w:szCs w:val="18"/>
              </w:rPr>
              <w:t>40</w:t>
            </w:r>
          </w:p>
        </w:tc>
        <w:tc>
          <w:tcPr>
            <w:tcW w:w="1947" w:type="dxa"/>
            <w:gridSpan w:val="2"/>
            <w:tcBorders>
              <w:left w:val="single" w:sz="4" w:space="0" w:color="auto"/>
            </w:tcBorders>
            <w:noWrap/>
            <w:hideMark/>
          </w:tcPr>
          <w:p w14:paraId="51BB20C5" w14:textId="77777777" w:rsidR="00162F7F" w:rsidRPr="00DC770F" w:rsidRDefault="00162F7F" w:rsidP="00162F7F">
            <w:pPr>
              <w:pStyle w:val="KeinLeerraum"/>
              <w:jc w:val="center"/>
              <w:rPr>
                <w:noProof/>
                <w:sz w:val="18"/>
                <w:szCs w:val="18"/>
              </w:rPr>
            </w:pPr>
            <w:r w:rsidRPr="00DC770F">
              <w:rPr>
                <w:noProof/>
                <w:sz w:val="18"/>
                <w:szCs w:val="18"/>
              </w:rPr>
              <w:t>Ideal number of children</w:t>
            </w:r>
          </w:p>
        </w:tc>
        <w:tc>
          <w:tcPr>
            <w:tcW w:w="1105" w:type="dxa"/>
            <w:noWrap/>
            <w:hideMark/>
          </w:tcPr>
          <w:p w14:paraId="12E50C39" w14:textId="77777777" w:rsidR="00162F7F" w:rsidRPr="00DC770F" w:rsidRDefault="00162F7F" w:rsidP="00162F7F">
            <w:pPr>
              <w:pStyle w:val="KeinLeerraum"/>
              <w:jc w:val="center"/>
              <w:rPr>
                <w:noProof/>
                <w:sz w:val="18"/>
                <w:szCs w:val="18"/>
              </w:rPr>
            </w:pPr>
            <w:r w:rsidRPr="00DC770F">
              <w:rPr>
                <w:noProof/>
                <w:sz w:val="18"/>
                <w:szCs w:val="18"/>
              </w:rPr>
              <w:t>30</w:t>
            </w:r>
          </w:p>
        </w:tc>
      </w:tr>
      <w:tr w:rsidR="00162F7F" w:rsidRPr="00DC770F" w14:paraId="3037D248" w14:textId="77777777" w:rsidTr="00162F7F">
        <w:trPr>
          <w:gridAfter w:val="1"/>
          <w:wAfter w:w="7" w:type="dxa"/>
          <w:trHeight w:val="290"/>
        </w:trPr>
        <w:tc>
          <w:tcPr>
            <w:tcW w:w="1418" w:type="dxa"/>
            <w:tcBorders>
              <w:right w:val="single" w:sz="4" w:space="0" w:color="auto"/>
            </w:tcBorders>
            <w:noWrap/>
            <w:hideMark/>
          </w:tcPr>
          <w:p w14:paraId="7BD198D5" w14:textId="25C6E3C2" w:rsidR="00162F7F" w:rsidRPr="00DC770F" w:rsidRDefault="00162F7F" w:rsidP="00162F7F">
            <w:pPr>
              <w:pStyle w:val="KeinLeerraum"/>
              <w:rPr>
                <w:noProof/>
                <w:sz w:val="18"/>
                <w:szCs w:val="18"/>
              </w:rPr>
            </w:pPr>
            <w:r w:rsidRPr="002A0CB6">
              <w:rPr>
                <w:noProof/>
                <w:sz w:val="18"/>
                <w:szCs w:val="18"/>
              </w:rPr>
              <w:t>Malawi</w:t>
            </w:r>
          </w:p>
        </w:tc>
        <w:tc>
          <w:tcPr>
            <w:tcW w:w="1465" w:type="dxa"/>
            <w:tcBorders>
              <w:left w:val="single" w:sz="4" w:space="0" w:color="auto"/>
            </w:tcBorders>
            <w:noWrap/>
            <w:hideMark/>
          </w:tcPr>
          <w:p w14:paraId="32E10B4E" w14:textId="77777777" w:rsidR="00162F7F" w:rsidRPr="00DC770F" w:rsidRDefault="00162F7F" w:rsidP="00162F7F">
            <w:pPr>
              <w:pStyle w:val="KeinLeerraum"/>
              <w:jc w:val="center"/>
              <w:rPr>
                <w:noProof/>
                <w:sz w:val="18"/>
                <w:szCs w:val="18"/>
              </w:rPr>
            </w:pPr>
            <w:r w:rsidRPr="00DC770F">
              <w:rPr>
                <w:noProof/>
                <w:sz w:val="18"/>
                <w:szCs w:val="18"/>
              </w:rPr>
              <w:t>HH has electricity</w:t>
            </w:r>
          </w:p>
        </w:tc>
        <w:tc>
          <w:tcPr>
            <w:tcW w:w="1105" w:type="dxa"/>
            <w:tcBorders>
              <w:right w:val="single" w:sz="4" w:space="0" w:color="auto"/>
            </w:tcBorders>
            <w:noWrap/>
            <w:hideMark/>
          </w:tcPr>
          <w:p w14:paraId="7E7B86C6" w14:textId="77777777" w:rsidR="00162F7F" w:rsidRPr="00DC770F" w:rsidRDefault="00162F7F" w:rsidP="00162F7F">
            <w:pPr>
              <w:pStyle w:val="KeinLeerraum"/>
              <w:jc w:val="center"/>
              <w:rPr>
                <w:noProof/>
                <w:sz w:val="18"/>
                <w:szCs w:val="18"/>
              </w:rPr>
            </w:pPr>
            <w:r w:rsidRPr="00DC770F">
              <w:rPr>
                <w:noProof/>
                <w:sz w:val="18"/>
                <w:szCs w:val="18"/>
              </w:rPr>
              <w:t>100</w:t>
            </w:r>
          </w:p>
        </w:tc>
        <w:tc>
          <w:tcPr>
            <w:tcW w:w="1663" w:type="dxa"/>
            <w:tcBorders>
              <w:left w:val="single" w:sz="4" w:space="0" w:color="auto"/>
            </w:tcBorders>
            <w:noWrap/>
            <w:hideMark/>
          </w:tcPr>
          <w:p w14:paraId="63EE5928" w14:textId="77777777" w:rsidR="00162F7F" w:rsidRPr="00DC770F" w:rsidRDefault="00162F7F" w:rsidP="00162F7F">
            <w:pPr>
              <w:pStyle w:val="KeinLeerraum"/>
              <w:jc w:val="center"/>
              <w:rPr>
                <w:noProof/>
                <w:sz w:val="18"/>
                <w:szCs w:val="18"/>
              </w:rPr>
            </w:pPr>
            <w:r w:rsidRPr="00DC770F">
              <w:rPr>
                <w:noProof/>
                <w:sz w:val="18"/>
                <w:szCs w:val="18"/>
              </w:rPr>
              <w:t>Has bankaccount</w:t>
            </w:r>
          </w:p>
        </w:tc>
        <w:tc>
          <w:tcPr>
            <w:tcW w:w="1105" w:type="dxa"/>
            <w:tcBorders>
              <w:right w:val="single" w:sz="4" w:space="0" w:color="auto"/>
            </w:tcBorders>
            <w:noWrap/>
            <w:hideMark/>
          </w:tcPr>
          <w:p w14:paraId="49DF3DDB" w14:textId="77777777" w:rsidR="00162F7F" w:rsidRPr="00DC770F" w:rsidRDefault="00162F7F" w:rsidP="00162F7F">
            <w:pPr>
              <w:pStyle w:val="KeinLeerraum"/>
              <w:jc w:val="center"/>
              <w:rPr>
                <w:noProof/>
                <w:sz w:val="18"/>
                <w:szCs w:val="18"/>
              </w:rPr>
            </w:pPr>
            <w:r w:rsidRPr="00DC770F">
              <w:rPr>
                <w:noProof/>
                <w:sz w:val="18"/>
                <w:szCs w:val="18"/>
              </w:rPr>
              <w:t>94</w:t>
            </w:r>
          </w:p>
        </w:tc>
        <w:tc>
          <w:tcPr>
            <w:tcW w:w="1663" w:type="dxa"/>
            <w:gridSpan w:val="2"/>
            <w:tcBorders>
              <w:left w:val="single" w:sz="4" w:space="0" w:color="auto"/>
            </w:tcBorders>
            <w:noWrap/>
            <w:hideMark/>
          </w:tcPr>
          <w:p w14:paraId="1454CABC" w14:textId="77777777" w:rsidR="00162F7F" w:rsidRPr="00DC770F" w:rsidRDefault="00162F7F" w:rsidP="00162F7F">
            <w:pPr>
              <w:pStyle w:val="KeinLeerraum"/>
              <w:jc w:val="center"/>
              <w:rPr>
                <w:noProof/>
                <w:sz w:val="18"/>
                <w:szCs w:val="18"/>
              </w:rPr>
            </w:pPr>
            <w:r w:rsidRPr="00DC770F">
              <w:rPr>
                <w:noProof/>
                <w:sz w:val="18"/>
                <w:szCs w:val="18"/>
              </w:rPr>
              <w:t>Tertiary education level of HH head</w:t>
            </w:r>
          </w:p>
        </w:tc>
        <w:tc>
          <w:tcPr>
            <w:tcW w:w="1105" w:type="dxa"/>
            <w:tcBorders>
              <w:right w:val="single" w:sz="4" w:space="0" w:color="auto"/>
            </w:tcBorders>
            <w:noWrap/>
            <w:hideMark/>
          </w:tcPr>
          <w:p w14:paraId="13F24F6A" w14:textId="77777777" w:rsidR="00162F7F" w:rsidRPr="00DC770F" w:rsidRDefault="00162F7F" w:rsidP="00162F7F">
            <w:pPr>
              <w:pStyle w:val="KeinLeerraum"/>
              <w:jc w:val="center"/>
              <w:rPr>
                <w:noProof/>
                <w:sz w:val="18"/>
                <w:szCs w:val="18"/>
              </w:rPr>
            </w:pPr>
            <w:r w:rsidRPr="00DC770F">
              <w:rPr>
                <w:noProof/>
                <w:sz w:val="18"/>
                <w:szCs w:val="18"/>
              </w:rPr>
              <w:t>49</w:t>
            </w:r>
          </w:p>
        </w:tc>
        <w:tc>
          <w:tcPr>
            <w:tcW w:w="1947" w:type="dxa"/>
            <w:gridSpan w:val="2"/>
            <w:tcBorders>
              <w:left w:val="single" w:sz="4" w:space="0" w:color="auto"/>
            </w:tcBorders>
            <w:noWrap/>
            <w:hideMark/>
          </w:tcPr>
          <w:p w14:paraId="51DD4310" w14:textId="77777777" w:rsidR="00162F7F" w:rsidRPr="00DC770F" w:rsidRDefault="00162F7F" w:rsidP="00162F7F">
            <w:pPr>
              <w:pStyle w:val="KeinLeerraum"/>
              <w:jc w:val="center"/>
              <w:rPr>
                <w:noProof/>
                <w:sz w:val="18"/>
                <w:szCs w:val="18"/>
              </w:rPr>
            </w:pPr>
            <w:r w:rsidRPr="00DC770F">
              <w:rPr>
                <w:noProof/>
                <w:sz w:val="18"/>
                <w:szCs w:val="18"/>
              </w:rPr>
              <w:t>Number of HH members</w:t>
            </w:r>
          </w:p>
        </w:tc>
        <w:tc>
          <w:tcPr>
            <w:tcW w:w="1105" w:type="dxa"/>
            <w:tcBorders>
              <w:right w:val="single" w:sz="4" w:space="0" w:color="auto"/>
            </w:tcBorders>
            <w:noWrap/>
            <w:hideMark/>
          </w:tcPr>
          <w:p w14:paraId="3062A770" w14:textId="77777777" w:rsidR="00162F7F" w:rsidRPr="00DC770F" w:rsidRDefault="00162F7F" w:rsidP="00162F7F">
            <w:pPr>
              <w:pStyle w:val="KeinLeerraum"/>
              <w:jc w:val="center"/>
              <w:rPr>
                <w:noProof/>
                <w:sz w:val="18"/>
                <w:szCs w:val="18"/>
              </w:rPr>
            </w:pPr>
            <w:r w:rsidRPr="00DC770F">
              <w:rPr>
                <w:noProof/>
                <w:sz w:val="18"/>
                <w:szCs w:val="18"/>
              </w:rPr>
              <w:t>46</w:t>
            </w:r>
          </w:p>
        </w:tc>
        <w:tc>
          <w:tcPr>
            <w:tcW w:w="1947" w:type="dxa"/>
            <w:gridSpan w:val="2"/>
            <w:tcBorders>
              <w:left w:val="single" w:sz="4" w:space="0" w:color="auto"/>
            </w:tcBorders>
            <w:noWrap/>
            <w:hideMark/>
          </w:tcPr>
          <w:p w14:paraId="53BE395F" w14:textId="77777777" w:rsidR="00162F7F" w:rsidRPr="00DC770F" w:rsidRDefault="00162F7F" w:rsidP="00162F7F">
            <w:pPr>
              <w:pStyle w:val="KeinLeerraum"/>
              <w:jc w:val="center"/>
              <w:rPr>
                <w:noProof/>
                <w:sz w:val="18"/>
                <w:szCs w:val="18"/>
              </w:rPr>
            </w:pPr>
            <w:r w:rsidRPr="00DC770F">
              <w:rPr>
                <w:noProof/>
                <w:sz w:val="18"/>
                <w:szCs w:val="18"/>
              </w:rPr>
              <w:t>Not at all reads newspaper</w:t>
            </w:r>
          </w:p>
        </w:tc>
        <w:tc>
          <w:tcPr>
            <w:tcW w:w="1105" w:type="dxa"/>
            <w:noWrap/>
            <w:hideMark/>
          </w:tcPr>
          <w:p w14:paraId="43ABC881" w14:textId="77777777" w:rsidR="00162F7F" w:rsidRPr="00DC770F" w:rsidRDefault="00162F7F" w:rsidP="00162F7F">
            <w:pPr>
              <w:pStyle w:val="KeinLeerraum"/>
              <w:jc w:val="center"/>
              <w:rPr>
                <w:noProof/>
                <w:sz w:val="18"/>
                <w:szCs w:val="18"/>
              </w:rPr>
            </w:pPr>
            <w:r w:rsidRPr="00DC770F">
              <w:rPr>
                <w:noProof/>
                <w:sz w:val="18"/>
                <w:szCs w:val="18"/>
              </w:rPr>
              <w:t>40</w:t>
            </w:r>
          </w:p>
        </w:tc>
      </w:tr>
      <w:tr w:rsidR="00162F7F" w:rsidRPr="00DC770F" w14:paraId="2AE34919" w14:textId="77777777" w:rsidTr="00162F7F">
        <w:trPr>
          <w:gridAfter w:val="1"/>
          <w:wAfter w:w="7" w:type="dxa"/>
          <w:trHeight w:val="290"/>
        </w:trPr>
        <w:tc>
          <w:tcPr>
            <w:tcW w:w="1418" w:type="dxa"/>
            <w:tcBorders>
              <w:right w:val="single" w:sz="4" w:space="0" w:color="auto"/>
            </w:tcBorders>
            <w:noWrap/>
            <w:hideMark/>
          </w:tcPr>
          <w:p w14:paraId="688AF0B1" w14:textId="09948038" w:rsidR="00162F7F" w:rsidRPr="00DC770F" w:rsidRDefault="00162F7F" w:rsidP="00162F7F">
            <w:pPr>
              <w:pStyle w:val="KeinLeerraum"/>
              <w:rPr>
                <w:noProof/>
                <w:sz w:val="18"/>
                <w:szCs w:val="18"/>
              </w:rPr>
            </w:pPr>
            <w:r w:rsidRPr="002A0CB6">
              <w:rPr>
                <w:noProof/>
                <w:sz w:val="18"/>
                <w:szCs w:val="18"/>
              </w:rPr>
              <w:t>Mali</w:t>
            </w:r>
          </w:p>
        </w:tc>
        <w:tc>
          <w:tcPr>
            <w:tcW w:w="1465" w:type="dxa"/>
            <w:tcBorders>
              <w:left w:val="single" w:sz="4" w:space="0" w:color="auto"/>
            </w:tcBorders>
            <w:noWrap/>
            <w:hideMark/>
          </w:tcPr>
          <w:p w14:paraId="35409CA7" w14:textId="77777777" w:rsidR="00162F7F" w:rsidRPr="00DC770F" w:rsidRDefault="00162F7F" w:rsidP="00162F7F">
            <w:pPr>
              <w:pStyle w:val="KeinLeerraum"/>
              <w:jc w:val="center"/>
              <w:rPr>
                <w:noProof/>
                <w:sz w:val="18"/>
                <w:szCs w:val="18"/>
              </w:rPr>
            </w:pPr>
            <w:r w:rsidRPr="00DC770F">
              <w:rPr>
                <w:noProof/>
                <w:sz w:val="18"/>
                <w:szCs w:val="18"/>
              </w:rPr>
              <w:t>Has bankaccount</w:t>
            </w:r>
          </w:p>
        </w:tc>
        <w:tc>
          <w:tcPr>
            <w:tcW w:w="1105" w:type="dxa"/>
            <w:tcBorders>
              <w:right w:val="single" w:sz="4" w:space="0" w:color="auto"/>
            </w:tcBorders>
            <w:noWrap/>
            <w:hideMark/>
          </w:tcPr>
          <w:p w14:paraId="0AC69128" w14:textId="77777777" w:rsidR="00162F7F" w:rsidRPr="00DC770F" w:rsidRDefault="00162F7F" w:rsidP="00162F7F">
            <w:pPr>
              <w:pStyle w:val="KeinLeerraum"/>
              <w:jc w:val="center"/>
              <w:rPr>
                <w:noProof/>
                <w:sz w:val="18"/>
                <w:szCs w:val="18"/>
              </w:rPr>
            </w:pPr>
            <w:r w:rsidRPr="00DC770F">
              <w:rPr>
                <w:noProof/>
                <w:sz w:val="18"/>
                <w:szCs w:val="18"/>
              </w:rPr>
              <w:t>100</w:t>
            </w:r>
          </w:p>
        </w:tc>
        <w:tc>
          <w:tcPr>
            <w:tcW w:w="1663" w:type="dxa"/>
            <w:tcBorders>
              <w:left w:val="single" w:sz="4" w:space="0" w:color="auto"/>
            </w:tcBorders>
            <w:noWrap/>
            <w:hideMark/>
          </w:tcPr>
          <w:p w14:paraId="7EBB60E0" w14:textId="77777777" w:rsidR="00162F7F" w:rsidRPr="00DC770F" w:rsidRDefault="00162F7F" w:rsidP="00162F7F">
            <w:pPr>
              <w:pStyle w:val="KeinLeerraum"/>
              <w:jc w:val="center"/>
              <w:rPr>
                <w:noProof/>
                <w:sz w:val="18"/>
                <w:szCs w:val="18"/>
              </w:rPr>
            </w:pPr>
            <w:r w:rsidRPr="00DC770F">
              <w:rPr>
                <w:noProof/>
                <w:sz w:val="18"/>
                <w:szCs w:val="18"/>
              </w:rPr>
              <w:t>Literate</w:t>
            </w:r>
          </w:p>
        </w:tc>
        <w:tc>
          <w:tcPr>
            <w:tcW w:w="1105" w:type="dxa"/>
            <w:tcBorders>
              <w:right w:val="single" w:sz="4" w:space="0" w:color="auto"/>
            </w:tcBorders>
            <w:noWrap/>
            <w:hideMark/>
          </w:tcPr>
          <w:p w14:paraId="75807E2A" w14:textId="77777777" w:rsidR="00162F7F" w:rsidRPr="00DC770F" w:rsidRDefault="00162F7F" w:rsidP="00162F7F">
            <w:pPr>
              <w:pStyle w:val="KeinLeerraum"/>
              <w:jc w:val="center"/>
              <w:rPr>
                <w:noProof/>
                <w:sz w:val="18"/>
                <w:szCs w:val="18"/>
              </w:rPr>
            </w:pPr>
            <w:r w:rsidRPr="00DC770F">
              <w:rPr>
                <w:noProof/>
                <w:sz w:val="18"/>
                <w:szCs w:val="18"/>
              </w:rPr>
              <w:t>54</w:t>
            </w:r>
          </w:p>
        </w:tc>
        <w:tc>
          <w:tcPr>
            <w:tcW w:w="1663" w:type="dxa"/>
            <w:gridSpan w:val="2"/>
            <w:tcBorders>
              <w:left w:val="single" w:sz="4" w:space="0" w:color="auto"/>
            </w:tcBorders>
            <w:noWrap/>
            <w:hideMark/>
          </w:tcPr>
          <w:p w14:paraId="5D74F6C9" w14:textId="77777777" w:rsidR="00162F7F" w:rsidRPr="00DC770F" w:rsidRDefault="00162F7F" w:rsidP="00162F7F">
            <w:pPr>
              <w:pStyle w:val="KeinLeerraum"/>
              <w:jc w:val="center"/>
              <w:rPr>
                <w:noProof/>
                <w:sz w:val="18"/>
                <w:szCs w:val="18"/>
              </w:rPr>
            </w:pPr>
            <w:r w:rsidRPr="00DC770F">
              <w:rPr>
                <w:noProof/>
                <w:sz w:val="18"/>
                <w:szCs w:val="18"/>
              </w:rPr>
              <w:t>Number of HH members</w:t>
            </w:r>
          </w:p>
        </w:tc>
        <w:tc>
          <w:tcPr>
            <w:tcW w:w="1105" w:type="dxa"/>
            <w:tcBorders>
              <w:right w:val="single" w:sz="4" w:space="0" w:color="auto"/>
            </w:tcBorders>
            <w:noWrap/>
            <w:hideMark/>
          </w:tcPr>
          <w:p w14:paraId="6B2C5BA7" w14:textId="77777777" w:rsidR="00162F7F" w:rsidRPr="00DC770F" w:rsidRDefault="00162F7F" w:rsidP="00162F7F">
            <w:pPr>
              <w:pStyle w:val="KeinLeerraum"/>
              <w:jc w:val="center"/>
              <w:rPr>
                <w:noProof/>
                <w:sz w:val="18"/>
                <w:szCs w:val="18"/>
              </w:rPr>
            </w:pPr>
            <w:r w:rsidRPr="00DC770F">
              <w:rPr>
                <w:noProof/>
                <w:sz w:val="18"/>
                <w:szCs w:val="18"/>
              </w:rPr>
              <w:t>31</w:t>
            </w:r>
          </w:p>
        </w:tc>
        <w:tc>
          <w:tcPr>
            <w:tcW w:w="1947" w:type="dxa"/>
            <w:gridSpan w:val="2"/>
            <w:tcBorders>
              <w:left w:val="single" w:sz="4" w:space="0" w:color="auto"/>
            </w:tcBorders>
            <w:noWrap/>
            <w:hideMark/>
          </w:tcPr>
          <w:p w14:paraId="1FC4FF52" w14:textId="77777777" w:rsidR="00162F7F" w:rsidRPr="00DC770F" w:rsidRDefault="00162F7F" w:rsidP="00162F7F">
            <w:pPr>
              <w:pStyle w:val="KeinLeerraum"/>
              <w:jc w:val="center"/>
              <w:rPr>
                <w:noProof/>
                <w:sz w:val="18"/>
                <w:szCs w:val="18"/>
              </w:rPr>
            </w:pPr>
            <w:r w:rsidRPr="00DC770F">
              <w:rPr>
                <w:noProof/>
                <w:sz w:val="18"/>
                <w:szCs w:val="18"/>
              </w:rPr>
              <w:t>*5th wealthquintile</w:t>
            </w:r>
          </w:p>
        </w:tc>
        <w:tc>
          <w:tcPr>
            <w:tcW w:w="1105" w:type="dxa"/>
            <w:tcBorders>
              <w:right w:val="single" w:sz="4" w:space="0" w:color="auto"/>
            </w:tcBorders>
            <w:noWrap/>
            <w:hideMark/>
          </w:tcPr>
          <w:p w14:paraId="6383A4C2" w14:textId="77777777" w:rsidR="00162F7F" w:rsidRPr="00DC770F" w:rsidRDefault="00162F7F" w:rsidP="00162F7F">
            <w:pPr>
              <w:pStyle w:val="KeinLeerraum"/>
              <w:jc w:val="center"/>
              <w:rPr>
                <w:noProof/>
                <w:sz w:val="18"/>
                <w:szCs w:val="18"/>
              </w:rPr>
            </w:pPr>
            <w:r w:rsidRPr="00DC770F">
              <w:rPr>
                <w:noProof/>
                <w:sz w:val="18"/>
                <w:szCs w:val="18"/>
              </w:rPr>
              <w:t>28</w:t>
            </w:r>
          </w:p>
        </w:tc>
        <w:tc>
          <w:tcPr>
            <w:tcW w:w="1947" w:type="dxa"/>
            <w:gridSpan w:val="2"/>
            <w:tcBorders>
              <w:left w:val="single" w:sz="4" w:space="0" w:color="auto"/>
            </w:tcBorders>
            <w:noWrap/>
            <w:hideMark/>
          </w:tcPr>
          <w:p w14:paraId="4C549A9D" w14:textId="77777777" w:rsidR="00162F7F" w:rsidRPr="00DC770F" w:rsidRDefault="00162F7F" w:rsidP="00162F7F">
            <w:pPr>
              <w:pStyle w:val="KeinLeerraum"/>
              <w:jc w:val="center"/>
              <w:rPr>
                <w:noProof/>
                <w:sz w:val="18"/>
                <w:szCs w:val="18"/>
              </w:rPr>
            </w:pPr>
            <w:r w:rsidRPr="00DC770F">
              <w:rPr>
                <w:noProof/>
                <w:sz w:val="18"/>
                <w:szCs w:val="18"/>
              </w:rPr>
              <w:t>Number of trips woman took in last 12 months</w:t>
            </w:r>
          </w:p>
        </w:tc>
        <w:tc>
          <w:tcPr>
            <w:tcW w:w="1105" w:type="dxa"/>
            <w:noWrap/>
            <w:hideMark/>
          </w:tcPr>
          <w:p w14:paraId="64BC67B4" w14:textId="77777777" w:rsidR="00162F7F" w:rsidRPr="00DC770F" w:rsidRDefault="00162F7F" w:rsidP="00162F7F">
            <w:pPr>
              <w:pStyle w:val="KeinLeerraum"/>
              <w:jc w:val="center"/>
              <w:rPr>
                <w:noProof/>
                <w:sz w:val="18"/>
                <w:szCs w:val="18"/>
              </w:rPr>
            </w:pPr>
            <w:r w:rsidRPr="00DC770F">
              <w:rPr>
                <w:noProof/>
                <w:sz w:val="18"/>
                <w:szCs w:val="18"/>
              </w:rPr>
              <w:t>21</w:t>
            </w:r>
          </w:p>
        </w:tc>
      </w:tr>
      <w:tr w:rsidR="00162F7F" w:rsidRPr="00DC770F" w14:paraId="2F423547" w14:textId="77777777" w:rsidTr="00162F7F">
        <w:trPr>
          <w:gridAfter w:val="1"/>
          <w:wAfter w:w="7" w:type="dxa"/>
          <w:trHeight w:val="290"/>
        </w:trPr>
        <w:tc>
          <w:tcPr>
            <w:tcW w:w="1418" w:type="dxa"/>
            <w:tcBorders>
              <w:right w:val="single" w:sz="4" w:space="0" w:color="auto"/>
            </w:tcBorders>
            <w:noWrap/>
            <w:hideMark/>
          </w:tcPr>
          <w:p w14:paraId="6C77FC5A" w14:textId="3CF33278" w:rsidR="00162F7F" w:rsidRPr="00DC770F" w:rsidRDefault="00162F7F" w:rsidP="00162F7F">
            <w:pPr>
              <w:pStyle w:val="KeinLeerraum"/>
              <w:rPr>
                <w:noProof/>
                <w:sz w:val="18"/>
                <w:szCs w:val="18"/>
              </w:rPr>
            </w:pPr>
            <w:r w:rsidRPr="002A0CB6">
              <w:rPr>
                <w:noProof/>
                <w:sz w:val="18"/>
                <w:szCs w:val="18"/>
              </w:rPr>
              <w:lastRenderedPageBreak/>
              <w:t>Mauritania</w:t>
            </w:r>
          </w:p>
        </w:tc>
        <w:tc>
          <w:tcPr>
            <w:tcW w:w="1465" w:type="dxa"/>
            <w:tcBorders>
              <w:left w:val="single" w:sz="4" w:space="0" w:color="auto"/>
            </w:tcBorders>
            <w:noWrap/>
            <w:hideMark/>
          </w:tcPr>
          <w:p w14:paraId="5218F258" w14:textId="77777777" w:rsidR="00162F7F" w:rsidRPr="00DC770F" w:rsidRDefault="00162F7F" w:rsidP="00162F7F">
            <w:pPr>
              <w:pStyle w:val="KeinLeerraum"/>
              <w:jc w:val="center"/>
              <w:rPr>
                <w:noProof/>
                <w:sz w:val="18"/>
                <w:szCs w:val="18"/>
              </w:rPr>
            </w:pPr>
            <w:r w:rsidRPr="00DC770F">
              <w:rPr>
                <w:noProof/>
                <w:sz w:val="18"/>
                <w:szCs w:val="18"/>
              </w:rPr>
              <w:t>Has bankaccount</w:t>
            </w:r>
          </w:p>
        </w:tc>
        <w:tc>
          <w:tcPr>
            <w:tcW w:w="1105" w:type="dxa"/>
            <w:tcBorders>
              <w:right w:val="single" w:sz="4" w:space="0" w:color="auto"/>
            </w:tcBorders>
            <w:noWrap/>
            <w:hideMark/>
          </w:tcPr>
          <w:p w14:paraId="2215F84E" w14:textId="77777777" w:rsidR="00162F7F" w:rsidRPr="00DC770F" w:rsidRDefault="00162F7F" w:rsidP="00162F7F">
            <w:pPr>
              <w:pStyle w:val="KeinLeerraum"/>
              <w:jc w:val="center"/>
              <w:rPr>
                <w:noProof/>
                <w:sz w:val="18"/>
                <w:szCs w:val="18"/>
              </w:rPr>
            </w:pPr>
            <w:r w:rsidRPr="00DC770F">
              <w:rPr>
                <w:noProof/>
                <w:sz w:val="18"/>
                <w:szCs w:val="18"/>
              </w:rPr>
              <w:t>100</w:t>
            </w:r>
          </w:p>
        </w:tc>
        <w:tc>
          <w:tcPr>
            <w:tcW w:w="1663" w:type="dxa"/>
            <w:tcBorders>
              <w:left w:val="single" w:sz="4" w:space="0" w:color="auto"/>
            </w:tcBorders>
            <w:noWrap/>
            <w:hideMark/>
          </w:tcPr>
          <w:p w14:paraId="3FE3961D" w14:textId="77777777" w:rsidR="00162F7F" w:rsidRPr="00DC770F" w:rsidRDefault="00162F7F" w:rsidP="00162F7F">
            <w:pPr>
              <w:pStyle w:val="KeinLeerraum"/>
              <w:jc w:val="center"/>
              <w:rPr>
                <w:noProof/>
                <w:sz w:val="18"/>
                <w:szCs w:val="18"/>
              </w:rPr>
            </w:pPr>
            <w:r w:rsidRPr="00DC770F">
              <w:rPr>
                <w:noProof/>
                <w:sz w:val="18"/>
                <w:szCs w:val="18"/>
              </w:rPr>
              <w:t>Number of HH members</w:t>
            </w:r>
          </w:p>
        </w:tc>
        <w:tc>
          <w:tcPr>
            <w:tcW w:w="1105" w:type="dxa"/>
            <w:tcBorders>
              <w:right w:val="single" w:sz="4" w:space="0" w:color="auto"/>
            </w:tcBorders>
            <w:noWrap/>
            <w:hideMark/>
          </w:tcPr>
          <w:p w14:paraId="19029ED8" w14:textId="77777777" w:rsidR="00162F7F" w:rsidRPr="00DC770F" w:rsidRDefault="00162F7F" w:rsidP="00162F7F">
            <w:pPr>
              <w:pStyle w:val="KeinLeerraum"/>
              <w:jc w:val="center"/>
              <w:rPr>
                <w:noProof/>
                <w:sz w:val="18"/>
                <w:szCs w:val="18"/>
              </w:rPr>
            </w:pPr>
            <w:r w:rsidRPr="00DC770F">
              <w:rPr>
                <w:noProof/>
                <w:sz w:val="18"/>
                <w:szCs w:val="18"/>
              </w:rPr>
              <w:t>31</w:t>
            </w:r>
          </w:p>
        </w:tc>
        <w:tc>
          <w:tcPr>
            <w:tcW w:w="1663" w:type="dxa"/>
            <w:gridSpan w:val="2"/>
            <w:tcBorders>
              <w:left w:val="single" w:sz="4" w:space="0" w:color="auto"/>
            </w:tcBorders>
            <w:noWrap/>
            <w:hideMark/>
          </w:tcPr>
          <w:p w14:paraId="149482D0" w14:textId="77777777" w:rsidR="00162F7F" w:rsidRPr="00DC770F" w:rsidRDefault="00162F7F" w:rsidP="00162F7F">
            <w:pPr>
              <w:pStyle w:val="KeinLeerraum"/>
              <w:jc w:val="center"/>
              <w:rPr>
                <w:noProof/>
                <w:sz w:val="18"/>
                <w:szCs w:val="18"/>
              </w:rPr>
            </w:pPr>
            <w:r w:rsidRPr="00DC770F">
              <w:rPr>
                <w:noProof/>
                <w:sz w:val="18"/>
                <w:szCs w:val="18"/>
              </w:rPr>
              <w:t>Number of female HH members</w:t>
            </w:r>
          </w:p>
        </w:tc>
        <w:tc>
          <w:tcPr>
            <w:tcW w:w="1105" w:type="dxa"/>
            <w:tcBorders>
              <w:right w:val="single" w:sz="4" w:space="0" w:color="auto"/>
            </w:tcBorders>
            <w:noWrap/>
            <w:hideMark/>
          </w:tcPr>
          <w:p w14:paraId="206B1DD6" w14:textId="77777777" w:rsidR="00162F7F" w:rsidRPr="00DC770F" w:rsidRDefault="00162F7F" w:rsidP="00162F7F">
            <w:pPr>
              <w:pStyle w:val="KeinLeerraum"/>
              <w:jc w:val="center"/>
              <w:rPr>
                <w:noProof/>
                <w:sz w:val="18"/>
                <w:szCs w:val="18"/>
              </w:rPr>
            </w:pPr>
            <w:r w:rsidRPr="00DC770F">
              <w:rPr>
                <w:noProof/>
                <w:sz w:val="18"/>
                <w:szCs w:val="18"/>
              </w:rPr>
              <w:t>11</w:t>
            </w:r>
          </w:p>
        </w:tc>
        <w:tc>
          <w:tcPr>
            <w:tcW w:w="1947" w:type="dxa"/>
            <w:gridSpan w:val="2"/>
            <w:tcBorders>
              <w:left w:val="single" w:sz="4" w:space="0" w:color="auto"/>
            </w:tcBorders>
            <w:noWrap/>
            <w:hideMark/>
          </w:tcPr>
          <w:p w14:paraId="48645E07" w14:textId="77777777" w:rsidR="00162F7F" w:rsidRPr="00DC770F" w:rsidRDefault="00162F7F" w:rsidP="00162F7F">
            <w:pPr>
              <w:pStyle w:val="KeinLeerraum"/>
              <w:jc w:val="center"/>
              <w:rPr>
                <w:noProof/>
                <w:sz w:val="18"/>
                <w:szCs w:val="18"/>
              </w:rPr>
            </w:pPr>
            <w:r w:rsidRPr="00DC770F">
              <w:rPr>
                <w:noProof/>
                <w:sz w:val="18"/>
                <w:szCs w:val="18"/>
              </w:rPr>
              <w:t>Number of HH members &lt;5 years</w:t>
            </w:r>
          </w:p>
        </w:tc>
        <w:tc>
          <w:tcPr>
            <w:tcW w:w="1105" w:type="dxa"/>
            <w:tcBorders>
              <w:right w:val="single" w:sz="4" w:space="0" w:color="auto"/>
            </w:tcBorders>
            <w:noWrap/>
            <w:hideMark/>
          </w:tcPr>
          <w:p w14:paraId="4D7810BA" w14:textId="77777777" w:rsidR="00162F7F" w:rsidRPr="00DC770F" w:rsidRDefault="00162F7F" w:rsidP="00162F7F">
            <w:pPr>
              <w:pStyle w:val="KeinLeerraum"/>
              <w:jc w:val="center"/>
              <w:rPr>
                <w:noProof/>
                <w:sz w:val="18"/>
                <w:szCs w:val="18"/>
              </w:rPr>
            </w:pPr>
            <w:r w:rsidRPr="00DC770F">
              <w:rPr>
                <w:noProof/>
                <w:sz w:val="18"/>
                <w:szCs w:val="18"/>
              </w:rPr>
              <w:t>14</w:t>
            </w:r>
          </w:p>
        </w:tc>
        <w:tc>
          <w:tcPr>
            <w:tcW w:w="1947" w:type="dxa"/>
            <w:gridSpan w:val="2"/>
            <w:tcBorders>
              <w:left w:val="single" w:sz="4" w:space="0" w:color="auto"/>
            </w:tcBorders>
            <w:noWrap/>
            <w:hideMark/>
          </w:tcPr>
          <w:p w14:paraId="122695C7" w14:textId="77777777" w:rsidR="00162F7F" w:rsidRPr="00DC770F" w:rsidRDefault="00162F7F" w:rsidP="00162F7F">
            <w:pPr>
              <w:pStyle w:val="KeinLeerraum"/>
              <w:jc w:val="center"/>
              <w:rPr>
                <w:noProof/>
                <w:sz w:val="18"/>
                <w:szCs w:val="18"/>
              </w:rPr>
            </w:pPr>
            <w:r w:rsidRPr="00DC770F">
              <w:rPr>
                <w:noProof/>
                <w:sz w:val="18"/>
                <w:szCs w:val="18"/>
              </w:rPr>
              <w:t>*5th wealthquintile</w:t>
            </w:r>
          </w:p>
        </w:tc>
        <w:tc>
          <w:tcPr>
            <w:tcW w:w="1105" w:type="dxa"/>
            <w:noWrap/>
            <w:hideMark/>
          </w:tcPr>
          <w:p w14:paraId="6D4C9D7A" w14:textId="77777777" w:rsidR="00162F7F" w:rsidRPr="00DC770F" w:rsidRDefault="00162F7F" w:rsidP="00162F7F">
            <w:pPr>
              <w:pStyle w:val="KeinLeerraum"/>
              <w:jc w:val="center"/>
              <w:rPr>
                <w:noProof/>
                <w:sz w:val="18"/>
                <w:szCs w:val="18"/>
              </w:rPr>
            </w:pPr>
            <w:r w:rsidRPr="00DC770F">
              <w:rPr>
                <w:noProof/>
                <w:sz w:val="18"/>
                <w:szCs w:val="18"/>
              </w:rPr>
              <w:t>28</w:t>
            </w:r>
          </w:p>
        </w:tc>
      </w:tr>
      <w:tr w:rsidR="00162F7F" w:rsidRPr="00DC770F" w14:paraId="4A755D09" w14:textId="77777777" w:rsidTr="00162F7F">
        <w:trPr>
          <w:gridAfter w:val="1"/>
          <w:wAfter w:w="7" w:type="dxa"/>
          <w:trHeight w:val="290"/>
        </w:trPr>
        <w:tc>
          <w:tcPr>
            <w:tcW w:w="1418" w:type="dxa"/>
            <w:tcBorders>
              <w:right w:val="single" w:sz="4" w:space="0" w:color="auto"/>
            </w:tcBorders>
            <w:noWrap/>
            <w:hideMark/>
          </w:tcPr>
          <w:p w14:paraId="1A02A443" w14:textId="3BA60FB3" w:rsidR="00162F7F" w:rsidRPr="00DC770F" w:rsidRDefault="00162F7F" w:rsidP="00162F7F">
            <w:pPr>
              <w:pStyle w:val="KeinLeerraum"/>
              <w:rPr>
                <w:noProof/>
                <w:sz w:val="18"/>
                <w:szCs w:val="18"/>
              </w:rPr>
            </w:pPr>
            <w:r w:rsidRPr="002A0CB6">
              <w:rPr>
                <w:noProof/>
                <w:sz w:val="18"/>
                <w:szCs w:val="18"/>
              </w:rPr>
              <w:t>Namibia</w:t>
            </w:r>
          </w:p>
        </w:tc>
        <w:tc>
          <w:tcPr>
            <w:tcW w:w="1465" w:type="dxa"/>
            <w:tcBorders>
              <w:left w:val="single" w:sz="4" w:space="0" w:color="auto"/>
            </w:tcBorders>
            <w:noWrap/>
            <w:hideMark/>
          </w:tcPr>
          <w:p w14:paraId="72644C0B" w14:textId="77777777" w:rsidR="00162F7F" w:rsidRPr="00DC770F" w:rsidRDefault="00162F7F" w:rsidP="00162F7F">
            <w:pPr>
              <w:pStyle w:val="KeinLeerraum"/>
              <w:jc w:val="center"/>
              <w:rPr>
                <w:noProof/>
                <w:sz w:val="18"/>
                <w:szCs w:val="18"/>
              </w:rPr>
            </w:pPr>
            <w:r w:rsidRPr="00DC770F">
              <w:rPr>
                <w:noProof/>
                <w:sz w:val="18"/>
                <w:szCs w:val="18"/>
              </w:rPr>
              <w:t>*5th wealthquintile</w:t>
            </w:r>
          </w:p>
        </w:tc>
        <w:tc>
          <w:tcPr>
            <w:tcW w:w="1105" w:type="dxa"/>
            <w:tcBorders>
              <w:right w:val="single" w:sz="4" w:space="0" w:color="auto"/>
            </w:tcBorders>
            <w:noWrap/>
            <w:hideMark/>
          </w:tcPr>
          <w:p w14:paraId="0CC63A8F" w14:textId="77777777" w:rsidR="00162F7F" w:rsidRPr="00DC770F" w:rsidRDefault="00162F7F" w:rsidP="00162F7F">
            <w:pPr>
              <w:pStyle w:val="KeinLeerraum"/>
              <w:jc w:val="center"/>
              <w:rPr>
                <w:noProof/>
                <w:sz w:val="18"/>
                <w:szCs w:val="18"/>
              </w:rPr>
            </w:pPr>
            <w:r w:rsidRPr="00DC770F">
              <w:rPr>
                <w:noProof/>
                <w:sz w:val="18"/>
                <w:szCs w:val="18"/>
              </w:rPr>
              <w:t>100</w:t>
            </w:r>
          </w:p>
        </w:tc>
        <w:tc>
          <w:tcPr>
            <w:tcW w:w="1663" w:type="dxa"/>
            <w:tcBorders>
              <w:left w:val="single" w:sz="4" w:space="0" w:color="auto"/>
            </w:tcBorders>
            <w:noWrap/>
            <w:hideMark/>
          </w:tcPr>
          <w:p w14:paraId="2BC13D78" w14:textId="77777777" w:rsidR="00162F7F" w:rsidRPr="00DC770F" w:rsidRDefault="00162F7F" w:rsidP="00162F7F">
            <w:pPr>
              <w:pStyle w:val="KeinLeerraum"/>
              <w:jc w:val="center"/>
              <w:rPr>
                <w:noProof/>
                <w:sz w:val="18"/>
                <w:szCs w:val="18"/>
              </w:rPr>
            </w:pPr>
            <w:r w:rsidRPr="00DC770F">
              <w:rPr>
                <w:noProof/>
                <w:sz w:val="18"/>
                <w:szCs w:val="18"/>
              </w:rPr>
              <w:t>Number of HH members</w:t>
            </w:r>
          </w:p>
        </w:tc>
        <w:tc>
          <w:tcPr>
            <w:tcW w:w="1105" w:type="dxa"/>
            <w:tcBorders>
              <w:right w:val="single" w:sz="4" w:space="0" w:color="auto"/>
            </w:tcBorders>
            <w:noWrap/>
            <w:hideMark/>
          </w:tcPr>
          <w:p w14:paraId="2F5FDCF1" w14:textId="77777777" w:rsidR="00162F7F" w:rsidRPr="00DC770F" w:rsidRDefault="00162F7F" w:rsidP="00162F7F">
            <w:pPr>
              <w:pStyle w:val="KeinLeerraum"/>
              <w:jc w:val="center"/>
              <w:rPr>
                <w:noProof/>
                <w:sz w:val="18"/>
                <w:szCs w:val="18"/>
              </w:rPr>
            </w:pPr>
            <w:r w:rsidRPr="00DC770F">
              <w:rPr>
                <w:noProof/>
                <w:sz w:val="18"/>
                <w:szCs w:val="18"/>
              </w:rPr>
              <w:t>57</w:t>
            </w:r>
          </w:p>
        </w:tc>
        <w:tc>
          <w:tcPr>
            <w:tcW w:w="1663" w:type="dxa"/>
            <w:gridSpan w:val="2"/>
            <w:tcBorders>
              <w:left w:val="single" w:sz="4" w:space="0" w:color="auto"/>
            </w:tcBorders>
            <w:noWrap/>
            <w:hideMark/>
          </w:tcPr>
          <w:p w14:paraId="0BABD3CF" w14:textId="77777777" w:rsidR="00162F7F" w:rsidRPr="00DC770F" w:rsidRDefault="00162F7F" w:rsidP="00162F7F">
            <w:pPr>
              <w:pStyle w:val="KeinLeerraum"/>
              <w:jc w:val="center"/>
              <w:rPr>
                <w:noProof/>
                <w:sz w:val="18"/>
                <w:szCs w:val="18"/>
              </w:rPr>
            </w:pPr>
            <w:r w:rsidRPr="00DC770F">
              <w:rPr>
                <w:noProof/>
                <w:sz w:val="18"/>
                <w:szCs w:val="18"/>
              </w:rPr>
              <w:t>*Currently working</w:t>
            </w:r>
          </w:p>
        </w:tc>
        <w:tc>
          <w:tcPr>
            <w:tcW w:w="1105" w:type="dxa"/>
            <w:tcBorders>
              <w:right w:val="single" w:sz="4" w:space="0" w:color="auto"/>
            </w:tcBorders>
            <w:noWrap/>
            <w:hideMark/>
          </w:tcPr>
          <w:p w14:paraId="59E95FE6" w14:textId="77777777" w:rsidR="00162F7F" w:rsidRPr="00DC770F" w:rsidRDefault="00162F7F" w:rsidP="00162F7F">
            <w:pPr>
              <w:pStyle w:val="KeinLeerraum"/>
              <w:jc w:val="center"/>
              <w:rPr>
                <w:noProof/>
                <w:sz w:val="18"/>
                <w:szCs w:val="18"/>
              </w:rPr>
            </w:pPr>
            <w:r w:rsidRPr="00DC770F">
              <w:rPr>
                <w:noProof/>
                <w:sz w:val="18"/>
                <w:szCs w:val="18"/>
              </w:rPr>
              <w:t>57</w:t>
            </w:r>
          </w:p>
        </w:tc>
        <w:tc>
          <w:tcPr>
            <w:tcW w:w="1947" w:type="dxa"/>
            <w:gridSpan w:val="2"/>
            <w:tcBorders>
              <w:left w:val="single" w:sz="4" w:space="0" w:color="auto"/>
            </w:tcBorders>
            <w:noWrap/>
            <w:hideMark/>
          </w:tcPr>
          <w:p w14:paraId="6910E121" w14:textId="77777777" w:rsidR="00162F7F" w:rsidRPr="00DC770F" w:rsidRDefault="00162F7F" w:rsidP="00162F7F">
            <w:pPr>
              <w:pStyle w:val="KeinLeerraum"/>
              <w:jc w:val="center"/>
              <w:rPr>
                <w:noProof/>
                <w:sz w:val="18"/>
                <w:szCs w:val="18"/>
              </w:rPr>
            </w:pPr>
            <w:r w:rsidRPr="00DC770F">
              <w:rPr>
                <w:noProof/>
                <w:sz w:val="18"/>
                <w:szCs w:val="18"/>
              </w:rPr>
              <w:t>Number of trips woman took in last 12 months</w:t>
            </w:r>
          </w:p>
        </w:tc>
        <w:tc>
          <w:tcPr>
            <w:tcW w:w="1105" w:type="dxa"/>
            <w:tcBorders>
              <w:right w:val="single" w:sz="4" w:space="0" w:color="auto"/>
            </w:tcBorders>
            <w:noWrap/>
            <w:hideMark/>
          </w:tcPr>
          <w:p w14:paraId="4799A261" w14:textId="77777777" w:rsidR="00162F7F" w:rsidRPr="00DC770F" w:rsidRDefault="00162F7F" w:rsidP="00162F7F">
            <w:pPr>
              <w:pStyle w:val="KeinLeerraum"/>
              <w:jc w:val="center"/>
              <w:rPr>
                <w:noProof/>
                <w:sz w:val="18"/>
                <w:szCs w:val="18"/>
              </w:rPr>
            </w:pPr>
            <w:r w:rsidRPr="00DC770F">
              <w:rPr>
                <w:noProof/>
                <w:sz w:val="18"/>
                <w:szCs w:val="18"/>
              </w:rPr>
              <w:t>52</w:t>
            </w:r>
          </w:p>
        </w:tc>
        <w:tc>
          <w:tcPr>
            <w:tcW w:w="1947" w:type="dxa"/>
            <w:gridSpan w:val="2"/>
            <w:tcBorders>
              <w:left w:val="single" w:sz="4" w:space="0" w:color="auto"/>
            </w:tcBorders>
            <w:noWrap/>
            <w:hideMark/>
          </w:tcPr>
          <w:p w14:paraId="6BF73296" w14:textId="77777777" w:rsidR="00162F7F" w:rsidRPr="00DC770F" w:rsidRDefault="00162F7F" w:rsidP="00162F7F">
            <w:pPr>
              <w:pStyle w:val="KeinLeerraum"/>
              <w:jc w:val="center"/>
              <w:rPr>
                <w:noProof/>
                <w:sz w:val="18"/>
                <w:szCs w:val="18"/>
              </w:rPr>
            </w:pPr>
            <w:r w:rsidRPr="00DC770F">
              <w:rPr>
                <w:noProof/>
                <w:sz w:val="18"/>
                <w:szCs w:val="18"/>
              </w:rPr>
              <w:t>Ideal number of children</w:t>
            </w:r>
          </w:p>
        </w:tc>
        <w:tc>
          <w:tcPr>
            <w:tcW w:w="1105" w:type="dxa"/>
            <w:noWrap/>
            <w:hideMark/>
          </w:tcPr>
          <w:p w14:paraId="055C8C0C" w14:textId="77777777" w:rsidR="00162F7F" w:rsidRPr="00DC770F" w:rsidRDefault="00162F7F" w:rsidP="00162F7F">
            <w:pPr>
              <w:pStyle w:val="KeinLeerraum"/>
              <w:jc w:val="center"/>
              <w:rPr>
                <w:noProof/>
                <w:sz w:val="18"/>
                <w:szCs w:val="18"/>
              </w:rPr>
            </w:pPr>
            <w:r w:rsidRPr="00DC770F">
              <w:rPr>
                <w:noProof/>
                <w:sz w:val="18"/>
                <w:szCs w:val="18"/>
              </w:rPr>
              <w:t>46</w:t>
            </w:r>
          </w:p>
        </w:tc>
      </w:tr>
      <w:tr w:rsidR="00162F7F" w:rsidRPr="00DC770F" w14:paraId="2001B4DE" w14:textId="77777777" w:rsidTr="00162F7F">
        <w:trPr>
          <w:gridAfter w:val="1"/>
          <w:wAfter w:w="7" w:type="dxa"/>
          <w:trHeight w:val="290"/>
        </w:trPr>
        <w:tc>
          <w:tcPr>
            <w:tcW w:w="1418" w:type="dxa"/>
            <w:tcBorders>
              <w:right w:val="single" w:sz="4" w:space="0" w:color="auto"/>
            </w:tcBorders>
            <w:noWrap/>
            <w:hideMark/>
          </w:tcPr>
          <w:p w14:paraId="137EF059" w14:textId="78BD1A09" w:rsidR="00162F7F" w:rsidRPr="00DC770F" w:rsidRDefault="00162F7F" w:rsidP="00162F7F">
            <w:pPr>
              <w:pStyle w:val="KeinLeerraum"/>
              <w:rPr>
                <w:noProof/>
                <w:sz w:val="18"/>
                <w:szCs w:val="18"/>
              </w:rPr>
            </w:pPr>
            <w:r w:rsidRPr="002A0CB6">
              <w:rPr>
                <w:noProof/>
                <w:sz w:val="18"/>
                <w:szCs w:val="18"/>
              </w:rPr>
              <w:t>Niger</w:t>
            </w:r>
          </w:p>
        </w:tc>
        <w:tc>
          <w:tcPr>
            <w:tcW w:w="1465" w:type="dxa"/>
            <w:tcBorders>
              <w:left w:val="single" w:sz="4" w:space="0" w:color="auto"/>
            </w:tcBorders>
            <w:noWrap/>
            <w:hideMark/>
          </w:tcPr>
          <w:p w14:paraId="07D74427" w14:textId="77777777" w:rsidR="00162F7F" w:rsidRPr="00DC770F" w:rsidRDefault="00162F7F" w:rsidP="00162F7F">
            <w:pPr>
              <w:pStyle w:val="KeinLeerraum"/>
              <w:jc w:val="center"/>
              <w:rPr>
                <w:noProof/>
                <w:sz w:val="18"/>
                <w:szCs w:val="18"/>
              </w:rPr>
            </w:pPr>
            <w:r w:rsidRPr="00DC770F">
              <w:rPr>
                <w:noProof/>
                <w:sz w:val="18"/>
                <w:szCs w:val="18"/>
              </w:rPr>
              <w:t>Has bankaccount</w:t>
            </w:r>
          </w:p>
        </w:tc>
        <w:tc>
          <w:tcPr>
            <w:tcW w:w="1105" w:type="dxa"/>
            <w:tcBorders>
              <w:right w:val="single" w:sz="4" w:space="0" w:color="auto"/>
            </w:tcBorders>
            <w:noWrap/>
            <w:hideMark/>
          </w:tcPr>
          <w:p w14:paraId="685E3A06" w14:textId="77777777" w:rsidR="00162F7F" w:rsidRPr="00DC770F" w:rsidRDefault="00162F7F" w:rsidP="00162F7F">
            <w:pPr>
              <w:pStyle w:val="KeinLeerraum"/>
              <w:jc w:val="center"/>
              <w:rPr>
                <w:noProof/>
                <w:sz w:val="18"/>
                <w:szCs w:val="18"/>
              </w:rPr>
            </w:pPr>
            <w:r w:rsidRPr="00DC770F">
              <w:rPr>
                <w:noProof/>
                <w:sz w:val="18"/>
                <w:szCs w:val="18"/>
              </w:rPr>
              <w:t>100</w:t>
            </w:r>
          </w:p>
        </w:tc>
        <w:tc>
          <w:tcPr>
            <w:tcW w:w="1663" w:type="dxa"/>
            <w:tcBorders>
              <w:left w:val="single" w:sz="4" w:space="0" w:color="auto"/>
            </w:tcBorders>
            <w:noWrap/>
            <w:hideMark/>
          </w:tcPr>
          <w:p w14:paraId="01E4D851" w14:textId="77777777" w:rsidR="00162F7F" w:rsidRPr="00DC770F" w:rsidRDefault="00162F7F" w:rsidP="00162F7F">
            <w:pPr>
              <w:pStyle w:val="KeinLeerraum"/>
              <w:jc w:val="center"/>
              <w:rPr>
                <w:noProof/>
                <w:sz w:val="18"/>
                <w:szCs w:val="18"/>
              </w:rPr>
            </w:pPr>
            <w:r w:rsidRPr="00DC770F">
              <w:rPr>
                <w:noProof/>
                <w:sz w:val="18"/>
                <w:szCs w:val="18"/>
              </w:rPr>
              <w:t>HH has television</w:t>
            </w:r>
          </w:p>
        </w:tc>
        <w:tc>
          <w:tcPr>
            <w:tcW w:w="1105" w:type="dxa"/>
            <w:tcBorders>
              <w:right w:val="single" w:sz="4" w:space="0" w:color="auto"/>
            </w:tcBorders>
            <w:noWrap/>
            <w:hideMark/>
          </w:tcPr>
          <w:p w14:paraId="434B50A0" w14:textId="77777777" w:rsidR="00162F7F" w:rsidRPr="00DC770F" w:rsidRDefault="00162F7F" w:rsidP="00162F7F">
            <w:pPr>
              <w:pStyle w:val="KeinLeerraum"/>
              <w:jc w:val="center"/>
              <w:rPr>
                <w:noProof/>
                <w:sz w:val="18"/>
                <w:szCs w:val="18"/>
              </w:rPr>
            </w:pPr>
            <w:r w:rsidRPr="00DC770F">
              <w:rPr>
                <w:noProof/>
                <w:sz w:val="18"/>
                <w:szCs w:val="18"/>
              </w:rPr>
              <w:t>54</w:t>
            </w:r>
          </w:p>
        </w:tc>
        <w:tc>
          <w:tcPr>
            <w:tcW w:w="1663" w:type="dxa"/>
            <w:gridSpan w:val="2"/>
            <w:tcBorders>
              <w:left w:val="single" w:sz="4" w:space="0" w:color="auto"/>
            </w:tcBorders>
            <w:noWrap/>
            <w:hideMark/>
          </w:tcPr>
          <w:p w14:paraId="3B60E29E" w14:textId="77777777" w:rsidR="00162F7F" w:rsidRPr="00DC770F" w:rsidRDefault="00162F7F" w:rsidP="00162F7F">
            <w:pPr>
              <w:pStyle w:val="KeinLeerraum"/>
              <w:jc w:val="center"/>
              <w:rPr>
                <w:noProof/>
                <w:sz w:val="18"/>
                <w:szCs w:val="18"/>
              </w:rPr>
            </w:pPr>
            <w:r w:rsidRPr="00DC770F">
              <w:rPr>
                <w:noProof/>
                <w:sz w:val="18"/>
                <w:szCs w:val="18"/>
              </w:rPr>
              <w:t>Number of HH members</w:t>
            </w:r>
          </w:p>
        </w:tc>
        <w:tc>
          <w:tcPr>
            <w:tcW w:w="1105" w:type="dxa"/>
            <w:tcBorders>
              <w:right w:val="single" w:sz="4" w:space="0" w:color="auto"/>
            </w:tcBorders>
            <w:noWrap/>
            <w:hideMark/>
          </w:tcPr>
          <w:p w14:paraId="0EE2A5BD" w14:textId="77777777" w:rsidR="00162F7F" w:rsidRPr="00DC770F" w:rsidRDefault="00162F7F" w:rsidP="00162F7F">
            <w:pPr>
              <w:pStyle w:val="KeinLeerraum"/>
              <w:jc w:val="center"/>
              <w:rPr>
                <w:noProof/>
                <w:sz w:val="18"/>
                <w:szCs w:val="18"/>
              </w:rPr>
            </w:pPr>
            <w:r w:rsidRPr="00DC770F">
              <w:rPr>
                <w:noProof/>
                <w:sz w:val="18"/>
                <w:szCs w:val="18"/>
              </w:rPr>
              <w:t>25</w:t>
            </w:r>
          </w:p>
        </w:tc>
        <w:tc>
          <w:tcPr>
            <w:tcW w:w="1947" w:type="dxa"/>
            <w:gridSpan w:val="2"/>
            <w:tcBorders>
              <w:left w:val="single" w:sz="4" w:space="0" w:color="auto"/>
            </w:tcBorders>
            <w:noWrap/>
            <w:hideMark/>
          </w:tcPr>
          <w:p w14:paraId="27FCEB13" w14:textId="77777777" w:rsidR="00162F7F" w:rsidRPr="00DC770F" w:rsidRDefault="00162F7F" w:rsidP="00162F7F">
            <w:pPr>
              <w:pStyle w:val="KeinLeerraum"/>
              <w:jc w:val="center"/>
              <w:rPr>
                <w:noProof/>
                <w:sz w:val="18"/>
                <w:szCs w:val="18"/>
              </w:rPr>
            </w:pPr>
            <w:r w:rsidRPr="00DC770F">
              <w:rPr>
                <w:noProof/>
                <w:sz w:val="18"/>
                <w:szCs w:val="18"/>
              </w:rPr>
              <w:t>Ideal number of children</w:t>
            </w:r>
          </w:p>
        </w:tc>
        <w:tc>
          <w:tcPr>
            <w:tcW w:w="1105" w:type="dxa"/>
            <w:tcBorders>
              <w:right w:val="single" w:sz="4" w:space="0" w:color="auto"/>
            </w:tcBorders>
            <w:noWrap/>
            <w:hideMark/>
          </w:tcPr>
          <w:p w14:paraId="2CD30036" w14:textId="77777777" w:rsidR="00162F7F" w:rsidRPr="00DC770F" w:rsidRDefault="00162F7F" w:rsidP="00162F7F">
            <w:pPr>
              <w:pStyle w:val="KeinLeerraum"/>
              <w:jc w:val="center"/>
              <w:rPr>
                <w:noProof/>
                <w:sz w:val="18"/>
                <w:szCs w:val="18"/>
              </w:rPr>
            </w:pPr>
            <w:r w:rsidRPr="00DC770F">
              <w:rPr>
                <w:noProof/>
                <w:sz w:val="18"/>
                <w:szCs w:val="18"/>
              </w:rPr>
              <w:t>21</w:t>
            </w:r>
          </w:p>
        </w:tc>
        <w:tc>
          <w:tcPr>
            <w:tcW w:w="1947" w:type="dxa"/>
            <w:gridSpan w:val="2"/>
            <w:tcBorders>
              <w:left w:val="single" w:sz="4" w:space="0" w:color="auto"/>
            </w:tcBorders>
            <w:noWrap/>
            <w:hideMark/>
          </w:tcPr>
          <w:p w14:paraId="35BBD5F5" w14:textId="77777777" w:rsidR="00162F7F" w:rsidRPr="00DC770F" w:rsidRDefault="00162F7F" w:rsidP="00162F7F">
            <w:pPr>
              <w:pStyle w:val="KeinLeerraum"/>
              <w:jc w:val="center"/>
              <w:rPr>
                <w:noProof/>
                <w:sz w:val="18"/>
                <w:szCs w:val="18"/>
              </w:rPr>
            </w:pPr>
            <w:r w:rsidRPr="00DC770F">
              <w:rPr>
                <w:noProof/>
                <w:sz w:val="18"/>
                <w:szCs w:val="18"/>
              </w:rPr>
              <w:t>HH has refrigerator</w:t>
            </w:r>
          </w:p>
        </w:tc>
        <w:tc>
          <w:tcPr>
            <w:tcW w:w="1105" w:type="dxa"/>
            <w:noWrap/>
            <w:hideMark/>
          </w:tcPr>
          <w:p w14:paraId="020BF6A4" w14:textId="77777777" w:rsidR="00162F7F" w:rsidRPr="00DC770F" w:rsidRDefault="00162F7F" w:rsidP="00162F7F">
            <w:pPr>
              <w:pStyle w:val="KeinLeerraum"/>
              <w:jc w:val="center"/>
              <w:rPr>
                <w:noProof/>
                <w:sz w:val="18"/>
                <w:szCs w:val="18"/>
              </w:rPr>
            </w:pPr>
            <w:r w:rsidRPr="00DC770F">
              <w:rPr>
                <w:noProof/>
                <w:sz w:val="18"/>
                <w:szCs w:val="18"/>
              </w:rPr>
              <w:t>19</w:t>
            </w:r>
          </w:p>
        </w:tc>
      </w:tr>
      <w:tr w:rsidR="00162F7F" w:rsidRPr="00DC770F" w14:paraId="191096FF" w14:textId="77777777" w:rsidTr="00162F7F">
        <w:trPr>
          <w:gridAfter w:val="1"/>
          <w:wAfter w:w="7" w:type="dxa"/>
          <w:trHeight w:val="290"/>
        </w:trPr>
        <w:tc>
          <w:tcPr>
            <w:tcW w:w="1418" w:type="dxa"/>
            <w:tcBorders>
              <w:right w:val="single" w:sz="4" w:space="0" w:color="auto"/>
            </w:tcBorders>
            <w:noWrap/>
            <w:hideMark/>
          </w:tcPr>
          <w:p w14:paraId="7C846078" w14:textId="602DE795" w:rsidR="00162F7F" w:rsidRPr="00DC770F" w:rsidRDefault="00162F7F" w:rsidP="00162F7F">
            <w:pPr>
              <w:pStyle w:val="KeinLeerraum"/>
              <w:rPr>
                <w:noProof/>
                <w:sz w:val="18"/>
                <w:szCs w:val="18"/>
              </w:rPr>
            </w:pPr>
            <w:r w:rsidRPr="002A0CB6">
              <w:rPr>
                <w:noProof/>
                <w:sz w:val="18"/>
                <w:szCs w:val="18"/>
              </w:rPr>
              <w:t>Nigeria</w:t>
            </w:r>
          </w:p>
        </w:tc>
        <w:tc>
          <w:tcPr>
            <w:tcW w:w="1465" w:type="dxa"/>
            <w:tcBorders>
              <w:left w:val="single" w:sz="4" w:space="0" w:color="auto"/>
            </w:tcBorders>
            <w:noWrap/>
            <w:hideMark/>
          </w:tcPr>
          <w:p w14:paraId="7D75D8CC" w14:textId="77777777" w:rsidR="00162F7F" w:rsidRPr="00DC770F" w:rsidRDefault="00162F7F" w:rsidP="00162F7F">
            <w:pPr>
              <w:pStyle w:val="KeinLeerraum"/>
              <w:jc w:val="center"/>
              <w:rPr>
                <w:noProof/>
                <w:sz w:val="18"/>
                <w:szCs w:val="18"/>
              </w:rPr>
            </w:pPr>
            <w:r w:rsidRPr="00DC770F">
              <w:rPr>
                <w:noProof/>
                <w:sz w:val="18"/>
                <w:szCs w:val="18"/>
              </w:rPr>
              <w:t>*Tertiary education level attained</w:t>
            </w:r>
          </w:p>
        </w:tc>
        <w:tc>
          <w:tcPr>
            <w:tcW w:w="1105" w:type="dxa"/>
            <w:tcBorders>
              <w:right w:val="single" w:sz="4" w:space="0" w:color="auto"/>
            </w:tcBorders>
            <w:noWrap/>
            <w:hideMark/>
          </w:tcPr>
          <w:p w14:paraId="2D0AF808" w14:textId="77777777" w:rsidR="00162F7F" w:rsidRPr="00DC770F" w:rsidRDefault="00162F7F" w:rsidP="00162F7F">
            <w:pPr>
              <w:pStyle w:val="KeinLeerraum"/>
              <w:jc w:val="center"/>
              <w:rPr>
                <w:noProof/>
                <w:sz w:val="18"/>
                <w:szCs w:val="18"/>
              </w:rPr>
            </w:pPr>
            <w:r w:rsidRPr="00DC770F">
              <w:rPr>
                <w:noProof/>
                <w:sz w:val="18"/>
                <w:szCs w:val="18"/>
              </w:rPr>
              <w:t>100</w:t>
            </w:r>
          </w:p>
        </w:tc>
        <w:tc>
          <w:tcPr>
            <w:tcW w:w="1663" w:type="dxa"/>
            <w:tcBorders>
              <w:left w:val="single" w:sz="4" w:space="0" w:color="auto"/>
            </w:tcBorders>
            <w:noWrap/>
            <w:hideMark/>
          </w:tcPr>
          <w:p w14:paraId="18DA105E" w14:textId="77777777" w:rsidR="00162F7F" w:rsidRPr="00DC770F" w:rsidRDefault="00162F7F" w:rsidP="00162F7F">
            <w:pPr>
              <w:pStyle w:val="KeinLeerraum"/>
              <w:jc w:val="center"/>
              <w:rPr>
                <w:noProof/>
                <w:sz w:val="18"/>
                <w:szCs w:val="18"/>
              </w:rPr>
            </w:pPr>
            <w:r w:rsidRPr="00DC770F">
              <w:rPr>
                <w:noProof/>
                <w:sz w:val="18"/>
                <w:szCs w:val="18"/>
              </w:rPr>
              <w:t>Tertiary education level of HH head</w:t>
            </w:r>
          </w:p>
        </w:tc>
        <w:tc>
          <w:tcPr>
            <w:tcW w:w="1105" w:type="dxa"/>
            <w:tcBorders>
              <w:right w:val="single" w:sz="4" w:space="0" w:color="auto"/>
            </w:tcBorders>
            <w:noWrap/>
            <w:hideMark/>
          </w:tcPr>
          <w:p w14:paraId="00B2A83D" w14:textId="77777777" w:rsidR="00162F7F" w:rsidRPr="00DC770F" w:rsidRDefault="00162F7F" w:rsidP="00162F7F">
            <w:pPr>
              <w:pStyle w:val="KeinLeerraum"/>
              <w:jc w:val="center"/>
              <w:rPr>
                <w:noProof/>
                <w:sz w:val="18"/>
                <w:szCs w:val="18"/>
              </w:rPr>
            </w:pPr>
            <w:r w:rsidRPr="00DC770F">
              <w:rPr>
                <w:noProof/>
                <w:sz w:val="18"/>
                <w:szCs w:val="18"/>
              </w:rPr>
              <w:t>71</w:t>
            </w:r>
          </w:p>
        </w:tc>
        <w:tc>
          <w:tcPr>
            <w:tcW w:w="1663" w:type="dxa"/>
            <w:gridSpan w:val="2"/>
            <w:tcBorders>
              <w:left w:val="single" w:sz="4" w:space="0" w:color="auto"/>
            </w:tcBorders>
            <w:noWrap/>
            <w:hideMark/>
          </w:tcPr>
          <w:p w14:paraId="60ECE794" w14:textId="77777777" w:rsidR="00162F7F" w:rsidRPr="00DC770F" w:rsidRDefault="00162F7F" w:rsidP="00162F7F">
            <w:pPr>
              <w:pStyle w:val="KeinLeerraum"/>
              <w:jc w:val="center"/>
              <w:rPr>
                <w:noProof/>
                <w:sz w:val="18"/>
                <w:szCs w:val="18"/>
              </w:rPr>
            </w:pPr>
            <w:r w:rsidRPr="00DC770F">
              <w:rPr>
                <w:noProof/>
                <w:sz w:val="18"/>
                <w:szCs w:val="18"/>
              </w:rPr>
              <w:t>Number of HH members</w:t>
            </w:r>
          </w:p>
        </w:tc>
        <w:tc>
          <w:tcPr>
            <w:tcW w:w="1105" w:type="dxa"/>
            <w:tcBorders>
              <w:right w:val="single" w:sz="4" w:space="0" w:color="auto"/>
            </w:tcBorders>
            <w:noWrap/>
            <w:hideMark/>
          </w:tcPr>
          <w:p w14:paraId="7B7CF42D" w14:textId="77777777" w:rsidR="00162F7F" w:rsidRPr="00DC770F" w:rsidRDefault="00162F7F" w:rsidP="00162F7F">
            <w:pPr>
              <w:pStyle w:val="KeinLeerraum"/>
              <w:jc w:val="center"/>
              <w:rPr>
                <w:noProof/>
                <w:sz w:val="18"/>
                <w:szCs w:val="18"/>
              </w:rPr>
            </w:pPr>
            <w:r w:rsidRPr="00DC770F">
              <w:rPr>
                <w:noProof/>
                <w:sz w:val="18"/>
                <w:szCs w:val="18"/>
              </w:rPr>
              <w:t>59</w:t>
            </w:r>
          </w:p>
        </w:tc>
        <w:tc>
          <w:tcPr>
            <w:tcW w:w="1947" w:type="dxa"/>
            <w:gridSpan w:val="2"/>
            <w:tcBorders>
              <w:left w:val="single" w:sz="4" w:space="0" w:color="auto"/>
            </w:tcBorders>
            <w:noWrap/>
            <w:hideMark/>
          </w:tcPr>
          <w:p w14:paraId="03B05EBC" w14:textId="77777777" w:rsidR="00162F7F" w:rsidRPr="00DC770F" w:rsidRDefault="00162F7F" w:rsidP="00162F7F">
            <w:pPr>
              <w:pStyle w:val="KeinLeerraum"/>
              <w:jc w:val="center"/>
              <w:rPr>
                <w:noProof/>
                <w:sz w:val="18"/>
                <w:szCs w:val="18"/>
              </w:rPr>
            </w:pPr>
            <w:r w:rsidRPr="00DC770F">
              <w:rPr>
                <w:noProof/>
                <w:sz w:val="18"/>
                <w:szCs w:val="18"/>
              </w:rPr>
              <w:t>Number of trips woman took in last 12 months</w:t>
            </w:r>
          </w:p>
        </w:tc>
        <w:tc>
          <w:tcPr>
            <w:tcW w:w="1105" w:type="dxa"/>
            <w:tcBorders>
              <w:right w:val="single" w:sz="4" w:space="0" w:color="auto"/>
            </w:tcBorders>
            <w:noWrap/>
            <w:hideMark/>
          </w:tcPr>
          <w:p w14:paraId="202EF37E" w14:textId="77777777" w:rsidR="00162F7F" w:rsidRPr="00DC770F" w:rsidRDefault="00162F7F" w:rsidP="00162F7F">
            <w:pPr>
              <w:pStyle w:val="KeinLeerraum"/>
              <w:jc w:val="center"/>
              <w:rPr>
                <w:noProof/>
                <w:sz w:val="18"/>
                <w:szCs w:val="18"/>
              </w:rPr>
            </w:pPr>
            <w:r w:rsidRPr="00DC770F">
              <w:rPr>
                <w:noProof/>
                <w:sz w:val="18"/>
                <w:szCs w:val="18"/>
              </w:rPr>
              <w:t>56</w:t>
            </w:r>
          </w:p>
        </w:tc>
        <w:tc>
          <w:tcPr>
            <w:tcW w:w="1947" w:type="dxa"/>
            <w:gridSpan w:val="2"/>
            <w:tcBorders>
              <w:left w:val="single" w:sz="4" w:space="0" w:color="auto"/>
            </w:tcBorders>
            <w:noWrap/>
            <w:hideMark/>
          </w:tcPr>
          <w:p w14:paraId="443FEE28" w14:textId="77777777" w:rsidR="00162F7F" w:rsidRPr="00DC770F" w:rsidRDefault="00162F7F" w:rsidP="00162F7F">
            <w:pPr>
              <w:pStyle w:val="KeinLeerraum"/>
              <w:jc w:val="center"/>
              <w:rPr>
                <w:noProof/>
                <w:sz w:val="18"/>
                <w:szCs w:val="18"/>
              </w:rPr>
            </w:pPr>
            <w:r w:rsidRPr="00DC770F">
              <w:rPr>
                <w:noProof/>
                <w:sz w:val="18"/>
                <w:szCs w:val="18"/>
              </w:rPr>
              <w:t>Ideal number of children</w:t>
            </w:r>
          </w:p>
        </w:tc>
        <w:tc>
          <w:tcPr>
            <w:tcW w:w="1105" w:type="dxa"/>
            <w:noWrap/>
            <w:hideMark/>
          </w:tcPr>
          <w:p w14:paraId="63A05603" w14:textId="77777777" w:rsidR="00162F7F" w:rsidRPr="00DC770F" w:rsidRDefault="00162F7F" w:rsidP="00162F7F">
            <w:pPr>
              <w:pStyle w:val="KeinLeerraum"/>
              <w:jc w:val="center"/>
              <w:rPr>
                <w:noProof/>
                <w:sz w:val="18"/>
                <w:szCs w:val="18"/>
              </w:rPr>
            </w:pPr>
            <w:r w:rsidRPr="00DC770F">
              <w:rPr>
                <w:noProof/>
                <w:sz w:val="18"/>
                <w:szCs w:val="18"/>
              </w:rPr>
              <w:t>52</w:t>
            </w:r>
          </w:p>
        </w:tc>
      </w:tr>
      <w:tr w:rsidR="00162F7F" w:rsidRPr="00DC770F" w14:paraId="25DC0B5D" w14:textId="77777777" w:rsidTr="00162F7F">
        <w:trPr>
          <w:gridAfter w:val="1"/>
          <w:wAfter w:w="7" w:type="dxa"/>
          <w:trHeight w:val="290"/>
        </w:trPr>
        <w:tc>
          <w:tcPr>
            <w:tcW w:w="1418" w:type="dxa"/>
            <w:tcBorders>
              <w:right w:val="single" w:sz="4" w:space="0" w:color="auto"/>
            </w:tcBorders>
            <w:noWrap/>
            <w:hideMark/>
          </w:tcPr>
          <w:p w14:paraId="2C7D6950" w14:textId="6FD8184A" w:rsidR="00162F7F" w:rsidRPr="00DC770F" w:rsidRDefault="00162F7F" w:rsidP="00162F7F">
            <w:pPr>
              <w:pStyle w:val="KeinLeerraum"/>
              <w:rPr>
                <w:noProof/>
                <w:sz w:val="18"/>
                <w:szCs w:val="18"/>
              </w:rPr>
            </w:pPr>
            <w:r w:rsidRPr="002A0CB6">
              <w:rPr>
                <w:noProof/>
                <w:sz w:val="18"/>
                <w:szCs w:val="18"/>
              </w:rPr>
              <w:t>Republic</w:t>
            </w:r>
            <w:r>
              <w:rPr>
                <w:noProof/>
                <w:sz w:val="18"/>
                <w:szCs w:val="18"/>
              </w:rPr>
              <w:t xml:space="preserve"> </w:t>
            </w:r>
            <w:r w:rsidRPr="002A0CB6">
              <w:rPr>
                <w:noProof/>
                <w:sz w:val="18"/>
                <w:szCs w:val="18"/>
              </w:rPr>
              <w:t>o</w:t>
            </w:r>
            <w:r>
              <w:rPr>
                <w:noProof/>
                <w:sz w:val="18"/>
                <w:szCs w:val="18"/>
              </w:rPr>
              <w:t xml:space="preserve">f </w:t>
            </w:r>
            <w:r w:rsidRPr="002A0CB6">
              <w:rPr>
                <w:noProof/>
                <w:sz w:val="18"/>
                <w:szCs w:val="18"/>
              </w:rPr>
              <w:t>the</w:t>
            </w:r>
            <w:r>
              <w:rPr>
                <w:noProof/>
                <w:sz w:val="18"/>
                <w:szCs w:val="18"/>
              </w:rPr>
              <w:t xml:space="preserve"> </w:t>
            </w:r>
            <w:r w:rsidRPr="002A0CB6">
              <w:rPr>
                <w:noProof/>
                <w:sz w:val="18"/>
                <w:szCs w:val="18"/>
              </w:rPr>
              <w:t>Congo</w:t>
            </w:r>
          </w:p>
        </w:tc>
        <w:tc>
          <w:tcPr>
            <w:tcW w:w="1465" w:type="dxa"/>
            <w:tcBorders>
              <w:left w:val="single" w:sz="4" w:space="0" w:color="auto"/>
            </w:tcBorders>
            <w:noWrap/>
            <w:hideMark/>
          </w:tcPr>
          <w:p w14:paraId="623DF023" w14:textId="77777777" w:rsidR="00162F7F" w:rsidRPr="00DC770F" w:rsidRDefault="00162F7F" w:rsidP="00162F7F">
            <w:pPr>
              <w:pStyle w:val="KeinLeerraum"/>
              <w:jc w:val="center"/>
              <w:rPr>
                <w:noProof/>
                <w:sz w:val="18"/>
                <w:szCs w:val="18"/>
              </w:rPr>
            </w:pPr>
            <w:r w:rsidRPr="00DC770F">
              <w:rPr>
                <w:noProof/>
                <w:sz w:val="18"/>
                <w:szCs w:val="18"/>
              </w:rPr>
              <w:t>Has bankaccount</w:t>
            </w:r>
          </w:p>
        </w:tc>
        <w:tc>
          <w:tcPr>
            <w:tcW w:w="1105" w:type="dxa"/>
            <w:tcBorders>
              <w:right w:val="single" w:sz="4" w:space="0" w:color="auto"/>
            </w:tcBorders>
            <w:noWrap/>
            <w:hideMark/>
          </w:tcPr>
          <w:p w14:paraId="7D3252E4" w14:textId="77777777" w:rsidR="00162F7F" w:rsidRPr="00DC770F" w:rsidRDefault="00162F7F" w:rsidP="00162F7F">
            <w:pPr>
              <w:pStyle w:val="KeinLeerraum"/>
              <w:jc w:val="center"/>
              <w:rPr>
                <w:noProof/>
                <w:sz w:val="18"/>
                <w:szCs w:val="18"/>
              </w:rPr>
            </w:pPr>
            <w:r w:rsidRPr="00DC770F">
              <w:rPr>
                <w:noProof/>
                <w:sz w:val="18"/>
                <w:szCs w:val="18"/>
              </w:rPr>
              <w:t>100</w:t>
            </w:r>
          </w:p>
        </w:tc>
        <w:tc>
          <w:tcPr>
            <w:tcW w:w="1663" w:type="dxa"/>
            <w:tcBorders>
              <w:left w:val="single" w:sz="4" w:space="0" w:color="auto"/>
            </w:tcBorders>
            <w:noWrap/>
            <w:hideMark/>
          </w:tcPr>
          <w:p w14:paraId="0EA2EF6A" w14:textId="77777777" w:rsidR="00162F7F" w:rsidRPr="00DC770F" w:rsidRDefault="00162F7F" w:rsidP="00162F7F">
            <w:pPr>
              <w:pStyle w:val="KeinLeerraum"/>
              <w:jc w:val="center"/>
              <w:rPr>
                <w:noProof/>
                <w:sz w:val="18"/>
                <w:szCs w:val="18"/>
              </w:rPr>
            </w:pPr>
            <w:r w:rsidRPr="00DC770F">
              <w:rPr>
                <w:noProof/>
                <w:sz w:val="18"/>
                <w:szCs w:val="18"/>
              </w:rPr>
              <w:t>*5th wealthquintile</w:t>
            </w:r>
          </w:p>
        </w:tc>
        <w:tc>
          <w:tcPr>
            <w:tcW w:w="1105" w:type="dxa"/>
            <w:tcBorders>
              <w:right w:val="single" w:sz="4" w:space="0" w:color="auto"/>
            </w:tcBorders>
            <w:noWrap/>
            <w:hideMark/>
          </w:tcPr>
          <w:p w14:paraId="1BC76F48" w14:textId="77777777" w:rsidR="00162F7F" w:rsidRPr="00DC770F" w:rsidRDefault="00162F7F" w:rsidP="00162F7F">
            <w:pPr>
              <w:pStyle w:val="KeinLeerraum"/>
              <w:jc w:val="center"/>
              <w:rPr>
                <w:noProof/>
                <w:sz w:val="18"/>
                <w:szCs w:val="18"/>
              </w:rPr>
            </w:pPr>
            <w:r w:rsidRPr="00DC770F">
              <w:rPr>
                <w:noProof/>
                <w:sz w:val="18"/>
                <w:szCs w:val="18"/>
              </w:rPr>
              <w:t>79</w:t>
            </w:r>
          </w:p>
        </w:tc>
        <w:tc>
          <w:tcPr>
            <w:tcW w:w="1663" w:type="dxa"/>
            <w:gridSpan w:val="2"/>
            <w:tcBorders>
              <w:left w:val="single" w:sz="4" w:space="0" w:color="auto"/>
            </w:tcBorders>
            <w:noWrap/>
            <w:hideMark/>
          </w:tcPr>
          <w:p w14:paraId="4D04D25B" w14:textId="77777777" w:rsidR="00162F7F" w:rsidRPr="00DC770F" w:rsidRDefault="00162F7F" w:rsidP="00162F7F">
            <w:pPr>
              <w:pStyle w:val="KeinLeerraum"/>
              <w:jc w:val="center"/>
              <w:rPr>
                <w:noProof/>
                <w:sz w:val="18"/>
                <w:szCs w:val="18"/>
              </w:rPr>
            </w:pPr>
            <w:r w:rsidRPr="00DC770F">
              <w:rPr>
                <w:noProof/>
                <w:sz w:val="18"/>
                <w:szCs w:val="18"/>
              </w:rPr>
              <w:t>Number of HH members</w:t>
            </w:r>
          </w:p>
        </w:tc>
        <w:tc>
          <w:tcPr>
            <w:tcW w:w="1105" w:type="dxa"/>
            <w:tcBorders>
              <w:right w:val="single" w:sz="4" w:space="0" w:color="auto"/>
            </w:tcBorders>
            <w:noWrap/>
            <w:hideMark/>
          </w:tcPr>
          <w:p w14:paraId="4D06C58C" w14:textId="77777777" w:rsidR="00162F7F" w:rsidRPr="00DC770F" w:rsidRDefault="00162F7F" w:rsidP="00162F7F">
            <w:pPr>
              <w:pStyle w:val="KeinLeerraum"/>
              <w:jc w:val="center"/>
              <w:rPr>
                <w:noProof/>
                <w:sz w:val="18"/>
                <w:szCs w:val="18"/>
              </w:rPr>
            </w:pPr>
            <w:r w:rsidRPr="00DC770F">
              <w:rPr>
                <w:noProof/>
                <w:sz w:val="18"/>
                <w:szCs w:val="18"/>
              </w:rPr>
              <w:t>75</w:t>
            </w:r>
          </w:p>
        </w:tc>
        <w:tc>
          <w:tcPr>
            <w:tcW w:w="1947" w:type="dxa"/>
            <w:gridSpan w:val="2"/>
            <w:tcBorders>
              <w:left w:val="single" w:sz="4" w:space="0" w:color="auto"/>
            </w:tcBorders>
            <w:noWrap/>
            <w:hideMark/>
          </w:tcPr>
          <w:p w14:paraId="17D5798F" w14:textId="77777777" w:rsidR="00162F7F" w:rsidRPr="00DC770F" w:rsidRDefault="00162F7F" w:rsidP="00162F7F">
            <w:pPr>
              <w:pStyle w:val="KeinLeerraum"/>
              <w:jc w:val="center"/>
              <w:rPr>
                <w:noProof/>
                <w:sz w:val="18"/>
                <w:szCs w:val="18"/>
              </w:rPr>
            </w:pPr>
            <w:r w:rsidRPr="00DC770F">
              <w:rPr>
                <w:noProof/>
                <w:sz w:val="18"/>
                <w:szCs w:val="18"/>
              </w:rPr>
              <w:t>Ideal number of children</w:t>
            </w:r>
          </w:p>
        </w:tc>
        <w:tc>
          <w:tcPr>
            <w:tcW w:w="1105" w:type="dxa"/>
            <w:tcBorders>
              <w:right w:val="single" w:sz="4" w:space="0" w:color="auto"/>
            </w:tcBorders>
            <w:noWrap/>
            <w:hideMark/>
          </w:tcPr>
          <w:p w14:paraId="73A5136D" w14:textId="77777777" w:rsidR="00162F7F" w:rsidRPr="00DC770F" w:rsidRDefault="00162F7F" w:rsidP="00162F7F">
            <w:pPr>
              <w:pStyle w:val="KeinLeerraum"/>
              <w:jc w:val="center"/>
              <w:rPr>
                <w:noProof/>
                <w:sz w:val="18"/>
                <w:szCs w:val="18"/>
              </w:rPr>
            </w:pPr>
            <w:r w:rsidRPr="00DC770F">
              <w:rPr>
                <w:noProof/>
                <w:sz w:val="18"/>
                <w:szCs w:val="18"/>
              </w:rPr>
              <w:t>71</w:t>
            </w:r>
          </w:p>
        </w:tc>
        <w:tc>
          <w:tcPr>
            <w:tcW w:w="1947" w:type="dxa"/>
            <w:gridSpan w:val="2"/>
            <w:tcBorders>
              <w:left w:val="single" w:sz="4" w:space="0" w:color="auto"/>
            </w:tcBorders>
            <w:noWrap/>
            <w:hideMark/>
          </w:tcPr>
          <w:p w14:paraId="1EE72A72" w14:textId="77777777" w:rsidR="00162F7F" w:rsidRPr="00DC770F" w:rsidRDefault="00162F7F" w:rsidP="00162F7F">
            <w:pPr>
              <w:pStyle w:val="KeinLeerraum"/>
              <w:jc w:val="center"/>
              <w:rPr>
                <w:noProof/>
                <w:sz w:val="18"/>
                <w:szCs w:val="18"/>
              </w:rPr>
            </w:pPr>
            <w:r w:rsidRPr="00DC770F">
              <w:rPr>
                <w:noProof/>
                <w:sz w:val="18"/>
                <w:szCs w:val="18"/>
              </w:rPr>
              <w:t>Literate</w:t>
            </w:r>
          </w:p>
        </w:tc>
        <w:tc>
          <w:tcPr>
            <w:tcW w:w="1105" w:type="dxa"/>
            <w:noWrap/>
            <w:hideMark/>
          </w:tcPr>
          <w:p w14:paraId="255415FB" w14:textId="77777777" w:rsidR="00162F7F" w:rsidRPr="00DC770F" w:rsidRDefault="00162F7F" w:rsidP="00162F7F">
            <w:pPr>
              <w:pStyle w:val="KeinLeerraum"/>
              <w:jc w:val="center"/>
              <w:rPr>
                <w:noProof/>
                <w:sz w:val="18"/>
                <w:szCs w:val="18"/>
              </w:rPr>
            </w:pPr>
            <w:r w:rsidRPr="00DC770F">
              <w:rPr>
                <w:noProof/>
                <w:sz w:val="18"/>
                <w:szCs w:val="18"/>
              </w:rPr>
              <w:t>47</w:t>
            </w:r>
          </w:p>
        </w:tc>
      </w:tr>
      <w:tr w:rsidR="00162F7F" w:rsidRPr="00DC770F" w14:paraId="1020F05E" w14:textId="77777777" w:rsidTr="00162F7F">
        <w:trPr>
          <w:gridAfter w:val="1"/>
          <w:wAfter w:w="7" w:type="dxa"/>
          <w:trHeight w:val="290"/>
        </w:trPr>
        <w:tc>
          <w:tcPr>
            <w:tcW w:w="1418" w:type="dxa"/>
            <w:tcBorders>
              <w:right w:val="single" w:sz="4" w:space="0" w:color="auto"/>
            </w:tcBorders>
            <w:noWrap/>
            <w:hideMark/>
          </w:tcPr>
          <w:p w14:paraId="05ACA5B6" w14:textId="472A817F" w:rsidR="00162F7F" w:rsidRPr="00DC770F" w:rsidRDefault="00162F7F" w:rsidP="00162F7F">
            <w:pPr>
              <w:pStyle w:val="KeinLeerraum"/>
              <w:rPr>
                <w:noProof/>
                <w:sz w:val="18"/>
                <w:szCs w:val="18"/>
              </w:rPr>
            </w:pPr>
            <w:r w:rsidRPr="002A0CB6">
              <w:rPr>
                <w:noProof/>
                <w:sz w:val="18"/>
                <w:szCs w:val="18"/>
              </w:rPr>
              <w:t>Rwanda</w:t>
            </w:r>
          </w:p>
        </w:tc>
        <w:tc>
          <w:tcPr>
            <w:tcW w:w="1465" w:type="dxa"/>
            <w:tcBorders>
              <w:left w:val="single" w:sz="4" w:space="0" w:color="auto"/>
            </w:tcBorders>
            <w:noWrap/>
            <w:hideMark/>
          </w:tcPr>
          <w:p w14:paraId="4B5DF010" w14:textId="77777777" w:rsidR="00162F7F" w:rsidRPr="00DC770F" w:rsidRDefault="00162F7F" w:rsidP="00162F7F">
            <w:pPr>
              <w:pStyle w:val="KeinLeerraum"/>
              <w:jc w:val="center"/>
              <w:rPr>
                <w:noProof/>
                <w:sz w:val="18"/>
                <w:szCs w:val="18"/>
              </w:rPr>
            </w:pPr>
            <w:r w:rsidRPr="00DC770F">
              <w:rPr>
                <w:noProof/>
                <w:sz w:val="18"/>
                <w:szCs w:val="18"/>
              </w:rPr>
              <w:t>Number of HH members</w:t>
            </w:r>
          </w:p>
        </w:tc>
        <w:tc>
          <w:tcPr>
            <w:tcW w:w="1105" w:type="dxa"/>
            <w:tcBorders>
              <w:right w:val="single" w:sz="4" w:space="0" w:color="auto"/>
            </w:tcBorders>
            <w:noWrap/>
            <w:hideMark/>
          </w:tcPr>
          <w:p w14:paraId="6DCF7173" w14:textId="77777777" w:rsidR="00162F7F" w:rsidRPr="00DC770F" w:rsidRDefault="00162F7F" w:rsidP="00162F7F">
            <w:pPr>
              <w:pStyle w:val="KeinLeerraum"/>
              <w:jc w:val="center"/>
              <w:rPr>
                <w:noProof/>
                <w:sz w:val="18"/>
                <w:szCs w:val="18"/>
              </w:rPr>
            </w:pPr>
            <w:r w:rsidRPr="00DC770F">
              <w:rPr>
                <w:noProof/>
                <w:sz w:val="18"/>
                <w:szCs w:val="18"/>
              </w:rPr>
              <w:t>100</w:t>
            </w:r>
          </w:p>
        </w:tc>
        <w:tc>
          <w:tcPr>
            <w:tcW w:w="1663" w:type="dxa"/>
            <w:tcBorders>
              <w:left w:val="single" w:sz="4" w:space="0" w:color="auto"/>
            </w:tcBorders>
            <w:noWrap/>
            <w:hideMark/>
          </w:tcPr>
          <w:p w14:paraId="4A40283C" w14:textId="77777777" w:rsidR="00162F7F" w:rsidRPr="00DC770F" w:rsidRDefault="00162F7F" w:rsidP="00162F7F">
            <w:pPr>
              <w:pStyle w:val="KeinLeerraum"/>
              <w:jc w:val="center"/>
              <w:rPr>
                <w:noProof/>
                <w:sz w:val="18"/>
                <w:szCs w:val="18"/>
              </w:rPr>
            </w:pPr>
            <w:r w:rsidRPr="00DC770F">
              <w:rPr>
                <w:noProof/>
                <w:sz w:val="18"/>
                <w:szCs w:val="18"/>
              </w:rPr>
              <w:t>Ideal number of children</w:t>
            </w:r>
          </w:p>
        </w:tc>
        <w:tc>
          <w:tcPr>
            <w:tcW w:w="1105" w:type="dxa"/>
            <w:tcBorders>
              <w:right w:val="single" w:sz="4" w:space="0" w:color="auto"/>
            </w:tcBorders>
            <w:noWrap/>
            <w:hideMark/>
          </w:tcPr>
          <w:p w14:paraId="1A546F86" w14:textId="77777777" w:rsidR="00162F7F" w:rsidRPr="00DC770F" w:rsidRDefault="00162F7F" w:rsidP="00162F7F">
            <w:pPr>
              <w:pStyle w:val="KeinLeerraum"/>
              <w:jc w:val="center"/>
              <w:rPr>
                <w:noProof/>
                <w:sz w:val="18"/>
                <w:szCs w:val="18"/>
              </w:rPr>
            </w:pPr>
            <w:r w:rsidRPr="00DC770F">
              <w:rPr>
                <w:noProof/>
                <w:sz w:val="18"/>
                <w:szCs w:val="18"/>
              </w:rPr>
              <w:t>73</w:t>
            </w:r>
          </w:p>
        </w:tc>
        <w:tc>
          <w:tcPr>
            <w:tcW w:w="1663" w:type="dxa"/>
            <w:gridSpan w:val="2"/>
            <w:tcBorders>
              <w:left w:val="single" w:sz="4" w:space="0" w:color="auto"/>
            </w:tcBorders>
            <w:noWrap/>
            <w:hideMark/>
          </w:tcPr>
          <w:p w14:paraId="34472678" w14:textId="77777777" w:rsidR="00162F7F" w:rsidRPr="00DC770F" w:rsidRDefault="00162F7F" w:rsidP="00162F7F">
            <w:pPr>
              <w:pStyle w:val="KeinLeerraum"/>
              <w:jc w:val="center"/>
              <w:rPr>
                <w:noProof/>
                <w:sz w:val="18"/>
                <w:szCs w:val="18"/>
              </w:rPr>
            </w:pPr>
            <w:r w:rsidRPr="00DC770F">
              <w:rPr>
                <w:noProof/>
                <w:sz w:val="18"/>
                <w:szCs w:val="18"/>
              </w:rPr>
              <w:t>Has bankaccount</w:t>
            </w:r>
          </w:p>
        </w:tc>
        <w:tc>
          <w:tcPr>
            <w:tcW w:w="1105" w:type="dxa"/>
            <w:tcBorders>
              <w:right w:val="single" w:sz="4" w:space="0" w:color="auto"/>
            </w:tcBorders>
            <w:noWrap/>
            <w:hideMark/>
          </w:tcPr>
          <w:p w14:paraId="289BABAD" w14:textId="77777777" w:rsidR="00162F7F" w:rsidRPr="00DC770F" w:rsidRDefault="00162F7F" w:rsidP="00162F7F">
            <w:pPr>
              <w:pStyle w:val="KeinLeerraum"/>
              <w:jc w:val="center"/>
              <w:rPr>
                <w:noProof/>
                <w:sz w:val="18"/>
                <w:szCs w:val="18"/>
              </w:rPr>
            </w:pPr>
            <w:r w:rsidRPr="00DC770F">
              <w:rPr>
                <w:noProof/>
                <w:sz w:val="18"/>
                <w:szCs w:val="18"/>
              </w:rPr>
              <w:t>46</w:t>
            </w:r>
          </w:p>
        </w:tc>
        <w:tc>
          <w:tcPr>
            <w:tcW w:w="1947" w:type="dxa"/>
            <w:gridSpan w:val="2"/>
            <w:tcBorders>
              <w:left w:val="single" w:sz="4" w:space="0" w:color="auto"/>
            </w:tcBorders>
            <w:noWrap/>
            <w:hideMark/>
          </w:tcPr>
          <w:p w14:paraId="7715DCC4" w14:textId="77777777" w:rsidR="00162F7F" w:rsidRPr="00DC770F" w:rsidRDefault="00162F7F" w:rsidP="00162F7F">
            <w:pPr>
              <w:pStyle w:val="KeinLeerraum"/>
              <w:jc w:val="center"/>
              <w:rPr>
                <w:noProof/>
                <w:sz w:val="18"/>
                <w:szCs w:val="18"/>
              </w:rPr>
            </w:pPr>
            <w:r w:rsidRPr="00DC770F">
              <w:rPr>
                <w:noProof/>
                <w:sz w:val="18"/>
                <w:szCs w:val="18"/>
              </w:rPr>
              <w:t>Number of trips woman took in last 12 months</w:t>
            </w:r>
          </w:p>
        </w:tc>
        <w:tc>
          <w:tcPr>
            <w:tcW w:w="1105" w:type="dxa"/>
            <w:tcBorders>
              <w:right w:val="single" w:sz="4" w:space="0" w:color="auto"/>
            </w:tcBorders>
            <w:noWrap/>
            <w:hideMark/>
          </w:tcPr>
          <w:p w14:paraId="1CC35200" w14:textId="77777777" w:rsidR="00162F7F" w:rsidRPr="00DC770F" w:rsidRDefault="00162F7F" w:rsidP="00162F7F">
            <w:pPr>
              <w:pStyle w:val="KeinLeerraum"/>
              <w:jc w:val="center"/>
              <w:rPr>
                <w:noProof/>
                <w:sz w:val="18"/>
                <w:szCs w:val="18"/>
              </w:rPr>
            </w:pPr>
            <w:r w:rsidRPr="00DC770F">
              <w:rPr>
                <w:noProof/>
                <w:sz w:val="18"/>
                <w:szCs w:val="18"/>
              </w:rPr>
              <w:t>43</w:t>
            </w:r>
          </w:p>
        </w:tc>
        <w:tc>
          <w:tcPr>
            <w:tcW w:w="1947" w:type="dxa"/>
            <w:gridSpan w:val="2"/>
            <w:tcBorders>
              <w:left w:val="single" w:sz="4" w:space="0" w:color="auto"/>
            </w:tcBorders>
            <w:noWrap/>
            <w:hideMark/>
          </w:tcPr>
          <w:p w14:paraId="0C2D9B27" w14:textId="77777777" w:rsidR="00162F7F" w:rsidRPr="00DC770F" w:rsidRDefault="00162F7F" w:rsidP="00162F7F">
            <w:pPr>
              <w:pStyle w:val="KeinLeerraum"/>
              <w:jc w:val="center"/>
              <w:rPr>
                <w:noProof/>
                <w:sz w:val="18"/>
                <w:szCs w:val="18"/>
              </w:rPr>
            </w:pPr>
            <w:r w:rsidRPr="00DC770F">
              <w:rPr>
                <w:noProof/>
                <w:sz w:val="18"/>
                <w:szCs w:val="18"/>
              </w:rPr>
              <w:t>Number of HH members &lt;5 years</w:t>
            </w:r>
          </w:p>
        </w:tc>
        <w:tc>
          <w:tcPr>
            <w:tcW w:w="1105" w:type="dxa"/>
            <w:noWrap/>
            <w:hideMark/>
          </w:tcPr>
          <w:p w14:paraId="4CA5CFC7" w14:textId="77777777" w:rsidR="00162F7F" w:rsidRPr="00DC770F" w:rsidRDefault="00162F7F" w:rsidP="00162F7F">
            <w:pPr>
              <w:pStyle w:val="KeinLeerraum"/>
              <w:jc w:val="center"/>
              <w:rPr>
                <w:noProof/>
                <w:sz w:val="18"/>
                <w:szCs w:val="18"/>
              </w:rPr>
            </w:pPr>
            <w:r w:rsidRPr="00DC770F">
              <w:rPr>
                <w:noProof/>
                <w:sz w:val="18"/>
                <w:szCs w:val="18"/>
              </w:rPr>
              <w:t>40</w:t>
            </w:r>
          </w:p>
        </w:tc>
      </w:tr>
      <w:tr w:rsidR="00162F7F" w:rsidRPr="00DC770F" w14:paraId="65C8738B" w14:textId="77777777" w:rsidTr="00162F7F">
        <w:trPr>
          <w:gridAfter w:val="1"/>
          <w:wAfter w:w="7" w:type="dxa"/>
          <w:trHeight w:val="290"/>
        </w:trPr>
        <w:tc>
          <w:tcPr>
            <w:tcW w:w="1418" w:type="dxa"/>
            <w:tcBorders>
              <w:right w:val="single" w:sz="4" w:space="0" w:color="auto"/>
            </w:tcBorders>
            <w:noWrap/>
            <w:hideMark/>
          </w:tcPr>
          <w:p w14:paraId="5AB20F47" w14:textId="32FCE0A8" w:rsidR="00162F7F" w:rsidRPr="00DC770F" w:rsidRDefault="00162F7F" w:rsidP="00162F7F">
            <w:pPr>
              <w:pStyle w:val="KeinLeerraum"/>
              <w:rPr>
                <w:noProof/>
                <w:sz w:val="18"/>
                <w:szCs w:val="18"/>
              </w:rPr>
            </w:pPr>
            <w:r w:rsidRPr="002A0CB6">
              <w:rPr>
                <w:noProof/>
                <w:sz w:val="18"/>
                <w:szCs w:val="18"/>
              </w:rPr>
              <w:t>Sao</w:t>
            </w:r>
            <w:r>
              <w:rPr>
                <w:noProof/>
                <w:sz w:val="18"/>
                <w:szCs w:val="18"/>
              </w:rPr>
              <w:t xml:space="preserve"> </w:t>
            </w:r>
            <w:r w:rsidRPr="002A0CB6">
              <w:rPr>
                <w:noProof/>
                <w:sz w:val="18"/>
                <w:szCs w:val="18"/>
              </w:rPr>
              <w:t>Tome</w:t>
            </w:r>
            <w:r>
              <w:rPr>
                <w:noProof/>
                <w:sz w:val="18"/>
                <w:szCs w:val="18"/>
              </w:rPr>
              <w:t xml:space="preserve"> &amp;</w:t>
            </w:r>
            <w:r>
              <w:t xml:space="preserve"> P</w:t>
            </w:r>
            <w:r w:rsidRPr="00162F7F">
              <w:rPr>
                <w:noProof/>
                <w:sz w:val="18"/>
                <w:szCs w:val="18"/>
              </w:rPr>
              <w:t>rincipe</w:t>
            </w:r>
            <w:r>
              <w:rPr>
                <w:noProof/>
                <w:sz w:val="18"/>
                <w:szCs w:val="18"/>
              </w:rPr>
              <w:t xml:space="preserve"> </w:t>
            </w:r>
          </w:p>
        </w:tc>
        <w:tc>
          <w:tcPr>
            <w:tcW w:w="1465" w:type="dxa"/>
            <w:tcBorders>
              <w:left w:val="single" w:sz="4" w:space="0" w:color="auto"/>
            </w:tcBorders>
            <w:noWrap/>
            <w:hideMark/>
          </w:tcPr>
          <w:p w14:paraId="7C00FB6B" w14:textId="77777777" w:rsidR="00162F7F" w:rsidRPr="00DC770F" w:rsidRDefault="00162F7F" w:rsidP="00162F7F">
            <w:pPr>
              <w:pStyle w:val="KeinLeerraum"/>
              <w:jc w:val="center"/>
              <w:rPr>
                <w:noProof/>
                <w:sz w:val="18"/>
                <w:szCs w:val="18"/>
              </w:rPr>
            </w:pPr>
            <w:r w:rsidRPr="00DC770F">
              <w:rPr>
                <w:noProof/>
                <w:sz w:val="18"/>
                <w:szCs w:val="18"/>
              </w:rPr>
              <w:t>Body Mass Index</w:t>
            </w:r>
          </w:p>
        </w:tc>
        <w:tc>
          <w:tcPr>
            <w:tcW w:w="1105" w:type="dxa"/>
            <w:tcBorders>
              <w:right w:val="single" w:sz="4" w:space="0" w:color="auto"/>
            </w:tcBorders>
            <w:noWrap/>
            <w:hideMark/>
          </w:tcPr>
          <w:p w14:paraId="4CBA35E6" w14:textId="77777777" w:rsidR="00162F7F" w:rsidRPr="00DC770F" w:rsidRDefault="00162F7F" w:rsidP="00162F7F">
            <w:pPr>
              <w:pStyle w:val="KeinLeerraum"/>
              <w:jc w:val="center"/>
              <w:rPr>
                <w:noProof/>
                <w:sz w:val="18"/>
                <w:szCs w:val="18"/>
              </w:rPr>
            </w:pPr>
            <w:r w:rsidRPr="00DC770F">
              <w:rPr>
                <w:noProof/>
                <w:sz w:val="18"/>
                <w:szCs w:val="18"/>
              </w:rPr>
              <w:t>100</w:t>
            </w:r>
          </w:p>
        </w:tc>
        <w:tc>
          <w:tcPr>
            <w:tcW w:w="1663" w:type="dxa"/>
            <w:tcBorders>
              <w:left w:val="single" w:sz="4" w:space="0" w:color="auto"/>
            </w:tcBorders>
            <w:noWrap/>
            <w:hideMark/>
          </w:tcPr>
          <w:p w14:paraId="1EB2A67A" w14:textId="77777777" w:rsidR="00162F7F" w:rsidRPr="00DC770F" w:rsidRDefault="00162F7F" w:rsidP="00162F7F">
            <w:pPr>
              <w:pStyle w:val="KeinLeerraum"/>
              <w:jc w:val="center"/>
              <w:rPr>
                <w:noProof/>
                <w:sz w:val="18"/>
                <w:szCs w:val="18"/>
              </w:rPr>
            </w:pPr>
            <w:r w:rsidRPr="00DC770F">
              <w:rPr>
                <w:noProof/>
                <w:sz w:val="18"/>
                <w:szCs w:val="18"/>
              </w:rPr>
              <w:t>Hemoglobin</w:t>
            </w:r>
          </w:p>
        </w:tc>
        <w:tc>
          <w:tcPr>
            <w:tcW w:w="1105" w:type="dxa"/>
            <w:tcBorders>
              <w:right w:val="single" w:sz="4" w:space="0" w:color="auto"/>
            </w:tcBorders>
            <w:noWrap/>
            <w:hideMark/>
          </w:tcPr>
          <w:p w14:paraId="46A95BB4" w14:textId="77777777" w:rsidR="00162F7F" w:rsidRPr="00DC770F" w:rsidRDefault="00162F7F" w:rsidP="00162F7F">
            <w:pPr>
              <w:pStyle w:val="KeinLeerraum"/>
              <w:jc w:val="center"/>
              <w:rPr>
                <w:noProof/>
                <w:sz w:val="18"/>
                <w:szCs w:val="18"/>
              </w:rPr>
            </w:pPr>
            <w:r w:rsidRPr="00DC770F">
              <w:rPr>
                <w:noProof/>
                <w:sz w:val="18"/>
                <w:szCs w:val="18"/>
              </w:rPr>
              <w:t>91</w:t>
            </w:r>
          </w:p>
        </w:tc>
        <w:tc>
          <w:tcPr>
            <w:tcW w:w="1663" w:type="dxa"/>
            <w:gridSpan w:val="2"/>
            <w:tcBorders>
              <w:left w:val="single" w:sz="4" w:space="0" w:color="auto"/>
            </w:tcBorders>
            <w:noWrap/>
            <w:hideMark/>
          </w:tcPr>
          <w:p w14:paraId="6A2FE9DF" w14:textId="77777777" w:rsidR="00162F7F" w:rsidRPr="00DC770F" w:rsidRDefault="00162F7F" w:rsidP="00162F7F">
            <w:pPr>
              <w:pStyle w:val="KeinLeerraum"/>
              <w:jc w:val="center"/>
              <w:rPr>
                <w:noProof/>
                <w:sz w:val="18"/>
                <w:szCs w:val="18"/>
              </w:rPr>
            </w:pPr>
            <w:r w:rsidRPr="00DC770F">
              <w:rPr>
                <w:noProof/>
                <w:sz w:val="18"/>
                <w:szCs w:val="18"/>
              </w:rPr>
              <w:t>*Rural place of residence</w:t>
            </w:r>
          </w:p>
        </w:tc>
        <w:tc>
          <w:tcPr>
            <w:tcW w:w="1105" w:type="dxa"/>
            <w:tcBorders>
              <w:right w:val="single" w:sz="4" w:space="0" w:color="auto"/>
            </w:tcBorders>
            <w:noWrap/>
            <w:hideMark/>
          </w:tcPr>
          <w:p w14:paraId="4B2BF5EA" w14:textId="77777777" w:rsidR="00162F7F" w:rsidRPr="00DC770F" w:rsidRDefault="00162F7F" w:rsidP="00162F7F">
            <w:pPr>
              <w:pStyle w:val="KeinLeerraum"/>
              <w:jc w:val="center"/>
              <w:rPr>
                <w:noProof/>
                <w:sz w:val="18"/>
                <w:szCs w:val="18"/>
              </w:rPr>
            </w:pPr>
            <w:r w:rsidRPr="00DC770F">
              <w:rPr>
                <w:noProof/>
                <w:sz w:val="18"/>
                <w:szCs w:val="18"/>
              </w:rPr>
              <w:t>71</w:t>
            </w:r>
          </w:p>
        </w:tc>
        <w:tc>
          <w:tcPr>
            <w:tcW w:w="1947" w:type="dxa"/>
            <w:gridSpan w:val="2"/>
            <w:tcBorders>
              <w:left w:val="single" w:sz="4" w:space="0" w:color="auto"/>
            </w:tcBorders>
            <w:noWrap/>
            <w:hideMark/>
          </w:tcPr>
          <w:p w14:paraId="7085ED0B" w14:textId="77777777" w:rsidR="00162F7F" w:rsidRPr="00DC770F" w:rsidRDefault="00162F7F" w:rsidP="00162F7F">
            <w:pPr>
              <w:pStyle w:val="KeinLeerraum"/>
              <w:jc w:val="center"/>
              <w:rPr>
                <w:noProof/>
                <w:sz w:val="18"/>
                <w:szCs w:val="18"/>
              </w:rPr>
            </w:pPr>
            <w:r w:rsidRPr="00DC770F">
              <w:rPr>
                <w:noProof/>
                <w:sz w:val="18"/>
                <w:szCs w:val="18"/>
              </w:rPr>
              <w:t>Ideal number of children</w:t>
            </w:r>
          </w:p>
        </w:tc>
        <w:tc>
          <w:tcPr>
            <w:tcW w:w="1105" w:type="dxa"/>
            <w:tcBorders>
              <w:right w:val="single" w:sz="4" w:space="0" w:color="auto"/>
            </w:tcBorders>
            <w:noWrap/>
            <w:hideMark/>
          </w:tcPr>
          <w:p w14:paraId="5CE3B36F" w14:textId="77777777" w:rsidR="00162F7F" w:rsidRPr="00DC770F" w:rsidRDefault="00162F7F" w:rsidP="00162F7F">
            <w:pPr>
              <w:pStyle w:val="KeinLeerraum"/>
              <w:jc w:val="center"/>
              <w:rPr>
                <w:noProof/>
                <w:sz w:val="18"/>
                <w:szCs w:val="18"/>
              </w:rPr>
            </w:pPr>
            <w:r w:rsidRPr="00DC770F">
              <w:rPr>
                <w:noProof/>
                <w:sz w:val="18"/>
                <w:szCs w:val="18"/>
              </w:rPr>
              <w:t>58</w:t>
            </w:r>
          </w:p>
        </w:tc>
        <w:tc>
          <w:tcPr>
            <w:tcW w:w="1947" w:type="dxa"/>
            <w:gridSpan w:val="2"/>
            <w:tcBorders>
              <w:left w:val="single" w:sz="4" w:space="0" w:color="auto"/>
            </w:tcBorders>
            <w:noWrap/>
            <w:hideMark/>
          </w:tcPr>
          <w:p w14:paraId="26678DA8" w14:textId="77777777" w:rsidR="00162F7F" w:rsidRPr="00DC770F" w:rsidRDefault="00162F7F" w:rsidP="00162F7F">
            <w:pPr>
              <w:pStyle w:val="KeinLeerraum"/>
              <w:jc w:val="center"/>
              <w:rPr>
                <w:noProof/>
                <w:sz w:val="18"/>
                <w:szCs w:val="18"/>
              </w:rPr>
            </w:pPr>
            <w:r w:rsidRPr="00DC770F">
              <w:rPr>
                <w:noProof/>
                <w:sz w:val="18"/>
                <w:szCs w:val="18"/>
              </w:rPr>
              <w:t>Number of HH members</w:t>
            </w:r>
          </w:p>
        </w:tc>
        <w:tc>
          <w:tcPr>
            <w:tcW w:w="1105" w:type="dxa"/>
            <w:noWrap/>
            <w:hideMark/>
          </w:tcPr>
          <w:p w14:paraId="6DB221D2" w14:textId="77777777" w:rsidR="00162F7F" w:rsidRPr="00DC770F" w:rsidRDefault="00162F7F" w:rsidP="00162F7F">
            <w:pPr>
              <w:pStyle w:val="KeinLeerraum"/>
              <w:jc w:val="center"/>
              <w:rPr>
                <w:noProof/>
                <w:sz w:val="18"/>
                <w:szCs w:val="18"/>
              </w:rPr>
            </w:pPr>
            <w:r w:rsidRPr="00DC770F">
              <w:rPr>
                <w:noProof/>
                <w:sz w:val="18"/>
                <w:szCs w:val="18"/>
              </w:rPr>
              <w:t>55</w:t>
            </w:r>
          </w:p>
        </w:tc>
      </w:tr>
      <w:tr w:rsidR="00162F7F" w:rsidRPr="00DC770F" w14:paraId="057FAB82" w14:textId="77777777" w:rsidTr="00162F7F">
        <w:trPr>
          <w:gridAfter w:val="1"/>
          <w:wAfter w:w="7" w:type="dxa"/>
          <w:trHeight w:val="290"/>
        </w:trPr>
        <w:tc>
          <w:tcPr>
            <w:tcW w:w="1418" w:type="dxa"/>
            <w:tcBorders>
              <w:right w:val="single" w:sz="4" w:space="0" w:color="auto"/>
            </w:tcBorders>
            <w:noWrap/>
            <w:hideMark/>
          </w:tcPr>
          <w:p w14:paraId="560577E2" w14:textId="73E5CC2D" w:rsidR="00162F7F" w:rsidRPr="00DC770F" w:rsidRDefault="00162F7F" w:rsidP="00162F7F">
            <w:pPr>
              <w:pStyle w:val="KeinLeerraum"/>
              <w:rPr>
                <w:noProof/>
                <w:sz w:val="18"/>
                <w:szCs w:val="18"/>
              </w:rPr>
            </w:pPr>
            <w:r w:rsidRPr="002A0CB6">
              <w:rPr>
                <w:noProof/>
                <w:sz w:val="18"/>
                <w:szCs w:val="18"/>
              </w:rPr>
              <w:t>Senegal</w:t>
            </w:r>
          </w:p>
        </w:tc>
        <w:tc>
          <w:tcPr>
            <w:tcW w:w="1465" w:type="dxa"/>
            <w:tcBorders>
              <w:left w:val="single" w:sz="4" w:space="0" w:color="auto"/>
            </w:tcBorders>
            <w:noWrap/>
            <w:hideMark/>
          </w:tcPr>
          <w:p w14:paraId="2AD4F185" w14:textId="77777777" w:rsidR="00162F7F" w:rsidRPr="00DC770F" w:rsidRDefault="00162F7F" w:rsidP="00162F7F">
            <w:pPr>
              <w:pStyle w:val="KeinLeerraum"/>
              <w:jc w:val="center"/>
              <w:rPr>
                <w:noProof/>
                <w:sz w:val="18"/>
                <w:szCs w:val="18"/>
              </w:rPr>
            </w:pPr>
            <w:r w:rsidRPr="00DC770F">
              <w:rPr>
                <w:noProof/>
                <w:sz w:val="18"/>
                <w:szCs w:val="18"/>
              </w:rPr>
              <w:t>Number of HH members</w:t>
            </w:r>
          </w:p>
        </w:tc>
        <w:tc>
          <w:tcPr>
            <w:tcW w:w="1105" w:type="dxa"/>
            <w:tcBorders>
              <w:right w:val="single" w:sz="4" w:space="0" w:color="auto"/>
            </w:tcBorders>
            <w:noWrap/>
            <w:hideMark/>
          </w:tcPr>
          <w:p w14:paraId="46423BAE" w14:textId="77777777" w:rsidR="00162F7F" w:rsidRPr="00DC770F" w:rsidRDefault="00162F7F" w:rsidP="00162F7F">
            <w:pPr>
              <w:pStyle w:val="KeinLeerraum"/>
              <w:jc w:val="center"/>
              <w:rPr>
                <w:noProof/>
                <w:sz w:val="18"/>
                <w:szCs w:val="18"/>
              </w:rPr>
            </w:pPr>
            <w:r w:rsidRPr="00DC770F">
              <w:rPr>
                <w:noProof/>
                <w:sz w:val="18"/>
                <w:szCs w:val="18"/>
              </w:rPr>
              <w:t>100</w:t>
            </w:r>
          </w:p>
        </w:tc>
        <w:tc>
          <w:tcPr>
            <w:tcW w:w="1663" w:type="dxa"/>
            <w:tcBorders>
              <w:left w:val="single" w:sz="4" w:space="0" w:color="auto"/>
            </w:tcBorders>
            <w:noWrap/>
            <w:hideMark/>
          </w:tcPr>
          <w:p w14:paraId="75F85D2C" w14:textId="77777777" w:rsidR="00162F7F" w:rsidRPr="00DC770F" w:rsidRDefault="00162F7F" w:rsidP="00162F7F">
            <w:pPr>
              <w:pStyle w:val="KeinLeerraum"/>
              <w:jc w:val="center"/>
              <w:rPr>
                <w:noProof/>
                <w:sz w:val="18"/>
                <w:szCs w:val="18"/>
              </w:rPr>
            </w:pPr>
            <w:r w:rsidRPr="00DC770F">
              <w:rPr>
                <w:noProof/>
                <w:sz w:val="18"/>
                <w:szCs w:val="18"/>
              </w:rPr>
              <w:t>Has bankaccount</w:t>
            </w:r>
          </w:p>
        </w:tc>
        <w:tc>
          <w:tcPr>
            <w:tcW w:w="1105" w:type="dxa"/>
            <w:tcBorders>
              <w:right w:val="single" w:sz="4" w:space="0" w:color="auto"/>
            </w:tcBorders>
            <w:noWrap/>
            <w:hideMark/>
          </w:tcPr>
          <w:p w14:paraId="541B4E74" w14:textId="77777777" w:rsidR="00162F7F" w:rsidRPr="00DC770F" w:rsidRDefault="00162F7F" w:rsidP="00162F7F">
            <w:pPr>
              <w:pStyle w:val="KeinLeerraum"/>
              <w:jc w:val="center"/>
              <w:rPr>
                <w:noProof/>
                <w:sz w:val="18"/>
                <w:szCs w:val="18"/>
              </w:rPr>
            </w:pPr>
            <w:r w:rsidRPr="00DC770F">
              <w:rPr>
                <w:noProof/>
                <w:sz w:val="18"/>
                <w:szCs w:val="18"/>
              </w:rPr>
              <w:t>99</w:t>
            </w:r>
          </w:p>
        </w:tc>
        <w:tc>
          <w:tcPr>
            <w:tcW w:w="1663" w:type="dxa"/>
            <w:gridSpan w:val="2"/>
            <w:tcBorders>
              <w:left w:val="single" w:sz="4" w:space="0" w:color="auto"/>
            </w:tcBorders>
            <w:noWrap/>
            <w:hideMark/>
          </w:tcPr>
          <w:p w14:paraId="369DA084" w14:textId="77777777" w:rsidR="00162F7F" w:rsidRPr="00DC770F" w:rsidRDefault="00162F7F" w:rsidP="00162F7F">
            <w:pPr>
              <w:pStyle w:val="KeinLeerraum"/>
              <w:jc w:val="center"/>
              <w:rPr>
                <w:noProof/>
                <w:sz w:val="18"/>
                <w:szCs w:val="18"/>
              </w:rPr>
            </w:pPr>
            <w:r w:rsidRPr="00DC770F">
              <w:rPr>
                <w:noProof/>
                <w:sz w:val="18"/>
                <w:szCs w:val="18"/>
              </w:rPr>
              <w:t>Number of mosquitonets</w:t>
            </w:r>
          </w:p>
        </w:tc>
        <w:tc>
          <w:tcPr>
            <w:tcW w:w="1105" w:type="dxa"/>
            <w:tcBorders>
              <w:right w:val="single" w:sz="4" w:space="0" w:color="auto"/>
            </w:tcBorders>
            <w:noWrap/>
            <w:hideMark/>
          </w:tcPr>
          <w:p w14:paraId="5823C2C4" w14:textId="77777777" w:rsidR="00162F7F" w:rsidRPr="00DC770F" w:rsidRDefault="00162F7F" w:rsidP="00162F7F">
            <w:pPr>
              <w:pStyle w:val="KeinLeerraum"/>
              <w:jc w:val="center"/>
              <w:rPr>
                <w:noProof/>
                <w:sz w:val="18"/>
                <w:szCs w:val="18"/>
              </w:rPr>
            </w:pPr>
            <w:r w:rsidRPr="00DC770F">
              <w:rPr>
                <w:noProof/>
                <w:sz w:val="18"/>
                <w:szCs w:val="18"/>
              </w:rPr>
              <w:t>84</w:t>
            </w:r>
          </w:p>
        </w:tc>
        <w:tc>
          <w:tcPr>
            <w:tcW w:w="1947" w:type="dxa"/>
            <w:gridSpan w:val="2"/>
            <w:tcBorders>
              <w:left w:val="single" w:sz="4" w:space="0" w:color="auto"/>
            </w:tcBorders>
            <w:noWrap/>
            <w:hideMark/>
          </w:tcPr>
          <w:p w14:paraId="6EF3B8BC" w14:textId="77777777" w:rsidR="00162F7F" w:rsidRPr="00DC770F" w:rsidRDefault="00162F7F" w:rsidP="00162F7F">
            <w:pPr>
              <w:pStyle w:val="KeinLeerraum"/>
              <w:jc w:val="center"/>
              <w:rPr>
                <w:noProof/>
                <w:sz w:val="18"/>
                <w:szCs w:val="18"/>
              </w:rPr>
            </w:pPr>
            <w:r w:rsidRPr="00DC770F">
              <w:rPr>
                <w:noProof/>
                <w:sz w:val="18"/>
                <w:szCs w:val="18"/>
              </w:rPr>
              <w:t>Number of female HH members</w:t>
            </w:r>
          </w:p>
        </w:tc>
        <w:tc>
          <w:tcPr>
            <w:tcW w:w="1105" w:type="dxa"/>
            <w:tcBorders>
              <w:right w:val="single" w:sz="4" w:space="0" w:color="auto"/>
            </w:tcBorders>
            <w:noWrap/>
            <w:hideMark/>
          </w:tcPr>
          <w:p w14:paraId="1702F4D8" w14:textId="77777777" w:rsidR="00162F7F" w:rsidRPr="00DC770F" w:rsidRDefault="00162F7F" w:rsidP="00162F7F">
            <w:pPr>
              <w:pStyle w:val="KeinLeerraum"/>
              <w:jc w:val="center"/>
              <w:rPr>
                <w:noProof/>
                <w:sz w:val="18"/>
                <w:szCs w:val="18"/>
              </w:rPr>
            </w:pPr>
            <w:r w:rsidRPr="00DC770F">
              <w:rPr>
                <w:noProof/>
                <w:sz w:val="18"/>
                <w:szCs w:val="18"/>
              </w:rPr>
              <w:t>66</w:t>
            </w:r>
          </w:p>
        </w:tc>
        <w:tc>
          <w:tcPr>
            <w:tcW w:w="1947" w:type="dxa"/>
            <w:gridSpan w:val="2"/>
            <w:tcBorders>
              <w:left w:val="single" w:sz="4" w:space="0" w:color="auto"/>
            </w:tcBorders>
            <w:noWrap/>
            <w:hideMark/>
          </w:tcPr>
          <w:p w14:paraId="6777AF59" w14:textId="77777777" w:rsidR="00162F7F" w:rsidRPr="00DC770F" w:rsidRDefault="00162F7F" w:rsidP="00162F7F">
            <w:pPr>
              <w:pStyle w:val="KeinLeerraum"/>
              <w:jc w:val="center"/>
              <w:rPr>
                <w:noProof/>
                <w:sz w:val="18"/>
                <w:szCs w:val="18"/>
              </w:rPr>
            </w:pPr>
            <w:r w:rsidRPr="00DC770F">
              <w:rPr>
                <w:noProof/>
                <w:sz w:val="18"/>
                <w:szCs w:val="18"/>
              </w:rPr>
              <w:t>Number of trips woman took in last 12 months</w:t>
            </w:r>
          </w:p>
        </w:tc>
        <w:tc>
          <w:tcPr>
            <w:tcW w:w="1105" w:type="dxa"/>
            <w:noWrap/>
            <w:hideMark/>
          </w:tcPr>
          <w:p w14:paraId="758EE1F7" w14:textId="77777777" w:rsidR="00162F7F" w:rsidRPr="00DC770F" w:rsidRDefault="00162F7F" w:rsidP="00162F7F">
            <w:pPr>
              <w:pStyle w:val="KeinLeerraum"/>
              <w:jc w:val="center"/>
              <w:rPr>
                <w:noProof/>
                <w:sz w:val="18"/>
                <w:szCs w:val="18"/>
              </w:rPr>
            </w:pPr>
            <w:r w:rsidRPr="00DC770F">
              <w:rPr>
                <w:noProof/>
                <w:sz w:val="18"/>
                <w:szCs w:val="18"/>
              </w:rPr>
              <w:t>52</w:t>
            </w:r>
          </w:p>
        </w:tc>
      </w:tr>
      <w:tr w:rsidR="00162F7F" w:rsidRPr="00DC770F" w14:paraId="32115597" w14:textId="77777777" w:rsidTr="00162F7F">
        <w:trPr>
          <w:gridAfter w:val="1"/>
          <w:wAfter w:w="7" w:type="dxa"/>
          <w:trHeight w:val="290"/>
        </w:trPr>
        <w:tc>
          <w:tcPr>
            <w:tcW w:w="1418" w:type="dxa"/>
            <w:tcBorders>
              <w:right w:val="single" w:sz="4" w:space="0" w:color="auto"/>
            </w:tcBorders>
            <w:noWrap/>
            <w:hideMark/>
          </w:tcPr>
          <w:p w14:paraId="0DE34790" w14:textId="39745197" w:rsidR="00162F7F" w:rsidRPr="00DC770F" w:rsidRDefault="00162F7F" w:rsidP="00162F7F">
            <w:pPr>
              <w:pStyle w:val="KeinLeerraum"/>
              <w:rPr>
                <w:noProof/>
                <w:sz w:val="18"/>
                <w:szCs w:val="18"/>
              </w:rPr>
            </w:pPr>
            <w:r w:rsidRPr="002A0CB6">
              <w:rPr>
                <w:noProof/>
                <w:sz w:val="18"/>
                <w:szCs w:val="18"/>
              </w:rPr>
              <w:t>Sierra</w:t>
            </w:r>
            <w:r>
              <w:rPr>
                <w:noProof/>
                <w:sz w:val="18"/>
                <w:szCs w:val="18"/>
              </w:rPr>
              <w:t xml:space="preserve"> </w:t>
            </w:r>
            <w:r w:rsidRPr="002A0CB6">
              <w:rPr>
                <w:noProof/>
                <w:sz w:val="18"/>
                <w:szCs w:val="18"/>
              </w:rPr>
              <w:t>Leone</w:t>
            </w:r>
          </w:p>
        </w:tc>
        <w:tc>
          <w:tcPr>
            <w:tcW w:w="1465" w:type="dxa"/>
            <w:tcBorders>
              <w:left w:val="single" w:sz="4" w:space="0" w:color="auto"/>
            </w:tcBorders>
            <w:noWrap/>
            <w:hideMark/>
          </w:tcPr>
          <w:p w14:paraId="633D0EAA" w14:textId="77777777" w:rsidR="00162F7F" w:rsidRPr="00DC770F" w:rsidRDefault="00162F7F" w:rsidP="00162F7F">
            <w:pPr>
              <w:pStyle w:val="KeinLeerraum"/>
              <w:jc w:val="center"/>
              <w:rPr>
                <w:noProof/>
                <w:sz w:val="18"/>
                <w:szCs w:val="18"/>
              </w:rPr>
            </w:pPr>
            <w:r w:rsidRPr="00DC770F">
              <w:rPr>
                <w:noProof/>
                <w:sz w:val="18"/>
                <w:szCs w:val="18"/>
              </w:rPr>
              <w:t>Number of HH members</w:t>
            </w:r>
          </w:p>
        </w:tc>
        <w:tc>
          <w:tcPr>
            <w:tcW w:w="1105" w:type="dxa"/>
            <w:tcBorders>
              <w:right w:val="single" w:sz="4" w:space="0" w:color="auto"/>
            </w:tcBorders>
            <w:noWrap/>
            <w:hideMark/>
          </w:tcPr>
          <w:p w14:paraId="3868882B" w14:textId="77777777" w:rsidR="00162F7F" w:rsidRPr="00DC770F" w:rsidRDefault="00162F7F" w:rsidP="00162F7F">
            <w:pPr>
              <w:pStyle w:val="KeinLeerraum"/>
              <w:jc w:val="center"/>
              <w:rPr>
                <w:noProof/>
                <w:sz w:val="18"/>
                <w:szCs w:val="18"/>
              </w:rPr>
            </w:pPr>
            <w:r w:rsidRPr="00DC770F">
              <w:rPr>
                <w:noProof/>
                <w:sz w:val="18"/>
                <w:szCs w:val="18"/>
              </w:rPr>
              <w:t>100</w:t>
            </w:r>
          </w:p>
        </w:tc>
        <w:tc>
          <w:tcPr>
            <w:tcW w:w="1663" w:type="dxa"/>
            <w:tcBorders>
              <w:left w:val="single" w:sz="4" w:space="0" w:color="auto"/>
            </w:tcBorders>
            <w:noWrap/>
            <w:hideMark/>
          </w:tcPr>
          <w:p w14:paraId="1D3CAF7E" w14:textId="77777777" w:rsidR="00162F7F" w:rsidRPr="00DC770F" w:rsidRDefault="00162F7F" w:rsidP="00162F7F">
            <w:pPr>
              <w:pStyle w:val="KeinLeerraum"/>
              <w:jc w:val="center"/>
              <w:rPr>
                <w:noProof/>
                <w:sz w:val="18"/>
                <w:szCs w:val="18"/>
              </w:rPr>
            </w:pPr>
            <w:r w:rsidRPr="00DC770F">
              <w:rPr>
                <w:noProof/>
                <w:sz w:val="18"/>
                <w:szCs w:val="18"/>
              </w:rPr>
              <w:t>Ideal number of children</w:t>
            </w:r>
          </w:p>
        </w:tc>
        <w:tc>
          <w:tcPr>
            <w:tcW w:w="1105" w:type="dxa"/>
            <w:tcBorders>
              <w:right w:val="single" w:sz="4" w:space="0" w:color="auto"/>
            </w:tcBorders>
            <w:noWrap/>
            <w:hideMark/>
          </w:tcPr>
          <w:p w14:paraId="3C252E65" w14:textId="77777777" w:rsidR="00162F7F" w:rsidRPr="00DC770F" w:rsidRDefault="00162F7F" w:rsidP="00162F7F">
            <w:pPr>
              <w:pStyle w:val="KeinLeerraum"/>
              <w:jc w:val="center"/>
              <w:rPr>
                <w:noProof/>
                <w:sz w:val="18"/>
                <w:szCs w:val="18"/>
              </w:rPr>
            </w:pPr>
            <w:r w:rsidRPr="00DC770F">
              <w:rPr>
                <w:noProof/>
                <w:sz w:val="18"/>
                <w:szCs w:val="18"/>
              </w:rPr>
              <w:t>77</w:t>
            </w:r>
          </w:p>
        </w:tc>
        <w:tc>
          <w:tcPr>
            <w:tcW w:w="1663" w:type="dxa"/>
            <w:gridSpan w:val="2"/>
            <w:tcBorders>
              <w:left w:val="single" w:sz="4" w:space="0" w:color="auto"/>
            </w:tcBorders>
            <w:noWrap/>
            <w:hideMark/>
          </w:tcPr>
          <w:p w14:paraId="7971A650" w14:textId="77777777" w:rsidR="00162F7F" w:rsidRPr="00DC770F" w:rsidRDefault="00162F7F" w:rsidP="00162F7F">
            <w:pPr>
              <w:pStyle w:val="KeinLeerraum"/>
              <w:jc w:val="center"/>
              <w:rPr>
                <w:noProof/>
                <w:sz w:val="18"/>
                <w:szCs w:val="18"/>
              </w:rPr>
            </w:pPr>
            <w:r w:rsidRPr="00DC770F">
              <w:rPr>
                <w:noProof/>
                <w:sz w:val="18"/>
                <w:szCs w:val="18"/>
              </w:rPr>
              <w:t>Language: Limba</w:t>
            </w:r>
          </w:p>
        </w:tc>
        <w:tc>
          <w:tcPr>
            <w:tcW w:w="1105" w:type="dxa"/>
            <w:tcBorders>
              <w:right w:val="single" w:sz="4" w:space="0" w:color="auto"/>
            </w:tcBorders>
            <w:noWrap/>
            <w:hideMark/>
          </w:tcPr>
          <w:p w14:paraId="18065229" w14:textId="77777777" w:rsidR="00162F7F" w:rsidRPr="00DC770F" w:rsidRDefault="00162F7F" w:rsidP="00162F7F">
            <w:pPr>
              <w:pStyle w:val="KeinLeerraum"/>
              <w:jc w:val="center"/>
              <w:rPr>
                <w:noProof/>
                <w:sz w:val="18"/>
                <w:szCs w:val="18"/>
              </w:rPr>
            </w:pPr>
            <w:r w:rsidRPr="00DC770F">
              <w:rPr>
                <w:noProof/>
                <w:sz w:val="18"/>
                <w:szCs w:val="18"/>
              </w:rPr>
              <w:t>54</w:t>
            </w:r>
          </w:p>
        </w:tc>
        <w:tc>
          <w:tcPr>
            <w:tcW w:w="1947" w:type="dxa"/>
            <w:gridSpan w:val="2"/>
            <w:tcBorders>
              <w:left w:val="single" w:sz="4" w:space="0" w:color="auto"/>
            </w:tcBorders>
            <w:noWrap/>
            <w:hideMark/>
          </w:tcPr>
          <w:p w14:paraId="458AB58D" w14:textId="77777777" w:rsidR="00162F7F" w:rsidRPr="00DC770F" w:rsidRDefault="00162F7F" w:rsidP="00162F7F">
            <w:pPr>
              <w:pStyle w:val="KeinLeerraum"/>
              <w:jc w:val="center"/>
              <w:rPr>
                <w:noProof/>
                <w:sz w:val="18"/>
                <w:szCs w:val="18"/>
              </w:rPr>
            </w:pPr>
            <w:r w:rsidRPr="00DC770F">
              <w:rPr>
                <w:noProof/>
                <w:sz w:val="18"/>
                <w:szCs w:val="18"/>
              </w:rPr>
              <w:t>Number of trips woman took in last 12 months</w:t>
            </w:r>
          </w:p>
        </w:tc>
        <w:tc>
          <w:tcPr>
            <w:tcW w:w="1105" w:type="dxa"/>
            <w:tcBorders>
              <w:right w:val="single" w:sz="4" w:space="0" w:color="auto"/>
            </w:tcBorders>
            <w:noWrap/>
            <w:hideMark/>
          </w:tcPr>
          <w:p w14:paraId="7563C713" w14:textId="77777777" w:rsidR="00162F7F" w:rsidRPr="00DC770F" w:rsidRDefault="00162F7F" w:rsidP="00162F7F">
            <w:pPr>
              <w:pStyle w:val="KeinLeerraum"/>
              <w:jc w:val="center"/>
              <w:rPr>
                <w:noProof/>
                <w:sz w:val="18"/>
                <w:szCs w:val="18"/>
              </w:rPr>
            </w:pPr>
            <w:r w:rsidRPr="00DC770F">
              <w:rPr>
                <w:noProof/>
                <w:sz w:val="18"/>
                <w:szCs w:val="18"/>
              </w:rPr>
              <w:t>53</w:t>
            </w:r>
          </w:p>
        </w:tc>
        <w:tc>
          <w:tcPr>
            <w:tcW w:w="1947" w:type="dxa"/>
            <w:gridSpan w:val="2"/>
            <w:tcBorders>
              <w:left w:val="single" w:sz="4" w:space="0" w:color="auto"/>
            </w:tcBorders>
            <w:noWrap/>
            <w:hideMark/>
          </w:tcPr>
          <w:p w14:paraId="0FD9107A" w14:textId="77777777" w:rsidR="00162F7F" w:rsidRPr="00DC770F" w:rsidRDefault="00162F7F" w:rsidP="00162F7F">
            <w:pPr>
              <w:pStyle w:val="KeinLeerraum"/>
              <w:jc w:val="center"/>
              <w:rPr>
                <w:noProof/>
                <w:sz w:val="18"/>
                <w:szCs w:val="18"/>
              </w:rPr>
            </w:pPr>
            <w:r w:rsidRPr="00DC770F">
              <w:rPr>
                <w:noProof/>
                <w:sz w:val="18"/>
                <w:szCs w:val="18"/>
              </w:rPr>
              <w:t>Number of mosquitonets</w:t>
            </w:r>
          </w:p>
        </w:tc>
        <w:tc>
          <w:tcPr>
            <w:tcW w:w="1105" w:type="dxa"/>
            <w:noWrap/>
            <w:hideMark/>
          </w:tcPr>
          <w:p w14:paraId="1559D371" w14:textId="77777777" w:rsidR="00162F7F" w:rsidRPr="00DC770F" w:rsidRDefault="00162F7F" w:rsidP="00162F7F">
            <w:pPr>
              <w:pStyle w:val="KeinLeerraum"/>
              <w:jc w:val="center"/>
              <w:rPr>
                <w:noProof/>
                <w:sz w:val="18"/>
                <w:szCs w:val="18"/>
              </w:rPr>
            </w:pPr>
            <w:r w:rsidRPr="00DC770F">
              <w:rPr>
                <w:noProof/>
                <w:sz w:val="18"/>
                <w:szCs w:val="18"/>
              </w:rPr>
              <w:t>51</w:t>
            </w:r>
          </w:p>
        </w:tc>
      </w:tr>
      <w:tr w:rsidR="00162F7F" w:rsidRPr="00DC770F" w14:paraId="3B193F27" w14:textId="77777777" w:rsidTr="00162F7F">
        <w:trPr>
          <w:gridAfter w:val="1"/>
          <w:wAfter w:w="7" w:type="dxa"/>
          <w:trHeight w:val="290"/>
        </w:trPr>
        <w:tc>
          <w:tcPr>
            <w:tcW w:w="1418" w:type="dxa"/>
            <w:tcBorders>
              <w:right w:val="single" w:sz="4" w:space="0" w:color="auto"/>
            </w:tcBorders>
            <w:noWrap/>
            <w:hideMark/>
          </w:tcPr>
          <w:p w14:paraId="5E0D5CE4" w14:textId="24F71878" w:rsidR="00162F7F" w:rsidRPr="00DC770F" w:rsidRDefault="00162F7F" w:rsidP="00162F7F">
            <w:pPr>
              <w:pStyle w:val="KeinLeerraum"/>
              <w:rPr>
                <w:noProof/>
                <w:sz w:val="18"/>
                <w:szCs w:val="18"/>
              </w:rPr>
            </w:pPr>
            <w:r w:rsidRPr="002A0CB6">
              <w:rPr>
                <w:noProof/>
                <w:sz w:val="18"/>
                <w:szCs w:val="18"/>
              </w:rPr>
              <w:t>Tanzania</w:t>
            </w:r>
          </w:p>
        </w:tc>
        <w:tc>
          <w:tcPr>
            <w:tcW w:w="1465" w:type="dxa"/>
            <w:tcBorders>
              <w:left w:val="single" w:sz="4" w:space="0" w:color="auto"/>
            </w:tcBorders>
            <w:noWrap/>
            <w:hideMark/>
          </w:tcPr>
          <w:p w14:paraId="41B18B44" w14:textId="77777777" w:rsidR="00162F7F" w:rsidRPr="00DC770F" w:rsidRDefault="00162F7F" w:rsidP="00162F7F">
            <w:pPr>
              <w:pStyle w:val="KeinLeerraum"/>
              <w:jc w:val="center"/>
              <w:rPr>
                <w:noProof/>
                <w:sz w:val="18"/>
                <w:szCs w:val="18"/>
              </w:rPr>
            </w:pPr>
            <w:r w:rsidRPr="00DC770F">
              <w:rPr>
                <w:noProof/>
                <w:sz w:val="18"/>
                <w:szCs w:val="18"/>
              </w:rPr>
              <w:t>Body Mass Index</w:t>
            </w:r>
          </w:p>
        </w:tc>
        <w:tc>
          <w:tcPr>
            <w:tcW w:w="1105" w:type="dxa"/>
            <w:tcBorders>
              <w:right w:val="single" w:sz="4" w:space="0" w:color="auto"/>
            </w:tcBorders>
            <w:noWrap/>
            <w:hideMark/>
          </w:tcPr>
          <w:p w14:paraId="533893E2" w14:textId="77777777" w:rsidR="00162F7F" w:rsidRPr="00DC770F" w:rsidRDefault="00162F7F" w:rsidP="00162F7F">
            <w:pPr>
              <w:pStyle w:val="KeinLeerraum"/>
              <w:jc w:val="center"/>
              <w:rPr>
                <w:noProof/>
                <w:sz w:val="18"/>
                <w:szCs w:val="18"/>
              </w:rPr>
            </w:pPr>
            <w:r w:rsidRPr="00DC770F">
              <w:rPr>
                <w:noProof/>
                <w:sz w:val="18"/>
                <w:szCs w:val="18"/>
              </w:rPr>
              <w:t>100</w:t>
            </w:r>
          </w:p>
        </w:tc>
        <w:tc>
          <w:tcPr>
            <w:tcW w:w="1663" w:type="dxa"/>
            <w:tcBorders>
              <w:left w:val="single" w:sz="4" w:space="0" w:color="auto"/>
            </w:tcBorders>
            <w:noWrap/>
            <w:hideMark/>
          </w:tcPr>
          <w:p w14:paraId="3C8E1952" w14:textId="77777777" w:rsidR="00162F7F" w:rsidRPr="00DC770F" w:rsidRDefault="00162F7F" w:rsidP="00162F7F">
            <w:pPr>
              <w:pStyle w:val="KeinLeerraum"/>
              <w:jc w:val="center"/>
              <w:rPr>
                <w:noProof/>
                <w:sz w:val="18"/>
                <w:szCs w:val="18"/>
              </w:rPr>
            </w:pPr>
            <w:r w:rsidRPr="00DC770F">
              <w:rPr>
                <w:noProof/>
                <w:sz w:val="18"/>
                <w:szCs w:val="18"/>
              </w:rPr>
              <w:t>Hemoglobin</w:t>
            </w:r>
          </w:p>
        </w:tc>
        <w:tc>
          <w:tcPr>
            <w:tcW w:w="1105" w:type="dxa"/>
            <w:tcBorders>
              <w:right w:val="single" w:sz="4" w:space="0" w:color="auto"/>
            </w:tcBorders>
            <w:noWrap/>
            <w:hideMark/>
          </w:tcPr>
          <w:p w14:paraId="326E3EEC" w14:textId="77777777" w:rsidR="00162F7F" w:rsidRPr="00DC770F" w:rsidRDefault="00162F7F" w:rsidP="00162F7F">
            <w:pPr>
              <w:pStyle w:val="KeinLeerraum"/>
              <w:jc w:val="center"/>
              <w:rPr>
                <w:noProof/>
                <w:sz w:val="18"/>
                <w:szCs w:val="18"/>
              </w:rPr>
            </w:pPr>
            <w:r w:rsidRPr="00DC770F">
              <w:rPr>
                <w:noProof/>
                <w:sz w:val="18"/>
                <w:szCs w:val="18"/>
              </w:rPr>
              <w:t>62</w:t>
            </w:r>
          </w:p>
        </w:tc>
        <w:tc>
          <w:tcPr>
            <w:tcW w:w="1663" w:type="dxa"/>
            <w:gridSpan w:val="2"/>
            <w:tcBorders>
              <w:left w:val="single" w:sz="4" w:space="0" w:color="auto"/>
            </w:tcBorders>
            <w:noWrap/>
            <w:hideMark/>
          </w:tcPr>
          <w:p w14:paraId="4A70BF4C" w14:textId="77777777" w:rsidR="00162F7F" w:rsidRPr="00DC770F" w:rsidRDefault="00162F7F" w:rsidP="00162F7F">
            <w:pPr>
              <w:pStyle w:val="KeinLeerraum"/>
              <w:jc w:val="center"/>
              <w:rPr>
                <w:noProof/>
                <w:sz w:val="18"/>
                <w:szCs w:val="18"/>
              </w:rPr>
            </w:pPr>
            <w:r w:rsidRPr="00DC770F">
              <w:rPr>
                <w:noProof/>
                <w:sz w:val="18"/>
                <w:szCs w:val="18"/>
              </w:rPr>
              <w:t>Number of HH members</w:t>
            </w:r>
          </w:p>
        </w:tc>
        <w:tc>
          <w:tcPr>
            <w:tcW w:w="1105" w:type="dxa"/>
            <w:tcBorders>
              <w:right w:val="single" w:sz="4" w:space="0" w:color="auto"/>
            </w:tcBorders>
            <w:noWrap/>
            <w:hideMark/>
          </w:tcPr>
          <w:p w14:paraId="62679F19" w14:textId="77777777" w:rsidR="00162F7F" w:rsidRPr="00DC770F" w:rsidRDefault="00162F7F" w:rsidP="00162F7F">
            <w:pPr>
              <w:pStyle w:val="KeinLeerraum"/>
              <w:jc w:val="center"/>
              <w:rPr>
                <w:noProof/>
                <w:sz w:val="18"/>
                <w:szCs w:val="18"/>
              </w:rPr>
            </w:pPr>
            <w:r w:rsidRPr="00DC770F">
              <w:rPr>
                <w:noProof/>
                <w:sz w:val="18"/>
                <w:szCs w:val="18"/>
              </w:rPr>
              <w:t>38</w:t>
            </w:r>
          </w:p>
        </w:tc>
        <w:tc>
          <w:tcPr>
            <w:tcW w:w="1947" w:type="dxa"/>
            <w:gridSpan w:val="2"/>
            <w:tcBorders>
              <w:left w:val="single" w:sz="4" w:space="0" w:color="auto"/>
            </w:tcBorders>
            <w:noWrap/>
            <w:hideMark/>
          </w:tcPr>
          <w:p w14:paraId="3C4F6FC7" w14:textId="77777777" w:rsidR="00162F7F" w:rsidRPr="00DC770F" w:rsidRDefault="00162F7F" w:rsidP="00162F7F">
            <w:pPr>
              <w:pStyle w:val="KeinLeerraum"/>
              <w:jc w:val="center"/>
              <w:rPr>
                <w:noProof/>
                <w:sz w:val="18"/>
                <w:szCs w:val="18"/>
              </w:rPr>
            </w:pPr>
            <w:r w:rsidRPr="00DC770F">
              <w:rPr>
                <w:noProof/>
                <w:sz w:val="18"/>
                <w:szCs w:val="18"/>
              </w:rPr>
              <w:t>Ideal number of children</w:t>
            </w:r>
          </w:p>
        </w:tc>
        <w:tc>
          <w:tcPr>
            <w:tcW w:w="1105" w:type="dxa"/>
            <w:tcBorders>
              <w:right w:val="single" w:sz="4" w:space="0" w:color="auto"/>
            </w:tcBorders>
            <w:noWrap/>
            <w:hideMark/>
          </w:tcPr>
          <w:p w14:paraId="4E7FFC22" w14:textId="77777777" w:rsidR="00162F7F" w:rsidRPr="00DC770F" w:rsidRDefault="00162F7F" w:rsidP="00162F7F">
            <w:pPr>
              <w:pStyle w:val="KeinLeerraum"/>
              <w:jc w:val="center"/>
              <w:rPr>
                <w:noProof/>
                <w:sz w:val="18"/>
                <w:szCs w:val="18"/>
              </w:rPr>
            </w:pPr>
            <w:r w:rsidRPr="00DC770F">
              <w:rPr>
                <w:noProof/>
                <w:sz w:val="18"/>
                <w:szCs w:val="18"/>
              </w:rPr>
              <w:t>31</w:t>
            </w:r>
          </w:p>
        </w:tc>
        <w:tc>
          <w:tcPr>
            <w:tcW w:w="1947" w:type="dxa"/>
            <w:gridSpan w:val="2"/>
            <w:tcBorders>
              <w:left w:val="single" w:sz="4" w:space="0" w:color="auto"/>
            </w:tcBorders>
            <w:noWrap/>
            <w:hideMark/>
          </w:tcPr>
          <w:p w14:paraId="1EF89233" w14:textId="77777777" w:rsidR="00162F7F" w:rsidRPr="00DC770F" w:rsidRDefault="00162F7F" w:rsidP="00162F7F">
            <w:pPr>
              <w:pStyle w:val="KeinLeerraum"/>
              <w:jc w:val="center"/>
              <w:rPr>
                <w:noProof/>
                <w:sz w:val="18"/>
                <w:szCs w:val="18"/>
              </w:rPr>
            </w:pPr>
            <w:r w:rsidRPr="00DC770F">
              <w:rPr>
                <w:noProof/>
                <w:sz w:val="18"/>
                <w:szCs w:val="18"/>
              </w:rPr>
              <w:t>Number of trips woman took in last 12 months</w:t>
            </w:r>
          </w:p>
        </w:tc>
        <w:tc>
          <w:tcPr>
            <w:tcW w:w="1105" w:type="dxa"/>
            <w:noWrap/>
            <w:hideMark/>
          </w:tcPr>
          <w:p w14:paraId="410D6CF1" w14:textId="77777777" w:rsidR="00162F7F" w:rsidRPr="00DC770F" w:rsidRDefault="00162F7F" w:rsidP="00162F7F">
            <w:pPr>
              <w:pStyle w:val="KeinLeerraum"/>
              <w:jc w:val="center"/>
              <w:rPr>
                <w:noProof/>
                <w:sz w:val="18"/>
                <w:szCs w:val="18"/>
              </w:rPr>
            </w:pPr>
            <w:r w:rsidRPr="00DC770F">
              <w:rPr>
                <w:noProof/>
                <w:sz w:val="18"/>
                <w:szCs w:val="18"/>
              </w:rPr>
              <w:t>20</w:t>
            </w:r>
          </w:p>
        </w:tc>
      </w:tr>
      <w:tr w:rsidR="00162F7F" w:rsidRPr="00DC770F" w14:paraId="37B00723" w14:textId="77777777" w:rsidTr="00162F7F">
        <w:trPr>
          <w:gridAfter w:val="1"/>
          <w:wAfter w:w="7" w:type="dxa"/>
          <w:trHeight w:val="290"/>
        </w:trPr>
        <w:tc>
          <w:tcPr>
            <w:tcW w:w="1418" w:type="dxa"/>
            <w:tcBorders>
              <w:right w:val="single" w:sz="4" w:space="0" w:color="auto"/>
            </w:tcBorders>
            <w:noWrap/>
            <w:hideMark/>
          </w:tcPr>
          <w:p w14:paraId="5298A0B2" w14:textId="611C2A5A" w:rsidR="00162F7F" w:rsidRPr="00DC770F" w:rsidRDefault="00162F7F" w:rsidP="00162F7F">
            <w:pPr>
              <w:pStyle w:val="KeinLeerraum"/>
              <w:rPr>
                <w:noProof/>
                <w:sz w:val="18"/>
                <w:szCs w:val="18"/>
              </w:rPr>
            </w:pPr>
            <w:r>
              <w:rPr>
                <w:noProof/>
                <w:sz w:val="18"/>
                <w:szCs w:val="18"/>
              </w:rPr>
              <w:t xml:space="preserve">The </w:t>
            </w:r>
            <w:r w:rsidRPr="002A0CB6">
              <w:rPr>
                <w:noProof/>
                <w:sz w:val="18"/>
                <w:szCs w:val="18"/>
              </w:rPr>
              <w:t>Gambia</w:t>
            </w:r>
          </w:p>
        </w:tc>
        <w:tc>
          <w:tcPr>
            <w:tcW w:w="1465" w:type="dxa"/>
            <w:tcBorders>
              <w:left w:val="single" w:sz="4" w:space="0" w:color="auto"/>
            </w:tcBorders>
            <w:noWrap/>
            <w:hideMark/>
          </w:tcPr>
          <w:p w14:paraId="4459AB39" w14:textId="77777777" w:rsidR="00162F7F" w:rsidRPr="00DC770F" w:rsidRDefault="00162F7F" w:rsidP="00162F7F">
            <w:pPr>
              <w:pStyle w:val="KeinLeerraum"/>
              <w:jc w:val="center"/>
              <w:rPr>
                <w:noProof/>
                <w:sz w:val="18"/>
                <w:szCs w:val="18"/>
              </w:rPr>
            </w:pPr>
            <w:r w:rsidRPr="00DC770F">
              <w:rPr>
                <w:noProof/>
                <w:sz w:val="18"/>
                <w:szCs w:val="18"/>
              </w:rPr>
              <w:t>Literate</w:t>
            </w:r>
          </w:p>
        </w:tc>
        <w:tc>
          <w:tcPr>
            <w:tcW w:w="1105" w:type="dxa"/>
            <w:tcBorders>
              <w:right w:val="single" w:sz="4" w:space="0" w:color="auto"/>
            </w:tcBorders>
            <w:noWrap/>
            <w:hideMark/>
          </w:tcPr>
          <w:p w14:paraId="3F0A8C63" w14:textId="77777777" w:rsidR="00162F7F" w:rsidRPr="00DC770F" w:rsidRDefault="00162F7F" w:rsidP="00162F7F">
            <w:pPr>
              <w:pStyle w:val="KeinLeerraum"/>
              <w:jc w:val="center"/>
              <w:rPr>
                <w:noProof/>
                <w:sz w:val="18"/>
                <w:szCs w:val="18"/>
              </w:rPr>
            </w:pPr>
            <w:r w:rsidRPr="00DC770F">
              <w:rPr>
                <w:noProof/>
                <w:sz w:val="18"/>
                <w:szCs w:val="18"/>
              </w:rPr>
              <w:t>100</w:t>
            </w:r>
          </w:p>
        </w:tc>
        <w:tc>
          <w:tcPr>
            <w:tcW w:w="1663" w:type="dxa"/>
            <w:tcBorders>
              <w:left w:val="single" w:sz="4" w:space="0" w:color="auto"/>
            </w:tcBorders>
            <w:noWrap/>
            <w:hideMark/>
          </w:tcPr>
          <w:p w14:paraId="12B89446" w14:textId="77777777" w:rsidR="00162F7F" w:rsidRPr="00DC770F" w:rsidRDefault="00162F7F" w:rsidP="00162F7F">
            <w:pPr>
              <w:pStyle w:val="KeinLeerraum"/>
              <w:jc w:val="center"/>
              <w:rPr>
                <w:noProof/>
                <w:sz w:val="18"/>
                <w:szCs w:val="18"/>
              </w:rPr>
            </w:pPr>
            <w:r w:rsidRPr="00DC770F">
              <w:rPr>
                <w:noProof/>
                <w:sz w:val="18"/>
                <w:szCs w:val="18"/>
              </w:rPr>
              <w:t>Not at all reads newspaper</w:t>
            </w:r>
          </w:p>
        </w:tc>
        <w:tc>
          <w:tcPr>
            <w:tcW w:w="1105" w:type="dxa"/>
            <w:tcBorders>
              <w:right w:val="single" w:sz="4" w:space="0" w:color="auto"/>
            </w:tcBorders>
            <w:noWrap/>
            <w:hideMark/>
          </w:tcPr>
          <w:p w14:paraId="4E1D00E5" w14:textId="77777777" w:rsidR="00162F7F" w:rsidRPr="00DC770F" w:rsidRDefault="00162F7F" w:rsidP="00162F7F">
            <w:pPr>
              <w:pStyle w:val="KeinLeerraum"/>
              <w:jc w:val="center"/>
              <w:rPr>
                <w:noProof/>
                <w:sz w:val="18"/>
                <w:szCs w:val="18"/>
              </w:rPr>
            </w:pPr>
            <w:r w:rsidRPr="00DC770F">
              <w:rPr>
                <w:noProof/>
                <w:sz w:val="18"/>
                <w:szCs w:val="18"/>
              </w:rPr>
              <w:t>100</w:t>
            </w:r>
          </w:p>
        </w:tc>
        <w:tc>
          <w:tcPr>
            <w:tcW w:w="1663" w:type="dxa"/>
            <w:gridSpan w:val="2"/>
            <w:tcBorders>
              <w:left w:val="single" w:sz="4" w:space="0" w:color="auto"/>
            </w:tcBorders>
            <w:noWrap/>
            <w:hideMark/>
          </w:tcPr>
          <w:p w14:paraId="49B82543" w14:textId="77777777" w:rsidR="00162F7F" w:rsidRPr="00DC770F" w:rsidRDefault="00162F7F" w:rsidP="00162F7F">
            <w:pPr>
              <w:pStyle w:val="KeinLeerraum"/>
              <w:jc w:val="center"/>
              <w:rPr>
                <w:noProof/>
                <w:sz w:val="18"/>
                <w:szCs w:val="18"/>
              </w:rPr>
            </w:pPr>
            <w:r w:rsidRPr="00DC770F">
              <w:rPr>
                <w:noProof/>
                <w:sz w:val="18"/>
                <w:szCs w:val="18"/>
              </w:rPr>
              <w:t>Has bankaccount</w:t>
            </w:r>
          </w:p>
        </w:tc>
        <w:tc>
          <w:tcPr>
            <w:tcW w:w="1105" w:type="dxa"/>
            <w:tcBorders>
              <w:right w:val="single" w:sz="4" w:space="0" w:color="auto"/>
            </w:tcBorders>
            <w:noWrap/>
            <w:hideMark/>
          </w:tcPr>
          <w:p w14:paraId="387A4D89" w14:textId="77777777" w:rsidR="00162F7F" w:rsidRPr="00DC770F" w:rsidRDefault="00162F7F" w:rsidP="00162F7F">
            <w:pPr>
              <w:pStyle w:val="KeinLeerraum"/>
              <w:jc w:val="center"/>
              <w:rPr>
                <w:noProof/>
                <w:sz w:val="18"/>
                <w:szCs w:val="18"/>
              </w:rPr>
            </w:pPr>
            <w:r w:rsidRPr="00DC770F">
              <w:rPr>
                <w:noProof/>
                <w:sz w:val="18"/>
                <w:szCs w:val="18"/>
              </w:rPr>
              <w:t>95</w:t>
            </w:r>
          </w:p>
        </w:tc>
        <w:tc>
          <w:tcPr>
            <w:tcW w:w="1947" w:type="dxa"/>
            <w:gridSpan w:val="2"/>
            <w:tcBorders>
              <w:left w:val="single" w:sz="4" w:space="0" w:color="auto"/>
            </w:tcBorders>
            <w:noWrap/>
            <w:hideMark/>
          </w:tcPr>
          <w:p w14:paraId="46FD6493" w14:textId="77777777" w:rsidR="00162F7F" w:rsidRPr="00DC770F" w:rsidRDefault="00162F7F" w:rsidP="00162F7F">
            <w:pPr>
              <w:pStyle w:val="KeinLeerraum"/>
              <w:jc w:val="center"/>
              <w:rPr>
                <w:noProof/>
                <w:sz w:val="18"/>
                <w:szCs w:val="18"/>
              </w:rPr>
            </w:pPr>
            <w:r w:rsidRPr="00DC770F">
              <w:rPr>
                <w:noProof/>
                <w:sz w:val="18"/>
                <w:szCs w:val="18"/>
              </w:rPr>
              <w:t>Number of HH members</w:t>
            </w:r>
          </w:p>
        </w:tc>
        <w:tc>
          <w:tcPr>
            <w:tcW w:w="1105" w:type="dxa"/>
            <w:tcBorders>
              <w:right w:val="single" w:sz="4" w:space="0" w:color="auto"/>
            </w:tcBorders>
            <w:noWrap/>
            <w:hideMark/>
          </w:tcPr>
          <w:p w14:paraId="02083326" w14:textId="77777777" w:rsidR="00162F7F" w:rsidRPr="00DC770F" w:rsidRDefault="00162F7F" w:rsidP="00162F7F">
            <w:pPr>
              <w:pStyle w:val="KeinLeerraum"/>
              <w:jc w:val="center"/>
              <w:rPr>
                <w:noProof/>
                <w:sz w:val="18"/>
                <w:szCs w:val="18"/>
              </w:rPr>
            </w:pPr>
            <w:r w:rsidRPr="00DC770F">
              <w:rPr>
                <w:noProof/>
                <w:sz w:val="18"/>
                <w:szCs w:val="18"/>
              </w:rPr>
              <w:t>82</w:t>
            </w:r>
          </w:p>
        </w:tc>
        <w:tc>
          <w:tcPr>
            <w:tcW w:w="1947" w:type="dxa"/>
            <w:gridSpan w:val="2"/>
            <w:tcBorders>
              <w:left w:val="single" w:sz="4" w:space="0" w:color="auto"/>
            </w:tcBorders>
            <w:noWrap/>
            <w:hideMark/>
          </w:tcPr>
          <w:p w14:paraId="0F9EE0D2" w14:textId="77777777" w:rsidR="00162F7F" w:rsidRPr="00DC770F" w:rsidRDefault="00162F7F" w:rsidP="00162F7F">
            <w:pPr>
              <w:pStyle w:val="KeinLeerraum"/>
              <w:jc w:val="center"/>
              <w:rPr>
                <w:noProof/>
                <w:sz w:val="18"/>
                <w:szCs w:val="18"/>
              </w:rPr>
            </w:pPr>
            <w:r w:rsidRPr="00DC770F">
              <w:rPr>
                <w:noProof/>
                <w:sz w:val="18"/>
                <w:szCs w:val="18"/>
              </w:rPr>
              <w:t>Number of female HH members</w:t>
            </w:r>
          </w:p>
        </w:tc>
        <w:tc>
          <w:tcPr>
            <w:tcW w:w="1105" w:type="dxa"/>
            <w:noWrap/>
            <w:hideMark/>
          </w:tcPr>
          <w:p w14:paraId="5D238B9E" w14:textId="77777777" w:rsidR="00162F7F" w:rsidRPr="00DC770F" w:rsidRDefault="00162F7F" w:rsidP="00162F7F">
            <w:pPr>
              <w:pStyle w:val="KeinLeerraum"/>
              <w:jc w:val="center"/>
              <w:rPr>
                <w:noProof/>
                <w:sz w:val="18"/>
                <w:szCs w:val="18"/>
              </w:rPr>
            </w:pPr>
            <w:r w:rsidRPr="00DC770F">
              <w:rPr>
                <w:noProof/>
                <w:sz w:val="18"/>
                <w:szCs w:val="18"/>
              </w:rPr>
              <w:t>59</w:t>
            </w:r>
          </w:p>
        </w:tc>
      </w:tr>
      <w:tr w:rsidR="00162F7F" w:rsidRPr="00DC770F" w14:paraId="14AAB0D9" w14:textId="77777777" w:rsidTr="00162F7F">
        <w:trPr>
          <w:gridAfter w:val="1"/>
          <w:wAfter w:w="7" w:type="dxa"/>
          <w:trHeight w:val="290"/>
        </w:trPr>
        <w:tc>
          <w:tcPr>
            <w:tcW w:w="1418" w:type="dxa"/>
            <w:tcBorders>
              <w:right w:val="single" w:sz="4" w:space="0" w:color="auto"/>
            </w:tcBorders>
            <w:noWrap/>
            <w:hideMark/>
          </w:tcPr>
          <w:p w14:paraId="770EA247" w14:textId="3EBA98BE" w:rsidR="00162F7F" w:rsidRPr="00DC770F" w:rsidRDefault="00162F7F" w:rsidP="00162F7F">
            <w:pPr>
              <w:pStyle w:val="KeinLeerraum"/>
              <w:rPr>
                <w:noProof/>
                <w:sz w:val="18"/>
                <w:szCs w:val="18"/>
              </w:rPr>
            </w:pPr>
            <w:r w:rsidRPr="002A0CB6">
              <w:rPr>
                <w:noProof/>
                <w:sz w:val="18"/>
                <w:szCs w:val="18"/>
              </w:rPr>
              <w:t>Togo</w:t>
            </w:r>
          </w:p>
        </w:tc>
        <w:tc>
          <w:tcPr>
            <w:tcW w:w="1465" w:type="dxa"/>
            <w:tcBorders>
              <w:left w:val="single" w:sz="4" w:space="0" w:color="auto"/>
            </w:tcBorders>
            <w:noWrap/>
            <w:hideMark/>
          </w:tcPr>
          <w:p w14:paraId="07747276" w14:textId="77777777" w:rsidR="00162F7F" w:rsidRPr="00DC770F" w:rsidRDefault="00162F7F" w:rsidP="00162F7F">
            <w:pPr>
              <w:pStyle w:val="KeinLeerraum"/>
              <w:jc w:val="center"/>
              <w:rPr>
                <w:noProof/>
                <w:sz w:val="18"/>
                <w:szCs w:val="18"/>
              </w:rPr>
            </w:pPr>
            <w:r w:rsidRPr="00DC770F">
              <w:rPr>
                <w:noProof/>
                <w:sz w:val="18"/>
                <w:szCs w:val="18"/>
              </w:rPr>
              <w:t>Has bankaccount</w:t>
            </w:r>
          </w:p>
        </w:tc>
        <w:tc>
          <w:tcPr>
            <w:tcW w:w="1105" w:type="dxa"/>
            <w:tcBorders>
              <w:right w:val="single" w:sz="4" w:space="0" w:color="auto"/>
            </w:tcBorders>
            <w:noWrap/>
            <w:hideMark/>
          </w:tcPr>
          <w:p w14:paraId="1957C54D" w14:textId="77777777" w:rsidR="00162F7F" w:rsidRPr="00DC770F" w:rsidRDefault="00162F7F" w:rsidP="00162F7F">
            <w:pPr>
              <w:pStyle w:val="KeinLeerraum"/>
              <w:jc w:val="center"/>
              <w:rPr>
                <w:noProof/>
                <w:sz w:val="18"/>
                <w:szCs w:val="18"/>
              </w:rPr>
            </w:pPr>
            <w:r w:rsidRPr="00DC770F">
              <w:rPr>
                <w:noProof/>
                <w:sz w:val="18"/>
                <w:szCs w:val="18"/>
              </w:rPr>
              <w:t>100</w:t>
            </w:r>
          </w:p>
        </w:tc>
        <w:tc>
          <w:tcPr>
            <w:tcW w:w="1663" w:type="dxa"/>
            <w:tcBorders>
              <w:left w:val="single" w:sz="4" w:space="0" w:color="auto"/>
            </w:tcBorders>
            <w:noWrap/>
            <w:hideMark/>
          </w:tcPr>
          <w:p w14:paraId="5738E9CC" w14:textId="77777777" w:rsidR="00162F7F" w:rsidRPr="00DC770F" w:rsidRDefault="00162F7F" w:rsidP="00162F7F">
            <w:pPr>
              <w:pStyle w:val="KeinLeerraum"/>
              <w:jc w:val="center"/>
              <w:rPr>
                <w:noProof/>
                <w:sz w:val="18"/>
                <w:szCs w:val="18"/>
              </w:rPr>
            </w:pPr>
            <w:r w:rsidRPr="00DC770F">
              <w:rPr>
                <w:noProof/>
                <w:sz w:val="18"/>
                <w:szCs w:val="18"/>
              </w:rPr>
              <w:t>Number of HH members</w:t>
            </w:r>
          </w:p>
        </w:tc>
        <w:tc>
          <w:tcPr>
            <w:tcW w:w="1105" w:type="dxa"/>
            <w:tcBorders>
              <w:right w:val="single" w:sz="4" w:space="0" w:color="auto"/>
            </w:tcBorders>
            <w:noWrap/>
            <w:hideMark/>
          </w:tcPr>
          <w:p w14:paraId="3D6E143F" w14:textId="77777777" w:rsidR="00162F7F" w:rsidRPr="00DC770F" w:rsidRDefault="00162F7F" w:rsidP="00162F7F">
            <w:pPr>
              <w:pStyle w:val="KeinLeerraum"/>
              <w:jc w:val="center"/>
              <w:rPr>
                <w:noProof/>
                <w:sz w:val="18"/>
                <w:szCs w:val="18"/>
              </w:rPr>
            </w:pPr>
            <w:r w:rsidRPr="00DC770F">
              <w:rPr>
                <w:noProof/>
                <w:sz w:val="18"/>
                <w:szCs w:val="18"/>
              </w:rPr>
              <w:t>31</w:t>
            </w:r>
          </w:p>
        </w:tc>
        <w:tc>
          <w:tcPr>
            <w:tcW w:w="1663" w:type="dxa"/>
            <w:gridSpan w:val="2"/>
            <w:tcBorders>
              <w:left w:val="single" w:sz="4" w:space="0" w:color="auto"/>
            </w:tcBorders>
            <w:noWrap/>
            <w:hideMark/>
          </w:tcPr>
          <w:p w14:paraId="430B8642" w14:textId="77777777" w:rsidR="00162F7F" w:rsidRPr="00DC770F" w:rsidRDefault="00162F7F" w:rsidP="00162F7F">
            <w:pPr>
              <w:pStyle w:val="KeinLeerraum"/>
              <w:jc w:val="center"/>
              <w:rPr>
                <w:noProof/>
                <w:sz w:val="18"/>
                <w:szCs w:val="18"/>
              </w:rPr>
            </w:pPr>
            <w:r w:rsidRPr="00DC770F">
              <w:rPr>
                <w:noProof/>
                <w:sz w:val="18"/>
                <w:szCs w:val="18"/>
              </w:rPr>
              <w:t>Tertiary education level of HH head</w:t>
            </w:r>
          </w:p>
        </w:tc>
        <w:tc>
          <w:tcPr>
            <w:tcW w:w="1105" w:type="dxa"/>
            <w:tcBorders>
              <w:right w:val="single" w:sz="4" w:space="0" w:color="auto"/>
            </w:tcBorders>
            <w:noWrap/>
            <w:hideMark/>
          </w:tcPr>
          <w:p w14:paraId="2C2A75DC" w14:textId="77777777" w:rsidR="00162F7F" w:rsidRPr="00DC770F" w:rsidRDefault="00162F7F" w:rsidP="00162F7F">
            <w:pPr>
              <w:pStyle w:val="KeinLeerraum"/>
              <w:jc w:val="center"/>
              <w:rPr>
                <w:noProof/>
                <w:sz w:val="18"/>
                <w:szCs w:val="18"/>
              </w:rPr>
            </w:pPr>
            <w:r w:rsidRPr="00DC770F">
              <w:rPr>
                <w:noProof/>
                <w:sz w:val="18"/>
                <w:szCs w:val="18"/>
              </w:rPr>
              <w:t>30</w:t>
            </w:r>
          </w:p>
        </w:tc>
        <w:tc>
          <w:tcPr>
            <w:tcW w:w="1947" w:type="dxa"/>
            <w:gridSpan w:val="2"/>
            <w:tcBorders>
              <w:left w:val="single" w:sz="4" w:space="0" w:color="auto"/>
            </w:tcBorders>
            <w:noWrap/>
            <w:hideMark/>
          </w:tcPr>
          <w:p w14:paraId="73F83144" w14:textId="77777777" w:rsidR="00162F7F" w:rsidRPr="00DC770F" w:rsidRDefault="00162F7F" w:rsidP="00162F7F">
            <w:pPr>
              <w:pStyle w:val="KeinLeerraum"/>
              <w:jc w:val="center"/>
              <w:rPr>
                <w:noProof/>
                <w:sz w:val="18"/>
                <w:szCs w:val="18"/>
              </w:rPr>
            </w:pPr>
            <w:r w:rsidRPr="00DC770F">
              <w:rPr>
                <w:noProof/>
                <w:sz w:val="18"/>
                <w:szCs w:val="18"/>
              </w:rPr>
              <w:t>Safe toilet facility</w:t>
            </w:r>
          </w:p>
        </w:tc>
        <w:tc>
          <w:tcPr>
            <w:tcW w:w="1105" w:type="dxa"/>
            <w:tcBorders>
              <w:right w:val="single" w:sz="4" w:space="0" w:color="auto"/>
            </w:tcBorders>
            <w:noWrap/>
            <w:hideMark/>
          </w:tcPr>
          <w:p w14:paraId="1386EE53" w14:textId="77777777" w:rsidR="00162F7F" w:rsidRPr="00DC770F" w:rsidRDefault="00162F7F" w:rsidP="00162F7F">
            <w:pPr>
              <w:pStyle w:val="KeinLeerraum"/>
              <w:jc w:val="center"/>
              <w:rPr>
                <w:noProof/>
                <w:sz w:val="18"/>
                <w:szCs w:val="18"/>
              </w:rPr>
            </w:pPr>
            <w:r w:rsidRPr="00DC770F">
              <w:rPr>
                <w:noProof/>
                <w:sz w:val="18"/>
                <w:szCs w:val="18"/>
              </w:rPr>
              <w:t>25</w:t>
            </w:r>
          </w:p>
        </w:tc>
        <w:tc>
          <w:tcPr>
            <w:tcW w:w="1947" w:type="dxa"/>
            <w:gridSpan w:val="2"/>
            <w:tcBorders>
              <w:left w:val="single" w:sz="4" w:space="0" w:color="auto"/>
            </w:tcBorders>
            <w:noWrap/>
            <w:hideMark/>
          </w:tcPr>
          <w:p w14:paraId="3A7199EE" w14:textId="77777777" w:rsidR="00162F7F" w:rsidRPr="00DC770F" w:rsidRDefault="00162F7F" w:rsidP="00162F7F">
            <w:pPr>
              <w:pStyle w:val="KeinLeerraum"/>
              <w:jc w:val="center"/>
              <w:rPr>
                <w:noProof/>
                <w:sz w:val="18"/>
                <w:szCs w:val="18"/>
              </w:rPr>
            </w:pPr>
            <w:r w:rsidRPr="00DC770F">
              <w:rPr>
                <w:noProof/>
                <w:sz w:val="18"/>
                <w:szCs w:val="18"/>
              </w:rPr>
              <w:t>Number of trips woman took in last 12 months</w:t>
            </w:r>
          </w:p>
        </w:tc>
        <w:tc>
          <w:tcPr>
            <w:tcW w:w="1105" w:type="dxa"/>
            <w:noWrap/>
            <w:hideMark/>
          </w:tcPr>
          <w:p w14:paraId="332B06A5" w14:textId="77777777" w:rsidR="00162F7F" w:rsidRPr="00DC770F" w:rsidRDefault="00162F7F" w:rsidP="00162F7F">
            <w:pPr>
              <w:pStyle w:val="KeinLeerraum"/>
              <w:jc w:val="center"/>
              <w:rPr>
                <w:noProof/>
                <w:sz w:val="18"/>
                <w:szCs w:val="18"/>
              </w:rPr>
            </w:pPr>
            <w:r w:rsidRPr="00DC770F">
              <w:rPr>
                <w:noProof/>
                <w:sz w:val="18"/>
                <w:szCs w:val="18"/>
              </w:rPr>
              <w:t>23</w:t>
            </w:r>
          </w:p>
        </w:tc>
      </w:tr>
      <w:tr w:rsidR="00162F7F" w:rsidRPr="00DC770F" w14:paraId="05120144" w14:textId="77777777" w:rsidTr="00162F7F">
        <w:trPr>
          <w:gridAfter w:val="1"/>
          <w:wAfter w:w="7" w:type="dxa"/>
          <w:trHeight w:val="290"/>
        </w:trPr>
        <w:tc>
          <w:tcPr>
            <w:tcW w:w="1418" w:type="dxa"/>
            <w:tcBorders>
              <w:right w:val="single" w:sz="4" w:space="0" w:color="auto"/>
            </w:tcBorders>
            <w:noWrap/>
            <w:hideMark/>
          </w:tcPr>
          <w:p w14:paraId="734F448E" w14:textId="030B1502" w:rsidR="00162F7F" w:rsidRPr="00DC770F" w:rsidRDefault="00162F7F" w:rsidP="00162F7F">
            <w:pPr>
              <w:pStyle w:val="KeinLeerraum"/>
              <w:rPr>
                <w:noProof/>
                <w:sz w:val="18"/>
                <w:szCs w:val="18"/>
              </w:rPr>
            </w:pPr>
            <w:r w:rsidRPr="002A0CB6">
              <w:rPr>
                <w:noProof/>
                <w:sz w:val="18"/>
                <w:szCs w:val="18"/>
              </w:rPr>
              <w:t>Uganda</w:t>
            </w:r>
          </w:p>
        </w:tc>
        <w:tc>
          <w:tcPr>
            <w:tcW w:w="1465" w:type="dxa"/>
            <w:tcBorders>
              <w:left w:val="single" w:sz="4" w:space="0" w:color="auto"/>
            </w:tcBorders>
            <w:noWrap/>
            <w:hideMark/>
          </w:tcPr>
          <w:p w14:paraId="4305DF9E" w14:textId="77777777" w:rsidR="00162F7F" w:rsidRPr="00DC770F" w:rsidRDefault="00162F7F" w:rsidP="00162F7F">
            <w:pPr>
              <w:pStyle w:val="KeinLeerraum"/>
              <w:jc w:val="center"/>
              <w:rPr>
                <w:noProof/>
                <w:sz w:val="18"/>
                <w:szCs w:val="18"/>
              </w:rPr>
            </w:pPr>
            <w:r w:rsidRPr="00DC770F">
              <w:rPr>
                <w:noProof/>
                <w:sz w:val="18"/>
                <w:szCs w:val="18"/>
              </w:rPr>
              <w:t>Tertiary education level of HH head</w:t>
            </w:r>
          </w:p>
        </w:tc>
        <w:tc>
          <w:tcPr>
            <w:tcW w:w="1105" w:type="dxa"/>
            <w:tcBorders>
              <w:right w:val="single" w:sz="4" w:space="0" w:color="auto"/>
            </w:tcBorders>
            <w:noWrap/>
            <w:hideMark/>
          </w:tcPr>
          <w:p w14:paraId="536076C1" w14:textId="77777777" w:rsidR="00162F7F" w:rsidRPr="00DC770F" w:rsidRDefault="00162F7F" w:rsidP="00162F7F">
            <w:pPr>
              <w:pStyle w:val="KeinLeerraum"/>
              <w:jc w:val="center"/>
              <w:rPr>
                <w:noProof/>
                <w:sz w:val="18"/>
                <w:szCs w:val="18"/>
              </w:rPr>
            </w:pPr>
            <w:r w:rsidRPr="00DC770F">
              <w:rPr>
                <w:noProof/>
                <w:sz w:val="18"/>
                <w:szCs w:val="18"/>
              </w:rPr>
              <w:t>100</w:t>
            </w:r>
          </w:p>
        </w:tc>
        <w:tc>
          <w:tcPr>
            <w:tcW w:w="1663" w:type="dxa"/>
            <w:tcBorders>
              <w:left w:val="single" w:sz="4" w:space="0" w:color="auto"/>
            </w:tcBorders>
            <w:noWrap/>
            <w:hideMark/>
          </w:tcPr>
          <w:p w14:paraId="36B8B975" w14:textId="77777777" w:rsidR="00162F7F" w:rsidRPr="00DC770F" w:rsidRDefault="00162F7F" w:rsidP="00162F7F">
            <w:pPr>
              <w:pStyle w:val="KeinLeerraum"/>
              <w:jc w:val="center"/>
              <w:rPr>
                <w:noProof/>
                <w:sz w:val="18"/>
                <w:szCs w:val="18"/>
              </w:rPr>
            </w:pPr>
            <w:r w:rsidRPr="00DC770F">
              <w:rPr>
                <w:noProof/>
                <w:sz w:val="18"/>
                <w:szCs w:val="18"/>
              </w:rPr>
              <w:t>Not at all reads newspaper</w:t>
            </w:r>
          </w:p>
        </w:tc>
        <w:tc>
          <w:tcPr>
            <w:tcW w:w="1105" w:type="dxa"/>
            <w:tcBorders>
              <w:right w:val="single" w:sz="4" w:space="0" w:color="auto"/>
            </w:tcBorders>
            <w:noWrap/>
            <w:hideMark/>
          </w:tcPr>
          <w:p w14:paraId="67AF9432" w14:textId="77777777" w:rsidR="00162F7F" w:rsidRPr="00DC770F" w:rsidRDefault="00162F7F" w:rsidP="00162F7F">
            <w:pPr>
              <w:pStyle w:val="KeinLeerraum"/>
              <w:jc w:val="center"/>
              <w:rPr>
                <w:noProof/>
                <w:sz w:val="18"/>
                <w:szCs w:val="18"/>
              </w:rPr>
            </w:pPr>
            <w:r w:rsidRPr="00DC770F">
              <w:rPr>
                <w:noProof/>
                <w:sz w:val="18"/>
                <w:szCs w:val="18"/>
              </w:rPr>
              <w:t>87</w:t>
            </w:r>
          </w:p>
        </w:tc>
        <w:tc>
          <w:tcPr>
            <w:tcW w:w="1663" w:type="dxa"/>
            <w:gridSpan w:val="2"/>
            <w:tcBorders>
              <w:left w:val="single" w:sz="4" w:space="0" w:color="auto"/>
            </w:tcBorders>
            <w:noWrap/>
            <w:hideMark/>
          </w:tcPr>
          <w:p w14:paraId="55D52212" w14:textId="77777777" w:rsidR="00162F7F" w:rsidRPr="00DC770F" w:rsidRDefault="00162F7F" w:rsidP="00162F7F">
            <w:pPr>
              <w:pStyle w:val="KeinLeerraum"/>
              <w:jc w:val="center"/>
              <w:rPr>
                <w:noProof/>
                <w:sz w:val="18"/>
                <w:szCs w:val="18"/>
              </w:rPr>
            </w:pPr>
            <w:r w:rsidRPr="00DC770F">
              <w:rPr>
                <w:noProof/>
                <w:sz w:val="18"/>
                <w:szCs w:val="18"/>
              </w:rPr>
              <w:t>Number of HH members</w:t>
            </w:r>
          </w:p>
        </w:tc>
        <w:tc>
          <w:tcPr>
            <w:tcW w:w="1105" w:type="dxa"/>
            <w:tcBorders>
              <w:right w:val="single" w:sz="4" w:space="0" w:color="auto"/>
            </w:tcBorders>
            <w:noWrap/>
            <w:hideMark/>
          </w:tcPr>
          <w:p w14:paraId="6C88F98F" w14:textId="77777777" w:rsidR="00162F7F" w:rsidRPr="00DC770F" w:rsidRDefault="00162F7F" w:rsidP="00162F7F">
            <w:pPr>
              <w:pStyle w:val="KeinLeerraum"/>
              <w:jc w:val="center"/>
              <w:rPr>
                <w:noProof/>
                <w:sz w:val="18"/>
                <w:szCs w:val="18"/>
              </w:rPr>
            </w:pPr>
            <w:r w:rsidRPr="00DC770F">
              <w:rPr>
                <w:noProof/>
                <w:sz w:val="18"/>
                <w:szCs w:val="18"/>
              </w:rPr>
              <w:t>87</w:t>
            </w:r>
          </w:p>
        </w:tc>
        <w:tc>
          <w:tcPr>
            <w:tcW w:w="1947" w:type="dxa"/>
            <w:gridSpan w:val="2"/>
            <w:tcBorders>
              <w:left w:val="single" w:sz="4" w:space="0" w:color="auto"/>
            </w:tcBorders>
            <w:noWrap/>
            <w:hideMark/>
          </w:tcPr>
          <w:p w14:paraId="5DDAC7CD" w14:textId="77777777" w:rsidR="00162F7F" w:rsidRPr="00DC770F" w:rsidRDefault="00162F7F" w:rsidP="00162F7F">
            <w:pPr>
              <w:pStyle w:val="KeinLeerraum"/>
              <w:jc w:val="center"/>
              <w:rPr>
                <w:noProof/>
                <w:sz w:val="18"/>
                <w:szCs w:val="18"/>
              </w:rPr>
            </w:pPr>
            <w:r w:rsidRPr="00DC770F">
              <w:rPr>
                <w:noProof/>
                <w:sz w:val="18"/>
                <w:szCs w:val="18"/>
              </w:rPr>
              <w:t>Ideal number of children</w:t>
            </w:r>
          </w:p>
        </w:tc>
        <w:tc>
          <w:tcPr>
            <w:tcW w:w="1105" w:type="dxa"/>
            <w:tcBorders>
              <w:right w:val="single" w:sz="4" w:space="0" w:color="auto"/>
            </w:tcBorders>
            <w:noWrap/>
            <w:hideMark/>
          </w:tcPr>
          <w:p w14:paraId="2D2FF032" w14:textId="77777777" w:rsidR="00162F7F" w:rsidRPr="00DC770F" w:rsidRDefault="00162F7F" w:rsidP="00162F7F">
            <w:pPr>
              <w:pStyle w:val="KeinLeerraum"/>
              <w:jc w:val="center"/>
              <w:rPr>
                <w:noProof/>
                <w:sz w:val="18"/>
                <w:szCs w:val="18"/>
              </w:rPr>
            </w:pPr>
            <w:r w:rsidRPr="00DC770F">
              <w:rPr>
                <w:noProof/>
                <w:sz w:val="18"/>
                <w:szCs w:val="18"/>
              </w:rPr>
              <w:t>76</w:t>
            </w:r>
          </w:p>
        </w:tc>
        <w:tc>
          <w:tcPr>
            <w:tcW w:w="1947" w:type="dxa"/>
            <w:gridSpan w:val="2"/>
            <w:tcBorders>
              <w:left w:val="single" w:sz="4" w:space="0" w:color="auto"/>
            </w:tcBorders>
            <w:noWrap/>
            <w:hideMark/>
          </w:tcPr>
          <w:p w14:paraId="231E7725" w14:textId="77777777" w:rsidR="00162F7F" w:rsidRPr="00DC770F" w:rsidRDefault="00162F7F" w:rsidP="00162F7F">
            <w:pPr>
              <w:pStyle w:val="KeinLeerraum"/>
              <w:jc w:val="center"/>
              <w:rPr>
                <w:noProof/>
                <w:sz w:val="18"/>
                <w:szCs w:val="18"/>
              </w:rPr>
            </w:pPr>
            <w:r w:rsidRPr="00DC770F">
              <w:rPr>
                <w:noProof/>
                <w:sz w:val="18"/>
                <w:szCs w:val="18"/>
              </w:rPr>
              <w:t>Number of trips woman took in last 12 months</w:t>
            </w:r>
          </w:p>
        </w:tc>
        <w:tc>
          <w:tcPr>
            <w:tcW w:w="1105" w:type="dxa"/>
            <w:noWrap/>
            <w:hideMark/>
          </w:tcPr>
          <w:p w14:paraId="62CD9D22" w14:textId="77777777" w:rsidR="00162F7F" w:rsidRPr="00DC770F" w:rsidRDefault="00162F7F" w:rsidP="00162F7F">
            <w:pPr>
              <w:pStyle w:val="KeinLeerraum"/>
              <w:jc w:val="center"/>
              <w:rPr>
                <w:noProof/>
                <w:sz w:val="18"/>
                <w:szCs w:val="18"/>
              </w:rPr>
            </w:pPr>
            <w:r w:rsidRPr="00DC770F">
              <w:rPr>
                <w:noProof/>
                <w:sz w:val="18"/>
                <w:szCs w:val="18"/>
              </w:rPr>
              <w:t>74</w:t>
            </w:r>
          </w:p>
        </w:tc>
      </w:tr>
      <w:tr w:rsidR="00162F7F" w:rsidRPr="00DC770F" w14:paraId="4EE67436" w14:textId="77777777" w:rsidTr="00162F7F">
        <w:trPr>
          <w:gridAfter w:val="1"/>
          <w:wAfter w:w="7" w:type="dxa"/>
          <w:trHeight w:val="290"/>
        </w:trPr>
        <w:tc>
          <w:tcPr>
            <w:tcW w:w="1418" w:type="dxa"/>
            <w:tcBorders>
              <w:right w:val="single" w:sz="4" w:space="0" w:color="auto"/>
            </w:tcBorders>
            <w:noWrap/>
            <w:hideMark/>
          </w:tcPr>
          <w:p w14:paraId="1EC72E00" w14:textId="1A94B2F9" w:rsidR="00162F7F" w:rsidRPr="00DC770F" w:rsidRDefault="00162F7F" w:rsidP="00162F7F">
            <w:pPr>
              <w:pStyle w:val="KeinLeerraum"/>
              <w:rPr>
                <w:noProof/>
                <w:sz w:val="18"/>
                <w:szCs w:val="18"/>
              </w:rPr>
            </w:pPr>
            <w:r w:rsidRPr="002A0CB6">
              <w:rPr>
                <w:noProof/>
                <w:sz w:val="18"/>
                <w:szCs w:val="18"/>
              </w:rPr>
              <w:t>Zambia</w:t>
            </w:r>
          </w:p>
        </w:tc>
        <w:tc>
          <w:tcPr>
            <w:tcW w:w="1465" w:type="dxa"/>
            <w:tcBorders>
              <w:left w:val="single" w:sz="4" w:space="0" w:color="auto"/>
            </w:tcBorders>
            <w:noWrap/>
            <w:hideMark/>
          </w:tcPr>
          <w:p w14:paraId="5A3C747D" w14:textId="77777777" w:rsidR="00162F7F" w:rsidRPr="00DC770F" w:rsidRDefault="00162F7F" w:rsidP="00162F7F">
            <w:pPr>
              <w:pStyle w:val="KeinLeerraum"/>
              <w:jc w:val="center"/>
              <w:rPr>
                <w:noProof/>
                <w:sz w:val="18"/>
                <w:szCs w:val="18"/>
              </w:rPr>
            </w:pPr>
            <w:r w:rsidRPr="00DC770F">
              <w:rPr>
                <w:noProof/>
                <w:sz w:val="18"/>
                <w:szCs w:val="18"/>
              </w:rPr>
              <w:t>*Tertiary education level attained</w:t>
            </w:r>
          </w:p>
        </w:tc>
        <w:tc>
          <w:tcPr>
            <w:tcW w:w="1105" w:type="dxa"/>
            <w:tcBorders>
              <w:right w:val="single" w:sz="4" w:space="0" w:color="auto"/>
            </w:tcBorders>
            <w:noWrap/>
            <w:hideMark/>
          </w:tcPr>
          <w:p w14:paraId="5C4DCBFB" w14:textId="77777777" w:rsidR="00162F7F" w:rsidRPr="00DC770F" w:rsidRDefault="00162F7F" w:rsidP="00162F7F">
            <w:pPr>
              <w:pStyle w:val="KeinLeerraum"/>
              <w:jc w:val="center"/>
              <w:rPr>
                <w:noProof/>
                <w:sz w:val="18"/>
                <w:szCs w:val="18"/>
              </w:rPr>
            </w:pPr>
            <w:r w:rsidRPr="00DC770F">
              <w:rPr>
                <w:noProof/>
                <w:sz w:val="18"/>
                <w:szCs w:val="18"/>
              </w:rPr>
              <w:t>100</w:t>
            </w:r>
          </w:p>
        </w:tc>
        <w:tc>
          <w:tcPr>
            <w:tcW w:w="1663" w:type="dxa"/>
            <w:tcBorders>
              <w:left w:val="single" w:sz="4" w:space="0" w:color="auto"/>
            </w:tcBorders>
            <w:noWrap/>
            <w:hideMark/>
          </w:tcPr>
          <w:p w14:paraId="2F973D97" w14:textId="77777777" w:rsidR="00162F7F" w:rsidRPr="00DC770F" w:rsidRDefault="00162F7F" w:rsidP="00162F7F">
            <w:pPr>
              <w:pStyle w:val="KeinLeerraum"/>
              <w:jc w:val="center"/>
              <w:rPr>
                <w:noProof/>
                <w:sz w:val="18"/>
                <w:szCs w:val="18"/>
              </w:rPr>
            </w:pPr>
            <w:r w:rsidRPr="00DC770F">
              <w:rPr>
                <w:noProof/>
                <w:sz w:val="18"/>
                <w:szCs w:val="18"/>
              </w:rPr>
              <w:t>Hemoglobin</w:t>
            </w:r>
          </w:p>
        </w:tc>
        <w:tc>
          <w:tcPr>
            <w:tcW w:w="1105" w:type="dxa"/>
            <w:tcBorders>
              <w:right w:val="single" w:sz="4" w:space="0" w:color="auto"/>
            </w:tcBorders>
            <w:noWrap/>
            <w:hideMark/>
          </w:tcPr>
          <w:p w14:paraId="5822A8CA" w14:textId="77777777" w:rsidR="00162F7F" w:rsidRPr="00DC770F" w:rsidRDefault="00162F7F" w:rsidP="00162F7F">
            <w:pPr>
              <w:pStyle w:val="KeinLeerraum"/>
              <w:jc w:val="center"/>
              <w:rPr>
                <w:noProof/>
                <w:sz w:val="18"/>
                <w:szCs w:val="18"/>
              </w:rPr>
            </w:pPr>
            <w:r w:rsidRPr="00DC770F">
              <w:rPr>
                <w:noProof/>
                <w:sz w:val="18"/>
                <w:szCs w:val="18"/>
              </w:rPr>
              <w:t>43</w:t>
            </w:r>
          </w:p>
        </w:tc>
        <w:tc>
          <w:tcPr>
            <w:tcW w:w="1663" w:type="dxa"/>
            <w:gridSpan w:val="2"/>
            <w:tcBorders>
              <w:left w:val="single" w:sz="4" w:space="0" w:color="auto"/>
            </w:tcBorders>
            <w:noWrap/>
            <w:hideMark/>
          </w:tcPr>
          <w:p w14:paraId="44B22C8B" w14:textId="77777777" w:rsidR="00162F7F" w:rsidRPr="00DC770F" w:rsidRDefault="00162F7F" w:rsidP="00162F7F">
            <w:pPr>
              <w:pStyle w:val="KeinLeerraum"/>
              <w:jc w:val="center"/>
              <w:rPr>
                <w:noProof/>
                <w:sz w:val="18"/>
                <w:szCs w:val="18"/>
              </w:rPr>
            </w:pPr>
            <w:r w:rsidRPr="00DC770F">
              <w:rPr>
                <w:noProof/>
                <w:sz w:val="18"/>
                <w:szCs w:val="18"/>
              </w:rPr>
              <w:t>Has bankaccount</w:t>
            </w:r>
          </w:p>
        </w:tc>
        <w:tc>
          <w:tcPr>
            <w:tcW w:w="1105" w:type="dxa"/>
            <w:tcBorders>
              <w:right w:val="single" w:sz="4" w:space="0" w:color="auto"/>
            </w:tcBorders>
            <w:noWrap/>
            <w:hideMark/>
          </w:tcPr>
          <w:p w14:paraId="02639E33" w14:textId="77777777" w:rsidR="00162F7F" w:rsidRPr="00DC770F" w:rsidRDefault="00162F7F" w:rsidP="00162F7F">
            <w:pPr>
              <w:pStyle w:val="KeinLeerraum"/>
              <w:jc w:val="center"/>
              <w:rPr>
                <w:noProof/>
                <w:sz w:val="18"/>
                <w:szCs w:val="18"/>
              </w:rPr>
            </w:pPr>
            <w:r w:rsidRPr="00DC770F">
              <w:rPr>
                <w:noProof/>
                <w:sz w:val="18"/>
                <w:szCs w:val="18"/>
              </w:rPr>
              <w:t>43</w:t>
            </w:r>
          </w:p>
        </w:tc>
        <w:tc>
          <w:tcPr>
            <w:tcW w:w="1947" w:type="dxa"/>
            <w:gridSpan w:val="2"/>
            <w:tcBorders>
              <w:left w:val="single" w:sz="4" w:space="0" w:color="auto"/>
            </w:tcBorders>
            <w:noWrap/>
            <w:hideMark/>
          </w:tcPr>
          <w:p w14:paraId="42B8CBDD" w14:textId="77777777" w:rsidR="00162F7F" w:rsidRPr="00DC770F" w:rsidRDefault="00162F7F" w:rsidP="00162F7F">
            <w:pPr>
              <w:pStyle w:val="KeinLeerraum"/>
              <w:jc w:val="center"/>
              <w:rPr>
                <w:noProof/>
                <w:sz w:val="18"/>
                <w:szCs w:val="18"/>
              </w:rPr>
            </w:pPr>
            <w:r w:rsidRPr="00DC770F">
              <w:rPr>
                <w:noProof/>
                <w:sz w:val="18"/>
                <w:szCs w:val="18"/>
              </w:rPr>
              <w:t>Tertiary education level of HH head</w:t>
            </w:r>
          </w:p>
        </w:tc>
        <w:tc>
          <w:tcPr>
            <w:tcW w:w="1105" w:type="dxa"/>
            <w:tcBorders>
              <w:right w:val="single" w:sz="4" w:space="0" w:color="auto"/>
            </w:tcBorders>
            <w:noWrap/>
            <w:hideMark/>
          </w:tcPr>
          <w:p w14:paraId="4671C61D" w14:textId="77777777" w:rsidR="00162F7F" w:rsidRPr="00DC770F" w:rsidRDefault="00162F7F" w:rsidP="00162F7F">
            <w:pPr>
              <w:pStyle w:val="KeinLeerraum"/>
              <w:jc w:val="center"/>
              <w:rPr>
                <w:noProof/>
                <w:sz w:val="18"/>
                <w:szCs w:val="18"/>
              </w:rPr>
            </w:pPr>
            <w:r w:rsidRPr="00DC770F">
              <w:rPr>
                <w:noProof/>
                <w:sz w:val="18"/>
                <w:szCs w:val="18"/>
              </w:rPr>
              <w:t>41</w:t>
            </w:r>
          </w:p>
        </w:tc>
        <w:tc>
          <w:tcPr>
            <w:tcW w:w="1947" w:type="dxa"/>
            <w:gridSpan w:val="2"/>
            <w:tcBorders>
              <w:left w:val="single" w:sz="4" w:space="0" w:color="auto"/>
            </w:tcBorders>
            <w:noWrap/>
            <w:hideMark/>
          </w:tcPr>
          <w:p w14:paraId="15CA1570" w14:textId="77777777" w:rsidR="00162F7F" w:rsidRPr="00DC770F" w:rsidRDefault="00162F7F" w:rsidP="00162F7F">
            <w:pPr>
              <w:pStyle w:val="KeinLeerraum"/>
              <w:jc w:val="center"/>
              <w:rPr>
                <w:noProof/>
                <w:sz w:val="18"/>
                <w:szCs w:val="18"/>
              </w:rPr>
            </w:pPr>
            <w:r w:rsidRPr="00DC770F">
              <w:rPr>
                <w:noProof/>
                <w:sz w:val="18"/>
                <w:szCs w:val="18"/>
              </w:rPr>
              <w:t>*5th wealthquintile</w:t>
            </w:r>
          </w:p>
        </w:tc>
        <w:tc>
          <w:tcPr>
            <w:tcW w:w="1105" w:type="dxa"/>
            <w:noWrap/>
            <w:hideMark/>
          </w:tcPr>
          <w:p w14:paraId="04A5276F" w14:textId="77777777" w:rsidR="00162F7F" w:rsidRPr="00DC770F" w:rsidRDefault="00162F7F" w:rsidP="00162F7F">
            <w:pPr>
              <w:pStyle w:val="KeinLeerraum"/>
              <w:jc w:val="center"/>
              <w:rPr>
                <w:noProof/>
                <w:sz w:val="18"/>
                <w:szCs w:val="18"/>
              </w:rPr>
            </w:pPr>
            <w:r w:rsidRPr="00DC770F">
              <w:rPr>
                <w:noProof/>
                <w:sz w:val="18"/>
                <w:szCs w:val="18"/>
              </w:rPr>
              <w:t>39</w:t>
            </w:r>
          </w:p>
        </w:tc>
      </w:tr>
      <w:tr w:rsidR="00162F7F" w:rsidRPr="00DC770F" w14:paraId="394169BA" w14:textId="77777777" w:rsidTr="00162F7F">
        <w:trPr>
          <w:gridAfter w:val="1"/>
          <w:wAfter w:w="7" w:type="dxa"/>
          <w:trHeight w:val="290"/>
        </w:trPr>
        <w:tc>
          <w:tcPr>
            <w:tcW w:w="1418" w:type="dxa"/>
            <w:tcBorders>
              <w:bottom w:val="double" w:sz="4" w:space="0" w:color="auto"/>
              <w:right w:val="single" w:sz="4" w:space="0" w:color="auto"/>
            </w:tcBorders>
            <w:noWrap/>
            <w:hideMark/>
          </w:tcPr>
          <w:p w14:paraId="7A051FDE" w14:textId="5D987441" w:rsidR="00162F7F" w:rsidRPr="00DC770F" w:rsidRDefault="00162F7F" w:rsidP="00162F7F">
            <w:pPr>
              <w:pStyle w:val="KeinLeerraum"/>
              <w:rPr>
                <w:noProof/>
                <w:sz w:val="18"/>
                <w:szCs w:val="18"/>
              </w:rPr>
            </w:pPr>
            <w:r w:rsidRPr="002A0CB6">
              <w:rPr>
                <w:noProof/>
                <w:sz w:val="18"/>
                <w:szCs w:val="18"/>
              </w:rPr>
              <w:t>Zimbabwe</w:t>
            </w:r>
          </w:p>
        </w:tc>
        <w:tc>
          <w:tcPr>
            <w:tcW w:w="1465" w:type="dxa"/>
            <w:tcBorders>
              <w:left w:val="single" w:sz="4" w:space="0" w:color="auto"/>
              <w:bottom w:val="double" w:sz="4" w:space="0" w:color="auto"/>
            </w:tcBorders>
            <w:noWrap/>
            <w:hideMark/>
          </w:tcPr>
          <w:p w14:paraId="31A48933" w14:textId="77777777" w:rsidR="00162F7F" w:rsidRPr="00DC770F" w:rsidRDefault="00162F7F" w:rsidP="00162F7F">
            <w:pPr>
              <w:pStyle w:val="KeinLeerraum"/>
              <w:jc w:val="center"/>
              <w:rPr>
                <w:noProof/>
                <w:sz w:val="18"/>
                <w:szCs w:val="18"/>
              </w:rPr>
            </w:pPr>
            <w:r w:rsidRPr="00DC770F">
              <w:rPr>
                <w:noProof/>
                <w:sz w:val="18"/>
                <w:szCs w:val="18"/>
              </w:rPr>
              <w:t>Has bankaccount</w:t>
            </w:r>
          </w:p>
        </w:tc>
        <w:tc>
          <w:tcPr>
            <w:tcW w:w="1105" w:type="dxa"/>
            <w:tcBorders>
              <w:bottom w:val="double" w:sz="4" w:space="0" w:color="auto"/>
              <w:right w:val="single" w:sz="4" w:space="0" w:color="auto"/>
            </w:tcBorders>
            <w:noWrap/>
            <w:hideMark/>
          </w:tcPr>
          <w:p w14:paraId="1030459E" w14:textId="77777777" w:rsidR="00162F7F" w:rsidRPr="00DC770F" w:rsidRDefault="00162F7F" w:rsidP="00162F7F">
            <w:pPr>
              <w:pStyle w:val="KeinLeerraum"/>
              <w:jc w:val="center"/>
              <w:rPr>
                <w:noProof/>
                <w:sz w:val="18"/>
                <w:szCs w:val="18"/>
              </w:rPr>
            </w:pPr>
            <w:r w:rsidRPr="00DC770F">
              <w:rPr>
                <w:noProof/>
                <w:sz w:val="18"/>
                <w:szCs w:val="18"/>
              </w:rPr>
              <w:t>100</w:t>
            </w:r>
          </w:p>
        </w:tc>
        <w:tc>
          <w:tcPr>
            <w:tcW w:w="1663" w:type="dxa"/>
            <w:tcBorders>
              <w:left w:val="single" w:sz="4" w:space="0" w:color="auto"/>
              <w:bottom w:val="double" w:sz="4" w:space="0" w:color="auto"/>
            </w:tcBorders>
            <w:noWrap/>
            <w:hideMark/>
          </w:tcPr>
          <w:p w14:paraId="26EB7AF1" w14:textId="77777777" w:rsidR="00162F7F" w:rsidRPr="00DC770F" w:rsidRDefault="00162F7F" w:rsidP="00162F7F">
            <w:pPr>
              <w:pStyle w:val="KeinLeerraum"/>
              <w:jc w:val="center"/>
              <w:rPr>
                <w:noProof/>
                <w:sz w:val="18"/>
                <w:szCs w:val="18"/>
              </w:rPr>
            </w:pPr>
            <w:r w:rsidRPr="00DC770F">
              <w:rPr>
                <w:noProof/>
                <w:sz w:val="18"/>
                <w:szCs w:val="18"/>
              </w:rPr>
              <w:t>Body Mass Index</w:t>
            </w:r>
          </w:p>
        </w:tc>
        <w:tc>
          <w:tcPr>
            <w:tcW w:w="1105" w:type="dxa"/>
            <w:tcBorders>
              <w:bottom w:val="double" w:sz="4" w:space="0" w:color="auto"/>
              <w:right w:val="single" w:sz="4" w:space="0" w:color="auto"/>
            </w:tcBorders>
            <w:noWrap/>
            <w:hideMark/>
          </w:tcPr>
          <w:p w14:paraId="32D84066" w14:textId="77777777" w:rsidR="00162F7F" w:rsidRPr="00DC770F" w:rsidRDefault="00162F7F" w:rsidP="00162F7F">
            <w:pPr>
              <w:pStyle w:val="KeinLeerraum"/>
              <w:jc w:val="center"/>
              <w:rPr>
                <w:noProof/>
                <w:sz w:val="18"/>
                <w:szCs w:val="18"/>
              </w:rPr>
            </w:pPr>
            <w:r w:rsidRPr="00DC770F">
              <w:rPr>
                <w:noProof/>
                <w:sz w:val="18"/>
                <w:szCs w:val="18"/>
              </w:rPr>
              <w:t>52</w:t>
            </w:r>
          </w:p>
        </w:tc>
        <w:tc>
          <w:tcPr>
            <w:tcW w:w="1663" w:type="dxa"/>
            <w:gridSpan w:val="2"/>
            <w:tcBorders>
              <w:left w:val="single" w:sz="4" w:space="0" w:color="auto"/>
              <w:bottom w:val="double" w:sz="4" w:space="0" w:color="auto"/>
            </w:tcBorders>
            <w:noWrap/>
            <w:hideMark/>
          </w:tcPr>
          <w:p w14:paraId="2D2B6285" w14:textId="77777777" w:rsidR="00162F7F" w:rsidRPr="00DC770F" w:rsidRDefault="00162F7F" w:rsidP="00162F7F">
            <w:pPr>
              <w:pStyle w:val="KeinLeerraum"/>
              <w:jc w:val="center"/>
              <w:rPr>
                <w:noProof/>
                <w:sz w:val="18"/>
                <w:szCs w:val="18"/>
              </w:rPr>
            </w:pPr>
            <w:r w:rsidRPr="00DC770F">
              <w:rPr>
                <w:noProof/>
                <w:sz w:val="18"/>
                <w:szCs w:val="18"/>
              </w:rPr>
              <w:t>Hemoglobin</w:t>
            </w:r>
          </w:p>
        </w:tc>
        <w:tc>
          <w:tcPr>
            <w:tcW w:w="1105" w:type="dxa"/>
            <w:tcBorders>
              <w:bottom w:val="double" w:sz="4" w:space="0" w:color="auto"/>
              <w:right w:val="single" w:sz="4" w:space="0" w:color="auto"/>
            </w:tcBorders>
            <w:noWrap/>
            <w:hideMark/>
          </w:tcPr>
          <w:p w14:paraId="746F5D82" w14:textId="77777777" w:rsidR="00162F7F" w:rsidRPr="00DC770F" w:rsidRDefault="00162F7F" w:rsidP="00162F7F">
            <w:pPr>
              <w:pStyle w:val="KeinLeerraum"/>
              <w:jc w:val="center"/>
              <w:rPr>
                <w:noProof/>
                <w:sz w:val="18"/>
                <w:szCs w:val="18"/>
              </w:rPr>
            </w:pPr>
            <w:r w:rsidRPr="00DC770F">
              <w:rPr>
                <w:noProof/>
                <w:sz w:val="18"/>
                <w:szCs w:val="18"/>
              </w:rPr>
              <w:t>37</w:t>
            </w:r>
          </w:p>
        </w:tc>
        <w:tc>
          <w:tcPr>
            <w:tcW w:w="1947" w:type="dxa"/>
            <w:gridSpan w:val="2"/>
            <w:tcBorders>
              <w:left w:val="single" w:sz="4" w:space="0" w:color="auto"/>
              <w:bottom w:val="double" w:sz="4" w:space="0" w:color="auto"/>
            </w:tcBorders>
            <w:noWrap/>
            <w:hideMark/>
          </w:tcPr>
          <w:p w14:paraId="6F633238" w14:textId="77777777" w:rsidR="00162F7F" w:rsidRPr="00DC770F" w:rsidRDefault="00162F7F" w:rsidP="00162F7F">
            <w:pPr>
              <w:pStyle w:val="KeinLeerraum"/>
              <w:jc w:val="center"/>
              <w:rPr>
                <w:noProof/>
                <w:sz w:val="18"/>
                <w:szCs w:val="18"/>
              </w:rPr>
            </w:pPr>
            <w:r w:rsidRPr="00DC770F">
              <w:rPr>
                <w:noProof/>
                <w:sz w:val="18"/>
                <w:szCs w:val="18"/>
              </w:rPr>
              <w:t>*Tertiary education level attained</w:t>
            </w:r>
          </w:p>
        </w:tc>
        <w:tc>
          <w:tcPr>
            <w:tcW w:w="1105" w:type="dxa"/>
            <w:tcBorders>
              <w:bottom w:val="double" w:sz="4" w:space="0" w:color="auto"/>
              <w:right w:val="single" w:sz="4" w:space="0" w:color="auto"/>
            </w:tcBorders>
            <w:noWrap/>
            <w:hideMark/>
          </w:tcPr>
          <w:p w14:paraId="4B8A810F" w14:textId="77777777" w:rsidR="00162F7F" w:rsidRPr="00DC770F" w:rsidRDefault="00162F7F" w:rsidP="00162F7F">
            <w:pPr>
              <w:pStyle w:val="KeinLeerraum"/>
              <w:jc w:val="center"/>
              <w:rPr>
                <w:noProof/>
                <w:sz w:val="18"/>
                <w:szCs w:val="18"/>
              </w:rPr>
            </w:pPr>
            <w:r w:rsidRPr="00DC770F">
              <w:rPr>
                <w:noProof/>
                <w:sz w:val="18"/>
                <w:szCs w:val="18"/>
              </w:rPr>
              <w:t>28</w:t>
            </w:r>
          </w:p>
        </w:tc>
        <w:tc>
          <w:tcPr>
            <w:tcW w:w="1947" w:type="dxa"/>
            <w:gridSpan w:val="2"/>
            <w:tcBorders>
              <w:left w:val="single" w:sz="4" w:space="0" w:color="auto"/>
              <w:bottom w:val="double" w:sz="4" w:space="0" w:color="auto"/>
            </w:tcBorders>
            <w:noWrap/>
            <w:hideMark/>
          </w:tcPr>
          <w:p w14:paraId="1B85F9E3" w14:textId="77777777" w:rsidR="00162F7F" w:rsidRPr="00DC770F" w:rsidRDefault="00162F7F" w:rsidP="00162F7F">
            <w:pPr>
              <w:pStyle w:val="KeinLeerraum"/>
              <w:jc w:val="center"/>
              <w:rPr>
                <w:noProof/>
                <w:sz w:val="18"/>
                <w:szCs w:val="18"/>
              </w:rPr>
            </w:pPr>
            <w:r w:rsidRPr="00DC770F">
              <w:rPr>
                <w:noProof/>
                <w:sz w:val="18"/>
                <w:szCs w:val="18"/>
              </w:rPr>
              <w:t>Number of trips woman took in last 12 months</w:t>
            </w:r>
          </w:p>
        </w:tc>
        <w:tc>
          <w:tcPr>
            <w:tcW w:w="1105" w:type="dxa"/>
            <w:tcBorders>
              <w:bottom w:val="double" w:sz="4" w:space="0" w:color="auto"/>
            </w:tcBorders>
            <w:shd w:val="clear" w:color="auto" w:fill="auto"/>
            <w:noWrap/>
            <w:hideMark/>
          </w:tcPr>
          <w:p w14:paraId="7DD04058" w14:textId="77777777" w:rsidR="00162F7F" w:rsidRPr="00DC770F" w:rsidRDefault="00162F7F" w:rsidP="00162F7F">
            <w:pPr>
              <w:pStyle w:val="KeinLeerraum"/>
              <w:jc w:val="center"/>
              <w:rPr>
                <w:noProof/>
                <w:sz w:val="18"/>
                <w:szCs w:val="18"/>
              </w:rPr>
            </w:pPr>
            <w:r w:rsidRPr="00DC770F">
              <w:rPr>
                <w:noProof/>
                <w:sz w:val="18"/>
                <w:szCs w:val="18"/>
              </w:rPr>
              <w:t>26</w:t>
            </w:r>
          </w:p>
        </w:tc>
      </w:tr>
    </w:tbl>
    <w:p w14:paraId="0825D158" w14:textId="77777777" w:rsidR="002A0CB6" w:rsidRDefault="002A0CB6" w:rsidP="00B83887">
      <w:pPr>
        <w:pStyle w:val="KeinLeerraum"/>
        <w:spacing w:after="120"/>
        <w:rPr>
          <w:lang w:val="en-US"/>
        </w:rPr>
      </w:pPr>
      <w:r>
        <w:rPr>
          <w:noProof/>
          <w:sz w:val="20"/>
          <w:lang w:val="en-US"/>
        </w:rPr>
        <w:fldChar w:fldCharType="end"/>
      </w:r>
      <w:r w:rsidR="00126D14" w:rsidRPr="00126D14">
        <w:rPr>
          <w:lang w:val="en-US"/>
        </w:rPr>
        <w:t xml:space="preserve"> </w:t>
      </w:r>
      <w:r w:rsidR="00126D14" w:rsidRPr="003909CE">
        <w:rPr>
          <w:lang w:val="en-US"/>
        </w:rPr>
        <w:t xml:space="preserve">Notes: </w:t>
      </w:r>
      <w:r w:rsidR="00126D14">
        <w:rPr>
          <w:lang w:val="en-US"/>
        </w:rPr>
        <w:t>Table</w:t>
      </w:r>
      <w:r w:rsidR="00126D14" w:rsidRPr="003909CE">
        <w:rPr>
          <w:lang w:val="en-US"/>
        </w:rPr>
        <w:t xml:space="preserve"> </w:t>
      </w:r>
      <w:proofErr w:type="gramStart"/>
      <w:r w:rsidR="00126D14" w:rsidRPr="003909CE">
        <w:rPr>
          <w:lang w:val="en-US"/>
        </w:rPr>
        <w:t>show</w:t>
      </w:r>
      <w:proofErr w:type="gramEnd"/>
      <w:r w:rsidR="00126D14" w:rsidRPr="003909CE">
        <w:rPr>
          <w:lang w:val="en-US"/>
        </w:rPr>
        <w:t xml:space="preserve"> the </w:t>
      </w:r>
      <w:r w:rsidR="00DF42D3">
        <w:rPr>
          <w:lang w:val="en-US"/>
        </w:rPr>
        <w:t xml:space="preserve">predictors and the variable importance of the top 5 predictors of the </w:t>
      </w:r>
      <w:r w:rsidR="00126D14" w:rsidRPr="003909CE">
        <w:rPr>
          <w:lang w:val="en-US"/>
        </w:rPr>
        <w:t xml:space="preserve">ML model. </w:t>
      </w:r>
      <w:r w:rsidR="00DF42D3">
        <w:t xml:space="preserve">A predictor’s importance score is defined by the decrease in the classification error that is attributed to </w:t>
      </w:r>
      <w:proofErr w:type="gramStart"/>
      <w:r w:rsidR="00DF42D3">
        <w:t>all of</w:t>
      </w:r>
      <w:proofErr w:type="gramEnd"/>
      <w:r w:rsidR="00DF42D3">
        <w:t xml:space="preserve"> its splits in a given tree, averaged across all trees </w:t>
      </w:r>
      <w:r w:rsidR="00DF42D3">
        <w:rPr>
          <w:lang w:val="en-US"/>
        </w:rPr>
        <w:t xml:space="preserve">and normalized to a range from </w:t>
      </w:r>
      <w:r w:rsidR="00DF42D3" w:rsidRPr="003909CE">
        <w:rPr>
          <w:lang w:val="en-US"/>
        </w:rPr>
        <w:t>0-100.</w:t>
      </w:r>
      <w:r w:rsidR="00DF42D3">
        <w:rPr>
          <w:lang w:val="en-US"/>
        </w:rPr>
        <w:t xml:space="preserve"> V</w:t>
      </w:r>
      <w:r w:rsidR="00DF42D3" w:rsidRPr="003909CE">
        <w:rPr>
          <w:lang w:val="en-US"/>
        </w:rPr>
        <w:t xml:space="preserve">ariables </w:t>
      </w:r>
      <w:proofErr w:type="gramStart"/>
      <w:r w:rsidR="00DF42D3" w:rsidRPr="003909CE">
        <w:rPr>
          <w:lang w:val="en-US"/>
        </w:rPr>
        <w:t>with a</w:t>
      </w:r>
      <w:proofErr w:type="gramEnd"/>
      <w:r w:rsidR="00DF42D3" w:rsidRPr="003909CE">
        <w:rPr>
          <w:lang w:val="en-US"/>
        </w:rPr>
        <w:t xml:space="preserve"> * highlight variables that are included in the classical model.</w:t>
      </w:r>
    </w:p>
    <w:p w14:paraId="0A668067" w14:textId="04198839" w:rsidR="00A94592" w:rsidRDefault="00A94592" w:rsidP="00B83887">
      <w:pPr>
        <w:pStyle w:val="KeinLeerraum"/>
        <w:spacing w:after="120"/>
        <w:rPr>
          <w:lang w:val="en-US"/>
        </w:rPr>
      </w:pPr>
    </w:p>
    <w:p w14:paraId="628BB83D" w14:textId="2527EB95" w:rsidR="00085190" w:rsidRDefault="00085190" w:rsidP="00B83887">
      <w:pPr>
        <w:pStyle w:val="KeinLeerraum"/>
        <w:spacing w:after="120"/>
        <w:rPr>
          <w:lang w:val="en-US"/>
        </w:rPr>
      </w:pPr>
    </w:p>
    <w:p w14:paraId="2450B363" w14:textId="77777777" w:rsidR="00085190" w:rsidRDefault="00085190" w:rsidP="00085190">
      <w:pPr>
        <w:pStyle w:val="KeinLeerraum"/>
        <w:spacing w:after="120"/>
        <w:rPr>
          <w:noProof/>
          <w:sz w:val="20"/>
          <w:lang w:val="en-US"/>
        </w:rPr>
      </w:pPr>
    </w:p>
    <w:p w14:paraId="46FEA3FF" w14:textId="77777777" w:rsidR="00085190" w:rsidRDefault="00085190" w:rsidP="00085190">
      <w:pPr>
        <w:pStyle w:val="KeinLeerraum"/>
        <w:spacing w:after="120"/>
        <w:rPr>
          <w:noProof/>
          <w:sz w:val="20"/>
          <w:lang w:val="en-US"/>
        </w:rPr>
      </w:pPr>
    </w:p>
    <w:p w14:paraId="31E64EF8" w14:textId="77777777" w:rsidR="00085190" w:rsidRPr="002A0CB6" w:rsidRDefault="00085190" w:rsidP="00085190">
      <w:pPr>
        <w:pStyle w:val="KeinLeerraum"/>
        <w:rPr>
          <w:rFonts w:asciiTheme="minorHAnsi" w:hAnsiTheme="minorHAnsi"/>
          <w:kern w:val="2"/>
          <w:sz w:val="24"/>
          <w:szCs w:val="24"/>
          <w:lang w:val="en-US"/>
          <w14:ligatures w14:val="standardContextual"/>
        </w:rPr>
      </w:pPr>
      <w:r>
        <w:rPr>
          <w:b/>
          <w:lang w:val="en-US"/>
        </w:rPr>
        <w:lastRenderedPageBreak/>
        <w:t>Table A.3</w:t>
      </w:r>
      <w:r w:rsidRPr="00F34B3E">
        <w:rPr>
          <w:b/>
          <w:lang w:val="en-US"/>
        </w:rPr>
        <w:t>:</w:t>
      </w:r>
      <w:r>
        <w:rPr>
          <w:b/>
          <w:lang w:val="en-US"/>
        </w:rPr>
        <w:t xml:space="preserve"> Top 5 predictors of the ML model for take-up of visited a health facility</w:t>
      </w:r>
      <w:r>
        <w:rPr>
          <w:noProof/>
          <w:sz w:val="20"/>
          <w:lang w:val="en-US"/>
        </w:rPr>
        <w:fldChar w:fldCharType="begin"/>
      </w:r>
      <w:r>
        <w:rPr>
          <w:noProof/>
          <w:sz w:val="20"/>
          <w:lang w:val="en-US"/>
        </w:rPr>
        <w:instrText xml:space="preserve"> LINK Excel.Sheet.12 "\\\\d\\groups\\gess\\nadel\\research_assistants\\Pepe\\MLPaper\\merged_importance_insurance.xlsx" "Sheet4!R41C2:R75C12" \a \f 5 \h  \* MERGEFORMAT </w:instrText>
      </w:r>
      <w:r>
        <w:rPr>
          <w:noProof/>
          <w:sz w:val="20"/>
          <w:lang w:val="en-US"/>
        </w:rPr>
        <w:fldChar w:fldCharType="separate"/>
      </w:r>
    </w:p>
    <w:tbl>
      <w:tblPr>
        <w:tblStyle w:val="Tabellenraster"/>
        <w:tblW w:w="15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7"/>
        <w:gridCol w:w="1895"/>
        <w:gridCol w:w="1105"/>
        <w:gridCol w:w="1876"/>
        <w:gridCol w:w="1105"/>
        <w:gridCol w:w="13"/>
        <w:gridCol w:w="1650"/>
        <w:gridCol w:w="1105"/>
        <w:gridCol w:w="6"/>
        <w:gridCol w:w="1941"/>
        <w:gridCol w:w="1105"/>
        <w:gridCol w:w="22"/>
        <w:gridCol w:w="1925"/>
        <w:gridCol w:w="1110"/>
      </w:tblGrid>
      <w:tr w:rsidR="00085190" w:rsidRPr="002A0CB6" w14:paraId="21A3143F" w14:textId="77777777" w:rsidTr="00162F7F">
        <w:trPr>
          <w:trHeight w:val="290"/>
        </w:trPr>
        <w:tc>
          <w:tcPr>
            <w:tcW w:w="1134" w:type="dxa"/>
            <w:tcBorders>
              <w:top w:val="single" w:sz="4" w:space="0" w:color="auto"/>
              <w:right w:val="single" w:sz="4" w:space="0" w:color="auto"/>
            </w:tcBorders>
            <w:noWrap/>
            <w:hideMark/>
          </w:tcPr>
          <w:p w14:paraId="6B70580F" w14:textId="77777777" w:rsidR="00085190" w:rsidRPr="002A0CB6" w:rsidRDefault="00085190" w:rsidP="00A41ADE">
            <w:pPr>
              <w:pStyle w:val="KeinLeerraum"/>
              <w:rPr>
                <w:noProof/>
                <w:sz w:val="18"/>
                <w:szCs w:val="18"/>
              </w:rPr>
            </w:pPr>
          </w:p>
        </w:tc>
        <w:tc>
          <w:tcPr>
            <w:tcW w:w="3000" w:type="dxa"/>
            <w:gridSpan w:val="2"/>
            <w:tcBorders>
              <w:top w:val="single" w:sz="4" w:space="0" w:color="auto"/>
              <w:left w:val="single" w:sz="4" w:space="0" w:color="auto"/>
              <w:right w:val="single" w:sz="4" w:space="0" w:color="auto"/>
            </w:tcBorders>
            <w:noWrap/>
            <w:hideMark/>
          </w:tcPr>
          <w:p w14:paraId="4FEF1ABB" w14:textId="77777777" w:rsidR="00085190" w:rsidRPr="00331CF8" w:rsidRDefault="00085190" w:rsidP="00A41ADE">
            <w:pPr>
              <w:pStyle w:val="KeinLeerraum"/>
              <w:jc w:val="center"/>
              <w:rPr>
                <w:b/>
                <w:bCs/>
                <w:noProof/>
                <w:sz w:val="18"/>
                <w:szCs w:val="18"/>
              </w:rPr>
            </w:pPr>
            <w:r w:rsidRPr="00331CF8">
              <w:rPr>
                <w:b/>
                <w:bCs/>
                <w:noProof/>
                <w:sz w:val="18"/>
                <w:szCs w:val="18"/>
              </w:rPr>
              <w:t>Top #1</w:t>
            </w:r>
          </w:p>
        </w:tc>
        <w:tc>
          <w:tcPr>
            <w:tcW w:w="2994" w:type="dxa"/>
            <w:gridSpan w:val="3"/>
            <w:tcBorders>
              <w:top w:val="single" w:sz="4" w:space="0" w:color="auto"/>
              <w:left w:val="single" w:sz="4" w:space="0" w:color="auto"/>
              <w:right w:val="single" w:sz="4" w:space="0" w:color="auto"/>
            </w:tcBorders>
            <w:noWrap/>
            <w:hideMark/>
          </w:tcPr>
          <w:p w14:paraId="22E14556" w14:textId="77777777" w:rsidR="00085190" w:rsidRPr="00331CF8" w:rsidRDefault="00085190" w:rsidP="00A41ADE">
            <w:pPr>
              <w:pStyle w:val="KeinLeerraum"/>
              <w:jc w:val="center"/>
              <w:rPr>
                <w:b/>
                <w:bCs/>
                <w:noProof/>
                <w:sz w:val="18"/>
                <w:szCs w:val="18"/>
              </w:rPr>
            </w:pPr>
            <w:r w:rsidRPr="00331CF8">
              <w:rPr>
                <w:b/>
                <w:bCs/>
                <w:noProof/>
                <w:sz w:val="18"/>
                <w:szCs w:val="18"/>
              </w:rPr>
              <w:t>Top #2</w:t>
            </w:r>
          </w:p>
        </w:tc>
        <w:tc>
          <w:tcPr>
            <w:tcW w:w="2761" w:type="dxa"/>
            <w:gridSpan w:val="3"/>
            <w:tcBorders>
              <w:top w:val="single" w:sz="4" w:space="0" w:color="auto"/>
              <w:left w:val="single" w:sz="4" w:space="0" w:color="auto"/>
              <w:right w:val="single" w:sz="4" w:space="0" w:color="auto"/>
            </w:tcBorders>
            <w:noWrap/>
            <w:hideMark/>
          </w:tcPr>
          <w:p w14:paraId="372DC012" w14:textId="77777777" w:rsidR="00085190" w:rsidRPr="00331CF8" w:rsidRDefault="00085190" w:rsidP="00A41ADE">
            <w:pPr>
              <w:pStyle w:val="KeinLeerraum"/>
              <w:jc w:val="center"/>
              <w:rPr>
                <w:b/>
                <w:bCs/>
                <w:noProof/>
                <w:sz w:val="18"/>
                <w:szCs w:val="18"/>
              </w:rPr>
            </w:pPr>
            <w:r w:rsidRPr="00331CF8">
              <w:rPr>
                <w:b/>
                <w:bCs/>
                <w:noProof/>
                <w:sz w:val="18"/>
                <w:szCs w:val="18"/>
              </w:rPr>
              <w:t>Top #3</w:t>
            </w:r>
          </w:p>
        </w:tc>
        <w:tc>
          <w:tcPr>
            <w:tcW w:w="3068" w:type="dxa"/>
            <w:gridSpan w:val="3"/>
            <w:tcBorders>
              <w:top w:val="single" w:sz="4" w:space="0" w:color="auto"/>
              <w:left w:val="single" w:sz="4" w:space="0" w:color="auto"/>
              <w:right w:val="single" w:sz="4" w:space="0" w:color="auto"/>
            </w:tcBorders>
            <w:noWrap/>
            <w:hideMark/>
          </w:tcPr>
          <w:p w14:paraId="712E457B" w14:textId="77777777" w:rsidR="00085190" w:rsidRPr="00331CF8" w:rsidRDefault="00085190" w:rsidP="00A41ADE">
            <w:pPr>
              <w:pStyle w:val="KeinLeerraum"/>
              <w:jc w:val="center"/>
              <w:rPr>
                <w:b/>
                <w:bCs/>
                <w:noProof/>
                <w:sz w:val="18"/>
                <w:szCs w:val="18"/>
              </w:rPr>
            </w:pPr>
            <w:r w:rsidRPr="00331CF8">
              <w:rPr>
                <w:b/>
                <w:bCs/>
                <w:noProof/>
                <w:sz w:val="18"/>
                <w:szCs w:val="18"/>
              </w:rPr>
              <w:t>Top #4</w:t>
            </w:r>
          </w:p>
        </w:tc>
        <w:tc>
          <w:tcPr>
            <w:tcW w:w="3035" w:type="dxa"/>
            <w:gridSpan w:val="2"/>
            <w:tcBorders>
              <w:top w:val="single" w:sz="4" w:space="0" w:color="auto"/>
              <w:left w:val="single" w:sz="4" w:space="0" w:color="auto"/>
            </w:tcBorders>
            <w:noWrap/>
            <w:hideMark/>
          </w:tcPr>
          <w:p w14:paraId="172C82D0" w14:textId="77777777" w:rsidR="00085190" w:rsidRPr="00331CF8" w:rsidRDefault="00085190" w:rsidP="00A41ADE">
            <w:pPr>
              <w:pStyle w:val="KeinLeerraum"/>
              <w:jc w:val="center"/>
              <w:rPr>
                <w:b/>
                <w:bCs/>
                <w:noProof/>
                <w:sz w:val="18"/>
                <w:szCs w:val="18"/>
              </w:rPr>
            </w:pPr>
            <w:r w:rsidRPr="00331CF8">
              <w:rPr>
                <w:b/>
                <w:bCs/>
                <w:noProof/>
                <w:sz w:val="18"/>
                <w:szCs w:val="18"/>
              </w:rPr>
              <w:t>Top #5</w:t>
            </w:r>
          </w:p>
        </w:tc>
      </w:tr>
      <w:tr w:rsidR="00162F7F" w:rsidRPr="002A0CB6" w14:paraId="523F1D20" w14:textId="77777777" w:rsidTr="00162F7F">
        <w:trPr>
          <w:trHeight w:val="290"/>
        </w:trPr>
        <w:tc>
          <w:tcPr>
            <w:tcW w:w="1134" w:type="dxa"/>
            <w:tcBorders>
              <w:bottom w:val="single" w:sz="4" w:space="0" w:color="auto"/>
              <w:right w:val="single" w:sz="4" w:space="0" w:color="auto"/>
            </w:tcBorders>
            <w:noWrap/>
            <w:hideMark/>
          </w:tcPr>
          <w:p w14:paraId="084C6E96" w14:textId="77777777" w:rsidR="00085190" w:rsidRPr="002A0CB6" w:rsidRDefault="00085190" w:rsidP="00A41ADE">
            <w:pPr>
              <w:pStyle w:val="KeinLeerraum"/>
              <w:rPr>
                <w:noProof/>
                <w:sz w:val="18"/>
                <w:szCs w:val="18"/>
              </w:rPr>
            </w:pPr>
          </w:p>
        </w:tc>
        <w:tc>
          <w:tcPr>
            <w:tcW w:w="1895" w:type="dxa"/>
            <w:tcBorders>
              <w:left w:val="single" w:sz="4" w:space="0" w:color="auto"/>
              <w:bottom w:val="single" w:sz="4" w:space="0" w:color="auto"/>
            </w:tcBorders>
            <w:noWrap/>
            <w:hideMark/>
          </w:tcPr>
          <w:p w14:paraId="773B1EB8" w14:textId="77777777" w:rsidR="00085190" w:rsidRPr="00331CF8" w:rsidRDefault="00085190" w:rsidP="00A41ADE">
            <w:pPr>
              <w:pStyle w:val="KeinLeerraum"/>
              <w:jc w:val="center"/>
              <w:rPr>
                <w:b/>
                <w:bCs/>
                <w:noProof/>
                <w:sz w:val="18"/>
                <w:szCs w:val="18"/>
              </w:rPr>
            </w:pPr>
            <w:r w:rsidRPr="00331CF8">
              <w:rPr>
                <w:b/>
                <w:bCs/>
                <w:noProof/>
                <w:sz w:val="18"/>
                <w:szCs w:val="18"/>
              </w:rPr>
              <w:t>Predictor</w:t>
            </w:r>
          </w:p>
        </w:tc>
        <w:tc>
          <w:tcPr>
            <w:tcW w:w="1105" w:type="dxa"/>
            <w:tcBorders>
              <w:bottom w:val="single" w:sz="4" w:space="0" w:color="auto"/>
              <w:right w:val="single" w:sz="4" w:space="0" w:color="auto"/>
            </w:tcBorders>
            <w:noWrap/>
            <w:hideMark/>
          </w:tcPr>
          <w:p w14:paraId="32167BD2" w14:textId="77777777" w:rsidR="00085190" w:rsidRPr="00331CF8" w:rsidRDefault="00085190" w:rsidP="00A41ADE">
            <w:pPr>
              <w:pStyle w:val="KeinLeerraum"/>
              <w:jc w:val="center"/>
              <w:rPr>
                <w:b/>
                <w:bCs/>
                <w:noProof/>
                <w:sz w:val="18"/>
                <w:szCs w:val="18"/>
              </w:rPr>
            </w:pPr>
            <w:r w:rsidRPr="00331CF8">
              <w:rPr>
                <w:b/>
                <w:bCs/>
                <w:noProof/>
                <w:sz w:val="18"/>
                <w:szCs w:val="18"/>
              </w:rPr>
              <w:t>Variable Importance</w:t>
            </w:r>
          </w:p>
        </w:tc>
        <w:tc>
          <w:tcPr>
            <w:tcW w:w="1876" w:type="dxa"/>
            <w:tcBorders>
              <w:left w:val="single" w:sz="4" w:space="0" w:color="auto"/>
              <w:bottom w:val="single" w:sz="4" w:space="0" w:color="auto"/>
            </w:tcBorders>
            <w:noWrap/>
            <w:hideMark/>
          </w:tcPr>
          <w:p w14:paraId="2398EE40" w14:textId="77777777" w:rsidR="00085190" w:rsidRPr="00331CF8" w:rsidRDefault="00085190" w:rsidP="00A41ADE">
            <w:pPr>
              <w:pStyle w:val="KeinLeerraum"/>
              <w:jc w:val="center"/>
              <w:rPr>
                <w:b/>
                <w:bCs/>
                <w:noProof/>
                <w:sz w:val="18"/>
                <w:szCs w:val="18"/>
              </w:rPr>
            </w:pPr>
            <w:r w:rsidRPr="00331CF8">
              <w:rPr>
                <w:b/>
                <w:bCs/>
                <w:noProof/>
                <w:sz w:val="18"/>
                <w:szCs w:val="18"/>
              </w:rPr>
              <w:t>Predictor</w:t>
            </w:r>
          </w:p>
        </w:tc>
        <w:tc>
          <w:tcPr>
            <w:tcW w:w="1105" w:type="dxa"/>
            <w:tcBorders>
              <w:bottom w:val="single" w:sz="4" w:space="0" w:color="auto"/>
              <w:right w:val="single" w:sz="4" w:space="0" w:color="auto"/>
            </w:tcBorders>
            <w:noWrap/>
            <w:hideMark/>
          </w:tcPr>
          <w:p w14:paraId="3CF8C140" w14:textId="77777777" w:rsidR="00085190" w:rsidRPr="00331CF8" w:rsidRDefault="00085190" w:rsidP="00A41ADE">
            <w:pPr>
              <w:pStyle w:val="KeinLeerraum"/>
              <w:jc w:val="center"/>
              <w:rPr>
                <w:b/>
                <w:bCs/>
                <w:noProof/>
                <w:sz w:val="18"/>
                <w:szCs w:val="18"/>
              </w:rPr>
            </w:pPr>
            <w:r w:rsidRPr="00331CF8">
              <w:rPr>
                <w:b/>
                <w:bCs/>
                <w:noProof/>
                <w:sz w:val="18"/>
                <w:szCs w:val="18"/>
              </w:rPr>
              <w:t>Variable Importance</w:t>
            </w:r>
          </w:p>
        </w:tc>
        <w:tc>
          <w:tcPr>
            <w:tcW w:w="1663" w:type="dxa"/>
            <w:gridSpan w:val="2"/>
            <w:tcBorders>
              <w:left w:val="single" w:sz="4" w:space="0" w:color="auto"/>
              <w:bottom w:val="single" w:sz="4" w:space="0" w:color="auto"/>
            </w:tcBorders>
            <w:noWrap/>
            <w:hideMark/>
          </w:tcPr>
          <w:p w14:paraId="2E1A9057" w14:textId="77777777" w:rsidR="00085190" w:rsidRPr="00331CF8" w:rsidRDefault="00085190" w:rsidP="00A41ADE">
            <w:pPr>
              <w:pStyle w:val="KeinLeerraum"/>
              <w:jc w:val="center"/>
              <w:rPr>
                <w:b/>
                <w:bCs/>
                <w:noProof/>
                <w:sz w:val="18"/>
                <w:szCs w:val="18"/>
              </w:rPr>
            </w:pPr>
            <w:r w:rsidRPr="00331CF8">
              <w:rPr>
                <w:b/>
                <w:bCs/>
                <w:noProof/>
                <w:sz w:val="18"/>
                <w:szCs w:val="18"/>
              </w:rPr>
              <w:t>Predictor</w:t>
            </w:r>
          </w:p>
        </w:tc>
        <w:tc>
          <w:tcPr>
            <w:tcW w:w="1105" w:type="dxa"/>
            <w:tcBorders>
              <w:bottom w:val="single" w:sz="4" w:space="0" w:color="auto"/>
              <w:right w:val="single" w:sz="4" w:space="0" w:color="auto"/>
            </w:tcBorders>
            <w:noWrap/>
            <w:hideMark/>
          </w:tcPr>
          <w:p w14:paraId="4C201626" w14:textId="77777777" w:rsidR="00085190" w:rsidRPr="00331CF8" w:rsidRDefault="00085190" w:rsidP="00A41ADE">
            <w:pPr>
              <w:pStyle w:val="KeinLeerraum"/>
              <w:jc w:val="center"/>
              <w:rPr>
                <w:b/>
                <w:bCs/>
                <w:noProof/>
                <w:sz w:val="18"/>
                <w:szCs w:val="18"/>
              </w:rPr>
            </w:pPr>
            <w:r w:rsidRPr="00331CF8">
              <w:rPr>
                <w:b/>
                <w:bCs/>
                <w:noProof/>
                <w:sz w:val="18"/>
                <w:szCs w:val="18"/>
              </w:rPr>
              <w:t>Variable Importance</w:t>
            </w:r>
          </w:p>
        </w:tc>
        <w:tc>
          <w:tcPr>
            <w:tcW w:w="1947" w:type="dxa"/>
            <w:gridSpan w:val="2"/>
            <w:tcBorders>
              <w:left w:val="single" w:sz="4" w:space="0" w:color="auto"/>
              <w:bottom w:val="single" w:sz="4" w:space="0" w:color="auto"/>
            </w:tcBorders>
            <w:noWrap/>
            <w:hideMark/>
          </w:tcPr>
          <w:p w14:paraId="05FE80A8" w14:textId="77777777" w:rsidR="00085190" w:rsidRPr="00331CF8" w:rsidRDefault="00085190" w:rsidP="00A41ADE">
            <w:pPr>
              <w:pStyle w:val="KeinLeerraum"/>
              <w:jc w:val="center"/>
              <w:rPr>
                <w:b/>
                <w:bCs/>
                <w:noProof/>
                <w:sz w:val="18"/>
                <w:szCs w:val="18"/>
              </w:rPr>
            </w:pPr>
            <w:r w:rsidRPr="00331CF8">
              <w:rPr>
                <w:b/>
                <w:bCs/>
                <w:noProof/>
                <w:sz w:val="18"/>
                <w:szCs w:val="18"/>
              </w:rPr>
              <w:t>Predictor</w:t>
            </w:r>
          </w:p>
        </w:tc>
        <w:tc>
          <w:tcPr>
            <w:tcW w:w="1105" w:type="dxa"/>
            <w:tcBorders>
              <w:bottom w:val="single" w:sz="4" w:space="0" w:color="auto"/>
              <w:right w:val="single" w:sz="4" w:space="0" w:color="auto"/>
            </w:tcBorders>
            <w:noWrap/>
            <w:hideMark/>
          </w:tcPr>
          <w:p w14:paraId="0F9A6023" w14:textId="77777777" w:rsidR="00085190" w:rsidRPr="00331CF8" w:rsidRDefault="00085190" w:rsidP="00A41ADE">
            <w:pPr>
              <w:pStyle w:val="KeinLeerraum"/>
              <w:jc w:val="center"/>
              <w:rPr>
                <w:b/>
                <w:bCs/>
                <w:noProof/>
                <w:sz w:val="18"/>
                <w:szCs w:val="18"/>
              </w:rPr>
            </w:pPr>
            <w:r w:rsidRPr="00331CF8">
              <w:rPr>
                <w:b/>
                <w:bCs/>
                <w:noProof/>
                <w:sz w:val="18"/>
                <w:szCs w:val="18"/>
              </w:rPr>
              <w:t>Variable Importance</w:t>
            </w:r>
          </w:p>
        </w:tc>
        <w:tc>
          <w:tcPr>
            <w:tcW w:w="1947" w:type="dxa"/>
            <w:gridSpan w:val="2"/>
            <w:tcBorders>
              <w:left w:val="single" w:sz="4" w:space="0" w:color="auto"/>
              <w:bottom w:val="single" w:sz="4" w:space="0" w:color="auto"/>
            </w:tcBorders>
            <w:noWrap/>
            <w:hideMark/>
          </w:tcPr>
          <w:p w14:paraId="3066CD8C" w14:textId="77777777" w:rsidR="00085190" w:rsidRPr="00331CF8" w:rsidRDefault="00085190" w:rsidP="00A41ADE">
            <w:pPr>
              <w:pStyle w:val="KeinLeerraum"/>
              <w:jc w:val="center"/>
              <w:rPr>
                <w:b/>
                <w:bCs/>
                <w:noProof/>
                <w:sz w:val="18"/>
                <w:szCs w:val="18"/>
              </w:rPr>
            </w:pPr>
            <w:r w:rsidRPr="00331CF8">
              <w:rPr>
                <w:b/>
                <w:bCs/>
                <w:noProof/>
                <w:sz w:val="18"/>
                <w:szCs w:val="18"/>
              </w:rPr>
              <w:t>Predictor</w:t>
            </w:r>
          </w:p>
        </w:tc>
        <w:tc>
          <w:tcPr>
            <w:tcW w:w="1110" w:type="dxa"/>
            <w:tcBorders>
              <w:bottom w:val="single" w:sz="4" w:space="0" w:color="auto"/>
            </w:tcBorders>
            <w:noWrap/>
            <w:hideMark/>
          </w:tcPr>
          <w:p w14:paraId="72E83B7D" w14:textId="77777777" w:rsidR="00085190" w:rsidRPr="00331CF8" w:rsidRDefault="00085190" w:rsidP="00A41ADE">
            <w:pPr>
              <w:pStyle w:val="KeinLeerraum"/>
              <w:jc w:val="center"/>
              <w:rPr>
                <w:b/>
                <w:bCs/>
                <w:noProof/>
                <w:sz w:val="18"/>
                <w:szCs w:val="18"/>
              </w:rPr>
            </w:pPr>
            <w:r w:rsidRPr="00331CF8">
              <w:rPr>
                <w:b/>
                <w:bCs/>
                <w:noProof/>
                <w:sz w:val="18"/>
                <w:szCs w:val="18"/>
              </w:rPr>
              <w:t>Variable Importance</w:t>
            </w:r>
          </w:p>
        </w:tc>
      </w:tr>
      <w:tr w:rsidR="00C457B7" w:rsidRPr="002A0CB6" w14:paraId="04C0788B" w14:textId="77777777" w:rsidTr="00162F7F">
        <w:trPr>
          <w:trHeight w:val="290"/>
        </w:trPr>
        <w:tc>
          <w:tcPr>
            <w:tcW w:w="1134" w:type="dxa"/>
            <w:tcBorders>
              <w:top w:val="single" w:sz="4" w:space="0" w:color="auto"/>
              <w:right w:val="single" w:sz="4" w:space="0" w:color="auto"/>
            </w:tcBorders>
            <w:noWrap/>
            <w:hideMark/>
          </w:tcPr>
          <w:p w14:paraId="5A4D320F" w14:textId="77777777" w:rsidR="00C457B7" w:rsidRPr="002A0CB6" w:rsidRDefault="00C457B7" w:rsidP="00C457B7">
            <w:pPr>
              <w:pStyle w:val="KeinLeerraum"/>
              <w:rPr>
                <w:noProof/>
                <w:sz w:val="18"/>
                <w:szCs w:val="18"/>
              </w:rPr>
            </w:pPr>
            <w:r w:rsidRPr="002A0CB6">
              <w:rPr>
                <w:noProof/>
                <w:sz w:val="18"/>
                <w:szCs w:val="18"/>
              </w:rPr>
              <w:t>Benin</w:t>
            </w:r>
          </w:p>
        </w:tc>
        <w:tc>
          <w:tcPr>
            <w:tcW w:w="1895" w:type="dxa"/>
            <w:tcBorders>
              <w:top w:val="single" w:sz="4" w:space="0" w:color="auto"/>
              <w:left w:val="single" w:sz="4" w:space="0" w:color="auto"/>
            </w:tcBorders>
            <w:noWrap/>
          </w:tcPr>
          <w:p w14:paraId="5E8656B1" w14:textId="41B6D764" w:rsidR="00C457B7" w:rsidRPr="00C457B7" w:rsidRDefault="00C457B7" w:rsidP="00C457B7">
            <w:pPr>
              <w:pStyle w:val="KeinLeerraum"/>
              <w:jc w:val="left"/>
              <w:rPr>
                <w:noProof/>
                <w:sz w:val="18"/>
                <w:szCs w:val="18"/>
              </w:rPr>
            </w:pPr>
            <w:r w:rsidRPr="00C457B7">
              <w:rPr>
                <w:color w:val="000000"/>
                <w:sz w:val="18"/>
                <w:szCs w:val="18"/>
              </w:rPr>
              <w:t>Tuberculosis injection in the last 12 months</w:t>
            </w:r>
          </w:p>
        </w:tc>
        <w:tc>
          <w:tcPr>
            <w:tcW w:w="1105" w:type="dxa"/>
            <w:tcBorders>
              <w:top w:val="single" w:sz="4" w:space="0" w:color="auto"/>
              <w:right w:val="single" w:sz="4" w:space="0" w:color="auto"/>
            </w:tcBorders>
            <w:noWrap/>
          </w:tcPr>
          <w:p w14:paraId="62B8BE0F" w14:textId="1E71F152" w:rsidR="00C457B7" w:rsidRPr="00C457B7" w:rsidRDefault="00C457B7" w:rsidP="00162F7F">
            <w:pPr>
              <w:pStyle w:val="KeinLeerraum"/>
              <w:jc w:val="center"/>
              <w:rPr>
                <w:noProof/>
                <w:sz w:val="18"/>
                <w:szCs w:val="18"/>
              </w:rPr>
            </w:pPr>
            <w:r w:rsidRPr="00C457B7">
              <w:rPr>
                <w:color w:val="000000"/>
                <w:sz w:val="18"/>
                <w:szCs w:val="18"/>
              </w:rPr>
              <w:t>100</w:t>
            </w:r>
          </w:p>
        </w:tc>
        <w:tc>
          <w:tcPr>
            <w:tcW w:w="1876" w:type="dxa"/>
            <w:tcBorders>
              <w:top w:val="single" w:sz="4" w:space="0" w:color="auto"/>
              <w:left w:val="single" w:sz="4" w:space="0" w:color="auto"/>
            </w:tcBorders>
            <w:noWrap/>
          </w:tcPr>
          <w:p w14:paraId="646025A8" w14:textId="1443900A" w:rsidR="00C457B7" w:rsidRPr="00C457B7" w:rsidRDefault="00C457B7" w:rsidP="00C457B7">
            <w:pPr>
              <w:pStyle w:val="KeinLeerraum"/>
              <w:jc w:val="left"/>
              <w:rPr>
                <w:noProof/>
                <w:sz w:val="18"/>
                <w:szCs w:val="18"/>
              </w:rPr>
            </w:pPr>
            <w:r w:rsidRPr="00C457B7">
              <w:rPr>
                <w:color w:val="000000"/>
                <w:sz w:val="18"/>
                <w:szCs w:val="18"/>
              </w:rPr>
              <w:t>Birth in the last three years</w:t>
            </w:r>
          </w:p>
        </w:tc>
        <w:tc>
          <w:tcPr>
            <w:tcW w:w="1105" w:type="dxa"/>
            <w:tcBorders>
              <w:top w:val="single" w:sz="4" w:space="0" w:color="auto"/>
              <w:right w:val="single" w:sz="4" w:space="0" w:color="auto"/>
            </w:tcBorders>
            <w:noWrap/>
          </w:tcPr>
          <w:p w14:paraId="57918090" w14:textId="7EF97A6A" w:rsidR="00C457B7" w:rsidRPr="00C457B7" w:rsidRDefault="00C457B7" w:rsidP="00162F7F">
            <w:pPr>
              <w:pStyle w:val="KeinLeerraum"/>
              <w:jc w:val="center"/>
              <w:rPr>
                <w:noProof/>
                <w:sz w:val="18"/>
                <w:szCs w:val="18"/>
              </w:rPr>
            </w:pPr>
            <w:r w:rsidRPr="00C457B7">
              <w:rPr>
                <w:color w:val="000000"/>
                <w:sz w:val="18"/>
                <w:szCs w:val="18"/>
              </w:rPr>
              <w:t>27</w:t>
            </w:r>
          </w:p>
        </w:tc>
        <w:tc>
          <w:tcPr>
            <w:tcW w:w="1663" w:type="dxa"/>
            <w:gridSpan w:val="2"/>
            <w:tcBorders>
              <w:top w:val="single" w:sz="4" w:space="0" w:color="auto"/>
              <w:left w:val="single" w:sz="4" w:space="0" w:color="auto"/>
            </w:tcBorders>
            <w:noWrap/>
          </w:tcPr>
          <w:p w14:paraId="03FDE8B0" w14:textId="43DA29D8" w:rsidR="00C457B7" w:rsidRPr="00C457B7" w:rsidRDefault="00C457B7" w:rsidP="00C457B7">
            <w:pPr>
              <w:pStyle w:val="KeinLeerraum"/>
              <w:jc w:val="left"/>
              <w:rPr>
                <w:noProof/>
                <w:sz w:val="18"/>
                <w:szCs w:val="18"/>
              </w:rPr>
            </w:pPr>
            <w:r w:rsidRPr="00C457B7">
              <w:rPr>
                <w:color w:val="000000"/>
                <w:sz w:val="18"/>
                <w:szCs w:val="18"/>
              </w:rPr>
              <w:t>Ideal number of children</w:t>
            </w:r>
          </w:p>
        </w:tc>
        <w:tc>
          <w:tcPr>
            <w:tcW w:w="1105" w:type="dxa"/>
            <w:tcBorders>
              <w:top w:val="single" w:sz="4" w:space="0" w:color="auto"/>
              <w:right w:val="single" w:sz="4" w:space="0" w:color="auto"/>
            </w:tcBorders>
            <w:noWrap/>
          </w:tcPr>
          <w:p w14:paraId="3ED44948" w14:textId="23842EB1" w:rsidR="00C457B7" w:rsidRPr="00C457B7" w:rsidRDefault="00C457B7" w:rsidP="00162F7F">
            <w:pPr>
              <w:pStyle w:val="KeinLeerraum"/>
              <w:jc w:val="center"/>
              <w:rPr>
                <w:noProof/>
                <w:sz w:val="18"/>
                <w:szCs w:val="18"/>
              </w:rPr>
            </w:pPr>
            <w:r w:rsidRPr="00C457B7">
              <w:rPr>
                <w:color w:val="000000"/>
                <w:sz w:val="18"/>
                <w:szCs w:val="18"/>
              </w:rPr>
              <w:t>12</w:t>
            </w:r>
          </w:p>
        </w:tc>
        <w:tc>
          <w:tcPr>
            <w:tcW w:w="1947" w:type="dxa"/>
            <w:gridSpan w:val="2"/>
            <w:tcBorders>
              <w:top w:val="single" w:sz="4" w:space="0" w:color="auto"/>
              <w:left w:val="single" w:sz="4" w:space="0" w:color="auto"/>
            </w:tcBorders>
            <w:noWrap/>
          </w:tcPr>
          <w:p w14:paraId="710C2279" w14:textId="2100135F" w:rsidR="00C457B7" w:rsidRPr="00C457B7" w:rsidRDefault="00C457B7" w:rsidP="00C457B7">
            <w:pPr>
              <w:pStyle w:val="KeinLeerraum"/>
              <w:jc w:val="left"/>
              <w:rPr>
                <w:noProof/>
                <w:sz w:val="18"/>
                <w:szCs w:val="18"/>
              </w:rPr>
            </w:pPr>
            <w:r w:rsidRPr="00C457B7">
              <w:rPr>
                <w:color w:val="000000"/>
                <w:sz w:val="18"/>
                <w:szCs w:val="18"/>
              </w:rPr>
              <w:t>Number of HH members</w:t>
            </w:r>
          </w:p>
        </w:tc>
        <w:tc>
          <w:tcPr>
            <w:tcW w:w="1105" w:type="dxa"/>
            <w:tcBorders>
              <w:top w:val="single" w:sz="4" w:space="0" w:color="auto"/>
              <w:right w:val="single" w:sz="4" w:space="0" w:color="auto"/>
            </w:tcBorders>
            <w:noWrap/>
          </w:tcPr>
          <w:p w14:paraId="79937B8F" w14:textId="1AF3D98A" w:rsidR="00C457B7" w:rsidRPr="00C457B7" w:rsidRDefault="00C457B7" w:rsidP="00162F7F">
            <w:pPr>
              <w:pStyle w:val="KeinLeerraum"/>
              <w:jc w:val="center"/>
              <w:rPr>
                <w:noProof/>
                <w:sz w:val="18"/>
                <w:szCs w:val="18"/>
              </w:rPr>
            </w:pPr>
            <w:r w:rsidRPr="00C457B7">
              <w:rPr>
                <w:color w:val="000000"/>
                <w:sz w:val="18"/>
                <w:szCs w:val="18"/>
              </w:rPr>
              <w:t>10</w:t>
            </w:r>
          </w:p>
        </w:tc>
        <w:tc>
          <w:tcPr>
            <w:tcW w:w="1947" w:type="dxa"/>
            <w:gridSpan w:val="2"/>
            <w:tcBorders>
              <w:top w:val="single" w:sz="4" w:space="0" w:color="auto"/>
              <w:left w:val="single" w:sz="4" w:space="0" w:color="auto"/>
            </w:tcBorders>
            <w:noWrap/>
          </w:tcPr>
          <w:p w14:paraId="29F803AD" w14:textId="17ED3530" w:rsidR="00C457B7" w:rsidRPr="00C457B7" w:rsidRDefault="00C457B7" w:rsidP="00C457B7">
            <w:pPr>
              <w:pStyle w:val="KeinLeerraum"/>
              <w:jc w:val="left"/>
              <w:rPr>
                <w:noProof/>
                <w:sz w:val="18"/>
                <w:szCs w:val="18"/>
              </w:rPr>
            </w:pPr>
            <w:r w:rsidRPr="00C457B7">
              <w:rPr>
                <w:color w:val="000000"/>
                <w:sz w:val="18"/>
                <w:szCs w:val="18"/>
              </w:rPr>
              <w:t>Ever gave birth</w:t>
            </w:r>
          </w:p>
        </w:tc>
        <w:tc>
          <w:tcPr>
            <w:tcW w:w="1110" w:type="dxa"/>
            <w:tcBorders>
              <w:top w:val="single" w:sz="4" w:space="0" w:color="auto"/>
            </w:tcBorders>
            <w:noWrap/>
          </w:tcPr>
          <w:p w14:paraId="2AB1DEE3" w14:textId="021E32CE" w:rsidR="00C457B7" w:rsidRPr="00C457B7" w:rsidRDefault="00C457B7" w:rsidP="00162F7F">
            <w:pPr>
              <w:pStyle w:val="KeinLeerraum"/>
              <w:jc w:val="center"/>
              <w:rPr>
                <w:noProof/>
                <w:sz w:val="18"/>
                <w:szCs w:val="18"/>
              </w:rPr>
            </w:pPr>
            <w:r w:rsidRPr="00C457B7">
              <w:rPr>
                <w:color w:val="000000"/>
                <w:sz w:val="18"/>
                <w:szCs w:val="18"/>
              </w:rPr>
              <w:t>9</w:t>
            </w:r>
          </w:p>
        </w:tc>
      </w:tr>
      <w:tr w:rsidR="00C457B7" w:rsidRPr="002A0CB6" w14:paraId="7C038A7D" w14:textId="77777777" w:rsidTr="00162F7F">
        <w:trPr>
          <w:trHeight w:val="290"/>
        </w:trPr>
        <w:tc>
          <w:tcPr>
            <w:tcW w:w="1134" w:type="dxa"/>
            <w:tcBorders>
              <w:right w:val="single" w:sz="4" w:space="0" w:color="auto"/>
            </w:tcBorders>
            <w:noWrap/>
            <w:hideMark/>
          </w:tcPr>
          <w:p w14:paraId="66DD2A4F" w14:textId="77777777" w:rsidR="00C457B7" w:rsidRPr="002A0CB6" w:rsidRDefault="00C457B7" w:rsidP="00C457B7">
            <w:pPr>
              <w:pStyle w:val="KeinLeerraum"/>
              <w:rPr>
                <w:noProof/>
                <w:sz w:val="18"/>
                <w:szCs w:val="18"/>
              </w:rPr>
            </w:pPr>
            <w:r w:rsidRPr="002A0CB6">
              <w:rPr>
                <w:noProof/>
                <w:sz w:val="18"/>
                <w:szCs w:val="18"/>
              </w:rPr>
              <w:t>Burkina.Faso</w:t>
            </w:r>
          </w:p>
        </w:tc>
        <w:tc>
          <w:tcPr>
            <w:tcW w:w="1895" w:type="dxa"/>
            <w:tcBorders>
              <w:left w:val="single" w:sz="4" w:space="0" w:color="auto"/>
            </w:tcBorders>
            <w:noWrap/>
          </w:tcPr>
          <w:p w14:paraId="4DAD1348" w14:textId="5B8FBD6F" w:rsidR="00C457B7" w:rsidRPr="00C457B7" w:rsidRDefault="00C457B7" w:rsidP="00C457B7">
            <w:pPr>
              <w:pStyle w:val="KeinLeerraum"/>
              <w:jc w:val="left"/>
              <w:rPr>
                <w:noProof/>
                <w:sz w:val="18"/>
                <w:szCs w:val="18"/>
              </w:rPr>
            </w:pPr>
            <w:r w:rsidRPr="00C457B7">
              <w:rPr>
                <w:color w:val="000000"/>
                <w:sz w:val="18"/>
                <w:szCs w:val="18"/>
              </w:rPr>
              <w:t>Birth in the last three years</w:t>
            </w:r>
          </w:p>
        </w:tc>
        <w:tc>
          <w:tcPr>
            <w:tcW w:w="1105" w:type="dxa"/>
            <w:tcBorders>
              <w:right w:val="single" w:sz="4" w:space="0" w:color="auto"/>
            </w:tcBorders>
            <w:noWrap/>
          </w:tcPr>
          <w:p w14:paraId="03C9914B" w14:textId="346338CC" w:rsidR="00C457B7" w:rsidRPr="00C457B7" w:rsidRDefault="00C457B7" w:rsidP="00162F7F">
            <w:pPr>
              <w:pStyle w:val="KeinLeerraum"/>
              <w:jc w:val="center"/>
              <w:rPr>
                <w:noProof/>
                <w:sz w:val="18"/>
                <w:szCs w:val="18"/>
              </w:rPr>
            </w:pPr>
            <w:r w:rsidRPr="00C457B7">
              <w:rPr>
                <w:color w:val="000000"/>
                <w:sz w:val="18"/>
                <w:szCs w:val="18"/>
              </w:rPr>
              <w:t>100</w:t>
            </w:r>
          </w:p>
        </w:tc>
        <w:tc>
          <w:tcPr>
            <w:tcW w:w="1876" w:type="dxa"/>
            <w:tcBorders>
              <w:left w:val="single" w:sz="4" w:space="0" w:color="auto"/>
            </w:tcBorders>
            <w:noWrap/>
          </w:tcPr>
          <w:p w14:paraId="66D79F71" w14:textId="5D86C30C" w:rsidR="00C457B7" w:rsidRPr="00C457B7" w:rsidRDefault="00C457B7" w:rsidP="00C457B7">
            <w:pPr>
              <w:pStyle w:val="KeinLeerraum"/>
              <w:jc w:val="left"/>
              <w:rPr>
                <w:noProof/>
                <w:sz w:val="18"/>
                <w:szCs w:val="18"/>
              </w:rPr>
            </w:pPr>
            <w:r w:rsidRPr="00C457B7">
              <w:rPr>
                <w:color w:val="000000"/>
                <w:sz w:val="18"/>
                <w:szCs w:val="18"/>
              </w:rPr>
              <w:t>Tuberculosis injection in the last 12 months</w:t>
            </w:r>
          </w:p>
        </w:tc>
        <w:tc>
          <w:tcPr>
            <w:tcW w:w="1105" w:type="dxa"/>
            <w:tcBorders>
              <w:right w:val="single" w:sz="4" w:space="0" w:color="auto"/>
            </w:tcBorders>
            <w:noWrap/>
          </w:tcPr>
          <w:p w14:paraId="790CB0E7" w14:textId="15F59481" w:rsidR="00C457B7" w:rsidRPr="00C457B7" w:rsidRDefault="00C457B7" w:rsidP="00162F7F">
            <w:pPr>
              <w:pStyle w:val="KeinLeerraum"/>
              <w:jc w:val="center"/>
              <w:rPr>
                <w:noProof/>
                <w:sz w:val="18"/>
                <w:szCs w:val="18"/>
              </w:rPr>
            </w:pPr>
            <w:r w:rsidRPr="00C457B7">
              <w:rPr>
                <w:color w:val="000000"/>
                <w:sz w:val="18"/>
                <w:szCs w:val="18"/>
              </w:rPr>
              <w:t>82</w:t>
            </w:r>
          </w:p>
        </w:tc>
        <w:tc>
          <w:tcPr>
            <w:tcW w:w="1663" w:type="dxa"/>
            <w:gridSpan w:val="2"/>
            <w:tcBorders>
              <w:left w:val="single" w:sz="4" w:space="0" w:color="auto"/>
            </w:tcBorders>
            <w:noWrap/>
          </w:tcPr>
          <w:p w14:paraId="76EB7B9C" w14:textId="094ED6FC" w:rsidR="00C457B7" w:rsidRPr="00C457B7" w:rsidRDefault="00C457B7" w:rsidP="00C457B7">
            <w:pPr>
              <w:pStyle w:val="KeinLeerraum"/>
              <w:jc w:val="left"/>
              <w:rPr>
                <w:noProof/>
                <w:sz w:val="18"/>
                <w:szCs w:val="18"/>
              </w:rPr>
            </w:pPr>
            <w:r w:rsidRPr="00C457B7">
              <w:rPr>
                <w:color w:val="000000"/>
                <w:sz w:val="18"/>
                <w:szCs w:val="18"/>
              </w:rPr>
              <w:t>Has child at home</w:t>
            </w:r>
          </w:p>
        </w:tc>
        <w:tc>
          <w:tcPr>
            <w:tcW w:w="1105" w:type="dxa"/>
            <w:tcBorders>
              <w:right w:val="single" w:sz="4" w:space="0" w:color="auto"/>
            </w:tcBorders>
            <w:noWrap/>
          </w:tcPr>
          <w:p w14:paraId="42F20CE1" w14:textId="309A24EA" w:rsidR="00C457B7" w:rsidRPr="00C457B7" w:rsidRDefault="00C457B7" w:rsidP="00162F7F">
            <w:pPr>
              <w:pStyle w:val="KeinLeerraum"/>
              <w:jc w:val="center"/>
              <w:rPr>
                <w:noProof/>
                <w:sz w:val="18"/>
                <w:szCs w:val="18"/>
              </w:rPr>
            </w:pPr>
            <w:r w:rsidRPr="00C457B7">
              <w:rPr>
                <w:color w:val="000000"/>
                <w:sz w:val="18"/>
                <w:szCs w:val="18"/>
              </w:rPr>
              <w:t>27</w:t>
            </w:r>
          </w:p>
        </w:tc>
        <w:tc>
          <w:tcPr>
            <w:tcW w:w="1947" w:type="dxa"/>
            <w:gridSpan w:val="2"/>
            <w:tcBorders>
              <w:left w:val="single" w:sz="4" w:space="0" w:color="auto"/>
            </w:tcBorders>
            <w:noWrap/>
          </w:tcPr>
          <w:p w14:paraId="5AE4DB4B" w14:textId="2486F4A9" w:rsidR="00C457B7" w:rsidRPr="00C457B7" w:rsidRDefault="00C457B7" w:rsidP="00C457B7">
            <w:pPr>
              <w:pStyle w:val="KeinLeerraum"/>
              <w:jc w:val="left"/>
              <w:rPr>
                <w:noProof/>
                <w:sz w:val="18"/>
                <w:szCs w:val="18"/>
              </w:rPr>
            </w:pPr>
            <w:r w:rsidRPr="00C457B7">
              <w:rPr>
                <w:color w:val="000000"/>
                <w:sz w:val="18"/>
                <w:szCs w:val="18"/>
              </w:rPr>
              <w:t>Tested for HIV</w:t>
            </w:r>
          </w:p>
        </w:tc>
        <w:tc>
          <w:tcPr>
            <w:tcW w:w="1105" w:type="dxa"/>
            <w:tcBorders>
              <w:right w:val="single" w:sz="4" w:space="0" w:color="auto"/>
            </w:tcBorders>
            <w:noWrap/>
          </w:tcPr>
          <w:p w14:paraId="18BDB7FF" w14:textId="6864AE17" w:rsidR="00C457B7" w:rsidRPr="00C457B7" w:rsidRDefault="00C457B7" w:rsidP="00162F7F">
            <w:pPr>
              <w:pStyle w:val="KeinLeerraum"/>
              <w:jc w:val="center"/>
              <w:rPr>
                <w:noProof/>
                <w:sz w:val="18"/>
                <w:szCs w:val="18"/>
              </w:rPr>
            </w:pPr>
            <w:r w:rsidRPr="00C457B7">
              <w:rPr>
                <w:color w:val="000000"/>
                <w:sz w:val="18"/>
                <w:szCs w:val="18"/>
              </w:rPr>
              <w:t>23</w:t>
            </w:r>
          </w:p>
        </w:tc>
        <w:tc>
          <w:tcPr>
            <w:tcW w:w="1947" w:type="dxa"/>
            <w:gridSpan w:val="2"/>
            <w:tcBorders>
              <w:left w:val="single" w:sz="4" w:space="0" w:color="auto"/>
            </w:tcBorders>
            <w:noWrap/>
          </w:tcPr>
          <w:p w14:paraId="41486CC1" w14:textId="7977991F" w:rsidR="00C457B7" w:rsidRPr="00C457B7" w:rsidRDefault="00C457B7" w:rsidP="00C457B7">
            <w:pPr>
              <w:pStyle w:val="KeinLeerraum"/>
              <w:jc w:val="left"/>
              <w:rPr>
                <w:noProof/>
                <w:sz w:val="18"/>
                <w:szCs w:val="18"/>
              </w:rPr>
            </w:pPr>
            <w:r w:rsidRPr="00C457B7">
              <w:rPr>
                <w:color w:val="000000"/>
                <w:sz w:val="18"/>
                <w:szCs w:val="18"/>
              </w:rPr>
              <w:t>Pregnant</w:t>
            </w:r>
          </w:p>
        </w:tc>
        <w:tc>
          <w:tcPr>
            <w:tcW w:w="1110" w:type="dxa"/>
            <w:noWrap/>
          </w:tcPr>
          <w:p w14:paraId="12810E05" w14:textId="7C3A2242" w:rsidR="00C457B7" w:rsidRPr="00C457B7" w:rsidRDefault="00C457B7" w:rsidP="00162F7F">
            <w:pPr>
              <w:pStyle w:val="KeinLeerraum"/>
              <w:jc w:val="center"/>
              <w:rPr>
                <w:noProof/>
                <w:sz w:val="18"/>
                <w:szCs w:val="18"/>
              </w:rPr>
            </w:pPr>
            <w:r w:rsidRPr="00C457B7">
              <w:rPr>
                <w:color w:val="000000"/>
                <w:sz w:val="18"/>
                <w:szCs w:val="18"/>
              </w:rPr>
              <w:t>18</w:t>
            </w:r>
          </w:p>
        </w:tc>
      </w:tr>
      <w:tr w:rsidR="00C457B7" w:rsidRPr="002A0CB6" w14:paraId="0217F3FC" w14:textId="77777777" w:rsidTr="00162F7F">
        <w:trPr>
          <w:trHeight w:val="290"/>
        </w:trPr>
        <w:tc>
          <w:tcPr>
            <w:tcW w:w="1134" w:type="dxa"/>
            <w:tcBorders>
              <w:right w:val="single" w:sz="4" w:space="0" w:color="auto"/>
            </w:tcBorders>
            <w:noWrap/>
            <w:hideMark/>
          </w:tcPr>
          <w:p w14:paraId="2EE4D1DA" w14:textId="77777777" w:rsidR="00C457B7" w:rsidRPr="002A0CB6" w:rsidRDefault="00C457B7" w:rsidP="00C457B7">
            <w:pPr>
              <w:pStyle w:val="KeinLeerraum"/>
              <w:rPr>
                <w:noProof/>
                <w:sz w:val="18"/>
                <w:szCs w:val="18"/>
              </w:rPr>
            </w:pPr>
            <w:r w:rsidRPr="002A0CB6">
              <w:rPr>
                <w:noProof/>
                <w:sz w:val="18"/>
                <w:szCs w:val="18"/>
              </w:rPr>
              <w:t>Burundi</w:t>
            </w:r>
          </w:p>
        </w:tc>
        <w:tc>
          <w:tcPr>
            <w:tcW w:w="1895" w:type="dxa"/>
            <w:tcBorders>
              <w:left w:val="single" w:sz="4" w:space="0" w:color="auto"/>
            </w:tcBorders>
            <w:noWrap/>
          </w:tcPr>
          <w:p w14:paraId="1B53562A" w14:textId="5D4142AC" w:rsidR="00C457B7" w:rsidRPr="00C457B7" w:rsidRDefault="00C457B7" w:rsidP="00C457B7">
            <w:pPr>
              <w:pStyle w:val="KeinLeerraum"/>
              <w:jc w:val="left"/>
              <w:rPr>
                <w:noProof/>
                <w:sz w:val="18"/>
                <w:szCs w:val="18"/>
              </w:rPr>
            </w:pPr>
            <w:r w:rsidRPr="00C457B7">
              <w:rPr>
                <w:color w:val="000000"/>
                <w:sz w:val="18"/>
                <w:szCs w:val="18"/>
              </w:rPr>
              <w:t>Has child at home</w:t>
            </w:r>
          </w:p>
        </w:tc>
        <w:tc>
          <w:tcPr>
            <w:tcW w:w="1105" w:type="dxa"/>
            <w:tcBorders>
              <w:right w:val="single" w:sz="4" w:space="0" w:color="auto"/>
            </w:tcBorders>
            <w:noWrap/>
          </w:tcPr>
          <w:p w14:paraId="671D450C" w14:textId="2BA7B4B3" w:rsidR="00C457B7" w:rsidRPr="00C457B7" w:rsidRDefault="00C457B7" w:rsidP="00162F7F">
            <w:pPr>
              <w:pStyle w:val="KeinLeerraum"/>
              <w:jc w:val="center"/>
              <w:rPr>
                <w:noProof/>
                <w:sz w:val="18"/>
                <w:szCs w:val="18"/>
              </w:rPr>
            </w:pPr>
            <w:r w:rsidRPr="00C457B7">
              <w:rPr>
                <w:color w:val="000000"/>
                <w:sz w:val="18"/>
                <w:szCs w:val="18"/>
              </w:rPr>
              <w:t>100</w:t>
            </w:r>
          </w:p>
        </w:tc>
        <w:tc>
          <w:tcPr>
            <w:tcW w:w="1876" w:type="dxa"/>
            <w:tcBorders>
              <w:left w:val="single" w:sz="4" w:space="0" w:color="auto"/>
            </w:tcBorders>
            <w:noWrap/>
          </w:tcPr>
          <w:p w14:paraId="68EEDB9D" w14:textId="5BCC064D" w:rsidR="00C457B7" w:rsidRPr="00C457B7" w:rsidRDefault="00C457B7" w:rsidP="00C457B7">
            <w:pPr>
              <w:pStyle w:val="KeinLeerraum"/>
              <w:jc w:val="left"/>
              <w:rPr>
                <w:noProof/>
                <w:sz w:val="18"/>
                <w:szCs w:val="18"/>
              </w:rPr>
            </w:pPr>
            <w:r w:rsidRPr="00C457B7">
              <w:rPr>
                <w:color w:val="000000"/>
                <w:sz w:val="18"/>
                <w:szCs w:val="18"/>
              </w:rPr>
              <w:t>Tuberculosis injection in the last 12 months</w:t>
            </w:r>
          </w:p>
        </w:tc>
        <w:tc>
          <w:tcPr>
            <w:tcW w:w="1105" w:type="dxa"/>
            <w:tcBorders>
              <w:right w:val="single" w:sz="4" w:space="0" w:color="auto"/>
            </w:tcBorders>
            <w:noWrap/>
          </w:tcPr>
          <w:p w14:paraId="2E6BF259" w14:textId="3D1A988E" w:rsidR="00C457B7" w:rsidRPr="00C457B7" w:rsidRDefault="00C457B7" w:rsidP="00162F7F">
            <w:pPr>
              <w:pStyle w:val="KeinLeerraum"/>
              <w:jc w:val="center"/>
              <w:rPr>
                <w:noProof/>
                <w:sz w:val="18"/>
                <w:szCs w:val="18"/>
              </w:rPr>
            </w:pPr>
            <w:r w:rsidRPr="00C457B7">
              <w:rPr>
                <w:color w:val="000000"/>
                <w:sz w:val="18"/>
                <w:szCs w:val="18"/>
              </w:rPr>
              <w:t>53</w:t>
            </w:r>
          </w:p>
        </w:tc>
        <w:tc>
          <w:tcPr>
            <w:tcW w:w="1663" w:type="dxa"/>
            <w:gridSpan w:val="2"/>
            <w:tcBorders>
              <w:left w:val="single" w:sz="4" w:space="0" w:color="auto"/>
            </w:tcBorders>
            <w:noWrap/>
          </w:tcPr>
          <w:p w14:paraId="7E3D11C7" w14:textId="405B5E98" w:rsidR="00C457B7" w:rsidRPr="00C457B7" w:rsidRDefault="00C457B7" w:rsidP="00C457B7">
            <w:pPr>
              <w:pStyle w:val="KeinLeerraum"/>
              <w:jc w:val="left"/>
              <w:rPr>
                <w:noProof/>
                <w:sz w:val="18"/>
                <w:szCs w:val="18"/>
              </w:rPr>
            </w:pPr>
            <w:r w:rsidRPr="00C457B7">
              <w:rPr>
                <w:color w:val="000000"/>
                <w:sz w:val="18"/>
                <w:szCs w:val="18"/>
              </w:rPr>
              <w:t>Ever gave birth</w:t>
            </w:r>
          </w:p>
        </w:tc>
        <w:tc>
          <w:tcPr>
            <w:tcW w:w="1105" w:type="dxa"/>
            <w:tcBorders>
              <w:right w:val="single" w:sz="4" w:space="0" w:color="auto"/>
            </w:tcBorders>
            <w:noWrap/>
          </w:tcPr>
          <w:p w14:paraId="07DFEA25" w14:textId="0C48D359" w:rsidR="00C457B7" w:rsidRPr="00C457B7" w:rsidRDefault="00C457B7" w:rsidP="00162F7F">
            <w:pPr>
              <w:pStyle w:val="KeinLeerraum"/>
              <w:jc w:val="center"/>
              <w:rPr>
                <w:noProof/>
                <w:sz w:val="18"/>
                <w:szCs w:val="18"/>
              </w:rPr>
            </w:pPr>
            <w:r w:rsidRPr="00C457B7">
              <w:rPr>
                <w:color w:val="000000"/>
                <w:sz w:val="18"/>
                <w:szCs w:val="18"/>
              </w:rPr>
              <w:t>29</w:t>
            </w:r>
          </w:p>
        </w:tc>
        <w:tc>
          <w:tcPr>
            <w:tcW w:w="1947" w:type="dxa"/>
            <w:gridSpan w:val="2"/>
            <w:tcBorders>
              <w:left w:val="single" w:sz="4" w:space="0" w:color="auto"/>
            </w:tcBorders>
            <w:noWrap/>
          </w:tcPr>
          <w:p w14:paraId="342641D1" w14:textId="60E0C6E9" w:rsidR="00C457B7" w:rsidRPr="00C457B7" w:rsidRDefault="00C457B7" w:rsidP="00C457B7">
            <w:pPr>
              <w:pStyle w:val="KeinLeerraum"/>
              <w:jc w:val="left"/>
              <w:rPr>
                <w:noProof/>
                <w:sz w:val="18"/>
                <w:szCs w:val="18"/>
              </w:rPr>
            </w:pPr>
            <w:r w:rsidRPr="00C457B7">
              <w:rPr>
                <w:color w:val="000000"/>
                <w:sz w:val="18"/>
                <w:szCs w:val="18"/>
              </w:rPr>
              <w:t>Birth in the last three years</w:t>
            </w:r>
          </w:p>
        </w:tc>
        <w:tc>
          <w:tcPr>
            <w:tcW w:w="1105" w:type="dxa"/>
            <w:tcBorders>
              <w:right w:val="single" w:sz="4" w:space="0" w:color="auto"/>
            </w:tcBorders>
            <w:noWrap/>
          </w:tcPr>
          <w:p w14:paraId="3AB7C77E" w14:textId="2A3BC0B9" w:rsidR="00C457B7" w:rsidRPr="00C457B7" w:rsidRDefault="00C457B7" w:rsidP="00162F7F">
            <w:pPr>
              <w:pStyle w:val="KeinLeerraum"/>
              <w:jc w:val="center"/>
              <w:rPr>
                <w:noProof/>
                <w:sz w:val="18"/>
                <w:szCs w:val="18"/>
              </w:rPr>
            </w:pPr>
            <w:r w:rsidRPr="00C457B7">
              <w:rPr>
                <w:color w:val="000000"/>
                <w:sz w:val="18"/>
                <w:szCs w:val="18"/>
              </w:rPr>
              <w:t>20</w:t>
            </w:r>
          </w:p>
        </w:tc>
        <w:tc>
          <w:tcPr>
            <w:tcW w:w="1947" w:type="dxa"/>
            <w:gridSpan w:val="2"/>
            <w:tcBorders>
              <w:left w:val="single" w:sz="4" w:space="0" w:color="auto"/>
            </w:tcBorders>
            <w:noWrap/>
          </w:tcPr>
          <w:p w14:paraId="376CFB13" w14:textId="515D3825" w:rsidR="00C457B7" w:rsidRPr="00C457B7" w:rsidRDefault="00C457B7" w:rsidP="00C457B7">
            <w:pPr>
              <w:pStyle w:val="KeinLeerraum"/>
              <w:jc w:val="left"/>
              <w:rPr>
                <w:noProof/>
                <w:sz w:val="18"/>
                <w:szCs w:val="18"/>
              </w:rPr>
            </w:pPr>
            <w:r w:rsidRPr="00C457B7">
              <w:rPr>
                <w:color w:val="000000"/>
                <w:sz w:val="18"/>
                <w:szCs w:val="18"/>
              </w:rPr>
              <w:t>*Married or with a partner</w:t>
            </w:r>
          </w:p>
        </w:tc>
        <w:tc>
          <w:tcPr>
            <w:tcW w:w="1110" w:type="dxa"/>
            <w:noWrap/>
          </w:tcPr>
          <w:p w14:paraId="6AE8DA9F" w14:textId="003FD377" w:rsidR="00C457B7" w:rsidRPr="00C457B7" w:rsidRDefault="00C457B7" w:rsidP="00162F7F">
            <w:pPr>
              <w:pStyle w:val="KeinLeerraum"/>
              <w:jc w:val="center"/>
              <w:rPr>
                <w:noProof/>
                <w:sz w:val="18"/>
                <w:szCs w:val="18"/>
              </w:rPr>
            </w:pPr>
            <w:r w:rsidRPr="00C457B7">
              <w:rPr>
                <w:color w:val="000000"/>
                <w:sz w:val="18"/>
                <w:szCs w:val="18"/>
              </w:rPr>
              <w:t>16</w:t>
            </w:r>
          </w:p>
        </w:tc>
      </w:tr>
      <w:tr w:rsidR="00C457B7" w:rsidRPr="002A0CB6" w14:paraId="70AE225E" w14:textId="77777777" w:rsidTr="00162F7F">
        <w:trPr>
          <w:trHeight w:val="290"/>
        </w:trPr>
        <w:tc>
          <w:tcPr>
            <w:tcW w:w="1134" w:type="dxa"/>
            <w:tcBorders>
              <w:right w:val="single" w:sz="4" w:space="0" w:color="auto"/>
            </w:tcBorders>
            <w:noWrap/>
            <w:hideMark/>
          </w:tcPr>
          <w:p w14:paraId="6BF7C583" w14:textId="77777777" w:rsidR="00C457B7" w:rsidRPr="002A0CB6" w:rsidRDefault="00C457B7" w:rsidP="00C457B7">
            <w:pPr>
              <w:pStyle w:val="KeinLeerraum"/>
              <w:rPr>
                <w:noProof/>
                <w:sz w:val="18"/>
                <w:szCs w:val="18"/>
              </w:rPr>
            </w:pPr>
            <w:r w:rsidRPr="002A0CB6">
              <w:rPr>
                <w:noProof/>
                <w:sz w:val="18"/>
                <w:szCs w:val="18"/>
              </w:rPr>
              <w:t>Cameroon</w:t>
            </w:r>
          </w:p>
        </w:tc>
        <w:tc>
          <w:tcPr>
            <w:tcW w:w="1895" w:type="dxa"/>
            <w:tcBorders>
              <w:left w:val="single" w:sz="4" w:space="0" w:color="auto"/>
            </w:tcBorders>
            <w:noWrap/>
          </w:tcPr>
          <w:p w14:paraId="1B6130ED" w14:textId="2BA01E8D" w:rsidR="00C457B7" w:rsidRPr="00C457B7" w:rsidRDefault="00C457B7" w:rsidP="00C457B7">
            <w:pPr>
              <w:pStyle w:val="KeinLeerraum"/>
              <w:jc w:val="left"/>
              <w:rPr>
                <w:noProof/>
                <w:sz w:val="18"/>
                <w:szCs w:val="18"/>
              </w:rPr>
            </w:pPr>
            <w:r w:rsidRPr="00C457B7">
              <w:rPr>
                <w:color w:val="000000"/>
                <w:sz w:val="18"/>
                <w:szCs w:val="18"/>
              </w:rPr>
              <w:t>Tuberculosis injection in the last 12 months</w:t>
            </w:r>
          </w:p>
        </w:tc>
        <w:tc>
          <w:tcPr>
            <w:tcW w:w="1105" w:type="dxa"/>
            <w:tcBorders>
              <w:right w:val="single" w:sz="4" w:space="0" w:color="auto"/>
            </w:tcBorders>
            <w:noWrap/>
          </w:tcPr>
          <w:p w14:paraId="7A9EA1BA" w14:textId="38C0C20B" w:rsidR="00C457B7" w:rsidRPr="00C457B7" w:rsidRDefault="00C457B7" w:rsidP="00162F7F">
            <w:pPr>
              <w:pStyle w:val="KeinLeerraum"/>
              <w:jc w:val="center"/>
              <w:rPr>
                <w:noProof/>
                <w:sz w:val="18"/>
                <w:szCs w:val="18"/>
              </w:rPr>
            </w:pPr>
            <w:r w:rsidRPr="00C457B7">
              <w:rPr>
                <w:color w:val="000000"/>
                <w:sz w:val="18"/>
                <w:szCs w:val="18"/>
              </w:rPr>
              <w:t>100</w:t>
            </w:r>
          </w:p>
        </w:tc>
        <w:tc>
          <w:tcPr>
            <w:tcW w:w="1876" w:type="dxa"/>
            <w:tcBorders>
              <w:left w:val="single" w:sz="4" w:space="0" w:color="auto"/>
            </w:tcBorders>
            <w:noWrap/>
          </w:tcPr>
          <w:p w14:paraId="32AF4E2A" w14:textId="55E0F869" w:rsidR="00C457B7" w:rsidRPr="00C457B7" w:rsidRDefault="00C457B7" w:rsidP="00C457B7">
            <w:pPr>
              <w:pStyle w:val="KeinLeerraum"/>
              <w:jc w:val="left"/>
              <w:rPr>
                <w:noProof/>
                <w:sz w:val="18"/>
                <w:szCs w:val="18"/>
              </w:rPr>
            </w:pPr>
            <w:r w:rsidRPr="00C457B7">
              <w:rPr>
                <w:color w:val="000000"/>
                <w:sz w:val="18"/>
                <w:szCs w:val="18"/>
              </w:rPr>
              <w:t>Tested for HIV</w:t>
            </w:r>
          </w:p>
        </w:tc>
        <w:tc>
          <w:tcPr>
            <w:tcW w:w="1105" w:type="dxa"/>
            <w:tcBorders>
              <w:right w:val="single" w:sz="4" w:space="0" w:color="auto"/>
            </w:tcBorders>
            <w:noWrap/>
          </w:tcPr>
          <w:p w14:paraId="0A5662D3" w14:textId="32A6BADF" w:rsidR="00C457B7" w:rsidRPr="00C457B7" w:rsidRDefault="00C457B7" w:rsidP="00162F7F">
            <w:pPr>
              <w:pStyle w:val="KeinLeerraum"/>
              <w:jc w:val="center"/>
              <w:rPr>
                <w:noProof/>
                <w:sz w:val="18"/>
                <w:szCs w:val="18"/>
              </w:rPr>
            </w:pPr>
            <w:r w:rsidRPr="00C457B7">
              <w:rPr>
                <w:color w:val="000000"/>
                <w:sz w:val="18"/>
                <w:szCs w:val="18"/>
              </w:rPr>
              <w:t>60</w:t>
            </w:r>
          </w:p>
        </w:tc>
        <w:tc>
          <w:tcPr>
            <w:tcW w:w="1663" w:type="dxa"/>
            <w:gridSpan w:val="2"/>
            <w:tcBorders>
              <w:left w:val="single" w:sz="4" w:space="0" w:color="auto"/>
            </w:tcBorders>
            <w:noWrap/>
          </w:tcPr>
          <w:p w14:paraId="2F19E9A8" w14:textId="415BD7FA" w:rsidR="00C457B7" w:rsidRPr="00C457B7" w:rsidRDefault="00C457B7" w:rsidP="00C457B7">
            <w:pPr>
              <w:pStyle w:val="KeinLeerraum"/>
              <w:jc w:val="left"/>
              <w:rPr>
                <w:noProof/>
                <w:sz w:val="18"/>
                <w:szCs w:val="18"/>
              </w:rPr>
            </w:pPr>
            <w:r w:rsidRPr="00C457B7">
              <w:rPr>
                <w:color w:val="000000"/>
                <w:sz w:val="18"/>
                <w:szCs w:val="18"/>
              </w:rPr>
              <w:t>Has child at home</w:t>
            </w:r>
          </w:p>
        </w:tc>
        <w:tc>
          <w:tcPr>
            <w:tcW w:w="1105" w:type="dxa"/>
            <w:tcBorders>
              <w:right w:val="single" w:sz="4" w:space="0" w:color="auto"/>
            </w:tcBorders>
            <w:noWrap/>
          </w:tcPr>
          <w:p w14:paraId="1025A3EE" w14:textId="7B7958ED" w:rsidR="00C457B7" w:rsidRPr="00C457B7" w:rsidRDefault="00C457B7" w:rsidP="00162F7F">
            <w:pPr>
              <w:pStyle w:val="KeinLeerraum"/>
              <w:jc w:val="center"/>
              <w:rPr>
                <w:noProof/>
                <w:sz w:val="18"/>
                <w:szCs w:val="18"/>
              </w:rPr>
            </w:pPr>
            <w:r w:rsidRPr="00C457B7">
              <w:rPr>
                <w:color w:val="000000"/>
                <w:sz w:val="18"/>
                <w:szCs w:val="18"/>
              </w:rPr>
              <w:t>45</w:t>
            </w:r>
          </w:p>
        </w:tc>
        <w:tc>
          <w:tcPr>
            <w:tcW w:w="1947" w:type="dxa"/>
            <w:gridSpan w:val="2"/>
            <w:tcBorders>
              <w:left w:val="single" w:sz="4" w:space="0" w:color="auto"/>
            </w:tcBorders>
            <w:noWrap/>
          </w:tcPr>
          <w:p w14:paraId="0F0EA965" w14:textId="79556465" w:rsidR="00C457B7" w:rsidRPr="00C457B7" w:rsidRDefault="00C457B7" w:rsidP="00C457B7">
            <w:pPr>
              <w:pStyle w:val="KeinLeerraum"/>
              <w:jc w:val="left"/>
              <w:rPr>
                <w:noProof/>
                <w:sz w:val="18"/>
                <w:szCs w:val="18"/>
              </w:rPr>
            </w:pPr>
            <w:r w:rsidRPr="00C457B7">
              <w:rPr>
                <w:color w:val="000000"/>
                <w:sz w:val="18"/>
                <w:szCs w:val="18"/>
              </w:rPr>
              <w:t>Birth in the last three years</w:t>
            </w:r>
          </w:p>
        </w:tc>
        <w:tc>
          <w:tcPr>
            <w:tcW w:w="1105" w:type="dxa"/>
            <w:tcBorders>
              <w:right w:val="single" w:sz="4" w:space="0" w:color="auto"/>
            </w:tcBorders>
            <w:noWrap/>
          </w:tcPr>
          <w:p w14:paraId="4085498E" w14:textId="5BF970E6" w:rsidR="00C457B7" w:rsidRPr="00C457B7" w:rsidRDefault="00C457B7" w:rsidP="00162F7F">
            <w:pPr>
              <w:pStyle w:val="KeinLeerraum"/>
              <w:jc w:val="center"/>
              <w:rPr>
                <w:noProof/>
                <w:sz w:val="18"/>
                <w:szCs w:val="18"/>
              </w:rPr>
            </w:pPr>
            <w:r w:rsidRPr="00C457B7">
              <w:rPr>
                <w:color w:val="000000"/>
                <w:sz w:val="18"/>
                <w:szCs w:val="18"/>
              </w:rPr>
              <w:t>43</w:t>
            </w:r>
          </w:p>
        </w:tc>
        <w:tc>
          <w:tcPr>
            <w:tcW w:w="1947" w:type="dxa"/>
            <w:gridSpan w:val="2"/>
            <w:tcBorders>
              <w:left w:val="single" w:sz="4" w:space="0" w:color="auto"/>
            </w:tcBorders>
            <w:noWrap/>
          </w:tcPr>
          <w:p w14:paraId="54639976" w14:textId="0B6D0B4A" w:rsidR="00C457B7" w:rsidRPr="00C457B7" w:rsidRDefault="00C457B7" w:rsidP="00C457B7">
            <w:pPr>
              <w:pStyle w:val="KeinLeerraum"/>
              <w:jc w:val="left"/>
              <w:rPr>
                <w:noProof/>
                <w:sz w:val="18"/>
                <w:szCs w:val="18"/>
              </w:rPr>
            </w:pPr>
            <w:r w:rsidRPr="00C457B7">
              <w:rPr>
                <w:color w:val="000000"/>
                <w:sz w:val="18"/>
                <w:szCs w:val="18"/>
              </w:rPr>
              <w:t>Number of trips woman took in last 12 months</w:t>
            </w:r>
          </w:p>
        </w:tc>
        <w:tc>
          <w:tcPr>
            <w:tcW w:w="1110" w:type="dxa"/>
            <w:noWrap/>
          </w:tcPr>
          <w:p w14:paraId="0C032BA5" w14:textId="7156C04A" w:rsidR="00C457B7" w:rsidRPr="00C457B7" w:rsidRDefault="00C457B7" w:rsidP="00162F7F">
            <w:pPr>
              <w:pStyle w:val="KeinLeerraum"/>
              <w:jc w:val="center"/>
              <w:rPr>
                <w:noProof/>
                <w:sz w:val="18"/>
                <w:szCs w:val="18"/>
              </w:rPr>
            </w:pPr>
            <w:r w:rsidRPr="00C457B7">
              <w:rPr>
                <w:color w:val="000000"/>
                <w:sz w:val="18"/>
                <w:szCs w:val="18"/>
              </w:rPr>
              <w:t>25</w:t>
            </w:r>
          </w:p>
        </w:tc>
      </w:tr>
      <w:tr w:rsidR="00C457B7" w:rsidRPr="002A0CB6" w14:paraId="77ACFF89" w14:textId="77777777" w:rsidTr="00162F7F">
        <w:trPr>
          <w:trHeight w:val="290"/>
        </w:trPr>
        <w:tc>
          <w:tcPr>
            <w:tcW w:w="1134" w:type="dxa"/>
            <w:tcBorders>
              <w:right w:val="single" w:sz="4" w:space="0" w:color="auto"/>
            </w:tcBorders>
            <w:noWrap/>
            <w:hideMark/>
          </w:tcPr>
          <w:p w14:paraId="636970A6" w14:textId="77777777" w:rsidR="00C457B7" w:rsidRPr="002A0CB6" w:rsidRDefault="00C457B7" w:rsidP="00C457B7">
            <w:pPr>
              <w:pStyle w:val="KeinLeerraum"/>
              <w:rPr>
                <w:noProof/>
                <w:sz w:val="18"/>
                <w:szCs w:val="18"/>
              </w:rPr>
            </w:pPr>
            <w:r w:rsidRPr="002A0CB6">
              <w:rPr>
                <w:noProof/>
                <w:sz w:val="18"/>
                <w:szCs w:val="18"/>
              </w:rPr>
              <w:t>Chad</w:t>
            </w:r>
          </w:p>
        </w:tc>
        <w:tc>
          <w:tcPr>
            <w:tcW w:w="1895" w:type="dxa"/>
            <w:tcBorders>
              <w:left w:val="single" w:sz="4" w:space="0" w:color="auto"/>
            </w:tcBorders>
            <w:noWrap/>
          </w:tcPr>
          <w:p w14:paraId="5F137DEC" w14:textId="281BCFBE" w:rsidR="00C457B7" w:rsidRPr="00C457B7" w:rsidRDefault="00C457B7" w:rsidP="00C457B7">
            <w:pPr>
              <w:pStyle w:val="KeinLeerraum"/>
              <w:jc w:val="left"/>
              <w:rPr>
                <w:noProof/>
                <w:sz w:val="18"/>
                <w:szCs w:val="18"/>
              </w:rPr>
            </w:pPr>
            <w:r w:rsidRPr="00C457B7">
              <w:rPr>
                <w:color w:val="000000"/>
                <w:sz w:val="18"/>
                <w:szCs w:val="18"/>
              </w:rPr>
              <w:t xml:space="preserve"> Knows modern method for contraception</w:t>
            </w:r>
          </w:p>
        </w:tc>
        <w:tc>
          <w:tcPr>
            <w:tcW w:w="1105" w:type="dxa"/>
            <w:tcBorders>
              <w:right w:val="single" w:sz="4" w:space="0" w:color="auto"/>
            </w:tcBorders>
            <w:noWrap/>
          </w:tcPr>
          <w:p w14:paraId="09D2BCFA" w14:textId="4DFD856A" w:rsidR="00C457B7" w:rsidRPr="00C457B7" w:rsidRDefault="00C457B7" w:rsidP="00162F7F">
            <w:pPr>
              <w:pStyle w:val="KeinLeerraum"/>
              <w:jc w:val="center"/>
              <w:rPr>
                <w:noProof/>
                <w:sz w:val="18"/>
                <w:szCs w:val="18"/>
              </w:rPr>
            </w:pPr>
            <w:r w:rsidRPr="00C457B7">
              <w:rPr>
                <w:color w:val="000000"/>
                <w:sz w:val="18"/>
                <w:szCs w:val="18"/>
              </w:rPr>
              <w:t>100</w:t>
            </w:r>
          </w:p>
        </w:tc>
        <w:tc>
          <w:tcPr>
            <w:tcW w:w="1876" w:type="dxa"/>
            <w:tcBorders>
              <w:left w:val="single" w:sz="4" w:space="0" w:color="auto"/>
            </w:tcBorders>
            <w:noWrap/>
          </w:tcPr>
          <w:p w14:paraId="74A8680F" w14:textId="11F401BC" w:rsidR="00C457B7" w:rsidRPr="00C457B7" w:rsidRDefault="00C457B7" w:rsidP="00C457B7">
            <w:pPr>
              <w:pStyle w:val="KeinLeerraum"/>
              <w:jc w:val="left"/>
              <w:rPr>
                <w:noProof/>
                <w:sz w:val="18"/>
                <w:szCs w:val="18"/>
              </w:rPr>
            </w:pPr>
            <w:r w:rsidRPr="00C457B7">
              <w:rPr>
                <w:color w:val="000000"/>
                <w:sz w:val="18"/>
                <w:szCs w:val="18"/>
              </w:rPr>
              <w:t>*No education level attained</w:t>
            </w:r>
          </w:p>
        </w:tc>
        <w:tc>
          <w:tcPr>
            <w:tcW w:w="1105" w:type="dxa"/>
            <w:tcBorders>
              <w:right w:val="single" w:sz="4" w:space="0" w:color="auto"/>
            </w:tcBorders>
            <w:noWrap/>
          </w:tcPr>
          <w:p w14:paraId="7BACEBDA" w14:textId="58F3550C" w:rsidR="00C457B7" w:rsidRPr="00C457B7" w:rsidRDefault="00C457B7" w:rsidP="00162F7F">
            <w:pPr>
              <w:pStyle w:val="KeinLeerraum"/>
              <w:jc w:val="center"/>
              <w:rPr>
                <w:noProof/>
                <w:sz w:val="18"/>
                <w:szCs w:val="18"/>
              </w:rPr>
            </w:pPr>
            <w:r w:rsidRPr="00C457B7">
              <w:rPr>
                <w:color w:val="000000"/>
                <w:sz w:val="18"/>
                <w:szCs w:val="18"/>
              </w:rPr>
              <w:t>30</w:t>
            </w:r>
          </w:p>
        </w:tc>
        <w:tc>
          <w:tcPr>
            <w:tcW w:w="1663" w:type="dxa"/>
            <w:gridSpan w:val="2"/>
            <w:tcBorders>
              <w:left w:val="single" w:sz="4" w:space="0" w:color="auto"/>
            </w:tcBorders>
            <w:noWrap/>
          </w:tcPr>
          <w:p w14:paraId="33E0F352" w14:textId="0A129FB4" w:rsidR="00C457B7" w:rsidRPr="00C457B7" w:rsidRDefault="00C457B7" w:rsidP="00C457B7">
            <w:pPr>
              <w:pStyle w:val="KeinLeerraum"/>
              <w:jc w:val="left"/>
              <w:rPr>
                <w:noProof/>
                <w:sz w:val="18"/>
                <w:szCs w:val="18"/>
              </w:rPr>
            </w:pPr>
            <w:r w:rsidRPr="00C457B7">
              <w:rPr>
                <w:color w:val="000000"/>
                <w:sz w:val="18"/>
                <w:szCs w:val="18"/>
              </w:rPr>
              <w:t>Number of trips woman took in last 12 months</w:t>
            </w:r>
          </w:p>
        </w:tc>
        <w:tc>
          <w:tcPr>
            <w:tcW w:w="1105" w:type="dxa"/>
            <w:tcBorders>
              <w:right w:val="single" w:sz="4" w:space="0" w:color="auto"/>
            </w:tcBorders>
            <w:noWrap/>
          </w:tcPr>
          <w:p w14:paraId="57E364A2" w14:textId="078576EA" w:rsidR="00C457B7" w:rsidRPr="00C457B7" w:rsidRDefault="00C457B7" w:rsidP="00162F7F">
            <w:pPr>
              <w:pStyle w:val="KeinLeerraum"/>
              <w:jc w:val="center"/>
              <w:rPr>
                <w:noProof/>
                <w:sz w:val="18"/>
                <w:szCs w:val="18"/>
              </w:rPr>
            </w:pPr>
            <w:r w:rsidRPr="00C457B7">
              <w:rPr>
                <w:color w:val="000000"/>
                <w:sz w:val="18"/>
                <w:szCs w:val="18"/>
              </w:rPr>
              <w:t>19</w:t>
            </w:r>
          </w:p>
        </w:tc>
        <w:tc>
          <w:tcPr>
            <w:tcW w:w="1947" w:type="dxa"/>
            <w:gridSpan w:val="2"/>
            <w:tcBorders>
              <w:left w:val="single" w:sz="4" w:space="0" w:color="auto"/>
            </w:tcBorders>
            <w:noWrap/>
          </w:tcPr>
          <w:p w14:paraId="49987E82" w14:textId="262F9D2A" w:rsidR="00C457B7" w:rsidRPr="00C457B7" w:rsidRDefault="00C457B7" w:rsidP="00C457B7">
            <w:pPr>
              <w:pStyle w:val="KeinLeerraum"/>
              <w:jc w:val="left"/>
              <w:rPr>
                <w:noProof/>
                <w:sz w:val="18"/>
                <w:szCs w:val="18"/>
              </w:rPr>
            </w:pPr>
            <w:r w:rsidRPr="00C457B7">
              <w:rPr>
                <w:color w:val="000000"/>
                <w:sz w:val="18"/>
                <w:szCs w:val="18"/>
              </w:rPr>
              <w:t>Birth in the last three years</w:t>
            </w:r>
          </w:p>
        </w:tc>
        <w:tc>
          <w:tcPr>
            <w:tcW w:w="1105" w:type="dxa"/>
            <w:tcBorders>
              <w:right w:val="single" w:sz="4" w:space="0" w:color="auto"/>
            </w:tcBorders>
            <w:noWrap/>
          </w:tcPr>
          <w:p w14:paraId="7A3A0B07" w14:textId="0BAD29E8" w:rsidR="00C457B7" w:rsidRPr="00C457B7" w:rsidRDefault="00C457B7" w:rsidP="00162F7F">
            <w:pPr>
              <w:pStyle w:val="KeinLeerraum"/>
              <w:jc w:val="center"/>
              <w:rPr>
                <w:noProof/>
                <w:sz w:val="18"/>
                <w:szCs w:val="18"/>
              </w:rPr>
            </w:pPr>
            <w:r w:rsidRPr="00C457B7">
              <w:rPr>
                <w:color w:val="000000"/>
                <w:sz w:val="18"/>
                <w:szCs w:val="18"/>
              </w:rPr>
              <w:t>18</w:t>
            </w:r>
          </w:p>
        </w:tc>
        <w:tc>
          <w:tcPr>
            <w:tcW w:w="1947" w:type="dxa"/>
            <w:gridSpan w:val="2"/>
            <w:tcBorders>
              <w:left w:val="single" w:sz="4" w:space="0" w:color="auto"/>
            </w:tcBorders>
            <w:noWrap/>
          </w:tcPr>
          <w:p w14:paraId="1FC60887" w14:textId="0D2D4E00" w:rsidR="00C457B7" w:rsidRPr="00C457B7" w:rsidRDefault="00C457B7" w:rsidP="00C457B7">
            <w:pPr>
              <w:pStyle w:val="KeinLeerraum"/>
              <w:jc w:val="left"/>
              <w:rPr>
                <w:noProof/>
                <w:sz w:val="18"/>
                <w:szCs w:val="18"/>
              </w:rPr>
            </w:pPr>
            <w:r w:rsidRPr="00C457B7">
              <w:rPr>
                <w:color w:val="000000"/>
                <w:sz w:val="18"/>
                <w:szCs w:val="18"/>
              </w:rPr>
              <w:t>Has child at home</w:t>
            </w:r>
          </w:p>
        </w:tc>
        <w:tc>
          <w:tcPr>
            <w:tcW w:w="1110" w:type="dxa"/>
            <w:noWrap/>
          </w:tcPr>
          <w:p w14:paraId="0B41D5A0" w14:textId="1E1609A1" w:rsidR="00C457B7" w:rsidRPr="00C457B7" w:rsidRDefault="00C457B7" w:rsidP="00162F7F">
            <w:pPr>
              <w:pStyle w:val="KeinLeerraum"/>
              <w:jc w:val="center"/>
              <w:rPr>
                <w:noProof/>
                <w:sz w:val="18"/>
                <w:szCs w:val="18"/>
              </w:rPr>
            </w:pPr>
            <w:r w:rsidRPr="00C457B7">
              <w:rPr>
                <w:color w:val="000000"/>
                <w:sz w:val="18"/>
                <w:szCs w:val="18"/>
              </w:rPr>
              <w:t>16</w:t>
            </w:r>
          </w:p>
        </w:tc>
      </w:tr>
      <w:tr w:rsidR="00C457B7" w:rsidRPr="002A0CB6" w14:paraId="2E482B4E" w14:textId="77777777" w:rsidTr="00162F7F">
        <w:trPr>
          <w:trHeight w:val="290"/>
        </w:trPr>
        <w:tc>
          <w:tcPr>
            <w:tcW w:w="1134" w:type="dxa"/>
            <w:tcBorders>
              <w:right w:val="single" w:sz="4" w:space="0" w:color="auto"/>
            </w:tcBorders>
            <w:noWrap/>
            <w:hideMark/>
          </w:tcPr>
          <w:p w14:paraId="42D4359D" w14:textId="77777777" w:rsidR="00C457B7" w:rsidRPr="002A0CB6" w:rsidRDefault="00C457B7" w:rsidP="00C457B7">
            <w:pPr>
              <w:pStyle w:val="KeinLeerraum"/>
              <w:rPr>
                <w:noProof/>
                <w:sz w:val="18"/>
                <w:szCs w:val="18"/>
              </w:rPr>
            </w:pPr>
            <w:r w:rsidRPr="002A0CB6">
              <w:rPr>
                <w:noProof/>
                <w:sz w:val="18"/>
                <w:szCs w:val="18"/>
              </w:rPr>
              <w:t>Comoros</w:t>
            </w:r>
          </w:p>
        </w:tc>
        <w:tc>
          <w:tcPr>
            <w:tcW w:w="1895" w:type="dxa"/>
            <w:tcBorders>
              <w:left w:val="single" w:sz="4" w:space="0" w:color="auto"/>
            </w:tcBorders>
            <w:noWrap/>
          </w:tcPr>
          <w:p w14:paraId="621991D6" w14:textId="4E7C1EBC" w:rsidR="00C457B7" w:rsidRPr="00C457B7" w:rsidRDefault="00C457B7" w:rsidP="00C457B7">
            <w:pPr>
              <w:pStyle w:val="KeinLeerraum"/>
              <w:jc w:val="left"/>
              <w:rPr>
                <w:noProof/>
                <w:sz w:val="18"/>
                <w:szCs w:val="18"/>
              </w:rPr>
            </w:pPr>
            <w:r w:rsidRPr="00C457B7">
              <w:rPr>
                <w:color w:val="000000"/>
                <w:sz w:val="18"/>
                <w:szCs w:val="18"/>
              </w:rPr>
              <w:t>Tuberculosis injection in the last 12 months</w:t>
            </w:r>
          </w:p>
        </w:tc>
        <w:tc>
          <w:tcPr>
            <w:tcW w:w="1105" w:type="dxa"/>
            <w:tcBorders>
              <w:right w:val="single" w:sz="4" w:space="0" w:color="auto"/>
            </w:tcBorders>
            <w:noWrap/>
          </w:tcPr>
          <w:p w14:paraId="09FCBBBA" w14:textId="0AB3E373" w:rsidR="00C457B7" w:rsidRPr="00C457B7" w:rsidRDefault="00C457B7" w:rsidP="00162F7F">
            <w:pPr>
              <w:pStyle w:val="KeinLeerraum"/>
              <w:jc w:val="center"/>
              <w:rPr>
                <w:noProof/>
                <w:sz w:val="18"/>
                <w:szCs w:val="18"/>
              </w:rPr>
            </w:pPr>
            <w:r w:rsidRPr="00C457B7">
              <w:rPr>
                <w:color w:val="000000"/>
                <w:sz w:val="18"/>
                <w:szCs w:val="18"/>
              </w:rPr>
              <w:t>100</w:t>
            </w:r>
          </w:p>
        </w:tc>
        <w:tc>
          <w:tcPr>
            <w:tcW w:w="1876" w:type="dxa"/>
            <w:tcBorders>
              <w:left w:val="single" w:sz="4" w:space="0" w:color="auto"/>
            </w:tcBorders>
            <w:noWrap/>
          </w:tcPr>
          <w:p w14:paraId="3FBA8126" w14:textId="32295B64" w:rsidR="00C457B7" w:rsidRPr="00C457B7" w:rsidRDefault="00C457B7" w:rsidP="00C457B7">
            <w:pPr>
              <w:pStyle w:val="KeinLeerraum"/>
              <w:jc w:val="left"/>
              <w:rPr>
                <w:noProof/>
                <w:sz w:val="18"/>
                <w:szCs w:val="18"/>
              </w:rPr>
            </w:pPr>
            <w:r w:rsidRPr="00C457B7">
              <w:rPr>
                <w:color w:val="000000"/>
                <w:sz w:val="18"/>
                <w:szCs w:val="18"/>
              </w:rPr>
              <w:t>Number of trips woman took in last 12 months</w:t>
            </w:r>
          </w:p>
        </w:tc>
        <w:tc>
          <w:tcPr>
            <w:tcW w:w="1105" w:type="dxa"/>
            <w:tcBorders>
              <w:right w:val="single" w:sz="4" w:space="0" w:color="auto"/>
            </w:tcBorders>
            <w:noWrap/>
          </w:tcPr>
          <w:p w14:paraId="70F95995" w14:textId="77A3D009" w:rsidR="00C457B7" w:rsidRPr="00C457B7" w:rsidRDefault="00C457B7" w:rsidP="00162F7F">
            <w:pPr>
              <w:pStyle w:val="KeinLeerraum"/>
              <w:jc w:val="center"/>
              <w:rPr>
                <w:noProof/>
                <w:sz w:val="18"/>
                <w:szCs w:val="18"/>
              </w:rPr>
            </w:pPr>
            <w:r w:rsidRPr="00C457B7">
              <w:rPr>
                <w:color w:val="000000"/>
                <w:sz w:val="18"/>
                <w:szCs w:val="18"/>
              </w:rPr>
              <w:t>88</w:t>
            </w:r>
          </w:p>
        </w:tc>
        <w:tc>
          <w:tcPr>
            <w:tcW w:w="1663" w:type="dxa"/>
            <w:gridSpan w:val="2"/>
            <w:tcBorders>
              <w:left w:val="single" w:sz="4" w:space="0" w:color="auto"/>
            </w:tcBorders>
            <w:noWrap/>
          </w:tcPr>
          <w:p w14:paraId="28EE8D9C" w14:textId="6270D8C3" w:rsidR="00C457B7" w:rsidRPr="00C457B7" w:rsidRDefault="00C457B7" w:rsidP="00C457B7">
            <w:pPr>
              <w:pStyle w:val="KeinLeerraum"/>
              <w:jc w:val="left"/>
              <w:rPr>
                <w:noProof/>
                <w:sz w:val="18"/>
                <w:szCs w:val="18"/>
              </w:rPr>
            </w:pPr>
            <w:r w:rsidRPr="00C457B7">
              <w:rPr>
                <w:color w:val="000000"/>
                <w:sz w:val="18"/>
                <w:szCs w:val="18"/>
              </w:rPr>
              <w:t>Birth in the last three years</w:t>
            </w:r>
          </w:p>
        </w:tc>
        <w:tc>
          <w:tcPr>
            <w:tcW w:w="1105" w:type="dxa"/>
            <w:tcBorders>
              <w:right w:val="single" w:sz="4" w:space="0" w:color="auto"/>
            </w:tcBorders>
            <w:noWrap/>
          </w:tcPr>
          <w:p w14:paraId="62BB6379" w14:textId="1E389579" w:rsidR="00C457B7" w:rsidRPr="00C457B7" w:rsidRDefault="00C457B7" w:rsidP="00162F7F">
            <w:pPr>
              <w:pStyle w:val="KeinLeerraum"/>
              <w:jc w:val="center"/>
              <w:rPr>
                <w:noProof/>
                <w:sz w:val="18"/>
                <w:szCs w:val="18"/>
              </w:rPr>
            </w:pPr>
            <w:r w:rsidRPr="00C457B7">
              <w:rPr>
                <w:color w:val="000000"/>
                <w:sz w:val="18"/>
                <w:szCs w:val="18"/>
              </w:rPr>
              <w:t>58</w:t>
            </w:r>
          </w:p>
        </w:tc>
        <w:tc>
          <w:tcPr>
            <w:tcW w:w="1947" w:type="dxa"/>
            <w:gridSpan w:val="2"/>
            <w:tcBorders>
              <w:left w:val="single" w:sz="4" w:space="0" w:color="auto"/>
            </w:tcBorders>
            <w:noWrap/>
          </w:tcPr>
          <w:p w14:paraId="49E415F0" w14:textId="7BCAF442" w:rsidR="00C457B7" w:rsidRPr="00C457B7" w:rsidRDefault="00C457B7" w:rsidP="00C457B7">
            <w:pPr>
              <w:pStyle w:val="KeinLeerraum"/>
              <w:jc w:val="left"/>
              <w:rPr>
                <w:noProof/>
                <w:sz w:val="18"/>
                <w:szCs w:val="18"/>
              </w:rPr>
            </w:pPr>
            <w:r w:rsidRPr="00C457B7">
              <w:rPr>
                <w:color w:val="000000"/>
                <w:sz w:val="18"/>
                <w:szCs w:val="18"/>
              </w:rPr>
              <w:t>*Married or with a partner</w:t>
            </w:r>
          </w:p>
        </w:tc>
        <w:tc>
          <w:tcPr>
            <w:tcW w:w="1105" w:type="dxa"/>
            <w:tcBorders>
              <w:right w:val="single" w:sz="4" w:space="0" w:color="auto"/>
            </w:tcBorders>
            <w:noWrap/>
          </w:tcPr>
          <w:p w14:paraId="4E2A7120" w14:textId="340975BF" w:rsidR="00C457B7" w:rsidRPr="00C457B7" w:rsidRDefault="00C457B7" w:rsidP="00162F7F">
            <w:pPr>
              <w:pStyle w:val="KeinLeerraum"/>
              <w:jc w:val="center"/>
              <w:rPr>
                <w:noProof/>
                <w:sz w:val="18"/>
                <w:szCs w:val="18"/>
              </w:rPr>
            </w:pPr>
            <w:r w:rsidRPr="00C457B7">
              <w:rPr>
                <w:color w:val="000000"/>
                <w:sz w:val="18"/>
                <w:szCs w:val="18"/>
              </w:rPr>
              <w:t>51</w:t>
            </w:r>
          </w:p>
        </w:tc>
        <w:tc>
          <w:tcPr>
            <w:tcW w:w="1947" w:type="dxa"/>
            <w:gridSpan w:val="2"/>
            <w:tcBorders>
              <w:left w:val="single" w:sz="4" w:space="0" w:color="auto"/>
            </w:tcBorders>
            <w:noWrap/>
          </w:tcPr>
          <w:p w14:paraId="4D42C9C4" w14:textId="69F6FE45" w:rsidR="00C457B7" w:rsidRPr="00C457B7" w:rsidRDefault="00C457B7" w:rsidP="00C457B7">
            <w:pPr>
              <w:pStyle w:val="KeinLeerraum"/>
              <w:jc w:val="left"/>
              <w:rPr>
                <w:noProof/>
                <w:sz w:val="18"/>
                <w:szCs w:val="18"/>
              </w:rPr>
            </w:pPr>
            <w:r w:rsidRPr="00C457B7">
              <w:rPr>
                <w:color w:val="000000"/>
                <w:sz w:val="18"/>
                <w:szCs w:val="18"/>
              </w:rPr>
              <w:t>Body Mass Index</w:t>
            </w:r>
          </w:p>
        </w:tc>
        <w:tc>
          <w:tcPr>
            <w:tcW w:w="1110" w:type="dxa"/>
            <w:noWrap/>
          </w:tcPr>
          <w:p w14:paraId="164348AF" w14:textId="43858DC2" w:rsidR="00C457B7" w:rsidRPr="00C457B7" w:rsidRDefault="00C457B7" w:rsidP="00162F7F">
            <w:pPr>
              <w:pStyle w:val="KeinLeerraum"/>
              <w:jc w:val="center"/>
              <w:rPr>
                <w:noProof/>
                <w:sz w:val="18"/>
                <w:szCs w:val="18"/>
              </w:rPr>
            </w:pPr>
            <w:r w:rsidRPr="00C457B7">
              <w:rPr>
                <w:color w:val="000000"/>
                <w:sz w:val="18"/>
                <w:szCs w:val="18"/>
              </w:rPr>
              <w:t>49</w:t>
            </w:r>
          </w:p>
        </w:tc>
      </w:tr>
      <w:tr w:rsidR="00C457B7" w:rsidRPr="002A0CB6" w14:paraId="295FDADD" w14:textId="77777777" w:rsidTr="00162F7F">
        <w:trPr>
          <w:trHeight w:val="290"/>
        </w:trPr>
        <w:tc>
          <w:tcPr>
            <w:tcW w:w="1134" w:type="dxa"/>
            <w:tcBorders>
              <w:right w:val="single" w:sz="4" w:space="0" w:color="auto"/>
            </w:tcBorders>
            <w:noWrap/>
            <w:hideMark/>
          </w:tcPr>
          <w:p w14:paraId="21B21EFD" w14:textId="00BE3DF9" w:rsidR="00C457B7" w:rsidRPr="002A0CB6" w:rsidRDefault="00C457B7" w:rsidP="00C457B7">
            <w:pPr>
              <w:pStyle w:val="KeinLeerraum"/>
              <w:rPr>
                <w:noProof/>
                <w:sz w:val="18"/>
                <w:szCs w:val="18"/>
              </w:rPr>
            </w:pPr>
            <w:r w:rsidRPr="002A0CB6">
              <w:rPr>
                <w:noProof/>
                <w:sz w:val="18"/>
                <w:szCs w:val="18"/>
              </w:rPr>
              <w:t>Cote</w:t>
            </w:r>
            <w:r w:rsidR="00162F7F">
              <w:rPr>
                <w:noProof/>
                <w:sz w:val="18"/>
                <w:szCs w:val="18"/>
              </w:rPr>
              <w:t xml:space="preserve"> </w:t>
            </w:r>
            <w:r w:rsidRPr="002A0CB6">
              <w:rPr>
                <w:noProof/>
                <w:sz w:val="18"/>
                <w:szCs w:val="18"/>
              </w:rPr>
              <w:t>dIvoire</w:t>
            </w:r>
          </w:p>
        </w:tc>
        <w:tc>
          <w:tcPr>
            <w:tcW w:w="1895" w:type="dxa"/>
            <w:tcBorders>
              <w:left w:val="single" w:sz="4" w:space="0" w:color="auto"/>
            </w:tcBorders>
            <w:noWrap/>
          </w:tcPr>
          <w:p w14:paraId="495B869C" w14:textId="759C2C81" w:rsidR="00C457B7" w:rsidRPr="00C457B7" w:rsidRDefault="00C457B7" w:rsidP="00C457B7">
            <w:pPr>
              <w:pStyle w:val="KeinLeerraum"/>
              <w:jc w:val="left"/>
              <w:rPr>
                <w:noProof/>
                <w:sz w:val="18"/>
                <w:szCs w:val="18"/>
              </w:rPr>
            </w:pPr>
            <w:r w:rsidRPr="00C457B7">
              <w:rPr>
                <w:color w:val="000000"/>
                <w:sz w:val="18"/>
                <w:szCs w:val="18"/>
              </w:rPr>
              <w:t>Tuberculosis injection in the last 12 months</w:t>
            </w:r>
          </w:p>
        </w:tc>
        <w:tc>
          <w:tcPr>
            <w:tcW w:w="1105" w:type="dxa"/>
            <w:tcBorders>
              <w:right w:val="single" w:sz="4" w:space="0" w:color="auto"/>
            </w:tcBorders>
            <w:noWrap/>
          </w:tcPr>
          <w:p w14:paraId="5747D913" w14:textId="036459B0" w:rsidR="00C457B7" w:rsidRPr="00C457B7" w:rsidRDefault="00C457B7" w:rsidP="00162F7F">
            <w:pPr>
              <w:pStyle w:val="KeinLeerraum"/>
              <w:jc w:val="center"/>
              <w:rPr>
                <w:noProof/>
                <w:sz w:val="18"/>
                <w:szCs w:val="18"/>
              </w:rPr>
            </w:pPr>
            <w:r w:rsidRPr="00C457B7">
              <w:rPr>
                <w:color w:val="000000"/>
                <w:sz w:val="18"/>
                <w:szCs w:val="18"/>
              </w:rPr>
              <w:t>100</w:t>
            </w:r>
          </w:p>
        </w:tc>
        <w:tc>
          <w:tcPr>
            <w:tcW w:w="1876" w:type="dxa"/>
            <w:tcBorders>
              <w:left w:val="single" w:sz="4" w:space="0" w:color="auto"/>
            </w:tcBorders>
            <w:noWrap/>
          </w:tcPr>
          <w:p w14:paraId="7A5F95E6" w14:textId="3BD15C20" w:rsidR="00C457B7" w:rsidRPr="00C457B7" w:rsidRDefault="00C457B7" w:rsidP="00C457B7">
            <w:pPr>
              <w:pStyle w:val="KeinLeerraum"/>
              <w:jc w:val="left"/>
              <w:rPr>
                <w:noProof/>
                <w:sz w:val="18"/>
                <w:szCs w:val="18"/>
              </w:rPr>
            </w:pPr>
            <w:r w:rsidRPr="00C457B7">
              <w:rPr>
                <w:color w:val="000000"/>
                <w:sz w:val="18"/>
                <w:szCs w:val="18"/>
              </w:rPr>
              <w:t>Birth in the last three years</w:t>
            </w:r>
          </w:p>
        </w:tc>
        <w:tc>
          <w:tcPr>
            <w:tcW w:w="1105" w:type="dxa"/>
            <w:tcBorders>
              <w:right w:val="single" w:sz="4" w:space="0" w:color="auto"/>
            </w:tcBorders>
            <w:noWrap/>
          </w:tcPr>
          <w:p w14:paraId="40069D41" w14:textId="69C81163" w:rsidR="00C457B7" w:rsidRPr="00C457B7" w:rsidRDefault="00C457B7" w:rsidP="00162F7F">
            <w:pPr>
              <w:pStyle w:val="KeinLeerraum"/>
              <w:jc w:val="center"/>
              <w:rPr>
                <w:noProof/>
                <w:sz w:val="18"/>
                <w:szCs w:val="18"/>
              </w:rPr>
            </w:pPr>
            <w:r w:rsidRPr="00C457B7">
              <w:rPr>
                <w:color w:val="000000"/>
                <w:sz w:val="18"/>
                <w:szCs w:val="18"/>
              </w:rPr>
              <w:t>58</w:t>
            </w:r>
          </w:p>
        </w:tc>
        <w:tc>
          <w:tcPr>
            <w:tcW w:w="1663" w:type="dxa"/>
            <w:gridSpan w:val="2"/>
            <w:tcBorders>
              <w:left w:val="single" w:sz="4" w:space="0" w:color="auto"/>
            </w:tcBorders>
            <w:noWrap/>
          </w:tcPr>
          <w:p w14:paraId="58CB9476" w14:textId="3B4FF408" w:rsidR="00C457B7" w:rsidRPr="00C457B7" w:rsidRDefault="00C457B7" w:rsidP="00C457B7">
            <w:pPr>
              <w:pStyle w:val="KeinLeerraum"/>
              <w:jc w:val="left"/>
              <w:rPr>
                <w:noProof/>
                <w:sz w:val="18"/>
                <w:szCs w:val="18"/>
              </w:rPr>
            </w:pPr>
            <w:r w:rsidRPr="00C457B7">
              <w:rPr>
                <w:color w:val="000000"/>
                <w:sz w:val="18"/>
                <w:szCs w:val="18"/>
              </w:rPr>
              <w:t>Tested for HIV</w:t>
            </w:r>
          </w:p>
        </w:tc>
        <w:tc>
          <w:tcPr>
            <w:tcW w:w="1105" w:type="dxa"/>
            <w:tcBorders>
              <w:right w:val="single" w:sz="4" w:space="0" w:color="auto"/>
            </w:tcBorders>
            <w:noWrap/>
          </w:tcPr>
          <w:p w14:paraId="150B6882" w14:textId="0551B46C" w:rsidR="00C457B7" w:rsidRPr="00C457B7" w:rsidRDefault="00C457B7" w:rsidP="00162F7F">
            <w:pPr>
              <w:pStyle w:val="KeinLeerraum"/>
              <w:jc w:val="center"/>
              <w:rPr>
                <w:noProof/>
                <w:sz w:val="18"/>
                <w:szCs w:val="18"/>
              </w:rPr>
            </w:pPr>
            <w:r w:rsidRPr="00C457B7">
              <w:rPr>
                <w:color w:val="000000"/>
                <w:sz w:val="18"/>
                <w:szCs w:val="18"/>
              </w:rPr>
              <w:t>23</w:t>
            </w:r>
          </w:p>
        </w:tc>
        <w:tc>
          <w:tcPr>
            <w:tcW w:w="1947" w:type="dxa"/>
            <w:gridSpan w:val="2"/>
            <w:tcBorders>
              <w:left w:val="single" w:sz="4" w:space="0" w:color="auto"/>
            </w:tcBorders>
            <w:noWrap/>
          </w:tcPr>
          <w:p w14:paraId="71B4FD71" w14:textId="2A833AB9" w:rsidR="00C457B7" w:rsidRPr="00C457B7" w:rsidRDefault="00C457B7" w:rsidP="00C457B7">
            <w:pPr>
              <w:pStyle w:val="KeinLeerraum"/>
              <w:jc w:val="left"/>
              <w:rPr>
                <w:noProof/>
                <w:sz w:val="18"/>
                <w:szCs w:val="18"/>
              </w:rPr>
            </w:pPr>
            <w:r w:rsidRPr="00C457B7">
              <w:rPr>
                <w:color w:val="000000"/>
                <w:sz w:val="18"/>
                <w:szCs w:val="18"/>
              </w:rPr>
              <w:t>Number of trips woman took in last 12 months</w:t>
            </w:r>
          </w:p>
        </w:tc>
        <w:tc>
          <w:tcPr>
            <w:tcW w:w="1105" w:type="dxa"/>
            <w:tcBorders>
              <w:right w:val="single" w:sz="4" w:space="0" w:color="auto"/>
            </w:tcBorders>
            <w:noWrap/>
          </w:tcPr>
          <w:p w14:paraId="476BDD6C" w14:textId="07709A7C" w:rsidR="00C457B7" w:rsidRPr="00C457B7" w:rsidRDefault="00C457B7" w:rsidP="00162F7F">
            <w:pPr>
              <w:pStyle w:val="KeinLeerraum"/>
              <w:jc w:val="center"/>
              <w:rPr>
                <w:noProof/>
                <w:sz w:val="18"/>
                <w:szCs w:val="18"/>
              </w:rPr>
            </w:pPr>
            <w:r w:rsidRPr="00C457B7">
              <w:rPr>
                <w:color w:val="000000"/>
                <w:sz w:val="18"/>
                <w:szCs w:val="18"/>
              </w:rPr>
              <w:t>88</w:t>
            </w:r>
          </w:p>
        </w:tc>
        <w:tc>
          <w:tcPr>
            <w:tcW w:w="1947" w:type="dxa"/>
            <w:gridSpan w:val="2"/>
            <w:tcBorders>
              <w:left w:val="single" w:sz="4" w:space="0" w:color="auto"/>
            </w:tcBorders>
            <w:noWrap/>
          </w:tcPr>
          <w:p w14:paraId="101A5E5D" w14:textId="05E34145" w:rsidR="00C457B7" w:rsidRPr="00C457B7" w:rsidRDefault="00C457B7" w:rsidP="00C457B7">
            <w:pPr>
              <w:pStyle w:val="KeinLeerraum"/>
              <w:jc w:val="left"/>
              <w:rPr>
                <w:noProof/>
                <w:sz w:val="18"/>
                <w:szCs w:val="18"/>
              </w:rPr>
            </w:pPr>
            <w:r w:rsidRPr="00C457B7">
              <w:rPr>
                <w:color w:val="000000"/>
                <w:sz w:val="18"/>
                <w:szCs w:val="18"/>
              </w:rPr>
              <w:t>Pregnant</w:t>
            </w:r>
          </w:p>
        </w:tc>
        <w:tc>
          <w:tcPr>
            <w:tcW w:w="1110" w:type="dxa"/>
            <w:noWrap/>
          </w:tcPr>
          <w:p w14:paraId="5EA2DF5D" w14:textId="7A4BACB5" w:rsidR="00C457B7" w:rsidRPr="00C457B7" w:rsidRDefault="00C457B7" w:rsidP="00162F7F">
            <w:pPr>
              <w:pStyle w:val="KeinLeerraum"/>
              <w:jc w:val="center"/>
              <w:rPr>
                <w:noProof/>
                <w:sz w:val="18"/>
                <w:szCs w:val="18"/>
              </w:rPr>
            </w:pPr>
            <w:r w:rsidRPr="00C457B7">
              <w:rPr>
                <w:color w:val="000000"/>
                <w:sz w:val="18"/>
                <w:szCs w:val="18"/>
              </w:rPr>
              <w:t>11</w:t>
            </w:r>
          </w:p>
        </w:tc>
      </w:tr>
      <w:tr w:rsidR="00C457B7" w:rsidRPr="002A0CB6" w14:paraId="30D36464" w14:textId="77777777" w:rsidTr="00162F7F">
        <w:trPr>
          <w:trHeight w:val="290"/>
        </w:trPr>
        <w:tc>
          <w:tcPr>
            <w:tcW w:w="1134" w:type="dxa"/>
            <w:tcBorders>
              <w:right w:val="single" w:sz="4" w:space="0" w:color="auto"/>
            </w:tcBorders>
            <w:noWrap/>
            <w:hideMark/>
          </w:tcPr>
          <w:p w14:paraId="5D5C0F39" w14:textId="77777777" w:rsidR="00C457B7" w:rsidRPr="002A0CB6" w:rsidRDefault="00C457B7" w:rsidP="00C457B7">
            <w:pPr>
              <w:pStyle w:val="KeinLeerraum"/>
              <w:rPr>
                <w:noProof/>
                <w:sz w:val="18"/>
                <w:szCs w:val="18"/>
              </w:rPr>
            </w:pPr>
            <w:r w:rsidRPr="002A0CB6">
              <w:rPr>
                <w:noProof/>
                <w:sz w:val="18"/>
                <w:szCs w:val="18"/>
              </w:rPr>
              <w:t>DRC</w:t>
            </w:r>
          </w:p>
        </w:tc>
        <w:tc>
          <w:tcPr>
            <w:tcW w:w="1895" w:type="dxa"/>
            <w:tcBorders>
              <w:left w:val="single" w:sz="4" w:space="0" w:color="auto"/>
            </w:tcBorders>
            <w:noWrap/>
          </w:tcPr>
          <w:p w14:paraId="2FC0EDBA" w14:textId="442DA83F" w:rsidR="00C457B7" w:rsidRPr="00C457B7" w:rsidRDefault="00C457B7" w:rsidP="00C457B7">
            <w:pPr>
              <w:pStyle w:val="KeinLeerraum"/>
              <w:jc w:val="left"/>
              <w:rPr>
                <w:noProof/>
                <w:sz w:val="18"/>
                <w:szCs w:val="18"/>
              </w:rPr>
            </w:pPr>
            <w:r w:rsidRPr="00C457B7">
              <w:rPr>
                <w:color w:val="000000"/>
                <w:sz w:val="18"/>
                <w:szCs w:val="18"/>
              </w:rPr>
              <w:t>Tuberculosis injection in the last 12 months</w:t>
            </w:r>
          </w:p>
        </w:tc>
        <w:tc>
          <w:tcPr>
            <w:tcW w:w="1105" w:type="dxa"/>
            <w:tcBorders>
              <w:right w:val="single" w:sz="4" w:space="0" w:color="auto"/>
            </w:tcBorders>
            <w:noWrap/>
          </w:tcPr>
          <w:p w14:paraId="176CC141" w14:textId="269C428B" w:rsidR="00C457B7" w:rsidRPr="00C457B7" w:rsidRDefault="00C457B7" w:rsidP="00162F7F">
            <w:pPr>
              <w:pStyle w:val="KeinLeerraum"/>
              <w:jc w:val="center"/>
              <w:rPr>
                <w:noProof/>
                <w:sz w:val="18"/>
                <w:szCs w:val="18"/>
              </w:rPr>
            </w:pPr>
            <w:r w:rsidRPr="00C457B7">
              <w:rPr>
                <w:color w:val="000000"/>
                <w:sz w:val="18"/>
                <w:szCs w:val="18"/>
              </w:rPr>
              <w:t>100</w:t>
            </w:r>
          </w:p>
        </w:tc>
        <w:tc>
          <w:tcPr>
            <w:tcW w:w="1876" w:type="dxa"/>
            <w:tcBorders>
              <w:left w:val="single" w:sz="4" w:space="0" w:color="auto"/>
            </w:tcBorders>
            <w:noWrap/>
          </w:tcPr>
          <w:p w14:paraId="423E956F" w14:textId="53B1972D" w:rsidR="00C457B7" w:rsidRPr="00C457B7" w:rsidRDefault="00C457B7" w:rsidP="00C457B7">
            <w:pPr>
              <w:pStyle w:val="KeinLeerraum"/>
              <w:jc w:val="left"/>
              <w:rPr>
                <w:noProof/>
                <w:sz w:val="18"/>
                <w:szCs w:val="18"/>
              </w:rPr>
            </w:pPr>
            <w:r w:rsidRPr="00C457B7">
              <w:rPr>
                <w:color w:val="000000"/>
                <w:sz w:val="18"/>
                <w:szCs w:val="18"/>
              </w:rPr>
              <w:t>Has child at home</w:t>
            </w:r>
          </w:p>
        </w:tc>
        <w:tc>
          <w:tcPr>
            <w:tcW w:w="1105" w:type="dxa"/>
            <w:tcBorders>
              <w:right w:val="single" w:sz="4" w:space="0" w:color="auto"/>
            </w:tcBorders>
            <w:noWrap/>
          </w:tcPr>
          <w:p w14:paraId="75F78D5A" w14:textId="5F017A87" w:rsidR="00C457B7" w:rsidRPr="00C457B7" w:rsidRDefault="00C457B7" w:rsidP="00162F7F">
            <w:pPr>
              <w:pStyle w:val="KeinLeerraum"/>
              <w:jc w:val="center"/>
              <w:rPr>
                <w:noProof/>
                <w:sz w:val="18"/>
                <w:szCs w:val="18"/>
              </w:rPr>
            </w:pPr>
            <w:r w:rsidRPr="00C457B7">
              <w:rPr>
                <w:color w:val="000000"/>
                <w:sz w:val="18"/>
                <w:szCs w:val="18"/>
              </w:rPr>
              <w:t>27</w:t>
            </w:r>
          </w:p>
        </w:tc>
        <w:tc>
          <w:tcPr>
            <w:tcW w:w="1663" w:type="dxa"/>
            <w:gridSpan w:val="2"/>
            <w:tcBorders>
              <w:left w:val="single" w:sz="4" w:space="0" w:color="auto"/>
            </w:tcBorders>
            <w:noWrap/>
          </w:tcPr>
          <w:p w14:paraId="34F6A138" w14:textId="56C67D6F" w:rsidR="00C457B7" w:rsidRPr="00C457B7" w:rsidRDefault="00C457B7" w:rsidP="00C457B7">
            <w:pPr>
              <w:pStyle w:val="KeinLeerraum"/>
              <w:jc w:val="left"/>
              <w:rPr>
                <w:noProof/>
                <w:sz w:val="18"/>
                <w:szCs w:val="18"/>
              </w:rPr>
            </w:pPr>
            <w:r w:rsidRPr="00C457B7">
              <w:rPr>
                <w:color w:val="000000"/>
                <w:sz w:val="18"/>
                <w:szCs w:val="18"/>
              </w:rPr>
              <w:t>Birth in the last three years</w:t>
            </w:r>
          </w:p>
        </w:tc>
        <w:tc>
          <w:tcPr>
            <w:tcW w:w="1105" w:type="dxa"/>
            <w:tcBorders>
              <w:right w:val="single" w:sz="4" w:space="0" w:color="auto"/>
            </w:tcBorders>
            <w:noWrap/>
          </w:tcPr>
          <w:p w14:paraId="7493ADFE" w14:textId="17C6F6D9" w:rsidR="00C457B7" w:rsidRPr="00C457B7" w:rsidRDefault="00C457B7" w:rsidP="00162F7F">
            <w:pPr>
              <w:pStyle w:val="KeinLeerraum"/>
              <w:jc w:val="center"/>
              <w:rPr>
                <w:noProof/>
                <w:sz w:val="18"/>
                <w:szCs w:val="18"/>
              </w:rPr>
            </w:pPr>
            <w:r w:rsidRPr="00C457B7">
              <w:rPr>
                <w:color w:val="000000"/>
                <w:sz w:val="18"/>
                <w:szCs w:val="18"/>
              </w:rPr>
              <w:t>24</w:t>
            </w:r>
          </w:p>
        </w:tc>
        <w:tc>
          <w:tcPr>
            <w:tcW w:w="1947" w:type="dxa"/>
            <w:gridSpan w:val="2"/>
            <w:tcBorders>
              <w:left w:val="single" w:sz="4" w:space="0" w:color="auto"/>
            </w:tcBorders>
            <w:noWrap/>
          </w:tcPr>
          <w:p w14:paraId="6086E281" w14:textId="46F8AF69" w:rsidR="00C457B7" w:rsidRPr="00C457B7" w:rsidRDefault="00C457B7" w:rsidP="00C457B7">
            <w:pPr>
              <w:pStyle w:val="KeinLeerraum"/>
              <w:jc w:val="left"/>
              <w:rPr>
                <w:noProof/>
                <w:sz w:val="18"/>
                <w:szCs w:val="18"/>
              </w:rPr>
            </w:pPr>
            <w:r w:rsidRPr="00C457B7">
              <w:rPr>
                <w:color w:val="000000"/>
                <w:sz w:val="18"/>
                <w:szCs w:val="18"/>
              </w:rPr>
              <w:t>*Married or with a partner</w:t>
            </w:r>
          </w:p>
        </w:tc>
        <w:tc>
          <w:tcPr>
            <w:tcW w:w="1105" w:type="dxa"/>
            <w:tcBorders>
              <w:right w:val="single" w:sz="4" w:space="0" w:color="auto"/>
            </w:tcBorders>
            <w:noWrap/>
          </w:tcPr>
          <w:p w14:paraId="31AC6B2C" w14:textId="4D6E1B0C" w:rsidR="00C457B7" w:rsidRPr="00C457B7" w:rsidRDefault="00C457B7" w:rsidP="00162F7F">
            <w:pPr>
              <w:pStyle w:val="KeinLeerraum"/>
              <w:jc w:val="center"/>
              <w:rPr>
                <w:noProof/>
                <w:sz w:val="18"/>
                <w:szCs w:val="18"/>
              </w:rPr>
            </w:pPr>
            <w:r w:rsidRPr="00C457B7">
              <w:rPr>
                <w:color w:val="000000"/>
                <w:sz w:val="18"/>
                <w:szCs w:val="18"/>
              </w:rPr>
              <w:t>15</w:t>
            </w:r>
          </w:p>
        </w:tc>
        <w:tc>
          <w:tcPr>
            <w:tcW w:w="1947" w:type="dxa"/>
            <w:gridSpan w:val="2"/>
            <w:tcBorders>
              <w:left w:val="single" w:sz="4" w:space="0" w:color="auto"/>
            </w:tcBorders>
            <w:noWrap/>
          </w:tcPr>
          <w:p w14:paraId="3E983793" w14:textId="14107547" w:rsidR="00C457B7" w:rsidRPr="00C457B7" w:rsidRDefault="00C457B7" w:rsidP="00C457B7">
            <w:pPr>
              <w:pStyle w:val="KeinLeerraum"/>
              <w:jc w:val="left"/>
              <w:rPr>
                <w:noProof/>
                <w:sz w:val="18"/>
                <w:szCs w:val="18"/>
              </w:rPr>
            </w:pPr>
            <w:r w:rsidRPr="00C457B7">
              <w:rPr>
                <w:color w:val="000000"/>
                <w:sz w:val="18"/>
                <w:szCs w:val="18"/>
              </w:rPr>
              <w:t>Number of trips woman took in last 12 months</w:t>
            </w:r>
          </w:p>
        </w:tc>
        <w:tc>
          <w:tcPr>
            <w:tcW w:w="1110" w:type="dxa"/>
            <w:noWrap/>
          </w:tcPr>
          <w:p w14:paraId="7098CBE8" w14:textId="566FD712" w:rsidR="00C457B7" w:rsidRPr="00C457B7" w:rsidRDefault="00C457B7" w:rsidP="00162F7F">
            <w:pPr>
              <w:pStyle w:val="KeinLeerraum"/>
              <w:jc w:val="center"/>
              <w:rPr>
                <w:noProof/>
                <w:sz w:val="18"/>
                <w:szCs w:val="18"/>
              </w:rPr>
            </w:pPr>
            <w:r w:rsidRPr="00C457B7">
              <w:rPr>
                <w:color w:val="000000"/>
                <w:sz w:val="18"/>
                <w:szCs w:val="18"/>
              </w:rPr>
              <w:t>13</w:t>
            </w:r>
          </w:p>
        </w:tc>
      </w:tr>
      <w:tr w:rsidR="00C457B7" w:rsidRPr="002A0CB6" w14:paraId="1D63DC1E" w14:textId="77777777" w:rsidTr="00162F7F">
        <w:trPr>
          <w:trHeight w:val="290"/>
        </w:trPr>
        <w:tc>
          <w:tcPr>
            <w:tcW w:w="1134" w:type="dxa"/>
            <w:tcBorders>
              <w:right w:val="single" w:sz="4" w:space="0" w:color="auto"/>
            </w:tcBorders>
            <w:noWrap/>
            <w:hideMark/>
          </w:tcPr>
          <w:p w14:paraId="38BF1364" w14:textId="77777777" w:rsidR="00C457B7" w:rsidRPr="002A0CB6" w:rsidRDefault="00C457B7" w:rsidP="00C457B7">
            <w:pPr>
              <w:pStyle w:val="KeinLeerraum"/>
              <w:rPr>
                <w:noProof/>
                <w:sz w:val="18"/>
                <w:szCs w:val="18"/>
              </w:rPr>
            </w:pPr>
            <w:r w:rsidRPr="002A0CB6">
              <w:rPr>
                <w:noProof/>
                <w:sz w:val="18"/>
                <w:szCs w:val="18"/>
              </w:rPr>
              <w:t>Eswatini</w:t>
            </w:r>
          </w:p>
        </w:tc>
        <w:tc>
          <w:tcPr>
            <w:tcW w:w="1895" w:type="dxa"/>
            <w:tcBorders>
              <w:left w:val="single" w:sz="4" w:space="0" w:color="auto"/>
            </w:tcBorders>
            <w:noWrap/>
          </w:tcPr>
          <w:p w14:paraId="1557AC9C" w14:textId="1B9AA2CF" w:rsidR="00C457B7" w:rsidRPr="00C457B7" w:rsidRDefault="00C457B7" w:rsidP="00C457B7">
            <w:pPr>
              <w:pStyle w:val="KeinLeerraum"/>
              <w:jc w:val="left"/>
              <w:rPr>
                <w:noProof/>
                <w:sz w:val="18"/>
                <w:szCs w:val="18"/>
              </w:rPr>
            </w:pPr>
            <w:r w:rsidRPr="00C457B7">
              <w:rPr>
                <w:color w:val="000000"/>
                <w:sz w:val="18"/>
                <w:szCs w:val="18"/>
              </w:rPr>
              <w:t>Birth in the last three years</w:t>
            </w:r>
          </w:p>
        </w:tc>
        <w:tc>
          <w:tcPr>
            <w:tcW w:w="1105" w:type="dxa"/>
            <w:tcBorders>
              <w:right w:val="single" w:sz="4" w:space="0" w:color="auto"/>
            </w:tcBorders>
            <w:noWrap/>
          </w:tcPr>
          <w:p w14:paraId="5F85A8DF" w14:textId="1664ADCD" w:rsidR="00C457B7" w:rsidRPr="00C457B7" w:rsidRDefault="00C457B7" w:rsidP="00162F7F">
            <w:pPr>
              <w:pStyle w:val="KeinLeerraum"/>
              <w:jc w:val="center"/>
              <w:rPr>
                <w:noProof/>
                <w:sz w:val="18"/>
                <w:szCs w:val="18"/>
              </w:rPr>
            </w:pPr>
            <w:r w:rsidRPr="00C457B7">
              <w:rPr>
                <w:color w:val="000000"/>
                <w:sz w:val="18"/>
                <w:szCs w:val="18"/>
              </w:rPr>
              <w:t>100</w:t>
            </w:r>
          </w:p>
        </w:tc>
        <w:tc>
          <w:tcPr>
            <w:tcW w:w="1876" w:type="dxa"/>
            <w:tcBorders>
              <w:left w:val="single" w:sz="4" w:space="0" w:color="auto"/>
            </w:tcBorders>
            <w:noWrap/>
          </w:tcPr>
          <w:p w14:paraId="25AC68CD" w14:textId="2F6C59B4" w:rsidR="00C457B7" w:rsidRPr="00C457B7" w:rsidRDefault="00C457B7" w:rsidP="00C457B7">
            <w:pPr>
              <w:pStyle w:val="KeinLeerraum"/>
              <w:jc w:val="left"/>
              <w:rPr>
                <w:noProof/>
                <w:sz w:val="18"/>
                <w:szCs w:val="18"/>
              </w:rPr>
            </w:pPr>
            <w:r w:rsidRPr="00C457B7">
              <w:rPr>
                <w:color w:val="000000"/>
                <w:sz w:val="18"/>
                <w:szCs w:val="18"/>
              </w:rPr>
              <w:t>Tuberculosis injection in the last 12 months</w:t>
            </w:r>
          </w:p>
        </w:tc>
        <w:tc>
          <w:tcPr>
            <w:tcW w:w="1105" w:type="dxa"/>
            <w:tcBorders>
              <w:right w:val="single" w:sz="4" w:space="0" w:color="auto"/>
            </w:tcBorders>
            <w:noWrap/>
          </w:tcPr>
          <w:p w14:paraId="623D48A0" w14:textId="6ABA2C20" w:rsidR="00C457B7" w:rsidRPr="00C457B7" w:rsidRDefault="00C457B7" w:rsidP="00162F7F">
            <w:pPr>
              <w:pStyle w:val="KeinLeerraum"/>
              <w:jc w:val="center"/>
              <w:rPr>
                <w:noProof/>
                <w:sz w:val="18"/>
                <w:szCs w:val="18"/>
              </w:rPr>
            </w:pPr>
            <w:r w:rsidRPr="00C457B7">
              <w:rPr>
                <w:color w:val="000000"/>
                <w:sz w:val="18"/>
                <w:szCs w:val="18"/>
              </w:rPr>
              <w:t>99</w:t>
            </w:r>
          </w:p>
        </w:tc>
        <w:tc>
          <w:tcPr>
            <w:tcW w:w="1663" w:type="dxa"/>
            <w:gridSpan w:val="2"/>
            <w:tcBorders>
              <w:left w:val="single" w:sz="4" w:space="0" w:color="auto"/>
            </w:tcBorders>
            <w:noWrap/>
          </w:tcPr>
          <w:p w14:paraId="64181F41" w14:textId="033BAA62" w:rsidR="00C457B7" w:rsidRPr="00C457B7" w:rsidRDefault="00C457B7" w:rsidP="00C457B7">
            <w:pPr>
              <w:pStyle w:val="KeinLeerraum"/>
              <w:jc w:val="left"/>
              <w:rPr>
                <w:noProof/>
                <w:sz w:val="18"/>
                <w:szCs w:val="18"/>
              </w:rPr>
            </w:pPr>
            <w:r w:rsidRPr="00C457B7">
              <w:rPr>
                <w:color w:val="000000"/>
                <w:sz w:val="18"/>
                <w:szCs w:val="18"/>
              </w:rPr>
              <w:t>Ever gave birth</w:t>
            </w:r>
          </w:p>
        </w:tc>
        <w:tc>
          <w:tcPr>
            <w:tcW w:w="1105" w:type="dxa"/>
            <w:tcBorders>
              <w:right w:val="single" w:sz="4" w:space="0" w:color="auto"/>
            </w:tcBorders>
            <w:noWrap/>
          </w:tcPr>
          <w:p w14:paraId="0C73E77E" w14:textId="23043484" w:rsidR="00C457B7" w:rsidRPr="00C457B7" w:rsidRDefault="00C457B7" w:rsidP="00162F7F">
            <w:pPr>
              <w:pStyle w:val="KeinLeerraum"/>
              <w:jc w:val="center"/>
              <w:rPr>
                <w:noProof/>
                <w:sz w:val="18"/>
                <w:szCs w:val="18"/>
              </w:rPr>
            </w:pPr>
            <w:r w:rsidRPr="00C457B7">
              <w:rPr>
                <w:color w:val="000000"/>
                <w:sz w:val="18"/>
                <w:szCs w:val="18"/>
              </w:rPr>
              <w:t>37</w:t>
            </w:r>
          </w:p>
        </w:tc>
        <w:tc>
          <w:tcPr>
            <w:tcW w:w="1947" w:type="dxa"/>
            <w:gridSpan w:val="2"/>
            <w:tcBorders>
              <w:left w:val="single" w:sz="4" w:space="0" w:color="auto"/>
            </w:tcBorders>
            <w:noWrap/>
          </w:tcPr>
          <w:p w14:paraId="55848F4F" w14:textId="735F674C" w:rsidR="00C457B7" w:rsidRPr="00C457B7" w:rsidRDefault="00C457B7" w:rsidP="00C457B7">
            <w:pPr>
              <w:pStyle w:val="KeinLeerraum"/>
              <w:jc w:val="left"/>
              <w:rPr>
                <w:noProof/>
                <w:sz w:val="18"/>
                <w:szCs w:val="18"/>
              </w:rPr>
            </w:pPr>
            <w:r w:rsidRPr="00C457B7">
              <w:rPr>
                <w:color w:val="000000"/>
                <w:sz w:val="18"/>
                <w:szCs w:val="18"/>
              </w:rPr>
              <w:t>Body Mass Index</w:t>
            </w:r>
          </w:p>
        </w:tc>
        <w:tc>
          <w:tcPr>
            <w:tcW w:w="1105" w:type="dxa"/>
            <w:tcBorders>
              <w:right w:val="single" w:sz="4" w:space="0" w:color="auto"/>
            </w:tcBorders>
            <w:noWrap/>
          </w:tcPr>
          <w:p w14:paraId="597AAEED" w14:textId="2E0ABA0F" w:rsidR="00C457B7" w:rsidRPr="00C457B7" w:rsidRDefault="00C457B7" w:rsidP="00162F7F">
            <w:pPr>
              <w:pStyle w:val="KeinLeerraum"/>
              <w:jc w:val="center"/>
              <w:rPr>
                <w:noProof/>
                <w:sz w:val="18"/>
                <w:szCs w:val="18"/>
              </w:rPr>
            </w:pPr>
            <w:r w:rsidRPr="00C457B7">
              <w:rPr>
                <w:color w:val="000000"/>
                <w:sz w:val="18"/>
                <w:szCs w:val="18"/>
              </w:rPr>
              <w:t>13</w:t>
            </w:r>
          </w:p>
        </w:tc>
        <w:tc>
          <w:tcPr>
            <w:tcW w:w="1947" w:type="dxa"/>
            <w:gridSpan w:val="2"/>
            <w:tcBorders>
              <w:left w:val="single" w:sz="4" w:space="0" w:color="auto"/>
            </w:tcBorders>
            <w:noWrap/>
          </w:tcPr>
          <w:p w14:paraId="5295A325" w14:textId="6C909734" w:rsidR="00C457B7" w:rsidRPr="00C457B7" w:rsidRDefault="00C457B7" w:rsidP="00C457B7">
            <w:pPr>
              <w:pStyle w:val="KeinLeerraum"/>
              <w:jc w:val="left"/>
              <w:rPr>
                <w:noProof/>
                <w:sz w:val="18"/>
                <w:szCs w:val="18"/>
              </w:rPr>
            </w:pPr>
            <w:r w:rsidRPr="00C457B7">
              <w:rPr>
                <w:color w:val="000000"/>
                <w:sz w:val="18"/>
                <w:szCs w:val="18"/>
              </w:rPr>
              <w:t>Has child at home</w:t>
            </w:r>
          </w:p>
        </w:tc>
        <w:tc>
          <w:tcPr>
            <w:tcW w:w="1110" w:type="dxa"/>
            <w:noWrap/>
          </w:tcPr>
          <w:p w14:paraId="51A0B59B" w14:textId="0205AA38" w:rsidR="00C457B7" w:rsidRPr="00C457B7" w:rsidRDefault="00C457B7" w:rsidP="00162F7F">
            <w:pPr>
              <w:pStyle w:val="KeinLeerraum"/>
              <w:jc w:val="center"/>
              <w:rPr>
                <w:noProof/>
                <w:sz w:val="18"/>
                <w:szCs w:val="18"/>
              </w:rPr>
            </w:pPr>
            <w:r w:rsidRPr="00C457B7">
              <w:rPr>
                <w:color w:val="000000"/>
                <w:sz w:val="18"/>
                <w:szCs w:val="18"/>
              </w:rPr>
              <w:t>9</w:t>
            </w:r>
          </w:p>
        </w:tc>
      </w:tr>
      <w:tr w:rsidR="00C457B7" w:rsidRPr="002A0CB6" w14:paraId="5999C3DE" w14:textId="77777777" w:rsidTr="00162F7F">
        <w:trPr>
          <w:trHeight w:val="290"/>
        </w:trPr>
        <w:tc>
          <w:tcPr>
            <w:tcW w:w="1134" w:type="dxa"/>
            <w:tcBorders>
              <w:right w:val="single" w:sz="4" w:space="0" w:color="auto"/>
            </w:tcBorders>
            <w:noWrap/>
            <w:hideMark/>
          </w:tcPr>
          <w:p w14:paraId="1B003874" w14:textId="77777777" w:rsidR="00C457B7" w:rsidRPr="002A0CB6" w:rsidRDefault="00C457B7" w:rsidP="00C457B7">
            <w:pPr>
              <w:pStyle w:val="KeinLeerraum"/>
              <w:rPr>
                <w:noProof/>
                <w:sz w:val="18"/>
                <w:szCs w:val="18"/>
              </w:rPr>
            </w:pPr>
            <w:r w:rsidRPr="002A0CB6">
              <w:rPr>
                <w:noProof/>
                <w:sz w:val="18"/>
                <w:szCs w:val="18"/>
              </w:rPr>
              <w:t>Ethiopia</w:t>
            </w:r>
          </w:p>
        </w:tc>
        <w:tc>
          <w:tcPr>
            <w:tcW w:w="1895" w:type="dxa"/>
            <w:tcBorders>
              <w:left w:val="single" w:sz="4" w:space="0" w:color="auto"/>
            </w:tcBorders>
            <w:noWrap/>
          </w:tcPr>
          <w:p w14:paraId="72826D8A" w14:textId="2E5FD16E" w:rsidR="00C457B7" w:rsidRPr="00C457B7" w:rsidRDefault="00C457B7" w:rsidP="00C457B7">
            <w:pPr>
              <w:pStyle w:val="KeinLeerraum"/>
              <w:jc w:val="left"/>
              <w:rPr>
                <w:noProof/>
                <w:sz w:val="18"/>
                <w:szCs w:val="18"/>
              </w:rPr>
            </w:pPr>
            <w:r w:rsidRPr="00C457B7">
              <w:rPr>
                <w:color w:val="000000"/>
                <w:sz w:val="18"/>
                <w:szCs w:val="18"/>
              </w:rPr>
              <w:t>Tuberculosis injection in the last 12 months</w:t>
            </w:r>
          </w:p>
        </w:tc>
        <w:tc>
          <w:tcPr>
            <w:tcW w:w="1105" w:type="dxa"/>
            <w:tcBorders>
              <w:right w:val="single" w:sz="4" w:space="0" w:color="auto"/>
            </w:tcBorders>
            <w:noWrap/>
          </w:tcPr>
          <w:p w14:paraId="10B13834" w14:textId="2CF22D73" w:rsidR="00C457B7" w:rsidRPr="00C457B7" w:rsidRDefault="00C457B7" w:rsidP="00162F7F">
            <w:pPr>
              <w:pStyle w:val="KeinLeerraum"/>
              <w:jc w:val="center"/>
              <w:rPr>
                <w:noProof/>
                <w:sz w:val="18"/>
                <w:szCs w:val="18"/>
              </w:rPr>
            </w:pPr>
            <w:r w:rsidRPr="00C457B7">
              <w:rPr>
                <w:color w:val="000000"/>
                <w:sz w:val="18"/>
                <w:szCs w:val="18"/>
              </w:rPr>
              <w:t>100</w:t>
            </w:r>
          </w:p>
        </w:tc>
        <w:tc>
          <w:tcPr>
            <w:tcW w:w="1876" w:type="dxa"/>
            <w:tcBorders>
              <w:left w:val="single" w:sz="4" w:space="0" w:color="auto"/>
            </w:tcBorders>
            <w:noWrap/>
          </w:tcPr>
          <w:p w14:paraId="79C5DA1C" w14:textId="61C66001" w:rsidR="00C457B7" w:rsidRPr="00C457B7" w:rsidRDefault="00C457B7" w:rsidP="00C457B7">
            <w:pPr>
              <w:pStyle w:val="KeinLeerraum"/>
              <w:jc w:val="left"/>
              <w:rPr>
                <w:noProof/>
                <w:sz w:val="18"/>
                <w:szCs w:val="18"/>
              </w:rPr>
            </w:pPr>
            <w:r w:rsidRPr="00C457B7">
              <w:rPr>
                <w:color w:val="000000"/>
                <w:sz w:val="18"/>
                <w:szCs w:val="18"/>
              </w:rPr>
              <w:t>Tested for HIV</w:t>
            </w:r>
          </w:p>
        </w:tc>
        <w:tc>
          <w:tcPr>
            <w:tcW w:w="1105" w:type="dxa"/>
            <w:tcBorders>
              <w:right w:val="single" w:sz="4" w:space="0" w:color="auto"/>
            </w:tcBorders>
            <w:noWrap/>
          </w:tcPr>
          <w:p w14:paraId="364D5F5B" w14:textId="125DEE4B" w:rsidR="00C457B7" w:rsidRPr="00C457B7" w:rsidRDefault="00C457B7" w:rsidP="00162F7F">
            <w:pPr>
              <w:pStyle w:val="KeinLeerraum"/>
              <w:jc w:val="center"/>
              <w:rPr>
                <w:noProof/>
                <w:sz w:val="18"/>
                <w:szCs w:val="18"/>
              </w:rPr>
            </w:pPr>
            <w:r w:rsidRPr="00C457B7">
              <w:rPr>
                <w:color w:val="000000"/>
                <w:sz w:val="18"/>
                <w:szCs w:val="18"/>
              </w:rPr>
              <w:t>99</w:t>
            </w:r>
          </w:p>
        </w:tc>
        <w:tc>
          <w:tcPr>
            <w:tcW w:w="1663" w:type="dxa"/>
            <w:gridSpan w:val="2"/>
            <w:tcBorders>
              <w:left w:val="single" w:sz="4" w:space="0" w:color="auto"/>
            </w:tcBorders>
            <w:noWrap/>
          </w:tcPr>
          <w:p w14:paraId="514FF136" w14:textId="388B6440" w:rsidR="00C457B7" w:rsidRPr="00C457B7" w:rsidRDefault="00C457B7" w:rsidP="00C457B7">
            <w:pPr>
              <w:pStyle w:val="KeinLeerraum"/>
              <w:jc w:val="left"/>
              <w:rPr>
                <w:noProof/>
                <w:sz w:val="18"/>
                <w:szCs w:val="18"/>
              </w:rPr>
            </w:pPr>
            <w:r w:rsidRPr="00C457B7">
              <w:rPr>
                <w:color w:val="000000"/>
                <w:sz w:val="18"/>
                <w:szCs w:val="18"/>
              </w:rPr>
              <w:t>Ever gave birth</w:t>
            </w:r>
          </w:p>
        </w:tc>
        <w:tc>
          <w:tcPr>
            <w:tcW w:w="1105" w:type="dxa"/>
            <w:tcBorders>
              <w:right w:val="single" w:sz="4" w:space="0" w:color="auto"/>
            </w:tcBorders>
            <w:noWrap/>
          </w:tcPr>
          <w:p w14:paraId="02E58594" w14:textId="5691BD25" w:rsidR="00C457B7" w:rsidRPr="00C457B7" w:rsidRDefault="00C457B7" w:rsidP="00162F7F">
            <w:pPr>
              <w:pStyle w:val="KeinLeerraum"/>
              <w:jc w:val="center"/>
              <w:rPr>
                <w:noProof/>
                <w:sz w:val="18"/>
                <w:szCs w:val="18"/>
              </w:rPr>
            </w:pPr>
            <w:r w:rsidRPr="00C457B7">
              <w:rPr>
                <w:color w:val="000000"/>
                <w:sz w:val="18"/>
                <w:szCs w:val="18"/>
              </w:rPr>
              <w:t>32</w:t>
            </w:r>
          </w:p>
        </w:tc>
        <w:tc>
          <w:tcPr>
            <w:tcW w:w="1947" w:type="dxa"/>
            <w:gridSpan w:val="2"/>
            <w:tcBorders>
              <w:left w:val="single" w:sz="4" w:space="0" w:color="auto"/>
            </w:tcBorders>
            <w:noWrap/>
          </w:tcPr>
          <w:p w14:paraId="3A4233E4" w14:textId="301222BD" w:rsidR="00C457B7" w:rsidRPr="00C457B7" w:rsidRDefault="00C457B7" w:rsidP="00C457B7">
            <w:pPr>
              <w:pStyle w:val="KeinLeerraum"/>
              <w:jc w:val="left"/>
              <w:rPr>
                <w:noProof/>
                <w:sz w:val="18"/>
                <w:szCs w:val="18"/>
              </w:rPr>
            </w:pPr>
            <w:r w:rsidRPr="00C457B7">
              <w:rPr>
                <w:color w:val="000000"/>
                <w:sz w:val="18"/>
                <w:szCs w:val="18"/>
              </w:rPr>
              <w:t>*Married or with a partner</w:t>
            </w:r>
          </w:p>
        </w:tc>
        <w:tc>
          <w:tcPr>
            <w:tcW w:w="1105" w:type="dxa"/>
            <w:tcBorders>
              <w:right w:val="single" w:sz="4" w:space="0" w:color="auto"/>
            </w:tcBorders>
            <w:noWrap/>
          </w:tcPr>
          <w:p w14:paraId="18CD835B" w14:textId="42CB6E86" w:rsidR="00C457B7" w:rsidRPr="00C457B7" w:rsidRDefault="00C457B7" w:rsidP="00162F7F">
            <w:pPr>
              <w:pStyle w:val="KeinLeerraum"/>
              <w:jc w:val="center"/>
              <w:rPr>
                <w:noProof/>
                <w:sz w:val="18"/>
                <w:szCs w:val="18"/>
              </w:rPr>
            </w:pPr>
            <w:r w:rsidRPr="00C457B7">
              <w:rPr>
                <w:color w:val="000000"/>
                <w:sz w:val="18"/>
                <w:szCs w:val="18"/>
              </w:rPr>
              <w:t>29</w:t>
            </w:r>
          </w:p>
        </w:tc>
        <w:tc>
          <w:tcPr>
            <w:tcW w:w="1947" w:type="dxa"/>
            <w:gridSpan w:val="2"/>
            <w:tcBorders>
              <w:left w:val="single" w:sz="4" w:space="0" w:color="auto"/>
            </w:tcBorders>
            <w:noWrap/>
          </w:tcPr>
          <w:p w14:paraId="1F34F627" w14:textId="115BD78F" w:rsidR="00C457B7" w:rsidRPr="00C457B7" w:rsidRDefault="00C457B7" w:rsidP="00C457B7">
            <w:pPr>
              <w:pStyle w:val="KeinLeerraum"/>
              <w:jc w:val="left"/>
              <w:rPr>
                <w:noProof/>
                <w:sz w:val="18"/>
                <w:szCs w:val="18"/>
              </w:rPr>
            </w:pPr>
            <w:r w:rsidRPr="00C457B7">
              <w:rPr>
                <w:color w:val="000000"/>
                <w:sz w:val="18"/>
                <w:szCs w:val="18"/>
              </w:rPr>
              <w:t>Birth in the last three years</w:t>
            </w:r>
          </w:p>
        </w:tc>
        <w:tc>
          <w:tcPr>
            <w:tcW w:w="1110" w:type="dxa"/>
            <w:noWrap/>
          </w:tcPr>
          <w:p w14:paraId="4DD40392" w14:textId="0B694A5D" w:rsidR="00C457B7" w:rsidRPr="00C457B7" w:rsidRDefault="00C457B7" w:rsidP="00162F7F">
            <w:pPr>
              <w:pStyle w:val="KeinLeerraum"/>
              <w:jc w:val="center"/>
              <w:rPr>
                <w:noProof/>
                <w:sz w:val="18"/>
                <w:szCs w:val="18"/>
              </w:rPr>
            </w:pPr>
            <w:r w:rsidRPr="00C457B7">
              <w:rPr>
                <w:color w:val="000000"/>
                <w:sz w:val="18"/>
                <w:szCs w:val="18"/>
              </w:rPr>
              <w:t>27</w:t>
            </w:r>
          </w:p>
        </w:tc>
      </w:tr>
      <w:tr w:rsidR="00C457B7" w:rsidRPr="002A0CB6" w14:paraId="20C7252E" w14:textId="77777777" w:rsidTr="00162F7F">
        <w:trPr>
          <w:trHeight w:val="290"/>
        </w:trPr>
        <w:tc>
          <w:tcPr>
            <w:tcW w:w="1134" w:type="dxa"/>
            <w:tcBorders>
              <w:right w:val="single" w:sz="4" w:space="0" w:color="auto"/>
            </w:tcBorders>
            <w:noWrap/>
            <w:hideMark/>
          </w:tcPr>
          <w:p w14:paraId="7AFBEE97" w14:textId="77777777" w:rsidR="00C457B7" w:rsidRPr="002A0CB6" w:rsidRDefault="00C457B7" w:rsidP="00C457B7">
            <w:pPr>
              <w:pStyle w:val="KeinLeerraum"/>
              <w:rPr>
                <w:noProof/>
                <w:sz w:val="18"/>
                <w:szCs w:val="18"/>
              </w:rPr>
            </w:pPr>
            <w:r w:rsidRPr="002A0CB6">
              <w:rPr>
                <w:noProof/>
                <w:sz w:val="18"/>
                <w:szCs w:val="18"/>
              </w:rPr>
              <w:t>Ghana</w:t>
            </w:r>
          </w:p>
        </w:tc>
        <w:tc>
          <w:tcPr>
            <w:tcW w:w="1895" w:type="dxa"/>
            <w:tcBorders>
              <w:left w:val="single" w:sz="4" w:space="0" w:color="auto"/>
            </w:tcBorders>
            <w:noWrap/>
          </w:tcPr>
          <w:p w14:paraId="2DFD19FB" w14:textId="61569B37" w:rsidR="00C457B7" w:rsidRPr="00C457B7" w:rsidRDefault="00C457B7" w:rsidP="00C457B7">
            <w:pPr>
              <w:pStyle w:val="KeinLeerraum"/>
              <w:jc w:val="left"/>
              <w:rPr>
                <w:noProof/>
                <w:sz w:val="18"/>
                <w:szCs w:val="18"/>
              </w:rPr>
            </w:pPr>
            <w:r w:rsidRPr="00C457B7">
              <w:rPr>
                <w:color w:val="000000"/>
                <w:sz w:val="18"/>
                <w:szCs w:val="18"/>
              </w:rPr>
              <w:t>Tuberculosis injection in the last 12 months</w:t>
            </w:r>
          </w:p>
        </w:tc>
        <w:tc>
          <w:tcPr>
            <w:tcW w:w="1105" w:type="dxa"/>
            <w:tcBorders>
              <w:right w:val="single" w:sz="4" w:space="0" w:color="auto"/>
            </w:tcBorders>
            <w:noWrap/>
          </w:tcPr>
          <w:p w14:paraId="61DA873A" w14:textId="528D671E" w:rsidR="00C457B7" w:rsidRPr="00C457B7" w:rsidRDefault="00C457B7" w:rsidP="00162F7F">
            <w:pPr>
              <w:pStyle w:val="KeinLeerraum"/>
              <w:jc w:val="center"/>
              <w:rPr>
                <w:noProof/>
                <w:sz w:val="18"/>
                <w:szCs w:val="18"/>
              </w:rPr>
            </w:pPr>
            <w:r w:rsidRPr="00C457B7">
              <w:rPr>
                <w:color w:val="000000"/>
                <w:sz w:val="18"/>
                <w:szCs w:val="18"/>
              </w:rPr>
              <w:t>100</w:t>
            </w:r>
          </w:p>
        </w:tc>
        <w:tc>
          <w:tcPr>
            <w:tcW w:w="1876" w:type="dxa"/>
            <w:tcBorders>
              <w:left w:val="single" w:sz="4" w:space="0" w:color="auto"/>
            </w:tcBorders>
            <w:noWrap/>
          </w:tcPr>
          <w:p w14:paraId="17829C22" w14:textId="15B9D772" w:rsidR="00C457B7" w:rsidRPr="00C457B7" w:rsidRDefault="00C457B7" w:rsidP="00C457B7">
            <w:pPr>
              <w:pStyle w:val="KeinLeerraum"/>
              <w:jc w:val="left"/>
              <w:rPr>
                <w:noProof/>
                <w:sz w:val="18"/>
                <w:szCs w:val="18"/>
              </w:rPr>
            </w:pPr>
            <w:r w:rsidRPr="00C457B7">
              <w:rPr>
                <w:color w:val="000000"/>
                <w:sz w:val="18"/>
                <w:szCs w:val="18"/>
              </w:rPr>
              <w:t>Birth in the last three years</w:t>
            </w:r>
          </w:p>
        </w:tc>
        <w:tc>
          <w:tcPr>
            <w:tcW w:w="1105" w:type="dxa"/>
            <w:tcBorders>
              <w:right w:val="single" w:sz="4" w:space="0" w:color="auto"/>
            </w:tcBorders>
            <w:noWrap/>
          </w:tcPr>
          <w:p w14:paraId="08AC7296" w14:textId="158AF952" w:rsidR="00C457B7" w:rsidRPr="00C457B7" w:rsidRDefault="00C457B7" w:rsidP="00162F7F">
            <w:pPr>
              <w:pStyle w:val="KeinLeerraum"/>
              <w:jc w:val="center"/>
              <w:rPr>
                <w:noProof/>
                <w:sz w:val="18"/>
                <w:szCs w:val="18"/>
              </w:rPr>
            </w:pPr>
            <w:r w:rsidRPr="00C457B7">
              <w:rPr>
                <w:color w:val="000000"/>
                <w:sz w:val="18"/>
                <w:szCs w:val="18"/>
              </w:rPr>
              <w:t>47</w:t>
            </w:r>
          </w:p>
        </w:tc>
        <w:tc>
          <w:tcPr>
            <w:tcW w:w="1663" w:type="dxa"/>
            <w:gridSpan w:val="2"/>
            <w:tcBorders>
              <w:left w:val="single" w:sz="4" w:space="0" w:color="auto"/>
            </w:tcBorders>
            <w:noWrap/>
          </w:tcPr>
          <w:p w14:paraId="5AB49ABD" w14:textId="0F8B8E84" w:rsidR="00C457B7" w:rsidRPr="00C457B7" w:rsidRDefault="00C457B7" w:rsidP="00C457B7">
            <w:pPr>
              <w:pStyle w:val="KeinLeerraum"/>
              <w:jc w:val="left"/>
              <w:rPr>
                <w:noProof/>
                <w:sz w:val="18"/>
                <w:szCs w:val="18"/>
              </w:rPr>
            </w:pPr>
            <w:r w:rsidRPr="00C457B7">
              <w:rPr>
                <w:color w:val="000000"/>
                <w:sz w:val="18"/>
                <w:szCs w:val="18"/>
              </w:rPr>
              <w:t>Tested for HIV</w:t>
            </w:r>
          </w:p>
        </w:tc>
        <w:tc>
          <w:tcPr>
            <w:tcW w:w="1105" w:type="dxa"/>
            <w:tcBorders>
              <w:right w:val="single" w:sz="4" w:space="0" w:color="auto"/>
            </w:tcBorders>
            <w:noWrap/>
          </w:tcPr>
          <w:p w14:paraId="5DA131FB" w14:textId="77E71B9E" w:rsidR="00C457B7" w:rsidRPr="00C457B7" w:rsidRDefault="00C457B7" w:rsidP="00162F7F">
            <w:pPr>
              <w:pStyle w:val="KeinLeerraum"/>
              <w:jc w:val="center"/>
              <w:rPr>
                <w:noProof/>
                <w:sz w:val="18"/>
                <w:szCs w:val="18"/>
              </w:rPr>
            </w:pPr>
            <w:r w:rsidRPr="00C457B7">
              <w:rPr>
                <w:color w:val="000000"/>
                <w:sz w:val="18"/>
                <w:szCs w:val="18"/>
              </w:rPr>
              <w:t>28</w:t>
            </w:r>
          </w:p>
        </w:tc>
        <w:tc>
          <w:tcPr>
            <w:tcW w:w="1947" w:type="dxa"/>
            <w:gridSpan w:val="2"/>
            <w:tcBorders>
              <w:left w:val="single" w:sz="4" w:space="0" w:color="auto"/>
            </w:tcBorders>
            <w:noWrap/>
          </w:tcPr>
          <w:p w14:paraId="0C07448D" w14:textId="781B690B" w:rsidR="00C457B7" w:rsidRPr="00C457B7" w:rsidRDefault="00C457B7" w:rsidP="00C457B7">
            <w:pPr>
              <w:pStyle w:val="KeinLeerraum"/>
              <w:jc w:val="left"/>
              <w:rPr>
                <w:noProof/>
                <w:sz w:val="18"/>
                <w:szCs w:val="18"/>
              </w:rPr>
            </w:pPr>
            <w:r w:rsidRPr="00C457B7">
              <w:rPr>
                <w:color w:val="000000"/>
                <w:sz w:val="18"/>
                <w:szCs w:val="18"/>
              </w:rPr>
              <w:t>Insurance</w:t>
            </w:r>
          </w:p>
        </w:tc>
        <w:tc>
          <w:tcPr>
            <w:tcW w:w="1105" w:type="dxa"/>
            <w:tcBorders>
              <w:right w:val="single" w:sz="4" w:space="0" w:color="auto"/>
            </w:tcBorders>
            <w:noWrap/>
          </w:tcPr>
          <w:p w14:paraId="0DDD8AF3" w14:textId="4E99B385" w:rsidR="00C457B7" w:rsidRPr="00C457B7" w:rsidRDefault="00C457B7" w:rsidP="00162F7F">
            <w:pPr>
              <w:pStyle w:val="KeinLeerraum"/>
              <w:jc w:val="center"/>
              <w:rPr>
                <w:noProof/>
                <w:sz w:val="18"/>
                <w:szCs w:val="18"/>
              </w:rPr>
            </w:pPr>
            <w:r w:rsidRPr="00C457B7">
              <w:rPr>
                <w:color w:val="000000"/>
                <w:sz w:val="18"/>
                <w:szCs w:val="18"/>
              </w:rPr>
              <w:t>18</w:t>
            </w:r>
          </w:p>
        </w:tc>
        <w:tc>
          <w:tcPr>
            <w:tcW w:w="1947" w:type="dxa"/>
            <w:gridSpan w:val="2"/>
            <w:tcBorders>
              <w:left w:val="single" w:sz="4" w:space="0" w:color="auto"/>
            </w:tcBorders>
            <w:noWrap/>
          </w:tcPr>
          <w:p w14:paraId="072848D3" w14:textId="7988DE23" w:rsidR="00C457B7" w:rsidRPr="00C457B7" w:rsidRDefault="00C457B7" w:rsidP="00C457B7">
            <w:pPr>
              <w:pStyle w:val="KeinLeerraum"/>
              <w:jc w:val="left"/>
              <w:rPr>
                <w:noProof/>
                <w:sz w:val="18"/>
                <w:szCs w:val="18"/>
              </w:rPr>
            </w:pPr>
            <w:r w:rsidRPr="00C457B7">
              <w:rPr>
                <w:color w:val="000000"/>
                <w:sz w:val="18"/>
                <w:szCs w:val="18"/>
              </w:rPr>
              <w:t>Has child at home</w:t>
            </w:r>
          </w:p>
        </w:tc>
        <w:tc>
          <w:tcPr>
            <w:tcW w:w="1110" w:type="dxa"/>
            <w:noWrap/>
          </w:tcPr>
          <w:p w14:paraId="2F7E7123" w14:textId="12BEE957" w:rsidR="00C457B7" w:rsidRPr="00C457B7" w:rsidRDefault="00C457B7" w:rsidP="00162F7F">
            <w:pPr>
              <w:pStyle w:val="KeinLeerraum"/>
              <w:jc w:val="center"/>
              <w:rPr>
                <w:noProof/>
                <w:sz w:val="18"/>
                <w:szCs w:val="18"/>
              </w:rPr>
            </w:pPr>
            <w:r w:rsidRPr="00C457B7">
              <w:rPr>
                <w:color w:val="000000"/>
                <w:sz w:val="18"/>
                <w:szCs w:val="18"/>
              </w:rPr>
              <w:t>12</w:t>
            </w:r>
          </w:p>
        </w:tc>
      </w:tr>
      <w:tr w:rsidR="00C457B7" w:rsidRPr="002A0CB6" w14:paraId="40E3FF6E" w14:textId="77777777" w:rsidTr="00162F7F">
        <w:trPr>
          <w:trHeight w:val="290"/>
        </w:trPr>
        <w:tc>
          <w:tcPr>
            <w:tcW w:w="1134" w:type="dxa"/>
            <w:tcBorders>
              <w:right w:val="single" w:sz="4" w:space="0" w:color="auto"/>
            </w:tcBorders>
            <w:noWrap/>
            <w:hideMark/>
          </w:tcPr>
          <w:p w14:paraId="12EA2AE8" w14:textId="77777777" w:rsidR="00C457B7" w:rsidRPr="002A0CB6" w:rsidRDefault="00C457B7" w:rsidP="00C457B7">
            <w:pPr>
              <w:pStyle w:val="KeinLeerraum"/>
              <w:rPr>
                <w:noProof/>
                <w:sz w:val="18"/>
                <w:szCs w:val="18"/>
              </w:rPr>
            </w:pPr>
            <w:r w:rsidRPr="002A0CB6">
              <w:rPr>
                <w:noProof/>
                <w:sz w:val="18"/>
                <w:szCs w:val="18"/>
              </w:rPr>
              <w:t>Guinea</w:t>
            </w:r>
          </w:p>
        </w:tc>
        <w:tc>
          <w:tcPr>
            <w:tcW w:w="1895" w:type="dxa"/>
            <w:tcBorders>
              <w:left w:val="single" w:sz="4" w:space="0" w:color="auto"/>
            </w:tcBorders>
            <w:noWrap/>
          </w:tcPr>
          <w:p w14:paraId="3C7CCDEA" w14:textId="410A7590" w:rsidR="00C457B7" w:rsidRPr="00C457B7" w:rsidRDefault="00C457B7" w:rsidP="00C457B7">
            <w:pPr>
              <w:pStyle w:val="KeinLeerraum"/>
              <w:jc w:val="left"/>
              <w:rPr>
                <w:noProof/>
                <w:sz w:val="18"/>
                <w:szCs w:val="18"/>
              </w:rPr>
            </w:pPr>
            <w:r w:rsidRPr="00C457B7">
              <w:rPr>
                <w:color w:val="000000"/>
                <w:sz w:val="18"/>
                <w:szCs w:val="18"/>
              </w:rPr>
              <w:t>Tuberculosis injection in the last 12 months</w:t>
            </w:r>
          </w:p>
        </w:tc>
        <w:tc>
          <w:tcPr>
            <w:tcW w:w="1105" w:type="dxa"/>
            <w:tcBorders>
              <w:right w:val="single" w:sz="4" w:space="0" w:color="auto"/>
            </w:tcBorders>
            <w:noWrap/>
          </w:tcPr>
          <w:p w14:paraId="1AF4565D" w14:textId="494CEFAD" w:rsidR="00C457B7" w:rsidRPr="00C457B7" w:rsidRDefault="00C457B7" w:rsidP="00162F7F">
            <w:pPr>
              <w:pStyle w:val="KeinLeerraum"/>
              <w:jc w:val="center"/>
              <w:rPr>
                <w:noProof/>
                <w:sz w:val="18"/>
                <w:szCs w:val="18"/>
              </w:rPr>
            </w:pPr>
            <w:r w:rsidRPr="00C457B7">
              <w:rPr>
                <w:color w:val="000000"/>
                <w:sz w:val="18"/>
                <w:szCs w:val="18"/>
              </w:rPr>
              <w:t>100</w:t>
            </w:r>
          </w:p>
        </w:tc>
        <w:tc>
          <w:tcPr>
            <w:tcW w:w="1876" w:type="dxa"/>
            <w:tcBorders>
              <w:left w:val="single" w:sz="4" w:space="0" w:color="auto"/>
            </w:tcBorders>
            <w:noWrap/>
          </w:tcPr>
          <w:p w14:paraId="2AA1E4C9" w14:textId="27939BF0" w:rsidR="00C457B7" w:rsidRPr="00C457B7" w:rsidRDefault="00C457B7" w:rsidP="00C457B7">
            <w:pPr>
              <w:pStyle w:val="KeinLeerraum"/>
              <w:jc w:val="left"/>
              <w:rPr>
                <w:noProof/>
                <w:sz w:val="18"/>
                <w:szCs w:val="18"/>
              </w:rPr>
            </w:pPr>
            <w:r w:rsidRPr="00C457B7">
              <w:rPr>
                <w:color w:val="000000"/>
                <w:sz w:val="18"/>
                <w:szCs w:val="18"/>
              </w:rPr>
              <w:t xml:space="preserve"> Knows modern method for contraception</w:t>
            </w:r>
          </w:p>
        </w:tc>
        <w:tc>
          <w:tcPr>
            <w:tcW w:w="1105" w:type="dxa"/>
            <w:tcBorders>
              <w:right w:val="single" w:sz="4" w:space="0" w:color="auto"/>
            </w:tcBorders>
            <w:noWrap/>
          </w:tcPr>
          <w:p w14:paraId="1FD2B2F0" w14:textId="64D202BA" w:rsidR="00C457B7" w:rsidRPr="00C457B7" w:rsidRDefault="00C457B7" w:rsidP="00162F7F">
            <w:pPr>
              <w:pStyle w:val="KeinLeerraum"/>
              <w:jc w:val="center"/>
              <w:rPr>
                <w:noProof/>
                <w:sz w:val="18"/>
                <w:szCs w:val="18"/>
              </w:rPr>
            </w:pPr>
            <w:r w:rsidRPr="00C457B7">
              <w:rPr>
                <w:color w:val="000000"/>
                <w:sz w:val="18"/>
                <w:szCs w:val="18"/>
              </w:rPr>
              <w:t>40</w:t>
            </w:r>
          </w:p>
        </w:tc>
        <w:tc>
          <w:tcPr>
            <w:tcW w:w="1663" w:type="dxa"/>
            <w:gridSpan w:val="2"/>
            <w:tcBorders>
              <w:left w:val="single" w:sz="4" w:space="0" w:color="auto"/>
            </w:tcBorders>
            <w:noWrap/>
          </w:tcPr>
          <w:p w14:paraId="71275256" w14:textId="67BF90C7" w:rsidR="00C457B7" w:rsidRPr="00C457B7" w:rsidRDefault="00C457B7" w:rsidP="00C457B7">
            <w:pPr>
              <w:pStyle w:val="KeinLeerraum"/>
              <w:jc w:val="left"/>
              <w:rPr>
                <w:noProof/>
                <w:sz w:val="18"/>
                <w:szCs w:val="18"/>
              </w:rPr>
            </w:pPr>
            <w:r w:rsidRPr="00C457B7">
              <w:rPr>
                <w:color w:val="000000"/>
                <w:sz w:val="18"/>
                <w:szCs w:val="18"/>
              </w:rPr>
              <w:t>Birth in the last three years</w:t>
            </w:r>
          </w:p>
        </w:tc>
        <w:tc>
          <w:tcPr>
            <w:tcW w:w="1105" w:type="dxa"/>
            <w:tcBorders>
              <w:right w:val="single" w:sz="4" w:space="0" w:color="auto"/>
            </w:tcBorders>
            <w:noWrap/>
          </w:tcPr>
          <w:p w14:paraId="0C8EB371" w14:textId="3B22221F" w:rsidR="00C457B7" w:rsidRPr="00C457B7" w:rsidRDefault="00C457B7" w:rsidP="00162F7F">
            <w:pPr>
              <w:pStyle w:val="KeinLeerraum"/>
              <w:jc w:val="center"/>
              <w:rPr>
                <w:noProof/>
                <w:sz w:val="18"/>
                <w:szCs w:val="18"/>
              </w:rPr>
            </w:pPr>
            <w:r w:rsidRPr="00C457B7">
              <w:rPr>
                <w:color w:val="000000"/>
                <w:sz w:val="18"/>
                <w:szCs w:val="18"/>
              </w:rPr>
              <w:t>32</w:t>
            </w:r>
          </w:p>
        </w:tc>
        <w:tc>
          <w:tcPr>
            <w:tcW w:w="1947" w:type="dxa"/>
            <w:gridSpan w:val="2"/>
            <w:tcBorders>
              <w:left w:val="single" w:sz="4" w:space="0" w:color="auto"/>
            </w:tcBorders>
            <w:noWrap/>
          </w:tcPr>
          <w:p w14:paraId="5986B5D0" w14:textId="2783D475" w:rsidR="00C457B7" w:rsidRPr="00C457B7" w:rsidRDefault="00C457B7" w:rsidP="00C457B7">
            <w:pPr>
              <w:pStyle w:val="KeinLeerraum"/>
              <w:jc w:val="left"/>
              <w:rPr>
                <w:noProof/>
                <w:sz w:val="18"/>
                <w:szCs w:val="18"/>
              </w:rPr>
            </w:pPr>
            <w:r w:rsidRPr="00C457B7">
              <w:rPr>
                <w:color w:val="000000"/>
                <w:sz w:val="18"/>
                <w:szCs w:val="18"/>
              </w:rPr>
              <w:t>Number of HH members</w:t>
            </w:r>
          </w:p>
        </w:tc>
        <w:tc>
          <w:tcPr>
            <w:tcW w:w="1105" w:type="dxa"/>
            <w:tcBorders>
              <w:right w:val="single" w:sz="4" w:space="0" w:color="auto"/>
            </w:tcBorders>
            <w:noWrap/>
          </w:tcPr>
          <w:p w14:paraId="1FF9DC82" w14:textId="077A5424" w:rsidR="00C457B7" w:rsidRPr="00C457B7" w:rsidRDefault="00C457B7" w:rsidP="00162F7F">
            <w:pPr>
              <w:pStyle w:val="KeinLeerraum"/>
              <w:jc w:val="center"/>
              <w:rPr>
                <w:noProof/>
                <w:sz w:val="18"/>
                <w:szCs w:val="18"/>
              </w:rPr>
            </w:pPr>
            <w:r w:rsidRPr="00C457B7">
              <w:rPr>
                <w:color w:val="000000"/>
                <w:sz w:val="18"/>
                <w:szCs w:val="18"/>
              </w:rPr>
              <w:t>29</w:t>
            </w:r>
          </w:p>
        </w:tc>
        <w:tc>
          <w:tcPr>
            <w:tcW w:w="1947" w:type="dxa"/>
            <w:gridSpan w:val="2"/>
            <w:tcBorders>
              <w:left w:val="single" w:sz="4" w:space="0" w:color="auto"/>
            </w:tcBorders>
            <w:noWrap/>
          </w:tcPr>
          <w:p w14:paraId="4F8D28F0" w14:textId="7AFA8F10" w:rsidR="00C457B7" w:rsidRPr="00C457B7" w:rsidRDefault="00C457B7" w:rsidP="00C457B7">
            <w:pPr>
              <w:pStyle w:val="KeinLeerraum"/>
              <w:jc w:val="left"/>
              <w:rPr>
                <w:noProof/>
                <w:sz w:val="18"/>
                <w:szCs w:val="18"/>
              </w:rPr>
            </w:pPr>
            <w:r w:rsidRPr="00C457B7">
              <w:rPr>
                <w:color w:val="000000"/>
                <w:sz w:val="18"/>
                <w:szCs w:val="18"/>
              </w:rPr>
              <w:t>Number of trips woman took in last 12 months</w:t>
            </w:r>
          </w:p>
        </w:tc>
        <w:tc>
          <w:tcPr>
            <w:tcW w:w="1110" w:type="dxa"/>
            <w:noWrap/>
          </w:tcPr>
          <w:p w14:paraId="7568647D" w14:textId="794F5C89" w:rsidR="00C457B7" w:rsidRPr="00C457B7" w:rsidRDefault="00C457B7" w:rsidP="00162F7F">
            <w:pPr>
              <w:pStyle w:val="KeinLeerraum"/>
              <w:jc w:val="center"/>
              <w:rPr>
                <w:noProof/>
                <w:sz w:val="18"/>
                <w:szCs w:val="18"/>
              </w:rPr>
            </w:pPr>
            <w:r w:rsidRPr="00C457B7">
              <w:rPr>
                <w:color w:val="000000"/>
                <w:sz w:val="18"/>
                <w:szCs w:val="18"/>
              </w:rPr>
              <w:t>27</w:t>
            </w:r>
          </w:p>
        </w:tc>
      </w:tr>
      <w:tr w:rsidR="00C457B7" w:rsidRPr="002A0CB6" w14:paraId="34937AF5" w14:textId="77777777" w:rsidTr="00162F7F">
        <w:trPr>
          <w:trHeight w:val="290"/>
        </w:trPr>
        <w:tc>
          <w:tcPr>
            <w:tcW w:w="1134" w:type="dxa"/>
            <w:tcBorders>
              <w:right w:val="single" w:sz="4" w:space="0" w:color="auto"/>
            </w:tcBorders>
            <w:noWrap/>
            <w:hideMark/>
          </w:tcPr>
          <w:p w14:paraId="05CAE7B8" w14:textId="77777777" w:rsidR="00C457B7" w:rsidRPr="002A0CB6" w:rsidRDefault="00C457B7" w:rsidP="00C457B7">
            <w:pPr>
              <w:pStyle w:val="KeinLeerraum"/>
              <w:rPr>
                <w:noProof/>
                <w:sz w:val="18"/>
                <w:szCs w:val="18"/>
              </w:rPr>
            </w:pPr>
            <w:r w:rsidRPr="002A0CB6">
              <w:rPr>
                <w:noProof/>
                <w:sz w:val="18"/>
                <w:szCs w:val="18"/>
              </w:rPr>
              <w:t>Kenya</w:t>
            </w:r>
          </w:p>
        </w:tc>
        <w:tc>
          <w:tcPr>
            <w:tcW w:w="1895" w:type="dxa"/>
            <w:tcBorders>
              <w:left w:val="single" w:sz="4" w:space="0" w:color="auto"/>
            </w:tcBorders>
            <w:noWrap/>
          </w:tcPr>
          <w:p w14:paraId="54283FA1" w14:textId="749DDA32" w:rsidR="00C457B7" w:rsidRPr="00C457B7" w:rsidRDefault="00C457B7" w:rsidP="00C457B7">
            <w:pPr>
              <w:pStyle w:val="KeinLeerraum"/>
              <w:jc w:val="left"/>
              <w:rPr>
                <w:noProof/>
                <w:sz w:val="18"/>
                <w:szCs w:val="18"/>
              </w:rPr>
            </w:pPr>
            <w:r w:rsidRPr="00C457B7">
              <w:rPr>
                <w:color w:val="000000"/>
                <w:sz w:val="18"/>
                <w:szCs w:val="18"/>
              </w:rPr>
              <w:t>Tuberculosis injection in the last 12 months</w:t>
            </w:r>
          </w:p>
        </w:tc>
        <w:tc>
          <w:tcPr>
            <w:tcW w:w="1105" w:type="dxa"/>
            <w:tcBorders>
              <w:right w:val="single" w:sz="4" w:space="0" w:color="auto"/>
            </w:tcBorders>
            <w:noWrap/>
          </w:tcPr>
          <w:p w14:paraId="271DEFC3" w14:textId="66C895B1" w:rsidR="00C457B7" w:rsidRPr="00C457B7" w:rsidRDefault="00C457B7" w:rsidP="00162F7F">
            <w:pPr>
              <w:pStyle w:val="KeinLeerraum"/>
              <w:jc w:val="center"/>
              <w:rPr>
                <w:noProof/>
                <w:sz w:val="18"/>
                <w:szCs w:val="18"/>
              </w:rPr>
            </w:pPr>
            <w:r w:rsidRPr="00C457B7">
              <w:rPr>
                <w:color w:val="000000"/>
                <w:sz w:val="18"/>
                <w:szCs w:val="18"/>
              </w:rPr>
              <w:t>100</w:t>
            </w:r>
          </w:p>
        </w:tc>
        <w:tc>
          <w:tcPr>
            <w:tcW w:w="1876" w:type="dxa"/>
            <w:tcBorders>
              <w:left w:val="single" w:sz="4" w:space="0" w:color="auto"/>
            </w:tcBorders>
            <w:noWrap/>
          </w:tcPr>
          <w:p w14:paraId="4283D160" w14:textId="382385F0" w:rsidR="00C457B7" w:rsidRPr="00C457B7" w:rsidRDefault="00C457B7" w:rsidP="00C457B7">
            <w:pPr>
              <w:pStyle w:val="KeinLeerraum"/>
              <w:jc w:val="left"/>
              <w:rPr>
                <w:noProof/>
                <w:sz w:val="18"/>
                <w:szCs w:val="18"/>
              </w:rPr>
            </w:pPr>
            <w:r w:rsidRPr="00C457B7">
              <w:rPr>
                <w:color w:val="000000"/>
                <w:sz w:val="18"/>
                <w:szCs w:val="18"/>
              </w:rPr>
              <w:t>Body Mass Index</w:t>
            </w:r>
          </w:p>
        </w:tc>
        <w:tc>
          <w:tcPr>
            <w:tcW w:w="1105" w:type="dxa"/>
            <w:tcBorders>
              <w:right w:val="single" w:sz="4" w:space="0" w:color="auto"/>
            </w:tcBorders>
            <w:noWrap/>
          </w:tcPr>
          <w:p w14:paraId="560418EE" w14:textId="45D60B79" w:rsidR="00C457B7" w:rsidRPr="00C457B7" w:rsidRDefault="00C457B7" w:rsidP="00162F7F">
            <w:pPr>
              <w:pStyle w:val="KeinLeerraum"/>
              <w:jc w:val="center"/>
              <w:rPr>
                <w:noProof/>
                <w:sz w:val="18"/>
                <w:szCs w:val="18"/>
              </w:rPr>
            </w:pPr>
            <w:r w:rsidRPr="00C457B7">
              <w:rPr>
                <w:color w:val="000000"/>
                <w:sz w:val="18"/>
                <w:szCs w:val="18"/>
              </w:rPr>
              <w:t>63</w:t>
            </w:r>
          </w:p>
        </w:tc>
        <w:tc>
          <w:tcPr>
            <w:tcW w:w="1663" w:type="dxa"/>
            <w:gridSpan w:val="2"/>
            <w:tcBorders>
              <w:left w:val="single" w:sz="4" w:space="0" w:color="auto"/>
            </w:tcBorders>
            <w:noWrap/>
          </w:tcPr>
          <w:p w14:paraId="763D401E" w14:textId="3F82FF24" w:rsidR="00C457B7" w:rsidRPr="00C457B7" w:rsidRDefault="00C457B7" w:rsidP="00C457B7">
            <w:pPr>
              <w:pStyle w:val="KeinLeerraum"/>
              <w:jc w:val="left"/>
              <w:rPr>
                <w:noProof/>
                <w:sz w:val="18"/>
                <w:szCs w:val="18"/>
              </w:rPr>
            </w:pPr>
            <w:r w:rsidRPr="00C457B7">
              <w:rPr>
                <w:color w:val="000000"/>
                <w:sz w:val="18"/>
                <w:szCs w:val="18"/>
              </w:rPr>
              <w:t>Ideal number of children</w:t>
            </w:r>
          </w:p>
        </w:tc>
        <w:tc>
          <w:tcPr>
            <w:tcW w:w="1105" w:type="dxa"/>
            <w:tcBorders>
              <w:right w:val="single" w:sz="4" w:space="0" w:color="auto"/>
            </w:tcBorders>
            <w:noWrap/>
          </w:tcPr>
          <w:p w14:paraId="26D1C10D" w14:textId="1F82EE48" w:rsidR="00C457B7" w:rsidRPr="00C457B7" w:rsidRDefault="00C457B7" w:rsidP="00162F7F">
            <w:pPr>
              <w:pStyle w:val="KeinLeerraum"/>
              <w:jc w:val="center"/>
              <w:rPr>
                <w:noProof/>
                <w:sz w:val="18"/>
                <w:szCs w:val="18"/>
              </w:rPr>
            </w:pPr>
            <w:r w:rsidRPr="00C457B7">
              <w:rPr>
                <w:color w:val="000000"/>
                <w:sz w:val="18"/>
                <w:szCs w:val="18"/>
              </w:rPr>
              <w:t>47</w:t>
            </w:r>
          </w:p>
        </w:tc>
        <w:tc>
          <w:tcPr>
            <w:tcW w:w="1947" w:type="dxa"/>
            <w:gridSpan w:val="2"/>
            <w:tcBorders>
              <w:left w:val="single" w:sz="4" w:space="0" w:color="auto"/>
            </w:tcBorders>
            <w:noWrap/>
          </w:tcPr>
          <w:p w14:paraId="57E7D6D4" w14:textId="7CFC10B3" w:rsidR="00C457B7" w:rsidRPr="00C457B7" w:rsidRDefault="00C457B7" w:rsidP="00C457B7">
            <w:pPr>
              <w:pStyle w:val="KeinLeerraum"/>
              <w:jc w:val="left"/>
              <w:rPr>
                <w:noProof/>
                <w:sz w:val="18"/>
                <w:szCs w:val="18"/>
              </w:rPr>
            </w:pPr>
            <w:r w:rsidRPr="00C457B7">
              <w:rPr>
                <w:color w:val="000000"/>
                <w:sz w:val="18"/>
                <w:szCs w:val="18"/>
              </w:rPr>
              <w:t>Number of trips woman took in last 12 months</w:t>
            </w:r>
          </w:p>
        </w:tc>
        <w:tc>
          <w:tcPr>
            <w:tcW w:w="1105" w:type="dxa"/>
            <w:tcBorders>
              <w:right w:val="single" w:sz="4" w:space="0" w:color="auto"/>
            </w:tcBorders>
            <w:noWrap/>
          </w:tcPr>
          <w:p w14:paraId="74296B50" w14:textId="6D19AD58" w:rsidR="00C457B7" w:rsidRPr="00C457B7" w:rsidRDefault="00C457B7" w:rsidP="00162F7F">
            <w:pPr>
              <w:pStyle w:val="KeinLeerraum"/>
              <w:jc w:val="center"/>
              <w:rPr>
                <w:noProof/>
                <w:sz w:val="18"/>
                <w:szCs w:val="18"/>
              </w:rPr>
            </w:pPr>
            <w:r w:rsidRPr="00C457B7">
              <w:rPr>
                <w:color w:val="000000"/>
                <w:sz w:val="18"/>
                <w:szCs w:val="18"/>
              </w:rPr>
              <w:t>45</w:t>
            </w:r>
          </w:p>
        </w:tc>
        <w:tc>
          <w:tcPr>
            <w:tcW w:w="1947" w:type="dxa"/>
            <w:gridSpan w:val="2"/>
            <w:tcBorders>
              <w:left w:val="single" w:sz="4" w:space="0" w:color="auto"/>
            </w:tcBorders>
            <w:noWrap/>
          </w:tcPr>
          <w:p w14:paraId="7406D645" w14:textId="0D1BEECD" w:rsidR="00C457B7" w:rsidRPr="00C457B7" w:rsidRDefault="00C457B7" w:rsidP="00C457B7">
            <w:pPr>
              <w:pStyle w:val="KeinLeerraum"/>
              <w:jc w:val="left"/>
              <w:rPr>
                <w:noProof/>
                <w:sz w:val="18"/>
                <w:szCs w:val="18"/>
              </w:rPr>
            </w:pPr>
            <w:r w:rsidRPr="00C457B7">
              <w:rPr>
                <w:color w:val="000000"/>
                <w:sz w:val="18"/>
                <w:szCs w:val="18"/>
              </w:rPr>
              <w:t>Has child at home</w:t>
            </w:r>
          </w:p>
        </w:tc>
        <w:tc>
          <w:tcPr>
            <w:tcW w:w="1110" w:type="dxa"/>
            <w:noWrap/>
          </w:tcPr>
          <w:p w14:paraId="4556F8CC" w14:textId="03A4DC42" w:rsidR="00C457B7" w:rsidRPr="00C457B7" w:rsidRDefault="00C457B7" w:rsidP="00162F7F">
            <w:pPr>
              <w:pStyle w:val="KeinLeerraum"/>
              <w:jc w:val="center"/>
              <w:rPr>
                <w:noProof/>
                <w:sz w:val="18"/>
                <w:szCs w:val="18"/>
              </w:rPr>
            </w:pPr>
            <w:r w:rsidRPr="00C457B7">
              <w:rPr>
                <w:color w:val="000000"/>
                <w:sz w:val="18"/>
                <w:szCs w:val="18"/>
              </w:rPr>
              <w:t>42</w:t>
            </w:r>
          </w:p>
        </w:tc>
      </w:tr>
      <w:tr w:rsidR="00C457B7" w:rsidRPr="002A0CB6" w14:paraId="34804DFC" w14:textId="77777777" w:rsidTr="00162F7F">
        <w:trPr>
          <w:trHeight w:val="290"/>
        </w:trPr>
        <w:tc>
          <w:tcPr>
            <w:tcW w:w="1134" w:type="dxa"/>
            <w:tcBorders>
              <w:right w:val="single" w:sz="4" w:space="0" w:color="auto"/>
            </w:tcBorders>
            <w:noWrap/>
            <w:hideMark/>
          </w:tcPr>
          <w:p w14:paraId="18E0E279" w14:textId="77777777" w:rsidR="00C457B7" w:rsidRPr="002A0CB6" w:rsidRDefault="00C457B7" w:rsidP="00C457B7">
            <w:pPr>
              <w:pStyle w:val="KeinLeerraum"/>
              <w:rPr>
                <w:noProof/>
                <w:sz w:val="18"/>
                <w:szCs w:val="18"/>
              </w:rPr>
            </w:pPr>
            <w:r w:rsidRPr="002A0CB6">
              <w:rPr>
                <w:noProof/>
                <w:sz w:val="18"/>
                <w:szCs w:val="18"/>
              </w:rPr>
              <w:t>Lesotho</w:t>
            </w:r>
          </w:p>
        </w:tc>
        <w:tc>
          <w:tcPr>
            <w:tcW w:w="1895" w:type="dxa"/>
            <w:tcBorders>
              <w:left w:val="single" w:sz="4" w:space="0" w:color="auto"/>
            </w:tcBorders>
            <w:noWrap/>
          </w:tcPr>
          <w:p w14:paraId="065CEACB" w14:textId="66A282C7" w:rsidR="00C457B7" w:rsidRPr="00C457B7" w:rsidRDefault="00C457B7" w:rsidP="00C457B7">
            <w:pPr>
              <w:pStyle w:val="KeinLeerraum"/>
              <w:jc w:val="left"/>
              <w:rPr>
                <w:noProof/>
                <w:sz w:val="18"/>
                <w:szCs w:val="18"/>
              </w:rPr>
            </w:pPr>
            <w:r w:rsidRPr="00C457B7">
              <w:rPr>
                <w:color w:val="000000"/>
                <w:sz w:val="18"/>
                <w:szCs w:val="18"/>
              </w:rPr>
              <w:t>Tuberculosis injection in the last 12 months</w:t>
            </w:r>
          </w:p>
        </w:tc>
        <w:tc>
          <w:tcPr>
            <w:tcW w:w="1105" w:type="dxa"/>
            <w:tcBorders>
              <w:right w:val="single" w:sz="4" w:space="0" w:color="auto"/>
            </w:tcBorders>
            <w:noWrap/>
          </w:tcPr>
          <w:p w14:paraId="35A80F04" w14:textId="037FEBFB" w:rsidR="00C457B7" w:rsidRPr="00C457B7" w:rsidRDefault="00C457B7" w:rsidP="00162F7F">
            <w:pPr>
              <w:pStyle w:val="KeinLeerraum"/>
              <w:jc w:val="center"/>
              <w:rPr>
                <w:noProof/>
                <w:sz w:val="18"/>
                <w:szCs w:val="18"/>
              </w:rPr>
            </w:pPr>
            <w:r w:rsidRPr="00C457B7">
              <w:rPr>
                <w:color w:val="000000"/>
                <w:sz w:val="18"/>
                <w:szCs w:val="18"/>
              </w:rPr>
              <w:t>100</w:t>
            </w:r>
          </w:p>
        </w:tc>
        <w:tc>
          <w:tcPr>
            <w:tcW w:w="1876" w:type="dxa"/>
            <w:tcBorders>
              <w:left w:val="single" w:sz="4" w:space="0" w:color="auto"/>
            </w:tcBorders>
            <w:noWrap/>
          </w:tcPr>
          <w:p w14:paraId="0B54D8CF" w14:textId="5D8CADEF" w:rsidR="00C457B7" w:rsidRPr="00C457B7" w:rsidRDefault="00C457B7" w:rsidP="00C457B7">
            <w:pPr>
              <w:pStyle w:val="KeinLeerraum"/>
              <w:jc w:val="left"/>
              <w:rPr>
                <w:noProof/>
                <w:sz w:val="18"/>
                <w:szCs w:val="18"/>
              </w:rPr>
            </w:pPr>
            <w:r w:rsidRPr="00C457B7">
              <w:rPr>
                <w:color w:val="000000"/>
                <w:sz w:val="18"/>
                <w:szCs w:val="18"/>
              </w:rPr>
              <w:t>Tested for HIV</w:t>
            </w:r>
          </w:p>
        </w:tc>
        <w:tc>
          <w:tcPr>
            <w:tcW w:w="1105" w:type="dxa"/>
            <w:tcBorders>
              <w:right w:val="single" w:sz="4" w:space="0" w:color="auto"/>
            </w:tcBorders>
            <w:noWrap/>
          </w:tcPr>
          <w:p w14:paraId="510E3432" w14:textId="78F99B0A" w:rsidR="00C457B7" w:rsidRPr="00C457B7" w:rsidRDefault="00C457B7" w:rsidP="00162F7F">
            <w:pPr>
              <w:pStyle w:val="KeinLeerraum"/>
              <w:jc w:val="center"/>
              <w:rPr>
                <w:noProof/>
                <w:sz w:val="18"/>
                <w:szCs w:val="18"/>
              </w:rPr>
            </w:pPr>
            <w:r w:rsidRPr="00C457B7">
              <w:rPr>
                <w:color w:val="000000"/>
                <w:sz w:val="18"/>
                <w:szCs w:val="18"/>
              </w:rPr>
              <w:t>98</w:t>
            </w:r>
          </w:p>
        </w:tc>
        <w:tc>
          <w:tcPr>
            <w:tcW w:w="1663" w:type="dxa"/>
            <w:gridSpan w:val="2"/>
            <w:tcBorders>
              <w:left w:val="single" w:sz="4" w:space="0" w:color="auto"/>
            </w:tcBorders>
            <w:noWrap/>
          </w:tcPr>
          <w:p w14:paraId="28F54871" w14:textId="1ABDBA15" w:rsidR="00C457B7" w:rsidRPr="00C457B7" w:rsidRDefault="00C457B7" w:rsidP="00C457B7">
            <w:pPr>
              <w:pStyle w:val="KeinLeerraum"/>
              <w:jc w:val="left"/>
              <w:rPr>
                <w:noProof/>
                <w:sz w:val="18"/>
                <w:szCs w:val="18"/>
              </w:rPr>
            </w:pPr>
            <w:r w:rsidRPr="00C457B7">
              <w:rPr>
                <w:color w:val="000000"/>
                <w:sz w:val="18"/>
                <w:szCs w:val="18"/>
              </w:rPr>
              <w:t>Ever gave birth</w:t>
            </w:r>
          </w:p>
        </w:tc>
        <w:tc>
          <w:tcPr>
            <w:tcW w:w="1105" w:type="dxa"/>
            <w:tcBorders>
              <w:right w:val="single" w:sz="4" w:space="0" w:color="auto"/>
            </w:tcBorders>
            <w:noWrap/>
          </w:tcPr>
          <w:p w14:paraId="64E8EE91" w14:textId="7B987D62" w:rsidR="00C457B7" w:rsidRPr="00C457B7" w:rsidRDefault="00C457B7" w:rsidP="00162F7F">
            <w:pPr>
              <w:pStyle w:val="KeinLeerraum"/>
              <w:jc w:val="center"/>
              <w:rPr>
                <w:noProof/>
                <w:sz w:val="18"/>
                <w:szCs w:val="18"/>
              </w:rPr>
            </w:pPr>
            <w:r w:rsidRPr="00C457B7">
              <w:rPr>
                <w:color w:val="000000"/>
                <w:sz w:val="18"/>
                <w:szCs w:val="18"/>
              </w:rPr>
              <w:t>76</w:t>
            </w:r>
          </w:p>
        </w:tc>
        <w:tc>
          <w:tcPr>
            <w:tcW w:w="1947" w:type="dxa"/>
            <w:gridSpan w:val="2"/>
            <w:tcBorders>
              <w:left w:val="single" w:sz="4" w:space="0" w:color="auto"/>
            </w:tcBorders>
            <w:noWrap/>
          </w:tcPr>
          <w:p w14:paraId="57151082" w14:textId="240F1CED" w:rsidR="00C457B7" w:rsidRPr="00C457B7" w:rsidRDefault="00C457B7" w:rsidP="00C457B7">
            <w:pPr>
              <w:pStyle w:val="KeinLeerraum"/>
              <w:jc w:val="left"/>
              <w:rPr>
                <w:noProof/>
                <w:sz w:val="18"/>
                <w:szCs w:val="18"/>
              </w:rPr>
            </w:pPr>
            <w:r w:rsidRPr="00C457B7">
              <w:rPr>
                <w:color w:val="000000"/>
                <w:sz w:val="18"/>
                <w:szCs w:val="18"/>
              </w:rPr>
              <w:t>Number of trips woman took in last 12 months</w:t>
            </w:r>
          </w:p>
        </w:tc>
        <w:tc>
          <w:tcPr>
            <w:tcW w:w="1105" w:type="dxa"/>
            <w:tcBorders>
              <w:right w:val="single" w:sz="4" w:space="0" w:color="auto"/>
            </w:tcBorders>
            <w:noWrap/>
          </w:tcPr>
          <w:p w14:paraId="5E273147" w14:textId="72D5818B" w:rsidR="00C457B7" w:rsidRPr="00C457B7" w:rsidRDefault="00C457B7" w:rsidP="00162F7F">
            <w:pPr>
              <w:pStyle w:val="KeinLeerraum"/>
              <w:jc w:val="center"/>
              <w:rPr>
                <w:noProof/>
                <w:sz w:val="18"/>
                <w:szCs w:val="18"/>
              </w:rPr>
            </w:pPr>
            <w:r w:rsidRPr="00C457B7">
              <w:rPr>
                <w:color w:val="000000"/>
                <w:sz w:val="18"/>
                <w:szCs w:val="18"/>
              </w:rPr>
              <w:t>61</w:t>
            </w:r>
          </w:p>
        </w:tc>
        <w:tc>
          <w:tcPr>
            <w:tcW w:w="1947" w:type="dxa"/>
            <w:gridSpan w:val="2"/>
            <w:tcBorders>
              <w:left w:val="single" w:sz="4" w:space="0" w:color="auto"/>
            </w:tcBorders>
            <w:noWrap/>
          </w:tcPr>
          <w:p w14:paraId="209A59C5" w14:textId="03D79C59" w:rsidR="00C457B7" w:rsidRPr="00C457B7" w:rsidRDefault="00C457B7" w:rsidP="00C457B7">
            <w:pPr>
              <w:pStyle w:val="KeinLeerraum"/>
              <w:jc w:val="left"/>
              <w:rPr>
                <w:noProof/>
                <w:sz w:val="18"/>
                <w:szCs w:val="18"/>
              </w:rPr>
            </w:pPr>
            <w:r w:rsidRPr="00C457B7">
              <w:rPr>
                <w:color w:val="000000"/>
                <w:sz w:val="18"/>
                <w:szCs w:val="18"/>
              </w:rPr>
              <w:t>Birth in the last three years</w:t>
            </w:r>
          </w:p>
        </w:tc>
        <w:tc>
          <w:tcPr>
            <w:tcW w:w="1110" w:type="dxa"/>
            <w:noWrap/>
          </w:tcPr>
          <w:p w14:paraId="5C72A066" w14:textId="0195B6B6" w:rsidR="00C457B7" w:rsidRPr="00C457B7" w:rsidRDefault="00C457B7" w:rsidP="00162F7F">
            <w:pPr>
              <w:pStyle w:val="KeinLeerraum"/>
              <w:jc w:val="center"/>
              <w:rPr>
                <w:noProof/>
                <w:sz w:val="18"/>
                <w:szCs w:val="18"/>
              </w:rPr>
            </w:pPr>
            <w:r w:rsidRPr="00C457B7">
              <w:rPr>
                <w:color w:val="000000"/>
                <w:sz w:val="18"/>
                <w:szCs w:val="18"/>
              </w:rPr>
              <w:t>43</w:t>
            </w:r>
          </w:p>
        </w:tc>
      </w:tr>
      <w:tr w:rsidR="00C457B7" w:rsidRPr="002A0CB6" w14:paraId="2F90CA0B" w14:textId="77777777" w:rsidTr="00162F7F">
        <w:trPr>
          <w:trHeight w:val="290"/>
        </w:trPr>
        <w:tc>
          <w:tcPr>
            <w:tcW w:w="1134" w:type="dxa"/>
            <w:tcBorders>
              <w:right w:val="single" w:sz="4" w:space="0" w:color="auto"/>
            </w:tcBorders>
            <w:noWrap/>
            <w:hideMark/>
          </w:tcPr>
          <w:p w14:paraId="393C89B9" w14:textId="77777777" w:rsidR="00C457B7" w:rsidRPr="002A0CB6" w:rsidRDefault="00C457B7" w:rsidP="00C457B7">
            <w:pPr>
              <w:pStyle w:val="KeinLeerraum"/>
              <w:rPr>
                <w:noProof/>
                <w:sz w:val="18"/>
                <w:szCs w:val="18"/>
              </w:rPr>
            </w:pPr>
            <w:r w:rsidRPr="002A0CB6">
              <w:rPr>
                <w:noProof/>
                <w:sz w:val="18"/>
                <w:szCs w:val="18"/>
              </w:rPr>
              <w:t>Liberia</w:t>
            </w:r>
          </w:p>
        </w:tc>
        <w:tc>
          <w:tcPr>
            <w:tcW w:w="1895" w:type="dxa"/>
            <w:tcBorders>
              <w:left w:val="single" w:sz="4" w:space="0" w:color="auto"/>
            </w:tcBorders>
            <w:noWrap/>
          </w:tcPr>
          <w:p w14:paraId="627C5B7E" w14:textId="678F1651" w:rsidR="00C457B7" w:rsidRPr="00C457B7" w:rsidRDefault="00C457B7" w:rsidP="00C457B7">
            <w:pPr>
              <w:pStyle w:val="KeinLeerraum"/>
              <w:jc w:val="left"/>
              <w:rPr>
                <w:noProof/>
                <w:sz w:val="18"/>
                <w:szCs w:val="18"/>
              </w:rPr>
            </w:pPr>
            <w:r w:rsidRPr="00C457B7">
              <w:rPr>
                <w:color w:val="000000"/>
                <w:sz w:val="18"/>
                <w:szCs w:val="18"/>
              </w:rPr>
              <w:t>Tested for HIV</w:t>
            </w:r>
          </w:p>
        </w:tc>
        <w:tc>
          <w:tcPr>
            <w:tcW w:w="1105" w:type="dxa"/>
            <w:tcBorders>
              <w:right w:val="single" w:sz="4" w:space="0" w:color="auto"/>
            </w:tcBorders>
            <w:noWrap/>
          </w:tcPr>
          <w:p w14:paraId="57CED015" w14:textId="77581616" w:rsidR="00C457B7" w:rsidRPr="00C457B7" w:rsidRDefault="00C457B7" w:rsidP="00162F7F">
            <w:pPr>
              <w:pStyle w:val="KeinLeerraum"/>
              <w:jc w:val="center"/>
              <w:rPr>
                <w:noProof/>
                <w:sz w:val="18"/>
                <w:szCs w:val="18"/>
              </w:rPr>
            </w:pPr>
            <w:r w:rsidRPr="00C457B7">
              <w:rPr>
                <w:color w:val="000000"/>
                <w:sz w:val="18"/>
                <w:szCs w:val="18"/>
              </w:rPr>
              <w:t>100</w:t>
            </w:r>
          </w:p>
        </w:tc>
        <w:tc>
          <w:tcPr>
            <w:tcW w:w="1876" w:type="dxa"/>
            <w:tcBorders>
              <w:left w:val="single" w:sz="4" w:space="0" w:color="auto"/>
            </w:tcBorders>
            <w:noWrap/>
          </w:tcPr>
          <w:p w14:paraId="34119144" w14:textId="09544E8B" w:rsidR="00C457B7" w:rsidRPr="00C457B7" w:rsidRDefault="00C457B7" w:rsidP="00C457B7">
            <w:pPr>
              <w:pStyle w:val="KeinLeerraum"/>
              <w:jc w:val="left"/>
              <w:rPr>
                <w:noProof/>
                <w:sz w:val="18"/>
                <w:szCs w:val="18"/>
              </w:rPr>
            </w:pPr>
            <w:r w:rsidRPr="00C457B7">
              <w:rPr>
                <w:color w:val="000000"/>
                <w:sz w:val="18"/>
                <w:szCs w:val="18"/>
              </w:rPr>
              <w:t>Birth in the last three years</w:t>
            </w:r>
          </w:p>
        </w:tc>
        <w:tc>
          <w:tcPr>
            <w:tcW w:w="1105" w:type="dxa"/>
            <w:tcBorders>
              <w:right w:val="single" w:sz="4" w:space="0" w:color="auto"/>
            </w:tcBorders>
            <w:noWrap/>
          </w:tcPr>
          <w:p w14:paraId="20FEBD2A" w14:textId="0255EA6A" w:rsidR="00C457B7" w:rsidRPr="00C457B7" w:rsidRDefault="00C457B7" w:rsidP="00162F7F">
            <w:pPr>
              <w:pStyle w:val="KeinLeerraum"/>
              <w:jc w:val="center"/>
              <w:rPr>
                <w:noProof/>
                <w:sz w:val="18"/>
                <w:szCs w:val="18"/>
              </w:rPr>
            </w:pPr>
            <w:r w:rsidRPr="00C457B7">
              <w:rPr>
                <w:color w:val="000000"/>
                <w:sz w:val="18"/>
                <w:szCs w:val="18"/>
              </w:rPr>
              <w:t>70</w:t>
            </w:r>
          </w:p>
        </w:tc>
        <w:tc>
          <w:tcPr>
            <w:tcW w:w="1663" w:type="dxa"/>
            <w:gridSpan w:val="2"/>
            <w:tcBorders>
              <w:left w:val="single" w:sz="4" w:space="0" w:color="auto"/>
            </w:tcBorders>
            <w:noWrap/>
          </w:tcPr>
          <w:p w14:paraId="67ABB777" w14:textId="350E95A9" w:rsidR="00C457B7" w:rsidRPr="00C457B7" w:rsidRDefault="00C457B7" w:rsidP="00C457B7">
            <w:pPr>
              <w:pStyle w:val="KeinLeerraum"/>
              <w:jc w:val="left"/>
              <w:rPr>
                <w:noProof/>
                <w:sz w:val="18"/>
                <w:szCs w:val="18"/>
              </w:rPr>
            </w:pPr>
            <w:r w:rsidRPr="00C457B7">
              <w:rPr>
                <w:color w:val="000000"/>
                <w:sz w:val="18"/>
                <w:szCs w:val="18"/>
              </w:rPr>
              <w:t>Has child at home</w:t>
            </w:r>
          </w:p>
        </w:tc>
        <w:tc>
          <w:tcPr>
            <w:tcW w:w="1105" w:type="dxa"/>
            <w:tcBorders>
              <w:right w:val="single" w:sz="4" w:space="0" w:color="auto"/>
            </w:tcBorders>
            <w:noWrap/>
          </w:tcPr>
          <w:p w14:paraId="41AA4DCF" w14:textId="0B90543C" w:rsidR="00C457B7" w:rsidRPr="00C457B7" w:rsidRDefault="00C457B7" w:rsidP="00162F7F">
            <w:pPr>
              <w:pStyle w:val="KeinLeerraum"/>
              <w:jc w:val="center"/>
              <w:rPr>
                <w:noProof/>
                <w:sz w:val="18"/>
                <w:szCs w:val="18"/>
              </w:rPr>
            </w:pPr>
            <w:r w:rsidRPr="00C457B7">
              <w:rPr>
                <w:color w:val="000000"/>
                <w:sz w:val="18"/>
                <w:szCs w:val="18"/>
              </w:rPr>
              <w:t>68</w:t>
            </w:r>
          </w:p>
        </w:tc>
        <w:tc>
          <w:tcPr>
            <w:tcW w:w="1947" w:type="dxa"/>
            <w:gridSpan w:val="2"/>
            <w:tcBorders>
              <w:left w:val="single" w:sz="4" w:space="0" w:color="auto"/>
            </w:tcBorders>
            <w:noWrap/>
          </w:tcPr>
          <w:p w14:paraId="3D77E886" w14:textId="3AFC3220" w:rsidR="00C457B7" w:rsidRPr="00C457B7" w:rsidRDefault="00C457B7" w:rsidP="00C457B7">
            <w:pPr>
              <w:pStyle w:val="KeinLeerraum"/>
              <w:jc w:val="left"/>
              <w:rPr>
                <w:noProof/>
                <w:sz w:val="18"/>
                <w:szCs w:val="18"/>
              </w:rPr>
            </w:pPr>
            <w:r w:rsidRPr="00C457B7">
              <w:rPr>
                <w:color w:val="000000"/>
                <w:sz w:val="18"/>
                <w:szCs w:val="18"/>
              </w:rPr>
              <w:t>Number of HH members</w:t>
            </w:r>
          </w:p>
        </w:tc>
        <w:tc>
          <w:tcPr>
            <w:tcW w:w="1105" w:type="dxa"/>
            <w:tcBorders>
              <w:right w:val="single" w:sz="4" w:space="0" w:color="auto"/>
            </w:tcBorders>
            <w:noWrap/>
          </w:tcPr>
          <w:p w14:paraId="3C202CDB" w14:textId="781BD588" w:rsidR="00C457B7" w:rsidRPr="00C457B7" w:rsidRDefault="00C457B7" w:rsidP="00162F7F">
            <w:pPr>
              <w:pStyle w:val="KeinLeerraum"/>
              <w:jc w:val="center"/>
              <w:rPr>
                <w:noProof/>
                <w:sz w:val="18"/>
                <w:szCs w:val="18"/>
              </w:rPr>
            </w:pPr>
            <w:r w:rsidRPr="00C457B7">
              <w:rPr>
                <w:color w:val="000000"/>
                <w:sz w:val="18"/>
                <w:szCs w:val="18"/>
              </w:rPr>
              <w:t>55</w:t>
            </w:r>
          </w:p>
        </w:tc>
        <w:tc>
          <w:tcPr>
            <w:tcW w:w="1947" w:type="dxa"/>
            <w:gridSpan w:val="2"/>
            <w:tcBorders>
              <w:left w:val="single" w:sz="4" w:space="0" w:color="auto"/>
            </w:tcBorders>
            <w:noWrap/>
          </w:tcPr>
          <w:p w14:paraId="39658EAC" w14:textId="5EDBAF6D" w:rsidR="00C457B7" w:rsidRPr="00C457B7" w:rsidRDefault="00C457B7" w:rsidP="00C457B7">
            <w:pPr>
              <w:pStyle w:val="KeinLeerraum"/>
              <w:jc w:val="left"/>
              <w:rPr>
                <w:noProof/>
                <w:sz w:val="18"/>
                <w:szCs w:val="18"/>
              </w:rPr>
            </w:pPr>
            <w:r w:rsidRPr="00C457B7">
              <w:rPr>
                <w:color w:val="000000"/>
                <w:sz w:val="18"/>
                <w:szCs w:val="18"/>
              </w:rPr>
              <w:t>Pregnant</w:t>
            </w:r>
          </w:p>
        </w:tc>
        <w:tc>
          <w:tcPr>
            <w:tcW w:w="1110" w:type="dxa"/>
            <w:noWrap/>
          </w:tcPr>
          <w:p w14:paraId="081F3068" w14:textId="2CE5CD87" w:rsidR="00C457B7" w:rsidRPr="00C457B7" w:rsidRDefault="00C457B7" w:rsidP="00162F7F">
            <w:pPr>
              <w:pStyle w:val="KeinLeerraum"/>
              <w:jc w:val="center"/>
              <w:rPr>
                <w:noProof/>
                <w:sz w:val="18"/>
                <w:szCs w:val="18"/>
              </w:rPr>
            </w:pPr>
            <w:r w:rsidRPr="00C457B7">
              <w:rPr>
                <w:color w:val="000000"/>
                <w:sz w:val="18"/>
                <w:szCs w:val="18"/>
              </w:rPr>
              <w:t>47</w:t>
            </w:r>
          </w:p>
        </w:tc>
      </w:tr>
      <w:tr w:rsidR="00C457B7" w:rsidRPr="002A0CB6" w14:paraId="33FA05C2" w14:textId="77777777" w:rsidTr="00162F7F">
        <w:trPr>
          <w:trHeight w:val="290"/>
        </w:trPr>
        <w:tc>
          <w:tcPr>
            <w:tcW w:w="1134" w:type="dxa"/>
            <w:tcBorders>
              <w:right w:val="single" w:sz="4" w:space="0" w:color="auto"/>
            </w:tcBorders>
            <w:noWrap/>
            <w:hideMark/>
          </w:tcPr>
          <w:p w14:paraId="60A3CDAE" w14:textId="77777777" w:rsidR="00C457B7" w:rsidRPr="002A0CB6" w:rsidRDefault="00C457B7" w:rsidP="00C457B7">
            <w:pPr>
              <w:pStyle w:val="KeinLeerraum"/>
              <w:rPr>
                <w:noProof/>
                <w:sz w:val="18"/>
                <w:szCs w:val="18"/>
              </w:rPr>
            </w:pPr>
            <w:r w:rsidRPr="002A0CB6">
              <w:rPr>
                <w:noProof/>
                <w:sz w:val="18"/>
                <w:szCs w:val="18"/>
              </w:rPr>
              <w:t>Madagascar</w:t>
            </w:r>
          </w:p>
        </w:tc>
        <w:tc>
          <w:tcPr>
            <w:tcW w:w="1895" w:type="dxa"/>
            <w:tcBorders>
              <w:left w:val="single" w:sz="4" w:space="0" w:color="auto"/>
            </w:tcBorders>
            <w:noWrap/>
          </w:tcPr>
          <w:p w14:paraId="07166335" w14:textId="070A8139" w:rsidR="00C457B7" w:rsidRPr="00C457B7" w:rsidRDefault="00C457B7" w:rsidP="00C457B7">
            <w:pPr>
              <w:pStyle w:val="KeinLeerraum"/>
              <w:jc w:val="left"/>
              <w:rPr>
                <w:noProof/>
                <w:sz w:val="18"/>
                <w:szCs w:val="18"/>
              </w:rPr>
            </w:pPr>
            <w:r w:rsidRPr="00C457B7">
              <w:rPr>
                <w:color w:val="000000"/>
                <w:sz w:val="18"/>
                <w:szCs w:val="18"/>
              </w:rPr>
              <w:t>Tuberculosis injection in the last 12 months</w:t>
            </w:r>
          </w:p>
        </w:tc>
        <w:tc>
          <w:tcPr>
            <w:tcW w:w="1105" w:type="dxa"/>
            <w:tcBorders>
              <w:right w:val="single" w:sz="4" w:space="0" w:color="auto"/>
            </w:tcBorders>
            <w:noWrap/>
          </w:tcPr>
          <w:p w14:paraId="00E89750" w14:textId="390C1EA1" w:rsidR="00C457B7" w:rsidRPr="00C457B7" w:rsidRDefault="00C457B7" w:rsidP="00162F7F">
            <w:pPr>
              <w:pStyle w:val="KeinLeerraum"/>
              <w:jc w:val="center"/>
              <w:rPr>
                <w:noProof/>
                <w:sz w:val="18"/>
                <w:szCs w:val="18"/>
              </w:rPr>
            </w:pPr>
            <w:r w:rsidRPr="00C457B7">
              <w:rPr>
                <w:color w:val="000000"/>
                <w:sz w:val="18"/>
                <w:szCs w:val="18"/>
              </w:rPr>
              <w:t>100</w:t>
            </w:r>
          </w:p>
        </w:tc>
        <w:tc>
          <w:tcPr>
            <w:tcW w:w="1876" w:type="dxa"/>
            <w:tcBorders>
              <w:left w:val="single" w:sz="4" w:space="0" w:color="auto"/>
            </w:tcBorders>
            <w:noWrap/>
          </w:tcPr>
          <w:p w14:paraId="76018E3C" w14:textId="20FFE5CD" w:rsidR="00C457B7" w:rsidRPr="00C457B7" w:rsidRDefault="00C457B7" w:rsidP="00C457B7">
            <w:pPr>
              <w:pStyle w:val="KeinLeerraum"/>
              <w:jc w:val="left"/>
              <w:rPr>
                <w:noProof/>
                <w:sz w:val="18"/>
                <w:szCs w:val="18"/>
              </w:rPr>
            </w:pPr>
            <w:r w:rsidRPr="00C457B7">
              <w:rPr>
                <w:color w:val="000000"/>
                <w:sz w:val="18"/>
                <w:szCs w:val="18"/>
              </w:rPr>
              <w:t>Has child at home</w:t>
            </w:r>
          </w:p>
        </w:tc>
        <w:tc>
          <w:tcPr>
            <w:tcW w:w="1105" w:type="dxa"/>
            <w:tcBorders>
              <w:right w:val="single" w:sz="4" w:space="0" w:color="auto"/>
            </w:tcBorders>
            <w:noWrap/>
          </w:tcPr>
          <w:p w14:paraId="34BA7A27" w14:textId="141F9EC0" w:rsidR="00C457B7" w:rsidRPr="00C457B7" w:rsidRDefault="00C457B7" w:rsidP="00162F7F">
            <w:pPr>
              <w:pStyle w:val="KeinLeerraum"/>
              <w:jc w:val="center"/>
              <w:rPr>
                <w:noProof/>
                <w:sz w:val="18"/>
                <w:szCs w:val="18"/>
              </w:rPr>
            </w:pPr>
            <w:r w:rsidRPr="00C457B7">
              <w:rPr>
                <w:color w:val="000000"/>
                <w:sz w:val="18"/>
                <w:szCs w:val="18"/>
              </w:rPr>
              <w:t>30</w:t>
            </w:r>
          </w:p>
        </w:tc>
        <w:tc>
          <w:tcPr>
            <w:tcW w:w="1663" w:type="dxa"/>
            <w:gridSpan w:val="2"/>
            <w:tcBorders>
              <w:left w:val="single" w:sz="4" w:space="0" w:color="auto"/>
            </w:tcBorders>
            <w:noWrap/>
          </w:tcPr>
          <w:p w14:paraId="70ECEDD3" w14:textId="1C19E4D9" w:rsidR="00C457B7" w:rsidRPr="00C457B7" w:rsidRDefault="00C457B7" w:rsidP="00C457B7">
            <w:pPr>
              <w:pStyle w:val="KeinLeerraum"/>
              <w:jc w:val="left"/>
              <w:rPr>
                <w:noProof/>
                <w:sz w:val="18"/>
                <w:szCs w:val="18"/>
              </w:rPr>
            </w:pPr>
            <w:r w:rsidRPr="00C457B7">
              <w:rPr>
                <w:color w:val="000000"/>
                <w:sz w:val="18"/>
                <w:szCs w:val="18"/>
              </w:rPr>
              <w:t>Birth in the last three years</w:t>
            </w:r>
          </w:p>
        </w:tc>
        <w:tc>
          <w:tcPr>
            <w:tcW w:w="1105" w:type="dxa"/>
            <w:tcBorders>
              <w:right w:val="single" w:sz="4" w:space="0" w:color="auto"/>
            </w:tcBorders>
            <w:noWrap/>
          </w:tcPr>
          <w:p w14:paraId="4C6CB8AE" w14:textId="286D1C0B" w:rsidR="00C457B7" w:rsidRPr="00C457B7" w:rsidRDefault="00C457B7" w:rsidP="00162F7F">
            <w:pPr>
              <w:pStyle w:val="KeinLeerraum"/>
              <w:jc w:val="center"/>
              <w:rPr>
                <w:noProof/>
                <w:sz w:val="18"/>
                <w:szCs w:val="18"/>
              </w:rPr>
            </w:pPr>
            <w:r w:rsidRPr="00C457B7">
              <w:rPr>
                <w:color w:val="000000"/>
                <w:sz w:val="18"/>
                <w:szCs w:val="18"/>
              </w:rPr>
              <w:t>29</w:t>
            </w:r>
          </w:p>
        </w:tc>
        <w:tc>
          <w:tcPr>
            <w:tcW w:w="1947" w:type="dxa"/>
            <w:gridSpan w:val="2"/>
            <w:tcBorders>
              <w:left w:val="single" w:sz="4" w:space="0" w:color="auto"/>
            </w:tcBorders>
            <w:noWrap/>
          </w:tcPr>
          <w:p w14:paraId="01F5BCF6" w14:textId="7CD9A936" w:rsidR="00C457B7" w:rsidRPr="00C457B7" w:rsidRDefault="00C457B7" w:rsidP="00C457B7">
            <w:pPr>
              <w:pStyle w:val="KeinLeerraum"/>
              <w:jc w:val="left"/>
              <w:rPr>
                <w:noProof/>
                <w:sz w:val="18"/>
                <w:szCs w:val="18"/>
              </w:rPr>
            </w:pPr>
            <w:r w:rsidRPr="00C457B7">
              <w:rPr>
                <w:color w:val="000000"/>
                <w:sz w:val="18"/>
                <w:szCs w:val="18"/>
              </w:rPr>
              <w:t>Tested for HIV</w:t>
            </w:r>
          </w:p>
        </w:tc>
        <w:tc>
          <w:tcPr>
            <w:tcW w:w="1105" w:type="dxa"/>
            <w:tcBorders>
              <w:right w:val="single" w:sz="4" w:space="0" w:color="auto"/>
            </w:tcBorders>
            <w:noWrap/>
          </w:tcPr>
          <w:p w14:paraId="4B5EE35C" w14:textId="453D66F1" w:rsidR="00C457B7" w:rsidRPr="00C457B7" w:rsidRDefault="00C457B7" w:rsidP="00162F7F">
            <w:pPr>
              <w:pStyle w:val="KeinLeerraum"/>
              <w:jc w:val="center"/>
              <w:rPr>
                <w:noProof/>
                <w:sz w:val="18"/>
                <w:szCs w:val="18"/>
              </w:rPr>
            </w:pPr>
            <w:r w:rsidRPr="00C457B7">
              <w:rPr>
                <w:color w:val="000000"/>
                <w:sz w:val="18"/>
                <w:szCs w:val="18"/>
              </w:rPr>
              <w:t>19</w:t>
            </w:r>
          </w:p>
        </w:tc>
        <w:tc>
          <w:tcPr>
            <w:tcW w:w="1947" w:type="dxa"/>
            <w:gridSpan w:val="2"/>
            <w:tcBorders>
              <w:left w:val="single" w:sz="4" w:space="0" w:color="auto"/>
            </w:tcBorders>
            <w:noWrap/>
          </w:tcPr>
          <w:p w14:paraId="124530E5" w14:textId="5FA2FBCC" w:rsidR="00C457B7" w:rsidRPr="00C457B7" w:rsidRDefault="00C457B7" w:rsidP="00C457B7">
            <w:pPr>
              <w:pStyle w:val="KeinLeerraum"/>
              <w:jc w:val="left"/>
              <w:rPr>
                <w:noProof/>
                <w:sz w:val="18"/>
                <w:szCs w:val="18"/>
              </w:rPr>
            </w:pPr>
            <w:r w:rsidRPr="00C457B7">
              <w:rPr>
                <w:color w:val="000000"/>
                <w:sz w:val="18"/>
                <w:szCs w:val="18"/>
              </w:rPr>
              <w:t>Number of HH members</w:t>
            </w:r>
          </w:p>
        </w:tc>
        <w:tc>
          <w:tcPr>
            <w:tcW w:w="1110" w:type="dxa"/>
            <w:noWrap/>
          </w:tcPr>
          <w:p w14:paraId="03717DF6" w14:textId="0AA2AF8F" w:rsidR="00C457B7" w:rsidRPr="00C457B7" w:rsidRDefault="00C457B7" w:rsidP="00162F7F">
            <w:pPr>
              <w:pStyle w:val="KeinLeerraum"/>
              <w:jc w:val="center"/>
              <w:rPr>
                <w:noProof/>
                <w:sz w:val="18"/>
                <w:szCs w:val="18"/>
              </w:rPr>
            </w:pPr>
            <w:r w:rsidRPr="00C457B7">
              <w:rPr>
                <w:color w:val="000000"/>
                <w:sz w:val="18"/>
                <w:szCs w:val="18"/>
              </w:rPr>
              <w:t>15</w:t>
            </w:r>
          </w:p>
        </w:tc>
      </w:tr>
      <w:tr w:rsidR="00C457B7" w:rsidRPr="002A0CB6" w14:paraId="2804A320" w14:textId="77777777" w:rsidTr="00162F7F">
        <w:trPr>
          <w:trHeight w:val="290"/>
        </w:trPr>
        <w:tc>
          <w:tcPr>
            <w:tcW w:w="1134" w:type="dxa"/>
            <w:tcBorders>
              <w:right w:val="single" w:sz="4" w:space="0" w:color="auto"/>
            </w:tcBorders>
            <w:noWrap/>
            <w:hideMark/>
          </w:tcPr>
          <w:p w14:paraId="19BBB095" w14:textId="77777777" w:rsidR="00C457B7" w:rsidRPr="002A0CB6" w:rsidRDefault="00C457B7" w:rsidP="00C457B7">
            <w:pPr>
              <w:pStyle w:val="KeinLeerraum"/>
              <w:rPr>
                <w:noProof/>
                <w:sz w:val="18"/>
                <w:szCs w:val="18"/>
              </w:rPr>
            </w:pPr>
            <w:r w:rsidRPr="002A0CB6">
              <w:rPr>
                <w:noProof/>
                <w:sz w:val="18"/>
                <w:szCs w:val="18"/>
              </w:rPr>
              <w:t>Malawi</w:t>
            </w:r>
          </w:p>
        </w:tc>
        <w:tc>
          <w:tcPr>
            <w:tcW w:w="1895" w:type="dxa"/>
            <w:tcBorders>
              <w:left w:val="single" w:sz="4" w:space="0" w:color="auto"/>
            </w:tcBorders>
            <w:noWrap/>
          </w:tcPr>
          <w:p w14:paraId="5071F415" w14:textId="1E35AA63" w:rsidR="00C457B7" w:rsidRPr="00C457B7" w:rsidRDefault="00C457B7" w:rsidP="00C457B7">
            <w:pPr>
              <w:pStyle w:val="KeinLeerraum"/>
              <w:jc w:val="left"/>
              <w:rPr>
                <w:noProof/>
                <w:sz w:val="18"/>
                <w:szCs w:val="18"/>
              </w:rPr>
            </w:pPr>
            <w:r w:rsidRPr="00C457B7">
              <w:rPr>
                <w:color w:val="000000"/>
                <w:sz w:val="18"/>
                <w:szCs w:val="18"/>
              </w:rPr>
              <w:t>Tuberculosis injection in the last 12 months</w:t>
            </w:r>
          </w:p>
        </w:tc>
        <w:tc>
          <w:tcPr>
            <w:tcW w:w="1105" w:type="dxa"/>
            <w:tcBorders>
              <w:right w:val="single" w:sz="4" w:space="0" w:color="auto"/>
            </w:tcBorders>
            <w:noWrap/>
          </w:tcPr>
          <w:p w14:paraId="3EADAD0F" w14:textId="0BD65C9A" w:rsidR="00C457B7" w:rsidRPr="00C457B7" w:rsidRDefault="00C457B7" w:rsidP="00162F7F">
            <w:pPr>
              <w:pStyle w:val="KeinLeerraum"/>
              <w:jc w:val="center"/>
              <w:rPr>
                <w:noProof/>
                <w:sz w:val="18"/>
                <w:szCs w:val="18"/>
              </w:rPr>
            </w:pPr>
            <w:r w:rsidRPr="00C457B7">
              <w:rPr>
                <w:color w:val="000000"/>
                <w:sz w:val="18"/>
                <w:szCs w:val="18"/>
              </w:rPr>
              <w:t>100</w:t>
            </w:r>
          </w:p>
        </w:tc>
        <w:tc>
          <w:tcPr>
            <w:tcW w:w="1876" w:type="dxa"/>
            <w:tcBorders>
              <w:left w:val="single" w:sz="4" w:space="0" w:color="auto"/>
            </w:tcBorders>
            <w:noWrap/>
          </w:tcPr>
          <w:p w14:paraId="27D4F3B7" w14:textId="39AB421C" w:rsidR="00C457B7" w:rsidRPr="00C457B7" w:rsidRDefault="00C457B7" w:rsidP="00C457B7">
            <w:pPr>
              <w:pStyle w:val="KeinLeerraum"/>
              <w:jc w:val="left"/>
              <w:rPr>
                <w:noProof/>
                <w:sz w:val="18"/>
                <w:szCs w:val="18"/>
              </w:rPr>
            </w:pPr>
            <w:r w:rsidRPr="00C457B7">
              <w:rPr>
                <w:color w:val="000000"/>
                <w:sz w:val="18"/>
                <w:szCs w:val="18"/>
              </w:rPr>
              <w:t>Ever gave birth</w:t>
            </w:r>
          </w:p>
        </w:tc>
        <w:tc>
          <w:tcPr>
            <w:tcW w:w="1105" w:type="dxa"/>
            <w:tcBorders>
              <w:right w:val="single" w:sz="4" w:space="0" w:color="auto"/>
            </w:tcBorders>
            <w:noWrap/>
          </w:tcPr>
          <w:p w14:paraId="2F967019" w14:textId="7A13EE8E" w:rsidR="00C457B7" w:rsidRPr="00C457B7" w:rsidRDefault="00C457B7" w:rsidP="00162F7F">
            <w:pPr>
              <w:pStyle w:val="KeinLeerraum"/>
              <w:jc w:val="center"/>
              <w:rPr>
                <w:noProof/>
                <w:sz w:val="18"/>
                <w:szCs w:val="18"/>
              </w:rPr>
            </w:pPr>
            <w:r w:rsidRPr="00C457B7">
              <w:rPr>
                <w:color w:val="000000"/>
                <w:sz w:val="18"/>
                <w:szCs w:val="18"/>
              </w:rPr>
              <w:t>96</w:t>
            </w:r>
          </w:p>
        </w:tc>
        <w:tc>
          <w:tcPr>
            <w:tcW w:w="1663" w:type="dxa"/>
            <w:gridSpan w:val="2"/>
            <w:tcBorders>
              <w:left w:val="single" w:sz="4" w:space="0" w:color="auto"/>
            </w:tcBorders>
            <w:noWrap/>
          </w:tcPr>
          <w:p w14:paraId="395746E6" w14:textId="69B3BB3D" w:rsidR="00C457B7" w:rsidRPr="00C457B7" w:rsidRDefault="00C457B7" w:rsidP="00C457B7">
            <w:pPr>
              <w:pStyle w:val="KeinLeerraum"/>
              <w:jc w:val="left"/>
              <w:rPr>
                <w:noProof/>
                <w:sz w:val="18"/>
                <w:szCs w:val="18"/>
              </w:rPr>
            </w:pPr>
            <w:r w:rsidRPr="00C457B7">
              <w:rPr>
                <w:color w:val="000000"/>
                <w:sz w:val="18"/>
                <w:szCs w:val="18"/>
              </w:rPr>
              <w:t>Has child at home</w:t>
            </w:r>
          </w:p>
        </w:tc>
        <w:tc>
          <w:tcPr>
            <w:tcW w:w="1105" w:type="dxa"/>
            <w:tcBorders>
              <w:right w:val="single" w:sz="4" w:space="0" w:color="auto"/>
            </w:tcBorders>
            <w:noWrap/>
          </w:tcPr>
          <w:p w14:paraId="6447BAE5" w14:textId="2F230487" w:rsidR="00C457B7" w:rsidRPr="00C457B7" w:rsidRDefault="00C457B7" w:rsidP="00162F7F">
            <w:pPr>
              <w:pStyle w:val="KeinLeerraum"/>
              <w:jc w:val="center"/>
              <w:rPr>
                <w:noProof/>
                <w:sz w:val="18"/>
                <w:szCs w:val="18"/>
              </w:rPr>
            </w:pPr>
            <w:r w:rsidRPr="00C457B7">
              <w:rPr>
                <w:color w:val="000000"/>
                <w:sz w:val="18"/>
                <w:szCs w:val="18"/>
              </w:rPr>
              <w:t>89</w:t>
            </w:r>
          </w:p>
        </w:tc>
        <w:tc>
          <w:tcPr>
            <w:tcW w:w="1947" w:type="dxa"/>
            <w:gridSpan w:val="2"/>
            <w:tcBorders>
              <w:left w:val="single" w:sz="4" w:space="0" w:color="auto"/>
            </w:tcBorders>
            <w:noWrap/>
          </w:tcPr>
          <w:p w14:paraId="2ED9DF20" w14:textId="6D718210" w:rsidR="00C457B7" w:rsidRPr="00C457B7" w:rsidRDefault="00C457B7" w:rsidP="00C457B7">
            <w:pPr>
              <w:pStyle w:val="KeinLeerraum"/>
              <w:jc w:val="left"/>
              <w:rPr>
                <w:noProof/>
                <w:sz w:val="18"/>
                <w:szCs w:val="18"/>
              </w:rPr>
            </w:pPr>
            <w:r w:rsidRPr="00C457B7">
              <w:rPr>
                <w:color w:val="000000"/>
                <w:sz w:val="18"/>
                <w:szCs w:val="18"/>
              </w:rPr>
              <w:t>Birth in the last three years</w:t>
            </w:r>
          </w:p>
        </w:tc>
        <w:tc>
          <w:tcPr>
            <w:tcW w:w="1105" w:type="dxa"/>
            <w:tcBorders>
              <w:right w:val="single" w:sz="4" w:space="0" w:color="auto"/>
            </w:tcBorders>
            <w:noWrap/>
          </w:tcPr>
          <w:p w14:paraId="775192BB" w14:textId="3697838B" w:rsidR="00C457B7" w:rsidRPr="00C457B7" w:rsidRDefault="00C457B7" w:rsidP="00162F7F">
            <w:pPr>
              <w:pStyle w:val="KeinLeerraum"/>
              <w:jc w:val="center"/>
              <w:rPr>
                <w:noProof/>
                <w:sz w:val="18"/>
                <w:szCs w:val="18"/>
              </w:rPr>
            </w:pPr>
            <w:r w:rsidRPr="00C457B7">
              <w:rPr>
                <w:color w:val="000000"/>
                <w:sz w:val="18"/>
                <w:szCs w:val="18"/>
              </w:rPr>
              <w:t>48</w:t>
            </w:r>
          </w:p>
        </w:tc>
        <w:tc>
          <w:tcPr>
            <w:tcW w:w="1947" w:type="dxa"/>
            <w:gridSpan w:val="2"/>
            <w:tcBorders>
              <w:left w:val="single" w:sz="4" w:space="0" w:color="auto"/>
            </w:tcBorders>
            <w:noWrap/>
          </w:tcPr>
          <w:p w14:paraId="0F771469" w14:textId="6D9E3C57" w:rsidR="00C457B7" w:rsidRPr="00C457B7" w:rsidRDefault="00C457B7" w:rsidP="00C457B7">
            <w:pPr>
              <w:pStyle w:val="KeinLeerraum"/>
              <w:jc w:val="left"/>
              <w:rPr>
                <w:noProof/>
                <w:sz w:val="18"/>
                <w:szCs w:val="18"/>
              </w:rPr>
            </w:pPr>
            <w:r w:rsidRPr="00C457B7">
              <w:rPr>
                <w:color w:val="000000"/>
                <w:sz w:val="18"/>
                <w:szCs w:val="18"/>
              </w:rPr>
              <w:t>Tested for HIV</w:t>
            </w:r>
          </w:p>
        </w:tc>
        <w:tc>
          <w:tcPr>
            <w:tcW w:w="1110" w:type="dxa"/>
            <w:noWrap/>
          </w:tcPr>
          <w:p w14:paraId="6656B903" w14:textId="6A7DD56E" w:rsidR="00C457B7" w:rsidRPr="00C457B7" w:rsidRDefault="00C457B7" w:rsidP="00162F7F">
            <w:pPr>
              <w:pStyle w:val="KeinLeerraum"/>
              <w:jc w:val="center"/>
              <w:rPr>
                <w:noProof/>
                <w:sz w:val="18"/>
                <w:szCs w:val="18"/>
              </w:rPr>
            </w:pPr>
            <w:r w:rsidRPr="00C457B7">
              <w:rPr>
                <w:color w:val="000000"/>
                <w:sz w:val="18"/>
                <w:szCs w:val="18"/>
              </w:rPr>
              <w:t>43</w:t>
            </w:r>
          </w:p>
        </w:tc>
      </w:tr>
      <w:tr w:rsidR="00C457B7" w:rsidRPr="002A0CB6" w14:paraId="18172096" w14:textId="77777777" w:rsidTr="00162F7F">
        <w:trPr>
          <w:trHeight w:val="290"/>
        </w:trPr>
        <w:tc>
          <w:tcPr>
            <w:tcW w:w="1134" w:type="dxa"/>
            <w:tcBorders>
              <w:right w:val="single" w:sz="4" w:space="0" w:color="auto"/>
            </w:tcBorders>
            <w:noWrap/>
            <w:hideMark/>
          </w:tcPr>
          <w:p w14:paraId="54F2BFD7" w14:textId="77777777" w:rsidR="00C457B7" w:rsidRPr="002A0CB6" w:rsidRDefault="00C457B7" w:rsidP="00C457B7">
            <w:pPr>
              <w:pStyle w:val="KeinLeerraum"/>
              <w:rPr>
                <w:noProof/>
                <w:sz w:val="18"/>
                <w:szCs w:val="18"/>
              </w:rPr>
            </w:pPr>
            <w:r w:rsidRPr="002A0CB6">
              <w:rPr>
                <w:noProof/>
                <w:sz w:val="18"/>
                <w:szCs w:val="18"/>
              </w:rPr>
              <w:t>Mali</w:t>
            </w:r>
          </w:p>
        </w:tc>
        <w:tc>
          <w:tcPr>
            <w:tcW w:w="1895" w:type="dxa"/>
            <w:tcBorders>
              <w:left w:val="single" w:sz="4" w:space="0" w:color="auto"/>
            </w:tcBorders>
            <w:noWrap/>
          </w:tcPr>
          <w:p w14:paraId="7FB6844D" w14:textId="7871D8AA" w:rsidR="00C457B7" w:rsidRPr="00C457B7" w:rsidRDefault="00C457B7" w:rsidP="00C457B7">
            <w:pPr>
              <w:pStyle w:val="KeinLeerraum"/>
              <w:jc w:val="left"/>
              <w:rPr>
                <w:noProof/>
                <w:sz w:val="18"/>
                <w:szCs w:val="18"/>
              </w:rPr>
            </w:pPr>
            <w:r w:rsidRPr="00C457B7">
              <w:rPr>
                <w:color w:val="000000"/>
                <w:sz w:val="18"/>
                <w:szCs w:val="18"/>
              </w:rPr>
              <w:t>Tuberculosis injection in the last 12 months</w:t>
            </w:r>
          </w:p>
        </w:tc>
        <w:tc>
          <w:tcPr>
            <w:tcW w:w="1105" w:type="dxa"/>
            <w:tcBorders>
              <w:right w:val="single" w:sz="4" w:space="0" w:color="auto"/>
            </w:tcBorders>
            <w:noWrap/>
          </w:tcPr>
          <w:p w14:paraId="17FE7F14" w14:textId="4291EDB0" w:rsidR="00C457B7" w:rsidRPr="00C457B7" w:rsidRDefault="00C457B7" w:rsidP="00162F7F">
            <w:pPr>
              <w:pStyle w:val="KeinLeerraum"/>
              <w:jc w:val="center"/>
              <w:rPr>
                <w:noProof/>
                <w:sz w:val="18"/>
                <w:szCs w:val="18"/>
              </w:rPr>
            </w:pPr>
            <w:r w:rsidRPr="00C457B7">
              <w:rPr>
                <w:color w:val="000000"/>
                <w:sz w:val="18"/>
                <w:szCs w:val="18"/>
              </w:rPr>
              <w:t>100</w:t>
            </w:r>
          </w:p>
        </w:tc>
        <w:tc>
          <w:tcPr>
            <w:tcW w:w="1876" w:type="dxa"/>
            <w:tcBorders>
              <w:left w:val="single" w:sz="4" w:space="0" w:color="auto"/>
            </w:tcBorders>
            <w:noWrap/>
          </w:tcPr>
          <w:p w14:paraId="195DD48C" w14:textId="7358638F" w:rsidR="00C457B7" w:rsidRPr="00C457B7" w:rsidRDefault="00C457B7" w:rsidP="00C457B7">
            <w:pPr>
              <w:pStyle w:val="KeinLeerraum"/>
              <w:jc w:val="left"/>
              <w:rPr>
                <w:noProof/>
                <w:sz w:val="18"/>
                <w:szCs w:val="18"/>
              </w:rPr>
            </w:pPr>
            <w:r w:rsidRPr="00C457B7">
              <w:rPr>
                <w:color w:val="000000"/>
                <w:sz w:val="18"/>
                <w:szCs w:val="18"/>
              </w:rPr>
              <w:t>Number of HH members</w:t>
            </w:r>
          </w:p>
        </w:tc>
        <w:tc>
          <w:tcPr>
            <w:tcW w:w="1105" w:type="dxa"/>
            <w:tcBorders>
              <w:right w:val="single" w:sz="4" w:space="0" w:color="auto"/>
            </w:tcBorders>
            <w:noWrap/>
          </w:tcPr>
          <w:p w14:paraId="3FAFADC4" w14:textId="20F05100" w:rsidR="00C457B7" w:rsidRPr="00C457B7" w:rsidRDefault="00C457B7" w:rsidP="00162F7F">
            <w:pPr>
              <w:pStyle w:val="KeinLeerraum"/>
              <w:jc w:val="center"/>
              <w:rPr>
                <w:noProof/>
                <w:sz w:val="18"/>
                <w:szCs w:val="18"/>
              </w:rPr>
            </w:pPr>
            <w:r w:rsidRPr="00C457B7">
              <w:rPr>
                <w:color w:val="000000"/>
                <w:sz w:val="18"/>
                <w:szCs w:val="18"/>
              </w:rPr>
              <w:t>28</w:t>
            </w:r>
          </w:p>
        </w:tc>
        <w:tc>
          <w:tcPr>
            <w:tcW w:w="1663" w:type="dxa"/>
            <w:gridSpan w:val="2"/>
            <w:tcBorders>
              <w:left w:val="single" w:sz="4" w:space="0" w:color="auto"/>
            </w:tcBorders>
            <w:noWrap/>
          </w:tcPr>
          <w:p w14:paraId="51AA06CD" w14:textId="3E601DC7" w:rsidR="00C457B7" w:rsidRPr="00C457B7" w:rsidRDefault="00C457B7" w:rsidP="00C457B7">
            <w:pPr>
              <w:pStyle w:val="KeinLeerraum"/>
              <w:jc w:val="left"/>
              <w:rPr>
                <w:noProof/>
                <w:sz w:val="18"/>
                <w:szCs w:val="18"/>
              </w:rPr>
            </w:pPr>
            <w:r w:rsidRPr="00C457B7">
              <w:rPr>
                <w:color w:val="000000"/>
                <w:sz w:val="18"/>
                <w:szCs w:val="18"/>
              </w:rPr>
              <w:t>Tested for HIV</w:t>
            </w:r>
          </w:p>
        </w:tc>
        <w:tc>
          <w:tcPr>
            <w:tcW w:w="1105" w:type="dxa"/>
            <w:tcBorders>
              <w:right w:val="single" w:sz="4" w:space="0" w:color="auto"/>
            </w:tcBorders>
            <w:noWrap/>
          </w:tcPr>
          <w:p w14:paraId="02D3D512" w14:textId="08633EA7" w:rsidR="00C457B7" w:rsidRPr="00C457B7" w:rsidRDefault="00C457B7" w:rsidP="00162F7F">
            <w:pPr>
              <w:pStyle w:val="KeinLeerraum"/>
              <w:jc w:val="center"/>
              <w:rPr>
                <w:noProof/>
                <w:sz w:val="18"/>
                <w:szCs w:val="18"/>
              </w:rPr>
            </w:pPr>
            <w:r w:rsidRPr="00C457B7">
              <w:rPr>
                <w:color w:val="000000"/>
                <w:sz w:val="18"/>
                <w:szCs w:val="18"/>
              </w:rPr>
              <w:t>27</w:t>
            </w:r>
          </w:p>
        </w:tc>
        <w:tc>
          <w:tcPr>
            <w:tcW w:w="1947" w:type="dxa"/>
            <w:gridSpan w:val="2"/>
            <w:tcBorders>
              <w:left w:val="single" w:sz="4" w:space="0" w:color="auto"/>
            </w:tcBorders>
            <w:noWrap/>
          </w:tcPr>
          <w:p w14:paraId="13A1CAEA" w14:textId="62673A99" w:rsidR="00C457B7" w:rsidRPr="00C457B7" w:rsidRDefault="00C457B7" w:rsidP="00C457B7">
            <w:pPr>
              <w:pStyle w:val="KeinLeerraum"/>
              <w:jc w:val="left"/>
              <w:rPr>
                <w:noProof/>
                <w:sz w:val="18"/>
                <w:szCs w:val="18"/>
              </w:rPr>
            </w:pPr>
            <w:r w:rsidRPr="00C457B7">
              <w:rPr>
                <w:color w:val="000000"/>
                <w:sz w:val="18"/>
                <w:szCs w:val="18"/>
              </w:rPr>
              <w:t>Birth in the last three years</w:t>
            </w:r>
          </w:p>
        </w:tc>
        <w:tc>
          <w:tcPr>
            <w:tcW w:w="1105" w:type="dxa"/>
            <w:tcBorders>
              <w:right w:val="single" w:sz="4" w:space="0" w:color="auto"/>
            </w:tcBorders>
            <w:noWrap/>
          </w:tcPr>
          <w:p w14:paraId="40F22F67" w14:textId="2D3FE6AF" w:rsidR="00C457B7" w:rsidRPr="00C457B7" w:rsidRDefault="00C457B7" w:rsidP="00162F7F">
            <w:pPr>
              <w:pStyle w:val="KeinLeerraum"/>
              <w:jc w:val="center"/>
              <w:rPr>
                <w:noProof/>
                <w:sz w:val="18"/>
                <w:szCs w:val="18"/>
              </w:rPr>
            </w:pPr>
            <w:r w:rsidRPr="00C457B7">
              <w:rPr>
                <w:color w:val="000000"/>
                <w:sz w:val="18"/>
                <w:szCs w:val="18"/>
              </w:rPr>
              <w:t>27</w:t>
            </w:r>
          </w:p>
        </w:tc>
        <w:tc>
          <w:tcPr>
            <w:tcW w:w="1947" w:type="dxa"/>
            <w:gridSpan w:val="2"/>
            <w:tcBorders>
              <w:left w:val="single" w:sz="4" w:space="0" w:color="auto"/>
            </w:tcBorders>
            <w:noWrap/>
          </w:tcPr>
          <w:p w14:paraId="26115C55" w14:textId="07819F05" w:rsidR="00C457B7" w:rsidRPr="00C457B7" w:rsidRDefault="00C457B7" w:rsidP="00C457B7">
            <w:pPr>
              <w:pStyle w:val="KeinLeerraum"/>
              <w:jc w:val="left"/>
              <w:rPr>
                <w:noProof/>
                <w:sz w:val="18"/>
                <w:szCs w:val="18"/>
              </w:rPr>
            </w:pPr>
            <w:r w:rsidRPr="00C457B7">
              <w:rPr>
                <w:color w:val="000000"/>
                <w:sz w:val="18"/>
                <w:szCs w:val="18"/>
              </w:rPr>
              <w:t>Number of trips woman took in last 12 months</w:t>
            </w:r>
          </w:p>
        </w:tc>
        <w:tc>
          <w:tcPr>
            <w:tcW w:w="1110" w:type="dxa"/>
            <w:noWrap/>
          </w:tcPr>
          <w:p w14:paraId="03100186" w14:textId="12BE3552" w:rsidR="00C457B7" w:rsidRPr="00C457B7" w:rsidRDefault="00C457B7" w:rsidP="00162F7F">
            <w:pPr>
              <w:pStyle w:val="KeinLeerraum"/>
              <w:jc w:val="center"/>
              <w:rPr>
                <w:noProof/>
                <w:sz w:val="18"/>
                <w:szCs w:val="18"/>
              </w:rPr>
            </w:pPr>
            <w:r w:rsidRPr="00C457B7">
              <w:rPr>
                <w:color w:val="000000"/>
                <w:sz w:val="18"/>
                <w:szCs w:val="18"/>
              </w:rPr>
              <w:t>27</w:t>
            </w:r>
          </w:p>
        </w:tc>
      </w:tr>
      <w:tr w:rsidR="00C457B7" w:rsidRPr="002A0CB6" w14:paraId="73E2B9EE" w14:textId="77777777" w:rsidTr="00162F7F">
        <w:trPr>
          <w:trHeight w:val="290"/>
        </w:trPr>
        <w:tc>
          <w:tcPr>
            <w:tcW w:w="1134" w:type="dxa"/>
            <w:tcBorders>
              <w:right w:val="single" w:sz="4" w:space="0" w:color="auto"/>
            </w:tcBorders>
            <w:noWrap/>
            <w:hideMark/>
          </w:tcPr>
          <w:p w14:paraId="4A49E918" w14:textId="77777777" w:rsidR="00C457B7" w:rsidRPr="002A0CB6" w:rsidRDefault="00C457B7" w:rsidP="00C457B7">
            <w:pPr>
              <w:pStyle w:val="KeinLeerraum"/>
              <w:rPr>
                <w:noProof/>
                <w:sz w:val="18"/>
                <w:szCs w:val="18"/>
              </w:rPr>
            </w:pPr>
            <w:r w:rsidRPr="002A0CB6">
              <w:rPr>
                <w:noProof/>
                <w:sz w:val="18"/>
                <w:szCs w:val="18"/>
              </w:rPr>
              <w:lastRenderedPageBreak/>
              <w:t>Mauritania</w:t>
            </w:r>
          </w:p>
        </w:tc>
        <w:tc>
          <w:tcPr>
            <w:tcW w:w="1895" w:type="dxa"/>
            <w:tcBorders>
              <w:left w:val="single" w:sz="4" w:space="0" w:color="auto"/>
            </w:tcBorders>
            <w:noWrap/>
          </w:tcPr>
          <w:p w14:paraId="10801CF5" w14:textId="26104E9A" w:rsidR="00C457B7" w:rsidRPr="00C457B7" w:rsidRDefault="00C457B7" w:rsidP="00C457B7">
            <w:pPr>
              <w:pStyle w:val="KeinLeerraum"/>
              <w:jc w:val="left"/>
              <w:rPr>
                <w:noProof/>
                <w:sz w:val="18"/>
                <w:szCs w:val="18"/>
              </w:rPr>
            </w:pPr>
            <w:r w:rsidRPr="00C457B7">
              <w:rPr>
                <w:color w:val="000000"/>
                <w:sz w:val="18"/>
                <w:szCs w:val="18"/>
              </w:rPr>
              <w:t>Birth in the last three years</w:t>
            </w:r>
          </w:p>
        </w:tc>
        <w:tc>
          <w:tcPr>
            <w:tcW w:w="1105" w:type="dxa"/>
            <w:tcBorders>
              <w:right w:val="single" w:sz="4" w:space="0" w:color="auto"/>
            </w:tcBorders>
            <w:noWrap/>
          </w:tcPr>
          <w:p w14:paraId="1DE39150" w14:textId="5AA42C2E" w:rsidR="00C457B7" w:rsidRPr="00C457B7" w:rsidRDefault="00C457B7" w:rsidP="00162F7F">
            <w:pPr>
              <w:pStyle w:val="KeinLeerraum"/>
              <w:jc w:val="center"/>
              <w:rPr>
                <w:noProof/>
                <w:sz w:val="18"/>
                <w:szCs w:val="18"/>
              </w:rPr>
            </w:pPr>
            <w:r w:rsidRPr="00C457B7">
              <w:rPr>
                <w:color w:val="000000"/>
                <w:sz w:val="18"/>
                <w:szCs w:val="18"/>
              </w:rPr>
              <w:t>100</w:t>
            </w:r>
          </w:p>
        </w:tc>
        <w:tc>
          <w:tcPr>
            <w:tcW w:w="1876" w:type="dxa"/>
            <w:tcBorders>
              <w:left w:val="single" w:sz="4" w:space="0" w:color="auto"/>
            </w:tcBorders>
            <w:noWrap/>
          </w:tcPr>
          <w:p w14:paraId="3E4A6748" w14:textId="673FD06D" w:rsidR="00C457B7" w:rsidRPr="00C457B7" w:rsidRDefault="00C457B7" w:rsidP="00C457B7">
            <w:pPr>
              <w:pStyle w:val="KeinLeerraum"/>
              <w:jc w:val="left"/>
              <w:rPr>
                <w:noProof/>
                <w:sz w:val="18"/>
                <w:szCs w:val="18"/>
              </w:rPr>
            </w:pPr>
            <w:r w:rsidRPr="00C457B7">
              <w:rPr>
                <w:color w:val="000000"/>
                <w:sz w:val="18"/>
                <w:szCs w:val="18"/>
              </w:rPr>
              <w:t>Number of HH members</w:t>
            </w:r>
          </w:p>
        </w:tc>
        <w:tc>
          <w:tcPr>
            <w:tcW w:w="1105" w:type="dxa"/>
            <w:tcBorders>
              <w:right w:val="single" w:sz="4" w:space="0" w:color="auto"/>
            </w:tcBorders>
            <w:noWrap/>
          </w:tcPr>
          <w:p w14:paraId="4768F7FE" w14:textId="162BDF22" w:rsidR="00C457B7" w:rsidRPr="00C457B7" w:rsidRDefault="00C457B7" w:rsidP="00162F7F">
            <w:pPr>
              <w:pStyle w:val="KeinLeerraum"/>
              <w:jc w:val="center"/>
              <w:rPr>
                <w:noProof/>
                <w:sz w:val="18"/>
                <w:szCs w:val="18"/>
              </w:rPr>
            </w:pPr>
            <w:r w:rsidRPr="00C457B7">
              <w:rPr>
                <w:color w:val="000000"/>
                <w:sz w:val="18"/>
                <w:szCs w:val="18"/>
              </w:rPr>
              <w:t>89</w:t>
            </w:r>
          </w:p>
        </w:tc>
        <w:tc>
          <w:tcPr>
            <w:tcW w:w="1663" w:type="dxa"/>
            <w:gridSpan w:val="2"/>
            <w:tcBorders>
              <w:left w:val="single" w:sz="4" w:space="0" w:color="auto"/>
            </w:tcBorders>
            <w:noWrap/>
          </w:tcPr>
          <w:p w14:paraId="20FEA604" w14:textId="2C1BE6A8" w:rsidR="00C457B7" w:rsidRPr="00C457B7" w:rsidRDefault="00C457B7" w:rsidP="00C457B7">
            <w:pPr>
              <w:pStyle w:val="KeinLeerraum"/>
              <w:jc w:val="left"/>
              <w:rPr>
                <w:noProof/>
                <w:sz w:val="18"/>
                <w:szCs w:val="18"/>
              </w:rPr>
            </w:pPr>
            <w:r w:rsidRPr="00C457B7">
              <w:rPr>
                <w:color w:val="000000"/>
                <w:sz w:val="18"/>
                <w:szCs w:val="18"/>
              </w:rPr>
              <w:t xml:space="preserve"> Knows modern method for contraception</w:t>
            </w:r>
          </w:p>
        </w:tc>
        <w:tc>
          <w:tcPr>
            <w:tcW w:w="1105" w:type="dxa"/>
            <w:tcBorders>
              <w:right w:val="single" w:sz="4" w:space="0" w:color="auto"/>
            </w:tcBorders>
            <w:noWrap/>
          </w:tcPr>
          <w:p w14:paraId="643399A7" w14:textId="456C8390" w:rsidR="00C457B7" w:rsidRPr="00C457B7" w:rsidRDefault="00C457B7" w:rsidP="00162F7F">
            <w:pPr>
              <w:pStyle w:val="KeinLeerraum"/>
              <w:jc w:val="center"/>
              <w:rPr>
                <w:noProof/>
                <w:sz w:val="18"/>
                <w:szCs w:val="18"/>
              </w:rPr>
            </w:pPr>
            <w:r w:rsidRPr="00C457B7">
              <w:rPr>
                <w:color w:val="000000"/>
                <w:sz w:val="18"/>
                <w:szCs w:val="18"/>
              </w:rPr>
              <w:t>72</w:t>
            </w:r>
          </w:p>
        </w:tc>
        <w:tc>
          <w:tcPr>
            <w:tcW w:w="1947" w:type="dxa"/>
            <w:gridSpan w:val="2"/>
            <w:tcBorders>
              <w:left w:val="single" w:sz="4" w:space="0" w:color="auto"/>
            </w:tcBorders>
            <w:noWrap/>
          </w:tcPr>
          <w:p w14:paraId="2A9A9055" w14:textId="6EFFFE8E" w:rsidR="00C457B7" w:rsidRPr="00C457B7" w:rsidRDefault="00C457B7" w:rsidP="00C457B7">
            <w:pPr>
              <w:pStyle w:val="KeinLeerraum"/>
              <w:jc w:val="left"/>
              <w:rPr>
                <w:noProof/>
                <w:sz w:val="18"/>
                <w:szCs w:val="18"/>
              </w:rPr>
            </w:pPr>
            <w:r w:rsidRPr="00C457B7">
              <w:rPr>
                <w:color w:val="000000"/>
                <w:sz w:val="18"/>
                <w:szCs w:val="18"/>
              </w:rPr>
              <w:t>Pregnant</w:t>
            </w:r>
          </w:p>
        </w:tc>
        <w:tc>
          <w:tcPr>
            <w:tcW w:w="1105" w:type="dxa"/>
            <w:tcBorders>
              <w:right w:val="single" w:sz="4" w:space="0" w:color="auto"/>
            </w:tcBorders>
            <w:noWrap/>
          </w:tcPr>
          <w:p w14:paraId="069FDF9B" w14:textId="6DD58638" w:rsidR="00C457B7" w:rsidRPr="00C457B7" w:rsidRDefault="00C457B7" w:rsidP="00162F7F">
            <w:pPr>
              <w:pStyle w:val="KeinLeerraum"/>
              <w:jc w:val="center"/>
              <w:rPr>
                <w:noProof/>
                <w:sz w:val="18"/>
                <w:szCs w:val="18"/>
              </w:rPr>
            </w:pPr>
            <w:r w:rsidRPr="00C457B7">
              <w:rPr>
                <w:color w:val="000000"/>
                <w:sz w:val="18"/>
                <w:szCs w:val="18"/>
              </w:rPr>
              <w:t>65</w:t>
            </w:r>
          </w:p>
        </w:tc>
        <w:tc>
          <w:tcPr>
            <w:tcW w:w="1947" w:type="dxa"/>
            <w:gridSpan w:val="2"/>
            <w:tcBorders>
              <w:left w:val="single" w:sz="4" w:space="0" w:color="auto"/>
            </w:tcBorders>
            <w:noWrap/>
          </w:tcPr>
          <w:p w14:paraId="3E51DECD" w14:textId="338AFD44" w:rsidR="00C457B7" w:rsidRPr="00C457B7" w:rsidRDefault="00C457B7" w:rsidP="00C457B7">
            <w:pPr>
              <w:pStyle w:val="KeinLeerraum"/>
              <w:jc w:val="left"/>
              <w:rPr>
                <w:noProof/>
                <w:sz w:val="18"/>
                <w:szCs w:val="18"/>
              </w:rPr>
            </w:pPr>
            <w:r w:rsidRPr="00C457B7">
              <w:rPr>
                <w:color w:val="000000"/>
                <w:sz w:val="18"/>
                <w:szCs w:val="18"/>
              </w:rPr>
              <w:t>Not at all listens to radio</w:t>
            </w:r>
          </w:p>
        </w:tc>
        <w:tc>
          <w:tcPr>
            <w:tcW w:w="1110" w:type="dxa"/>
            <w:noWrap/>
          </w:tcPr>
          <w:p w14:paraId="65DD3FBA" w14:textId="7622FB55" w:rsidR="00C457B7" w:rsidRPr="00C457B7" w:rsidRDefault="00C457B7" w:rsidP="00162F7F">
            <w:pPr>
              <w:pStyle w:val="KeinLeerraum"/>
              <w:jc w:val="center"/>
              <w:rPr>
                <w:noProof/>
                <w:sz w:val="18"/>
                <w:szCs w:val="18"/>
              </w:rPr>
            </w:pPr>
            <w:r w:rsidRPr="00C457B7">
              <w:rPr>
                <w:color w:val="000000"/>
                <w:sz w:val="18"/>
                <w:szCs w:val="18"/>
              </w:rPr>
              <w:t>65</w:t>
            </w:r>
          </w:p>
        </w:tc>
      </w:tr>
      <w:tr w:rsidR="00C457B7" w:rsidRPr="002A0CB6" w14:paraId="54695B2E" w14:textId="77777777" w:rsidTr="00162F7F">
        <w:trPr>
          <w:trHeight w:val="290"/>
        </w:trPr>
        <w:tc>
          <w:tcPr>
            <w:tcW w:w="1134" w:type="dxa"/>
            <w:tcBorders>
              <w:right w:val="single" w:sz="4" w:space="0" w:color="auto"/>
            </w:tcBorders>
            <w:noWrap/>
            <w:hideMark/>
          </w:tcPr>
          <w:p w14:paraId="5C03C6DC" w14:textId="77777777" w:rsidR="00C457B7" w:rsidRPr="002A0CB6" w:rsidRDefault="00C457B7" w:rsidP="00C457B7">
            <w:pPr>
              <w:pStyle w:val="KeinLeerraum"/>
              <w:rPr>
                <w:noProof/>
                <w:sz w:val="18"/>
                <w:szCs w:val="18"/>
              </w:rPr>
            </w:pPr>
            <w:r w:rsidRPr="002A0CB6">
              <w:rPr>
                <w:noProof/>
                <w:sz w:val="18"/>
                <w:szCs w:val="18"/>
              </w:rPr>
              <w:t>Namibia</w:t>
            </w:r>
          </w:p>
        </w:tc>
        <w:tc>
          <w:tcPr>
            <w:tcW w:w="1895" w:type="dxa"/>
            <w:tcBorders>
              <w:left w:val="single" w:sz="4" w:space="0" w:color="auto"/>
            </w:tcBorders>
            <w:noWrap/>
          </w:tcPr>
          <w:p w14:paraId="17F0D93D" w14:textId="3710DFB8" w:rsidR="00C457B7" w:rsidRPr="00C457B7" w:rsidRDefault="00C457B7" w:rsidP="00C457B7">
            <w:pPr>
              <w:pStyle w:val="KeinLeerraum"/>
              <w:jc w:val="left"/>
              <w:rPr>
                <w:noProof/>
                <w:sz w:val="18"/>
                <w:szCs w:val="18"/>
              </w:rPr>
            </w:pPr>
            <w:r w:rsidRPr="00C457B7">
              <w:rPr>
                <w:color w:val="000000"/>
                <w:sz w:val="18"/>
                <w:szCs w:val="18"/>
              </w:rPr>
              <w:t>Tested for HIV</w:t>
            </w:r>
          </w:p>
        </w:tc>
        <w:tc>
          <w:tcPr>
            <w:tcW w:w="1105" w:type="dxa"/>
            <w:tcBorders>
              <w:right w:val="single" w:sz="4" w:space="0" w:color="auto"/>
            </w:tcBorders>
            <w:noWrap/>
          </w:tcPr>
          <w:p w14:paraId="0DCAC18B" w14:textId="1D6368CB" w:rsidR="00C457B7" w:rsidRPr="00C457B7" w:rsidRDefault="00C457B7" w:rsidP="00162F7F">
            <w:pPr>
              <w:pStyle w:val="KeinLeerraum"/>
              <w:jc w:val="center"/>
              <w:rPr>
                <w:noProof/>
                <w:sz w:val="18"/>
                <w:szCs w:val="18"/>
              </w:rPr>
            </w:pPr>
            <w:r w:rsidRPr="00C457B7">
              <w:rPr>
                <w:color w:val="000000"/>
                <w:sz w:val="18"/>
                <w:szCs w:val="18"/>
              </w:rPr>
              <w:t>100</w:t>
            </w:r>
          </w:p>
        </w:tc>
        <w:tc>
          <w:tcPr>
            <w:tcW w:w="1876" w:type="dxa"/>
            <w:tcBorders>
              <w:left w:val="single" w:sz="4" w:space="0" w:color="auto"/>
            </w:tcBorders>
            <w:noWrap/>
          </w:tcPr>
          <w:p w14:paraId="366FB6CE" w14:textId="09B7EA26" w:rsidR="00C457B7" w:rsidRPr="00C457B7" w:rsidRDefault="00C457B7" w:rsidP="00C457B7">
            <w:pPr>
              <w:pStyle w:val="KeinLeerraum"/>
              <w:jc w:val="left"/>
              <w:rPr>
                <w:noProof/>
                <w:sz w:val="18"/>
                <w:szCs w:val="18"/>
              </w:rPr>
            </w:pPr>
            <w:r w:rsidRPr="00C457B7">
              <w:rPr>
                <w:color w:val="000000"/>
                <w:sz w:val="18"/>
                <w:szCs w:val="18"/>
              </w:rPr>
              <w:t>Tuberculosis injection in the last 12 months</w:t>
            </w:r>
          </w:p>
        </w:tc>
        <w:tc>
          <w:tcPr>
            <w:tcW w:w="1105" w:type="dxa"/>
            <w:tcBorders>
              <w:right w:val="single" w:sz="4" w:space="0" w:color="auto"/>
            </w:tcBorders>
            <w:noWrap/>
          </w:tcPr>
          <w:p w14:paraId="76C4D759" w14:textId="6F9E6255" w:rsidR="00C457B7" w:rsidRPr="00C457B7" w:rsidRDefault="00C457B7" w:rsidP="00162F7F">
            <w:pPr>
              <w:pStyle w:val="KeinLeerraum"/>
              <w:jc w:val="center"/>
              <w:rPr>
                <w:noProof/>
                <w:sz w:val="18"/>
                <w:szCs w:val="18"/>
              </w:rPr>
            </w:pPr>
            <w:r w:rsidRPr="00C457B7">
              <w:rPr>
                <w:color w:val="000000"/>
                <w:sz w:val="18"/>
                <w:szCs w:val="18"/>
              </w:rPr>
              <w:t>65</w:t>
            </w:r>
          </w:p>
        </w:tc>
        <w:tc>
          <w:tcPr>
            <w:tcW w:w="1663" w:type="dxa"/>
            <w:gridSpan w:val="2"/>
            <w:tcBorders>
              <w:left w:val="single" w:sz="4" w:space="0" w:color="auto"/>
            </w:tcBorders>
            <w:noWrap/>
          </w:tcPr>
          <w:p w14:paraId="78865B5A" w14:textId="2A2F4F5E" w:rsidR="00C457B7" w:rsidRPr="00C457B7" w:rsidRDefault="00C457B7" w:rsidP="00C457B7">
            <w:pPr>
              <w:pStyle w:val="KeinLeerraum"/>
              <w:jc w:val="left"/>
              <w:rPr>
                <w:noProof/>
                <w:sz w:val="18"/>
                <w:szCs w:val="18"/>
              </w:rPr>
            </w:pPr>
            <w:r w:rsidRPr="00C457B7">
              <w:rPr>
                <w:color w:val="000000"/>
                <w:sz w:val="18"/>
                <w:szCs w:val="18"/>
              </w:rPr>
              <w:t>Number of trips woman took in last 12 months</w:t>
            </w:r>
          </w:p>
        </w:tc>
        <w:tc>
          <w:tcPr>
            <w:tcW w:w="1105" w:type="dxa"/>
            <w:tcBorders>
              <w:right w:val="single" w:sz="4" w:space="0" w:color="auto"/>
            </w:tcBorders>
            <w:noWrap/>
          </w:tcPr>
          <w:p w14:paraId="556B8CCC" w14:textId="74047F9E" w:rsidR="00C457B7" w:rsidRPr="00C457B7" w:rsidRDefault="00C457B7" w:rsidP="00162F7F">
            <w:pPr>
              <w:pStyle w:val="KeinLeerraum"/>
              <w:jc w:val="center"/>
              <w:rPr>
                <w:noProof/>
                <w:sz w:val="18"/>
                <w:szCs w:val="18"/>
              </w:rPr>
            </w:pPr>
            <w:r w:rsidRPr="00C457B7">
              <w:rPr>
                <w:color w:val="000000"/>
                <w:sz w:val="18"/>
                <w:szCs w:val="18"/>
              </w:rPr>
              <w:t>64</w:t>
            </w:r>
          </w:p>
        </w:tc>
        <w:tc>
          <w:tcPr>
            <w:tcW w:w="1947" w:type="dxa"/>
            <w:gridSpan w:val="2"/>
            <w:tcBorders>
              <w:left w:val="single" w:sz="4" w:space="0" w:color="auto"/>
            </w:tcBorders>
            <w:noWrap/>
          </w:tcPr>
          <w:p w14:paraId="1A0546C1" w14:textId="6BA0D29F" w:rsidR="00C457B7" w:rsidRPr="00C457B7" w:rsidRDefault="00C457B7" w:rsidP="00C457B7">
            <w:pPr>
              <w:pStyle w:val="KeinLeerraum"/>
              <w:jc w:val="left"/>
              <w:rPr>
                <w:noProof/>
                <w:sz w:val="18"/>
                <w:szCs w:val="18"/>
              </w:rPr>
            </w:pPr>
            <w:r w:rsidRPr="00C457B7">
              <w:rPr>
                <w:color w:val="000000"/>
                <w:sz w:val="18"/>
                <w:szCs w:val="18"/>
              </w:rPr>
              <w:t>Number of HH members</w:t>
            </w:r>
          </w:p>
        </w:tc>
        <w:tc>
          <w:tcPr>
            <w:tcW w:w="1105" w:type="dxa"/>
            <w:tcBorders>
              <w:right w:val="single" w:sz="4" w:space="0" w:color="auto"/>
            </w:tcBorders>
            <w:noWrap/>
          </w:tcPr>
          <w:p w14:paraId="57780904" w14:textId="13BD1247" w:rsidR="00C457B7" w:rsidRPr="00C457B7" w:rsidRDefault="00C457B7" w:rsidP="00162F7F">
            <w:pPr>
              <w:pStyle w:val="KeinLeerraum"/>
              <w:jc w:val="center"/>
              <w:rPr>
                <w:noProof/>
                <w:sz w:val="18"/>
                <w:szCs w:val="18"/>
              </w:rPr>
            </w:pPr>
            <w:r w:rsidRPr="00C457B7">
              <w:rPr>
                <w:color w:val="000000"/>
                <w:sz w:val="18"/>
                <w:szCs w:val="18"/>
              </w:rPr>
              <w:t>62</w:t>
            </w:r>
          </w:p>
        </w:tc>
        <w:tc>
          <w:tcPr>
            <w:tcW w:w="1947" w:type="dxa"/>
            <w:gridSpan w:val="2"/>
            <w:tcBorders>
              <w:left w:val="single" w:sz="4" w:space="0" w:color="auto"/>
            </w:tcBorders>
            <w:noWrap/>
          </w:tcPr>
          <w:p w14:paraId="32FED36B" w14:textId="5772F2A7" w:rsidR="00C457B7" w:rsidRPr="00C457B7" w:rsidRDefault="00C457B7" w:rsidP="00C457B7">
            <w:pPr>
              <w:pStyle w:val="KeinLeerraum"/>
              <w:jc w:val="left"/>
              <w:rPr>
                <w:noProof/>
                <w:sz w:val="18"/>
                <w:szCs w:val="18"/>
              </w:rPr>
            </w:pPr>
            <w:r w:rsidRPr="00C457B7">
              <w:rPr>
                <w:color w:val="000000"/>
                <w:sz w:val="18"/>
                <w:szCs w:val="18"/>
              </w:rPr>
              <w:t>Number of cattle owned</w:t>
            </w:r>
          </w:p>
        </w:tc>
        <w:tc>
          <w:tcPr>
            <w:tcW w:w="1110" w:type="dxa"/>
            <w:noWrap/>
          </w:tcPr>
          <w:p w14:paraId="75017819" w14:textId="6FD3C7BB" w:rsidR="00C457B7" w:rsidRPr="00C457B7" w:rsidRDefault="00C457B7" w:rsidP="00162F7F">
            <w:pPr>
              <w:pStyle w:val="KeinLeerraum"/>
              <w:jc w:val="center"/>
              <w:rPr>
                <w:noProof/>
                <w:sz w:val="18"/>
                <w:szCs w:val="18"/>
              </w:rPr>
            </w:pPr>
            <w:r w:rsidRPr="00C457B7">
              <w:rPr>
                <w:color w:val="000000"/>
                <w:sz w:val="18"/>
                <w:szCs w:val="18"/>
              </w:rPr>
              <w:t>45</w:t>
            </w:r>
          </w:p>
        </w:tc>
      </w:tr>
      <w:tr w:rsidR="00C457B7" w:rsidRPr="002A0CB6" w14:paraId="6D5AD39D" w14:textId="77777777" w:rsidTr="00162F7F">
        <w:trPr>
          <w:trHeight w:val="290"/>
        </w:trPr>
        <w:tc>
          <w:tcPr>
            <w:tcW w:w="1134" w:type="dxa"/>
            <w:tcBorders>
              <w:right w:val="single" w:sz="4" w:space="0" w:color="auto"/>
            </w:tcBorders>
            <w:noWrap/>
            <w:hideMark/>
          </w:tcPr>
          <w:p w14:paraId="68DBD68A" w14:textId="77777777" w:rsidR="00C457B7" w:rsidRPr="002A0CB6" w:rsidRDefault="00C457B7" w:rsidP="00C457B7">
            <w:pPr>
              <w:pStyle w:val="KeinLeerraum"/>
              <w:rPr>
                <w:noProof/>
                <w:sz w:val="18"/>
                <w:szCs w:val="18"/>
              </w:rPr>
            </w:pPr>
            <w:r w:rsidRPr="002A0CB6">
              <w:rPr>
                <w:noProof/>
                <w:sz w:val="18"/>
                <w:szCs w:val="18"/>
              </w:rPr>
              <w:t>Niger</w:t>
            </w:r>
          </w:p>
        </w:tc>
        <w:tc>
          <w:tcPr>
            <w:tcW w:w="1895" w:type="dxa"/>
            <w:tcBorders>
              <w:left w:val="single" w:sz="4" w:space="0" w:color="auto"/>
            </w:tcBorders>
            <w:noWrap/>
          </w:tcPr>
          <w:p w14:paraId="54C25C60" w14:textId="2AA253AF" w:rsidR="00C457B7" w:rsidRPr="00C457B7" w:rsidRDefault="00C457B7" w:rsidP="00C457B7">
            <w:pPr>
              <w:pStyle w:val="KeinLeerraum"/>
              <w:jc w:val="left"/>
              <w:rPr>
                <w:noProof/>
                <w:sz w:val="18"/>
                <w:szCs w:val="18"/>
              </w:rPr>
            </w:pPr>
            <w:r w:rsidRPr="00C457B7">
              <w:rPr>
                <w:color w:val="000000"/>
                <w:sz w:val="18"/>
                <w:szCs w:val="18"/>
              </w:rPr>
              <w:t>Birth in the last three years</w:t>
            </w:r>
          </w:p>
        </w:tc>
        <w:tc>
          <w:tcPr>
            <w:tcW w:w="1105" w:type="dxa"/>
            <w:tcBorders>
              <w:right w:val="single" w:sz="4" w:space="0" w:color="auto"/>
            </w:tcBorders>
            <w:noWrap/>
          </w:tcPr>
          <w:p w14:paraId="3F5EAC76" w14:textId="30713911" w:rsidR="00C457B7" w:rsidRPr="00C457B7" w:rsidRDefault="00C457B7" w:rsidP="00162F7F">
            <w:pPr>
              <w:pStyle w:val="KeinLeerraum"/>
              <w:jc w:val="center"/>
              <w:rPr>
                <w:noProof/>
                <w:sz w:val="18"/>
                <w:szCs w:val="18"/>
              </w:rPr>
            </w:pPr>
            <w:r w:rsidRPr="00C457B7">
              <w:rPr>
                <w:color w:val="000000"/>
                <w:sz w:val="18"/>
                <w:szCs w:val="18"/>
              </w:rPr>
              <w:t>100</w:t>
            </w:r>
          </w:p>
        </w:tc>
        <w:tc>
          <w:tcPr>
            <w:tcW w:w="1876" w:type="dxa"/>
            <w:tcBorders>
              <w:left w:val="single" w:sz="4" w:space="0" w:color="auto"/>
            </w:tcBorders>
            <w:noWrap/>
          </w:tcPr>
          <w:p w14:paraId="2E0AFFB0" w14:textId="02A70883" w:rsidR="00C457B7" w:rsidRPr="00C457B7" w:rsidRDefault="00C457B7" w:rsidP="00C457B7">
            <w:pPr>
              <w:pStyle w:val="KeinLeerraum"/>
              <w:jc w:val="left"/>
              <w:rPr>
                <w:noProof/>
                <w:sz w:val="18"/>
                <w:szCs w:val="18"/>
              </w:rPr>
            </w:pPr>
            <w:r w:rsidRPr="00C457B7">
              <w:rPr>
                <w:color w:val="000000"/>
                <w:sz w:val="18"/>
                <w:szCs w:val="18"/>
              </w:rPr>
              <w:t>Tuberculosis injection in the last 12 months</w:t>
            </w:r>
          </w:p>
        </w:tc>
        <w:tc>
          <w:tcPr>
            <w:tcW w:w="1105" w:type="dxa"/>
            <w:tcBorders>
              <w:right w:val="single" w:sz="4" w:space="0" w:color="auto"/>
            </w:tcBorders>
            <w:noWrap/>
          </w:tcPr>
          <w:p w14:paraId="76FFCE16" w14:textId="5CFE3A11" w:rsidR="00C457B7" w:rsidRPr="00C457B7" w:rsidRDefault="00C457B7" w:rsidP="00162F7F">
            <w:pPr>
              <w:pStyle w:val="KeinLeerraum"/>
              <w:jc w:val="center"/>
              <w:rPr>
                <w:noProof/>
                <w:sz w:val="18"/>
                <w:szCs w:val="18"/>
              </w:rPr>
            </w:pPr>
            <w:r w:rsidRPr="00C457B7">
              <w:rPr>
                <w:color w:val="000000"/>
                <w:sz w:val="18"/>
                <w:szCs w:val="18"/>
              </w:rPr>
              <w:t>94</w:t>
            </w:r>
          </w:p>
        </w:tc>
        <w:tc>
          <w:tcPr>
            <w:tcW w:w="1663" w:type="dxa"/>
            <w:gridSpan w:val="2"/>
            <w:tcBorders>
              <w:left w:val="single" w:sz="4" w:space="0" w:color="auto"/>
            </w:tcBorders>
            <w:noWrap/>
          </w:tcPr>
          <w:p w14:paraId="4E922950" w14:textId="20068C06" w:rsidR="00C457B7" w:rsidRPr="00C457B7" w:rsidRDefault="00C457B7" w:rsidP="00C457B7">
            <w:pPr>
              <w:pStyle w:val="KeinLeerraum"/>
              <w:jc w:val="left"/>
              <w:rPr>
                <w:noProof/>
                <w:sz w:val="18"/>
                <w:szCs w:val="18"/>
              </w:rPr>
            </w:pPr>
            <w:r w:rsidRPr="00C457B7">
              <w:rPr>
                <w:color w:val="000000"/>
                <w:sz w:val="18"/>
                <w:szCs w:val="18"/>
              </w:rPr>
              <w:t xml:space="preserve"> Knows modern method for contraception</w:t>
            </w:r>
          </w:p>
        </w:tc>
        <w:tc>
          <w:tcPr>
            <w:tcW w:w="1105" w:type="dxa"/>
            <w:tcBorders>
              <w:right w:val="single" w:sz="4" w:space="0" w:color="auto"/>
            </w:tcBorders>
            <w:noWrap/>
          </w:tcPr>
          <w:p w14:paraId="5847BDB3" w14:textId="36369799" w:rsidR="00C457B7" w:rsidRPr="00C457B7" w:rsidRDefault="00C457B7" w:rsidP="00162F7F">
            <w:pPr>
              <w:pStyle w:val="KeinLeerraum"/>
              <w:jc w:val="center"/>
              <w:rPr>
                <w:noProof/>
                <w:sz w:val="18"/>
                <w:szCs w:val="18"/>
              </w:rPr>
            </w:pPr>
            <w:r w:rsidRPr="00C457B7">
              <w:rPr>
                <w:color w:val="000000"/>
                <w:sz w:val="18"/>
                <w:szCs w:val="18"/>
              </w:rPr>
              <w:t>35</w:t>
            </w:r>
          </w:p>
        </w:tc>
        <w:tc>
          <w:tcPr>
            <w:tcW w:w="1947" w:type="dxa"/>
            <w:gridSpan w:val="2"/>
            <w:tcBorders>
              <w:left w:val="single" w:sz="4" w:space="0" w:color="auto"/>
            </w:tcBorders>
            <w:noWrap/>
          </w:tcPr>
          <w:p w14:paraId="53455B7C" w14:textId="6762A51E" w:rsidR="00C457B7" w:rsidRPr="00C457B7" w:rsidRDefault="00C457B7" w:rsidP="00C457B7">
            <w:pPr>
              <w:pStyle w:val="KeinLeerraum"/>
              <w:jc w:val="left"/>
              <w:rPr>
                <w:noProof/>
                <w:sz w:val="18"/>
                <w:szCs w:val="18"/>
              </w:rPr>
            </w:pPr>
            <w:r w:rsidRPr="00C457B7">
              <w:rPr>
                <w:color w:val="000000"/>
                <w:sz w:val="18"/>
                <w:szCs w:val="18"/>
              </w:rPr>
              <w:t>Ideal number of children</w:t>
            </w:r>
          </w:p>
        </w:tc>
        <w:tc>
          <w:tcPr>
            <w:tcW w:w="1105" w:type="dxa"/>
            <w:tcBorders>
              <w:right w:val="single" w:sz="4" w:space="0" w:color="auto"/>
            </w:tcBorders>
            <w:noWrap/>
          </w:tcPr>
          <w:p w14:paraId="26D38D9F" w14:textId="4E655640" w:rsidR="00C457B7" w:rsidRPr="00C457B7" w:rsidRDefault="00C457B7" w:rsidP="00162F7F">
            <w:pPr>
              <w:pStyle w:val="KeinLeerraum"/>
              <w:jc w:val="center"/>
              <w:rPr>
                <w:noProof/>
                <w:sz w:val="18"/>
                <w:szCs w:val="18"/>
              </w:rPr>
            </w:pPr>
            <w:r w:rsidRPr="00C457B7">
              <w:rPr>
                <w:color w:val="000000"/>
                <w:sz w:val="18"/>
                <w:szCs w:val="18"/>
              </w:rPr>
              <w:t>28</w:t>
            </w:r>
          </w:p>
        </w:tc>
        <w:tc>
          <w:tcPr>
            <w:tcW w:w="1947" w:type="dxa"/>
            <w:gridSpan w:val="2"/>
            <w:tcBorders>
              <w:left w:val="single" w:sz="4" w:space="0" w:color="auto"/>
            </w:tcBorders>
            <w:noWrap/>
          </w:tcPr>
          <w:p w14:paraId="1CECE3FB" w14:textId="20AAB3BD" w:rsidR="00C457B7" w:rsidRPr="00C457B7" w:rsidRDefault="00C457B7" w:rsidP="00C457B7">
            <w:pPr>
              <w:pStyle w:val="KeinLeerraum"/>
              <w:jc w:val="left"/>
              <w:rPr>
                <w:noProof/>
                <w:sz w:val="18"/>
                <w:szCs w:val="18"/>
              </w:rPr>
            </w:pPr>
            <w:r w:rsidRPr="00C457B7">
              <w:rPr>
                <w:color w:val="000000"/>
                <w:sz w:val="18"/>
                <w:szCs w:val="18"/>
              </w:rPr>
              <w:t>Has child at home</w:t>
            </w:r>
          </w:p>
        </w:tc>
        <w:tc>
          <w:tcPr>
            <w:tcW w:w="1110" w:type="dxa"/>
            <w:noWrap/>
          </w:tcPr>
          <w:p w14:paraId="46F2D825" w14:textId="4FBE0F02" w:rsidR="00C457B7" w:rsidRPr="00C457B7" w:rsidRDefault="00C457B7" w:rsidP="00162F7F">
            <w:pPr>
              <w:pStyle w:val="KeinLeerraum"/>
              <w:jc w:val="center"/>
              <w:rPr>
                <w:noProof/>
                <w:sz w:val="18"/>
                <w:szCs w:val="18"/>
              </w:rPr>
            </w:pPr>
            <w:r w:rsidRPr="00C457B7">
              <w:rPr>
                <w:color w:val="000000"/>
                <w:sz w:val="18"/>
                <w:szCs w:val="18"/>
              </w:rPr>
              <w:t>27</w:t>
            </w:r>
          </w:p>
        </w:tc>
      </w:tr>
      <w:tr w:rsidR="00C457B7" w:rsidRPr="002A0CB6" w14:paraId="69418FAD" w14:textId="77777777" w:rsidTr="00162F7F">
        <w:trPr>
          <w:trHeight w:val="290"/>
        </w:trPr>
        <w:tc>
          <w:tcPr>
            <w:tcW w:w="1134" w:type="dxa"/>
            <w:tcBorders>
              <w:right w:val="single" w:sz="4" w:space="0" w:color="auto"/>
            </w:tcBorders>
            <w:noWrap/>
            <w:hideMark/>
          </w:tcPr>
          <w:p w14:paraId="50751583" w14:textId="77777777" w:rsidR="00C457B7" w:rsidRPr="002A0CB6" w:rsidRDefault="00C457B7" w:rsidP="00C457B7">
            <w:pPr>
              <w:pStyle w:val="KeinLeerraum"/>
              <w:rPr>
                <w:noProof/>
                <w:sz w:val="18"/>
                <w:szCs w:val="18"/>
              </w:rPr>
            </w:pPr>
            <w:r w:rsidRPr="002A0CB6">
              <w:rPr>
                <w:noProof/>
                <w:sz w:val="18"/>
                <w:szCs w:val="18"/>
              </w:rPr>
              <w:t>Nigeria</w:t>
            </w:r>
          </w:p>
        </w:tc>
        <w:tc>
          <w:tcPr>
            <w:tcW w:w="1895" w:type="dxa"/>
            <w:tcBorders>
              <w:left w:val="single" w:sz="4" w:space="0" w:color="auto"/>
            </w:tcBorders>
            <w:noWrap/>
          </w:tcPr>
          <w:p w14:paraId="36C71696" w14:textId="4952A627" w:rsidR="00C457B7" w:rsidRPr="00C457B7" w:rsidRDefault="00C457B7" w:rsidP="00C457B7">
            <w:pPr>
              <w:pStyle w:val="KeinLeerraum"/>
              <w:jc w:val="left"/>
              <w:rPr>
                <w:noProof/>
                <w:sz w:val="18"/>
                <w:szCs w:val="18"/>
              </w:rPr>
            </w:pPr>
            <w:r w:rsidRPr="00C457B7">
              <w:rPr>
                <w:color w:val="000000"/>
                <w:sz w:val="18"/>
                <w:szCs w:val="18"/>
              </w:rPr>
              <w:t>Tuberculosis injection in the last 12 months</w:t>
            </w:r>
          </w:p>
        </w:tc>
        <w:tc>
          <w:tcPr>
            <w:tcW w:w="1105" w:type="dxa"/>
            <w:tcBorders>
              <w:right w:val="single" w:sz="4" w:space="0" w:color="auto"/>
            </w:tcBorders>
            <w:noWrap/>
          </w:tcPr>
          <w:p w14:paraId="0EBA43B9" w14:textId="02BD0BA0" w:rsidR="00C457B7" w:rsidRPr="00C457B7" w:rsidRDefault="00C457B7" w:rsidP="00162F7F">
            <w:pPr>
              <w:pStyle w:val="KeinLeerraum"/>
              <w:jc w:val="center"/>
              <w:rPr>
                <w:noProof/>
                <w:sz w:val="18"/>
                <w:szCs w:val="18"/>
              </w:rPr>
            </w:pPr>
            <w:r w:rsidRPr="00C457B7">
              <w:rPr>
                <w:color w:val="000000"/>
                <w:sz w:val="18"/>
                <w:szCs w:val="18"/>
              </w:rPr>
              <w:t>100</w:t>
            </w:r>
          </w:p>
        </w:tc>
        <w:tc>
          <w:tcPr>
            <w:tcW w:w="1876" w:type="dxa"/>
            <w:tcBorders>
              <w:left w:val="single" w:sz="4" w:space="0" w:color="auto"/>
            </w:tcBorders>
            <w:noWrap/>
          </w:tcPr>
          <w:p w14:paraId="1AC4D1C6" w14:textId="2973AA5B" w:rsidR="00C457B7" w:rsidRPr="00C457B7" w:rsidRDefault="00C457B7" w:rsidP="00C457B7">
            <w:pPr>
              <w:pStyle w:val="KeinLeerraum"/>
              <w:jc w:val="left"/>
              <w:rPr>
                <w:noProof/>
                <w:sz w:val="18"/>
                <w:szCs w:val="18"/>
              </w:rPr>
            </w:pPr>
            <w:r w:rsidRPr="00C457B7">
              <w:rPr>
                <w:color w:val="000000"/>
                <w:sz w:val="18"/>
                <w:szCs w:val="18"/>
              </w:rPr>
              <w:t>Birth in the last three years</w:t>
            </w:r>
          </w:p>
        </w:tc>
        <w:tc>
          <w:tcPr>
            <w:tcW w:w="1105" w:type="dxa"/>
            <w:tcBorders>
              <w:right w:val="single" w:sz="4" w:space="0" w:color="auto"/>
            </w:tcBorders>
            <w:noWrap/>
          </w:tcPr>
          <w:p w14:paraId="0BB049F0" w14:textId="555B2580" w:rsidR="00C457B7" w:rsidRPr="00C457B7" w:rsidRDefault="00C457B7" w:rsidP="00162F7F">
            <w:pPr>
              <w:pStyle w:val="KeinLeerraum"/>
              <w:jc w:val="center"/>
              <w:rPr>
                <w:noProof/>
                <w:sz w:val="18"/>
                <w:szCs w:val="18"/>
              </w:rPr>
            </w:pPr>
            <w:r w:rsidRPr="00C457B7">
              <w:rPr>
                <w:color w:val="000000"/>
                <w:sz w:val="18"/>
                <w:szCs w:val="18"/>
              </w:rPr>
              <w:t>42</w:t>
            </w:r>
          </w:p>
        </w:tc>
        <w:tc>
          <w:tcPr>
            <w:tcW w:w="1663" w:type="dxa"/>
            <w:gridSpan w:val="2"/>
            <w:tcBorders>
              <w:left w:val="single" w:sz="4" w:space="0" w:color="auto"/>
            </w:tcBorders>
            <w:noWrap/>
          </w:tcPr>
          <w:p w14:paraId="051127BA" w14:textId="24BA7213" w:rsidR="00C457B7" w:rsidRPr="00C457B7" w:rsidRDefault="00C457B7" w:rsidP="00C457B7">
            <w:pPr>
              <w:pStyle w:val="KeinLeerraum"/>
              <w:jc w:val="left"/>
              <w:rPr>
                <w:noProof/>
                <w:sz w:val="18"/>
                <w:szCs w:val="18"/>
              </w:rPr>
            </w:pPr>
            <w:r w:rsidRPr="00C457B7">
              <w:rPr>
                <w:color w:val="000000"/>
                <w:sz w:val="18"/>
                <w:szCs w:val="18"/>
              </w:rPr>
              <w:t>Number of trips woman took in last 12 months</w:t>
            </w:r>
          </w:p>
        </w:tc>
        <w:tc>
          <w:tcPr>
            <w:tcW w:w="1105" w:type="dxa"/>
            <w:tcBorders>
              <w:right w:val="single" w:sz="4" w:space="0" w:color="auto"/>
            </w:tcBorders>
            <w:noWrap/>
          </w:tcPr>
          <w:p w14:paraId="7E2DAC22" w14:textId="1FB6FCD3" w:rsidR="00C457B7" w:rsidRPr="00C457B7" w:rsidRDefault="00C457B7" w:rsidP="00162F7F">
            <w:pPr>
              <w:pStyle w:val="KeinLeerraum"/>
              <w:jc w:val="center"/>
              <w:rPr>
                <w:noProof/>
                <w:sz w:val="18"/>
                <w:szCs w:val="18"/>
              </w:rPr>
            </w:pPr>
            <w:r w:rsidRPr="00C457B7">
              <w:rPr>
                <w:color w:val="000000"/>
                <w:sz w:val="18"/>
                <w:szCs w:val="18"/>
              </w:rPr>
              <w:t>15</w:t>
            </w:r>
          </w:p>
        </w:tc>
        <w:tc>
          <w:tcPr>
            <w:tcW w:w="1947" w:type="dxa"/>
            <w:gridSpan w:val="2"/>
            <w:tcBorders>
              <w:left w:val="single" w:sz="4" w:space="0" w:color="auto"/>
            </w:tcBorders>
            <w:noWrap/>
          </w:tcPr>
          <w:p w14:paraId="3931A2F1" w14:textId="4A0DEDCA" w:rsidR="00C457B7" w:rsidRPr="00C457B7" w:rsidRDefault="00C457B7" w:rsidP="00C457B7">
            <w:pPr>
              <w:pStyle w:val="KeinLeerraum"/>
              <w:jc w:val="left"/>
              <w:rPr>
                <w:noProof/>
                <w:sz w:val="18"/>
                <w:szCs w:val="18"/>
              </w:rPr>
            </w:pPr>
            <w:r w:rsidRPr="00C457B7">
              <w:rPr>
                <w:color w:val="000000"/>
                <w:sz w:val="18"/>
                <w:szCs w:val="18"/>
              </w:rPr>
              <w:t>Number of HH members</w:t>
            </w:r>
          </w:p>
        </w:tc>
        <w:tc>
          <w:tcPr>
            <w:tcW w:w="1105" w:type="dxa"/>
            <w:tcBorders>
              <w:right w:val="single" w:sz="4" w:space="0" w:color="auto"/>
            </w:tcBorders>
            <w:noWrap/>
          </w:tcPr>
          <w:p w14:paraId="4044C481" w14:textId="13682EA2" w:rsidR="00C457B7" w:rsidRPr="00C457B7" w:rsidRDefault="00C457B7" w:rsidP="00162F7F">
            <w:pPr>
              <w:pStyle w:val="KeinLeerraum"/>
              <w:jc w:val="center"/>
              <w:rPr>
                <w:noProof/>
                <w:sz w:val="18"/>
                <w:szCs w:val="18"/>
              </w:rPr>
            </w:pPr>
            <w:r w:rsidRPr="00C457B7">
              <w:rPr>
                <w:color w:val="000000"/>
                <w:sz w:val="18"/>
                <w:szCs w:val="18"/>
              </w:rPr>
              <w:t>13</w:t>
            </w:r>
          </w:p>
        </w:tc>
        <w:tc>
          <w:tcPr>
            <w:tcW w:w="1947" w:type="dxa"/>
            <w:gridSpan w:val="2"/>
            <w:tcBorders>
              <w:left w:val="single" w:sz="4" w:space="0" w:color="auto"/>
            </w:tcBorders>
            <w:noWrap/>
          </w:tcPr>
          <w:p w14:paraId="2933513F" w14:textId="1ED1C4EF" w:rsidR="00C457B7" w:rsidRPr="00C457B7" w:rsidRDefault="00C457B7" w:rsidP="00C457B7">
            <w:pPr>
              <w:pStyle w:val="KeinLeerraum"/>
              <w:jc w:val="left"/>
              <w:rPr>
                <w:noProof/>
                <w:sz w:val="18"/>
                <w:szCs w:val="18"/>
              </w:rPr>
            </w:pPr>
            <w:r w:rsidRPr="00C457B7">
              <w:rPr>
                <w:color w:val="000000"/>
                <w:sz w:val="18"/>
                <w:szCs w:val="18"/>
              </w:rPr>
              <w:t>Ideal number of children</w:t>
            </w:r>
          </w:p>
        </w:tc>
        <w:tc>
          <w:tcPr>
            <w:tcW w:w="1110" w:type="dxa"/>
            <w:noWrap/>
          </w:tcPr>
          <w:p w14:paraId="30C0A332" w14:textId="707CD49F" w:rsidR="00C457B7" w:rsidRPr="00C457B7" w:rsidRDefault="00C457B7" w:rsidP="00162F7F">
            <w:pPr>
              <w:pStyle w:val="KeinLeerraum"/>
              <w:jc w:val="center"/>
              <w:rPr>
                <w:noProof/>
                <w:sz w:val="18"/>
                <w:szCs w:val="18"/>
              </w:rPr>
            </w:pPr>
            <w:r w:rsidRPr="00C457B7">
              <w:rPr>
                <w:color w:val="000000"/>
                <w:sz w:val="18"/>
                <w:szCs w:val="18"/>
              </w:rPr>
              <w:t>11</w:t>
            </w:r>
          </w:p>
        </w:tc>
      </w:tr>
      <w:tr w:rsidR="00C457B7" w:rsidRPr="002A0CB6" w14:paraId="52ED7F06" w14:textId="77777777" w:rsidTr="00162F7F">
        <w:trPr>
          <w:trHeight w:val="290"/>
        </w:trPr>
        <w:tc>
          <w:tcPr>
            <w:tcW w:w="1134" w:type="dxa"/>
            <w:tcBorders>
              <w:right w:val="single" w:sz="4" w:space="0" w:color="auto"/>
            </w:tcBorders>
            <w:noWrap/>
            <w:hideMark/>
          </w:tcPr>
          <w:p w14:paraId="1331C9E0" w14:textId="2C4E434A" w:rsidR="00C457B7" w:rsidRPr="002A0CB6" w:rsidRDefault="00C457B7" w:rsidP="00C457B7">
            <w:pPr>
              <w:pStyle w:val="KeinLeerraum"/>
              <w:rPr>
                <w:noProof/>
                <w:sz w:val="18"/>
                <w:szCs w:val="18"/>
              </w:rPr>
            </w:pPr>
            <w:r w:rsidRPr="002A0CB6">
              <w:rPr>
                <w:noProof/>
                <w:sz w:val="18"/>
                <w:szCs w:val="18"/>
              </w:rPr>
              <w:t>Republic</w:t>
            </w:r>
            <w:r w:rsidR="00162F7F">
              <w:rPr>
                <w:noProof/>
                <w:sz w:val="18"/>
                <w:szCs w:val="18"/>
              </w:rPr>
              <w:t xml:space="preserve"> </w:t>
            </w:r>
            <w:r w:rsidRPr="002A0CB6">
              <w:rPr>
                <w:noProof/>
                <w:sz w:val="18"/>
                <w:szCs w:val="18"/>
              </w:rPr>
              <w:t>o</w:t>
            </w:r>
            <w:r w:rsidR="00162F7F">
              <w:rPr>
                <w:noProof/>
                <w:sz w:val="18"/>
                <w:szCs w:val="18"/>
              </w:rPr>
              <w:t xml:space="preserve">f </w:t>
            </w:r>
            <w:r w:rsidRPr="002A0CB6">
              <w:rPr>
                <w:noProof/>
                <w:sz w:val="18"/>
                <w:szCs w:val="18"/>
              </w:rPr>
              <w:t>the</w:t>
            </w:r>
            <w:r w:rsidR="00162F7F">
              <w:rPr>
                <w:noProof/>
                <w:sz w:val="18"/>
                <w:szCs w:val="18"/>
              </w:rPr>
              <w:t xml:space="preserve"> </w:t>
            </w:r>
            <w:r w:rsidRPr="002A0CB6">
              <w:rPr>
                <w:noProof/>
                <w:sz w:val="18"/>
                <w:szCs w:val="18"/>
              </w:rPr>
              <w:t>Congo</w:t>
            </w:r>
          </w:p>
        </w:tc>
        <w:tc>
          <w:tcPr>
            <w:tcW w:w="1895" w:type="dxa"/>
            <w:tcBorders>
              <w:left w:val="single" w:sz="4" w:space="0" w:color="auto"/>
            </w:tcBorders>
            <w:noWrap/>
          </w:tcPr>
          <w:p w14:paraId="781A4AAC" w14:textId="7FF5C2C1" w:rsidR="00C457B7" w:rsidRPr="00C457B7" w:rsidRDefault="00C457B7" w:rsidP="00C457B7">
            <w:pPr>
              <w:pStyle w:val="KeinLeerraum"/>
              <w:jc w:val="left"/>
              <w:rPr>
                <w:noProof/>
                <w:sz w:val="18"/>
                <w:szCs w:val="18"/>
              </w:rPr>
            </w:pPr>
            <w:r w:rsidRPr="00C457B7">
              <w:rPr>
                <w:color w:val="000000"/>
                <w:sz w:val="18"/>
                <w:szCs w:val="18"/>
              </w:rPr>
              <w:t>Tuberculosis injection in the last 12 months</w:t>
            </w:r>
          </w:p>
        </w:tc>
        <w:tc>
          <w:tcPr>
            <w:tcW w:w="1105" w:type="dxa"/>
            <w:tcBorders>
              <w:right w:val="single" w:sz="4" w:space="0" w:color="auto"/>
            </w:tcBorders>
            <w:noWrap/>
          </w:tcPr>
          <w:p w14:paraId="23AFA072" w14:textId="123D7501" w:rsidR="00C457B7" w:rsidRPr="00C457B7" w:rsidRDefault="00C457B7" w:rsidP="00162F7F">
            <w:pPr>
              <w:pStyle w:val="KeinLeerraum"/>
              <w:jc w:val="center"/>
              <w:rPr>
                <w:noProof/>
                <w:sz w:val="18"/>
                <w:szCs w:val="18"/>
              </w:rPr>
            </w:pPr>
            <w:r w:rsidRPr="00C457B7">
              <w:rPr>
                <w:color w:val="000000"/>
                <w:sz w:val="18"/>
                <w:szCs w:val="18"/>
              </w:rPr>
              <w:t>100</w:t>
            </w:r>
          </w:p>
        </w:tc>
        <w:tc>
          <w:tcPr>
            <w:tcW w:w="1876" w:type="dxa"/>
            <w:tcBorders>
              <w:left w:val="single" w:sz="4" w:space="0" w:color="auto"/>
            </w:tcBorders>
            <w:noWrap/>
          </w:tcPr>
          <w:p w14:paraId="23AB07EA" w14:textId="5ABE69D3" w:rsidR="00C457B7" w:rsidRPr="00C457B7" w:rsidRDefault="00C457B7" w:rsidP="00C457B7">
            <w:pPr>
              <w:pStyle w:val="KeinLeerraum"/>
              <w:jc w:val="left"/>
              <w:rPr>
                <w:noProof/>
                <w:sz w:val="18"/>
                <w:szCs w:val="18"/>
              </w:rPr>
            </w:pPr>
            <w:r w:rsidRPr="00C457B7">
              <w:rPr>
                <w:color w:val="000000"/>
                <w:sz w:val="18"/>
                <w:szCs w:val="18"/>
              </w:rPr>
              <w:t>Birth in the last three years</w:t>
            </w:r>
          </w:p>
        </w:tc>
        <w:tc>
          <w:tcPr>
            <w:tcW w:w="1105" w:type="dxa"/>
            <w:tcBorders>
              <w:right w:val="single" w:sz="4" w:space="0" w:color="auto"/>
            </w:tcBorders>
            <w:noWrap/>
          </w:tcPr>
          <w:p w14:paraId="735B4EF5" w14:textId="55EEA1E9" w:rsidR="00C457B7" w:rsidRPr="00C457B7" w:rsidRDefault="00C457B7" w:rsidP="00162F7F">
            <w:pPr>
              <w:pStyle w:val="KeinLeerraum"/>
              <w:jc w:val="center"/>
              <w:rPr>
                <w:noProof/>
                <w:sz w:val="18"/>
                <w:szCs w:val="18"/>
              </w:rPr>
            </w:pPr>
            <w:r w:rsidRPr="00C457B7">
              <w:rPr>
                <w:color w:val="000000"/>
                <w:sz w:val="18"/>
                <w:szCs w:val="18"/>
              </w:rPr>
              <w:t>31</w:t>
            </w:r>
          </w:p>
        </w:tc>
        <w:tc>
          <w:tcPr>
            <w:tcW w:w="1663" w:type="dxa"/>
            <w:gridSpan w:val="2"/>
            <w:tcBorders>
              <w:left w:val="single" w:sz="4" w:space="0" w:color="auto"/>
            </w:tcBorders>
            <w:noWrap/>
          </w:tcPr>
          <w:p w14:paraId="10F0FAA1" w14:textId="3EC654D1" w:rsidR="00C457B7" w:rsidRPr="00C457B7" w:rsidRDefault="00C457B7" w:rsidP="00C457B7">
            <w:pPr>
              <w:pStyle w:val="KeinLeerraum"/>
              <w:jc w:val="left"/>
              <w:rPr>
                <w:noProof/>
                <w:sz w:val="18"/>
                <w:szCs w:val="18"/>
              </w:rPr>
            </w:pPr>
            <w:r w:rsidRPr="00C457B7">
              <w:rPr>
                <w:color w:val="000000"/>
                <w:sz w:val="18"/>
                <w:szCs w:val="18"/>
              </w:rPr>
              <w:t>Has child at home</w:t>
            </w:r>
          </w:p>
        </w:tc>
        <w:tc>
          <w:tcPr>
            <w:tcW w:w="1105" w:type="dxa"/>
            <w:tcBorders>
              <w:right w:val="single" w:sz="4" w:space="0" w:color="auto"/>
            </w:tcBorders>
            <w:noWrap/>
          </w:tcPr>
          <w:p w14:paraId="07CB9C14" w14:textId="59B0A25A" w:rsidR="00C457B7" w:rsidRPr="00C457B7" w:rsidRDefault="00C457B7" w:rsidP="00162F7F">
            <w:pPr>
              <w:pStyle w:val="KeinLeerraum"/>
              <w:jc w:val="center"/>
              <w:rPr>
                <w:noProof/>
                <w:sz w:val="18"/>
                <w:szCs w:val="18"/>
              </w:rPr>
            </w:pPr>
            <w:r w:rsidRPr="00C457B7">
              <w:rPr>
                <w:color w:val="000000"/>
                <w:sz w:val="18"/>
                <w:szCs w:val="18"/>
              </w:rPr>
              <w:t>18</w:t>
            </w:r>
          </w:p>
        </w:tc>
        <w:tc>
          <w:tcPr>
            <w:tcW w:w="1947" w:type="dxa"/>
            <w:gridSpan w:val="2"/>
            <w:tcBorders>
              <w:left w:val="single" w:sz="4" w:space="0" w:color="auto"/>
            </w:tcBorders>
            <w:noWrap/>
          </w:tcPr>
          <w:p w14:paraId="292F577A" w14:textId="68513B06" w:rsidR="00C457B7" w:rsidRPr="00C457B7" w:rsidRDefault="00C457B7" w:rsidP="00C457B7">
            <w:pPr>
              <w:pStyle w:val="KeinLeerraum"/>
              <w:jc w:val="left"/>
              <w:rPr>
                <w:noProof/>
                <w:sz w:val="18"/>
                <w:szCs w:val="18"/>
              </w:rPr>
            </w:pPr>
            <w:r w:rsidRPr="00C457B7">
              <w:rPr>
                <w:color w:val="000000"/>
                <w:sz w:val="18"/>
                <w:szCs w:val="18"/>
              </w:rPr>
              <w:t>Pregnant</w:t>
            </w:r>
          </w:p>
        </w:tc>
        <w:tc>
          <w:tcPr>
            <w:tcW w:w="1105" w:type="dxa"/>
            <w:tcBorders>
              <w:right w:val="single" w:sz="4" w:space="0" w:color="auto"/>
            </w:tcBorders>
            <w:noWrap/>
          </w:tcPr>
          <w:p w14:paraId="183B9D3E" w14:textId="0F523757" w:rsidR="00C457B7" w:rsidRPr="00C457B7" w:rsidRDefault="00C457B7" w:rsidP="00162F7F">
            <w:pPr>
              <w:pStyle w:val="KeinLeerraum"/>
              <w:jc w:val="center"/>
              <w:rPr>
                <w:noProof/>
                <w:sz w:val="18"/>
                <w:szCs w:val="18"/>
              </w:rPr>
            </w:pPr>
            <w:r w:rsidRPr="00C457B7">
              <w:rPr>
                <w:color w:val="000000"/>
                <w:sz w:val="18"/>
                <w:szCs w:val="18"/>
              </w:rPr>
              <w:t>16</w:t>
            </w:r>
          </w:p>
        </w:tc>
        <w:tc>
          <w:tcPr>
            <w:tcW w:w="1947" w:type="dxa"/>
            <w:gridSpan w:val="2"/>
            <w:tcBorders>
              <w:left w:val="single" w:sz="4" w:space="0" w:color="auto"/>
            </w:tcBorders>
            <w:noWrap/>
          </w:tcPr>
          <w:p w14:paraId="420C16A9" w14:textId="6021B622" w:rsidR="00C457B7" w:rsidRPr="00C457B7" w:rsidRDefault="00C457B7" w:rsidP="00C457B7">
            <w:pPr>
              <w:pStyle w:val="KeinLeerraum"/>
              <w:jc w:val="left"/>
              <w:rPr>
                <w:noProof/>
                <w:sz w:val="18"/>
                <w:szCs w:val="18"/>
              </w:rPr>
            </w:pPr>
            <w:r w:rsidRPr="00C457B7">
              <w:rPr>
                <w:color w:val="000000"/>
                <w:sz w:val="18"/>
                <w:szCs w:val="18"/>
              </w:rPr>
              <w:t>Tested for HIV</w:t>
            </w:r>
          </w:p>
        </w:tc>
        <w:tc>
          <w:tcPr>
            <w:tcW w:w="1110" w:type="dxa"/>
            <w:noWrap/>
          </w:tcPr>
          <w:p w14:paraId="64CE21A4" w14:textId="085512AB" w:rsidR="00C457B7" w:rsidRPr="00C457B7" w:rsidRDefault="00C457B7" w:rsidP="00162F7F">
            <w:pPr>
              <w:pStyle w:val="KeinLeerraum"/>
              <w:jc w:val="center"/>
              <w:rPr>
                <w:noProof/>
                <w:sz w:val="18"/>
                <w:szCs w:val="18"/>
              </w:rPr>
            </w:pPr>
            <w:r w:rsidRPr="00C457B7">
              <w:rPr>
                <w:color w:val="000000"/>
                <w:sz w:val="18"/>
                <w:szCs w:val="18"/>
              </w:rPr>
              <w:t>15</w:t>
            </w:r>
          </w:p>
        </w:tc>
      </w:tr>
      <w:tr w:rsidR="00C457B7" w:rsidRPr="002A0CB6" w14:paraId="410B78EE" w14:textId="77777777" w:rsidTr="00162F7F">
        <w:trPr>
          <w:trHeight w:val="290"/>
        </w:trPr>
        <w:tc>
          <w:tcPr>
            <w:tcW w:w="1134" w:type="dxa"/>
            <w:tcBorders>
              <w:right w:val="single" w:sz="4" w:space="0" w:color="auto"/>
            </w:tcBorders>
            <w:noWrap/>
            <w:hideMark/>
          </w:tcPr>
          <w:p w14:paraId="7C2ED8FA" w14:textId="77777777" w:rsidR="00C457B7" w:rsidRPr="002A0CB6" w:rsidRDefault="00C457B7" w:rsidP="00C457B7">
            <w:pPr>
              <w:pStyle w:val="KeinLeerraum"/>
              <w:rPr>
                <w:noProof/>
                <w:sz w:val="18"/>
                <w:szCs w:val="18"/>
              </w:rPr>
            </w:pPr>
            <w:r w:rsidRPr="002A0CB6">
              <w:rPr>
                <w:noProof/>
                <w:sz w:val="18"/>
                <w:szCs w:val="18"/>
              </w:rPr>
              <w:t>Rwanda</w:t>
            </w:r>
          </w:p>
        </w:tc>
        <w:tc>
          <w:tcPr>
            <w:tcW w:w="1895" w:type="dxa"/>
            <w:tcBorders>
              <w:left w:val="single" w:sz="4" w:space="0" w:color="auto"/>
            </w:tcBorders>
            <w:noWrap/>
          </w:tcPr>
          <w:p w14:paraId="2C46D9D2" w14:textId="42B9D534" w:rsidR="00C457B7" w:rsidRPr="00C457B7" w:rsidRDefault="00C457B7" w:rsidP="00C457B7">
            <w:pPr>
              <w:pStyle w:val="KeinLeerraum"/>
              <w:jc w:val="left"/>
              <w:rPr>
                <w:noProof/>
                <w:sz w:val="18"/>
                <w:szCs w:val="18"/>
              </w:rPr>
            </w:pPr>
            <w:r w:rsidRPr="00C457B7">
              <w:rPr>
                <w:color w:val="000000"/>
                <w:sz w:val="18"/>
                <w:szCs w:val="18"/>
              </w:rPr>
              <w:t>Insurance</w:t>
            </w:r>
          </w:p>
        </w:tc>
        <w:tc>
          <w:tcPr>
            <w:tcW w:w="1105" w:type="dxa"/>
            <w:tcBorders>
              <w:right w:val="single" w:sz="4" w:space="0" w:color="auto"/>
            </w:tcBorders>
            <w:noWrap/>
          </w:tcPr>
          <w:p w14:paraId="351F0F74" w14:textId="6E3516BC" w:rsidR="00C457B7" w:rsidRPr="00C457B7" w:rsidRDefault="00C457B7" w:rsidP="00162F7F">
            <w:pPr>
              <w:pStyle w:val="KeinLeerraum"/>
              <w:jc w:val="center"/>
              <w:rPr>
                <w:noProof/>
                <w:sz w:val="18"/>
                <w:szCs w:val="18"/>
              </w:rPr>
            </w:pPr>
            <w:r w:rsidRPr="00C457B7">
              <w:rPr>
                <w:color w:val="000000"/>
                <w:sz w:val="18"/>
                <w:szCs w:val="18"/>
              </w:rPr>
              <w:t>100</w:t>
            </w:r>
          </w:p>
        </w:tc>
        <w:tc>
          <w:tcPr>
            <w:tcW w:w="1876" w:type="dxa"/>
            <w:tcBorders>
              <w:left w:val="single" w:sz="4" w:space="0" w:color="auto"/>
            </w:tcBorders>
            <w:noWrap/>
          </w:tcPr>
          <w:p w14:paraId="03A09788" w14:textId="05B62B41" w:rsidR="00C457B7" w:rsidRPr="00C457B7" w:rsidRDefault="00C457B7" w:rsidP="00C457B7">
            <w:pPr>
              <w:pStyle w:val="KeinLeerraum"/>
              <w:jc w:val="left"/>
              <w:rPr>
                <w:noProof/>
                <w:sz w:val="18"/>
                <w:szCs w:val="18"/>
              </w:rPr>
            </w:pPr>
            <w:r w:rsidRPr="00C457B7">
              <w:rPr>
                <w:color w:val="000000"/>
                <w:sz w:val="18"/>
                <w:szCs w:val="18"/>
              </w:rPr>
              <w:t>Tuberculosis injection in the last 12 months</w:t>
            </w:r>
          </w:p>
        </w:tc>
        <w:tc>
          <w:tcPr>
            <w:tcW w:w="1105" w:type="dxa"/>
            <w:tcBorders>
              <w:right w:val="single" w:sz="4" w:space="0" w:color="auto"/>
            </w:tcBorders>
            <w:noWrap/>
          </w:tcPr>
          <w:p w14:paraId="42E1ED56" w14:textId="38A600F4" w:rsidR="00C457B7" w:rsidRPr="00C457B7" w:rsidRDefault="00C457B7" w:rsidP="00162F7F">
            <w:pPr>
              <w:pStyle w:val="KeinLeerraum"/>
              <w:jc w:val="center"/>
              <w:rPr>
                <w:noProof/>
                <w:sz w:val="18"/>
                <w:szCs w:val="18"/>
              </w:rPr>
            </w:pPr>
            <w:r w:rsidRPr="00C457B7">
              <w:rPr>
                <w:color w:val="000000"/>
                <w:sz w:val="18"/>
                <w:szCs w:val="18"/>
              </w:rPr>
              <w:t>92</w:t>
            </w:r>
          </w:p>
        </w:tc>
        <w:tc>
          <w:tcPr>
            <w:tcW w:w="1663" w:type="dxa"/>
            <w:gridSpan w:val="2"/>
            <w:tcBorders>
              <w:left w:val="single" w:sz="4" w:space="0" w:color="auto"/>
            </w:tcBorders>
            <w:noWrap/>
          </w:tcPr>
          <w:p w14:paraId="705AC72B" w14:textId="537F6E26" w:rsidR="00C457B7" w:rsidRPr="00C457B7" w:rsidRDefault="00C457B7" w:rsidP="00C457B7">
            <w:pPr>
              <w:pStyle w:val="KeinLeerraum"/>
              <w:jc w:val="left"/>
              <w:rPr>
                <w:noProof/>
                <w:sz w:val="18"/>
                <w:szCs w:val="18"/>
              </w:rPr>
            </w:pPr>
            <w:r w:rsidRPr="00C457B7">
              <w:rPr>
                <w:color w:val="000000"/>
                <w:sz w:val="18"/>
                <w:szCs w:val="18"/>
              </w:rPr>
              <w:t>Ever gave birth</w:t>
            </w:r>
          </w:p>
        </w:tc>
        <w:tc>
          <w:tcPr>
            <w:tcW w:w="1105" w:type="dxa"/>
            <w:tcBorders>
              <w:right w:val="single" w:sz="4" w:space="0" w:color="auto"/>
            </w:tcBorders>
            <w:noWrap/>
          </w:tcPr>
          <w:p w14:paraId="6597AF09" w14:textId="5AB19C04" w:rsidR="00C457B7" w:rsidRPr="00C457B7" w:rsidRDefault="00C457B7" w:rsidP="00162F7F">
            <w:pPr>
              <w:pStyle w:val="KeinLeerraum"/>
              <w:jc w:val="center"/>
              <w:rPr>
                <w:noProof/>
                <w:sz w:val="18"/>
                <w:szCs w:val="18"/>
              </w:rPr>
            </w:pPr>
            <w:r w:rsidRPr="00C457B7">
              <w:rPr>
                <w:color w:val="000000"/>
                <w:sz w:val="18"/>
                <w:szCs w:val="18"/>
              </w:rPr>
              <w:t>57</w:t>
            </w:r>
          </w:p>
        </w:tc>
        <w:tc>
          <w:tcPr>
            <w:tcW w:w="1947" w:type="dxa"/>
            <w:gridSpan w:val="2"/>
            <w:tcBorders>
              <w:left w:val="single" w:sz="4" w:space="0" w:color="auto"/>
            </w:tcBorders>
            <w:noWrap/>
          </w:tcPr>
          <w:p w14:paraId="0722D433" w14:textId="6ABB3B17" w:rsidR="00C457B7" w:rsidRPr="00C457B7" w:rsidRDefault="00C457B7" w:rsidP="00C457B7">
            <w:pPr>
              <w:pStyle w:val="KeinLeerraum"/>
              <w:jc w:val="left"/>
              <w:rPr>
                <w:noProof/>
                <w:sz w:val="18"/>
                <w:szCs w:val="18"/>
              </w:rPr>
            </w:pPr>
            <w:r w:rsidRPr="00C457B7">
              <w:rPr>
                <w:color w:val="000000"/>
                <w:sz w:val="18"/>
                <w:szCs w:val="18"/>
              </w:rPr>
              <w:t>Has child at home</w:t>
            </w:r>
          </w:p>
        </w:tc>
        <w:tc>
          <w:tcPr>
            <w:tcW w:w="1105" w:type="dxa"/>
            <w:tcBorders>
              <w:right w:val="single" w:sz="4" w:space="0" w:color="auto"/>
            </w:tcBorders>
            <w:noWrap/>
          </w:tcPr>
          <w:p w14:paraId="5E335987" w14:textId="2BD6C1F1" w:rsidR="00C457B7" w:rsidRPr="00C457B7" w:rsidRDefault="00C457B7" w:rsidP="00162F7F">
            <w:pPr>
              <w:pStyle w:val="KeinLeerraum"/>
              <w:jc w:val="center"/>
              <w:rPr>
                <w:noProof/>
                <w:sz w:val="18"/>
                <w:szCs w:val="18"/>
              </w:rPr>
            </w:pPr>
            <w:r w:rsidRPr="00C457B7">
              <w:rPr>
                <w:color w:val="000000"/>
                <w:sz w:val="18"/>
                <w:szCs w:val="18"/>
              </w:rPr>
              <w:t>39</w:t>
            </w:r>
          </w:p>
        </w:tc>
        <w:tc>
          <w:tcPr>
            <w:tcW w:w="1947" w:type="dxa"/>
            <w:gridSpan w:val="2"/>
            <w:tcBorders>
              <w:left w:val="single" w:sz="4" w:space="0" w:color="auto"/>
            </w:tcBorders>
            <w:noWrap/>
          </w:tcPr>
          <w:p w14:paraId="72FE884D" w14:textId="68DAF332" w:rsidR="00C457B7" w:rsidRPr="00C457B7" w:rsidRDefault="00C457B7" w:rsidP="00C457B7">
            <w:pPr>
              <w:pStyle w:val="KeinLeerraum"/>
              <w:jc w:val="left"/>
              <w:rPr>
                <w:noProof/>
                <w:sz w:val="18"/>
                <w:szCs w:val="18"/>
              </w:rPr>
            </w:pPr>
            <w:r w:rsidRPr="00C457B7">
              <w:rPr>
                <w:color w:val="000000"/>
                <w:sz w:val="18"/>
                <w:szCs w:val="18"/>
              </w:rPr>
              <w:t>Tested for HIV</w:t>
            </w:r>
          </w:p>
        </w:tc>
        <w:tc>
          <w:tcPr>
            <w:tcW w:w="1110" w:type="dxa"/>
            <w:noWrap/>
          </w:tcPr>
          <w:p w14:paraId="29BFE045" w14:textId="32B0AB4B" w:rsidR="00C457B7" w:rsidRPr="00C457B7" w:rsidRDefault="00C457B7" w:rsidP="00162F7F">
            <w:pPr>
              <w:pStyle w:val="KeinLeerraum"/>
              <w:jc w:val="center"/>
              <w:rPr>
                <w:noProof/>
                <w:sz w:val="18"/>
                <w:szCs w:val="18"/>
              </w:rPr>
            </w:pPr>
            <w:r w:rsidRPr="00C457B7">
              <w:rPr>
                <w:color w:val="000000"/>
                <w:sz w:val="18"/>
                <w:szCs w:val="18"/>
              </w:rPr>
              <w:t>37</w:t>
            </w:r>
          </w:p>
        </w:tc>
      </w:tr>
      <w:tr w:rsidR="00C457B7" w:rsidRPr="002A0CB6" w14:paraId="74B56A11" w14:textId="77777777" w:rsidTr="00162F7F">
        <w:trPr>
          <w:trHeight w:val="290"/>
        </w:trPr>
        <w:tc>
          <w:tcPr>
            <w:tcW w:w="1134" w:type="dxa"/>
            <w:tcBorders>
              <w:right w:val="single" w:sz="4" w:space="0" w:color="auto"/>
            </w:tcBorders>
            <w:noWrap/>
            <w:hideMark/>
          </w:tcPr>
          <w:p w14:paraId="702B0F56" w14:textId="31460346" w:rsidR="00C457B7" w:rsidRPr="002A0CB6" w:rsidRDefault="00C457B7" w:rsidP="00C457B7">
            <w:pPr>
              <w:pStyle w:val="KeinLeerraum"/>
              <w:rPr>
                <w:noProof/>
                <w:sz w:val="18"/>
                <w:szCs w:val="18"/>
              </w:rPr>
            </w:pPr>
            <w:r w:rsidRPr="002A0CB6">
              <w:rPr>
                <w:noProof/>
                <w:sz w:val="18"/>
                <w:szCs w:val="18"/>
              </w:rPr>
              <w:t>Sao</w:t>
            </w:r>
            <w:r w:rsidR="00162F7F">
              <w:rPr>
                <w:noProof/>
                <w:sz w:val="18"/>
                <w:szCs w:val="18"/>
              </w:rPr>
              <w:t xml:space="preserve"> </w:t>
            </w:r>
            <w:r w:rsidRPr="002A0CB6">
              <w:rPr>
                <w:noProof/>
                <w:sz w:val="18"/>
                <w:szCs w:val="18"/>
              </w:rPr>
              <w:t>Tome</w:t>
            </w:r>
            <w:r w:rsidR="00162F7F">
              <w:rPr>
                <w:noProof/>
                <w:sz w:val="18"/>
                <w:szCs w:val="18"/>
              </w:rPr>
              <w:t xml:space="preserve"> &amp;</w:t>
            </w:r>
            <w:r w:rsidR="00162F7F">
              <w:t xml:space="preserve"> P</w:t>
            </w:r>
            <w:r w:rsidR="00162F7F" w:rsidRPr="00162F7F">
              <w:rPr>
                <w:noProof/>
                <w:sz w:val="18"/>
                <w:szCs w:val="18"/>
              </w:rPr>
              <w:t>rincipe</w:t>
            </w:r>
            <w:r w:rsidR="00162F7F">
              <w:rPr>
                <w:noProof/>
                <w:sz w:val="18"/>
                <w:szCs w:val="18"/>
              </w:rPr>
              <w:t xml:space="preserve"> </w:t>
            </w:r>
          </w:p>
        </w:tc>
        <w:tc>
          <w:tcPr>
            <w:tcW w:w="1895" w:type="dxa"/>
            <w:tcBorders>
              <w:left w:val="single" w:sz="4" w:space="0" w:color="auto"/>
            </w:tcBorders>
            <w:noWrap/>
          </w:tcPr>
          <w:p w14:paraId="3EF83E05" w14:textId="3EA825D3" w:rsidR="00C457B7" w:rsidRPr="00C457B7" w:rsidRDefault="00C457B7" w:rsidP="00C457B7">
            <w:pPr>
              <w:pStyle w:val="KeinLeerraum"/>
              <w:jc w:val="left"/>
              <w:rPr>
                <w:noProof/>
                <w:sz w:val="18"/>
                <w:szCs w:val="18"/>
              </w:rPr>
            </w:pPr>
            <w:r w:rsidRPr="00C457B7">
              <w:rPr>
                <w:color w:val="000000"/>
                <w:sz w:val="18"/>
                <w:szCs w:val="18"/>
              </w:rPr>
              <w:t>Tested for HIV</w:t>
            </w:r>
          </w:p>
        </w:tc>
        <w:tc>
          <w:tcPr>
            <w:tcW w:w="1105" w:type="dxa"/>
            <w:tcBorders>
              <w:right w:val="single" w:sz="4" w:space="0" w:color="auto"/>
            </w:tcBorders>
            <w:noWrap/>
          </w:tcPr>
          <w:p w14:paraId="54700F52" w14:textId="53BFF7BA" w:rsidR="00C457B7" w:rsidRPr="00C457B7" w:rsidRDefault="00C457B7" w:rsidP="00162F7F">
            <w:pPr>
              <w:pStyle w:val="KeinLeerraum"/>
              <w:jc w:val="center"/>
              <w:rPr>
                <w:noProof/>
                <w:sz w:val="18"/>
                <w:szCs w:val="18"/>
              </w:rPr>
            </w:pPr>
            <w:r w:rsidRPr="00C457B7">
              <w:rPr>
                <w:color w:val="000000"/>
                <w:sz w:val="18"/>
                <w:szCs w:val="18"/>
              </w:rPr>
              <w:t>100</w:t>
            </w:r>
          </w:p>
        </w:tc>
        <w:tc>
          <w:tcPr>
            <w:tcW w:w="1876" w:type="dxa"/>
            <w:tcBorders>
              <w:left w:val="single" w:sz="4" w:space="0" w:color="auto"/>
            </w:tcBorders>
            <w:noWrap/>
          </w:tcPr>
          <w:p w14:paraId="6A089DE5" w14:textId="068F7FE1" w:rsidR="00C457B7" w:rsidRPr="00C457B7" w:rsidRDefault="00C457B7" w:rsidP="00C457B7">
            <w:pPr>
              <w:pStyle w:val="KeinLeerraum"/>
              <w:jc w:val="left"/>
              <w:rPr>
                <w:noProof/>
                <w:sz w:val="18"/>
                <w:szCs w:val="18"/>
              </w:rPr>
            </w:pPr>
            <w:r w:rsidRPr="00C457B7">
              <w:rPr>
                <w:color w:val="000000"/>
                <w:sz w:val="18"/>
                <w:szCs w:val="18"/>
              </w:rPr>
              <w:t>Has child at home</w:t>
            </w:r>
          </w:p>
        </w:tc>
        <w:tc>
          <w:tcPr>
            <w:tcW w:w="1105" w:type="dxa"/>
            <w:tcBorders>
              <w:right w:val="single" w:sz="4" w:space="0" w:color="auto"/>
            </w:tcBorders>
            <w:noWrap/>
          </w:tcPr>
          <w:p w14:paraId="679E439D" w14:textId="4A297E07" w:rsidR="00C457B7" w:rsidRPr="00C457B7" w:rsidRDefault="00C457B7" w:rsidP="00162F7F">
            <w:pPr>
              <w:pStyle w:val="KeinLeerraum"/>
              <w:jc w:val="center"/>
              <w:rPr>
                <w:noProof/>
                <w:sz w:val="18"/>
                <w:szCs w:val="18"/>
              </w:rPr>
            </w:pPr>
            <w:r w:rsidRPr="00C457B7">
              <w:rPr>
                <w:color w:val="000000"/>
                <w:sz w:val="18"/>
                <w:szCs w:val="18"/>
              </w:rPr>
              <w:t>67</w:t>
            </w:r>
          </w:p>
        </w:tc>
        <w:tc>
          <w:tcPr>
            <w:tcW w:w="1663" w:type="dxa"/>
            <w:gridSpan w:val="2"/>
            <w:tcBorders>
              <w:left w:val="single" w:sz="4" w:space="0" w:color="auto"/>
            </w:tcBorders>
            <w:noWrap/>
          </w:tcPr>
          <w:p w14:paraId="3D94CDAE" w14:textId="34D4C196" w:rsidR="00C457B7" w:rsidRPr="00C457B7" w:rsidRDefault="00C457B7" w:rsidP="00C457B7">
            <w:pPr>
              <w:pStyle w:val="KeinLeerraum"/>
              <w:jc w:val="left"/>
              <w:rPr>
                <w:noProof/>
                <w:sz w:val="18"/>
                <w:szCs w:val="18"/>
              </w:rPr>
            </w:pPr>
            <w:r w:rsidRPr="00C457B7">
              <w:rPr>
                <w:color w:val="000000"/>
                <w:sz w:val="18"/>
                <w:szCs w:val="18"/>
              </w:rPr>
              <w:t>Number of HH members &lt;5 years</w:t>
            </w:r>
          </w:p>
        </w:tc>
        <w:tc>
          <w:tcPr>
            <w:tcW w:w="1105" w:type="dxa"/>
            <w:tcBorders>
              <w:right w:val="single" w:sz="4" w:space="0" w:color="auto"/>
            </w:tcBorders>
            <w:noWrap/>
          </w:tcPr>
          <w:p w14:paraId="10A3586B" w14:textId="611378AC" w:rsidR="00C457B7" w:rsidRPr="00C457B7" w:rsidRDefault="00C457B7" w:rsidP="00162F7F">
            <w:pPr>
              <w:pStyle w:val="KeinLeerraum"/>
              <w:jc w:val="center"/>
              <w:rPr>
                <w:noProof/>
                <w:sz w:val="18"/>
                <w:szCs w:val="18"/>
              </w:rPr>
            </w:pPr>
            <w:r w:rsidRPr="00C457B7">
              <w:rPr>
                <w:color w:val="000000"/>
                <w:sz w:val="18"/>
                <w:szCs w:val="18"/>
              </w:rPr>
              <w:t>52</w:t>
            </w:r>
          </w:p>
        </w:tc>
        <w:tc>
          <w:tcPr>
            <w:tcW w:w="1947" w:type="dxa"/>
            <w:gridSpan w:val="2"/>
            <w:tcBorders>
              <w:left w:val="single" w:sz="4" w:space="0" w:color="auto"/>
            </w:tcBorders>
            <w:noWrap/>
          </w:tcPr>
          <w:p w14:paraId="6583A9EE" w14:textId="43094EE0" w:rsidR="00C457B7" w:rsidRPr="00C457B7" w:rsidRDefault="00C457B7" w:rsidP="00C457B7">
            <w:pPr>
              <w:pStyle w:val="KeinLeerraum"/>
              <w:jc w:val="left"/>
              <w:rPr>
                <w:noProof/>
                <w:sz w:val="18"/>
                <w:szCs w:val="18"/>
              </w:rPr>
            </w:pPr>
            <w:r w:rsidRPr="00C457B7">
              <w:rPr>
                <w:color w:val="000000"/>
                <w:sz w:val="18"/>
                <w:szCs w:val="18"/>
              </w:rPr>
              <w:t>Birth in the last three years</w:t>
            </w:r>
          </w:p>
        </w:tc>
        <w:tc>
          <w:tcPr>
            <w:tcW w:w="1105" w:type="dxa"/>
            <w:tcBorders>
              <w:right w:val="single" w:sz="4" w:space="0" w:color="auto"/>
            </w:tcBorders>
            <w:noWrap/>
          </w:tcPr>
          <w:p w14:paraId="071AFDFC" w14:textId="5723D2E5" w:rsidR="00C457B7" w:rsidRPr="00C457B7" w:rsidRDefault="00C457B7" w:rsidP="00162F7F">
            <w:pPr>
              <w:pStyle w:val="KeinLeerraum"/>
              <w:jc w:val="center"/>
              <w:rPr>
                <w:noProof/>
                <w:sz w:val="18"/>
                <w:szCs w:val="18"/>
              </w:rPr>
            </w:pPr>
            <w:r w:rsidRPr="00C457B7">
              <w:rPr>
                <w:color w:val="000000"/>
                <w:sz w:val="18"/>
                <w:szCs w:val="18"/>
              </w:rPr>
              <w:t>41</w:t>
            </w:r>
          </w:p>
        </w:tc>
        <w:tc>
          <w:tcPr>
            <w:tcW w:w="1947" w:type="dxa"/>
            <w:gridSpan w:val="2"/>
            <w:tcBorders>
              <w:left w:val="single" w:sz="4" w:space="0" w:color="auto"/>
            </w:tcBorders>
            <w:noWrap/>
          </w:tcPr>
          <w:p w14:paraId="318E5CF4" w14:textId="145E8E22" w:rsidR="00C457B7" w:rsidRPr="00C457B7" w:rsidRDefault="00C457B7" w:rsidP="00C457B7">
            <w:pPr>
              <w:pStyle w:val="KeinLeerraum"/>
              <w:jc w:val="left"/>
              <w:rPr>
                <w:noProof/>
                <w:sz w:val="18"/>
                <w:szCs w:val="18"/>
              </w:rPr>
            </w:pPr>
            <w:r w:rsidRPr="00C457B7">
              <w:rPr>
                <w:color w:val="000000"/>
                <w:sz w:val="18"/>
                <w:szCs w:val="18"/>
              </w:rPr>
              <w:t>*Married or with a partner</w:t>
            </w:r>
          </w:p>
        </w:tc>
        <w:tc>
          <w:tcPr>
            <w:tcW w:w="1110" w:type="dxa"/>
            <w:noWrap/>
          </w:tcPr>
          <w:p w14:paraId="3D90BD28" w14:textId="0A7F7A42" w:rsidR="00C457B7" w:rsidRPr="00C457B7" w:rsidRDefault="00C457B7" w:rsidP="00162F7F">
            <w:pPr>
              <w:pStyle w:val="KeinLeerraum"/>
              <w:jc w:val="center"/>
              <w:rPr>
                <w:noProof/>
                <w:sz w:val="18"/>
                <w:szCs w:val="18"/>
              </w:rPr>
            </w:pPr>
            <w:r w:rsidRPr="00C457B7">
              <w:rPr>
                <w:color w:val="000000"/>
                <w:sz w:val="18"/>
                <w:szCs w:val="18"/>
              </w:rPr>
              <w:t>37</w:t>
            </w:r>
          </w:p>
        </w:tc>
      </w:tr>
      <w:tr w:rsidR="00C457B7" w:rsidRPr="002A0CB6" w14:paraId="0E36E6BA" w14:textId="77777777" w:rsidTr="00162F7F">
        <w:trPr>
          <w:trHeight w:val="290"/>
        </w:trPr>
        <w:tc>
          <w:tcPr>
            <w:tcW w:w="1134" w:type="dxa"/>
            <w:tcBorders>
              <w:right w:val="single" w:sz="4" w:space="0" w:color="auto"/>
            </w:tcBorders>
            <w:noWrap/>
            <w:hideMark/>
          </w:tcPr>
          <w:p w14:paraId="6EB2F367" w14:textId="77777777" w:rsidR="00C457B7" w:rsidRPr="002A0CB6" w:rsidRDefault="00C457B7" w:rsidP="00C457B7">
            <w:pPr>
              <w:pStyle w:val="KeinLeerraum"/>
              <w:rPr>
                <w:noProof/>
                <w:sz w:val="18"/>
                <w:szCs w:val="18"/>
              </w:rPr>
            </w:pPr>
            <w:r w:rsidRPr="002A0CB6">
              <w:rPr>
                <w:noProof/>
                <w:sz w:val="18"/>
                <w:szCs w:val="18"/>
              </w:rPr>
              <w:t>Senegal</w:t>
            </w:r>
          </w:p>
        </w:tc>
        <w:tc>
          <w:tcPr>
            <w:tcW w:w="1895" w:type="dxa"/>
            <w:tcBorders>
              <w:left w:val="single" w:sz="4" w:space="0" w:color="auto"/>
            </w:tcBorders>
            <w:noWrap/>
          </w:tcPr>
          <w:p w14:paraId="62309F8A" w14:textId="5781E987" w:rsidR="00C457B7" w:rsidRPr="00C457B7" w:rsidRDefault="00C457B7" w:rsidP="00C457B7">
            <w:pPr>
              <w:pStyle w:val="KeinLeerraum"/>
              <w:jc w:val="left"/>
              <w:rPr>
                <w:noProof/>
                <w:sz w:val="18"/>
                <w:szCs w:val="18"/>
              </w:rPr>
            </w:pPr>
            <w:r w:rsidRPr="00C457B7">
              <w:rPr>
                <w:color w:val="000000"/>
                <w:sz w:val="18"/>
                <w:szCs w:val="18"/>
              </w:rPr>
              <w:t>Ever gave birth</w:t>
            </w:r>
          </w:p>
        </w:tc>
        <w:tc>
          <w:tcPr>
            <w:tcW w:w="1105" w:type="dxa"/>
            <w:tcBorders>
              <w:right w:val="single" w:sz="4" w:space="0" w:color="auto"/>
            </w:tcBorders>
            <w:noWrap/>
          </w:tcPr>
          <w:p w14:paraId="7E656B56" w14:textId="2DE8B8AF" w:rsidR="00C457B7" w:rsidRPr="00C457B7" w:rsidRDefault="00C457B7" w:rsidP="00162F7F">
            <w:pPr>
              <w:pStyle w:val="KeinLeerraum"/>
              <w:jc w:val="center"/>
              <w:rPr>
                <w:noProof/>
                <w:sz w:val="18"/>
                <w:szCs w:val="18"/>
              </w:rPr>
            </w:pPr>
            <w:r w:rsidRPr="00C457B7">
              <w:rPr>
                <w:color w:val="000000"/>
                <w:sz w:val="18"/>
                <w:szCs w:val="18"/>
              </w:rPr>
              <w:t>100</w:t>
            </w:r>
          </w:p>
        </w:tc>
        <w:tc>
          <w:tcPr>
            <w:tcW w:w="1876" w:type="dxa"/>
            <w:tcBorders>
              <w:left w:val="single" w:sz="4" w:space="0" w:color="auto"/>
            </w:tcBorders>
            <w:noWrap/>
          </w:tcPr>
          <w:p w14:paraId="13D3CC43" w14:textId="5401E6D7" w:rsidR="00C457B7" w:rsidRPr="00C457B7" w:rsidRDefault="00C457B7" w:rsidP="00C457B7">
            <w:pPr>
              <w:pStyle w:val="KeinLeerraum"/>
              <w:jc w:val="left"/>
              <w:rPr>
                <w:noProof/>
                <w:sz w:val="18"/>
                <w:szCs w:val="18"/>
              </w:rPr>
            </w:pPr>
            <w:r w:rsidRPr="00C457B7">
              <w:rPr>
                <w:color w:val="000000"/>
                <w:sz w:val="18"/>
                <w:szCs w:val="18"/>
              </w:rPr>
              <w:t>Contraceptive from health facility</w:t>
            </w:r>
          </w:p>
        </w:tc>
        <w:tc>
          <w:tcPr>
            <w:tcW w:w="1105" w:type="dxa"/>
            <w:tcBorders>
              <w:right w:val="single" w:sz="4" w:space="0" w:color="auto"/>
            </w:tcBorders>
            <w:noWrap/>
          </w:tcPr>
          <w:p w14:paraId="3F4FF04B" w14:textId="6801BB11" w:rsidR="00C457B7" w:rsidRPr="00C457B7" w:rsidRDefault="00C457B7" w:rsidP="00162F7F">
            <w:pPr>
              <w:pStyle w:val="KeinLeerraum"/>
              <w:jc w:val="center"/>
              <w:rPr>
                <w:noProof/>
                <w:sz w:val="18"/>
                <w:szCs w:val="18"/>
              </w:rPr>
            </w:pPr>
            <w:r w:rsidRPr="00C457B7">
              <w:rPr>
                <w:color w:val="000000"/>
                <w:sz w:val="18"/>
                <w:szCs w:val="18"/>
              </w:rPr>
              <w:t>24</w:t>
            </w:r>
          </w:p>
        </w:tc>
        <w:tc>
          <w:tcPr>
            <w:tcW w:w="1663" w:type="dxa"/>
            <w:gridSpan w:val="2"/>
            <w:tcBorders>
              <w:left w:val="single" w:sz="4" w:space="0" w:color="auto"/>
            </w:tcBorders>
            <w:noWrap/>
          </w:tcPr>
          <w:p w14:paraId="78C251CC" w14:textId="257269C6" w:rsidR="00C457B7" w:rsidRPr="00C457B7" w:rsidRDefault="00C457B7" w:rsidP="00C457B7">
            <w:pPr>
              <w:pStyle w:val="KeinLeerraum"/>
              <w:jc w:val="left"/>
              <w:rPr>
                <w:noProof/>
                <w:sz w:val="18"/>
                <w:szCs w:val="18"/>
              </w:rPr>
            </w:pPr>
            <w:r w:rsidRPr="00C457B7">
              <w:rPr>
                <w:color w:val="000000"/>
                <w:sz w:val="18"/>
                <w:szCs w:val="18"/>
              </w:rPr>
              <w:t>Birth in the last three years</w:t>
            </w:r>
          </w:p>
        </w:tc>
        <w:tc>
          <w:tcPr>
            <w:tcW w:w="1105" w:type="dxa"/>
            <w:tcBorders>
              <w:right w:val="single" w:sz="4" w:space="0" w:color="auto"/>
            </w:tcBorders>
            <w:noWrap/>
          </w:tcPr>
          <w:p w14:paraId="51C8F62B" w14:textId="3150884E" w:rsidR="00C457B7" w:rsidRPr="00C457B7" w:rsidRDefault="00C457B7" w:rsidP="00162F7F">
            <w:pPr>
              <w:pStyle w:val="KeinLeerraum"/>
              <w:jc w:val="center"/>
              <w:rPr>
                <w:noProof/>
                <w:sz w:val="18"/>
                <w:szCs w:val="18"/>
              </w:rPr>
            </w:pPr>
            <w:r w:rsidRPr="00C457B7">
              <w:rPr>
                <w:color w:val="000000"/>
                <w:sz w:val="18"/>
                <w:szCs w:val="18"/>
              </w:rPr>
              <w:t>23</w:t>
            </w:r>
          </w:p>
        </w:tc>
        <w:tc>
          <w:tcPr>
            <w:tcW w:w="1947" w:type="dxa"/>
            <w:gridSpan w:val="2"/>
            <w:tcBorders>
              <w:left w:val="single" w:sz="4" w:space="0" w:color="auto"/>
            </w:tcBorders>
            <w:noWrap/>
          </w:tcPr>
          <w:p w14:paraId="2598C197" w14:textId="7989D4BA" w:rsidR="00C457B7" w:rsidRPr="00C457B7" w:rsidRDefault="00C457B7" w:rsidP="00C457B7">
            <w:pPr>
              <w:pStyle w:val="KeinLeerraum"/>
              <w:jc w:val="left"/>
              <w:rPr>
                <w:noProof/>
                <w:sz w:val="18"/>
                <w:szCs w:val="18"/>
              </w:rPr>
            </w:pPr>
            <w:r w:rsidRPr="00C457B7">
              <w:rPr>
                <w:color w:val="000000"/>
                <w:sz w:val="18"/>
                <w:szCs w:val="18"/>
              </w:rPr>
              <w:t>Has child at home</w:t>
            </w:r>
          </w:p>
        </w:tc>
        <w:tc>
          <w:tcPr>
            <w:tcW w:w="1105" w:type="dxa"/>
            <w:tcBorders>
              <w:right w:val="single" w:sz="4" w:space="0" w:color="auto"/>
            </w:tcBorders>
            <w:noWrap/>
          </w:tcPr>
          <w:p w14:paraId="70477BE5" w14:textId="37B2CCD8" w:rsidR="00C457B7" w:rsidRPr="00C457B7" w:rsidRDefault="00C457B7" w:rsidP="00162F7F">
            <w:pPr>
              <w:pStyle w:val="KeinLeerraum"/>
              <w:jc w:val="center"/>
              <w:rPr>
                <w:noProof/>
                <w:sz w:val="18"/>
                <w:szCs w:val="18"/>
              </w:rPr>
            </w:pPr>
            <w:r w:rsidRPr="00C457B7">
              <w:rPr>
                <w:color w:val="000000"/>
                <w:sz w:val="18"/>
                <w:szCs w:val="18"/>
              </w:rPr>
              <w:t>23</w:t>
            </w:r>
          </w:p>
        </w:tc>
        <w:tc>
          <w:tcPr>
            <w:tcW w:w="1947" w:type="dxa"/>
            <w:gridSpan w:val="2"/>
            <w:tcBorders>
              <w:left w:val="single" w:sz="4" w:space="0" w:color="auto"/>
            </w:tcBorders>
            <w:noWrap/>
          </w:tcPr>
          <w:p w14:paraId="0168E952" w14:textId="61695C40" w:rsidR="00C457B7" w:rsidRPr="00C457B7" w:rsidRDefault="00C457B7" w:rsidP="00C457B7">
            <w:pPr>
              <w:pStyle w:val="KeinLeerraum"/>
              <w:jc w:val="left"/>
              <w:rPr>
                <w:noProof/>
                <w:sz w:val="18"/>
                <w:szCs w:val="18"/>
              </w:rPr>
            </w:pPr>
            <w:r w:rsidRPr="00C457B7">
              <w:rPr>
                <w:color w:val="000000"/>
                <w:sz w:val="18"/>
                <w:szCs w:val="18"/>
              </w:rPr>
              <w:t>Pregnant</w:t>
            </w:r>
          </w:p>
        </w:tc>
        <w:tc>
          <w:tcPr>
            <w:tcW w:w="1110" w:type="dxa"/>
            <w:noWrap/>
          </w:tcPr>
          <w:p w14:paraId="30CB9C46" w14:textId="2204DEAA" w:rsidR="00C457B7" w:rsidRPr="00C457B7" w:rsidRDefault="00C457B7" w:rsidP="00162F7F">
            <w:pPr>
              <w:pStyle w:val="KeinLeerraum"/>
              <w:jc w:val="center"/>
              <w:rPr>
                <w:noProof/>
                <w:sz w:val="18"/>
                <w:szCs w:val="18"/>
              </w:rPr>
            </w:pPr>
            <w:r w:rsidRPr="00C457B7">
              <w:rPr>
                <w:color w:val="000000"/>
                <w:sz w:val="18"/>
                <w:szCs w:val="18"/>
              </w:rPr>
              <w:t>22</w:t>
            </w:r>
          </w:p>
        </w:tc>
      </w:tr>
      <w:tr w:rsidR="00C457B7" w:rsidRPr="002A0CB6" w14:paraId="2262A400" w14:textId="77777777" w:rsidTr="00162F7F">
        <w:trPr>
          <w:trHeight w:val="290"/>
        </w:trPr>
        <w:tc>
          <w:tcPr>
            <w:tcW w:w="1134" w:type="dxa"/>
            <w:tcBorders>
              <w:right w:val="single" w:sz="4" w:space="0" w:color="auto"/>
            </w:tcBorders>
            <w:noWrap/>
            <w:hideMark/>
          </w:tcPr>
          <w:p w14:paraId="6B3E1C83" w14:textId="7470FBC7" w:rsidR="00C457B7" w:rsidRPr="002A0CB6" w:rsidRDefault="00C457B7" w:rsidP="00C457B7">
            <w:pPr>
              <w:pStyle w:val="KeinLeerraum"/>
              <w:rPr>
                <w:noProof/>
                <w:sz w:val="18"/>
                <w:szCs w:val="18"/>
              </w:rPr>
            </w:pPr>
            <w:r w:rsidRPr="002A0CB6">
              <w:rPr>
                <w:noProof/>
                <w:sz w:val="18"/>
                <w:szCs w:val="18"/>
              </w:rPr>
              <w:t>Sierra</w:t>
            </w:r>
            <w:r w:rsidR="00162F7F">
              <w:rPr>
                <w:noProof/>
                <w:sz w:val="18"/>
                <w:szCs w:val="18"/>
              </w:rPr>
              <w:t xml:space="preserve"> </w:t>
            </w:r>
            <w:r w:rsidRPr="002A0CB6">
              <w:rPr>
                <w:noProof/>
                <w:sz w:val="18"/>
                <w:szCs w:val="18"/>
              </w:rPr>
              <w:t>Leone</w:t>
            </w:r>
          </w:p>
        </w:tc>
        <w:tc>
          <w:tcPr>
            <w:tcW w:w="1895" w:type="dxa"/>
            <w:tcBorders>
              <w:left w:val="single" w:sz="4" w:space="0" w:color="auto"/>
            </w:tcBorders>
            <w:noWrap/>
          </w:tcPr>
          <w:p w14:paraId="48D8B2DB" w14:textId="2FDEEA50" w:rsidR="00C457B7" w:rsidRPr="00C457B7" w:rsidRDefault="00C457B7" w:rsidP="00C457B7">
            <w:pPr>
              <w:pStyle w:val="KeinLeerraum"/>
              <w:jc w:val="left"/>
              <w:rPr>
                <w:noProof/>
                <w:sz w:val="18"/>
                <w:szCs w:val="18"/>
              </w:rPr>
            </w:pPr>
            <w:r w:rsidRPr="00C457B7">
              <w:rPr>
                <w:color w:val="000000"/>
                <w:sz w:val="18"/>
                <w:szCs w:val="18"/>
              </w:rPr>
              <w:t>Birth in the last three years</w:t>
            </w:r>
          </w:p>
        </w:tc>
        <w:tc>
          <w:tcPr>
            <w:tcW w:w="1105" w:type="dxa"/>
            <w:tcBorders>
              <w:right w:val="single" w:sz="4" w:space="0" w:color="auto"/>
            </w:tcBorders>
            <w:noWrap/>
          </w:tcPr>
          <w:p w14:paraId="3C5254F3" w14:textId="15CFCEA4" w:rsidR="00C457B7" w:rsidRPr="00C457B7" w:rsidRDefault="00C457B7" w:rsidP="00162F7F">
            <w:pPr>
              <w:pStyle w:val="KeinLeerraum"/>
              <w:jc w:val="center"/>
              <w:rPr>
                <w:noProof/>
                <w:sz w:val="18"/>
                <w:szCs w:val="18"/>
              </w:rPr>
            </w:pPr>
            <w:r w:rsidRPr="00C457B7">
              <w:rPr>
                <w:color w:val="000000"/>
                <w:sz w:val="18"/>
                <w:szCs w:val="18"/>
              </w:rPr>
              <w:t>100</w:t>
            </w:r>
          </w:p>
        </w:tc>
        <w:tc>
          <w:tcPr>
            <w:tcW w:w="1876" w:type="dxa"/>
            <w:tcBorders>
              <w:left w:val="single" w:sz="4" w:space="0" w:color="auto"/>
            </w:tcBorders>
            <w:noWrap/>
          </w:tcPr>
          <w:p w14:paraId="3D91BC81" w14:textId="6037194E" w:rsidR="00C457B7" w:rsidRPr="00C457B7" w:rsidRDefault="00C457B7" w:rsidP="00C457B7">
            <w:pPr>
              <w:pStyle w:val="KeinLeerraum"/>
              <w:jc w:val="left"/>
              <w:rPr>
                <w:noProof/>
                <w:sz w:val="18"/>
                <w:szCs w:val="18"/>
              </w:rPr>
            </w:pPr>
            <w:r w:rsidRPr="00C457B7">
              <w:rPr>
                <w:color w:val="000000"/>
                <w:sz w:val="18"/>
                <w:szCs w:val="18"/>
              </w:rPr>
              <w:t>Tuberculosis injection in the last 12 months</w:t>
            </w:r>
          </w:p>
        </w:tc>
        <w:tc>
          <w:tcPr>
            <w:tcW w:w="1105" w:type="dxa"/>
            <w:tcBorders>
              <w:right w:val="single" w:sz="4" w:space="0" w:color="auto"/>
            </w:tcBorders>
            <w:noWrap/>
          </w:tcPr>
          <w:p w14:paraId="1AF96C9E" w14:textId="3CD2BA39" w:rsidR="00C457B7" w:rsidRPr="00C457B7" w:rsidRDefault="00C457B7" w:rsidP="00162F7F">
            <w:pPr>
              <w:pStyle w:val="KeinLeerraum"/>
              <w:jc w:val="center"/>
              <w:rPr>
                <w:noProof/>
                <w:sz w:val="18"/>
                <w:szCs w:val="18"/>
              </w:rPr>
            </w:pPr>
            <w:r w:rsidRPr="00C457B7">
              <w:rPr>
                <w:color w:val="000000"/>
                <w:sz w:val="18"/>
                <w:szCs w:val="18"/>
              </w:rPr>
              <w:t>93</w:t>
            </w:r>
          </w:p>
        </w:tc>
        <w:tc>
          <w:tcPr>
            <w:tcW w:w="1663" w:type="dxa"/>
            <w:gridSpan w:val="2"/>
            <w:tcBorders>
              <w:left w:val="single" w:sz="4" w:space="0" w:color="auto"/>
            </w:tcBorders>
            <w:noWrap/>
          </w:tcPr>
          <w:p w14:paraId="6DC8B560" w14:textId="7B3F0454" w:rsidR="00C457B7" w:rsidRPr="00C457B7" w:rsidRDefault="00C457B7" w:rsidP="00C457B7">
            <w:pPr>
              <w:pStyle w:val="KeinLeerraum"/>
              <w:jc w:val="left"/>
              <w:rPr>
                <w:noProof/>
                <w:sz w:val="18"/>
                <w:szCs w:val="18"/>
              </w:rPr>
            </w:pPr>
            <w:r w:rsidRPr="00C457B7">
              <w:rPr>
                <w:color w:val="000000"/>
                <w:sz w:val="18"/>
                <w:szCs w:val="18"/>
              </w:rPr>
              <w:t>Number of HH members</w:t>
            </w:r>
          </w:p>
        </w:tc>
        <w:tc>
          <w:tcPr>
            <w:tcW w:w="1105" w:type="dxa"/>
            <w:tcBorders>
              <w:right w:val="single" w:sz="4" w:space="0" w:color="auto"/>
            </w:tcBorders>
            <w:noWrap/>
          </w:tcPr>
          <w:p w14:paraId="47E304C2" w14:textId="3B9612BC" w:rsidR="00C457B7" w:rsidRPr="00C457B7" w:rsidRDefault="00C457B7" w:rsidP="00162F7F">
            <w:pPr>
              <w:pStyle w:val="KeinLeerraum"/>
              <w:jc w:val="center"/>
              <w:rPr>
                <w:noProof/>
                <w:sz w:val="18"/>
                <w:szCs w:val="18"/>
              </w:rPr>
            </w:pPr>
            <w:r w:rsidRPr="00C457B7">
              <w:rPr>
                <w:color w:val="000000"/>
                <w:sz w:val="18"/>
                <w:szCs w:val="18"/>
              </w:rPr>
              <w:t>72</w:t>
            </w:r>
          </w:p>
        </w:tc>
        <w:tc>
          <w:tcPr>
            <w:tcW w:w="1947" w:type="dxa"/>
            <w:gridSpan w:val="2"/>
            <w:tcBorders>
              <w:left w:val="single" w:sz="4" w:space="0" w:color="auto"/>
            </w:tcBorders>
            <w:noWrap/>
          </w:tcPr>
          <w:p w14:paraId="6B3A5B11" w14:textId="075998D5" w:rsidR="00C457B7" w:rsidRPr="00C457B7" w:rsidRDefault="00C457B7" w:rsidP="00C457B7">
            <w:pPr>
              <w:pStyle w:val="KeinLeerraum"/>
              <w:jc w:val="left"/>
              <w:rPr>
                <w:noProof/>
                <w:sz w:val="18"/>
                <w:szCs w:val="18"/>
              </w:rPr>
            </w:pPr>
            <w:r w:rsidRPr="00C457B7">
              <w:rPr>
                <w:color w:val="000000"/>
                <w:sz w:val="18"/>
                <w:szCs w:val="18"/>
              </w:rPr>
              <w:t>Ideal number of children</w:t>
            </w:r>
          </w:p>
        </w:tc>
        <w:tc>
          <w:tcPr>
            <w:tcW w:w="1105" w:type="dxa"/>
            <w:tcBorders>
              <w:right w:val="single" w:sz="4" w:space="0" w:color="auto"/>
            </w:tcBorders>
            <w:noWrap/>
          </w:tcPr>
          <w:p w14:paraId="38C49E27" w14:textId="1348D163" w:rsidR="00C457B7" w:rsidRPr="00C457B7" w:rsidRDefault="00C457B7" w:rsidP="00162F7F">
            <w:pPr>
              <w:pStyle w:val="KeinLeerraum"/>
              <w:jc w:val="center"/>
              <w:rPr>
                <w:noProof/>
                <w:sz w:val="18"/>
                <w:szCs w:val="18"/>
              </w:rPr>
            </w:pPr>
            <w:r w:rsidRPr="00C457B7">
              <w:rPr>
                <w:color w:val="000000"/>
                <w:sz w:val="18"/>
                <w:szCs w:val="18"/>
              </w:rPr>
              <w:t>58</w:t>
            </w:r>
          </w:p>
        </w:tc>
        <w:tc>
          <w:tcPr>
            <w:tcW w:w="1947" w:type="dxa"/>
            <w:gridSpan w:val="2"/>
            <w:tcBorders>
              <w:left w:val="single" w:sz="4" w:space="0" w:color="auto"/>
            </w:tcBorders>
            <w:noWrap/>
          </w:tcPr>
          <w:p w14:paraId="69F4051F" w14:textId="6B958AAB" w:rsidR="00C457B7" w:rsidRPr="00C457B7" w:rsidRDefault="00C457B7" w:rsidP="00C457B7">
            <w:pPr>
              <w:pStyle w:val="KeinLeerraum"/>
              <w:jc w:val="left"/>
              <w:rPr>
                <w:noProof/>
                <w:sz w:val="18"/>
                <w:szCs w:val="18"/>
              </w:rPr>
            </w:pPr>
            <w:r w:rsidRPr="00C457B7">
              <w:rPr>
                <w:color w:val="000000"/>
                <w:sz w:val="18"/>
                <w:szCs w:val="18"/>
              </w:rPr>
              <w:t>Number of trips woman took in last 12 months</w:t>
            </w:r>
          </w:p>
        </w:tc>
        <w:tc>
          <w:tcPr>
            <w:tcW w:w="1110" w:type="dxa"/>
            <w:noWrap/>
          </w:tcPr>
          <w:p w14:paraId="517576FD" w14:textId="62F5BBCE" w:rsidR="00C457B7" w:rsidRPr="00C457B7" w:rsidRDefault="00C457B7" w:rsidP="00162F7F">
            <w:pPr>
              <w:pStyle w:val="KeinLeerraum"/>
              <w:jc w:val="center"/>
              <w:rPr>
                <w:noProof/>
                <w:sz w:val="18"/>
                <w:szCs w:val="18"/>
              </w:rPr>
            </w:pPr>
            <w:r w:rsidRPr="00C457B7">
              <w:rPr>
                <w:color w:val="000000"/>
                <w:sz w:val="18"/>
                <w:szCs w:val="18"/>
              </w:rPr>
              <w:t>58</w:t>
            </w:r>
          </w:p>
        </w:tc>
      </w:tr>
      <w:tr w:rsidR="00C457B7" w:rsidRPr="002A0CB6" w14:paraId="1E423F04" w14:textId="77777777" w:rsidTr="00162F7F">
        <w:trPr>
          <w:trHeight w:val="290"/>
        </w:trPr>
        <w:tc>
          <w:tcPr>
            <w:tcW w:w="1134" w:type="dxa"/>
            <w:tcBorders>
              <w:right w:val="single" w:sz="4" w:space="0" w:color="auto"/>
            </w:tcBorders>
            <w:noWrap/>
            <w:hideMark/>
          </w:tcPr>
          <w:p w14:paraId="3D3A508B" w14:textId="77777777" w:rsidR="00C457B7" w:rsidRPr="002A0CB6" w:rsidRDefault="00C457B7" w:rsidP="00C457B7">
            <w:pPr>
              <w:pStyle w:val="KeinLeerraum"/>
              <w:rPr>
                <w:noProof/>
                <w:sz w:val="18"/>
                <w:szCs w:val="18"/>
              </w:rPr>
            </w:pPr>
            <w:r w:rsidRPr="002A0CB6">
              <w:rPr>
                <w:noProof/>
                <w:sz w:val="18"/>
                <w:szCs w:val="18"/>
              </w:rPr>
              <w:t>Tanzania</w:t>
            </w:r>
          </w:p>
        </w:tc>
        <w:tc>
          <w:tcPr>
            <w:tcW w:w="1895" w:type="dxa"/>
            <w:tcBorders>
              <w:left w:val="single" w:sz="4" w:space="0" w:color="auto"/>
            </w:tcBorders>
            <w:noWrap/>
          </w:tcPr>
          <w:p w14:paraId="0130B559" w14:textId="0832A714" w:rsidR="00C457B7" w:rsidRPr="00C457B7" w:rsidRDefault="00C457B7" w:rsidP="00C457B7">
            <w:pPr>
              <w:pStyle w:val="KeinLeerraum"/>
              <w:jc w:val="left"/>
              <w:rPr>
                <w:noProof/>
                <w:sz w:val="18"/>
                <w:szCs w:val="18"/>
              </w:rPr>
            </w:pPr>
            <w:r w:rsidRPr="00C457B7">
              <w:rPr>
                <w:color w:val="000000"/>
                <w:sz w:val="18"/>
                <w:szCs w:val="18"/>
              </w:rPr>
              <w:t>Has child at home</w:t>
            </w:r>
          </w:p>
        </w:tc>
        <w:tc>
          <w:tcPr>
            <w:tcW w:w="1105" w:type="dxa"/>
            <w:tcBorders>
              <w:right w:val="single" w:sz="4" w:space="0" w:color="auto"/>
            </w:tcBorders>
            <w:noWrap/>
          </w:tcPr>
          <w:p w14:paraId="44A9CA6F" w14:textId="1A406A8F" w:rsidR="00C457B7" w:rsidRPr="00C457B7" w:rsidRDefault="00C457B7" w:rsidP="00162F7F">
            <w:pPr>
              <w:pStyle w:val="KeinLeerraum"/>
              <w:jc w:val="center"/>
              <w:rPr>
                <w:noProof/>
                <w:sz w:val="18"/>
                <w:szCs w:val="18"/>
              </w:rPr>
            </w:pPr>
            <w:r w:rsidRPr="00C457B7">
              <w:rPr>
                <w:color w:val="000000"/>
                <w:sz w:val="18"/>
                <w:szCs w:val="18"/>
              </w:rPr>
              <w:t>100</w:t>
            </w:r>
          </w:p>
        </w:tc>
        <w:tc>
          <w:tcPr>
            <w:tcW w:w="1876" w:type="dxa"/>
            <w:tcBorders>
              <w:left w:val="single" w:sz="4" w:space="0" w:color="auto"/>
            </w:tcBorders>
            <w:noWrap/>
          </w:tcPr>
          <w:p w14:paraId="40C7D985" w14:textId="34449D95" w:rsidR="00C457B7" w:rsidRPr="00C457B7" w:rsidRDefault="00C457B7" w:rsidP="00C457B7">
            <w:pPr>
              <w:pStyle w:val="KeinLeerraum"/>
              <w:jc w:val="left"/>
              <w:rPr>
                <w:noProof/>
                <w:sz w:val="18"/>
                <w:szCs w:val="18"/>
              </w:rPr>
            </w:pPr>
            <w:r w:rsidRPr="00C457B7">
              <w:rPr>
                <w:color w:val="000000"/>
                <w:sz w:val="18"/>
                <w:szCs w:val="18"/>
              </w:rPr>
              <w:t>Tuberculosis injection in the last 12 months</w:t>
            </w:r>
          </w:p>
        </w:tc>
        <w:tc>
          <w:tcPr>
            <w:tcW w:w="1105" w:type="dxa"/>
            <w:tcBorders>
              <w:right w:val="single" w:sz="4" w:space="0" w:color="auto"/>
            </w:tcBorders>
            <w:noWrap/>
          </w:tcPr>
          <w:p w14:paraId="4DF09669" w14:textId="475E285B" w:rsidR="00C457B7" w:rsidRPr="00C457B7" w:rsidRDefault="00C457B7" w:rsidP="00162F7F">
            <w:pPr>
              <w:pStyle w:val="KeinLeerraum"/>
              <w:jc w:val="center"/>
              <w:rPr>
                <w:noProof/>
                <w:sz w:val="18"/>
                <w:szCs w:val="18"/>
              </w:rPr>
            </w:pPr>
            <w:r w:rsidRPr="00C457B7">
              <w:rPr>
                <w:color w:val="000000"/>
                <w:sz w:val="18"/>
                <w:szCs w:val="18"/>
              </w:rPr>
              <w:t>74</w:t>
            </w:r>
          </w:p>
        </w:tc>
        <w:tc>
          <w:tcPr>
            <w:tcW w:w="1663" w:type="dxa"/>
            <w:gridSpan w:val="2"/>
            <w:tcBorders>
              <w:left w:val="single" w:sz="4" w:space="0" w:color="auto"/>
            </w:tcBorders>
            <w:noWrap/>
          </w:tcPr>
          <w:p w14:paraId="21C724D8" w14:textId="023F12FD" w:rsidR="00C457B7" w:rsidRPr="00C457B7" w:rsidRDefault="00C457B7" w:rsidP="00C457B7">
            <w:pPr>
              <w:pStyle w:val="KeinLeerraum"/>
              <w:jc w:val="left"/>
              <w:rPr>
                <w:noProof/>
                <w:sz w:val="18"/>
                <w:szCs w:val="18"/>
              </w:rPr>
            </w:pPr>
            <w:r w:rsidRPr="00C457B7">
              <w:rPr>
                <w:color w:val="000000"/>
                <w:sz w:val="18"/>
                <w:szCs w:val="18"/>
              </w:rPr>
              <w:t>Birth in the last three years</w:t>
            </w:r>
          </w:p>
        </w:tc>
        <w:tc>
          <w:tcPr>
            <w:tcW w:w="1105" w:type="dxa"/>
            <w:tcBorders>
              <w:right w:val="single" w:sz="4" w:space="0" w:color="auto"/>
            </w:tcBorders>
            <w:noWrap/>
          </w:tcPr>
          <w:p w14:paraId="6FDD3F1E" w14:textId="48C824EA" w:rsidR="00C457B7" w:rsidRPr="00C457B7" w:rsidRDefault="00C457B7" w:rsidP="00162F7F">
            <w:pPr>
              <w:pStyle w:val="KeinLeerraum"/>
              <w:jc w:val="center"/>
              <w:rPr>
                <w:noProof/>
                <w:sz w:val="18"/>
                <w:szCs w:val="18"/>
              </w:rPr>
            </w:pPr>
            <w:r w:rsidRPr="00C457B7">
              <w:rPr>
                <w:color w:val="000000"/>
                <w:sz w:val="18"/>
                <w:szCs w:val="18"/>
              </w:rPr>
              <w:t>72</w:t>
            </w:r>
          </w:p>
        </w:tc>
        <w:tc>
          <w:tcPr>
            <w:tcW w:w="1947" w:type="dxa"/>
            <w:gridSpan w:val="2"/>
            <w:tcBorders>
              <w:left w:val="single" w:sz="4" w:space="0" w:color="auto"/>
            </w:tcBorders>
            <w:noWrap/>
          </w:tcPr>
          <w:p w14:paraId="15CB5B23" w14:textId="413CF6E8" w:rsidR="00C457B7" w:rsidRPr="00C457B7" w:rsidRDefault="00C457B7" w:rsidP="00C457B7">
            <w:pPr>
              <w:pStyle w:val="KeinLeerraum"/>
              <w:jc w:val="left"/>
              <w:rPr>
                <w:noProof/>
                <w:sz w:val="18"/>
                <w:szCs w:val="18"/>
              </w:rPr>
            </w:pPr>
            <w:r w:rsidRPr="00C457B7">
              <w:rPr>
                <w:color w:val="000000"/>
                <w:sz w:val="18"/>
                <w:szCs w:val="18"/>
              </w:rPr>
              <w:t>Ever gave birth</w:t>
            </w:r>
          </w:p>
        </w:tc>
        <w:tc>
          <w:tcPr>
            <w:tcW w:w="1105" w:type="dxa"/>
            <w:tcBorders>
              <w:right w:val="single" w:sz="4" w:space="0" w:color="auto"/>
            </w:tcBorders>
            <w:noWrap/>
          </w:tcPr>
          <w:p w14:paraId="3573FD4C" w14:textId="5AD90137" w:rsidR="00C457B7" w:rsidRPr="00C457B7" w:rsidRDefault="00C457B7" w:rsidP="00162F7F">
            <w:pPr>
              <w:pStyle w:val="KeinLeerraum"/>
              <w:jc w:val="center"/>
              <w:rPr>
                <w:noProof/>
                <w:sz w:val="18"/>
                <w:szCs w:val="18"/>
              </w:rPr>
            </w:pPr>
            <w:r w:rsidRPr="00C457B7">
              <w:rPr>
                <w:color w:val="000000"/>
                <w:sz w:val="18"/>
                <w:szCs w:val="18"/>
              </w:rPr>
              <w:t>37</w:t>
            </w:r>
          </w:p>
        </w:tc>
        <w:tc>
          <w:tcPr>
            <w:tcW w:w="1947" w:type="dxa"/>
            <w:gridSpan w:val="2"/>
            <w:tcBorders>
              <w:left w:val="single" w:sz="4" w:space="0" w:color="auto"/>
            </w:tcBorders>
            <w:noWrap/>
          </w:tcPr>
          <w:p w14:paraId="3DC90D33" w14:textId="52107A23" w:rsidR="00C457B7" w:rsidRPr="00C457B7" w:rsidRDefault="00C457B7" w:rsidP="00C457B7">
            <w:pPr>
              <w:pStyle w:val="KeinLeerraum"/>
              <w:jc w:val="left"/>
              <w:rPr>
                <w:noProof/>
                <w:sz w:val="18"/>
                <w:szCs w:val="18"/>
              </w:rPr>
            </w:pPr>
            <w:proofErr w:type="spellStart"/>
            <w:r w:rsidRPr="00C457B7">
              <w:rPr>
                <w:color w:val="000000"/>
                <w:sz w:val="18"/>
                <w:szCs w:val="18"/>
              </w:rPr>
              <w:t>Hemoglobin</w:t>
            </w:r>
            <w:proofErr w:type="spellEnd"/>
          </w:p>
        </w:tc>
        <w:tc>
          <w:tcPr>
            <w:tcW w:w="1110" w:type="dxa"/>
            <w:noWrap/>
          </w:tcPr>
          <w:p w14:paraId="650C2708" w14:textId="5D2A84C7" w:rsidR="00C457B7" w:rsidRPr="00C457B7" w:rsidRDefault="00C457B7" w:rsidP="00162F7F">
            <w:pPr>
              <w:pStyle w:val="KeinLeerraum"/>
              <w:jc w:val="center"/>
              <w:rPr>
                <w:noProof/>
                <w:sz w:val="18"/>
                <w:szCs w:val="18"/>
              </w:rPr>
            </w:pPr>
            <w:r w:rsidRPr="00C457B7">
              <w:rPr>
                <w:color w:val="000000"/>
                <w:sz w:val="18"/>
                <w:szCs w:val="18"/>
              </w:rPr>
              <w:t>23</w:t>
            </w:r>
          </w:p>
        </w:tc>
      </w:tr>
      <w:tr w:rsidR="00C457B7" w:rsidRPr="002A0CB6" w14:paraId="42A335B1" w14:textId="77777777" w:rsidTr="00162F7F">
        <w:trPr>
          <w:trHeight w:val="290"/>
        </w:trPr>
        <w:tc>
          <w:tcPr>
            <w:tcW w:w="1134" w:type="dxa"/>
            <w:tcBorders>
              <w:right w:val="single" w:sz="4" w:space="0" w:color="auto"/>
            </w:tcBorders>
            <w:noWrap/>
            <w:hideMark/>
          </w:tcPr>
          <w:p w14:paraId="6E783F83" w14:textId="07CB8323" w:rsidR="00C457B7" w:rsidRPr="002A0CB6" w:rsidRDefault="00162F7F" w:rsidP="00C457B7">
            <w:pPr>
              <w:pStyle w:val="KeinLeerraum"/>
              <w:rPr>
                <w:noProof/>
                <w:sz w:val="18"/>
                <w:szCs w:val="18"/>
              </w:rPr>
            </w:pPr>
            <w:r>
              <w:rPr>
                <w:noProof/>
                <w:sz w:val="18"/>
                <w:szCs w:val="18"/>
              </w:rPr>
              <w:t xml:space="preserve">The </w:t>
            </w:r>
            <w:r w:rsidR="00C457B7" w:rsidRPr="002A0CB6">
              <w:rPr>
                <w:noProof/>
                <w:sz w:val="18"/>
                <w:szCs w:val="18"/>
              </w:rPr>
              <w:t>Gambia</w:t>
            </w:r>
          </w:p>
        </w:tc>
        <w:tc>
          <w:tcPr>
            <w:tcW w:w="1895" w:type="dxa"/>
            <w:tcBorders>
              <w:left w:val="single" w:sz="4" w:space="0" w:color="auto"/>
            </w:tcBorders>
            <w:noWrap/>
          </w:tcPr>
          <w:p w14:paraId="1629743C" w14:textId="4334ADFE" w:rsidR="00C457B7" w:rsidRPr="00C457B7" w:rsidRDefault="00C457B7" w:rsidP="00C457B7">
            <w:pPr>
              <w:pStyle w:val="KeinLeerraum"/>
              <w:jc w:val="left"/>
              <w:rPr>
                <w:noProof/>
                <w:sz w:val="18"/>
                <w:szCs w:val="18"/>
              </w:rPr>
            </w:pPr>
            <w:r w:rsidRPr="00C457B7">
              <w:rPr>
                <w:color w:val="000000"/>
                <w:sz w:val="18"/>
                <w:szCs w:val="18"/>
              </w:rPr>
              <w:t>Birth in the last three years</w:t>
            </w:r>
          </w:p>
        </w:tc>
        <w:tc>
          <w:tcPr>
            <w:tcW w:w="1105" w:type="dxa"/>
            <w:tcBorders>
              <w:right w:val="single" w:sz="4" w:space="0" w:color="auto"/>
            </w:tcBorders>
            <w:noWrap/>
          </w:tcPr>
          <w:p w14:paraId="4F5CEE26" w14:textId="5703D219" w:rsidR="00C457B7" w:rsidRPr="00C457B7" w:rsidRDefault="00C457B7" w:rsidP="00162F7F">
            <w:pPr>
              <w:pStyle w:val="KeinLeerraum"/>
              <w:jc w:val="center"/>
              <w:rPr>
                <w:noProof/>
                <w:sz w:val="18"/>
                <w:szCs w:val="18"/>
              </w:rPr>
            </w:pPr>
            <w:r w:rsidRPr="00C457B7">
              <w:rPr>
                <w:color w:val="000000"/>
                <w:sz w:val="18"/>
                <w:szCs w:val="18"/>
              </w:rPr>
              <w:t>100</w:t>
            </w:r>
          </w:p>
        </w:tc>
        <w:tc>
          <w:tcPr>
            <w:tcW w:w="1876" w:type="dxa"/>
            <w:tcBorders>
              <w:left w:val="single" w:sz="4" w:space="0" w:color="auto"/>
            </w:tcBorders>
            <w:noWrap/>
          </w:tcPr>
          <w:p w14:paraId="3B29052A" w14:textId="489FE757" w:rsidR="00C457B7" w:rsidRPr="00C457B7" w:rsidRDefault="00C457B7" w:rsidP="00C457B7">
            <w:pPr>
              <w:pStyle w:val="KeinLeerraum"/>
              <w:jc w:val="left"/>
              <w:rPr>
                <w:noProof/>
                <w:sz w:val="18"/>
                <w:szCs w:val="18"/>
              </w:rPr>
            </w:pPr>
            <w:r w:rsidRPr="00C457B7">
              <w:rPr>
                <w:color w:val="000000"/>
                <w:sz w:val="18"/>
                <w:szCs w:val="18"/>
              </w:rPr>
              <w:t>Number of HH members</w:t>
            </w:r>
          </w:p>
        </w:tc>
        <w:tc>
          <w:tcPr>
            <w:tcW w:w="1105" w:type="dxa"/>
            <w:tcBorders>
              <w:right w:val="single" w:sz="4" w:space="0" w:color="auto"/>
            </w:tcBorders>
            <w:noWrap/>
          </w:tcPr>
          <w:p w14:paraId="2FB80289" w14:textId="397AE1C7" w:rsidR="00C457B7" w:rsidRPr="00C457B7" w:rsidRDefault="00C457B7" w:rsidP="00162F7F">
            <w:pPr>
              <w:pStyle w:val="KeinLeerraum"/>
              <w:jc w:val="center"/>
              <w:rPr>
                <w:noProof/>
                <w:sz w:val="18"/>
                <w:szCs w:val="18"/>
              </w:rPr>
            </w:pPr>
            <w:r w:rsidRPr="00C457B7">
              <w:rPr>
                <w:color w:val="000000"/>
                <w:sz w:val="18"/>
                <w:szCs w:val="18"/>
              </w:rPr>
              <w:t>71</w:t>
            </w:r>
          </w:p>
        </w:tc>
        <w:tc>
          <w:tcPr>
            <w:tcW w:w="1663" w:type="dxa"/>
            <w:gridSpan w:val="2"/>
            <w:tcBorders>
              <w:left w:val="single" w:sz="4" w:space="0" w:color="auto"/>
            </w:tcBorders>
            <w:noWrap/>
          </w:tcPr>
          <w:p w14:paraId="41461949" w14:textId="3A345BB8" w:rsidR="00C457B7" w:rsidRPr="00C457B7" w:rsidRDefault="00C457B7" w:rsidP="00C457B7">
            <w:pPr>
              <w:pStyle w:val="KeinLeerraum"/>
              <w:jc w:val="left"/>
              <w:rPr>
                <w:noProof/>
                <w:sz w:val="18"/>
                <w:szCs w:val="18"/>
              </w:rPr>
            </w:pPr>
            <w:r w:rsidRPr="00C457B7">
              <w:rPr>
                <w:color w:val="000000"/>
                <w:sz w:val="18"/>
                <w:szCs w:val="18"/>
              </w:rPr>
              <w:t>Number of HH members &lt;5 years</w:t>
            </w:r>
          </w:p>
        </w:tc>
        <w:tc>
          <w:tcPr>
            <w:tcW w:w="1105" w:type="dxa"/>
            <w:tcBorders>
              <w:right w:val="single" w:sz="4" w:space="0" w:color="auto"/>
            </w:tcBorders>
            <w:noWrap/>
          </w:tcPr>
          <w:p w14:paraId="3944E55B" w14:textId="05AF862D" w:rsidR="00C457B7" w:rsidRPr="00C457B7" w:rsidRDefault="00C457B7" w:rsidP="00162F7F">
            <w:pPr>
              <w:pStyle w:val="KeinLeerraum"/>
              <w:jc w:val="center"/>
              <w:rPr>
                <w:noProof/>
                <w:sz w:val="18"/>
                <w:szCs w:val="18"/>
              </w:rPr>
            </w:pPr>
            <w:r w:rsidRPr="00C457B7">
              <w:rPr>
                <w:color w:val="000000"/>
                <w:sz w:val="18"/>
                <w:szCs w:val="18"/>
              </w:rPr>
              <w:t>42</w:t>
            </w:r>
          </w:p>
        </w:tc>
        <w:tc>
          <w:tcPr>
            <w:tcW w:w="1947" w:type="dxa"/>
            <w:gridSpan w:val="2"/>
            <w:tcBorders>
              <w:left w:val="single" w:sz="4" w:space="0" w:color="auto"/>
            </w:tcBorders>
            <w:noWrap/>
          </w:tcPr>
          <w:p w14:paraId="231F93C0" w14:textId="39BB2824" w:rsidR="00C457B7" w:rsidRPr="00C457B7" w:rsidRDefault="00C457B7" w:rsidP="00C457B7">
            <w:pPr>
              <w:pStyle w:val="KeinLeerraum"/>
              <w:jc w:val="left"/>
              <w:rPr>
                <w:noProof/>
                <w:sz w:val="18"/>
                <w:szCs w:val="18"/>
              </w:rPr>
            </w:pPr>
            <w:r w:rsidRPr="00C457B7">
              <w:rPr>
                <w:color w:val="000000"/>
                <w:sz w:val="18"/>
                <w:szCs w:val="18"/>
              </w:rPr>
              <w:t>Number of female HH members</w:t>
            </w:r>
          </w:p>
        </w:tc>
        <w:tc>
          <w:tcPr>
            <w:tcW w:w="1105" w:type="dxa"/>
            <w:tcBorders>
              <w:right w:val="single" w:sz="4" w:space="0" w:color="auto"/>
            </w:tcBorders>
            <w:noWrap/>
          </w:tcPr>
          <w:p w14:paraId="0D73EF5D" w14:textId="5BFFC4F8" w:rsidR="00C457B7" w:rsidRPr="00C457B7" w:rsidRDefault="00C457B7" w:rsidP="00162F7F">
            <w:pPr>
              <w:pStyle w:val="KeinLeerraum"/>
              <w:jc w:val="center"/>
              <w:rPr>
                <w:noProof/>
                <w:sz w:val="18"/>
                <w:szCs w:val="18"/>
              </w:rPr>
            </w:pPr>
            <w:r w:rsidRPr="00C457B7">
              <w:rPr>
                <w:color w:val="000000"/>
                <w:sz w:val="18"/>
                <w:szCs w:val="18"/>
              </w:rPr>
              <w:t>40</w:t>
            </w:r>
          </w:p>
        </w:tc>
        <w:tc>
          <w:tcPr>
            <w:tcW w:w="1947" w:type="dxa"/>
            <w:gridSpan w:val="2"/>
            <w:tcBorders>
              <w:left w:val="single" w:sz="4" w:space="0" w:color="auto"/>
            </w:tcBorders>
            <w:noWrap/>
          </w:tcPr>
          <w:p w14:paraId="33B2889F" w14:textId="7E343A67" w:rsidR="00C457B7" w:rsidRPr="00C457B7" w:rsidRDefault="00C457B7" w:rsidP="00C457B7">
            <w:pPr>
              <w:pStyle w:val="KeinLeerraum"/>
              <w:jc w:val="left"/>
              <w:rPr>
                <w:noProof/>
                <w:sz w:val="18"/>
                <w:szCs w:val="18"/>
              </w:rPr>
            </w:pPr>
            <w:r w:rsidRPr="00C457B7">
              <w:rPr>
                <w:color w:val="000000"/>
                <w:sz w:val="18"/>
                <w:szCs w:val="18"/>
              </w:rPr>
              <w:t>Tuberculosis injection in the last 12 months</w:t>
            </w:r>
          </w:p>
        </w:tc>
        <w:tc>
          <w:tcPr>
            <w:tcW w:w="1110" w:type="dxa"/>
            <w:noWrap/>
          </w:tcPr>
          <w:p w14:paraId="632FFA53" w14:textId="34B1793B" w:rsidR="00C457B7" w:rsidRPr="00C457B7" w:rsidRDefault="00C457B7" w:rsidP="00162F7F">
            <w:pPr>
              <w:pStyle w:val="KeinLeerraum"/>
              <w:jc w:val="center"/>
              <w:rPr>
                <w:noProof/>
                <w:sz w:val="18"/>
                <w:szCs w:val="18"/>
              </w:rPr>
            </w:pPr>
            <w:r w:rsidRPr="00C457B7">
              <w:rPr>
                <w:color w:val="000000"/>
                <w:sz w:val="18"/>
                <w:szCs w:val="18"/>
              </w:rPr>
              <w:t>35</w:t>
            </w:r>
          </w:p>
        </w:tc>
      </w:tr>
      <w:tr w:rsidR="00C457B7" w:rsidRPr="002A0CB6" w14:paraId="14D7FFFF" w14:textId="77777777" w:rsidTr="00162F7F">
        <w:trPr>
          <w:trHeight w:val="290"/>
        </w:trPr>
        <w:tc>
          <w:tcPr>
            <w:tcW w:w="1134" w:type="dxa"/>
            <w:tcBorders>
              <w:right w:val="single" w:sz="4" w:space="0" w:color="auto"/>
            </w:tcBorders>
            <w:noWrap/>
            <w:hideMark/>
          </w:tcPr>
          <w:p w14:paraId="0A4FA497" w14:textId="77777777" w:rsidR="00C457B7" w:rsidRPr="002A0CB6" w:rsidRDefault="00C457B7" w:rsidP="00C457B7">
            <w:pPr>
              <w:pStyle w:val="KeinLeerraum"/>
              <w:rPr>
                <w:noProof/>
                <w:sz w:val="18"/>
                <w:szCs w:val="18"/>
              </w:rPr>
            </w:pPr>
            <w:r w:rsidRPr="002A0CB6">
              <w:rPr>
                <w:noProof/>
                <w:sz w:val="18"/>
                <w:szCs w:val="18"/>
              </w:rPr>
              <w:t>Togo</w:t>
            </w:r>
          </w:p>
        </w:tc>
        <w:tc>
          <w:tcPr>
            <w:tcW w:w="1895" w:type="dxa"/>
            <w:tcBorders>
              <w:left w:val="single" w:sz="4" w:space="0" w:color="auto"/>
            </w:tcBorders>
            <w:noWrap/>
          </w:tcPr>
          <w:p w14:paraId="2C69EDCD" w14:textId="178490FF" w:rsidR="00C457B7" w:rsidRPr="00C457B7" w:rsidRDefault="00C457B7" w:rsidP="00C457B7">
            <w:pPr>
              <w:pStyle w:val="KeinLeerraum"/>
              <w:jc w:val="left"/>
              <w:rPr>
                <w:noProof/>
                <w:sz w:val="18"/>
                <w:szCs w:val="18"/>
              </w:rPr>
            </w:pPr>
            <w:r w:rsidRPr="00C457B7">
              <w:rPr>
                <w:color w:val="000000"/>
                <w:sz w:val="18"/>
                <w:szCs w:val="18"/>
              </w:rPr>
              <w:t>Tuberculosis injection in the last 12 months</w:t>
            </w:r>
          </w:p>
        </w:tc>
        <w:tc>
          <w:tcPr>
            <w:tcW w:w="1105" w:type="dxa"/>
            <w:tcBorders>
              <w:right w:val="single" w:sz="4" w:space="0" w:color="auto"/>
            </w:tcBorders>
            <w:noWrap/>
          </w:tcPr>
          <w:p w14:paraId="76D4AD1B" w14:textId="53BB41D4" w:rsidR="00C457B7" w:rsidRPr="00C457B7" w:rsidRDefault="00C457B7" w:rsidP="00162F7F">
            <w:pPr>
              <w:pStyle w:val="KeinLeerraum"/>
              <w:jc w:val="center"/>
              <w:rPr>
                <w:noProof/>
                <w:sz w:val="18"/>
                <w:szCs w:val="18"/>
              </w:rPr>
            </w:pPr>
            <w:r w:rsidRPr="00C457B7">
              <w:rPr>
                <w:color w:val="000000"/>
                <w:sz w:val="18"/>
                <w:szCs w:val="18"/>
              </w:rPr>
              <w:t>100</w:t>
            </w:r>
          </w:p>
        </w:tc>
        <w:tc>
          <w:tcPr>
            <w:tcW w:w="1876" w:type="dxa"/>
            <w:tcBorders>
              <w:left w:val="single" w:sz="4" w:space="0" w:color="auto"/>
            </w:tcBorders>
            <w:noWrap/>
          </w:tcPr>
          <w:p w14:paraId="5801EAA1" w14:textId="51D94EE3" w:rsidR="00C457B7" w:rsidRPr="00C457B7" w:rsidRDefault="00C457B7" w:rsidP="00C457B7">
            <w:pPr>
              <w:pStyle w:val="KeinLeerraum"/>
              <w:jc w:val="left"/>
              <w:rPr>
                <w:noProof/>
                <w:sz w:val="18"/>
                <w:szCs w:val="18"/>
              </w:rPr>
            </w:pPr>
            <w:r w:rsidRPr="00C457B7">
              <w:rPr>
                <w:color w:val="000000"/>
                <w:sz w:val="18"/>
                <w:szCs w:val="18"/>
              </w:rPr>
              <w:t>Birth in the last three years</w:t>
            </w:r>
          </w:p>
        </w:tc>
        <w:tc>
          <w:tcPr>
            <w:tcW w:w="1105" w:type="dxa"/>
            <w:tcBorders>
              <w:right w:val="single" w:sz="4" w:space="0" w:color="auto"/>
            </w:tcBorders>
            <w:noWrap/>
          </w:tcPr>
          <w:p w14:paraId="5C930C36" w14:textId="18B43162" w:rsidR="00C457B7" w:rsidRPr="00C457B7" w:rsidRDefault="00C457B7" w:rsidP="00162F7F">
            <w:pPr>
              <w:pStyle w:val="KeinLeerraum"/>
              <w:jc w:val="center"/>
              <w:rPr>
                <w:noProof/>
                <w:sz w:val="18"/>
                <w:szCs w:val="18"/>
              </w:rPr>
            </w:pPr>
            <w:r w:rsidRPr="00C457B7">
              <w:rPr>
                <w:color w:val="000000"/>
                <w:sz w:val="18"/>
                <w:szCs w:val="18"/>
              </w:rPr>
              <w:t>32</w:t>
            </w:r>
          </w:p>
        </w:tc>
        <w:tc>
          <w:tcPr>
            <w:tcW w:w="1663" w:type="dxa"/>
            <w:gridSpan w:val="2"/>
            <w:tcBorders>
              <w:left w:val="single" w:sz="4" w:space="0" w:color="auto"/>
            </w:tcBorders>
            <w:noWrap/>
          </w:tcPr>
          <w:p w14:paraId="104858C6" w14:textId="53D74B0D" w:rsidR="00C457B7" w:rsidRPr="00C457B7" w:rsidRDefault="00C457B7" w:rsidP="00C457B7">
            <w:pPr>
              <w:pStyle w:val="KeinLeerraum"/>
              <w:jc w:val="left"/>
              <w:rPr>
                <w:noProof/>
                <w:sz w:val="18"/>
                <w:szCs w:val="18"/>
              </w:rPr>
            </w:pPr>
            <w:r w:rsidRPr="00C457B7">
              <w:rPr>
                <w:color w:val="000000"/>
                <w:sz w:val="18"/>
                <w:szCs w:val="18"/>
              </w:rPr>
              <w:t>Number of trips woman took in last 12 months</w:t>
            </w:r>
          </w:p>
        </w:tc>
        <w:tc>
          <w:tcPr>
            <w:tcW w:w="1105" w:type="dxa"/>
            <w:tcBorders>
              <w:right w:val="single" w:sz="4" w:space="0" w:color="auto"/>
            </w:tcBorders>
            <w:noWrap/>
          </w:tcPr>
          <w:p w14:paraId="42825FA6" w14:textId="05671262" w:rsidR="00C457B7" w:rsidRPr="00C457B7" w:rsidRDefault="00C457B7" w:rsidP="00162F7F">
            <w:pPr>
              <w:pStyle w:val="KeinLeerraum"/>
              <w:jc w:val="center"/>
              <w:rPr>
                <w:noProof/>
                <w:sz w:val="18"/>
                <w:szCs w:val="18"/>
              </w:rPr>
            </w:pPr>
            <w:r w:rsidRPr="00C457B7">
              <w:rPr>
                <w:color w:val="000000"/>
                <w:sz w:val="18"/>
                <w:szCs w:val="18"/>
              </w:rPr>
              <w:t>18</w:t>
            </w:r>
          </w:p>
        </w:tc>
        <w:tc>
          <w:tcPr>
            <w:tcW w:w="1947" w:type="dxa"/>
            <w:gridSpan w:val="2"/>
            <w:tcBorders>
              <w:left w:val="single" w:sz="4" w:space="0" w:color="auto"/>
            </w:tcBorders>
            <w:noWrap/>
          </w:tcPr>
          <w:p w14:paraId="1E9C343B" w14:textId="5E38F937" w:rsidR="00C457B7" w:rsidRPr="00C457B7" w:rsidRDefault="00C457B7" w:rsidP="00C457B7">
            <w:pPr>
              <w:pStyle w:val="KeinLeerraum"/>
              <w:jc w:val="left"/>
              <w:rPr>
                <w:noProof/>
                <w:sz w:val="18"/>
                <w:szCs w:val="18"/>
              </w:rPr>
            </w:pPr>
            <w:r w:rsidRPr="00C457B7">
              <w:rPr>
                <w:color w:val="000000"/>
                <w:sz w:val="18"/>
                <w:szCs w:val="18"/>
              </w:rPr>
              <w:t>Tested for HIV</w:t>
            </w:r>
          </w:p>
        </w:tc>
        <w:tc>
          <w:tcPr>
            <w:tcW w:w="1105" w:type="dxa"/>
            <w:tcBorders>
              <w:right w:val="single" w:sz="4" w:space="0" w:color="auto"/>
            </w:tcBorders>
            <w:noWrap/>
          </w:tcPr>
          <w:p w14:paraId="698C7580" w14:textId="4ABD94FD" w:rsidR="00C457B7" w:rsidRPr="00C457B7" w:rsidRDefault="00C457B7" w:rsidP="00162F7F">
            <w:pPr>
              <w:pStyle w:val="KeinLeerraum"/>
              <w:jc w:val="center"/>
              <w:rPr>
                <w:noProof/>
                <w:sz w:val="18"/>
                <w:szCs w:val="18"/>
              </w:rPr>
            </w:pPr>
            <w:r w:rsidRPr="00C457B7">
              <w:rPr>
                <w:color w:val="000000"/>
                <w:sz w:val="18"/>
                <w:szCs w:val="18"/>
              </w:rPr>
              <w:t>14</w:t>
            </w:r>
          </w:p>
        </w:tc>
        <w:tc>
          <w:tcPr>
            <w:tcW w:w="1947" w:type="dxa"/>
            <w:gridSpan w:val="2"/>
            <w:tcBorders>
              <w:left w:val="single" w:sz="4" w:space="0" w:color="auto"/>
            </w:tcBorders>
            <w:noWrap/>
          </w:tcPr>
          <w:p w14:paraId="4C84A6EF" w14:textId="660977DD" w:rsidR="00C457B7" w:rsidRPr="00C457B7" w:rsidRDefault="00C457B7" w:rsidP="00C457B7">
            <w:pPr>
              <w:pStyle w:val="KeinLeerraum"/>
              <w:jc w:val="left"/>
              <w:rPr>
                <w:noProof/>
                <w:sz w:val="18"/>
                <w:szCs w:val="18"/>
              </w:rPr>
            </w:pPr>
            <w:r w:rsidRPr="00C457B7">
              <w:rPr>
                <w:color w:val="000000"/>
                <w:sz w:val="18"/>
                <w:szCs w:val="18"/>
              </w:rPr>
              <w:t>*Married or with a partner</w:t>
            </w:r>
          </w:p>
        </w:tc>
        <w:tc>
          <w:tcPr>
            <w:tcW w:w="1110" w:type="dxa"/>
            <w:noWrap/>
          </w:tcPr>
          <w:p w14:paraId="18050D32" w14:textId="14483DD8" w:rsidR="00C457B7" w:rsidRPr="00C457B7" w:rsidRDefault="00C457B7" w:rsidP="00162F7F">
            <w:pPr>
              <w:pStyle w:val="KeinLeerraum"/>
              <w:jc w:val="center"/>
              <w:rPr>
                <w:noProof/>
                <w:sz w:val="18"/>
                <w:szCs w:val="18"/>
              </w:rPr>
            </w:pPr>
            <w:r w:rsidRPr="00C457B7">
              <w:rPr>
                <w:color w:val="000000"/>
                <w:sz w:val="18"/>
                <w:szCs w:val="18"/>
              </w:rPr>
              <w:t>9</w:t>
            </w:r>
          </w:p>
        </w:tc>
      </w:tr>
      <w:tr w:rsidR="00C457B7" w:rsidRPr="002A0CB6" w14:paraId="66BCD713" w14:textId="77777777" w:rsidTr="00162F7F">
        <w:trPr>
          <w:trHeight w:val="290"/>
        </w:trPr>
        <w:tc>
          <w:tcPr>
            <w:tcW w:w="1134" w:type="dxa"/>
            <w:tcBorders>
              <w:right w:val="single" w:sz="4" w:space="0" w:color="auto"/>
            </w:tcBorders>
            <w:noWrap/>
            <w:hideMark/>
          </w:tcPr>
          <w:p w14:paraId="3D84A264" w14:textId="77777777" w:rsidR="00C457B7" w:rsidRPr="002A0CB6" w:rsidRDefault="00C457B7" w:rsidP="00C457B7">
            <w:pPr>
              <w:pStyle w:val="KeinLeerraum"/>
              <w:rPr>
                <w:noProof/>
                <w:sz w:val="18"/>
                <w:szCs w:val="18"/>
              </w:rPr>
            </w:pPr>
            <w:r w:rsidRPr="002A0CB6">
              <w:rPr>
                <w:noProof/>
                <w:sz w:val="18"/>
                <w:szCs w:val="18"/>
              </w:rPr>
              <w:t>Uganda</w:t>
            </w:r>
          </w:p>
        </w:tc>
        <w:tc>
          <w:tcPr>
            <w:tcW w:w="1895" w:type="dxa"/>
            <w:tcBorders>
              <w:left w:val="single" w:sz="4" w:space="0" w:color="auto"/>
            </w:tcBorders>
            <w:noWrap/>
          </w:tcPr>
          <w:p w14:paraId="2456BE7B" w14:textId="327931CE" w:rsidR="00C457B7" w:rsidRPr="00C457B7" w:rsidRDefault="00C457B7" w:rsidP="00C457B7">
            <w:pPr>
              <w:pStyle w:val="KeinLeerraum"/>
              <w:jc w:val="left"/>
              <w:rPr>
                <w:noProof/>
                <w:sz w:val="18"/>
                <w:szCs w:val="18"/>
              </w:rPr>
            </w:pPr>
            <w:r w:rsidRPr="00C457B7">
              <w:rPr>
                <w:color w:val="000000"/>
                <w:sz w:val="18"/>
                <w:szCs w:val="18"/>
              </w:rPr>
              <w:t>Tuberculosis injection in the last 12 months</w:t>
            </w:r>
          </w:p>
        </w:tc>
        <w:tc>
          <w:tcPr>
            <w:tcW w:w="1105" w:type="dxa"/>
            <w:tcBorders>
              <w:right w:val="single" w:sz="4" w:space="0" w:color="auto"/>
            </w:tcBorders>
            <w:noWrap/>
          </w:tcPr>
          <w:p w14:paraId="2ED63A98" w14:textId="6E78775C" w:rsidR="00C457B7" w:rsidRPr="00C457B7" w:rsidRDefault="00C457B7" w:rsidP="00162F7F">
            <w:pPr>
              <w:pStyle w:val="KeinLeerraum"/>
              <w:jc w:val="center"/>
              <w:rPr>
                <w:noProof/>
                <w:sz w:val="18"/>
                <w:szCs w:val="18"/>
              </w:rPr>
            </w:pPr>
            <w:r w:rsidRPr="00C457B7">
              <w:rPr>
                <w:color w:val="000000"/>
                <w:sz w:val="18"/>
                <w:szCs w:val="18"/>
              </w:rPr>
              <w:t>100</w:t>
            </w:r>
          </w:p>
        </w:tc>
        <w:tc>
          <w:tcPr>
            <w:tcW w:w="1876" w:type="dxa"/>
            <w:tcBorders>
              <w:left w:val="single" w:sz="4" w:space="0" w:color="auto"/>
            </w:tcBorders>
            <w:noWrap/>
          </w:tcPr>
          <w:p w14:paraId="6B929EC0" w14:textId="1E880839" w:rsidR="00C457B7" w:rsidRPr="00C457B7" w:rsidRDefault="00C457B7" w:rsidP="00C457B7">
            <w:pPr>
              <w:pStyle w:val="KeinLeerraum"/>
              <w:jc w:val="left"/>
              <w:rPr>
                <w:noProof/>
                <w:sz w:val="18"/>
                <w:szCs w:val="18"/>
              </w:rPr>
            </w:pPr>
            <w:r w:rsidRPr="00C457B7">
              <w:rPr>
                <w:color w:val="000000"/>
                <w:sz w:val="18"/>
                <w:szCs w:val="18"/>
              </w:rPr>
              <w:t>Ever gave birth</w:t>
            </w:r>
          </w:p>
        </w:tc>
        <w:tc>
          <w:tcPr>
            <w:tcW w:w="1105" w:type="dxa"/>
            <w:tcBorders>
              <w:right w:val="single" w:sz="4" w:space="0" w:color="auto"/>
            </w:tcBorders>
            <w:noWrap/>
          </w:tcPr>
          <w:p w14:paraId="72E11B2A" w14:textId="63B039AA" w:rsidR="00C457B7" w:rsidRPr="00C457B7" w:rsidRDefault="00C457B7" w:rsidP="00162F7F">
            <w:pPr>
              <w:pStyle w:val="KeinLeerraum"/>
              <w:jc w:val="center"/>
              <w:rPr>
                <w:noProof/>
                <w:sz w:val="18"/>
                <w:szCs w:val="18"/>
              </w:rPr>
            </w:pPr>
            <w:r w:rsidRPr="00C457B7">
              <w:rPr>
                <w:color w:val="000000"/>
                <w:sz w:val="18"/>
                <w:szCs w:val="18"/>
              </w:rPr>
              <w:t>61</w:t>
            </w:r>
          </w:p>
        </w:tc>
        <w:tc>
          <w:tcPr>
            <w:tcW w:w="1663" w:type="dxa"/>
            <w:gridSpan w:val="2"/>
            <w:tcBorders>
              <w:left w:val="single" w:sz="4" w:space="0" w:color="auto"/>
            </w:tcBorders>
            <w:noWrap/>
          </w:tcPr>
          <w:p w14:paraId="40DC1E5B" w14:textId="7AA1091E" w:rsidR="00C457B7" w:rsidRPr="00C457B7" w:rsidRDefault="00C457B7" w:rsidP="00C457B7">
            <w:pPr>
              <w:pStyle w:val="KeinLeerraum"/>
              <w:jc w:val="left"/>
              <w:rPr>
                <w:noProof/>
                <w:sz w:val="18"/>
                <w:szCs w:val="18"/>
              </w:rPr>
            </w:pPr>
            <w:r w:rsidRPr="00C457B7">
              <w:rPr>
                <w:color w:val="000000"/>
                <w:sz w:val="18"/>
                <w:szCs w:val="18"/>
              </w:rPr>
              <w:t>Number of trips woman took in last 12 months</w:t>
            </w:r>
          </w:p>
        </w:tc>
        <w:tc>
          <w:tcPr>
            <w:tcW w:w="1105" w:type="dxa"/>
            <w:tcBorders>
              <w:right w:val="single" w:sz="4" w:space="0" w:color="auto"/>
            </w:tcBorders>
            <w:noWrap/>
          </w:tcPr>
          <w:p w14:paraId="57856BE3" w14:textId="0EE7C65A" w:rsidR="00C457B7" w:rsidRPr="00C457B7" w:rsidRDefault="00C457B7" w:rsidP="00162F7F">
            <w:pPr>
              <w:pStyle w:val="KeinLeerraum"/>
              <w:jc w:val="center"/>
              <w:rPr>
                <w:noProof/>
                <w:sz w:val="18"/>
                <w:szCs w:val="18"/>
              </w:rPr>
            </w:pPr>
            <w:r w:rsidRPr="00C457B7">
              <w:rPr>
                <w:color w:val="000000"/>
                <w:sz w:val="18"/>
                <w:szCs w:val="18"/>
              </w:rPr>
              <w:t>57</w:t>
            </w:r>
          </w:p>
        </w:tc>
        <w:tc>
          <w:tcPr>
            <w:tcW w:w="1947" w:type="dxa"/>
            <w:gridSpan w:val="2"/>
            <w:tcBorders>
              <w:left w:val="single" w:sz="4" w:space="0" w:color="auto"/>
            </w:tcBorders>
            <w:noWrap/>
          </w:tcPr>
          <w:p w14:paraId="3488D3B5" w14:textId="6CB1274F" w:rsidR="00C457B7" w:rsidRPr="00C457B7" w:rsidRDefault="00C457B7" w:rsidP="00C457B7">
            <w:pPr>
              <w:pStyle w:val="KeinLeerraum"/>
              <w:jc w:val="left"/>
              <w:rPr>
                <w:noProof/>
                <w:sz w:val="18"/>
                <w:szCs w:val="18"/>
              </w:rPr>
            </w:pPr>
            <w:r w:rsidRPr="00C457B7">
              <w:rPr>
                <w:color w:val="000000"/>
                <w:sz w:val="18"/>
                <w:szCs w:val="18"/>
              </w:rPr>
              <w:t>Tested for HIV</w:t>
            </w:r>
          </w:p>
        </w:tc>
        <w:tc>
          <w:tcPr>
            <w:tcW w:w="1105" w:type="dxa"/>
            <w:tcBorders>
              <w:right w:val="single" w:sz="4" w:space="0" w:color="auto"/>
            </w:tcBorders>
            <w:noWrap/>
          </w:tcPr>
          <w:p w14:paraId="002EA458" w14:textId="633DFFE0" w:rsidR="00C457B7" w:rsidRPr="00C457B7" w:rsidRDefault="00C457B7" w:rsidP="00162F7F">
            <w:pPr>
              <w:pStyle w:val="KeinLeerraum"/>
              <w:jc w:val="center"/>
              <w:rPr>
                <w:noProof/>
                <w:sz w:val="18"/>
                <w:szCs w:val="18"/>
              </w:rPr>
            </w:pPr>
            <w:r w:rsidRPr="00C457B7">
              <w:rPr>
                <w:color w:val="000000"/>
                <w:sz w:val="18"/>
                <w:szCs w:val="18"/>
              </w:rPr>
              <w:t>39</w:t>
            </w:r>
          </w:p>
        </w:tc>
        <w:tc>
          <w:tcPr>
            <w:tcW w:w="1947" w:type="dxa"/>
            <w:gridSpan w:val="2"/>
            <w:tcBorders>
              <w:left w:val="single" w:sz="4" w:space="0" w:color="auto"/>
            </w:tcBorders>
            <w:noWrap/>
          </w:tcPr>
          <w:p w14:paraId="1863726D" w14:textId="5C8E3015" w:rsidR="00C457B7" w:rsidRPr="00C457B7" w:rsidRDefault="00C457B7" w:rsidP="00C457B7">
            <w:pPr>
              <w:pStyle w:val="KeinLeerraum"/>
              <w:jc w:val="left"/>
              <w:rPr>
                <w:noProof/>
                <w:sz w:val="18"/>
                <w:szCs w:val="18"/>
              </w:rPr>
            </w:pPr>
            <w:r w:rsidRPr="00C457B7">
              <w:rPr>
                <w:color w:val="000000"/>
                <w:sz w:val="18"/>
                <w:szCs w:val="18"/>
              </w:rPr>
              <w:t>Has child at home</w:t>
            </w:r>
          </w:p>
        </w:tc>
        <w:tc>
          <w:tcPr>
            <w:tcW w:w="1110" w:type="dxa"/>
            <w:noWrap/>
          </w:tcPr>
          <w:p w14:paraId="3A298AC1" w14:textId="55D76B32" w:rsidR="00C457B7" w:rsidRPr="00C457B7" w:rsidRDefault="00C457B7" w:rsidP="00162F7F">
            <w:pPr>
              <w:pStyle w:val="KeinLeerraum"/>
              <w:jc w:val="center"/>
              <w:rPr>
                <w:noProof/>
                <w:sz w:val="18"/>
                <w:szCs w:val="18"/>
              </w:rPr>
            </w:pPr>
            <w:r w:rsidRPr="00C457B7">
              <w:rPr>
                <w:color w:val="000000"/>
                <w:sz w:val="18"/>
                <w:szCs w:val="18"/>
              </w:rPr>
              <w:t>25</w:t>
            </w:r>
          </w:p>
        </w:tc>
      </w:tr>
      <w:tr w:rsidR="00C457B7" w:rsidRPr="002A0CB6" w14:paraId="79BF5959" w14:textId="77777777" w:rsidTr="00162F7F">
        <w:trPr>
          <w:trHeight w:val="290"/>
        </w:trPr>
        <w:tc>
          <w:tcPr>
            <w:tcW w:w="1134" w:type="dxa"/>
            <w:tcBorders>
              <w:right w:val="single" w:sz="4" w:space="0" w:color="auto"/>
            </w:tcBorders>
            <w:noWrap/>
            <w:hideMark/>
          </w:tcPr>
          <w:p w14:paraId="7593D275" w14:textId="77777777" w:rsidR="00C457B7" w:rsidRPr="002A0CB6" w:rsidRDefault="00C457B7" w:rsidP="00C457B7">
            <w:pPr>
              <w:pStyle w:val="KeinLeerraum"/>
              <w:rPr>
                <w:noProof/>
                <w:sz w:val="18"/>
                <w:szCs w:val="18"/>
              </w:rPr>
            </w:pPr>
            <w:r w:rsidRPr="002A0CB6">
              <w:rPr>
                <w:noProof/>
                <w:sz w:val="18"/>
                <w:szCs w:val="18"/>
              </w:rPr>
              <w:t>Zambia</w:t>
            </w:r>
          </w:p>
        </w:tc>
        <w:tc>
          <w:tcPr>
            <w:tcW w:w="1895" w:type="dxa"/>
            <w:tcBorders>
              <w:left w:val="single" w:sz="4" w:space="0" w:color="auto"/>
            </w:tcBorders>
            <w:noWrap/>
          </w:tcPr>
          <w:p w14:paraId="42FDDB8C" w14:textId="443847A3" w:rsidR="00C457B7" w:rsidRPr="00C457B7" w:rsidRDefault="00C457B7" w:rsidP="00C457B7">
            <w:pPr>
              <w:pStyle w:val="KeinLeerraum"/>
              <w:jc w:val="left"/>
              <w:rPr>
                <w:noProof/>
                <w:sz w:val="18"/>
                <w:szCs w:val="18"/>
              </w:rPr>
            </w:pPr>
            <w:r w:rsidRPr="00C457B7">
              <w:rPr>
                <w:color w:val="000000"/>
                <w:sz w:val="18"/>
                <w:szCs w:val="18"/>
              </w:rPr>
              <w:t>Tuberculosis injection in the last 12 months</w:t>
            </w:r>
          </w:p>
        </w:tc>
        <w:tc>
          <w:tcPr>
            <w:tcW w:w="1105" w:type="dxa"/>
            <w:tcBorders>
              <w:right w:val="single" w:sz="4" w:space="0" w:color="auto"/>
            </w:tcBorders>
            <w:noWrap/>
          </w:tcPr>
          <w:p w14:paraId="1FDC6C3E" w14:textId="3E211653" w:rsidR="00C457B7" w:rsidRPr="00C457B7" w:rsidRDefault="00C457B7" w:rsidP="00162F7F">
            <w:pPr>
              <w:pStyle w:val="KeinLeerraum"/>
              <w:jc w:val="center"/>
              <w:rPr>
                <w:noProof/>
                <w:sz w:val="18"/>
                <w:szCs w:val="18"/>
              </w:rPr>
            </w:pPr>
            <w:r w:rsidRPr="00C457B7">
              <w:rPr>
                <w:color w:val="000000"/>
                <w:sz w:val="18"/>
                <w:szCs w:val="18"/>
              </w:rPr>
              <w:t>100</w:t>
            </w:r>
          </w:p>
        </w:tc>
        <w:tc>
          <w:tcPr>
            <w:tcW w:w="1876" w:type="dxa"/>
            <w:tcBorders>
              <w:left w:val="single" w:sz="4" w:space="0" w:color="auto"/>
            </w:tcBorders>
            <w:noWrap/>
          </w:tcPr>
          <w:p w14:paraId="66314CF4" w14:textId="16624D64" w:rsidR="00C457B7" w:rsidRPr="00C457B7" w:rsidRDefault="00C457B7" w:rsidP="00C457B7">
            <w:pPr>
              <w:pStyle w:val="KeinLeerraum"/>
              <w:jc w:val="left"/>
              <w:rPr>
                <w:noProof/>
                <w:sz w:val="18"/>
                <w:szCs w:val="18"/>
              </w:rPr>
            </w:pPr>
            <w:r w:rsidRPr="00C457B7">
              <w:rPr>
                <w:color w:val="000000"/>
                <w:sz w:val="18"/>
                <w:szCs w:val="18"/>
              </w:rPr>
              <w:t>Number of trips woman took in last 12 months</w:t>
            </w:r>
          </w:p>
        </w:tc>
        <w:tc>
          <w:tcPr>
            <w:tcW w:w="1105" w:type="dxa"/>
            <w:tcBorders>
              <w:right w:val="single" w:sz="4" w:space="0" w:color="auto"/>
            </w:tcBorders>
            <w:noWrap/>
          </w:tcPr>
          <w:p w14:paraId="0C6222F5" w14:textId="543FA3A2" w:rsidR="00C457B7" w:rsidRPr="00C457B7" w:rsidRDefault="00C457B7" w:rsidP="00162F7F">
            <w:pPr>
              <w:pStyle w:val="KeinLeerraum"/>
              <w:jc w:val="center"/>
              <w:rPr>
                <w:noProof/>
                <w:sz w:val="18"/>
                <w:szCs w:val="18"/>
              </w:rPr>
            </w:pPr>
            <w:r w:rsidRPr="00C457B7">
              <w:rPr>
                <w:color w:val="000000"/>
                <w:sz w:val="18"/>
                <w:szCs w:val="18"/>
              </w:rPr>
              <w:t>59</w:t>
            </w:r>
          </w:p>
        </w:tc>
        <w:tc>
          <w:tcPr>
            <w:tcW w:w="1663" w:type="dxa"/>
            <w:gridSpan w:val="2"/>
            <w:tcBorders>
              <w:left w:val="single" w:sz="4" w:space="0" w:color="auto"/>
            </w:tcBorders>
            <w:noWrap/>
          </w:tcPr>
          <w:p w14:paraId="2BE3BD37" w14:textId="2875616F" w:rsidR="00C457B7" w:rsidRPr="00C457B7" w:rsidRDefault="00C457B7" w:rsidP="00C457B7">
            <w:pPr>
              <w:pStyle w:val="KeinLeerraum"/>
              <w:jc w:val="left"/>
              <w:rPr>
                <w:noProof/>
                <w:sz w:val="18"/>
                <w:szCs w:val="18"/>
              </w:rPr>
            </w:pPr>
            <w:proofErr w:type="spellStart"/>
            <w:r w:rsidRPr="00C457B7">
              <w:rPr>
                <w:color w:val="000000"/>
                <w:sz w:val="18"/>
                <w:szCs w:val="18"/>
              </w:rPr>
              <w:t>Hemoglobin</w:t>
            </w:r>
            <w:proofErr w:type="spellEnd"/>
          </w:p>
        </w:tc>
        <w:tc>
          <w:tcPr>
            <w:tcW w:w="1105" w:type="dxa"/>
            <w:tcBorders>
              <w:right w:val="single" w:sz="4" w:space="0" w:color="auto"/>
            </w:tcBorders>
            <w:noWrap/>
          </w:tcPr>
          <w:p w14:paraId="5ADEA0E6" w14:textId="3A27A229" w:rsidR="00C457B7" w:rsidRPr="00C457B7" w:rsidRDefault="00C457B7" w:rsidP="00162F7F">
            <w:pPr>
              <w:pStyle w:val="KeinLeerraum"/>
              <w:jc w:val="center"/>
              <w:rPr>
                <w:noProof/>
                <w:sz w:val="18"/>
                <w:szCs w:val="18"/>
              </w:rPr>
            </w:pPr>
            <w:r w:rsidRPr="00C457B7">
              <w:rPr>
                <w:color w:val="000000"/>
                <w:sz w:val="18"/>
                <w:szCs w:val="18"/>
              </w:rPr>
              <w:t>58</w:t>
            </w:r>
          </w:p>
        </w:tc>
        <w:tc>
          <w:tcPr>
            <w:tcW w:w="1947" w:type="dxa"/>
            <w:gridSpan w:val="2"/>
            <w:tcBorders>
              <w:left w:val="single" w:sz="4" w:space="0" w:color="auto"/>
            </w:tcBorders>
            <w:noWrap/>
          </w:tcPr>
          <w:p w14:paraId="29CF810E" w14:textId="1D84D9A3" w:rsidR="00C457B7" w:rsidRPr="00C457B7" w:rsidRDefault="00C457B7" w:rsidP="00C457B7">
            <w:pPr>
              <w:pStyle w:val="KeinLeerraum"/>
              <w:jc w:val="left"/>
              <w:rPr>
                <w:noProof/>
                <w:sz w:val="18"/>
                <w:szCs w:val="18"/>
              </w:rPr>
            </w:pPr>
            <w:r w:rsidRPr="00C457B7">
              <w:rPr>
                <w:color w:val="000000"/>
                <w:sz w:val="18"/>
                <w:szCs w:val="18"/>
              </w:rPr>
              <w:t>Has child at home</w:t>
            </w:r>
          </w:p>
        </w:tc>
        <w:tc>
          <w:tcPr>
            <w:tcW w:w="1105" w:type="dxa"/>
            <w:tcBorders>
              <w:right w:val="single" w:sz="4" w:space="0" w:color="auto"/>
            </w:tcBorders>
            <w:noWrap/>
          </w:tcPr>
          <w:p w14:paraId="1896C656" w14:textId="0C9DF46C" w:rsidR="00C457B7" w:rsidRPr="00C457B7" w:rsidRDefault="00C457B7" w:rsidP="00162F7F">
            <w:pPr>
              <w:pStyle w:val="KeinLeerraum"/>
              <w:jc w:val="center"/>
              <w:rPr>
                <w:noProof/>
                <w:sz w:val="18"/>
                <w:szCs w:val="18"/>
              </w:rPr>
            </w:pPr>
            <w:r w:rsidRPr="00C457B7">
              <w:rPr>
                <w:color w:val="000000"/>
                <w:sz w:val="18"/>
                <w:szCs w:val="18"/>
              </w:rPr>
              <w:t>49</w:t>
            </w:r>
          </w:p>
        </w:tc>
        <w:tc>
          <w:tcPr>
            <w:tcW w:w="1947" w:type="dxa"/>
            <w:gridSpan w:val="2"/>
            <w:tcBorders>
              <w:left w:val="single" w:sz="4" w:space="0" w:color="auto"/>
            </w:tcBorders>
            <w:noWrap/>
          </w:tcPr>
          <w:p w14:paraId="6B439952" w14:textId="22B67B2C" w:rsidR="00C457B7" w:rsidRPr="00C457B7" w:rsidRDefault="00C457B7" w:rsidP="00C457B7">
            <w:pPr>
              <w:pStyle w:val="KeinLeerraum"/>
              <w:jc w:val="left"/>
              <w:rPr>
                <w:noProof/>
                <w:sz w:val="18"/>
                <w:szCs w:val="18"/>
              </w:rPr>
            </w:pPr>
            <w:r w:rsidRPr="00C457B7">
              <w:rPr>
                <w:color w:val="000000"/>
                <w:sz w:val="18"/>
                <w:szCs w:val="18"/>
              </w:rPr>
              <w:t>Tested for HIV</w:t>
            </w:r>
          </w:p>
        </w:tc>
        <w:tc>
          <w:tcPr>
            <w:tcW w:w="1110" w:type="dxa"/>
            <w:noWrap/>
          </w:tcPr>
          <w:p w14:paraId="1B5DD4F4" w14:textId="4DA019B4" w:rsidR="00C457B7" w:rsidRPr="00C457B7" w:rsidRDefault="00C457B7" w:rsidP="00162F7F">
            <w:pPr>
              <w:pStyle w:val="KeinLeerraum"/>
              <w:jc w:val="center"/>
              <w:rPr>
                <w:noProof/>
                <w:sz w:val="18"/>
                <w:szCs w:val="18"/>
              </w:rPr>
            </w:pPr>
            <w:r w:rsidRPr="00C457B7">
              <w:rPr>
                <w:color w:val="000000"/>
                <w:sz w:val="18"/>
                <w:szCs w:val="18"/>
              </w:rPr>
              <w:t>36</w:t>
            </w:r>
          </w:p>
        </w:tc>
      </w:tr>
      <w:tr w:rsidR="00C457B7" w:rsidRPr="002A0CB6" w14:paraId="6992FB79" w14:textId="77777777" w:rsidTr="00162F7F">
        <w:trPr>
          <w:trHeight w:val="290"/>
        </w:trPr>
        <w:tc>
          <w:tcPr>
            <w:tcW w:w="1134" w:type="dxa"/>
            <w:tcBorders>
              <w:bottom w:val="double" w:sz="4" w:space="0" w:color="auto"/>
              <w:right w:val="single" w:sz="4" w:space="0" w:color="auto"/>
            </w:tcBorders>
            <w:noWrap/>
            <w:hideMark/>
          </w:tcPr>
          <w:p w14:paraId="3CD39AD3" w14:textId="77777777" w:rsidR="00C457B7" w:rsidRPr="002A0CB6" w:rsidRDefault="00C457B7" w:rsidP="00C457B7">
            <w:pPr>
              <w:pStyle w:val="KeinLeerraum"/>
              <w:rPr>
                <w:noProof/>
                <w:sz w:val="18"/>
                <w:szCs w:val="18"/>
              </w:rPr>
            </w:pPr>
            <w:r w:rsidRPr="002A0CB6">
              <w:rPr>
                <w:noProof/>
                <w:sz w:val="18"/>
                <w:szCs w:val="18"/>
              </w:rPr>
              <w:t>Zimbabwe</w:t>
            </w:r>
          </w:p>
        </w:tc>
        <w:tc>
          <w:tcPr>
            <w:tcW w:w="1895" w:type="dxa"/>
            <w:tcBorders>
              <w:left w:val="single" w:sz="4" w:space="0" w:color="auto"/>
              <w:bottom w:val="double" w:sz="4" w:space="0" w:color="auto"/>
            </w:tcBorders>
            <w:noWrap/>
          </w:tcPr>
          <w:p w14:paraId="1CE77549" w14:textId="1206FC9D" w:rsidR="00C457B7" w:rsidRPr="00C457B7" w:rsidRDefault="00C457B7" w:rsidP="00C457B7">
            <w:pPr>
              <w:pStyle w:val="KeinLeerraum"/>
              <w:jc w:val="left"/>
              <w:rPr>
                <w:noProof/>
                <w:sz w:val="18"/>
                <w:szCs w:val="18"/>
              </w:rPr>
            </w:pPr>
            <w:r w:rsidRPr="00C457B7">
              <w:rPr>
                <w:color w:val="000000"/>
                <w:sz w:val="18"/>
                <w:szCs w:val="18"/>
              </w:rPr>
              <w:t>Tested for HIV</w:t>
            </w:r>
          </w:p>
        </w:tc>
        <w:tc>
          <w:tcPr>
            <w:tcW w:w="1105" w:type="dxa"/>
            <w:tcBorders>
              <w:bottom w:val="double" w:sz="4" w:space="0" w:color="auto"/>
              <w:right w:val="single" w:sz="4" w:space="0" w:color="auto"/>
            </w:tcBorders>
            <w:noWrap/>
          </w:tcPr>
          <w:p w14:paraId="768B22D2" w14:textId="3115CDEE" w:rsidR="00C457B7" w:rsidRPr="00C457B7" w:rsidRDefault="00C457B7" w:rsidP="00162F7F">
            <w:pPr>
              <w:pStyle w:val="KeinLeerraum"/>
              <w:jc w:val="center"/>
              <w:rPr>
                <w:noProof/>
                <w:sz w:val="18"/>
                <w:szCs w:val="18"/>
              </w:rPr>
            </w:pPr>
            <w:r w:rsidRPr="00C457B7">
              <w:rPr>
                <w:color w:val="000000"/>
                <w:sz w:val="18"/>
                <w:szCs w:val="18"/>
              </w:rPr>
              <w:t>100</w:t>
            </w:r>
          </w:p>
        </w:tc>
        <w:tc>
          <w:tcPr>
            <w:tcW w:w="1876" w:type="dxa"/>
            <w:tcBorders>
              <w:left w:val="single" w:sz="4" w:space="0" w:color="auto"/>
              <w:bottom w:val="double" w:sz="4" w:space="0" w:color="auto"/>
            </w:tcBorders>
            <w:noWrap/>
          </w:tcPr>
          <w:p w14:paraId="52C3C00F" w14:textId="2C89F476" w:rsidR="00C457B7" w:rsidRPr="00C457B7" w:rsidRDefault="00C457B7" w:rsidP="00C457B7">
            <w:pPr>
              <w:pStyle w:val="KeinLeerraum"/>
              <w:jc w:val="left"/>
              <w:rPr>
                <w:noProof/>
                <w:sz w:val="18"/>
                <w:szCs w:val="18"/>
              </w:rPr>
            </w:pPr>
            <w:r w:rsidRPr="00C457B7">
              <w:rPr>
                <w:color w:val="000000"/>
                <w:sz w:val="18"/>
                <w:szCs w:val="18"/>
              </w:rPr>
              <w:t>Body Mass Index</w:t>
            </w:r>
          </w:p>
        </w:tc>
        <w:tc>
          <w:tcPr>
            <w:tcW w:w="1105" w:type="dxa"/>
            <w:tcBorders>
              <w:bottom w:val="double" w:sz="4" w:space="0" w:color="auto"/>
              <w:right w:val="single" w:sz="4" w:space="0" w:color="auto"/>
            </w:tcBorders>
            <w:noWrap/>
          </w:tcPr>
          <w:p w14:paraId="3AABDD56" w14:textId="437413E8" w:rsidR="00C457B7" w:rsidRPr="00C457B7" w:rsidRDefault="00C457B7" w:rsidP="00162F7F">
            <w:pPr>
              <w:pStyle w:val="KeinLeerraum"/>
              <w:jc w:val="center"/>
              <w:rPr>
                <w:noProof/>
                <w:sz w:val="18"/>
                <w:szCs w:val="18"/>
              </w:rPr>
            </w:pPr>
            <w:r w:rsidRPr="00C457B7">
              <w:rPr>
                <w:color w:val="000000"/>
                <w:sz w:val="18"/>
                <w:szCs w:val="18"/>
              </w:rPr>
              <w:t>72</w:t>
            </w:r>
          </w:p>
        </w:tc>
        <w:tc>
          <w:tcPr>
            <w:tcW w:w="1663" w:type="dxa"/>
            <w:gridSpan w:val="2"/>
            <w:tcBorders>
              <w:left w:val="single" w:sz="4" w:space="0" w:color="auto"/>
              <w:bottom w:val="double" w:sz="4" w:space="0" w:color="auto"/>
            </w:tcBorders>
            <w:noWrap/>
          </w:tcPr>
          <w:p w14:paraId="6E56F692" w14:textId="572C783B" w:rsidR="00C457B7" w:rsidRPr="00C457B7" w:rsidRDefault="00C457B7" w:rsidP="00C457B7">
            <w:pPr>
              <w:pStyle w:val="KeinLeerraum"/>
              <w:jc w:val="left"/>
              <w:rPr>
                <w:noProof/>
                <w:sz w:val="18"/>
                <w:szCs w:val="18"/>
              </w:rPr>
            </w:pPr>
            <w:r w:rsidRPr="00C457B7">
              <w:rPr>
                <w:color w:val="000000"/>
                <w:sz w:val="18"/>
                <w:szCs w:val="18"/>
              </w:rPr>
              <w:t>Tuberculosis injection in the last 12 months</w:t>
            </w:r>
          </w:p>
        </w:tc>
        <w:tc>
          <w:tcPr>
            <w:tcW w:w="1105" w:type="dxa"/>
            <w:tcBorders>
              <w:bottom w:val="double" w:sz="4" w:space="0" w:color="auto"/>
              <w:right w:val="single" w:sz="4" w:space="0" w:color="auto"/>
            </w:tcBorders>
            <w:noWrap/>
          </w:tcPr>
          <w:p w14:paraId="193E2013" w14:textId="600D5E2D" w:rsidR="00C457B7" w:rsidRPr="00C457B7" w:rsidRDefault="00C457B7" w:rsidP="00162F7F">
            <w:pPr>
              <w:pStyle w:val="KeinLeerraum"/>
              <w:jc w:val="center"/>
              <w:rPr>
                <w:noProof/>
                <w:sz w:val="18"/>
                <w:szCs w:val="18"/>
              </w:rPr>
            </w:pPr>
            <w:r w:rsidRPr="00C457B7">
              <w:rPr>
                <w:color w:val="000000"/>
                <w:sz w:val="18"/>
                <w:szCs w:val="18"/>
              </w:rPr>
              <w:t>56</w:t>
            </w:r>
          </w:p>
        </w:tc>
        <w:tc>
          <w:tcPr>
            <w:tcW w:w="1947" w:type="dxa"/>
            <w:gridSpan w:val="2"/>
            <w:tcBorders>
              <w:left w:val="single" w:sz="4" w:space="0" w:color="auto"/>
              <w:bottom w:val="double" w:sz="4" w:space="0" w:color="auto"/>
            </w:tcBorders>
            <w:noWrap/>
          </w:tcPr>
          <w:p w14:paraId="7F613511" w14:textId="7BE2D004" w:rsidR="00C457B7" w:rsidRPr="00C457B7" w:rsidRDefault="00C457B7" w:rsidP="00C457B7">
            <w:pPr>
              <w:pStyle w:val="KeinLeerraum"/>
              <w:jc w:val="left"/>
              <w:rPr>
                <w:noProof/>
                <w:sz w:val="18"/>
                <w:szCs w:val="18"/>
              </w:rPr>
            </w:pPr>
            <w:proofErr w:type="spellStart"/>
            <w:r w:rsidRPr="00C457B7">
              <w:rPr>
                <w:color w:val="000000"/>
                <w:sz w:val="18"/>
                <w:szCs w:val="18"/>
              </w:rPr>
              <w:t>Hemoglobin</w:t>
            </w:r>
            <w:proofErr w:type="spellEnd"/>
          </w:p>
        </w:tc>
        <w:tc>
          <w:tcPr>
            <w:tcW w:w="1105" w:type="dxa"/>
            <w:tcBorders>
              <w:bottom w:val="double" w:sz="4" w:space="0" w:color="auto"/>
              <w:right w:val="single" w:sz="4" w:space="0" w:color="auto"/>
            </w:tcBorders>
            <w:noWrap/>
          </w:tcPr>
          <w:p w14:paraId="4F3DC7E8" w14:textId="47532A54" w:rsidR="00C457B7" w:rsidRPr="00C457B7" w:rsidRDefault="00C457B7" w:rsidP="00162F7F">
            <w:pPr>
              <w:pStyle w:val="KeinLeerraum"/>
              <w:jc w:val="center"/>
              <w:rPr>
                <w:noProof/>
                <w:sz w:val="18"/>
                <w:szCs w:val="18"/>
              </w:rPr>
            </w:pPr>
            <w:r w:rsidRPr="00C457B7">
              <w:rPr>
                <w:color w:val="000000"/>
                <w:sz w:val="18"/>
                <w:szCs w:val="18"/>
              </w:rPr>
              <w:t>43</w:t>
            </w:r>
          </w:p>
        </w:tc>
        <w:tc>
          <w:tcPr>
            <w:tcW w:w="1947" w:type="dxa"/>
            <w:gridSpan w:val="2"/>
            <w:tcBorders>
              <w:left w:val="single" w:sz="4" w:space="0" w:color="auto"/>
              <w:bottom w:val="double" w:sz="4" w:space="0" w:color="auto"/>
            </w:tcBorders>
            <w:noWrap/>
          </w:tcPr>
          <w:p w14:paraId="102AFD81" w14:textId="5C8BC28A" w:rsidR="00C457B7" w:rsidRPr="00C457B7" w:rsidRDefault="00C457B7" w:rsidP="00C457B7">
            <w:pPr>
              <w:pStyle w:val="KeinLeerraum"/>
              <w:jc w:val="left"/>
              <w:rPr>
                <w:noProof/>
                <w:sz w:val="18"/>
                <w:szCs w:val="18"/>
              </w:rPr>
            </w:pPr>
            <w:r w:rsidRPr="00C457B7">
              <w:rPr>
                <w:color w:val="000000"/>
                <w:sz w:val="18"/>
                <w:szCs w:val="18"/>
              </w:rPr>
              <w:t>Number of trips woman took in last 12 months</w:t>
            </w:r>
          </w:p>
        </w:tc>
        <w:tc>
          <w:tcPr>
            <w:tcW w:w="1110" w:type="dxa"/>
            <w:tcBorders>
              <w:bottom w:val="double" w:sz="4" w:space="0" w:color="auto"/>
            </w:tcBorders>
            <w:shd w:val="clear" w:color="auto" w:fill="auto"/>
            <w:noWrap/>
          </w:tcPr>
          <w:p w14:paraId="5C4BF8C1" w14:textId="78B302CB" w:rsidR="00C457B7" w:rsidRPr="00C457B7" w:rsidRDefault="00C457B7" w:rsidP="00162F7F">
            <w:pPr>
              <w:pStyle w:val="KeinLeerraum"/>
              <w:jc w:val="center"/>
              <w:rPr>
                <w:noProof/>
                <w:sz w:val="18"/>
                <w:szCs w:val="18"/>
              </w:rPr>
            </w:pPr>
            <w:r w:rsidRPr="00C457B7">
              <w:rPr>
                <w:color w:val="000000"/>
                <w:sz w:val="18"/>
                <w:szCs w:val="18"/>
              </w:rPr>
              <w:t>35</w:t>
            </w:r>
          </w:p>
        </w:tc>
      </w:tr>
    </w:tbl>
    <w:p w14:paraId="46C6385C" w14:textId="3D6CEE60" w:rsidR="00085190" w:rsidRDefault="00085190" w:rsidP="00085190">
      <w:pPr>
        <w:pStyle w:val="KeinLeerraum"/>
        <w:spacing w:after="120"/>
        <w:rPr>
          <w:noProof/>
          <w:sz w:val="20"/>
          <w:lang w:val="en-US"/>
        </w:rPr>
        <w:sectPr w:rsidR="00085190" w:rsidSect="002A0CB6">
          <w:pgSz w:w="16838" w:h="11906" w:orient="landscape"/>
          <w:pgMar w:top="1417" w:right="1276" w:bottom="1417" w:left="993" w:header="708" w:footer="614" w:gutter="0"/>
          <w:cols w:space="708"/>
          <w:docGrid w:linePitch="360"/>
        </w:sectPr>
      </w:pPr>
      <w:r>
        <w:rPr>
          <w:noProof/>
          <w:sz w:val="20"/>
          <w:lang w:val="en-US"/>
        </w:rPr>
        <w:fldChar w:fldCharType="end"/>
      </w:r>
      <w:r w:rsidRPr="00126D14">
        <w:rPr>
          <w:lang w:val="en-US"/>
        </w:rPr>
        <w:t xml:space="preserve"> </w:t>
      </w:r>
      <w:r w:rsidRPr="003909CE">
        <w:rPr>
          <w:lang w:val="en-US"/>
        </w:rPr>
        <w:t xml:space="preserve">Notes: </w:t>
      </w:r>
      <w:r>
        <w:rPr>
          <w:lang w:val="en-US"/>
        </w:rPr>
        <w:t>Table</w:t>
      </w:r>
      <w:r w:rsidRPr="003909CE">
        <w:rPr>
          <w:lang w:val="en-US"/>
        </w:rPr>
        <w:t xml:space="preserve"> </w:t>
      </w:r>
      <w:proofErr w:type="gramStart"/>
      <w:r w:rsidRPr="003909CE">
        <w:rPr>
          <w:lang w:val="en-US"/>
        </w:rPr>
        <w:t>show</w:t>
      </w:r>
      <w:proofErr w:type="gramEnd"/>
      <w:r w:rsidRPr="003909CE">
        <w:rPr>
          <w:lang w:val="en-US"/>
        </w:rPr>
        <w:t xml:space="preserve"> the </w:t>
      </w:r>
      <w:r>
        <w:rPr>
          <w:lang w:val="en-US"/>
        </w:rPr>
        <w:t xml:space="preserve">predictors and the variable importance of the top 5 predictors of the </w:t>
      </w:r>
      <w:r w:rsidRPr="003909CE">
        <w:rPr>
          <w:lang w:val="en-US"/>
        </w:rPr>
        <w:t xml:space="preserve">ML model. </w:t>
      </w:r>
      <w:r>
        <w:t xml:space="preserve">A predictor’s importance score is defined by the decrease in the classification error that is attributed to </w:t>
      </w:r>
      <w:proofErr w:type="gramStart"/>
      <w:r>
        <w:t>all of</w:t>
      </w:r>
      <w:proofErr w:type="gramEnd"/>
      <w:r>
        <w:t xml:space="preserve"> its splits in a given tree, averaged across all trees </w:t>
      </w:r>
      <w:r>
        <w:rPr>
          <w:lang w:val="en-US"/>
        </w:rPr>
        <w:t xml:space="preserve">and normalized to a range from </w:t>
      </w:r>
      <w:r w:rsidRPr="003909CE">
        <w:rPr>
          <w:lang w:val="en-US"/>
        </w:rPr>
        <w:t>0-100.</w:t>
      </w:r>
      <w:r>
        <w:rPr>
          <w:lang w:val="en-US"/>
        </w:rPr>
        <w:t xml:space="preserve"> V</w:t>
      </w:r>
      <w:r w:rsidRPr="003909CE">
        <w:rPr>
          <w:lang w:val="en-US"/>
        </w:rPr>
        <w:t xml:space="preserve">ariables </w:t>
      </w:r>
      <w:proofErr w:type="gramStart"/>
      <w:r w:rsidRPr="003909CE">
        <w:rPr>
          <w:lang w:val="en-US"/>
        </w:rPr>
        <w:t>with a</w:t>
      </w:r>
      <w:proofErr w:type="gramEnd"/>
      <w:r w:rsidRPr="003909CE">
        <w:rPr>
          <w:lang w:val="en-US"/>
        </w:rPr>
        <w:t xml:space="preserve"> * highlight variables that are included in the classical model</w:t>
      </w:r>
    </w:p>
    <w:p w14:paraId="13E133FD" w14:textId="3B3BCB8A" w:rsidR="00DC770F" w:rsidRPr="002A0CB6" w:rsidRDefault="00DC770F" w:rsidP="00DC770F">
      <w:pPr>
        <w:pStyle w:val="KeinLeerraum"/>
        <w:rPr>
          <w:rFonts w:asciiTheme="minorHAnsi" w:hAnsiTheme="minorHAnsi"/>
          <w:kern w:val="2"/>
          <w:sz w:val="24"/>
          <w:szCs w:val="24"/>
          <w:lang w:val="en-US"/>
          <w14:ligatures w14:val="standardContextual"/>
        </w:rPr>
      </w:pPr>
      <w:r>
        <w:rPr>
          <w:b/>
          <w:lang w:val="en-US"/>
        </w:rPr>
        <w:lastRenderedPageBreak/>
        <w:t>Table A.4</w:t>
      </w:r>
      <w:r w:rsidRPr="00F34B3E">
        <w:rPr>
          <w:b/>
          <w:lang w:val="en-US"/>
        </w:rPr>
        <w:t>:</w:t>
      </w:r>
      <w:r>
        <w:rPr>
          <w:b/>
          <w:lang w:val="en-US"/>
        </w:rPr>
        <w:t xml:space="preserve"> Top 5 predictors of the ML model for take-up of </w:t>
      </w:r>
      <w:r w:rsidR="00144866">
        <w:rPr>
          <w:b/>
          <w:lang w:val="en-US"/>
        </w:rPr>
        <w:t>health facility-based birth</w:t>
      </w:r>
      <w:r>
        <w:rPr>
          <w:noProof/>
          <w:sz w:val="20"/>
          <w:lang w:val="en-US"/>
        </w:rPr>
        <w:fldChar w:fldCharType="begin"/>
      </w:r>
      <w:r>
        <w:rPr>
          <w:noProof/>
          <w:sz w:val="20"/>
          <w:lang w:val="en-US"/>
        </w:rPr>
        <w:instrText xml:space="preserve"> LINK Excel.Sheet.12 "\\\\d\\groups\\gess\\nadel\\research_assistants\\Pepe\\MLPaper\\merged_importance_insurance.xlsx" "Sheet4!R41C2:R75C12" \a \f 5 \h  \* MERGEFORMAT </w:instrText>
      </w:r>
      <w:r>
        <w:rPr>
          <w:noProof/>
          <w:sz w:val="20"/>
          <w:lang w:val="en-US"/>
        </w:rPr>
        <w:fldChar w:fldCharType="separate"/>
      </w:r>
    </w:p>
    <w:tbl>
      <w:tblPr>
        <w:tblStyle w:val="Tabellenraster"/>
        <w:tblW w:w="160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1"/>
        <w:gridCol w:w="1465"/>
        <w:gridCol w:w="1105"/>
        <w:gridCol w:w="1663"/>
        <w:gridCol w:w="1105"/>
        <w:gridCol w:w="15"/>
        <w:gridCol w:w="1648"/>
        <w:gridCol w:w="1105"/>
        <w:gridCol w:w="8"/>
        <w:gridCol w:w="1939"/>
        <w:gridCol w:w="1105"/>
        <w:gridCol w:w="24"/>
        <w:gridCol w:w="1923"/>
        <w:gridCol w:w="1105"/>
        <w:gridCol w:w="7"/>
      </w:tblGrid>
      <w:tr w:rsidR="00DC770F" w:rsidRPr="002A0CB6" w14:paraId="4BF45338" w14:textId="77777777" w:rsidTr="009F1C36">
        <w:trPr>
          <w:trHeight w:val="290"/>
        </w:trPr>
        <w:tc>
          <w:tcPr>
            <w:tcW w:w="1791" w:type="dxa"/>
            <w:tcBorders>
              <w:top w:val="single" w:sz="4" w:space="0" w:color="auto"/>
              <w:right w:val="single" w:sz="4" w:space="0" w:color="auto"/>
            </w:tcBorders>
            <w:noWrap/>
            <w:hideMark/>
          </w:tcPr>
          <w:p w14:paraId="4194252C" w14:textId="77777777" w:rsidR="00DC770F" w:rsidRPr="002A0CB6" w:rsidRDefault="00DC770F" w:rsidP="00A41ADE">
            <w:pPr>
              <w:pStyle w:val="KeinLeerraum"/>
              <w:rPr>
                <w:noProof/>
                <w:sz w:val="18"/>
                <w:szCs w:val="18"/>
              </w:rPr>
            </w:pPr>
          </w:p>
        </w:tc>
        <w:tc>
          <w:tcPr>
            <w:tcW w:w="2570" w:type="dxa"/>
            <w:gridSpan w:val="2"/>
            <w:tcBorders>
              <w:top w:val="single" w:sz="4" w:space="0" w:color="auto"/>
              <w:left w:val="single" w:sz="4" w:space="0" w:color="auto"/>
              <w:right w:val="single" w:sz="4" w:space="0" w:color="auto"/>
            </w:tcBorders>
            <w:noWrap/>
            <w:hideMark/>
          </w:tcPr>
          <w:p w14:paraId="6B62EA47" w14:textId="77777777" w:rsidR="00DC770F" w:rsidRPr="00331CF8" w:rsidRDefault="00DC770F" w:rsidP="00A41ADE">
            <w:pPr>
              <w:pStyle w:val="KeinLeerraum"/>
              <w:jc w:val="center"/>
              <w:rPr>
                <w:b/>
                <w:bCs/>
                <w:noProof/>
                <w:sz w:val="18"/>
                <w:szCs w:val="18"/>
              </w:rPr>
            </w:pPr>
            <w:r w:rsidRPr="00331CF8">
              <w:rPr>
                <w:b/>
                <w:bCs/>
                <w:noProof/>
                <w:sz w:val="18"/>
                <w:szCs w:val="18"/>
              </w:rPr>
              <w:t>Top #1</w:t>
            </w:r>
          </w:p>
        </w:tc>
        <w:tc>
          <w:tcPr>
            <w:tcW w:w="2783" w:type="dxa"/>
            <w:gridSpan w:val="3"/>
            <w:tcBorders>
              <w:top w:val="single" w:sz="4" w:space="0" w:color="auto"/>
              <w:left w:val="single" w:sz="4" w:space="0" w:color="auto"/>
              <w:right w:val="single" w:sz="4" w:space="0" w:color="auto"/>
            </w:tcBorders>
            <w:noWrap/>
            <w:hideMark/>
          </w:tcPr>
          <w:p w14:paraId="4CC28D7E" w14:textId="77777777" w:rsidR="00DC770F" w:rsidRPr="00331CF8" w:rsidRDefault="00DC770F" w:rsidP="00A41ADE">
            <w:pPr>
              <w:pStyle w:val="KeinLeerraum"/>
              <w:jc w:val="center"/>
              <w:rPr>
                <w:b/>
                <w:bCs/>
                <w:noProof/>
                <w:sz w:val="18"/>
                <w:szCs w:val="18"/>
              </w:rPr>
            </w:pPr>
            <w:r w:rsidRPr="00331CF8">
              <w:rPr>
                <w:b/>
                <w:bCs/>
                <w:noProof/>
                <w:sz w:val="18"/>
                <w:szCs w:val="18"/>
              </w:rPr>
              <w:t>Top #2</w:t>
            </w:r>
          </w:p>
        </w:tc>
        <w:tc>
          <w:tcPr>
            <w:tcW w:w="2761" w:type="dxa"/>
            <w:gridSpan w:val="3"/>
            <w:tcBorders>
              <w:top w:val="single" w:sz="4" w:space="0" w:color="auto"/>
              <w:left w:val="single" w:sz="4" w:space="0" w:color="auto"/>
              <w:right w:val="single" w:sz="4" w:space="0" w:color="auto"/>
            </w:tcBorders>
            <w:noWrap/>
            <w:hideMark/>
          </w:tcPr>
          <w:p w14:paraId="5EBB0399" w14:textId="77777777" w:rsidR="00DC770F" w:rsidRPr="00331CF8" w:rsidRDefault="00DC770F" w:rsidP="00A41ADE">
            <w:pPr>
              <w:pStyle w:val="KeinLeerraum"/>
              <w:jc w:val="center"/>
              <w:rPr>
                <w:b/>
                <w:bCs/>
                <w:noProof/>
                <w:sz w:val="18"/>
                <w:szCs w:val="18"/>
              </w:rPr>
            </w:pPr>
            <w:r w:rsidRPr="00331CF8">
              <w:rPr>
                <w:b/>
                <w:bCs/>
                <w:noProof/>
                <w:sz w:val="18"/>
                <w:szCs w:val="18"/>
              </w:rPr>
              <w:t>Top #3</w:t>
            </w:r>
          </w:p>
        </w:tc>
        <w:tc>
          <w:tcPr>
            <w:tcW w:w="3068" w:type="dxa"/>
            <w:gridSpan w:val="3"/>
            <w:tcBorders>
              <w:top w:val="single" w:sz="4" w:space="0" w:color="auto"/>
              <w:left w:val="single" w:sz="4" w:space="0" w:color="auto"/>
              <w:right w:val="single" w:sz="4" w:space="0" w:color="auto"/>
            </w:tcBorders>
            <w:noWrap/>
            <w:hideMark/>
          </w:tcPr>
          <w:p w14:paraId="4785E2D7" w14:textId="77777777" w:rsidR="00DC770F" w:rsidRPr="00331CF8" w:rsidRDefault="00DC770F" w:rsidP="00A41ADE">
            <w:pPr>
              <w:pStyle w:val="KeinLeerraum"/>
              <w:jc w:val="center"/>
              <w:rPr>
                <w:b/>
                <w:bCs/>
                <w:noProof/>
                <w:sz w:val="18"/>
                <w:szCs w:val="18"/>
              </w:rPr>
            </w:pPr>
            <w:r w:rsidRPr="00331CF8">
              <w:rPr>
                <w:b/>
                <w:bCs/>
                <w:noProof/>
                <w:sz w:val="18"/>
                <w:szCs w:val="18"/>
              </w:rPr>
              <w:t>Top #4</w:t>
            </w:r>
          </w:p>
        </w:tc>
        <w:tc>
          <w:tcPr>
            <w:tcW w:w="3035" w:type="dxa"/>
            <w:gridSpan w:val="3"/>
            <w:tcBorders>
              <w:top w:val="single" w:sz="4" w:space="0" w:color="auto"/>
              <w:left w:val="single" w:sz="4" w:space="0" w:color="auto"/>
            </w:tcBorders>
            <w:noWrap/>
            <w:hideMark/>
          </w:tcPr>
          <w:p w14:paraId="765C3F46" w14:textId="77777777" w:rsidR="00DC770F" w:rsidRPr="00331CF8" w:rsidRDefault="00DC770F" w:rsidP="00A41ADE">
            <w:pPr>
              <w:pStyle w:val="KeinLeerraum"/>
              <w:jc w:val="center"/>
              <w:rPr>
                <w:b/>
                <w:bCs/>
                <w:noProof/>
                <w:sz w:val="18"/>
                <w:szCs w:val="18"/>
              </w:rPr>
            </w:pPr>
            <w:r w:rsidRPr="00331CF8">
              <w:rPr>
                <w:b/>
                <w:bCs/>
                <w:noProof/>
                <w:sz w:val="18"/>
                <w:szCs w:val="18"/>
              </w:rPr>
              <w:t>Top #5</w:t>
            </w:r>
          </w:p>
        </w:tc>
      </w:tr>
      <w:tr w:rsidR="00DC770F" w:rsidRPr="002A0CB6" w14:paraId="5A371183" w14:textId="77777777" w:rsidTr="009F1C36">
        <w:trPr>
          <w:gridAfter w:val="1"/>
          <w:wAfter w:w="7" w:type="dxa"/>
          <w:trHeight w:val="290"/>
        </w:trPr>
        <w:tc>
          <w:tcPr>
            <w:tcW w:w="1791" w:type="dxa"/>
            <w:tcBorders>
              <w:bottom w:val="single" w:sz="4" w:space="0" w:color="auto"/>
              <w:right w:val="single" w:sz="4" w:space="0" w:color="auto"/>
            </w:tcBorders>
            <w:noWrap/>
            <w:hideMark/>
          </w:tcPr>
          <w:p w14:paraId="77296FAB" w14:textId="77777777" w:rsidR="00DC770F" w:rsidRPr="002A0CB6" w:rsidRDefault="00DC770F" w:rsidP="00A41ADE">
            <w:pPr>
              <w:pStyle w:val="KeinLeerraum"/>
              <w:rPr>
                <w:noProof/>
                <w:sz w:val="18"/>
                <w:szCs w:val="18"/>
              </w:rPr>
            </w:pPr>
          </w:p>
        </w:tc>
        <w:tc>
          <w:tcPr>
            <w:tcW w:w="1465" w:type="dxa"/>
            <w:tcBorders>
              <w:left w:val="single" w:sz="4" w:space="0" w:color="auto"/>
              <w:bottom w:val="single" w:sz="4" w:space="0" w:color="auto"/>
            </w:tcBorders>
            <w:noWrap/>
            <w:hideMark/>
          </w:tcPr>
          <w:p w14:paraId="0BADFBA5" w14:textId="77777777" w:rsidR="00DC770F" w:rsidRPr="00331CF8" w:rsidRDefault="00DC770F" w:rsidP="00A41ADE">
            <w:pPr>
              <w:pStyle w:val="KeinLeerraum"/>
              <w:jc w:val="center"/>
              <w:rPr>
                <w:b/>
                <w:bCs/>
                <w:noProof/>
                <w:sz w:val="18"/>
                <w:szCs w:val="18"/>
              </w:rPr>
            </w:pPr>
            <w:r w:rsidRPr="00331CF8">
              <w:rPr>
                <w:b/>
                <w:bCs/>
                <w:noProof/>
                <w:sz w:val="18"/>
                <w:szCs w:val="18"/>
              </w:rPr>
              <w:t>Predictor</w:t>
            </w:r>
          </w:p>
        </w:tc>
        <w:tc>
          <w:tcPr>
            <w:tcW w:w="1105" w:type="dxa"/>
            <w:tcBorders>
              <w:bottom w:val="single" w:sz="4" w:space="0" w:color="auto"/>
              <w:right w:val="single" w:sz="4" w:space="0" w:color="auto"/>
            </w:tcBorders>
            <w:noWrap/>
            <w:hideMark/>
          </w:tcPr>
          <w:p w14:paraId="2C9B9A9F" w14:textId="77777777" w:rsidR="00DC770F" w:rsidRPr="00331CF8" w:rsidRDefault="00DC770F" w:rsidP="00A41ADE">
            <w:pPr>
              <w:pStyle w:val="KeinLeerraum"/>
              <w:jc w:val="center"/>
              <w:rPr>
                <w:b/>
                <w:bCs/>
                <w:noProof/>
                <w:sz w:val="18"/>
                <w:szCs w:val="18"/>
              </w:rPr>
            </w:pPr>
            <w:r w:rsidRPr="00331CF8">
              <w:rPr>
                <w:b/>
                <w:bCs/>
                <w:noProof/>
                <w:sz w:val="18"/>
                <w:szCs w:val="18"/>
              </w:rPr>
              <w:t>Variable Importance</w:t>
            </w:r>
          </w:p>
        </w:tc>
        <w:tc>
          <w:tcPr>
            <w:tcW w:w="1663" w:type="dxa"/>
            <w:tcBorders>
              <w:left w:val="single" w:sz="4" w:space="0" w:color="auto"/>
              <w:bottom w:val="single" w:sz="4" w:space="0" w:color="auto"/>
            </w:tcBorders>
            <w:noWrap/>
            <w:hideMark/>
          </w:tcPr>
          <w:p w14:paraId="688789A5" w14:textId="77777777" w:rsidR="00DC770F" w:rsidRPr="00331CF8" w:rsidRDefault="00DC770F" w:rsidP="00A41ADE">
            <w:pPr>
              <w:pStyle w:val="KeinLeerraum"/>
              <w:jc w:val="center"/>
              <w:rPr>
                <w:b/>
                <w:bCs/>
                <w:noProof/>
                <w:sz w:val="18"/>
                <w:szCs w:val="18"/>
              </w:rPr>
            </w:pPr>
            <w:r w:rsidRPr="00331CF8">
              <w:rPr>
                <w:b/>
                <w:bCs/>
                <w:noProof/>
                <w:sz w:val="18"/>
                <w:szCs w:val="18"/>
              </w:rPr>
              <w:t>Predictor</w:t>
            </w:r>
          </w:p>
        </w:tc>
        <w:tc>
          <w:tcPr>
            <w:tcW w:w="1105" w:type="dxa"/>
            <w:tcBorders>
              <w:bottom w:val="single" w:sz="4" w:space="0" w:color="auto"/>
              <w:right w:val="single" w:sz="4" w:space="0" w:color="auto"/>
            </w:tcBorders>
            <w:noWrap/>
            <w:hideMark/>
          </w:tcPr>
          <w:p w14:paraId="32B86E83" w14:textId="77777777" w:rsidR="00DC770F" w:rsidRPr="00331CF8" w:rsidRDefault="00DC770F" w:rsidP="00A41ADE">
            <w:pPr>
              <w:pStyle w:val="KeinLeerraum"/>
              <w:jc w:val="center"/>
              <w:rPr>
                <w:b/>
                <w:bCs/>
                <w:noProof/>
                <w:sz w:val="18"/>
                <w:szCs w:val="18"/>
              </w:rPr>
            </w:pPr>
            <w:r w:rsidRPr="00331CF8">
              <w:rPr>
                <w:b/>
                <w:bCs/>
                <w:noProof/>
                <w:sz w:val="18"/>
                <w:szCs w:val="18"/>
              </w:rPr>
              <w:t>Variable Importance</w:t>
            </w:r>
          </w:p>
        </w:tc>
        <w:tc>
          <w:tcPr>
            <w:tcW w:w="1663" w:type="dxa"/>
            <w:gridSpan w:val="2"/>
            <w:tcBorders>
              <w:left w:val="single" w:sz="4" w:space="0" w:color="auto"/>
              <w:bottom w:val="single" w:sz="4" w:space="0" w:color="auto"/>
            </w:tcBorders>
            <w:noWrap/>
            <w:hideMark/>
          </w:tcPr>
          <w:p w14:paraId="68745CD2" w14:textId="77777777" w:rsidR="00DC770F" w:rsidRPr="00331CF8" w:rsidRDefault="00DC770F" w:rsidP="00A41ADE">
            <w:pPr>
              <w:pStyle w:val="KeinLeerraum"/>
              <w:jc w:val="center"/>
              <w:rPr>
                <w:b/>
                <w:bCs/>
                <w:noProof/>
                <w:sz w:val="18"/>
                <w:szCs w:val="18"/>
              </w:rPr>
            </w:pPr>
            <w:r w:rsidRPr="00331CF8">
              <w:rPr>
                <w:b/>
                <w:bCs/>
                <w:noProof/>
                <w:sz w:val="18"/>
                <w:szCs w:val="18"/>
              </w:rPr>
              <w:t>Predictor</w:t>
            </w:r>
          </w:p>
        </w:tc>
        <w:tc>
          <w:tcPr>
            <w:tcW w:w="1105" w:type="dxa"/>
            <w:tcBorders>
              <w:bottom w:val="single" w:sz="4" w:space="0" w:color="auto"/>
              <w:right w:val="single" w:sz="4" w:space="0" w:color="auto"/>
            </w:tcBorders>
            <w:noWrap/>
            <w:hideMark/>
          </w:tcPr>
          <w:p w14:paraId="5319DE32" w14:textId="77777777" w:rsidR="00DC770F" w:rsidRPr="00331CF8" w:rsidRDefault="00DC770F" w:rsidP="00A41ADE">
            <w:pPr>
              <w:pStyle w:val="KeinLeerraum"/>
              <w:jc w:val="center"/>
              <w:rPr>
                <w:b/>
                <w:bCs/>
                <w:noProof/>
                <w:sz w:val="18"/>
                <w:szCs w:val="18"/>
              </w:rPr>
            </w:pPr>
            <w:r w:rsidRPr="00331CF8">
              <w:rPr>
                <w:b/>
                <w:bCs/>
                <w:noProof/>
                <w:sz w:val="18"/>
                <w:szCs w:val="18"/>
              </w:rPr>
              <w:t>Variable Importance</w:t>
            </w:r>
          </w:p>
        </w:tc>
        <w:tc>
          <w:tcPr>
            <w:tcW w:w="1947" w:type="dxa"/>
            <w:gridSpan w:val="2"/>
            <w:tcBorders>
              <w:left w:val="single" w:sz="4" w:space="0" w:color="auto"/>
              <w:bottom w:val="single" w:sz="4" w:space="0" w:color="auto"/>
            </w:tcBorders>
            <w:noWrap/>
            <w:hideMark/>
          </w:tcPr>
          <w:p w14:paraId="226E1250" w14:textId="77777777" w:rsidR="00DC770F" w:rsidRPr="00331CF8" w:rsidRDefault="00DC770F" w:rsidP="00A41ADE">
            <w:pPr>
              <w:pStyle w:val="KeinLeerraum"/>
              <w:jc w:val="center"/>
              <w:rPr>
                <w:b/>
                <w:bCs/>
                <w:noProof/>
                <w:sz w:val="18"/>
                <w:szCs w:val="18"/>
              </w:rPr>
            </w:pPr>
            <w:r w:rsidRPr="00331CF8">
              <w:rPr>
                <w:b/>
                <w:bCs/>
                <w:noProof/>
                <w:sz w:val="18"/>
                <w:szCs w:val="18"/>
              </w:rPr>
              <w:t>Predictor</w:t>
            </w:r>
          </w:p>
        </w:tc>
        <w:tc>
          <w:tcPr>
            <w:tcW w:w="1105" w:type="dxa"/>
            <w:tcBorders>
              <w:bottom w:val="single" w:sz="4" w:space="0" w:color="auto"/>
              <w:right w:val="single" w:sz="4" w:space="0" w:color="auto"/>
            </w:tcBorders>
            <w:noWrap/>
            <w:hideMark/>
          </w:tcPr>
          <w:p w14:paraId="73C13AFC" w14:textId="77777777" w:rsidR="00DC770F" w:rsidRPr="00331CF8" w:rsidRDefault="00DC770F" w:rsidP="00A41ADE">
            <w:pPr>
              <w:pStyle w:val="KeinLeerraum"/>
              <w:jc w:val="center"/>
              <w:rPr>
                <w:b/>
                <w:bCs/>
                <w:noProof/>
                <w:sz w:val="18"/>
                <w:szCs w:val="18"/>
              </w:rPr>
            </w:pPr>
            <w:r w:rsidRPr="00331CF8">
              <w:rPr>
                <w:b/>
                <w:bCs/>
                <w:noProof/>
                <w:sz w:val="18"/>
                <w:szCs w:val="18"/>
              </w:rPr>
              <w:t>Variable Importance</w:t>
            </w:r>
          </w:p>
        </w:tc>
        <w:tc>
          <w:tcPr>
            <w:tcW w:w="1947" w:type="dxa"/>
            <w:gridSpan w:val="2"/>
            <w:tcBorders>
              <w:left w:val="single" w:sz="4" w:space="0" w:color="auto"/>
              <w:bottom w:val="single" w:sz="4" w:space="0" w:color="auto"/>
            </w:tcBorders>
            <w:noWrap/>
            <w:hideMark/>
          </w:tcPr>
          <w:p w14:paraId="5700D107" w14:textId="77777777" w:rsidR="00DC770F" w:rsidRPr="00331CF8" w:rsidRDefault="00DC770F" w:rsidP="00A41ADE">
            <w:pPr>
              <w:pStyle w:val="KeinLeerraum"/>
              <w:jc w:val="center"/>
              <w:rPr>
                <w:b/>
                <w:bCs/>
                <w:noProof/>
                <w:sz w:val="18"/>
                <w:szCs w:val="18"/>
              </w:rPr>
            </w:pPr>
            <w:r w:rsidRPr="00331CF8">
              <w:rPr>
                <w:b/>
                <w:bCs/>
                <w:noProof/>
                <w:sz w:val="18"/>
                <w:szCs w:val="18"/>
              </w:rPr>
              <w:t>Predictor</w:t>
            </w:r>
          </w:p>
        </w:tc>
        <w:tc>
          <w:tcPr>
            <w:tcW w:w="1105" w:type="dxa"/>
            <w:tcBorders>
              <w:bottom w:val="single" w:sz="4" w:space="0" w:color="auto"/>
            </w:tcBorders>
            <w:noWrap/>
            <w:hideMark/>
          </w:tcPr>
          <w:p w14:paraId="555FE092" w14:textId="77777777" w:rsidR="00DC770F" w:rsidRPr="00331CF8" w:rsidRDefault="00DC770F" w:rsidP="00A41ADE">
            <w:pPr>
              <w:pStyle w:val="KeinLeerraum"/>
              <w:jc w:val="center"/>
              <w:rPr>
                <w:b/>
                <w:bCs/>
                <w:noProof/>
                <w:sz w:val="18"/>
                <w:szCs w:val="18"/>
              </w:rPr>
            </w:pPr>
            <w:r w:rsidRPr="00331CF8">
              <w:rPr>
                <w:b/>
                <w:bCs/>
                <w:noProof/>
                <w:sz w:val="18"/>
                <w:szCs w:val="18"/>
              </w:rPr>
              <w:t>Variable Importance</w:t>
            </w:r>
          </w:p>
        </w:tc>
      </w:tr>
      <w:tr w:rsidR="00162F7F" w:rsidRPr="002A0CB6" w14:paraId="34E23260" w14:textId="77777777" w:rsidTr="009F1C36">
        <w:trPr>
          <w:gridAfter w:val="1"/>
          <w:wAfter w:w="7" w:type="dxa"/>
          <w:trHeight w:val="290"/>
        </w:trPr>
        <w:tc>
          <w:tcPr>
            <w:tcW w:w="1791" w:type="dxa"/>
            <w:tcBorders>
              <w:top w:val="single" w:sz="4" w:space="0" w:color="auto"/>
              <w:right w:val="single" w:sz="4" w:space="0" w:color="auto"/>
            </w:tcBorders>
            <w:noWrap/>
            <w:hideMark/>
          </w:tcPr>
          <w:p w14:paraId="0DA7AB94" w14:textId="51C254AC" w:rsidR="00162F7F" w:rsidRPr="002A0CB6" w:rsidRDefault="00162F7F" w:rsidP="00162F7F">
            <w:pPr>
              <w:pStyle w:val="KeinLeerraum"/>
              <w:rPr>
                <w:noProof/>
                <w:sz w:val="18"/>
                <w:szCs w:val="18"/>
              </w:rPr>
            </w:pPr>
            <w:r w:rsidRPr="002A0CB6">
              <w:rPr>
                <w:noProof/>
                <w:sz w:val="18"/>
                <w:szCs w:val="18"/>
              </w:rPr>
              <w:t>Benin</w:t>
            </w:r>
          </w:p>
        </w:tc>
        <w:tc>
          <w:tcPr>
            <w:tcW w:w="1465" w:type="dxa"/>
            <w:tcBorders>
              <w:top w:val="single" w:sz="4" w:space="0" w:color="auto"/>
              <w:left w:val="single" w:sz="4" w:space="0" w:color="auto"/>
            </w:tcBorders>
            <w:noWrap/>
          </w:tcPr>
          <w:p w14:paraId="746E1033" w14:textId="6804B13F" w:rsidR="00162F7F" w:rsidRPr="009F1C36" w:rsidRDefault="00162F7F" w:rsidP="00162F7F">
            <w:pPr>
              <w:pStyle w:val="KeinLeerraum"/>
              <w:jc w:val="left"/>
              <w:rPr>
                <w:noProof/>
                <w:sz w:val="16"/>
                <w:szCs w:val="16"/>
              </w:rPr>
            </w:pPr>
            <w:r w:rsidRPr="009F1C36">
              <w:rPr>
                <w:color w:val="000000"/>
                <w:sz w:val="16"/>
                <w:szCs w:val="16"/>
              </w:rPr>
              <w:t>At least one tetanus injection before birth</w:t>
            </w:r>
          </w:p>
        </w:tc>
        <w:tc>
          <w:tcPr>
            <w:tcW w:w="1105" w:type="dxa"/>
            <w:tcBorders>
              <w:top w:val="single" w:sz="4" w:space="0" w:color="auto"/>
              <w:right w:val="single" w:sz="4" w:space="0" w:color="auto"/>
            </w:tcBorders>
            <w:noWrap/>
          </w:tcPr>
          <w:p w14:paraId="3D7060A6" w14:textId="1710A60A" w:rsidR="00162F7F" w:rsidRPr="009F1C36" w:rsidRDefault="00162F7F" w:rsidP="00162F7F">
            <w:pPr>
              <w:pStyle w:val="KeinLeerraum"/>
              <w:jc w:val="center"/>
              <w:rPr>
                <w:noProof/>
                <w:sz w:val="16"/>
                <w:szCs w:val="16"/>
              </w:rPr>
            </w:pPr>
            <w:r w:rsidRPr="009F1C36">
              <w:rPr>
                <w:color w:val="000000"/>
                <w:sz w:val="16"/>
                <w:szCs w:val="16"/>
              </w:rPr>
              <w:t>100</w:t>
            </w:r>
          </w:p>
        </w:tc>
        <w:tc>
          <w:tcPr>
            <w:tcW w:w="1663" w:type="dxa"/>
            <w:tcBorders>
              <w:top w:val="single" w:sz="4" w:space="0" w:color="auto"/>
              <w:left w:val="single" w:sz="4" w:space="0" w:color="auto"/>
            </w:tcBorders>
            <w:noWrap/>
          </w:tcPr>
          <w:p w14:paraId="1B389E58" w14:textId="74BE938A" w:rsidR="00162F7F" w:rsidRPr="009F1C36" w:rsidRDefault="00162F7F" w:rsidP="00162F7F">
            <w:pPr>
              <w:pStyle w:val="KeinLeerraum"/>
              <w:jc w:val="left"/>
              <w:rPr>
                <w:noProof/>
                <w:sz w:val="16"/>
                <w:szCs w:val="16"/>
              </w:rPr>
            </w:pPr>
            <w:r w:rsidRPr="009F1C36">
              <w:rPr>
                <w:color w:val="000000"/>
                <w:sz w:val="16"/>
                <w:szCs w:val="16"/>
              </w:rPr>
              <w:t>Drugs for intestinal parasites during pregnancy</w:t>
            </w:r>
          </w:p>
        </w:tc>
        <w:tc>
          <w:tcPr>
            <w:tcW w:w="1105" w:type="dxa"/>
            <w:tcBorders>
              <w:top w:val="single" w:sz="4" w:space="0" w:color="auto"/>
              <w:right w:val="single" w:sz="4" w:space="0" w:color="auto"/>
            </w:tcBorders>
            <w:noWrap/>
          </w:tcPr>
          <w:p w14:paraId="661F47DE" w14:textId="4E2F0107" w:rsidR="00162F7F" w:rsidRPr="009F1C36" w:rsidRDefault="00162F7F" w:rsidP="00162F7F">
            <w:pPr>
              <w:pStyle w:val="KeinLeerraum"/>
              <w:jc w:val="center"/>
              <w:rPr>
                <w:noProof/>
                <w:sz w:val="16"/>
                <w:szCs w:val="16"/>
              </w:rPr>
            </w:pPr>
            <w:r w:rsidRPr="009F1C36">
              <w:rPr>
                <w:color w:val="000000"/>
                <w:sz w:val="16"/>
                <w:szCs w:val="16"/>
              </w:rPr>
              <w:t>58</w:t>
            </w:r>
          </w:p>
        </w:tc>
        <w:tc>
          <w:tcPr>
            <w:tcW w:w="1663" w:type="dxa"/>
            <w:gridSpan w:val="2"/>
            <w:tcBorders>
              <w:top w:val="single" w:sz="4" w:space="0" w:color="auto"/>
              <w:left w:val="single" w:sz="4" w:space="0" w:color="auto"/>
            </w:tcBorders>
            <w:noWrap/>
          </w:tcPr>
          <w:p w14:paraId="59150ECD" w14:textId="7C4758F5" w:rsidR="00162F7F" w:rsidRPr="009F1C36" w:rsidRDefault="00162F7F" w:rsidP="00162F7F">
            <w:pPr>
              <w:pStyle w:val="KeinLeerraum"/>
              <w:jc w:val="left"/>
              <w:rPr>
                <w:noProof/>
                <w:sz w:val="16"/>
                <w:szCs w:val="16"/>
              </w:rPr>
            </w:pPr>
            <w:r w:rsidRPr="009F1C36">
              <w:rPr>
                <w:color w:val="000000"/>
                <w:sz w:val="16"/>
                <w:szCs w:val="16"/>
              </w:rPr>
              <w:t>Ideal number of children</w:t>
            </w:r>
          </w:p>
        </w:tc>
        <w:tc>
          <w:tcPr>
            <w:tcW w:w="1105" w:type="dxa"/>
            <w:tcBorders>
              <w:top w:val="single" w:sz="4" w:space="0" w:color="auto"/>
              <w:right w:val="single" w:sz="4" w:space="0" w:color="auto"/>
            </w:tcBorders>
            <w:noWrap/>
          </w:tcPr>
          <w:p w14:paraId="17E5B1AE" w14:textId="582CB307" w:rsidR="00162F7F" w:rsidRPr="009F1C36" w:rsidRDefault="00162F7F" w:rsidP="00162F7F">
            <w:pPr>
              <w:pStyle w:val="KeinLeerraum"/>
              <w:jc w:val="center"/>
              <w:rPr>
                <w:noProof/>
                <w:sz w:val="16"/>
                <w:szCs w:val="16"/>
              </w:rPr>
            </w:pPr>
            <w:r w:rsidRPr="009F1C36">
              <w:rPr>
                <w:color w:val="000000"/>
                <w:sz w:val="16"/>
                <w:szCs w:val="16"/>
              </w:rPr>
              <w:t>46</w:t>
            </w:r>
          </w:p>
        </w:tc>
        <w:tc>
          <w:tcPr>
            <w:tcW w:w="1947" w:type="dxa"/>
            <w:gridSpan w:val="2"/>
            <w:tcBorders>
              <w:top w:val="single" w:sz="4" w:space="0" w:color="auto"/>
              <w:left w:val="single" w:sz="4" w:space="0" w:color="auto"/>
            </w:tcBorders>
            <w:noWrap/>
          </w:tcPr>
          <w:p w14:paraId="61DE2691" w14:textId="45DCEF7B" w:rsidR="00162F7F" w:rsidRPr="009F1C36" w:rsidRDefault="00162F7F" w:rsidP="00162F7F">
            <w:pPr>
              <w:pStyle w:val="KeinLeerraum"/>
              <w:jc w:val="left"/>
              <w:rPr>
                <w:noProof/>
                <w:sz w:val="16"/>
                <w:szCs w:val="16"/>
              </w:rPr>
            </w:pPr>
            <w:r w:rsidRPr="009F1C36">
              <w:rPr>
                <w:color w:val="000000"/>
                <w:sz w:val="16"/>
                <w:szCs w:val="16"/>
              </w:rPr>
              <w:t>Number of HH members</w:t>
            </w:r>
          </w:p>
        </w:tc>
        <w:tc>
          <w:tcPr>
            <w:tcW w:w="1105" w:type="dxa"/>
            <w:tcBorders>
              <w:top w:val="single" w:sz="4" w:space="0" w:color="auto"/>
              <w:right w:val="single" w:sz="4" w:space="0" w:color="auto"/>
            </w:tcBorders>
            <w:noWrap/>
          </w:tcPr>
          <w:p w14:paraId="227A7805" w14:textId="47DC16A7" w:rsidR="00162F7F" w:rsidRPr="009F1C36" w:rsidRDefault="00162F7F" w:rsidP="00162F7F">
            <w:pPr>
              <w:pStyle w:val="KeinLeerraum"/>
              <w:jc w:val="center"/>
              <w:rPr>
                <w:noProof/>
                <w:sz w:val="16"/>
                <w:szCs w:val="16"/>
              </w:rPr>
            </w:pPr>
            <w:r w:rsidRPr="009F1C36">
              <w:rPr>
                <w:color w:val="000000"/>
                <w:sz w:val="16"/>
                <w:szCs w:val="16"/>
              </w:rPr>
              <w:t>38</w:t>
            </w:r>
          </w:p>
        </w:tc>
        <w:tc>
          <w:tcPr>
            <w:tcW w:w="1947" w:type="dxa"/>
            <w:gridSpan w:val="2"/>
            <w:tcBorders>
              <w:top w:val="single" w:sz="4" w:space="0" w:color="auto"/>
              <w:left w:val="single" w:sz="4" w:space="0" w:color="auto"/>
            </w:tcBorders>
            <w:noWrap/>
          </w:tcPr>
          <w:p w14:paraId="4F5B2E82" w14:textId="615DDDC2" w:rsidR="00162F7F" w:rsidRPr="009F1C36" w:rsidRDefault="00162F7F" w:rsidP="00162F7F">
            <w:pPr>
              <w:pStyle w:val="KeinLeerraum"/>
              <w:jc w:val="left"/>
              <w:rPr>
                <w:noProof/>
                <w:sz w:val="16"/>
                <w:szCs w:val="16"/>
              </w:rPr>
            </w:pPr>
            <w:r w:rsidRPr="009F1C36">
              <w:rPr>
                <w:color w:val="000000"/>
                <w:sz w:val="16"/>
                <w:szCs w:val="16"/>
              </w:rPr>
              <w:t>Language: Fon</w:t>
            </w:r>
          </w:p>
        </w:tc>
        <w:tc>
          <w:tcPr>
            <w:tcW w:w="1105" w:type="dxa"/>
            <w:tcBorders>
              <w:top w:val="single" w:sz="4" w:space="0" w:color="auto"/>
            </w:tcBorders>
            <w:noWrap/>
          </w:tcPr>
          <w:p w14:paraId="78141122" w14:textId="69113431" w:rsidR="00162F7F" w:rsidRPr="009F1C36" w:rsidRDefault="00162F7F" w:rsidP="00162F7F">
            <w:pPr>
              <w:pStyle w:val="KeinLeerraum"/>
              <w:jc w:val="center"/>
              <w:rPr>
                <w:noProof/>
                <w:sz w:val="16"/>
                <w:szCs w:val="16"/>
              </w:rPr>
            </w:pPr>
            <w:r w:rsidRPr="009F1C36">
              <w:rPr>
                <w:color w:val="000000"/>
                <w:sz w:val="16"/>
                <w:szCs w:val="16"/>
              </w:rPr>
              <w:t>25</w:t>
            </w:r>
          </w:p>
        </w:tc>
      </w:tr>
      <w:tr w:rsidR="00162F7F" w:rsidRPr="002A0CB6" w14:paraId="7B1F1A63" w14:textId="77777777" w:rsidTr="009F1C36">
        <w:trPr>
          <w:gridAfter w:val="1"/>
          <w:wAfter w:w="7" w:type="dxa"/>
          <w:trHeight w:val="290"/>
        </w:trPr>
        <w:tc>
          <w:tcPr>
            <w:tcW w:w="1791" w:type="dxa"/>
            <w:tcBorders>
              <w:right w:val="single" w:sz="4" w:space="0" w:color="auto"/>
            </w:tcBorders>
            <w:noWrap/>
            <w:hideMark/>
          </w:tcPr>
          <w:p w14:paraId="64B34B70" w14:textId="0D676890" w:rsidR="00162F7F" w:rsidRPr="002A0CB6" w:rsidRDefault="00162F7F" w:rsidP="00162F7F">
            <w:pPr>
              <w:pStyle w:val="KeinLeerraum"/>
              <w:rPr>
                <w:noProof/>
                <w:sz w:val="18"/>
                <w:szCs w:val="18"/>
              </w:rPr>
            </w:pPr>
            <w:r w:rsidRPr="002A0CB6">
              <w:rPr>
                <w:noProof/>
                <w:sz w:val="18"/>
                <w:szCs w:val="18"/>
              </w:rPr>
              <w:t>Burkina.Faso</w:t>
            </w:r>
          </w:p>
        </w:tc>
        <w:tc>
          <w:tcPr>
            <w:tcW w:w="1465" w:type="dxa"/>
            <w:tcBorders>
              <w:left w:val="single" w:sz="4" w:space="0" w:color="auto"/>
            </w:tcBorders>
            <w:noWrap/>
          </w:tcPr>
          <w:p w14:paraId="4D61FB3A" w14:textId="540C1809" w:rsidR="00162F7F" w:rsidRPr="009F1C36" w:rsidRDefault="00162F7F" w:rsidP="00162F7F">
            <w:pPr>
              <w:pStyle w:val="KeinLeerraum"/>
              <w:jc w:val="left"/>
              <w:rPr>
                <w:noProof/>
                <w:sz w:val="16"/>
                <w:szCs w:val="16"/>
              </w:rPr>
            </w:pPr>
            <w:r w:rsidRPr="009F1C36">
              <w:rPr>
                <w:color w:val="000000"/>
                <w:sz w:val="16"/>
                <w:szCs w:val="16"/>
              </w:rPr>
              <w:t>Checkup after delivery</w:t>
            </w:r>
          </w:p>
        </w:tc>
        <w:tc>
          <w:tcPr>
            <w:tcW w:w="1105" w:type="dxa"/>
            <w:tcBorders>
              <w:right w:val="single" w:sz="4" w:space="0" w:color="auto"/>
            </w:tcBorders>
            <w:noWrap/>
          </w:tcPr>
          <w:p w14:paraId="42EFBD5B" w14:textId="6F03021C" w:rsidR="00162F7F" w:rsidRPr="009F1C36" w:rsidRDefault="00162F7F" w:rsidP="00162F7F">
            <w:pPr>
              <w:pStyle w:val="KeinLeerraum"/>
              <w:jc w:val="center"/>
              <w:rPr>
                <w:noProof/>
                <w:sz w:val="16"/>
                <w:szCs w:val="16"/>
              </w:rPr>
            </w:pPr>
            <w:r w:rsidRPr="009F1C36">
              <w:rPr>
                <w:color w:val="000000"/>
                <w:sz w:val="16"/>
                <w:szCs w:val="16"/>
              </w:rPr>
              <w:t>100</w:t>
            </w:r>
          </w:p>
        </w:tc>
        <w:tc>
          <w:tcPr>
            <w:tcW w:w="1663" w:type="dxa"/>
            <w:tcBorders>
              <w:left w:val="single" w:sz="4" w:space="0" w:color="auto"/>
            </w:tcBorders>
            <w:noWrap/>
          </w:tcPr>
          <w:p w14:paraId="02402B5F" w14:textId="6174DB24" w:rsidR="00162F7F" w:rsidRPr="009F1C36" w:rsidRDefault="00162F7F" w:rsidP="00162F7F">
            <w:pPr>
              <w:pStyle w:val="KeinLeerraum"/>
              <w:jc w:val="left"/>
              <w:rPr>
                <w:noProof/>
                <w:sz w:val="16"/>
                <w:szCs w:val="16"/>
              </w:rPr>
            </w:pPr>
            <w:r w:rsidRPr="009F1C36">
              <w:rPr>
                <w:color w:val="000000"/>
                <w:sz w:val="16"/>
                <w:szCs w:val="16"/>
              </w:rPr>
              <w:t>Ideal number of children</w:t>
            </w:r>
          </w:p>
        </w:tc>
        <w:tc>
          <w:tcPr>
            <w:tcW w:w="1105" w:type="dxa"/>
            <w:tcBorders>
              <w:right w:val="single" w:sz="4" w:space="0" w:color="auto"/>
            </w:tcBorders>
            <w:noWrap/>
          </w:tcPr>
          <w:p w14:paraId="72CC90C8" w14:textId="5B07CE5E" w:rsidR="00162F7F" w:rsidRPr="009F1C36" w:rsidRDefault="00162F7F" w:rsidP="00162F7F">
            <w:pPr>
              <w:pStyle w:val="KeinLeerraum"/>
              <w:jc w:val="center"/>
              <w:rPr>
                <w:noProof/>
                <w:sz w:val="16"/>
                <w:szCs w:val="16"/>
              </w:rPr>
            </w:pPr>
            <w:r w:rsidRPr="009F1C36">
              <w:rPr>
                <w:color w:val="000000"/>
                <w:sz w:val="16"/>
                <w:szCs w:val="16"/>
              </w:rPr>
              <w:t>17</w:t>
            </w:r>
          </w:p>
        </w:tc>
        <w:tc>
          <w:tcPr>
            <w:tcW w:w="1663" w:type="dxa"/>
            <w:gridSpan w:val="2"/>
            <w:tcBorders>
              <w:left w:val="single" w:sz="4" w:space="0" w:color="auto"/>
            </w:tcBorders>
            <w:noWrap/>
          </w:tcPr>
          <w:p w14:paraId="2CDB4E7B" w14:textId="5584C144" w:rsidR="00162F7F" w:rsidRPr="009F1C36" w:rsidRDefault="00162F7F" w:rsidP="00162F7F">
            <w:pPr>
              <w:pStyle w:val="KeinLeerraum"/>
              <w:jc w:val="left"/>
              <w:rPr>
                <w:noProof/>
                <w:sz w:val="16"/>
                <w:szCs w:val="16"/>
              </w:rPr>
            </w:pPr>
            <w:r w:rsidRPr="009F1C36">
              <w:rPr>
                <w:color w:val="000000"/>
                <w:sz w:val="16"/>
                <w:szCs w:val="16"/>
              </w:rPr>
              <w:t>Number of cattle owned</w:t>
            </w:r>
          </w:p>
        </w:tc>
        <w:tc>
          <w:tcPr>
            <w:tcW w:w="1105" w:type="dxa"/>
            <w:tcBorders>
              <w:right w:val="single" w:sz="4" w:space="0" w:color="auto"/>
            </w:tcBorders>
            <w:noWrap/>
          </w:tcPr>
          <w:p w14:paraId="745E9EF8" w14:textId="60F734BA" w:rsidR="00162F7F" w:rsidRPr="009F1C36" w:rsidRDefault="00162F7F" w:rsidP="00162F7F">
            <w:pPr>
              <w:pStyle w:val="KeinLeerraum"/>
              <w:jc w:val="center"/>
              <w:rPr>
                <w:noProof/>
                <w:sz w:val="16"/>
                <w:szCs w:val="16"/>
              </w:rPr>
            </w:pPr>
            <w:r w:rsidRPr="009F1C36">
              <w:rPr>
                <w:color w:val="000000"/>
                <w:sz w:val="16"/>
                <w:szCs w:val="16"/>
              </w:rPr>
              <w:t>17</w:t>
            </w:r>
          </w:p>
        </w:tc>
        <w:tc>
          <w:tcPr>
            <w:tcW w:w="1947" w:type="dxa"/>
            <w:gridSpan w:val="2"/>
            <w:tcBorders>
              <w:left w:val="single" w:sz="4" w:space="0" w:color="auto"/>
            </w:tcBorders>
            <w:noWrap/>
          </w:tcPr>
          <w:p w14:paraId="6D058B93" w14:textId="06AEBA69" w:rsidR="00162F7F" w:rsidRPr="009F1C36" w:rsidRDefault="00162F7F" w:rsidP="00162F7F">
            <w:pPr>
              <w:pStyle w:val="KeinLeerraum"/>
              <w:jc w:val="left"/>
              <w:rPr>
                <w:noProof/>
                <w:sz w:val="16"/>
                <w:szCs w:val="16"/>
              </w:rPr>
            </w:pPr>
            <w:r w:rsidRPr="009F1C36">
              <w:rPr>
                <w:color w:val="000000"/>
                <w:sz w:val="16"/>
                <w:szCs w:val="16"/>
              </w:rPr>
              <w:t>Number of HH members</w:t>
            </w:r>
          </w:p>
        </w:tc>
        <w:tc>
          <w:tcPr>
            <w:tcW w:w="1105" w:type="dxa"/>
            <w:tcBorders>
              <w:right w:val="single" w:sz="4" w:space="0" w:color="auto"/>
            </w:tcBorders>
            <w:noWrap/>
          </w:tcPr>
          <w:p w14:paraId="08C86D6F" w14:textId="783204C4" w:rsidR="00162F7F" w:rsidRPr="009F1C36" w:rsidRDefault="00162F7F" w:rsidP="00162F7F">
            <w:pPr>
              <w:pStyle w:val="KeinLeerraum"/>
              <w:jc w:val="center"/>
              <w:rPr>
                <w:noProof/>
                <w:sz w:val="16"/>
                <w:szCs w:val="16"/>
              </w:rPr>
            </w:pPr>
            <w:r w:rsidRPr="009F1C36">
              <w:rPr>
                <w:color w:val="000000"/>
                <w:sz w:val="16"/>
                <w:szCs w:val="16"/>
              </w:rPr>
              <w:t>13</w:t>
            </w:r>
          </w:p>
        </w:tc>
        <w:tc>
          <w:tcPr>
            <w:tcW w:w="1947" w:type="dxa"/>
            <w:gridSpan w:val="2"/>
            <w:tcBorders>
              <w:left w:val="single" w:sz="4" w:space="0" w:color="auto"/>
            </w:tcBorders>
            <w:noWrap/>
          </w:tcPr>
          <w:p w14:paraId="0C1AE583" w14:textId="31EDBD01" w:rsidR="00162F7F" w:rsidRPr="009F1C36" w:rsidRDefault="00162F7F" w:rsidP="00162F7F">
            <w:pPr>
              <w:pStyle w:val="KeinLeerraum"/>
              <w:jc w:val="left"/>
              <w:rPr>
                <w:noProof/>
                <w:sz w:val="16"/>
                <w:szCs w:val="16"/>
              </w:rPr>
            </w:pPr>
            <w:r w:rsidRPr="009F1C36">
              <w:rPr>
                <w:color w:val="000000"/>
                <w:sz w:val="16"/>
                <w:szCs w:val="16"/>
              </w:rPr>
              <w:t>Time for HH to get to water source</w:t>
            </w:r>
          </w:p>
        </w:tc>
        <w:tc>
          <w:tcPr>
            <w:tcW w:w="1105" w:type="dxa"/>
            <w:noWrap/>
          </w:tcPr>
          <w:p w14:paraId="7EE3902D" w14:textId="08789520" w:rsidR="00162F7F" w:rsidRPr="009F1C36" w:rsidRDefault="00162F7F" w:rsidP="00162F7F">
            <w:pPr>
              <w:pStyle w:val="KeinLeerraum"/>
              <w:jc w:val="center"/>
              <w:rPr>
                <w:noProof/>
                <w:sz w:val="16"/>
                <w:szCs w:val="16"/>
              </w:rPr>
            </w:pPr>
            <w:r w:rsidRPr="009F1C36">
              <w:rPr>
                <w:color w:val="000000"/>
                <w:sz w:val="16"/>
                <w:szCs w:val="16"/>
              </w:rPr>
              <w:t>11</w:t>
            </w:r>
          </w:p>
        </w:tc>
      </w:tr>
      <w:tr w:rsidR="00162F7F" w:rsidRPr="002A0CB6" w14:paraId="07502E6C" w14:textId="77777777" w:rsidTr="009F1C36">
        <w:trPr>
          <w:gridAfter w:val="1"/>
          <w:wAfter w:w="7" w:type="dxa"/>
          <w:trHeight w:val="290"/>
        </w:trPr>
        <w:tc>
          <w:tcPr>
            <w:tcW w:w="1791" w:type="dxa"/>
            <w:tcBorders>
              <w:right w:val="single" w:sz="4" w:space="0" w:color="auto"/>
            </w:tcBorders>
            <w:noWrap/>
            <w:hideMark/>
          </w:tcPr>
          <w:p w14:paraId="73443488" w14:textId="05607032" w:rsidR="00162F7F" w:rsidRPr="002A0CB6" w:rsidRDefault="00162F7F" w:rsidP="00162F7F">
            <w:pPr>
              <w:pStyle w:val="KeinLeerraum"/>
              <w:rPr>
                <w:noProof/>
                <w:sz w:val="18"/>
                <w:szCs w:val="18"/>
              </w:rPr>
            </w:pPr>
            <w:r w:rsidRPr="002A0CB6">
              <w:rPr>
                <w:noProof/>
                <w:sz w:val="18"/>
                <w:szCs w:val="18"/>
              </w:rPr>
              <w:t>Burundi</w:t>
            </w:r>
          </w:p>
        </w:tc>
        <w:tc>
          <w:tcPr>
            <w:tcW w:w="1465" w:type="dxa"/>
            <w:tcBorders>
              <w:left w:val="single" w:sz="4" w:space="0" w:color="auto"/>
            </w:tcBorders>
            <w:noWrap/>
          </w:tcPr>
          <w:p w14:paraId="1AA04D41" w14:textId="14FDA43A" w:rsidR="00162F7F" w:rsidRPr="009F1C36" w:rsidRDefault="00162F7F" w:rsidP="00162F7F">
            <w:pPr>
              <w:pStyle w:val="KeinLeerraum"/>
              <w:jc w:val="left"/>
              <w:rPr>
                <w:noProof/>
                <w:sz w:val="16"/>
                <w:szCs w:val="16"/>
              </w:rPr>
            </w:pPr>
            <w:r w:rsidRPr="009F1C36">
              <w:rPr>
                <w:color w:val="000000"/>
                <w:sz w:val="16"/>
                <w:szCs w:val="16"/>
              </w:rPr>
              <w:t>Number of HH members</w:t>
            </w:r>
          </w:p>
        </w:tc>
        <w:tc>
          <w:tcPr>
            <w:tcW w:w="1105" w:type="dxa"/>
            <w:tcBorders>
              <w:right w:val="single" w:sz="4" w:space="0" w:color="auto"/>
            </w:tcBorders>
            <w:noWrap/>
          </w:tcPr>
          <w:p w14:paraId="12C0763B" w14:textId="6191F001" w:rsidR="00162F7F" w:rsidRPr="009F1C36" w:rsidRDefault="00162F7F" w:rsidP="00162F7F">
            <w:pPr>
              <w:pStyle w:val="KeinLeerraum"/>
              <w:jc w:val="center"/>
              <w:rPr>
                <w:noProof/>
                <w:sz w:val="16"/>
                <w:szCs w:val="16"/>
              </w:rPr>
            </w:pPr>
            <w:r w:rsidRPr="009F1C36">
              <w:rPr>
                <w:color w:val="000000"/>
                <w:sz w:val="16"/>
                <w:szCs w:val="16"/>
              </w:rPr>
              <w:t>100</w:t>
            </w:r>
          </w:p>
        </w:tc>
        <w:tc>
          <w:tcPr>
            <w:tcW w:w="1663" w:type="dxa"/>
            <w:tcBorders>
              <w:left w:val="single" w:sz="4" w:space="0" w:color="auto"/>
            </w:tcBorders>
            <w:noWrap/>
          </w:tcPr>
          <w:p w14:paraId="7C847113" w14:textId="36B13346" w:rsidR="00162F7F" w:rsidRPr="009F1C36" w:rsidRDefault="00162F7F" w:rsidP="00162F7F">
            <w:pPr>
              <w:pStyle w:val="KeinLeerraum"/>
              <w:jc w:val="left"/>
              <w:rPr>
                <w:noProof/>
                <w:sz w:val="16"/>
                <w:szCs w:val="16"/>
              </w:rPr>
            </w:pPr>
            <w:r w:rsidRPr="009F1C36">
              <w:rPr>
                <w:color w:val="000000"/>
                <w:sz w:val="16"/>
                <w:szCs w:val="16"/>
              </w:rPr>
              <w:t>Ideal number of children</w:t>
            </w:r>
          </w:p>
        </w:tc>
        <w:tc>
          <w:tcPr>
            <w:tcW w:w="1105" w:type="dxa"/>
            <w:tcBorders>
              <w:right w:val="single" w:sz="4" w:space="0" w:color="auto"/>
            </w:tcBorders>
            <w:noWrap/>
          </w:tcPr>
          <w:p w14:paraId="7FF2D637" w14:textId="4708E743" w:rsidR="00162F7F" w:rsidRPr="009F1C36" w:rsidRDefault="00162F7F" w:rsidP="00162F7F">
            <w:pPr>
              <w:pStyle w:val="KeinLeerraum"/>
              <w:jc w:val="center"/>
              <w:rPr>
                <w:noProof/>
                <w:sz w:val="16"/>
                <w:szCs w:val="16"/>
              </w:rPr>
            </w:pPr>
            <w:r w:rsidRPr="009F1C36">
              <w:rPr>
                <w:color w:val="000000"/>
                <w:sz w:val="16"/>
                <w:szCs w:val="16"/>
              </w:rPr>
              <w:t>92</w:t>
            </w:r>
          </w:p>
        </w:tc>
        <w:tc>
          <w:tcPr>
            <w:tcW w:w="1663" w:type="dxa"/>
            <w:gridSpan w:val="2"/>
            <w:tcBorders>
              <w:left w:val="single" w:sz="4" w:space="0" w:color="auto"/>
            </w:tcBorders>
            <w:noWrap/>
          </w:tcPr>
          <w:p w14:paraId="221106F9" w14:textId="3B9CBF38" w:rsidR="00162F7F" w:rsidRPr="009F1C36" w:rsidRDefault="00162F7F" w:rsidP="00162F7F">
            <w:pPr>
              <w:pStyle w:val="KeinLeerraum"/>
              <w:jc w:val="left"/>
              <w:rPr>
                <w:noProof/>
                <w:sz w:val="16"/>
                <w:szCs w:val="16"/>
              </w:rPr>
            </w:pPr>
            <w:r w:rsidRPr="009F1C36">
              <w:rPr>
                <w:color w:val="000000"/>
                <w:sz w:val="16"/>
                <w:szCs w:val="16"/>
              </w:rPr>
              <w:t>Number of trips woman took in last 12 months</w:t>
            </w:r>
          </w:p>
        </w:tc>
        <w:tc>
          <w:tcPr>
            <w:tcW w:w="1105" w:type="dxa"/>
            <w:tcBorders>
              <w:right w:val="single" w:sz="4" w:space="0" w:color="auto"/>
            </w:tcBorders>
            <w:noWrap/>
          </w:tcPr>
          <w:p w14:paraId="02455634" w14:textId="0760A4EF" w:rsidR="00162F7F" w:rsidRPr="009F1C36" w:rsidRDefault="00162F7F" w:rsidP="00162F7F">
            <w:pPr>
              <w:pStyle w:val="KeinLeerraum"/>
              <w:jc w:val="center"/>
              <w:rPr>
                <w:noProof/>
                <w:sz w:val="16"/>
                <w:szCs w:val="16"/>
              </w:rPr>
            </w:pPr>
            <w:r w:rsidRPr="009F1C36">
              <w:rPr>
                <w:color w:val="000000"/>
                <w:sz w:val="16"/>
                <w:szCs w:val="16"/>
              </w:rPr>
              <w:t>62</w:t>
            </w:r>
          </w:p>
        </w:tc>
        <w:tc>
          <w:tcPr>
            <w:tcW w:w="1947" w:type="dxa"/>
            <w:gridSpan w:val="2"/>
            <w:tcBorders>
              <w:left w:val="single" w:sz="4" w:space="0" w:color="auto"/>
            </w:tcBorders>
            <w:noWrap/>
          </w:tcPr>
          <w:p w14:paraId="3908B0E7" w14:textId="21A41348" w:rsidR="00162F7F" w:rsidRPr="009F1C36" w:rsidRDefault="00162F7F" w:rsidP="00162F7F">
            <w:pPr>
              <w:pStyle w:val="KeinLeerraum"/>
              <w:jc w:val="left"/>
              <w:rPr>
                <w:noProof/>
                <w:sz w:val="16"/>
                <w:szCs w:val="16"/>
              </w:rPr>
            </w:pPr>
            <w:r w:rsidRPr="009F1C36">
              <w:rPr>
                <w:color w:val="000000"/>
                <w:sz w:val="16"/>
                <w:szCs w:val="16"/>
              </w:rPr>
              <w:t>Number of male HH members</w:t>
            </w:r>
          </w:p>
        </w:tc>
        <w:tc>
          <w:tcPr>
            <w:tcW w:w="1105" w:type="dxa"/>
            <w:tcBorders>
              <w:right w:val="single" w:sz="4" w:space="0" w:color="auto"/>
            </w:tcBorders>
            <w:noWrap/>
          </w:tcPr>
          <w:p w14:paraId="1D77679D" w14:textId="2E847C50" w:rsidR="00162F7F" w:rsidRPr="009F1C36" w:rsidRDefault="00162F7F" w:rsidP="00162F7F">
            <w:pPr>
              <w:pStyle w:val="KeinLeerraum"/>
              <w:jc w:val="center"/>
              <w:rPr>
                <w:noProof/>
                <w:sz w:val="16"/>
                <w:szCs w:val="16"/>
              </w:rPr>
            </w:pPr>
            <w:r w:rsidRPr="009F1C36">
              <w:rPr>
                <w:color w:val="000000"/>
                <w:sz w:val="16"/>
                <w:szCs w:val="16"/>
              </w:rPr>
              <w:t>54</w:t>
            </w:r>
          </w:p>
        </w:tc>
        <w:tc>
          <w:tcPr>
            <w:tcW w:w="1947" w:type="dxa"/>
            <w:gridSpan w:val="2"/>
            <w:tcBorders>
              <w:left w:val="single" w:sz="4" w:space="0" w:color="auto"/>
            </w:tcBorders>
            <w:noWrap/>
          </w:tcPr>
          <w:p w14:paraId="08CEA66A" w14:textId="2BA1C3A8" w:rsidR="00162F7F" w:rsidRPr="009F1C36" w:rsidRDefault="00162F7F" w:rsidP="00162F7F">
            <w:pPr>
              <w:pStyle w:val="KeinLeerraum"/>
              <w:jc w:val="left"/>
              <w:rPr>
                <w:noProof/>
                <w:sz w:val="16"/>
                <w:szCs w:val="16"/>
              </w:rPr>
            </w:pPr>
            <w:r w:rsidRPr="009F1C36">
              <w:rPr>
                <w:color w:val="000000"/>
                <w:sz w:val="16"/>
                <w:szCs w:val="16"/>
              </w:rPr>
              <w:t>Number of HH members &lt;5 years</w:t>
            </w:r>
          </w:p>
        </w:tc>
        <w:tc>
          <w:tcPr>
            <w:tcW w:w="1105" w:type="dxa"/>
            <w:noWrap/>
          </w:tcPr>
          <w:p w14:paraId="7AD2E2B5" w14:textId="77DBDF84" w:rsidR="00162F7F" w:rsidRPr="009F1C36" w:rsidRDefault="00162F7F" w:rsidP="00162F7F">
            <w:pPr>
              <w:pStyle w:val="KeinLeerraum"/>
              <w:jc w:val="center"/>
              <w:rPr>
                <w:noProof/>
                <w:sz w:val="16"/>
                <w:szCs w:val="16"/>
              </w:rPr>
            </w:pPr>
            <w:r w:rsidRPr="009F1C36">
              <w:rPr>
                <w:color w:val="000000"/>
                <w:sz w:val="16"/>
                <w:szCs w:val="16"/>
              </w:rPr>
              <w:t>46</w:t>
            </w:r>
          </w:p>
        </w:tc>
      </w:tr>
      <w:tr w:rsidR="00162F7F" w:rsidRPr="002A0CB6" w14:paraId="7A5D91A0" w14:textId="77777777" w:rsidTr="009F1C36">
        <w:trPr>
          <w:gridAfter w:val="1"/>
          <w:wAfter w:w="7" w:type="dxa"/>
          <w:trHeight w:val="290"/>
        </w:trPr>
        <w:tc>
          <w:tcPr>
            <w:tcW w:w="1791" w:type="dxa"/>
            <w:tcBorders>
              <w:right w:val="single" w:sz="4" w:space="0" w:color="auto"/>
            </w:tcBorders>
            <w:noWrap/>
            <w:hideMark/>
          </w:tcPr>
          <w:p w14:paraId="2A1191AB" w14:textId="694F0319" w:rsidR="00162F7F" w:rsidRPr="002A0CB6" w:rsidRDefault="00162F7F" w:rsidP="00162F7F">
            <w:pPr>
              <w:pStyle w:val="KeinLeerraum"/>
              <w:rPr>
                <w:noProof/>
                <w:sz w:val="18"/>
                <w:szCs w:val="18"/>
              </w:rPr>
            </w:pPr>
            <w:r w:rsidRPr="002A0CB6">
              <w:rPr>
                <w:noProof/>
                <w:sz w:val="18"/>
                <w:szCs w:val="18"/>
              </w:rPr>
              <w:t>Cameroon</w:t>
            </w:r>
          </w:p>
        </w:tc>
        <w:tc>
          <w:tcPr>
            <w:tcW w:w="1465" w:type="dxa"/>
            <w:tcBorders>
              <w:left w:val="single" w:sz="4" w:space="0" w:color="auto"/>
            </w:tcBorders>
            <w:noWrap/>
          </w:tcPr>
          <w:p w14:paraId="7F0E1BF1" w14:textId="491AC2D7" w:rsidR="00162F7F" w:rsidRPr="009F1C36" w:rsidRDefault="00162F7F" w:rsidP="00162F7F">
            <w:pPr>
              <w:pStyle w:val="KeinLeerraum"/>
              <w:jc w:val="left"/>
              <w:rPr>
                <w:noProof/>
                <w:sz w:val="16"/>
                <w:szCs w:val="16"/>
              </w:rPr>
            </w:pPr>
            <w:r w:rsidRPr="009F1C36">
              <w:rPr>
                <w:color w:val="000000"/>
                <w:sz w:val="16"/>
                <w:szCs w:val="16"/>
              </w:rPr>
              <w:t>HH has electricity</w:t>
            </w:r>
          </w:p>
        </w:tc>
        <w:tc>
          <w:tcPr>
            <w:tcW w:w="1105" w:type="dxa"/>
            <w:tcBorders>
              <w:right w:val="single" w:sz="4" w:space="0" w:color="auto"/>
            </w:tcBorders>
            <w:noWrap/>
          </w:tcPr>
          <w:p w14:paraId="5B52F00C" w14:textId="22B17D8F" w:rsidR="00162F7F" w:rsidRPr="009F1C36" w:rsidRDefault="00162F7F" w:rsidP="00162F7F">
            <w:pPr>
              <w:pStyle w:val="KeinLeerraum"/>
              <w:jc w:val="center"/>
              <w:rPr>
                <w:noProof/>
                <w:sz w:val="16"/>
                <w:szCs w:val="16"/>
              </w:rPr>
            </w:pPr>
            <w:r w:rsidRPr="009F1C36">
              <w:rPr>
                <w:color w:val="000000"/>
                <w:sz w:val="16"/>
                <w:szCs w:val="16"/>
              </w:rPr>
              <w:t>100</w:t>
            </w:r>
          </w:p>
        </w:tc>
        <w:tc>
          <w:tcPr>
            <w:tcW w:w="1663" w:type="dxa"/>
            <w:tcBorders>
              <w:left w:val="single" w:sz="4" w:space="0" w:color="auto"/>
            </w:tcBorders>
            <w:noWrap/>
          </w:tcPr>
          <w:p w14:paraId="17CFF42C" w14:textId="0E2AAD6B" w:rsidR="00162F7F" w:rsidRPr="009F1C36" w:rsidRDefault="00162F7F" w:rsidP="00162F7F">
            <w:pPr>
              <w:pStyle w:val="KeinLeerraum"/>
              <w:jc w:val="left"/>
              <w:rPr>
                <w:noProof/>
                <w:sz w:val="16"/>
                <w:szCs w:val="16"/>
              </w:rPr>
            </w:pPr>
            <w:r w:rsidRPr="009F1C36">
              <w:rPr>
                <w:color w:val="000000"/>
                <w:sz w:val="16"/>
                <w:szCs w:val="16"/>
              </w:rPr>
              <w:t>*No education level attained</w:t>
            </w:r>
          </w:p>
        </w:tc>
        <w:tc>
          <w:tcPr>
            <w:tcW w:w="1105" w:type="dxa"/>
            <w:tcBorders>
              <w:right w:val="single" w:sz="4" w:space="0" w:color="auto"/>
            </w:tcBorders>
            <w:noWrap/>
          </w:tcPr>
          <w:p w14:paraId="1FD70079" w14:textId="164BACE1" w:rsidR="00162F7F" w:rsidRPr="009F1C36" w:rsidRDefault="00162F7F" w:rsidP="00162F7F">
            <w:pPr>
              <w:pStyle w:val="KeinLeerraum"/>
              <w:jc w:val="center"/>
              <w:rPr>
                <w:noProof/>
                <w:sz w:val="16"/>
                <w:szCs w:val="16"/>
              </w:rPr>
            </w:pPr>
            <w:r w:rsidRPr="009F1C36">
              <w:rPr>
                <w:color w:val="000000"/>
                <w:sz w:val="16"/>
                <w:szCs w:val="16"/>
              </w:rPr>
              <w:t>55</w:t>
            </w:r>
          </w:p>
        </w:tc>
        <w:tc>
          <w:tcPr>
            <w:tcW w:w="1663" w:type="dxa"/>
            <w:gridSpan w:val="2"/>
            <w:tcBorders>
              <w:left w:val="single" w:sz="4" w:space="0" w:color="auto"/>
            </w:tcBorders>
            <w:noWrap/>
          </w:tcPr>
          <w:p w14:paraId="1639D62F" w14:textId="7033E065" w:rsidR="00162F7F" w:rsidRPr="009F1C36" w:rsidRDefault="00162F7F" w:rsidP="00162F7F">
            <w:pPr>
              <w:pStyle w:val="KeinLeerraum"/>
              <w:jc w:val="left"/>
              <w:rPr>
                <w:noProof/>
                <w:sz w:val="16"/>
                <w:szCs w:val="16"/>
              </w:rPr>
            </w:pPr>
            <w:r w:rsidRPr="009F1C36">
              <w:rPr>
                <w:color w:val="000000"/>
                <w:sz w:val="16"/>
                <w:szCs w:val="16"/>
              </w:rPr>
              <w:t>At least one tetanus injection before birth</w:t>
            </w:r>
          </w:p>
        </w:tc>
        <w:tc>
          <w:tcPr>
            <w:tcW w:w="1105" w:type="dxa"/>
            <w:tcBorders>
              <w:right w:val="single" w:sz="4" w:space="0" w:color="auto"/>
            </w:tcBorders>
            <w:noWrap/>
          </w:tcPr>
          <w:p w14:paraId="43DA93B4" w14:textId="1134666D" w:rsidR="00162F7F" w:rsidRPr="009F1C36" w:rsidRDefault="00162F7F" w:rsidP="00162F7F">
            <w:pPr>
              <w:pStyle w:val="KeinLeerraum"/>
              <w:jc w:val="center"/>
              <w:rPr>
                <w:noProof/>
                <w:sz w:val="16"/>
                <w:szCs w:val="16"/>
              </w:rPr>
            </w:pPr>
            <w:r w:rsidRPr="009F1C36">
              <w:rPr>
                <w:color w:val="000000"/>
                <w:sz w:val="16"/>
                <w:szCs w:val="16"/>
              </w:rPr>
              <w:t>54</w:t>
            </w:r>
          </w:p>
        </w:tc>
        <w:tc>
          <w:tcPr>
            <w:tcW w:w="1947" w:type="dxa"/>
            <w:gridSpan w:val="2"/>
            <w:tcBorders>
              <w:left w:val="single" w:sz="4" w:space="0" w:color="auto"/>
            </w:tcBorders>
            <w:noWrap/>
          </w:tcPr>
          <w:p w14:paraId="336136EF" w14:textId="224A0E16" w:rsidR="00162F7F" w:rsidRPr="009F1C36" w:rsidRDefault="00162F7F" w:rsidP="00162F7F">
            <w:pPr>
              <w:pStyle w:val="KeinLeerraum"/>
              <w:jc w:val="left"/>
              <w:rPr>
                <w:noProof/>
                <w:sz w:val="16"/>
                <w:szCs w:val="16"/>
              </w:rPr>
            </w:pPr>
            <w:r w:rsidRPr="009F1C36">
              <w:rPr>
                <w:color w:val="000000"/>
                <w:sz w:val="16"/>
                <w:szCs w:val="16"/>
              </w:rPr>
              <w:t>Tested for HIV</w:t>
            </w:r>
          </w:p>
        </w:tc>
        <w:tc>
          <w:tcPr>
            <w:tcW w:w="1105" w:type="dxa"/>
            <w:tcBorders>
              <w:right w:val="single" w:sz="4" w:space="0" w:color="auto"/>
            </w:tcBorders>
            <w:noWrap/>
          </w:tcPr>
          <w:p w14:paraId="338540CC" w14:textId="0E0B1519" w:rsidR="00162F7F" w:rsidRPr="009F1C36" w:rsidRDefault="00162F7F" w:rsidP="00162F7F">
            <w:pPr>
              <w:pStyle w:val="KeinLeerraum"/>
              <w:jc w:val="center"/>
              <w:rPr>
                <w:noProof/>
                <w:sz w:val="16"/>
                <w:szCs w:val="16"/>
              </w:rPr>
            </w:pPr>
            <w:r w:rsidRPr="009F1C36">
              <w:rPr>
                <w:color w:val="000000"/>
                <w:sz w:val="16"/>
                <w:szCs w:val="16"/>
              </w:rPr>
              <w:t>53</w:t>
            </w:r>
          </w:p>
        </w:tc>
        <w:tc>
          <w:tcPr>
            <w:tcW w:w="1947" w:type="dxa"/>
            <w:gridSpan w:val="2"/>
            <w:tcBorders>
              <w:left w:val="single" w:sz="4" w:space="0" w:color="auto"/>
            </w:tcBorders>
            <w:noWrap/>
          </w:tcPr>
          <w:p w14:paraId="1A13A103" w14:textId="5A350EE9" w:rsidR="00162F7F" w:rsidRPr="009F1C36" w:rsidRDefault="00162F7F" w:rsidP="00162F7F">
            <w:pPr>
              <w:pStyle w:val="KeinLeerraum"/>
              <w:jc w:val="left"/>
              <w:rPr>
                <w:noProof/>
                <w:sz w:val="16"/>
                <w:szCs w:val="16"/>
              </w:rPr>
            </w:pPr>
            <w:r w:rsidRPr="009F1C36">
              <w:rPr>
                <w:color w:val="000000"/>
                <w:sz w:val="16"/>
                <w:szCs w:val="16"/>
              </w:rPr>
              <w:t>*Exposure to mass media</w:t>
            </w:r>
          </w:p>
        </w:tc>
        <w:tc>
          <w:tcPr>
            <w:tcW w:w="1105" w:type="dxa"/>
            <w:noWrap/>
          </w:tcPr>
          <w:p w14:paraId="7E14ADD4" w14:textId="4089EEA4" w:rsidR="00162F7F" w:rsidRPr="009F1C36" w:rsidRDefault="00162F7F" w:rsidP="00162F7F">
            <w:pPr>
              <w:pStyle w:val="KeinLeerraum"/>
              <w:jc w:val="center"/>
              <w:rPr>
                <w:noProof/>
                <w:sz w:val="16"/>
                <w:szCs w:val="16"/>
              </w:rPr>
            </w:pPr>
            <w:r w:rsidRPr="009F1C36">
              <w:rPr>
                <w:color w:val="000000"/>
                <w:sz w:val="16"/>
                <w:szCs w:val="16"/>
              </w:rPr>
              <w:t>19</w:t>
            </w:r>
          </w:p>
        </w:tc>
      </w:tr>
      <w:tr w:rsidR="00162F7F" w:rsidRPr="002A0CB6" w14:paraId="6B885C8B" w14:textId="77777777" w:rsidTr="009F1C36">
        <w:trPr>
          <w:gridAfter w:val="1"/>
          <w:wAfter w:w="7" w:type="dxa"/>
          <w:trHeight w:val="290"/>
        </w:trPr>
        <w:tc>
          <w:tcPr>
            <w:tcW w:w="1791" w:type="dxa"/>
            <w:tcBorders>
              <w:right w:val="single" w:sz="4" w:space="0" w:color="auto"/>
            </w:tcBorders>
            <w:noWrap/>
            <w:hideMark/>
          </w:tcPr>
          <w:p w14:paraId="72A8B1D1" w14:textId="299A304D" w:rsidR="00162F7F" w:rsidRPr="002A0CB6" w:rsidRDefault="00162F7F" w:rsidP="00162F7F">
            <w:pPr>
              <w:pStyle w:val="KeinLeerraum"/>
              <w:rPr>
                <w:noProof/>
                <w:sz w:val="18"/>
                <w:szCs w:val="18"/>
              </w:rPr>
            </w:pPr>
            <w:r w:rsidRPr="002A0CB6">
              <w:rPr>
                <w:noProof/>
                <w:sz w:val="18"/>
                <w:szCs w:val="18"/>
              </w:rPr>
              <w:t>Chad</w:t>
            </w:r>
          </w:p>
        </w:tc>
        <w:tc>
          <w:tcPr>
            <w:tcW w:w="1465" w:type="dxa"/>
            <w:tcBorders>
              <w:left w:val="single" w:sz="4" w:space="0" w:color="auto"/>
            </w:tcBorders>
            <w:noWrap/>
          </w:tcPr>
          <w:p w14:paraId="4CBA8128" w14:textId="0694D5EF" w:rsidR="00162F7F" w:rsidRPr="009F1C36" w:rsidRDefault="00162F7F" w:rsidP="00162F7F">
            <w:pPr>
              <w:pStyle w:val="KeinLeerraum"/>
              <w:jc w:val="left"/>
              <w:rPr>
                <w:noProof/>
                <w:sz w:val="16"/>
                <w:szCs w:val="16"/>
              </w:rPr>
            </w:pPr>
            <w:r w:rsidRPr="009F1C36">
              <w:rPr>
                <w:color w:val="000000"/>
                <w:sz w:val="16"/>
                <w:szCs w:val="16"/>
              </w:rPr>
              <w:t>Checkup after delivery</w:t>
            </w:r>
          </w:p>
        </w:tc>
        <w:tc>
          <w:tcPr>
            <w:tcW w:w="1105" w:type="dxa"/>
            <w:tcBorders>
              <w:right w:val="single" w:sz="4" w:space="0" w:color="auto"/>
            </w:tcBorders>
            <w:noWrap/>
          </w:tcPr>
          <w:p w14:paraId="29F9BA78" w14:textId="16DFE8D3" w:rsidR="00162F7F" w:rsidRPr="009F1C36" w:rsidRDefault="00162F7F" w:rsidP="00162F7F">
            <w:pPr>
              <w:pStyle w:val="KeinLeerraum"/>
              <w:jc w:val="center"/>
              <w:rPr>
                <w:noProof/>
                <w:sz w:val="16"/>
                <w:szCs w:val="16"/>
              </w:rPr>
            </w:pPr>
            <w:r w:rsidRPr="009F1C36">
              <w:rPr>
                <w:color w:val="000000"/>
                <w:sz w:val="16"/>
                <w:szCs w:val="16"/>
              </w:rPr>
              <w:t>100</w:t>
            </w:r>
          </w:p>
        </w:tc>
        <w:tc>
          <w:tcPr>
            <w:tcW w:w="1663" w:type="dxa"/>
            <w:tcBorders>
              <w:left w:val="single" w:sz="4" w:space="0" w:color="auto"/>
            </w:tcBorders>
            <w:noWrap/>
          </w:tcPr>
          <w:p w14:paraId="6C734663" w14:textId="26F3A691" w:rsidR="00162F7F" w:rsidRPr="009F1C36" w:rsidRDefault="00162F7F" w:rsidP="00162F7F">
            <w:pPr>
              <w:pStyle w:val="KeinLeerraum"/>
              <w:jc w:val="left"/>
              <w:rPr>
                <w:noProof/>
                <w:sz w:val="16"/>
                <w:szCs w:val="16"/>
              </w:rPr>
            </w:pPr>
            <w:r w:rsidRPr="009F1C36">
              <w:rPr>
                <w:color w:val="000000"/>
                <w:sz w:val="16"/>
                <w:szCs w:val="16"/>
              </w:rPr>
              <w:t>Number of HH members</w:t>
            </w:r>
          </w:p>
        </w:tc>
        <w:tc>
          <w:tcPr>
            <w:tcW w:w="1105" w:type="dxa"/>
            <w:tcBorders>
              <w:right w:val="single" w:sz="4" w:space="0" w:color="auto"/>
            </w:tcBorders>
            <w:noWrap/>
          </w:tcPr>
          <w:p w14:paraId="1D603808" w14:textId="6C49E031" w:rsidR="00162F7F" w:rsidRPr="009F1C36" w:rsidRDefault="00162F7F" w:rsidP="00162F7F">
            <w:pPr>
              <w:pStyle w:val="KeinLeerraum"/>
              <w:jc w:val="center"/>
              <w:rPr>
                <w:noProof/>
                <w:sz w:val="16"/>
                <w:szCs w:val="16"/>
              </w:rPr>
            </w:pPr>
            <w:r w:rsidRPr="009F1C36">
              <w:rPr>
                <w:color w:val="000000"/>
                <w:sz w:val="16"/>
                <w:szCs w:val="16"/>
              </w:rPr>
              <w:t>29</w:t>
            </w:r>
          </w:p>
        </w:tc>
        <w:tc>
          <w:tcPr>
            <w:tcW w:w="1663" w:type="dxa"/>
            <w:gridSpan w:val="2"/>
            <w:tcBorders>
              <w:left w:val="single" w:sz="4" w:space="0" w:color="auto"/>
            </w:tcBorders>
            <w:noWrap/>
          </w:tcPr>
          <w:p w14:paraId="0F524C52" w14:textId="692A97A2" w:rsidR="00162F7F" w:rsidRPr="009F1C36" w:rsidRDefault="00162F7F" w:rsidP="00162F7F">
            <w:pPr>
              <w:pStyle w:val="KeinLeerraum"/>
              <w:jc w:val="left"/>
              <w:rPr>
                <w:noProof/>
                <w:sz w:val="16"/>
                <w:szCs w:val="16"/>
              </w:rPr>
            </w:pPr>
            <w:r w:rsidRPr="009F1C36">
              <w:rPr>
                <w:color w:val="000000"/>
                <w:sz w:val="16"/>
                <w:szCs w:val="16"/>
              </w:rPr>
              <w:t>At least one tetanus injection before birth</w:t>
            </w:r>
          </w:p>
        </w:tc>
        <w:tc>
          <w:tcPr>
            <w:tcW w:w="1105" w:type="dxa"/>
            <w:tcBorders>
              <w:right w:val="single" w:sz="4" w:space="0" w:color="auto"/>
            </w:tcBorders>
            <w:noWrap/>
          </w:tcPr>
          <w:p w14:paraId="6346AF38" w14:textId="220807FB" w:rsidR="00162F7F" w:rsidRPr="009F1C36" w:rsidRDefault="00162F7F" w:rsidP="00162F7F">
            <w:pPr>
              <w:pStyle w:val="KeinLeerraum"/>
              <w:jc w:val="center"/>
              <w:rPr>
                <w:noProof/>
                <w:sz w:val="16"/>
                <w:szCs w:val="16"/>
              </w:rPr>
            </w:pPr>
            <w:r w:rsidRPr="009F1C36">
              <w:rPr>
                <w:color w:val="000000"/>
                <w:sz w:val="16"/>
                <w:szCs w:val="16"/>
              </w:rPr>
              <w:t>16</w:t>
            </w:r>
          </w:p>
        </w:tc>
        <w:tc>
          <w:tcPr>
            <w:tcW w:w="1947" w:type="dxa"/>
            <w:gridSpan w:val="2"/>
            <w:tcBorders>
              <w:left w:val="single" w:sz="4" w:space="0" w:color="auto"/>
            </w:tcBorders>
            <w:noWrap/>
          </w:tcPr>
          <w:p w14:paraId="29BCD17C" w14:textId="2926F1C4" w:rsidR="00162F7F" w:rsidRPr="009F1C36" w:rsidRDefault="00162F7F" w:rsidP="00162F7F">
            <w:pPr>
              <w:pStyle w:val="KeinLeerraum"/>
              <w:jc w:val="left"/>
              <w:rPr>
                <w:noProof/>
                <w:sz w:val="16"/>
                <w:szCs w:val="16"/>
              </w:rPr>
            </w:pPr>
            <w:r w:rsidRPr="009F1C36">
              <w:rPr>
                <w:color w:val="000000"/>
                <w:sz w:val="16"/>
                <w:szCs w:val="16"/>
              </w:rPr>
              <w:t xml:space="preserve">*5th </w:t>
            </w:r>
            <w:proofErr w:type="spellStart"/>
            <w:r w:rsidRPr="009F1C36">
              <w:rPr>
                <w:color w:val="000000"/>
                <w:sz w:val="16"/>
                <w:szCs w:val="16"/>
              </w:rPr>
              <w:t>wealthquintile</w:t>
            </w:r>
            <w:proofErr w:type="spellEnd"/>
          </w:p>
        </w:tc>
        <w:tc>
          <w:tcPr>
            <w:tcW w:w="1105" w:type="dxa"/>
            <w:tcBorders>
              <w:right w:val="single" w:sz="4" w:space="0" w:color="auto"/>
            </w:tcBorders>
            <w:noWrap/>
          </w:tcPr>
          <w:p w14:paraId="4BBD493A" w14:textId="5615ADEA" w:rsidR="00162F7F" w:rsidRPr="009F1C36" w:rsidRDefault="00162F7F" w:rsidP="00162F7F">
            <w:pPr>
              <w:pStyle w:val="KeinLeerraum"/>
              <w:jc w:val="center"/>
              <w:rPr>
                <w:noProof/>
                <w:sz w:val="16"/>
                <w:szCs w:val="16"/>
              </w:rPr>
            </w:pPr>
            <w:r w:rsidRPr="009F1C36">
              <w:rPr>
                <w:color w:val="000000"/>
                <w:sz w:val="16"/>
                <w:szCs w:val="16"/>
              </w:rPr>
              <w:t>15</w:t>
            </w:r>
          </w:p>
        </w:tc>
        <w:tc>
          <w:tcPr>
            <w:tcW w:w="1947" w:type="dxa"/>
            <w:gridSpan w:val="2"/>
            <w:tcBorders>
              <w:left w:val="single" w:sz="4" w:space="0" w:color="auto"/>
            </w:tcBorders>
            <w:noWrap/>
          </w:tcPr>
          <w:p w14:paraId="37AF2557" w14:textId="18BDCF50" w:rsidR="00162F7F" w:rsidRPr="009F1C36" w:rsidRDefault="00162F7F" w:rsidP="00162F7F">
            <w:pPr>
              <w:pStyle w:val="KeinLeerraum"/>
              <w:jc w:val="left"/>
              <w:rPr>
                <w:noProof/>
                <w:sz w:val="16"/>
                <w:szCs w:val="16"/>
              </w:rPr>
            </w:pPr>
            <w:r w:rsidRPr="009F1C36">
              <w:rPr>
                <w:color w:val="000000"/>
                <w:sz w:val="16"/>
                <w:szCs w:val="16"/>
              </w:rPr>
              <w:t xml:space="preserve">Number of </w:t>
            </w:r>
            <w:proofErr w:type="spellStart"/>
            <w:r w:rsidRPr="009F1C36">
              <w:rPr>
                <w:color w:val="000000"/>
                <w:sz w:val="16"/>
                <w:szCs w:val="16"/>
              </w:rPr>
              <w:t>mosquitonets</w:t>
            </w:r>
            <w:proofErr w:type="spellEnd"/>
          </w:p>
        </w:tc>
        <w:tc>
          <w:tcPr>
            <w:tcW w:w="1105" w:type="dxa"/>
            <w:noWrap/>
          </w:tcPr>
          <w:p w14:paraId="55384A54" w14:textId="44C6F9B8" w:rsidR="00162F7F" w:rsidRPr="009F1C36" w:rsidRDefault="00162F7F" w:rsidP="00162F7F">
            <w:pPr>
              <w:pStyle w:val="KeinLeerraum"/>
              <w:jc w:val="center"/>
              <w:rPr>
                <w:noProof/>
                <w:sz w:val="16"/>
                <w:szCs w:val="16"/>
              </w:rPr>
            </w:pPr>
            <w:r w:rsidRPr="009F1C36">
              <w:rPr>
                <w:color w:val="000000"/>
                <w:sz w:val="16"/>
                <w:szCs w:val="16"/>
              </w:rPr>
              <w:t>16</w:t>
            </w:r>
          </w:p>
        </w:tc>
      </w:tr>
      <w:tr w:rsidR="00162F7F" w:rsidRPr="002A0CB6" w14:paraId="248920A2" w14:textId="77777777" w:rsidTr="009F1C36">
        <w:trPr>
          <w:gridAfter w:val="1"/>
          <w:wAfter w:w="7" w:type="dxa"/>
          <w:trHeight w:val="290"/>
        </w:trPr>
        <w:tc>
          <w:tcPr>
            <w:tcW w:w="1791" w:type="dxa"/>
            <w:tcBorders>
              <w:right w:val="single" w:sz="4" w:space="0" w:color="auto"/>
            </w:tcBorders>
            <w:noWrap/>
            <w:hideMark/>
          </w:tcPr>
          <w:p w14:paraId="69532D24" w14:textId="60EEE798" w:rsidR="00162F7F" w:rsidRPr="002A0CB6" w:rsidRDefault="00162F7F" w:rsidP="00162F7F">
            <w:pPr>
              <w:pStyle w:val="KeinLeerraum"/>
              <w:rPr>
                <w:noProof/>
                <w:sz w:val="18"/>
                <w:szCs w:val="18"/>
              </w:rPr>
            </w:pPr>
            <w:r w:rsidRPr="002A0CB6">
              <w:rPr>
                <w:noProof/>
                <w:sz w:val="18"/>
                <w:szCs w:val="18"/>
              </w:rPr>
              <w:t>Comoros</w:t>
            </w:r>
          </w:p>
        </w:tc>
        <w:tc>
          <w:tcPr>
            <w:tcW w:w="1465" w:type="dxa"/>
            <w:tcBorders>
              <w:left w:val="single" w:sz="4" w:space="0" w:color="auto"/>
            </w:tcBorders>
            <w:noWrap/>
          </w:tcPr>
          <w:p w14:paraId="36F7A69B" w14:textId="2066D087" w:rsidR="00162F7F" w:rsidRPr="009F1C36" w:rsidRDefault="00162F7F" w:rsidP="00162F7F">
            <w:pPr>
              <w:pStyle w:val="KeinLeerraum"/>
              <w:jc w:val="left"/>
              <w:rPr>
                <w:noProof/>
                <w:sz w:val="16"/>
                <w:szCs w:val="16"/>
              </w:rPr>
            </w:pPr>
            <w:r w:rsidRPr="009F1C36">
              <w:rPr>
                <w:color w:val="000000"/>
                <w:sz w:val="16"/>
                <w:szCs w:val="16"/>
              </w:rPr>
              <w:t>Checkup after delivery</w:t>
            </w:r>
          </w:p>
        </w:tc>
        <w:tc>
          <w:tcPr>
            <w:tcW w:w="1105" w:type="dxa"/>
            <w:tcBorders>
              <w:right w:val="single" w:sz="4" w:space="0" w:color="auto"/>
            </w:tcBorders>
            <w:noWrap/>
          </w:tcPr>
          <w:p w14:paraId="55BF4AB2" w14:textId="235A85DD" w:rsidR="00162F7F" w:rsidRPr="009F1C36" w:rsidRDefault="00162F7F" w:rsidP="00162F7F">
            <w:pPr>
              <w:pStyle w:val="KeinLeerraum"/>
              <w:jc w:val="center"/>
              <w:rPr>
                <w:noProof/>
                <w:sz w:val="16"/>
                <w:szCs w:val="16"/>
              </w:rPr>
            </w:pPr>
            <w:r w:rsidRPr="009F1C36">
              <w:rPr>
                <w:color w:val="000000"/>
                <w:sz w:val="16"/>
                <w:szCs w:val="16"/>
              </w:rPr>
              <w:t>100</w:t>
            </w:r>
          </w:p>
        </w:tc>
        <w:tc>
          <w:tcPr>
            <w:tcW w:w="1663" w:type="dxa"/>
            <w:tcBorders>
              <w:left w:val="single" w:sz="4" w:space="0" w:color="auto"/>
            </w:tcBorders>
            <w:noWrap/>
          </w:tcPr>
          <w:p w14:paraId="26A165F5" w14:textId="62CE3950" w:rsidR="00162F7F" w:rsidRPr="009F1C36" w:rsidRDefault="00162F7F" w:rsidP="00162F7F">
            <w:pPr>
              <w:pStyle w:val="KeinLeerraum"/>
              <w:jc w:val="left"/>
              <w:rPr>
                <w:noProof/>
                <w:sz w:val="16"/>
                <w:szCs w:val="16"/>
              </w:rPr>
            </w:pPr>
            <w:r w:rsidRPr="009F1C36">
              <w:rPr>
                <w:color w:val="000000"/>
                <w:sz w:val="16"/>
                <w:szCs w:val="16"/>
              </w:rPr>
              <w:t>Body Mass Index</w:t>
            </w:r>
          </w:p>
        </w:tc>
        <w:tc>
          <w:tcPr>
            <w:tcW w:w="1105" w:type="dxa"/>
            <w:tcBorders>
              <w:right w:val="single" w:sz="4" w:space="0" w:color="auto"/>
            </w:tcBorders>
            <w:noWrap/>
          </w:tcPr>
          <w:p w14:paraId="18D132EF" w14:textId="1C799D96" w:rsidR="00162F7F" w:rsidRPr="009F1C36" w:rsidRDefault="00162F7F" w:rsidP="00162F7F">
            <w:pPr>
              <w:pStyle w:val="KeinLeerraum"/>
              <w:jc w:val="center"/>
              <w:rPr>
                <w:noProof/>
                <w:sz w:val="16"/>
                <w:szCs w:val="16"/>
              </w:rPr>
            </w:pPr>
            <w:r w:rsidRPr="009F1C36">
              <w:rPr>
                <w:color w:val="000000"/>
                <w:sz w:val="16"/>
                <w:szCs w:val="16"/>
              </w:rPr>
              <w:t>36</w:t>
            </w:r>
          </w:p>
        </w:tc>
        <w:tc>
          <w:tcPr>
            <w:tcW w:w="1663" w:type="dxa"/>
            <w:gridSpan w:val="2"/>
            <w:tcBorders>
              <w:left w:val="single" w:sz="4" w:space="0" w:color="auto"/>
            </w:tcBorders>
            <w:noWrap/>
          </w:tcPr>
          <w:p w14:paraId="2C9BC6E1" w14:textId="009F5013" w:rsidR="00162F7F" w:rsidRPr="009F1C36" w:rsidRDefault="00162F7F" w:rsidP="00162F7F">
            <w:pPr>
              <w:pStyle w:val="KeinLeerraum"/>
              <w:jc w:val="left"/>
              <w:rPr>
                <w:noProof/>
                <w:sz w:val="16"/>
                <w:szCs w:val="16"/>
              </w:rPr>
            </w:pPr>
            <w:r w:rsidRPr="009F1C36">
              <w:rPr>
                <w:color w:val="000000"/>
                <w:sz w:val="16"/>
                <w:szCs w:val="16"/>
              </w:rPr>
              <w:t>*No education level attained</w:t>
            </w:r>
          </w:p>
        </w:tc>
        <w:tc>
          <w:tcPr>
            <w:tcW w:w="1105" w:type="dxa"/>
            <w:tcBorders>
              <w:right w:val="single" w:sz="4" w:space="0" w:color="auto"/>
            </w:tcBorders>
            <w:noWrap/>
          </w:tcPr>
          <w:p w14:paraId="6F296739" w14:textId="7ACF8E70" w:rsidR="00162F7F" w:rsidRPr="009F1C36" w:rsidRDefault="00162F7F" w:rsidP="00162F7F">
            <w:pPr>
              <w:pStyle w:val="KeinLeerraum"/>
              <w:jc w:val="center"/>
              <w:rPr>
                <w:noProof/>
                <w:sz w:val="16"/>
                <w:szCs w:val="16"/>
              </w:rPr>
            </w:pPr>
            <w:r w:rsidRPr="009F1C36">
              <w:rPr>
                <w:color w:val="000000"/>
                <w:sz w:val="16"/>
                <w:szCs w:val="16"/>
              </w:rPr>
              <w:t>25</w:t>
            </w:r>
          </w:p>
        </w:tc>
        <w:tc>
          <w:tcPr>
            <w:tcW w:w="1947" w:type="dxa"/>
            <w:gridSpan w:val="2"/>
            <w:tcBorders>
              <w:left w:val="single" w:sz="4" w:space="0" w:color="auto"/>
            </w:tcBorders>
            <w:noWrap/>
          </w:tcPr>
          <w:p w14:paraId="2269EC78" w14:textId="07985EF8" w:rsidR="00162F7F" w:rsidRPr="009F1C36" w:rsidRDefault="00162F7F" w:rsidP="00162F7F">
            <w:pPr>
              <w:pStyle w:val="KeinLeerraum"/>
              <w:jc w:val="left"/>
              <w:rPr>
                <w:noProof/>
                <w:sz w:val="16"/>
                <w:szCs w:val="16"/>
              </w:rPr>
            </w:pPr>
            <w:r w:rsidRPr="009F1C36">
              <w:rPr>
                <w:color w:val="000000"/>
                <w:sz w:val="16"/>
                <w:szCs w:val="16"/>
              </w:rPr>
              <w:t>Number of HH members</w:t>
            </w:r>
          </w:p>
        </w:tc>
        <w:tc>
          <w:tcPr>
            <w:tcW w:w="1105" w:type="dxa"/>
            <w:tcBorders>
              <w:right w:val="single" w:sz="4" w:space="0" w:color="auto"/>
            </w:tcBorders>
            <w:noWrap/>
          </w:tcPr>
          <w:p w14:paraId="54A18DAF" w14:textId="7B800DE8" w:rsidR="00162F7F" w:rsidRPr="009F1C36" w:rsidRDefault="00162F7F" w:rsidP="00162F7F">
            <w:pPr>
              <w:pStyle w:val="KeinLeerraum"/>
              <w:jc w:val="center"/>
              <w:rPr>
                <w:noProof/>
                <w:sz w:val="16"/>
                <w:szCs w:val="16"/>
              </w:rPr>
            </w:pPr>
            <w:r w:rsidRPr="009F1C36">
              <w:rPr>
                <w:color w:val="000000"/>
                <w:sz w:val="16"/>
                <w:szCs w:val="16"/>
              </w:rPr>
              <w:t>18</w:t>
            </w:r>
          </w:p>
        </w:tc>
        <w:tc>
          <w:tcPr>
            <w:tcW w:w="1947" w:type="dxa"/>
            <w:gridSpan w:val="2"/>
            <w:tcBorders>
              <w:left w:val="single" w:sz="4" w:space="0" w:color="auto"/>
            </w:tcBorders>
            <w:noWrap/>
          </w:tcPr>
          <w:p w14:paraId="54C56776" w14:textId="7AA277DC" w:rsidR="00162F7F" w:rsidRPr="009F1C36" w:rsidRDefault="00162F7F" w:rsidP="00162F7F">
            <w:pPr>
              <w:pStyle w:val="KeinLeerraum"/>
              <w:jc w:val="left"/>
              <w:rPr>
                <w:noProof/>
                <w:sz w:val="16"/>
                <w:szCs w:val="16"/>
              </w:rPr>
            </w:pPr>
            <w:r w:rsidRPr="009F1C36">
              <w:rPr>
                <w:color w:val="000000"/>
                <w:sz w:val="16"/>
                <w:szCs w:val="16"/>
              </w:rPr>
              <w:t xml:space="preserve">Number of </w:t>
            </w:r>
            <w:proofErr w:type="spellStart"/>
            <w:r w:rsidRPr="009F1C36">
              <w:rPr>
                <w:color w:val="000000"/>
                <w:sz w:val="16"/>
                <w:szCs w:val="16"/>
              </w:rPr>
              <w:t>mosquitonets</w:t>
            </w:r>
            <w:proofErr w:type="spellEnd"/>
          </w:p>
        </w:tc>
        <w:tc>
          <w:tcPr>
            <w:tcW w:w="1105" w:type="dxa"/>
            <w:noWrap/>
          </w:tcPr>
          <w:p w14:paraId="341F017E" w14:textId="45DD396B" w:rsidR="00162F7F" w:rsidRPr="009F1C36" w:rsidRDefault="00162F7F" w:rsidP="00162F7F">
            <w:pPr>
              <w:pStyle w:val="KeinLeerraum"/>
              <w:jc w:val="center"/>
              <w:rPr>
                <w:noProof/>
                <w:sz w:val="16"/>
                <w:szCs w:val="16"/>
              </w:rPr>
            </w:pPr>
            <w:r w:rsidRPr="009F1C36">
              <w:rPr>
                <w:color w:val="000000"/>
                <w:sz w:val="16"/>
                <w:szCs w:val="16"/>
              </w:rPr>
              <w:t>15</w:t>
            </w:r>
          </w:p>
        </w:tc>
      </w:tr>
      <w:tr w:rsidR="00162F7F" w:rsidRPr="002A0CB6" w14:paraId="60FCE404" w14:textId="77777777" w:rsidTr="009F1C36">
        <w:trPr>
          <w:gridAfter w:val="1"/>
          <w:wAfter w:w="7" w:type="dxa"/>
          <w:trHeight w:val="290"/>
        </w:trPr>
        <w:tc>
          <w:tcPr>
            <w:tcW w:w="1791" w:type="dxa"/>
            <w:tcBorders>
              <w:right w:val="single" w:sz="4" w:space="0" w:color="auto"/>
            </w:tcBorders>
            <w:noWrap/>
            <w:hideMark/>
          </w:tcPr>
          <w:p w14:paraId="3BB5A2DF" w14:textId="1A82B965" w:rsidR="00162F7F" w:rsidRPr="002A0CB6" w:rsidRDefault="00162F7F" w:rsidP="00162F7F">
            <w:pPr>
              <w:pStyle w:val="KeinLeerraum"/>
              <w:rPr>
                <w:noProof/>
                <w:sz w:val="18"/>
                <w:szCs w:val="18"/>
              </w:rPr>
            </w:pPr>
            <w:r w:rsidRPr="002A0CB6">
              <w:rPr>
                <w:noProof/>
                <w:sz w:val="18"/>
                <w:szCs w:val="18"/>
              </w:rPr>
              <w:t>Cote</w:t>
            </w:r>
            <w:r>
              <w:rPr>
                <w:noProof/>
                <w:sz w:val="18"/>
                <w:szCs w:val="18"/>
              </w:rPr>
              <w:t xml:space="preserve"> </w:t>
            </w:r>
            <w:r w:rsidRPr="002A0CB6">
              <w:rPr>
                <w:noProof/>
                <w:sz w:val="18"/>
                <w:szCs w:val="18"/>
              </w:rPr>
              <w:t>dIvoire</w:t>
            </w:r>
          </w:p>
        </w:tc>
        <w:tc>
          <w:tcPr>
            <w:tcW w:w="1465" w:type="dxa"/>
            <w:tcBorders>
              <w:left w:val="single" w:sz="4" w:space="0" w:color="auto"/>
            </w:tcBorders>
            <w:noWrap/>
          </w:tcPr>
          <w:p w14:paraId="42360B72" w14:textId="52F09982" w:rsidR="00162F7F" w:rsidRPr="009F1C36" w:rsidRDefault="00162F7F" w:rsidP="00162F7F">
            <w:pPr>
              <w:pStyle w:val="KeinLeerraum"/>
              <w:jc w:val="left"/>
              <w:rPr>
                <w:noProof/>
                <w:sz w:val="16"/>
                <w:szCs w:val="16"/>
              </w:rPr>
            </w:pPr>
            <w:r w:rsidRPr="009F1C36">
              <w:rPr>
                <w:color w:val="000000"/>
                <w:sz w:val="16"/>
                <w:szCs w:val="16"/>
              </w:rPr>
              <w:t>Checkup after delivery</w:t>
            </w:r>
          </w:p>
        </w:tc>
        <w:tc>
          <w:tcPr>
            <w:tcW w:w="1105" w:type="dxa"/>
            <w:tcBorders>
              <w:right w:val="single" w:sz="4" w:space="0" w:color="auto"/>
            </w:tcBorders>
            <w:noWrap/>
          </w:tcPr>
          <w:p w14:paraId="2E61E45D" w14:textId="733DEFAF" w:rsidR="00162F7F" w:rsidRPr="009F1C36" w:rsidRDefault="00162F7F" w:rsidP="00162F7F">
            <w:pPr>
              <w:pStyle w:val="KeinLeerraum"/>
              <w:jc w:val="center"/>
              <w:rPr>
                <w:noProof/>
                <w:sz w:val="16"/>
                <w:szCs w:val="16"/>
              </w:rPr>
            </w:pPr>
            <w:r w:rsidRPr="009F1C36">
              <w:rPr>
                <w:color w:val="000000"/>
                <w:sz w:val="16"/>
                <w:szCs w:val="16"/>
              </w:rPr>
              <w:t>100</w:t>
            </w:r>
          </w:p>
        </w:tc>
        <w:tc>
          <w:tcPr>
            <w:tcW w:w="1663" w:type="dxa"/>
            <w:tcBorders>
              <w:left w:val="single" w:sz="4" w:space="0" w:color="auto"/>
            </w:tcBorders>
            <w:noWrap/>
          </w:tcPr>
          <w:p w14:paraId="7C82965A" w14:textId="2A20F626" w:rsidR="00162F7F" w:rsidRPr="009F1C36" w:rsidRDefault="00162F7F" w:rsidP="00162F7F">
            <w:pPr>
              <w:pStyle w:val="KeinLeerraum"/>
              <w:jc w:val="left"/>
              <w:rPr>
                <w:noProof/>
                <w:sz w:val="16"/>
                <w:szCs w:val="16"/>
              </w:rPr>
            </w:pPr>
            <w:r w:rsidRPr="009F1C36">
              <w:rPr>
                <w:color w:val="000000"/>
                <w:sz w:val="16"/>
                <w:szCs w:val="16"/>
              </w:rPr>
              <w:t>HH has electricity</w:t>
            </w:r>
          </w:p>
        </w:tc>
        <w:tc>
          <w:tcPr>
            <w:tcW w:w="1105" w:type="dxa"/>
            <w:tcBorders>
              <w:right w:val="single" w:sz="4" w:space="0" w:color="auto"/>
            </w:tcBorders>
            <w:noWrap/>
          </w:tcPr>
          <w:p w14:paraId="38CF0158" w14:textId="4D8FE718" w:rsidR="00162F7F" w:rsidRPr="009F1C36" w:rsidRDefault="00162F7F" w:rsidP="00162F7F">
            <w:pPr>
              <w:pStyle w:val="KeinLeerraum"/>
              <w:jc w:val="center"/>
              <w:rPr>
                <w:noProof/>
                <w:sz w:val="16"/>
                <w:szCs w:val="16"/>
              </w:rPr>
            </w:pPr>
            <w:r w:rsidRPr="009F1C36">
              <w:rPr>
                <w:color w:val="000000"/>
                <w:sz w:val="16"/>
                <w:szCs w:val="16"/>
              </w:rPr>
              <w:t>74</w:t>
            </w:r>
          </w:p>
        </w:tc>
        <w:tc>
          <w:tcPr>
            <w:tcW w:w="1663" w:type="dxa"/>
            <w:gridSpan w:val="2"/>
            <w:tcBorders>
              <w:left w:val="single" w:sz="4" w:space="0" w:color="auto"/>
            </w:tcBorders>
            <w:noWrap/>
          </w:tcPr>
          <w:p w14:paraId="7873502D" w14:textId="24A17503" w:rsidR="00162F7F" w:rsidRPr="009F1C36" w:rsidRDefault="00162F7F" w:rsidP="00162F7F">
            <w:pPr>
              <w:pStyle w:val="KeinLeerraum"/>
              <w:jc w:val="left"/>
              <w:rPr>
                <w:noProof/>
                <w:sz w:val="16"/>
                <w:szCs w:val="16"/>
              </w:rPr>
            </w:pPr>
            <w:r w:rsidRPr="009F1C36">
              <w:rPr>
                <w:color w:val="000000"/>
                <w:sz w:val="16"/>
                <w:szCs w:val="16"/>
              </w:rPr>
              <w:t>*Rural place of residence</w:t>
            </w:r>
          </w:p>
        </w:tc>
        <w:tc>
          <w:tcPr>
            <w:tcW w:w="1105" w:type="dxa"/>
            <w:tcBorders>
              <w:right w:val="single" w:sz="4" w:space="0" w:color="auto"/>
            </w:tcBorders>
            <w:noWrap/>
          </w:tcPr>
          <w:p w14:paraId="7AD7CBED" w14:textId="6112C024" w:rsidR="00162F7F" w:rsidRPr="009F1C36" w:rsidRDefault="00162F7F" w:rsidP="00162F7F">
            <w:pPr>
              <w:pStyle w:val="KeinLeerraum"/>
              <w:jc w:val="center"/>
              <w:rPr>
                <w:noProof/>
                <w:sz w:val="16"/>
                <w:szCs w:val="16"/>
              </w:rPr>
            </w:pPr>
            <w:r w:rsidRPr="009F1C36">
              <w:rPr>
                <w:color w:val="000000"/>
                <w:sz w:val="16"/>
                <w:szCs w:val="16"/>
              </w:rPr>
              <w:t>72</w:t>
            </w:r>
          </w:p>
        </w:tc>
        <w:tc>
          <w:tcPr>
            <w:tcW w:w="1947" w:type="dxa"/>
            <w:gridSpan w:val="2"/>
            <w:tcBorders>
              <w:left w:val="single" w:sz="4" w:space="0" w:color="auto"/>
            </w:tcBorders>
            <w:noWrap/>
          </w:tcPr>
          <w:p w14:paraId="43B72D6C" w14:textId="27620CEE" w:rsidR="00162F7F" w:rsidRPr="009F1C36" w:rsidRDefault="00162F7F" w:rsidP="00162F7F">
            <w:pPr>
              <w:pStyle w:val="KeinLeerraum"/>
              <w:jc w:val="left"/>
              <w:rPr>
                <w:noProof/>
                <w:sz w:val="16"/>
                <w:szCs w:val="16"/>
              </w:rPr>
            </w:pPr>
            <w:r w:rsidRPr="009F1C36">
              <w:rPr>
                <w:color w:val="000000"/>
                <w:sz w:val="16"/>
                <w:szCs w:val="16"/>
              </w:rPr>
              <w:t>HH has television</w:t>
            </w:r>
          </w:p>
        </w:tc>
        <w:tc>
          <w:tcPr>
            <w:tcW w:w="1105" w:type="dxa"/>
            <w:tcBorders>
              <w:right w:val="single" w:sz="4" w:space="0" w:color="auto"/>
            </w:tcBorders>
            <w:noWrap/>
          </w:tcPr>
          <w:p w14:paraId="6556587B" w14:textId="7796D6DB" w:rsidR="00162F7F" w:rsidRPr="009F1C36" w:rsidRDefault="00162F7F" w:rsidP="00162F7F">
            <w:pPr>
              <w:pStyle w:val="KeinLeerraum"/>
              <w:jc w:val="center"/>
              <w:rPr>
                <w:noProof/>
                <w:sz w:val="16"/>
                <w:szCs w:val="16"/>
              </w:rPr>
            </w:pPr>
            <w:r w:rsidRPr="009F1C36">
              <w:rPr>
                <w:color w:val="000000"/>
                <w:sz w:val="16"/>
                <w:szCs w:val="16"/>
              </w:rPr>
              <w:t>34</w:t>
            </w:r>
          </w:p>
        </w:tc>
        <w:tc>
          <w:tcPr>
            <w:tcW w:w="1947" w:type="dxa"/>
            <w:gridSpan w:val="2"/>
            <w:tcBorders>
              <w:left w:val="single" w:sz="4" w:space="0" w:color="auto"/>
            </w:tcBorders>
            <w:noWrap/>
          </w:tcPr>
          <w:p w14:paraId="3C8D5521" w14:textId="70BD8BF0" w:rsidR="00162F7F" w:rsidRPr="009F1C36" w:rsidRDefault="00162F7F" w:rsidP="00162F7F">
            <w:pPr>
              <w:pStyle w:val="KeinLeerraum"/>
              <w:jc w:val="left"/>
              <w:rPr>
                <w:noProof/>
                <w:sz w:val="16"/>
                <w:szCs w:val="16"/>
              </w:rPr>
            </w:pPr>
            <w:r w:rsidRPr="009F1C36">
              <w:rPr>
                <w:color w:val="000000"/>
                <w:sz w:val="16"/>
                <w:szCs w:val="16"/>
              </w:rPr>
              <w:t>Ideal number of children</w:t>
            </w:r>
          </w:p>
        </w:tc>
        <w:tc>
          <w:tcPr>
            <w:tcW w:w="1105" w:type="dxa"/>
            <w:noWrap/>
          </w:tcPr>
          <w:p w14:paraId="1507A2CA" w14:textId="32AE641C" w:rsidR="00162F7F" w:rsidRPr="009F1C36" w:rsidRDefault="00162F7F" w:rsidP="00162F7F">
            <w:pPr>
              <w:pStyle w:val="KeinLeerraum"/>
              <w:jc w:val="center"/>
              <w:rPr>
                <w:noProof/>
                <w:sz w:val="16"/>
                <w:szCs w:val="16"/>
              </w:rPr>
            </w:pPr>
            <w:r w:rsidRPr="009F1C36">
              <w:rPr>
                <w:color w:val="000000"/>
                <w:sz w:val="16"/>
                <w:szCs w:val="16"/>
              </w:rPr>
              <w:t>29</w:t>
            </w:r>
          </w:p>
        </w:tc>
      </w:tr>
      <w:tr w:rsidR="00162F7F" w:rsidRPr="002A0CB6" w14:paraId="44C18E23" w14:textId="77777777" w:rsidTr="009F1C36">
        <w:trPr>
          <w:gridAfter w:val="1"/>
          <w:wAfter w:w="7" w:type="dxa"/>
          <w:trHeight w:val="290"/>
        </w:trPr>
        <w:tc>
          <w:tcPr>
            <w:tcW w:w="1791" w:type="dxa"/>
            <w:tcBorders>
              <w:right w:val="single" w:sz="4" w:space="0" w:color="auto"/>
            </w:tcBorders>
            <w:noWrap/>
            <w:hideMark/>
          </w:tcPr>
          <w:p w14:paraId="60C455FA" w14:textId="704900FF" w:rsidR="00162F7F" w:rsidRPr="002A0CB6" w:rsidRDefault="00162F7F" w:rsidP="00162F7F">
            <w:pPr>
              <w:pStyle w:val="KeinLeerraum"/>
              <w:rPr>
                <w:noProof/>
                <w:sz w:val="18"/>
                <w:szCs w:val="18"/>
              </w:rPr>
            </w:pPr>
            <w:r w:rsidRPr="002A0CB6">
              <w:rPr>
                <w:noProof/>
                <w:sz w:val="18"/>
                <w:szCs w:val="18"/>
              </w:rPr>
              <w:t>DRC</w:t>
            </w:r>
          </w:p>
        </w:tc>
        <w:tc>
          <w:tcPr>
            <w:tcW w:w="1465" w:type="dxa"/>
            <w:tcBorders>
              <w:left w:val="single" w:sz="4" w:space="0" w:color="auto"/>
            </w:tcBorders>
            <w:noWrap/>
          </w:tcPr>
          <w:p w14:paraId="67234091" w14:textId="67434BA1" w:rsidR="00162F7F" w:rsidRPr="009F1C36" w:rsidRDefault="00162F7F" w:rsidP="00162F7F">
            <w:pPr>
              <w:pStyle w:val="KeinLeerraum"/>
              <w:jc w:val="left"/>
              <w:rPr>
                <w:noProof/>
                <w:sz w:val="16"/>
                <w:szCs w:val="16"/>
              </w:rPr>
            </w:pPr>
            <w:r w:rsidRPr="009F1C36">
              <w:rPr>
                <w:color w:val="000000"/>
                <w:sz w:val="16"/>
                <w:szCs w:val="16"/>
              </w:rPr>
              <w:t>Checkup after delivery</w:t>
            </w:r>
          </w:p>
        </w:tc>
        <w:tc>
          <w:tcPr>
            <w:tcW w:w="1105" w:type="dxa"/>
            <w:tcBorders>
              <w:right w:val="single" w:sz="4" w:space="0" w:color="auto"/>
            </w:tcBorders>
            <w:noWrap/>
          </w:tcPr>
          <w:p w14:paraId="4E70F854" w14:textId="1BB947F1" w:rsidR="00162F7F" w:rsidRPr="009F1C36" w:rsidRDefault="00162F7F" w:rsidP="00162F7F">
            <w:pPr>
              <w:pStyle w:val="KeinLeerraum"/>
              <w:jc w:val="center"/>
              <w:rPr>
                <w:noProof/>
                <w:sz w:val="16"/>
                <w:szCs w:val="16"/>
              </w:rPr>
            </w:pPr>
            <w:r w:rsidRPr="009F1C36">
              <w:rPr>
                <w:color w:val="000000"/>
                <w:sz w:val="16"/>
                <w:szCs w:val="16"/>
              </w:rPr>
              <w:t>100</w:t>
            </w:r>
          </w:p>
        </w:tc>
        <w:tc>
          <w:tcPr>
            <w:tcW w:w="1663" w:type="dxa"/>
            <w:tcBorders>
              <w:left w:val="single" w:sz="4" w:space="0" w:color="auto"/>
            </w:tcBorders>
            <w:noWrap/>
          </w:tcPr>
          <w:p w14:paraId="5EF39FCE" w14:textId="2E09A3F8" w:rsidR="00162F7F" w:rsidRPr="009F1C36" w:rsidRDefault="00162F7F" w:rsidP="00162F7F">
            <w:pPr>
              <w:pStyle w:val="KeinLeerraum"/>
              <w:jc w:val="left"/>
              <w:rPr>
                <w:noProof/>
                <w:sz w:val="16"/>
                <w:szCs w:val="16"/>
              </w:rPr>
            </w:pPr>
            <w:r w:rsidRPr="009F1C36">
              <w:rPr>
                <w:color w:val="000000"/>
                <w:sz w:val="16"/>
                <w:szCs w:val="16"/>
              </w:rPr>
              <w:t>Health card for child</w:t>
            </w:r>
          </w:p>
        </w:tc>
        <w:tc>
          <w:tcPr>
            <w:tcW w:w="1105" w:type="dxa"/>
            <w:tcBorders>
              <w:right w:val="single" w:sz="4" w:space="0" w:color="auto"/>
            </w:tcBorders>
            <w:noWrap/>
          </w:tcPr>
          <w:p w14:paraId="43469440" w14:textId="42E43C82" w:rsidR="00162F7F" w:rsidRPr="009F1C36" w:rsidRDefault="00162F7F" w:rsidP="00162F7F">
            <w:pPr>
              <w:pStyle w:val="KeinLeerraum"/>
              <w:jc w:val="center"/>
              <w:rPr>
                <w:noProof/>
                <w:sz w:val="16"/>
                <w:szCs w:val="16"/>
              </w:rPr>
            </w:pPr>
            <w:r w:rsidRPr="009F1C36">
              <w:rPr>
                <w:color w:val="000000"/>
                <w:sz w:val="16"/>
                <w:szCs w:val="16"/>
              </w:rPr>
              <w:t>84</w:t>
            </w:r>
          </w:p>
        </w:tc>
        <w:tc>
          <w:tcPr>
            <w:tcW w:w="1663" w:type="dxa"/>
            <w:gridSpan w:val="2"/>
            <w:tcBorders>
              <w:left w:val="single" w:sz="4" w:space="0" w:color="auto"/>
            </w:tcBorders>
            <w:noWrap/>
          </w:tcPr>
          <w:p w14:paraId="05B2431B" w14:textId="48F211C8" w:rsidR="00162F7F" w:rsidRPr="009F1C36" w:rsidRDefault="00162F7F" w:rsidP="00162F7F">
            <w:pPr>
              <w:pStyle w:val="KeinLeerraum"/>
              <w:jc w:val="left"/>
              <w:rPr>
                <w:noProof/>
                <w:sz w:val="16"/>
                <w:szCs w:val="16"/>
              </w:rPr>
            </w:pPr>
            <w:r w:rsidRPr="009F1C36">
              <w:rPr>
                <w:color w:val="000000"/>
                <w:sz w:val="16"/>
                <w:szCs w:val="16"/>
              </w:rPr>
              <w:t>Time for HH to get to water source</w:t>
            </w:r>
          </w:p>
        </w:tc>
        <w:tc>
          <w:tcPr>
            <w:tcW w:w="1105" w:type="dxa"/>
            <w:tcBorders>
              <w:right w:val="single" w:sz="4" w:space="0" w:color="auto"/>
            </w:tcBorders>
            <w:noWrap/>
          </w:tcPr>
          <w:p w14:paraId="22C50CD8" w14:textId="09A0F53C" w:rsidR="00162F7F" w:rsidRPr="009F1C36" w:rsidRDefault="00162F7F" w:rsidP="00162F7F">
            <w:pPr>
              <w:pStyle w:val="KeinLeerraum"/>
              <w:jc w:val="center"/>
              <w:rPr>
                <w:noProof/>
                <w:sz w:val="16"/>
                <w:szCs w:val="16"/>
              </w:rPr>
            </w:pPr>
            <w:r w:rsidRPr="009F1C36">
              <w:rPr>
                <w:color w:val="000000"/>
                <w:sz w:val="16"/>
                <w:szCs w:val="16"/>
              </w:rPr>
              <w:t>74</w:t>
            </w:r>
          </w:p>
        </w:tc>
        <w:tc>
          <w:tcPr>
            <w:tcW w:w="1947" w:type="dxa"/>
            <w:gridSpan w:val="2"/>
            <w:tcBorders>
              <w:left w:val="single" w:sz="4" w:space="0" w:color="auto"/>
            </w:tcBorders>
            <w:noWrap/>
          </w:tcPr>
          <w:p w14:paraId="7C8A907C" w14:textId="7EECAE86" w:rsidR="00162F7F" w:rsidRPr="009F1C36" w:rsidRDefault="00162F7F" w:rsidP="00162F7F">
            <w:pPr>
              <w:pStyle w:val="KeinLeerraum"/>
              <w:jc w:val="left"/>
              <w:rPr>
                <w:noProof/>
                <w:sz w:val="16"/>
                <w:szCs w:val="16"/>
              </w:rPr>
            </w:pPr>
            <w:r w:rsidRPr="009F1C36">
              <w:rPr>
                <w:color w:val="000000"/>
                <w:sz w:val="16"/>
                <w:szCs w:val="16"/>
              </w:rPr>
              <w:t>At least one tetanus injection before birth</w:t>
            </w:r>
          </w:p>
        </w:tc>
        <w:tc>
          <w:tcPr>
            <w:tcW w:w="1105" w:type="dxa"/>
            <w:tcBorders>
              <w:right w:val="single" w:sz="4" w:space="0" w:color="auto"/>
            </w:tcBorders>
            <w:noWrap/>
          </w:tcPr>
          <w:p w14:paraId="6AD5D2F7" w14:textId="58F03F91" w:rsidR="00162F7F" w:rsidRPr="009F1C36" w:rsidRDefault="00162F7F" w:rsidP="00162F7F">
            <w:pPr>
              <w:pStyle w:val="KeinLeerraum"/>
              <w:jc w:val="center"/>
              <w:rPr>
                <w:noProof/>
                <w:sz w:val="16"/>
                <w:szCs w:val="16"/>
              </w:rPr>
            </w:pPr>
            <w:r w:rsidRPr="009F1C36">
              <w:rPr>
                <w:color w:val="000000"/>
                <w:sz w:val="16"/>
                <w:szCs w:val="16"/>
              </w:rPr>
              <w:t>61</w:t>
            </w:r>
          </w:p>
        </w:tc>
        <w:tc>
          <w:tcPr>
            <w:tcW w:w="1947" w:type="dxa"/>
            <w:gridSpan w:val="2"/>
            <w:tcBorders>
              <w:left w:val="single" w:sz="4" w:space="0" w:color="auto"/>
            </w:tcBorders>
            <w:noWrap/>
          </w:tcPr>
          <w:p w14:paraId="280B398E" w14:textId="13C3854E" w:rsidR="00162F7F" w:rsidRPr="009F1C36" w:rsidRDefault="00162F7F" w:rsidP="00162F7F">
            <w:pPr>
              <w:pStyle w:val="KeinLeerraum"/>
              <w:jc w:val="left"/>
              <w:rPr>
                <w:noProof/>
                <w:sz w:val="16"/>
                <w:szCs w:val="16"/>
              </w:rPr>
            </w:pPr>
            <w:r w:rsidRPr="009F1C36">
              <w:rPr>
                <w:color w:val="000000"/>
                <w:sz w:val="16"/>
                <w:szCs w:val="16"/>
              </w:rPr>
              <w:t>Ideal number of children</w:t>
            </w:r>
          </w:p>
        </w:tc>
        <w:tc>
          <w:tcPr>
            <w:tcW w:w="1105" w:type="dxa"/>
            <w:noWrap/>
          </w:tcPr>
          <w:p w14:paraId="51ABBEBF" w14:textId="4EDDBCD4" w:rsidR="00162F7F" w:rsidRPr="009F1C36" w:rsidRDefault="00162F7F" w:rsidP="00162F7F">
            <w:pPr>
              <w:pStyle w:val="KeinLeerraum"/>
              <w:jc w:val="center"/>
              <w:rPr>
                <w:noProof/>
                <w:sz w:val="16"/>
                <w:szCs w:val="16"/>
              </w:rPr>
            </w:pPr>
            <w:r w:rsidRPr="009F1C36">
              <w:rPr>
                <w:color w:val="000000"/>
                <w:sz w:val="16"/>
                <w:szCs w:val="16"/>
              </w:rPr>
              <w:t>55</w:t>
            </w:r>
          </w:p>
        </w:tc>
      </w:tr>
      <w:tr w:rsidR="00162F7F" w:rsidRPr="002A0CB6" w14:paraId="0568FDE3" w14:textId="77777777" w:rsidTr="009F1C36">
        <w:trPr>
          <w:gridAfter w:val="1"/>
          <w:wAfter w:w="7" w:type="dxa"/>
          <w:trHeight w:val="290"/>
        </w:trPr>
        <w:tc>
          <w:tcPr>
            <w:tcW w:w="1791" w:type="dxa"/>
            <w:tcBorders>
              <w:right w:val="single" w:sz="4" w:space="0" w:color="auto"/>
            </w:tcBorders>
            <w:noWrap/>
            <w:hideMark/>
          </w:tcPr>
          <w:p w14:paraId="5076AC01" w14:textId="249E2D8B" w:rsidR="00162F7F" w:rsidRPr="002A0CB6" w:rsidRDefault="00162F7F" w:rsidP="00162F7F">
            <w:pPr>
              <w:pStyle w:val="KeinLeerraum"/>
              <w:rPr>
                <w:noProof/>
                <w:sz w:val="18"/>
                <w:szCs w:val="18"/>
              </w:rPr>
            </w:pPr>
            <w:r w:rsidRPr="002A0CB6">
              <w:rPr>
                <w:noProof/>
                <w:sz w:val="18"/>
                <w:szCs w:val="18"/>
              </w:rPr>
              <w:t>Eswatini</w:t>
            </w:r>
          </w:p>
        </w:tc>
        <w:tc>
          <w:tcPr>
            <w:tcW w:w="1465" w:type="dxa"/>
            <w:tcBorders>
              <w:left w:val="single" w:sz="4" w:space="0" w:color="auto"/>
            </w:tcBorders>
            <w:noWrap/>
          </w:tcPr>
          <w:p w14:paraId="73B193A7" w14:textId="2BA1F366" w:rsidR="00162F7F" w:rsidRPr="009F1C36" w:rsidRDefault="00162F7F" w:rsidP="00162F7F">
            <w:pPr>
              <w:pStyle w:val="KeinLeerraum"/>
              <w:jc w:val="left"/>
              <w:rPr>
                <w:noProof/>
                <w:sz w:val="16"/>
                <w:szCs w:val="16"/>
              </w:rPr>
            </w:pPr>
            <w:proofErr w:type="spellStart"/>
            <w:r w:rsidRPr="009F1C36">
              <w:rPr>
                <w:color w:val="000000"/>
                <w:sz w:val="16"/>
                <w:szCs w:val="16"/>
              </w:rPr>
              <w:t>Hemoglobin</w:t>
            </w:r>
            <w:proofErr w:type="spellEnd"/>
          </w:p>
        </w:tc>
        <w:tc>
          <w:tcPr>
            <w:tcW w:w="1105" w:type="dxa"/>
            <w:tcBorders>
              <w:right w:val="single" w:sz="4" w:space="0" w:color="auto"/>
            </w:tcBorders>
            <w:noWrap/>
          </w:tcPr>
          <w:p w14:paraId="7E7A6014" w14:textId="7F03567C" w:rsidR="00162F7F" w:rsidRPr="009F1C36" w:rsidRDefault="00162F7F" w:rsidP="00162F7F">
            <w:pPr>
              <w:pStyle w:val="KeinLeerraum"/>
              <w:jc w:val="center"/>
              <w:rPr>
                <w:noProof/>
                <w:sz w:val="16"/>
                <w:szCs w:val="16"/>
              </w:rPr>
            </w:pPr>
            <w:r w:rsidRPr="009F1C36">
              <w:rPr>
                <w:color w:val="000000"/>
                <w:sz w:val="16"/>
                <w:szCs w:val="16"/>
              </w:rPr>
              <w:t>100</w:t>
            </w:r>
          </w:p>
        </w:tc>
        <w:tc>
          <w:tcPr>
            <w:tcW w:w="1663" w:type="dxa"/>
            <w:tcBorders>
              <w:left w:val="single" w:sz="4" w:space="0" w:color="auto"/>
            </w:tcBorders>
            <w:noWrap/>
          </w:tcPr>
          <w:p w14:paraId="37C4ED8E" w14:textId="3E19C95C" w:rsidR="00162F7F" w:rsidRPr="009F1C36" w:rsidRDefault="00162F7F" w:rsidP="00162F7F">
            <w:pPr>
              <w:pStyle w:val="KeinLeerraum"/>
              <w:jc w:val="left"/>
              <w:rPr>
                <w:noProof/>
                <w:sz w:val="16"/>
                <w:szCs w:val="16"/>
              </w:rPr>
            </w:pPr>
            <w:r w:rsidRPr="009F1C36">
              <w:rPr>
                <w:color w:val="000000"/>
                <w:sz w:val="16"/>
                <w:szCs w:val="16"/>
              </w:rPr>
              <w:t>Body Mass Index</w:t>
            </w:r>
          </w:p>
        </w:tc>
        <w:tc>
          <w:tcPr>
            <w:tcW w:w="1105" w:type="dxa"/>
            <w:tcBorders>
              <w:right w:val="single" w:sz="4" w:space="0" w:color="auto"/>
            </w:tcBorders>
            <w:noWrap/>
          </w:tcPr>
          <w:p w14:paraId="18DA3808" w14:textId="7E4EA110" w:rsidR="00162F7F" w:rsidRPr="009F1C36" w:rsidRDefault="00162F7F" w:rsidP="00162F7F">
            <w:pPr>
              <w:pStyle w:val="KeinLeerraum"/>
              <w:jc w:val="center"/>
              <w:rPr>
                <w:noProof/>
                <w:sz w:val="16"/>
                <w:szCs w:val="16"/>
              </w:rPr>
            </w:pPr>
            <w:r w:rsidRPr="009F1C36">
              <w:rPr>
                <w:color w:val="000000"/>
                <w:sz w:val="16"/>
                <w:szCs w:val="16"/>
              </w:rPr>
              <w:t>88</w:t>
            </w:r>
          </w:p>
        </w:tc>
        <w:tc>
          <w:tcPr>
            <w:tcW w:w="1663" w:type="dxa"/>
            <w:gridSpan w:val="2"/>
            <w:tcBorders>
              <w:left w:val="single" w:sz="4" w:space="0" w:color="auto"/>
            </w:tcBorders>
            <w:noWrap/>
          </w:tcPr>
          <w:p w14:paraId="06A43D69" w14:textId="2985F06E" w:rsidR="00162F7F" w:rsidRPr="009F1C36" w:rsidRDefault="00162F7F" w:rsidP="00162F7F">
            <w:pPr>
              <w:pStyle w:val="KeinLeerraum"/>
              <w:jc w:val="left"/>
              <w:rPr>
                <w:noProof/>
                <w:sz w:val="16"/>
                <w:szCs w:val="16"/>
              </w:rPr>
            </w:pPr>
            <w:r w:rsidRPr="009F1C36">
              <w:rPr>
                <w:color w:val="000000"/>
                <w:sz w:val="16"/>
                <w:szCs w:val="16"/>
              </w:rPr>
              <w:t>Number of trips woman took in last 12 months</w:t>
            </w:r>
          </w:p>
        </w:tc>
        <w:tc>
          <w:tcPr>
            <w:tcW w:w="1105" w:type="dxa"/>
            <w:tcBorders>
              <w:right w:val="single" w:sz="4" w:space="0" w:color="auto"/>
            </w:tcBorders>
            <w:noWrap/>
          </w:tcPr>
          <w:p w14:paraId="65D4A8F4" w14:textId="12656B21" w:rsidR="00162F7F" w:rsidRPr="009F1C36" w:rsidRDefault="00162F7F" w:rsidP="00162F7F">
            <w:pPr>
              <w:pStyle w:val="KeinLeerraum"/>
              <w:jc w:val="center"/>
              <w:rPr>
                <w:noProof/>
                <w:sz w:val="16"/>
                <w:szCs w:val="16"/>
              </w:rPr>
            </w:pPr>
            <w:r w:rsidRPr="009F1C36">
              <w:rPr>
                <w:color w:val="000000"/>
                <w:sz w:val="16"/>
                <w:szCs w:val="16"/>
              </w:rPr>
              <w:t>54</w:t>
            </w:r>
          </w:p>
        </w:tc>
        <w:tc>
          <w:tcPr>
            <w:tcW w:w="1947" w:type="dxa"/>
            <w:gridSpan w:val="2"/>
            <w:tcBorders>
              <w:left w:val="single" w:sz="4" w:space="0" w:color="auto"/>
            </w:tcBorders>
            <w:noWrap/>
          </w:tcPr>
          <w:p w14:paraId="2A62813E" w14:textId="57CB892F" w:rsidR="00162F7F" w:rsidRPr="009F1C36" w:rsidRDefault="00162F7F" w:rsidP="00162F7F">
            <w:pPr>
              <w:pStyle w:val="KeinLeerraum"/>
              <w:jc w:val="left"/>
              <w:rPr>
                <w:noProof/>
                <w:sz w:val="16"/>
                <w:szCs w:val="16"/>
              </w:rPr>
            </w:pPr>
            <w:r w:rsidRPr="009F1C36">
              <w:rPr>
                <w:color w:val="000000"/>
                <w:sz w:val="16"/>
                <w:szCs w:val="16"/>
              </w:rPr>
              <w:t>Number of HH members</w:t>
            </w:r>
          </w:p>
        </w:tc>
        <w:tc>
          <w:tcPr>
            <w:tcW w:w="1105" w:type="dxa"/>
            <w:tcBorders>
              <w:right w:val="single" w:sz="4" w:space="0" w:color="auto"/>
            </w:tcBorders>
            <w:noWrap/>
          </w:tcPr>
          <w:p w14:paraId="2004F0E1" w14:textId="365AB2C1" w:rsidR="00162F7F" w:rsidRPr="009F1C36" w:rsidRDefault="00162F7F" w:rsidP="00162F7F">
            <w:pPr>
              <w:pStyle w:val="KeinLeerraum"/>
              <w:jc w:val="center"/>
              <w:rPr>
                <w:noProof/>
                <w:sz w:val="16"/>
                <w:szCs w:val="16"/>
              </w:rPr>
            </w:pPr>
            <w:r w:rsidRPr="009F1C36">
              <w:rPr>
                <w:color w:val="000000"/>
                <w:sz w:val="16"/>
                <w:szCs w:val="16"/>
              </w:rPr>
              <w:t>50</w:t>
            </w:r>
          </w:p>
        </w:tc>
        <w:tc>
          <w:tcPr>
            <w:tcW w:w="1947" w:type="dxa"/>
            <w:gridSpan w:val="2"/>
            <w:tcBorders>
              <w:left w:val="single" w:sz="4" w:space="0" w:color="auto"/>
            </w:tcBorders>
            <w:noWrap/>
          </w:tcPr>
          <w:p w14:paraId="7899BAE8" w14:textId="5088786B" w:rsidR="00162F7F" w:rsidRPr="009F1C36" w:rsidRDefault="00162F7F" w:rsidP="00162F7F">
            <w:pPr>
              <w:pStyle w:val="KeinLeerraum"/>
              <w:jc w:val="left"/>
              <w:rPr>
                <w:noProof/>
                <w:sz w:val="16"/>
                <w:szCs w:val="16"/>
              </w:rPr>
            </w:pPr>
            <w:r w:rsidRPr="009F1C36">
              <w:rPr>
                <w:color w:val="000000"/>
                <w:sz w:val="16"/>
                <w:szCs w:val="16"/>
              </w:rPr>
              <w:t>Number of cattle owned</w:t>
            </w:r>
          </w:p>
        </w:tc>
        <w:tc>
          <w:tcPr>
            <w:tcW w:w="1105" w:type="dxa"/>
            <w:noWrap/>
          </w:tcPr>
          <w:p w14:paraId="3CA447F3" w14:textId="1E8086B3" w:rsidR="00162F7F" w:rsidRPr="009F1C36" w:rsidRDefault="00162F7F" w:rsidP="00162F7F">
            <w:pPr>
              <w:pStyle w:val="KeinLeerraum"/>
              <w:jc w:val="center"/>
              <w:rPr>
                <w:noProof/>
                <w:sz w:val="16"/>
                <w:szCs w:val="16"/>
              </w:rPr>
            </w:pPr>
            <w:r w:rsidRPr="009F1C36">
              <w:rPr>
                <w:color w:val="000000"/>
                <w:sz w:val="16"/>
                <w:szCs w:val="16"/>
              </w:rPr>
              <w:t>33</w:t>
            </w:r>
          </w:p>
        </w:tc>
      </w:tr>
      <w:tr w:rsidR="00162F7F" w:rsidRPr="002A0CB6" w14:paraId="1E84384A" w14:textId="77777777" w:rsidTr="009F1C36">
        <w:trPr>
          <w:gridAfter w:val="1"/>
          <w:wAfter w:w="7" w:type="dxa"/>
          <w:trHeight w:val="290"/>
        </w:trPr>
        <w:tc>
          <w:tcPr>
            <w:tcW w:w="1791" w:type="dxa"/>
            <w:tcBorders>
              <w:right w:val="single" w:sz="4" w:space="0" w:color="auto"/>
            </w:tcBorders>
            <w:noWrap/>
            <w:hideMark/>
          </w:tcPr>
          <w:p w14:paraId="27E0A151" w14:textId="0FFBE6C6" w:rsidR="00162F7F" w:rsidRPr="002A0CB6" w:rsidRDefault="00162F7F" w:rsidP="00162F7F">
            <w:pPr>
              <w:pStyle w:val="KeinLeerraum"/>
              <w:rPr>
                <w:noProof/>
                <w:sz w:val="18"/>
                <w:szCs w:val="18"/>
              </w:rPr>
            </w:pPr>
            <w:r w:rsidRPr="002A0CB6">
              <w:rPr>
                <w:noProof/>
                <w:sz w:val="18"/>
                <w:szCs w:val="18"/>
              </w:rPr>
              <w:t>Ethiopia</w:t>
            </w:r>
          </w:p>
        </w:tc>
        <w:tc>
          <w:tcPr>
            <w:tcW w:w="1465" w:type="dxa"/>
            <w:tcBorders>
              <w:left w:val="single" w:sz="4" w:space="0" w:color="auto"/>
            </w:tcBorders>
            <w:noWrap/>
          </w:tcPr>
          <w:p w14:paraId="6F996E93" w14:textId="43BC5519" w:rsidR="00162F7F" w:rsidRPr="009F1C36" w:rsidRDefault="00162F7F" w:rsidP="00162F7F">
            <w:pPr>
              <w:pStyle w:val="KeinLeerraum"/>
              <w:jc w:val="left"/>
              <w:rPr>
                <w:noProof/>
                <w:sz w:val="16"/>
                <w:szCs w:val="16"/>
              </w:rPr>
            </w:pPr>
            <w:r w:rsidRPr="009F1C36">
              <w:rPr>
                <w:color w:val="000000"/>
                <w:sz w:val="16"/>
                <w:szCs w:val="16"/>
              </w:rPr>
              <w:t>Tested for HIV</w:t>
            </w:r>
          </w:p>
        </w:tc>
        <w:tc>
          <w:tcPr>
            <w:tcW w:w="1105" w:type="dxa"/>
            <w:tcBorders>
              <w:right w:val="single" w:sz="4" w:space="0" w:color="auto"/>
            </w:tcBorders>
            <w:noWrap/>
          </w:tcPr>
          <w:p w14:paraId="6C33E88C" w14:textId="2B197248" w:rsidR="00162F7F" w:rsidRPr="009F1C36" w:rsidRDefault="00162F7F" w:rsidP="00162F7F">
            <w:pPr>
              <w:pStyle w:val="KeinLeerraum"/>
              <w:jc w:val="center"/>
              <w:rPr>
                <w:noProof/>
                <w:sz w:val="16"/>
                <w:szCs w:val="16"/>
              </w:rPr>
            </w:pPr>
            <w:r w:rsidRPr="009F1C36">
              <w:rPr>
                <w:color w:val="000000"/>
                <w:sz w:val="16"/>
                <w:szCs w:val="16"/>
              </w:rPr>
              <w:t>100</w:t>
            </w:r>
          </w:p>
        </w:tc>
        <w:tc>
          <w:tcPr>
            <w:tcW w:w="1663" w:type="dxa"/>
            <w:tcBorders>
              <w:left w:val="single" w:sz="4" w:space="0" w:color="auto"/>
            </w:tcBorders>
            <w:noWrap/>
          </w:tcPr>
          <w:p w14:paraId="1E6D3979" w14:textId="0A41F19A" w:rsidR="00162F7F" w:rsidRPr="009F1C36" w:rsidRDefault="00162F7F" w:rsidP="00162F7F">
            <w:pPr>
              <w:pStyle w:val="KeinLeerraum"/>
              <w:jc w:val="left"/>
              <w:rPr>
                <w:noProof/>
                <w:sz w:val="16"/>
                <w:szCs w:val="16"/>
              </w:rPr>
            </w:pPr>
            <w:r w:rsidRPr="009F1C36">
              <w:rPr>
                <w:color w:val="000000"/>
                <w:sz w:val="16"/>
                <w:szCs w:val="16"/>
              </w:rPr>
              <w:t>*Rural place of residence</w:t>
            </w:r>
          </w:p>
        </w:tc>
        <w:tc>
          <w:tcPr>
            <w:tcW w:w="1105" w:type="dxa"/>
            <w:tcBorders>
              <w:right w:val="single" w:sz="4" w:space="0" w:color="auto"/>
            </w:tcBorders>
            <w:noWrap/>
          </w:tcPr>
          <w:p w14:paraId="5F429F1D" w14:textId="1EDE5253" w:rsidR="00162F7F" w:rsidRPr="009F1C36" w:rsidRDefault="00162F7F" w:rsidP="00162F7F">
            <w:pPr>
              <w:pStyle w:val="KeinLeerraum"/>
              <w:jc w:val="center"/>
              <w:rPr>
                <w:noProof/>
                <w:sz w:val="16"/>
                <w:szCs w:val="16"/>
              </w:rPr>
            </w:pPr>
            <w:r w:rsidRPr="009F1C36">
              <w:rPr>
                <w:color w:val="000000"/>
                <w:sz w:val="16"/>
                <w:szCs w:val="16"/>
              </w:rPr>
              <w:t>40</w:t>
            </w:r>
          </w:p>
        </w:tc>
        <w:tc>
          <w:tcPr>
            <w:tcW w:w="1663" w:type="dxa"/>
            <w:gridSpan w:val="2"/>
            <w:tcBorders>
              <w:left w:val="single" w:sz="4" w:space="0" w:color="auto"/>
            </w:tcBorders>
            <w:noWrap/>
          </w:tcPr>
          <w:p w14:paraId="19DEF24E" w14:textId="52090887" w:rsidR="00162F7F" w:rsidRPr="009F1C36" w:rsidRDefault="00162F7F" w:rsidP="00162F7F">
            <w:pPr>
              <w:pStyle w:val="KeinLeerraum"/>
              <w:jc w:val="left"/>
              <w:rPr>
                <w:noProof/>
                <w:sz w:val="16"/>
                <w:szCs w:val="16"/>
              </w:rPr>
            </w:pPr>
            <w:r w:rsidRPr="009F1C36">
              <w:rPr>
                <w:color w:val="000000"/>
                <w:sz w:val="16"/>
                <w:szCs w:val="16"/>
              </w:rPr>
              <w:t>HH has electricity</w:t>
            </w:r>
          </w:p>
        </w:tc>
        <w:tc>
          <w:tcPr>
            <w:tcW w:w="1105" w:type="dxa"/>
            <w:tcBorders>
              <w:right w:val="single" w:sz="4" w:space="0" w:color="auto"/>
            </w:tcBorders>
            <w:noWrap/>
          </w:tcPr>
          <w:p w14:paraId="19025ADA" w14:textId="3F98FCBC" w:rsidR="00162F7F" w:rsidRPr="009F1C36" w:rsidRDefault="00162F7F" w:rsidP="00162F7F">
            <w:pPr>
              <w:pStyle w:val="KeinLeerraum"/>
              <w:jc w:val="center"/>
              <w:rPr>
                <w:noProof/>
                <w:sz w:val="16"/>
                <w:szCs w:val="16"/>
              </w:rPr>
            </w:pPr>
            <w:r w:rsidRPr="009F1C36">
              <w:rPr>
                <w:color w:val="000000"/>
                <w:sz w:val="16"/>
                <w:szCs w:val="16"/>
              </w:rPr>
              <w:t>39</w:t>
            </w:r>
          </w:p>
        </w:tc>
        <w:tc>
          <w:tcPr>
            <w:tcW w:w="1947" w:type="dxa"/>
            <w:gridSpan w:val="2"/>
            <w:tcBorders>
              <w:left w:val="single" w:sz="4" w:space="0" w:color="auto"/>
            </w:tcBorders>
            <w:noWrap/>
          </w:tcPr>
          <w:p w14:paraId="0A641FBC" w14:textId="6B247C08" w:rsidR="00162F7F" w:rsidRPr="009F1C36" w:rsidRDefault="00162F7F" w:rsidP="00162F7F">
            <w:pPr>
              <w:pStyle w:val="KeinLeerraum"/>
              <w:jc w:val="left"/>
              <w:rPr>
                <w:noProof/>
                <w:sz w:val="16"/>
                <w:szCs w:val="16"/>
              </w:rPr>
            </w:pPr>
            <w:r w:rsidRPr="009F1C36">
              <w:rPr>
                <w:color w:val="000000"/>
                <w:sz w:val="16"/>
                <w:szCs w:val="16"/>
              </w:rPr>
              <w:t xml:space="preserve">*5th </w:t>
            </w:r>
            <w:proofErr w:type="spellStart"/>
            <w:r w:rsidRPr="009F1C36">
              <w:rPr>
                <w:color w:val="000000"/>
                <w:sz w:val="16"/>
                <w:szCs w:val="16"/>
              </w:rPr>
              <w:t>wealthquintile</w:t>
            </w:r>
            <w:proofErr w:type="spellEnd"/>
          </w:p>
        </w:tc>
        <w:tc>
          <w:tcPr>
            <w:tcW w:w="1105" w:type="dxa"/>
            <w:tcBorders>
              <w:right w:val="single" w:sz="4" w:space="0" w:color="auto"/>
            </w:tcBorders>
            <w:noWrap/>
          </w:tcPr>
          <w:p w14:paraId="3E222E2A" w14:textId="71B72089" w:rsidR="00162F7F" w:rsidRPr="009F1C36" w:rsidRDefault="00162F7F" w:rsidP="00162F7F">
            <w:pPr>
              <w:pStyle w:val="KeinLeerraum"/>
              <w:jc w:val="center"/>
              <w:rPr>
                <w:noProof/>
                <w:sz w:val="16"/>
                <w:szCs w:val="16"/>
              </w:rPr>
            </w:pPr>
            <w:r w:rsidRPr="009F1C36">
              <w:rPr>
                <w:color w:val="000000"/>
                <w:sz w:val="16"/>
                <w:szCs w:val="16"/>
              </w:rPr>
              <w:t>33</w:t>
            </w:r>
          </w:p>
        </w:tc>
        <w:tc>
          <w:tcPr>
            <w:tcW w:w="1947" w:type="dxa"/>
            <w:gridSpan w:val="2"/>
            <w:tcBorders>
              <w:left w:val="single" w:sz="4" w:space="0" w:color="auto"/>
            </w:tcBorders>
            <w:noWrap/>
          </w:tcPr>
          <w:p w14:paraId="4051C3F2" w14:textId="19681BB0" w:rsidR="00162F7F" w:rsidRPr="009F1C36" w:rsidRDefault="00162F7F" w:rsidP="00162F7F">
            <w:pPr>
              <w:pStyle w:val="KeinLeerraum"/>
              <w:jc w:val="left"/>
              <w:rPr>
                <w:noProof/>
                <w:sz w:val="16"/>
                <w:szCs w:val="16"/>
              </w:rPr>
            </w:pPr>
            <w:r w:rsidRPr="009F1C36">
              <w:rPr>
                <w:color w:val="000000"/>
                <w:sz w:val="16"/>
                <w:szCs w:val="16"/>
              </w:rPr>
              <w:t>At least one tetanus injection before birth</w:t>
            </w:r>
          </w:p>
        </w:tc>
        <w:tc>
          <w:tcPr>
            <w:tcW w:w="1105" w:type="dxa"/>
            <w:noWrap/>
          </w:tcPr>
          <w:p w14:paraId="1BD6E7B8" w14:textId="49FAE26A" w:rsidR="00162F7F" w:rsidRPr="009F1C36" w:rsidRDefault="00162F7F" w:rsidP="00162F7F">
            <w:pPr>
              <w:pStyle w:val="KeinLeerraum"/>
              <w:jc w:val="center"/>
              <w:rPr>
                <w:noProof/>
                <w:sz w:val="16"/>
                <w:szCs w:val="16"/>
              </w:rPr>
            </w:pPr>
            <w:r w:rsidRPr="009F1C36">
              <w:rPr>
                <w:color w:val="000000"/>
                <w:sz w:val="16"/>
                <w:szCs w:val="16"/>
              </w:rPr>
              <w:t>27</w:t>
            </w:r>
          </w:p>
        </w:tc>
      </w:tr>
      <w:tr w:rsidR="00162F7F" w:rsidRPr="002A0CB6" w14:paraId="5E4628CC" w14:textId="77777777" w:rsidTr="009F1C36">
        <w:trPr>
          <w:gridAfter w:val="1"/>
          <w:wAfter w:w="7" w:type="dxa"/>
          <w:trHeight w:val="290"/>
        </w:trPr>
        <w:tc>
          <w:tcPr>
            <w:tcW w:w="1791" w:type="dxa"/>
            <w:tcBorders>
              <w:right w:val="single" w:sz="4" w:space="0" w:color="auto"/>
            </w:tcBorders>
            <w:noWrap/>
            <w:hideMark/>
          </w:tcPr>
          <w:p w14:paraId="51703C6F" w14:textId="615BF588" w:rsidR="00162F7F" w:rsidRPr="002A0CB6" w:rsidRDefault="00162F7F" w:rsidP="00162F7F">
            <w:pPr>
              <w:pStyle w:val="KeinLeerraum"/>
              <w:rPr>
                <w:noProof/>
                <w:sz w:val="18"/>
                <w:szCs w:val="18"/>
              </w:rPr>
            </w:pPr>
            <w:r w:rsidRPr="002A0CB6">
              <w:rPr>
                <w:noProof/>
                <w:sz w:val="18"/>
                <w:szCs w:val="18"/>
              </w:rPr>
              <w:t>Ghana</w:t>
            </w:r>
          </w:p>
        </w:tc>
        <w:tc>
          <w:tcPr>
            <w:tcW w:w="1465" w:type="dxa"/>
            <w:tcBorders>
              <w:left w:val="single" w:sz="4" w:space="0" w:color="auto"/>
            </w:tcBorders>
            <w:noWrap/>
          </w:tcPr>
          <w:p w14:paraId="59CB4816" w14:textId="38CCCE2E" w:rsidR="00162F7F" w:rsidRPr="009F1C36" w:rsidRDefault="00162F7F" w:rsidP="00162F7F">
            <w:pPr>
              <w:pStyle w:val="KeinLeerraum"/>
              <w:jc w:val="left"/>
              <w:rPr>
                <w:noProof/>
                <w:sz w:val="16"/>
                <w:szCs w:val="16"/>
              </w:rPr>
            </w:pPr>
            <w:r w:rsidRPr="009F1C36">
              <w:rPr>
                <w:color w:val="000000"/>
                <w:sz w:val="16"/>
                <w:szCs w:val="16"/>
              </w:rPr>
              <w:t>Checkup after delivery</w:t>
            </w:r>
          </w:p>
        </w:tc>
        <w:tc>
          <w:tcPr>
            <w:tcW w:w="1105" w:type="dxa"/>
            <w:tcBorders>
              <w:right w:val="single" w:sz="4" w:space="0" w:color="auto"/>
            </w:tcBorders>
            <w:noWrap/>
          </w:tcPr>
          <w:p w14:paraId="6699650F" w14:textId="240E941A" w:rsidR="00162F7F" w:rsidRPr="009F1C36" w:rsidRDefault="00162F7F" w:rsidP="00162F7F">
            <w:pPr>
              <w:pStyle w:val="KeinLeerraum"/>
              <w:jc w:val="center"/>
              <w:rPr>
                <w:noProof/>
                <w:sz w:val="16"/>
                <w:szCs w:val="16"/>
              </w:rPr>
            </w:pPr>
            <w:r w:rsidRPr="009F1C36">
              <w:rPr>
                <w:color w:val="000000"/>
                <w:sz w:val="16"/>
                <w:szCs w:val="16"/>
              </w:rPr>
              <w:t>100</w:t>
            </w:r>
          </w:p>
        </w:tc>
        <w:tc>
          <w:tcPr>
            <w:tcW w:w="1663" w:type="dxa"/>
            <w:tcBorders>
              <w:left w:val="single" w:sz="4" w:space="0" w:color="auto"/>
            </w:tcBorders>
            <w:noWrap/>
          </w:tcPr>
          <w:p w14:paraId="25C6CDF6" w14:textId="5E5477AB" w:rsidR="00162F7F" w:rsidRPr="009F1C36" w:rsidRDefault="00162F7F" w:rsidP="00162F7F">
            <w:pPr>
              <w:pStyle w:val="KeinLeerraum"/>
              <w:jc w:val="left"/>
              <w:rPr>
                <w:noProof/>
                <w:sz w:val="16"/>
                <w:szCs w:val="16"/>
              </w:rPr>
            </w:pPr>
            <w:r w:rsidRPr="009F1C36">
              <w:rPr>
                <w:color w:val="000000"/>
                <w:sz w:val="16"/>
                <w:szCs w:val="16"/>
              </w:rPr>
              <w:t>*Rural place of residence</w:t>
            </w:r>
          </w:p>
        </w:tc>
        <w:tc>
          <w:tcPr>
            <w:tcW w:w="1105" w:type="dxa"/>
            <w:tcBorders>
              <w:right w:val="single" w:sz="4" w:space="0" w:color="auto"/>
            </w:tcBorders>
            <w:noWrap/>
          </w:tcPr>
          <w:p w14:paraId="56D82437" w14:textId="697FCD3C" w:rsidR="00162F7F" w:rsidRPr="009F1C36" w:rsidRDefault="00162F7F" w:rsidP="00162F7F">
            <w:pPr>
              <w:pStyle w:val="KeinLeerraum"/>
              <w:jc w:val="center"/>
              <w:rPr>
                <w:noProof/>
                <w:sz w:val="16"/>
                <w:szCs w:val="16"/>
              </w:rPr>
            </w:pPr>
            <w:r w:rsidRPr="009F1C36">
              <w:rPr>
                <w:color w:val="000000"/>
                <w:sz w:val="16"/>
                <w:szCs w:val="16"/>
              </w:rPr>
              <w:t>32</w:t>
            </w:r>
          </w:p>
        </w:tc>
        <w:tc>
          <w:tcPr>
            <w:tcW w:w="1663" w:type="dxa"/>
            <w:gridSpan w:val="2"/>
            <w:tcBorders>
              <w:left w:val="single" w:sz="4" w:space="0" w:color="auto"/>
            </w:tcBorders>
            <w:noWrap/>
          </w:tcPr>
          <w:p w14:paraId="3CF2479E" w14:textId="66F16923" w:rsidR="00162F7F" w:rsidRPr="009F1C36" w:rsidRDefault="00162F7F" w:rsidP="00162F7F">
            <w:pPr>
              <w:pStyle w:val="KeinLeerraum"/>
              <w:jc w:val="left"/>
              <w:rPr>
                <w:noProof/>
                <w:sz w:val="16"/>
                <w:szCs w:val="16"/>
              </w:rPr>
            </w:pPr>
            <w:r w:rsidRPr="009F1C36">
              <w:rPr>
                <w:color w:val="000000"/>
                <w:sz w:val="16"/>
                <w:szCs w:val="16"/>
              </w:rPr>
              <w:t>C-Section for last birth</w:t>
            </w:r>
          </w:p>
        </w:tc>
        <w:tc>
          <w:tcPr>
            <w:tcW w:w="1105" w:type="dxa"/>
            <w:tcBorders>
              <w:right w:val="single" w:sz="4" w:space="0" w:color="auto"/>
            </w:tcBorders>
            <w:noWrap/>
          </w:tcPr>
          <w:p w14:paraId="35B258FB" w14:textId="565B4499" w:rsidR="00162F7F" w:rsidRPr="009F1C36" w:rsidRDefault="00162F7F" w:rsidP="00162F7F">
            <w:pPr>
              <w:pStyle w:val="KeinLeerraum"/>
              <w:jc w:val="center"/>
              <w:rPr>
                <w:noProof/>
                <w:sz w:val="16"/>
                <w:szCs w:val="16"/>
              </w:rPr>
            </w:pPr>
            <w:r w:rsidRPr="009F1C36">
              <w:rPr>
                <w:color w:val="000000"/>
                <w:sz w:val="16"/>
                <w:szCs w:val="16"/>
              </w:rPr>
              <w:t>23</w:t>
            </w:r>
          </w:p>
        </w:tc>
        <w:tc>
          <w:tcPr>
            <w:tcW w:w="1947" w:type="dxa"/>
            <w:gridSpan w:val="2"/>
            <w:tcBorders>
              <w:left w:val="single" w:sz="4" w:space="0" w:color="auto"/>
            </w:tcBorders>
            <w:noWrap/>
          </w:tcPr>
          <w:p w14:paraId="160C7432" w14:textId="0663761B" w:rsidR="00162F7F" w:rsidRPr="009F1C36" w:rsidRDefault="00162F7F" w:rsidP="00162F7F">
            <w:pPr>
              <w:pStyle w:val="KeinLeerraum"/>
              <w:jc w:val="left"/>
              <w:rPr>
                <w:noProof/>
                <w:sz w:val="16"/>
                <w:szCs w:val="16"/>
              </w:rPr>
            </w:pPr>
            <w:r w:rsidRPr="009F1C36">
              <w:rPr>
                <w:color w:val="000000"/>
                <w:sz w:val="16"/>
                <w:szCs w:val="16"/>
              </w:rPr>
              <w:t>Number of HH members</w:t>
            </w:r>
          </w:p>
        </w:tc>
        <w:tc>
          <w:tcPr>
            <w:tcW w:w="1105" w:type="dxa"/>
            <w:tcBorders>
              <w:right w:val="single" w:sz="4" w:space="0" w:color="auto"/>
            </w:tcBorders>
            <w:noWrap/>
          </w:tcPr>
          <w:p w14:paraId="76D261ED" w14:textId="30B69917" w:rsidR="00162F7F" w:rsidRPr="009F1C36" w:rsidRDefault="00162F7F" w:rsidP="00162F7F">
            <w:pPr>
              <w:pStyle w:val="KeinLeerraum"/>
              <w:jc w:val="center"/>
              <w:rPr>
                <w:noProof/>
                <w:sz w:val="16"/>
                <w:szCs w:val="16"/>
              </w:rPr>
            </w:pPr>
            <w:r w:rsidRPr="009F1C36">
              <w:rPr>
                <w:color w:val="000000"/>
                <w:sz w:val="16"/>
                <w:szCs w:val="16"/>
              </w:rPr>
              <w:t>12</w:t>
            </w:r>
          </w:p>
        </w:tc>
        <w:tc>
          <w:tcPr>
            <w:tcW w:w="1947" w:type="dxa"/>
            <w:gridSpan w:val="2"/>
            <w:tcBorders>
              <w:left w:val="single" w:sz="4" w:space="0" w:color="auto"/>
            </w:tcBorders>
            <w:noWrap/>
          </w:tcPr>
          <w:p w14:paraId="0003B10B" w14:textId="681BD26E" w:rsidR="00162F7F" w:rsidRPr="009F1C36" w:rsidRDefault="00162F7F" w:rsidP="00162F7F">
            <w:pPr>
              <w:pStyle w:val="KeinLeerraum"/>
              <w:jc w:val="left"/>
              <w:rPr>
                <w:noProof/>
                <w:sz w:val="16"/>
                <w:szCs w:val="16"/>
              </w:rPr>
            </w:pPr>
            <w:r w:rsidRPr="009F1C36">
              <w:rPr>
                <w:color w:val="000000"/>
                <w:sz w:val="16"/>
                <w:szCs w:val="16"/>
              </w:rPr>
              <w:t>Access to drinking water</w:t>
            </w:r>
          </w:p>
        </w:tc>
        <w:tc>
          <w:tcPr>
            <w:tcW w:w="1105" w:type="dxa"/>
            <w:noWrap/>
          </w:tcPr>
          <w:p w14:paraId="28ABB4DC" w14:textId="0E64C651" w:rsidR="00162F7F" w:rsidRPr="009F1C36" w:rsidRDefault="00162F7F" w:rsidP="00162F7F">
            <w:pPr>
              <w:pStyle w:val="KeinLeerraum"/>
              <w:jc w:val="center"/>
              <w:rPr>
                <w:noProof/>
                <w:sz w:val="16"/>
                <w:szCs w:val="16"/>
              </w:rPr>
            </w:pPr>
            <w:r w:rsidRPr="009F1C36">
              <w:rPr>
                <w:color w:val="000000"/>
                <w:sz w:val="16"/>
                <w:szCs w:val="16"/>
              </w:rPr>
              <w:t>12</w:t>
            </w:r>
          </w:p>
        </w:tc>
      </w:tr>
      <w:tr w:rsidR="00162F7F" w:rsidRPr="002A0CB6" w14:paraId="35541205" w14:textId="77777777" w:rsidTr="009F1C36">
        <w:trPr>
          <w:gridAfter w:val="1"/>
          <w:wAfter w:w="7" w:type="dxa"/>
          <w:trHeight w:val="290"/>
        </w:trPr>
        <w:tc>
          <w:tcPr>
            <w:tcW w:w="1791" w:type="dxa"/>
            <w:tcBorders>
              <w:right w:val="single" w:sz="4" w:space="0" w:color="auto"/>
            </w:tcBorders>
            <w:noWrap/>
            <w:hideMark/>
          </w:tcPr>
          <w:p w14:paraId="44980FB6" w14:textId="07DC0D96" w:rsidR="00162F7F" w:rsidRPr="002A0CB6" w:rsidRDefault="00162F7F" w:rsidP="00162F7F">
            <w:pPr>
              <w:pStyle w:val="KeinLeerraum"/>
              <w:rPr>
                <w:noProof/>
                <w:sz w:val="18"/>
                <w:szCs w:val="18"/>
              </w:rPr>
            </w:pPr>
            <w:r w:rsidRPr="002A0CB6">
              <w:rPr>
                <w:noProof/>
                <w:sz w:val="18"/>
                <w:szCs w:val="18"/>
              </w:rPr>
              <w:t>Guinea</w:t>
            </w:r>
          </w:p>
        </w:tc>
        <w:tc>
          <w:tcPr>
            <w:tcW w:w="1465" w:type="dxa"/>
            <w:tcBorders>
              <w:left w:val="single" w:sz="4" w:space="0" w:color="auto"/>
            </w:tcBorders>
            <w:noWrap/>
          </w:tcPr>
          <w:p w14:paraId="189F8300" w14:textId="4B18CAAC" w:rsidR="00162F7F" w:rsidRPr="009F1C36" w:rsidRDefault="00162F7F" w:rsidP="00162F7F">
            <w:pPr>
              <w:pStyle w:val="KeinLeerraum"/>
              <w:jc w:val="left"/>
              <w:rPr>
                <w:noProof/>
                <w:sz w:val="16"/>
                <w:szCs w:val="16"/>
              </w:rPr>
            </w:pPr>
            <w:r w:rsidRPr="009F1C36">
              <w:rPr>
                <w:color w:val="000000"/>
                <w:sz w:val="16"/>
                <w:szCs w:val="16"/>
              </w:rPr>
              <w:t>*Rural place of residence</w:t>
            </w:r>
          </w:p>
        </w:tc>
        <w:tc>
          <w:tcPr>
            <w:tcW w:w="1105" w:type="dxa"/>
            <w:tcBorders>
              <w:right w:val="single" w:sz="4" w:space="0" w:color="auto"/>
            </w:tcBorders>
            <w:noWrap/>
          </w:tcPr>
          <w:p w14:paraId="3A714E39" w14:textId="1123F9A3" w:rsidR="00162F7F" w:rsidRPr="009F1C36" w:rsidRDefault="00162F7F" w:rsidP="00162F7F">
            <w:pPr>
              <w:pStyle w:val="KeinLeerraum"/>
              <w:jc w:val="center"/>
              <w:rPr>
                <w:noProof/>
                <w:sz w:val="16"/>
                <w:szCs w:val="16"/>
              </w:rPr>
            </w:pPr>
            <w:r w:rsidRPr="009F1C36">
              <w:rPr>
                <w:color w:val="000000"/>
                <w:sz w:val="16"/>
                <w:szCs w:val="16"/>
              </w:rPr>
              <w:t>100</w:t>
            </w:r>
          </w:p>
        </w:tc>
        <w:tc>
          <w:tcPr>
            <w:tcW w:w="1663" w:type="dxa"/>
            <w:tcBorders>
              <w:left w:val="single" w:sz="4" w:space="0" w:color="auto"/>
            </w:tcBorders>
            <w:noWrap/>
          </w:tcPr>
          <w:p w14:paraId="27D2B587" w14:textId="2C2C8AD4" w:rsidR="00162F7F" w:rsidRPr="009F1C36" w:rsidRDefault="00162F7F" w:rsidP="00162F7F">
            <w:pPr>
              <w:pStyle w:val="KeinLeerraum"/>
              <w:jc w:val="left"/>
              <w:rPr>
                <w:noProof/>
                <w:sz w:val="16"/>
                <w:szCs w:val="16"/>
              </w:rPr>
            </w:pPr>
            <w:r w:rsidRPr="009F1C36">
              <w:rPr>
                <w:color w:val="000000"/>
                <w:sz w:val="16"/>
                <w:szCs w:val="16"/>
              </w:rPr>
              <w:t>At least one tetanus injection before birth</w:t>
            </w:r>
          </w:p>
        </w:tc>
        <w:tc>
          <w:tcPr>
            <w:tcW w:w="1105" w:type="dxa"/>
            <w:tcBorders>
              <w:right w:val="single" w:sz="4" w:space="0" w:color="auto"/>
            </w:tcBorders>
            <w:noWrap/>
          </w:tcPr>
          <w:p w14:paraId="598AC732" w14:textId="43D6ABBA" w:rsidR="00162F7F" w:rsidRPr="009F1C36" w:rsidRDefault="00162F7F" w:rsidP="00162F7F">
            <w:pPr>
              <w:pStyle w:val="KeinLeerraum"/>
              <w:jc w:val="center"/>
              <w:rPr>
                <w:noProof/>
                <w:sz w:val="16"/>
                <w:szCs w:val="16"/>
              </w:rPr>
            </w:pPr>
            <w:r w:rsidRPr="009F1C36">
              <w:rPr>
                <w:color w:val="000000"/>
                <w:sz w:val="16"/>
                <w:szCs w:val="16"/>
              </w:rPr>
              <w:t>60</w:t>
            </w:r>
          </w:p>
        </w:tc>
        <w:tc>
          <w:tcPr>
            <w:tcW w:w="1663" w:type="dxa"/>
            <w:gridSpan w:val="2"/>
            <w:tcBorders>
              <w:left w:val="single" w:sz="4" w:space="0" w:color="auto"/>
            </w:tcBorders>
            <w:noWrap/>
          </w:tcPr>
          <w:p w14:paraId="3C08AA1F" w14:textId="1D86C7B4" w:rsidR="00162F7F" w:rsidRPr="009F1C36" w:rsidRDefault="00162F7F" w:rsidP="00162F7F">
            <w:pPr>
              <w:pStyle w:val="KeinLeerraum"/>
              <w:jc w:val="left"/>
              <w:rPr>
                <w:noProof/>
                <w:sz w:val="16"/>
                <w:szCs w:val="16"/>
              </w:rPr>
            </w:pPr>
            <w:r w:rsidRPr="009F1C36">
              <w:rPr>
                <w:color w:val="000000"/>
                <w:sz w:val="16"/>
                <w:szCs w:val="16"/>
              </w:rPr>
              <w:t>HH has television</w:t>
            </w:r>
          </w:p>
        </w:tc>
        <w:tc>
          <w:tcPr>
            <w:tcW w:w="1105" w:type="dxa"/>
            <w:tcBorders>
              <w:right w:val="single" w:sz="4" w:space="0" w:color="auto"/>
            </w:tcBorders>
            <w:noWrap/>
          </w:tcPr>
          <w:p w14:paraId="337342C0" w14:textId="56A802A8" w:rsidR="00162F7F" w:rsidRPr="009F1C36" w:rsidRDefault="00162F7F" w:rsidP="00162F7F">
            <w:pPr>
              <w:pStyle w:val="KeinLeerraum"/>
              <w:jc w:val="center"/>
              <w:rPr>
                <w:noProof/>
                <w:sz w:val="16"/>
                <w:szCs w:val="16"/>
              </w:rPr>
            </w:pPr>
            <w:r w:rsidRPr="009F1C36">
              <w:rPr>
                <w:color w:val="000000"/>
                <w:sz w:val="16"/>
                <w:szCs w:val="16"/>
              </w:rPr>
              <w:t>27</w:t>
            </w:r>
          </w:p>
        </w:tc>
        <w:tc>
          <w:tcPr>
            <w:tcW w:w="1947" w:type="dxa"/>
            <w:gridSpan w:val="2"/>
            <w:tcBorders>
              <w:left w:val="single" w:sz="4" w:space="0" w:color="auto"/>
            </w:tcBorders>
            <w:noWrap/>
          </w:tcPr>
          <w:p w14:paraId="67D49145" w14:textId="067ABEB4" w:rsidR="00162F7F" w:rsidRPr="009F1C36" w:rsidRDefault="00162F7F" w:rsidP="00162F7F">
            <w:pPr>
              <w:pStyle w:val="KeinLeerraum"/>
              <w:jc w:val="left"/>
              <w:rPr>
                <w:noProof/>
                <w:sz w:val="16"/>
                <w:szCs w:val="16"/>
              </w:rPr>
            </w:pPr>
            <w:r w:rsidRPr="009F1C36">
              <w:rPr>
                <w:color w:val="000000"/>
                <w:sz w:val="16"/>
                <w:szCs w:val="16"/>
              </w:rPr>
              <w:t>Religion: Muslim</w:t>
            </w:r>
          </w:p>
        </w:tc>
        <w:tc>
          <w:tcPr>
            <w:tcW w:w="1105" w:type="dxa"/>
            <w:tcBorders>
              <w:right w:val="single" w:sz="4" w:space="0" w:color="auto"/>
            </w:tcBorders>
            <w:noWrap/>
          </w:tcPr>
          <w:p w14:paraId="60D5F5E1" w14:textId="2DF2A06F" w:rsidR="00162F7F" w:rsidRPr="009F1C36" w:rsidRDefault="00162F7F" w:rsidP="00162F7F">
            <w:pPr>
              <w:pStyle w:val="KeinLeerraum"/>
              <w:jc w:val="center"/>
              <w:rPr>
                <w:noProof/>
                <w:sz w:val="16"/>
                <w:szCs w:val="16"/>
              </w:rPr>
            </w:pPr>
            <w:r w:rsidRPr="009F1C36">
              <w:rPr>
                <w:color w:val="000000"/>
                <w:sz w:val="16"/>
                <w:szCs w:val="16"/>
              </w:rPr>
              <w:t>26</w:t>
            </w:r>
          </w:p>
        </w:tc>
        <w:tc>
          <w:tcPr>
            <w:tcW w:w="1947" w:type="dxa"/>
            <w:gridSpan w:val="2"/>
            <w:tcBorders>
              <w:left w:val="single" w:sz="4" w:space="0" w:color="auto"/>
            </w:tcBorders>
            <w:noWrap/>
          </w:tcPr>
          <w:p w14:paraId="0B46B593" w14:textId="5001A022" w:rsidR="00162F7F" w:rsidRPr="009F1C36" w:rsidRDefault="00162F7F" w:rsidP="00162F7F">
            <w:pPr>
              <w:pStyle w:val="KeinLeerraum"/>
              <w:jc w:val="left"/>
              <w:rPr>
                <w:noProof/>
                <w:sz w:val="16"/>
                <w:szCs w:val="16"/>
              </w:rPr>
            </w:pPr>
            <w:r w:rsidRPr="009F1C36">
              <w:rPr>
                <w:color w:val="000000"/>
                <w:sz w:val="16"/>
                <w:szCs w:val="16"/>
              </w:rPr>
              <w:t xml:space="preserve">*1st </w:t>
            </w:r>
            <w:proofErr w:type="spellStart"/>
            <w:r w:rsidRPr="009F1C36">
              <w:rPr>
                <w:color w:val="000000"/>
                <w:sz w:val="16"/>
                <w:szCs w:val="16"/>
              </w:rPr>
              <w:t>wealthquintile</w:t>
            </w:r>
            <w:proofErr w:type="spellEnd"/>
          </w:p>
        </w:tc>
        <w:tc>
          <w:tcPr>
            <w:tcW w:w="1105" w:type="dxa"/>
            <w:noWrap/>
          </w:tcPr>
          <w:p w14:paraId="32B06D0B" w14:textId="69692213" w:rsidR="00162F7F" w:rsidRPr="009F1C36" w:rsidRDefault="00162F7F" w:rsidP="00162F7F">
            <w:pPr>
              <w:pStyle w:val="KeinLeerraum"/>
              <w:jc w:val="center"/>
              <w:rPr>
                <w:noProof/>
                <w:sz w:val="16"/>
                <w:szCs w:val="16"/>
              </w:rPr>
            </w:pPr>
            <w:r w:rsidRPr="009F1C36">
              <w:rPr>
                <w:color w:val="000000"/>
                <w:sz w:val="16"/>
                <w:szCs w:val="16"/>
              </w:rPr>
              <w:t>25</w:t>
            </w:r>
          </w:p>
        </w:tc>
      </w:tr>
      <w:tr w:rsidR="00162F7F" w:rsidRPr="002A0CB6" w14:paraId="6862D718" w14:textId="77777777" w:rsidTr="009F1C36">
        <w:trPr>
          <w:gridAfter w:val="1"/>
          <w:wAfter w:w="7" w:type="dxa"/>
          <w:trHeight w:val="290"/>
        </w:trPr>
        <w:tc>
          <w:tcPr>
            <w:tcW w:w="1791" w:type="dxa"/>
            <w:tcBorders>
              <w:right w:val="single" w:sz="4" w:space="0" w:color="auto"/>
            </w:tcBorders>
            <w:noWrap/>
            <w:hideMark/>
          </w:tcPr>
          <w:p w14:paraId="7544072E" w14:textId="01B3848A" w:rsidR="00162F7F" w:rsidRPr="002A0CB6" w:rsidRDefault="00162F7F" w:rsidP="00162F7F">
            <w:pPr>
              <w:pStyle w:val="KeinLeerraum"/>
              <w:rPr>
                <w:noProof/>
                <w:sz w:val="18"/>
                <w:szCs w:val="18"/>
              </w:rPr>
            </w:pPr>
            <w:r w:rsidRPr="002A0CB6">
              <w:rPr>
                <w:noProof/>
                <w:sz w:val="18"/>
                <w:szCs w:val="18"/>
              </w:rPr>
              <w:t>Kenya</w:t>
            </w:r>
          </w:p>
        </w:tc>
        <w:tc>
          <w:tcPr>
            <w:tcW w:w="1465" w:type="dxa"/>
            <w:tcBorders>
              <w:left w:val="single" w:sz="4" w:space="0" w:color="auto"/>
            </w:tcBorders>
            <w:noWrap/>
          </w:tcPr>
          <w:p w14:paraId="4DD466D9" w14:textId="014D180F" w:rsidR="00162F7F" w:rsidRPr="009F1C36" w:rsidRDefault="00162F7F" w:rsidP="00162F7F">
            <w:pPr>
              <w:pStyle w:val="KeinLeerraum"/>
              <w:jc w:val="left"/>
              <w:rPr>
                <w:noProof/>
                <w:sz w:val="16"/>
                <w:szCs w:val="16"/>
              </w:rPr>
            </w:pPr>
            <w:r w:rsidRPr="009F1C36">
              <w:rPr>
                <w:color w:val="000000"/>
                <w:sz w:val="16"/>
                <w:szCs w:val="16"/>
              </w:rPr>
              <w:t xml:space="preserve">*1st </w:t>
            </w:r>
            <w:proofErr w:type="spellStart"/>
            <w:r w:rsidRPr="009F1C36">
              <w:rPr>
                <w:color w:val="000000"/>
                <w:sz w:val="16"/>
                <w:szCs w:val="16"/>
              </w:rPr>
              <w:t>wealthquintile</w:t>
            </w:r>
            <w:proofErr w:type="spellEnd"/>
          </w:p>
        </w:tc>
        <w:tc>
          <w:tcPr>
            <w:tcW w:w="1105" w:type="dxa"/>
            <w:tcBorders>
              <w:right w:val="single" w:sz="4" w:space="0" w:color="auto"/>
            </w:tcBorders>
            <w:noWrap/>
          </w:tcPr>
          <w:p w14:paraId="687A657A" w14:textId="05A0B32C" w:rsidR="00162F7F" w:rsidRPr="009F1C36" w:rsidRDefault="00162F7F" w:rsidP="00162F7F">
            <w:pPr>
              <w:pStyle w:val="KeinLeerraum"/>
              <w:jc w:val="center"/>
              <w:rPr>
                <w:noProof/>
                <w:sz w:val="16"/>
                <w:szCs w:val="16"/>
              </w:rPr>
            </w:pPr>
            <w:r w:rsidRPr="009F1C36">
              <w:rPr>
                <w:color w:val="000000"/>
                <w:sz w:val="16"/>
                <w:szCs w:val="16"/>
              </w:rPr>
              <w:t>100</w:t>
            </w:r>
          </w:p>
        </w:tc>
        <w:tc>
          <w:tcPr>
            <w:tcW w:w="1663" w:type="dxa"/>
            <w:tcBorders>
              <w:left w:val="single" w:sz="4" w:space="0" w:color="auto"/>
            </w:tcBorders>
            <w:noWrap/>
          </w:tcPr>
          <w:p w14:paraId="3A93E092" w14:textId="0106498D" w:rsidR="00162F7F" w:rsidRPr="009F1C36" w:rsidRDefault="00162F7F" w:rsidP="00162F7F">
            <w:pPr>
              <w:pStyle w:val="KeinLeerraum"/>
              <w:jc w:val="left"/>
              <w:rPr>
                <w:noProof/>
                <w:sz w:val="16"/>
                <w:szCs w:val="16"/>
              </w:rPr>
            </w:pPr>
            <w:r w:rsidRPr="009F1C36">
              <w:rPr>
                <w:color w:val="000000"/>
                <w:sz w:val="16"/>
                <w:szCs w:val="16"/>
              </w:rPr>
              <w:t>C-Section for last birth</w:t>
            </w:r>
          </w:p>
        </w:tc>
        <w:tc>
          <w:tcPr>
            <w:tcW w:w="1105" w:type="dxa"/>
            <w:tcBorders>
              <w:right w:val="single" w:sz="4" w:space="0" w:color="auto"/>
            </w:tcBorders>
            <w:noWrap/>
          </w:tcPr>
          <w:p w14:paraId="561B266B" w14:textId="6940456C" w:rsidR="00162F7F" w:rsidRPr="009F1C36" w:rsidRDefault="00162F7F" w:rsidP="00162F7F">
            <w:pPr>
              <w:pStyle w:val="KeinLeerraum"/>
              <w:jc w:val="center"/>
              <w:rPr>
                <w:noProof/>
                <w:sz w:val="16"/>
                <w:szCs w:val="16"/>
              </w:rPr>
            </w:pPr>
            <w:r w:rsidRPr="009F1C36">
              <w:rPr>
                <w:color w:val="000000"/>
                <w:sz w:val="16"/>
                <w:szCs w:val="16"/>
              </w:rPr>
              <w:t>49</w:t>
            </w:r>
          </w:p>
        </w:tc>
        <w:tc>
          <w:tcPr>
            <w:tcW w:w="1663" w:type="dxa"/>
            <w:gridSpan w:val="2"/>
            <w:tcBorders>
              <w:left w:val="single" w:sz="4" w:space="0" w:color="auto"/>
            </w:tcBorders>
            <w:noWrap/>
          </w:tcPr>
          <w:p w14:paraId="6A9DA77E" w14:textId="61B43EB0" w:rsidR="00162F7F" w:rsidRPr="009F1C36" w:rsidRDefault="00162F7F" w:rsidP="00162F7F">
            <w:pPr>
              <w:pStyle w:val="KeinLeerraum"/>
              <w:jc w:val="left"/>
              <w:rPr>
                <w:noProof/>
                <w:sz w:val="16"/>
                <w:szCs w:val="16"/>
              </w:rPr>
            </w:pPr>
            <w:r w:rsidRPr="009F1C36">
              <w:rPr>
                <w:color w:val="000000"/>
                <w:sz w:val="16"/>
                <w:szCs w:val="16"/>
              </w:rPr>
              <w:t>Safe floor material</w:t>
            </w:r>
          </w:p>
        </w:tc>
        <w:tc>
          <w:tcPr>
            <w:tcW w:w="1105" w:type="dxa"/>
            <w:tcBorders>
              <w:right w:val="single" w:sz="4" w:space="0" w:color="auto"/>
            </w:tcBorders>
            <w:noWrap/>
          </w:tcPr>
          <w:p w14:paraId="3D2F77B2" w14:textId="5AD5E2D7" w:rsidR="00162F7F" w:rsidRPr="009F1C36" w:rsidRDefault="00162F7F" w:rsidP="00162F7F">
            <w:pPr>
              <w:pStyle w:val="KeinLeerraum"/>
              <w:jc w:val="center"/>
              <w:rPr>
                <w:noProof/>
                <w:sz w:val="16"/>
                <w:szCs w:val="16"/>
              </w:rPr>
            </w:pPr>
            <w:r w:rsidRPr="009F1C36">
              <w:rPr>
                <w:color w:val="000000"/>
                <w:sz w:val="16"/>
                <w:szCs w:val="16"/>
              </w:rPr>
              <w:t>34</w:t>
            </w:r>
          </w:p>
        </w:tc>
        <w:tc>
          <w:tcPr>
            <w:tcW w:w="1947" w:type="dxa"/>
            <w:gridSpan w:val="2"/>
            <w:tcBorders>
              <w:left w:val="single" w:sz="4" w:space="0" w:color="auto"/>
            </w:tcBorders>
            <w:noWrap/>
          </w:tcPr>
          <w:p w14:paraId="610FC938" w14:textId="5A6C4A70" w:rsidR="00162F7F" w:rsidRPr="009F1C36" w:rsidRDefault="00162F7F" w:rsidP="00162F7F">
            <w:pPr>
              <w:pStyle w:val="KeinLeerraum"/>
              <w:jc w:val="left"/>
              <w:rPr>
                <w:noProof/>
                <w:sz w:val="16"/>
                <w:szCs w:val="16"/>
              </w:rPr>
            </w:pPr>
            <w:r w:rsidRPr="009F1C36">
              <w:rPr>
                <w:color w:val="000000"/>
                <w:sz w:val="16"/>
                <w:szCs w:val="16"/>
              </w:rPr>
              <w:t>*No education level attained</w:t>
            </w:r>
          </w:p>
        </w:tc>
        <w:tc>
          <w:tcPr>
            <w:tcW w:w="1105" w:type="dxa"/>
            <w:tcBorders>
              <w:right w:val="single" w:sz="4" w:space="0" w:color="auto"/>
            </w:tcBorders>
            <w:noWrap/>
          </w:tcPr>
          <w:p w14:paraId="35A75637" w14:textId="07709FF4" w:rsidR="00162F7F" w:rsidRPr="009F1C36" w:rsidRDefault="00162F7F" w:rsidP="00162F7F">
            <w:pPr>
              <w:pStyle w:val="KeinLeerraum"/>
              <w:jc w:val="center"/>
              <w:rPr>
                <w:noProof/>
                <w:sz w:val="16"/>
                <w:szCs w:val="16"/>
              </w:rPr>
            </w:pPr>
            <w:r w:rsidRPr="009F1C36">
              <w:rPr>
                <w:color w:val="000000"/>
                <w:sz w:val="16"/>
                <w:szCs w:val="16"/>
              </w:rPr>
              <w:t>26</w:t>
            </w:r>
          </w:p>
        </w:tc>
        <w:tc>
          <w:tcPr>
            <w:tcW w:w="1947" w:type="dxa"/>
            <w:gridSpan w:val="2"/>
            <w:tcBorders>
              <w:left w:val="single" w:sz="4" w:space="0" w:color="auto"/>
            </w:tcBorders>
            <w:noWrap/>
          </w:tcPr>
          <w:p w14:paraId="6FA352E5" w14:textId="06B51163" w:rsidR="00162F7F" w:rsidRPr="009F1C36" w:rsidRDefault="00162F7F" w:rsidP="00162F7F">
            <w:pPr>
              <w:pStyle w:val="KeinLeerraum"/>
              <w:jc w:val="left"/>
              <w:rPr>
                <w:noProof/>
                <w:sz w:val="16"/>
                <w:szCs w:val="16"/>
              </w:rPr>
            </w:pPr>
            <w:r w:rsidRPr="009F1C36">
              <w:rPr>
                <w:color w:val="000000"/>
                <w:sz w:val="16"/>
                <w:szCs w:val="16"/>
              </w:rPr>
              <w:t>HH has electricity</w:t>
            </w:r>
          </w:p>
        </w:tc>
        <w:tc>
          <w:tcPr>
            <w:tcW w:w="1105" w:type="dxa"/>
            <w:noWrap/>
          </w:tcPr>
          <w:p w14:paraId="67B01001" w14:textId="6B68A9DA" w:rsidR="00162F7F" w:rsidRPr="009F1C36" w:rsidRDefault="00162F7F" w:rsidP="00162F7F">
            <w:pPr>
              <w:pStyle w:val="KeinLeerraum"/>
              <w:jc w:val="center"/>
              <w:rPr>
                <w:noProof/>
                <w:sz w:val="16"/>
                <w:szCs w:val="16"/>
              </w:rPr>
            </w:pPr>
            <w:r w:rsidRPr="009F1C36">
              <w:rPr>
                <w:color w:val="000000"/>
                <w:sz w:val="16"/>
                <w:szCs w:val="16"/>
              </w:rPr>
              <w:t>24</w:t>
            </w:r>
          </w:p>
        </w:tc>
      </w:tr>
      <w:tr w:rsidR="00162F7F" w:rsidRPr="002A0CB6" w14:paraId="6D6EE4F7" w14:textId="77777777" w:rsidTr="009F1C36">
        <w:trPr>
          <w:gridAfter w:val="1"/>
          <w:wAfter w:w="7" w:type="dxa"/>
          <w:trHeight w:val="290"/>
        </w:trPr>
        <w:tc>
          <w:tcPr>
            <w:tcW w:w="1791" w:type="dxa"/>
            <w:tcBorders>
              <w:right w:val="single" w:sz="4" w:space="0" w:color="auto"/>
            </w:tcBorders>
            <w:noWrap/>
            <w:hideMark/>
          </w:tcPr>
          <w:p w14:paraId="32E2A0AA" w14:textId="465BA479" w:rsidR="00162F7F" w:rsidRPr="002A0CB6" w:rsidRDefault="00162F7F" w:rsidP="00162F7F">
            <w:pPr>
              <w:pStyle w:val="KeinLeerraum"/>
              <w:rPr>
                <w:noProof/>
                <w:sz w:val="18"/>
                <w:szCs w:val="18"/>
              </w:rPr>
            </w:pPr>
            <w:r w:rsidRPr="002A0CB6">
              <w:rPr>
                <w:noProof/>
                <w:sz w:val="18"/>
                <w:szCs w:val="18"/>
              </w:rPr>
              <w:t>Lesotho</w:t>
            </w:r>
          </w:p>
        </w:tc>
        <w:tc>
          <w:tcPr>
            <w:tcW w:w="1465" w:type="dxa"/>
            <w:tcBorders>
              <w:left w:val="single" w:sz="4" w:space="0" w:color="auto"/>
            </w:tcBorders>
            <w:noWrap/>
          </w:tcPr>
          <w:p w14:paraId="3B3A77A5" w14:textId="2948F473" w:rsidR="00162F7F" w:rsidRPr="009F1C36" w:rsidRDefault="00162F7F" w:rsidP="00162F7F">
            <w:pPr>
              <w:pStyle w:val="KeinLeerraum"/>
              <w:jc w:val="left"/>
              <w:rPr>
                <w:noProof/>
                <w:sz w:val="16"/>
                <w:szCs w:val="16"/>
              </w:rPr>
            </w:pPr>
            <w:r w:rsidRPr="009F1C36">
              <w:rPr>
                <w:color w:val="000000"/>
                <w:sz w:val="16"/>
                <w:szCs w:val="16"/>
              </w:rPr>
              <w:t>Checkup after delivery</w:t>
            </w:r>
          </w:p>
        </w:tc>
        <w:tc>
          <w:tcPr>
            <w:tcW w:w="1105" w:type="dxa"/>
            <w:tcBorders>
              <w:right w:val="single" w:sz="4" w:space="0" w:color="auto"/>
            </w:tcBorders>
            <w:noWrap/>
          </w:tcPr>
          <w:p w14:paraId="4D0CBF45" w14:textId="6ED6BB1D" w:rsidR="00162F7F" w:rsidRPr="009F1C36" w:rsidRDefault="00162F7F" w:rsidP="00162F7F">
            <w:pPr>
              <w:pStyle w:val="KeinLeerraum"/>
              <w:jc w:val="center"/>
              <w:rPr>
                <w:noProof/>
                <w:sz w:val="16"/>
                <w:szCs w:val="16"/>
              </w:rPr>
            </w:pPr>
            <w:r w:rsidRPr="009F1C36">
              <w:rPr>
                <w:color w:val="000000"/>
                <w:sz w:val="16"/>
                <w:szCs w:val="16"/>
              </w:rPr>
              <w:t>100</w:t>
            </w:r>
          </w:p>
        </w:tc>
        <w:tc>
          <w:tcPr>
            <w:tcW w:w="1663" w:type="dxa"/>
            <w:tcBorders>
              <w:left w:val="single" w:sz="4" w:space="0" w:color="auto"/>
            </w:tcBorders>
            <w:noWrap/>
          </w:tcPr>
          <w:p w14:paraId="7D129B18" w14:textId="3ED5317C" w:rsidR="00162F7F" w:rsidRPr="009F1C36" w:rsidRDefault="00162F7F" w:rsidP="00162F7F">
            <w:pPr>
              <w:pStyle w:val="KeinLeerraum"/>
              <w:jc w:val="left"/>
              <w:rPr>
                <w:noProof/>
                <w:sz w:val="16"/>
                <w:szCs w:val="16"/>
              </w:rPr>
            </w:pPr>
            <w:r w:rsidRPr="009F1C36">
              <w:rPr>
                <w:color w:val="000000"/>
                <w:sz w:val="16"/>
                <w:szCs w:val="16"/>
              </w:rPr>
              <w:t>C-Section for last birth</w:t>
            </w:r>
          </w:p>
        </w:tc>
        <w:tc>
          <w:tcPr>
            <w:tcW w:w="1105" w:type="dxa"/>
            <w:tcBorders>
              <w:right w:val="single" w:sz="4" w:space="0" w:color="auto"/>
            </w:tcBorders>
            <w:noWrap/>
          </w:tcPr>
          <w:p w14:paraId="4DD4F08A" w14:textId="13D835E5" w:rsidR="00162F7F" w:rsidRPr="009F1C36" w:rsidRDefault="00162F7F" w:rsidP="00162F7F">
            <w:pPr>
              <w:pStyle w:val="KeinLeerraum"/>
              <w:jc w:val="center"/>
              <w:rPr>
                <w:noProof/>
                <w:sz w:val="16"/>
                <w:szCs w:val="16"/>
              </w:rPr>
            </w:pPr>
            <w:r w:rsidRPr="009F1C36">
              <w:rPr>
                <w:color w:val="000000"/>
                <w:sz w:val="16"/>
                <w:szCs w:val="16"/>
              </w:rPr>
              <w:t>5</w:t>
            </w:r>
          </w:p>
        </w:tc>
        <w:tc>
          <w:tcPr>
            <w:tcW w:w="1663" w:type="dxa"/>
            <w:gridSpan w:val="2"/>
            <w:tcBorders>
              <w:left w:val="single" w:sz="4" w:space="0" w:color="auto"/>
            </w:tcBorders>
            <w:noWrap/>
          </w:tcPr>
          <w:p w14:paraId="7D1CABAE" w14:textId="68984F7B" w:rsidR="00162F7F" w:rsidRPr="009F1C36" w:rsidRDefault="00162F7F" w:rsidP="00162F7F">
            <w:pPr>
              <w:pStyle w:val="KeinLeerraum"/>
              <w:jc w:val="left"/>
              <w:rPr>
                <w:noProof/>
                <w:sz w:val="16"/>
                <w:szCs w:val="16"/>
              </w:rPr>
            </w:pPr>
            <w:r w:rsidRPr="009F1C36">
              <w:rPr>
                <w:color w:val="000000"/>
                <w:sz w:val="16"/>
                <w:szCs w:val="16"/>
              </w:rPr>
              <w:t>Number of HH members</w:t>
            </w:r>
          </w:p>
        </w:tc>
        <w:tc>
          <w:tcPr>
            <w:tcW w:w="1105" w:type="dxa"/>
            <w:tcBorders>
              <w:right w:val="single" w:sz="4" w:space="0" w:color="auto"/>
            </w:tcBorders>
            <w:noWrap/>
          </w:tcPr>
          <w:p w14:paraId="4FF33256" w14:textId="362E11DA" w:rsidR="00162F7F" w:rsidRPr="009F1C36" w:rsidRDefault="00162F7F" w:rsidP="00162F7F">
            <w:pPr>
              <w:pStyle w:val="KeinLeerraum"/>
              <w:jc w:val="center"/>
              <w:rPr>
                <w:noProof/>
                <w:sz w:val="16"/>
                <w:szCs w:val="16"/>
              </w:rPr>
            </w:pPr>
            <w:r w:rsidRPr="009F1C36">
              <w:rPr>
                <w:color w:val="000000"/>
                <w:sz w:val="16"/>
                <w:szCs w:val="16"/>
              </w:rPr>
              <w:t>3</w:t>
            </w:r>
          </w:p>
        </w:tc>
        <w:tc>
          <w:tcPr>
            <w:tcW w:w="1947" w:type="dxa"/>
            <w:gridSpan w:val="2"/>
            <w:tcBorders>
              <w:left w:val="single" w:sz="4" w:space="0" w:color="auto"/>
            </w:tcBorders>
            <w:noWrap/>
          </w:tcPr>
          <w:p w14:paraId="3FDEFE76" w14:textId="206FAED1" w:rsidR="00162F7F" w:rsidRPr="009F1C36" w:rsidRDefault="00162F7F" w:rsidP="00162F7F">
            <w:pPr>
              <w:pStyle w:val="KeinLeerraum"/>
              <w:jc w:val="left"/>
              <w:rPr>
                <w:noProof/>
                <w:sz w:val="16"/>
                <w:szCs w:val="16"/>
              </w:rPr>
            </w:pPr>
            <w:r w:rsidRPr="009F1C36">
              <w:rPr>
                <w:color w:val="000000"/>
                <w:sz w:val="16"/>
                <w:szCs w:val="16"/>
              </w:rPr>
              <w:t xml:space="preserve">Has </w:t>
            </w:r>
            <w:proofErr w:type="spellStart"/>
            <w:r w:rsidRPr="009F1C36">
              <w:rPr>
                <w:color w:val="000000"/>
                <w:sz w:val="16"/>
                <w:szCs w:val="16"/>
              </w:rPr>
              <w:t>bankaccount</w:t>
            </w:r>
            <w:proofErr w:type="spellEnd"/>
          </w:p>
        </w:tc>
        <w:tc>
          <w:tcPr>
            <w:tcW w:w="1105" w:type="dxa"/>
            <w:tcBorders>
              <w:right w:val="single" w:sz="4" w:space="0" w:color="auto"/>
            </w:tcBorders>
            <w:noWrap/>
          </w:tcPr>
          <w:p w14:paraId="68D4B9F3" w14:textId="77923A80" w:rsidR="00162F7F" w:rsidRPr="009F1C36" w:rsidRDefault="00162F7F" w:rsidP="00162F7F">
            <w:pPr>
              <w:pStyle w:val="KeinLeerraum"/>
              <w:jc w:val="center"/>
              <w:rPr>
                <w:noProof/>
                <w:sz w:val="16"/>
                <w:szCs w:val="16"/>
              </w:rPr>
            </w:pPr>
            <w:r w:rsidRPr="009F1C36">
              <w:rPr>
                <w:color w:val="000000"/>
                <w:sz w:val="16"/>
                <w:szCs w:val="16"/>
              </w:rPr>
              <w:t>3</w:t>
            </w:r>
          </w:p>
        </w:tc>
        <w:tc>
          <w:tcPr>
            <w:tcW w:w="1947" w:type="dxa"/>
            <w:gridSpan w:val="2"/>
            <w:tcBorders>
              <w:left w:val="single" w:sz="4" w:space="0" w:color="auto"/>
            </w:tcBorders>
            <w:noWrap/>
          </w:tcPr>
          <w:p w14:paraId="43EE8B40" w14:textId="3FDB31A4" w:rsidR="00162F7F" w:rsidRPr="009F1C36" w:rsidRDefault="00162F7F" w:rsidP="00162F7F">
            <w:pPr>
              <w:pStyle w:val="KeinLeerraum"/>
              <w:jc w:val="left"/>
              <w:rPr>
                <w:noProof/>
                <w:sz w:val="16"/>
                <w:szCs w:val="16"/>
              </w:rPr>
            </w:pPr>
            <w:r w:rsidRPr="009F1C36">
              <w:rPr>
                <w:color w:val="000000"/>
                <w:sz w:val="16"/>
                <w:szCs w:val="16"/>
              </w:rPr>
              <w:t>Safe floor material</w:t>
            </w:r>
          </w:p>
        </w:tc>
        <w:tc>
          <w:tcPr>
            <w:tcW w:w="1105" w:type="dxa"/>
            <w:noWrap/>
          </w:tcPr>
          <w:p w14:paraId="3160E646" w14:textId="570C4535" w:rsidR="00162F7F" w:rsidRPr="009F1C36" w:rsidRDefault="00162F7F" w:rsidP="00162F7F">
            <w:pPr>
              <w:pStyle w:val="KeinLeerraum"/>
              <w:jc w:val="center"/>
              <w:rPr>
                <w:noProof/>
                <w:sz w:val="16"/>
                <w:szCs w:val="16"/>
              </w:rPr>
            </w:pPr>
            <w:r w:rsidRPr="009F1C36">
              <w:rPr>
                <w:color w:val="000000"/>
                <w:sz w:val="16"/>
                <w:szCs w:val="16"/>
              </w:rPr>
              <w:t>3</w:t>
            </w:r>
          </w:p>
        </w:tc>
      </w:tr>
      <w:tr w:rsidR="00162F7F" w:rsidRPr="002A0CB6" w14:paraId="496520BE" w14:textId="77777777" w:rsidTr="009F1C36">
        <w:trPr>
          <w:gridAfter w:val="1"/>
          <w:wAfter w:w="7" w:type="dxa"/>
          <w:trHeight w:val="290"/>
        </w:trPr>
        <w:tc>
          <w:tcPr>
            <w:tcW w:w="1791" w:type="dxa"/>
            <w:tcBorders>
              <w:right w:val="single" w:sz="4" w:space="0" w:color="auto"/>
            </w:tcBorders>
            <w:noWrap/>
            <w:hideMark/>
          </w:tcPr>
          <w:p w14:paraId="5252DA41" w14:textId="520F4743" w:rsidR="00162F7F" w:rsidRPr="002A0CB6" w:rsidRDefault="00162F7F" w:rsidP="00162F7F">
            <w:pPr>
              <w:pStyle w:val="KeinLeerraum"/>
              <w:rPr>
                <w:noProof/>
                <w:sz w:val="18"/>
                <w:szCs w:val="18"/>
              </w:rPr>
            </w:pPr>
            <w:r w:rsidRPr="002A0CB6">
              <w:rPr>
                <w:noProof/>
                <w:sz w:val="18"/>
                <w:szCs w:val="18"/>
              </w:rPr>
              <w:t>Liberia</w:t>
            </w:r>
          </w:p>
        </w:tc>
        <w:tc>
          <w:tcPr>
            <w:tcW w:w="1465" w:type="dxa"/>
            <w:tcBorders>
              <w:left w:val="single" w:sz="4" w:space="0" w:color="auto"/>
            </w:tcBorders>
            <w:noWrap/>
          </w:tcPr>
          <w:p w14:paraId="4F8BD9A3" w14:textId="0CC7D9EC" w:rsidR="00162F7F" w:rsidRPr="009F1C36" w:rsidRDefault="00162F7F" w:rsidP="00162F7F">
            <w:pPr>
              <w:pStyle w:val="KeinLeerraum"/>
              <w:jc w:val="left"/>
              <w:rPr>
                <w:noProof/>
                <w:sz w:val="16"/>
                <w:szCs w:val="16"/>
              </w:rPr>
            </w:pPr>
            <w:r w:rsidRPr="009F1C36">
              <w:rPr>
                <w:color w:val="000000"/>
                <w:sz w:val="16"/>
                <w:szCs w:val="16"/>
              </w:rPr>
              <w:t>Ideal number of children</w:t>
            </w:r>
          </w:p>
        </w:tc>
        <w:tc>
          <w:tcPr>
            <w:tcW w:w="1105" w:type="dxa"/>
            <w:tcBorders>
              <w:right w:val="single" w:sz="4" w:space="0" w:color="auto"/>
            </w:tcBorders>
            <w:noWrap/>
          </w:tcPr>
          <w:p w14:paraId="43291CE1" w14:textId="69FFFA24" w:rsidR="00162F7F" w:rsidRPr="009F1C36" w:rsidRDefault="00162F7F" w:rsidP="00162F7F">
            <w:pPr>
              <w:pStyle w:val="KeinLeerraum"/>
              <w:jc w:val="center"/>
              <w:rPr>
                <w:noProof/>
                <w:sz w:val="16"/>
                <w:szCs w:val="16"/>
              </w:rPr>
            </w:pPr>
            <w:r w:rsidRPr="009F1C36">
              <w:rPr>
                <w:color w:val="000000"/>
                <w:sz w:val="16"/>
                <w:szCs w:val="16"/>
              </w:rPr>
              <w:t>100</w:t>
            </w:r>
          </w:p>
        </w:tc>
        <w:tc>
          <w:tcPr>
            <w:tcW w:w="1663" w:type="dxa"/>
            <w:tcBorders>
              <w:left w:val="single" w:sz="4" w:space="0" w:color="auto"/>
            </w:tcBorders>
            <w:noWrap/>
          </w:tcPr>
          <w:p w14:paraId="1B45B556" w14:textId="1C2C14E4" w:rsidR="00162F7F" w:rsidRPr="009F1C36" w:rsidRDefault="00162F7F" w:rsidP="00162F7F">
            <w:pPr>
              <w:pStyle w:val="KeinLeerraum"/>
              <w:jc w:val="left"/>
              <w:rPr>
                <w:noProof/>
                <w:sz w:val="16"/>
                <w:szCs w:val="16"/>
              </w:rPr>
            </w:pPr>
            <w:r w:rsidRPr="009F1C36">
              <w:rPr>
                <w:color w:val="000000"/>
                <w:sz w:val="16"/>
                <w:szCs w:val="16"/>
              </w:rPr>
              <w:t>Number of HH members</w:t>
            </w:r>
          </w:p>
        </w:tc>
        <w:tc>
          <w:tcPr>
            <w:tcW w:w="1105" w:type="dxa"/>
            <w:tcBorders>
              <w:right w:val="single" w:sz="4" w:space="0" w:color="auto"/>
            </w:tcBorders>
            <w:noWrap/>
          </w:tcPr>
          <w:p w14:paraId="5C4A76A9" w14:textId="622A3230" w:rsidR="00162F7F" w:rsidRPr="009F1C36" w:rsidRDefault="00162F7F" w:rsidP="00162F7F">
            <w:pPr>
              <w:pStyle w:val="KeinLeerraum"/>
              <w:jc w:val="center"/>
              <w:rPr>
                <w:noProof/>
                <w:sz w:val="16"/>
                <w:szCs w:val="16"/>
              </w:rPr>
            </w:pPr>
            <w:r w:rsidRPr="009F1C36">
              <w:rPr>
                <w:color w:val="000000"/>
                <w:sz w:val="16"/>
                <w:szCs w:val="16"/>
              </w:rPr>
              <w:t>85</w:t>
            </w:r>
          </w:p>
        </w:tc>
        <w:tc>
          <w:tcPr>
            <w:tcW w:w="1663" w:type="dxa"/>
            <w:gridSpan w:val="2"/>
            <w:tcBorders>
              <w:left w:val="single" w:sz="4" w:space="0" w:color="auto"/>
            </w:tcBorders>
            <w:noWrap/>
          </w:tcPr>
          <w:p w14:paraId="2FB72A1B" w14:textId="07D44098" w:rsidR="00162F7F" w:rsidRPr="009F1C36" w:rsidRDefault="00162F7F" w:rsidP="00162F7F">
            <w:pPr>
              <w:pStyle w:val="KeinLeerraum"/>
              <w:jc w:val="left"/>
              <w:rPr>
                <w:noProof/>
                <w:sz w:val="16"/>
                <w:szCs w:val="16"/>
              </w:rPr>
            </w:pPr>
            <w:r w:rsidRPr="009F1C36">
              <w:rPr>
                <w:color w:val="000000"/>
                <w:sz w:val="16"/>
                <w:szCs w:val="16"/>
              </w:rPr>
              <w:t>At least one tetanus injection before birth</w:t>
            </w:r>
          </w:p>
        </w:tc>
        <w:tc>
          <w:tcPr>
            <w:tcW w:w="1105" w:type="dxa"/>
            <w:tcBorders>
              <w:right w:val="single" w:sz="4" w:space="0" w:color="auto"/>
            </w:tcBorders>
            <w:noWrap/>
          </w:tcPr>
          <w:p w14:paraId="20D71930" w14:textId="74BEC2EF" w:rsidR="00162F7F" w:rsidRPr="009F1C36" w:rsidRDefault="00162F7F" w:rsidP="00162F7F">
            <w:pPr>
              <w:pStyle w:val="KeinLeerraum"/>
              <w:jc w:val="center"/>
              <w:rPr>
                <w:noProof/>
                <w:sz w:val="16"/>
                <w:szCs w:val="16"/>
              </w:rPr>
            </w:pPr>
            <w:r w:rsidRPr="009F1C36">
              <w:rPr>
                <w:color w:val="000000"/>
                <w:sz w:val="16"/>
                <w:szCs w:val="16"/>
              </w:rPr>
              <w:t>64</w:t>
            </w:r>
          </w:p>
        </w:tc>
        <w:tc>
          <w:tcPr>
            <w:tcW w:w="1947" w:type="dxa"/>
            <w:gridSpan w:val="2"/>
            <w:tcBorders>
              <w:left w:val="single" w:sz="4" w:space="0" w:color="auto"/>
            </w:tcBorders>
            <w:noWrap/>
          </w:tcPr>
          <w:p w14:paraId="76EE15EF" w14:textId="5549421C" w:rsidR="00162F7F" w:rsidRPr="009F1C36" w:rsidRDefault="00162F7F" w:rsidP="00162F7F">
            <w:pPr>
              <w:pStyle w:val="KeinLeerraum"/>
              <w:jc w:val="left"/>
              <w:rPr>
                <w:noProof/>
                <w:sz w:val="16"/>
                <w:szCs w:val="16"/>
              </w:rPr>
            </w:pPr>
            <w:r w:rsidRPr="009F1C36">
              <w:rPr>
                <w:color w:val="000000"/>
                <w:sz w:val="16"/>
                <w:szCs w:val="16"/>
              </w:rPr>
              <w:t>Number of HH members &lt;5 years</w:t>
            </w:r>
          </w:p>
        </w:tc>
        <w:tc>
          <w:tcPr>
            <w:tcW w:w="1105" w:type="dxa"/>
            <w:tcBorders>
              <w:right w:val="single" w:sz="4" w:space="0" w:color="auto"/>
            </w:tcBorders>
            <w:noWrap/>
          </w:tcPr>
          <w:p w14:paraId="26CC6750" w14:textId="767A0C9A" w:rsidR="00162F7F" w:rsidRPr="009F1C36" w:rsidRDefault="00162F7F" w:rsidP="00162F7F">
            <w:pPr>
              <w:pStyle w:val="KeinLeerraum"/>
              <w:jc w:val="center"/>
              <w:rPr>
                <w:noProof/>
                <w:sz w:val="16"/>
                <w:szCs w:val="16"/>
              </w:rPr>
            </w:pPr>
            <w:r w:rsidRPr="009F1C36">
              <w:rPr>
                <w:color w:val="000000"/>
                <w:sz w:val="16"/>
                <w:szCs w:val="16"/>
              </w:rPr>
              <w:t>55</w:t>
            </w:r>
          </w:p>
        </w:tc>
        <w:tc>
          <w:tcPr>
            <w:tcW w:w="1947" w:type="dxa"/>
            <w:gridSpan w:val="2"/>
            <w:tcBorders>
              <w:left w:val="single" w:sz="4" w:space="0" w:color="auto"/>
            </w:tcBorders>
            <w:noWrap/>
          </w:tcPr>
          <w:p w14:paraId="0AA43AB6" w14:textId="43426762" w:rsidR="00162F7F" w:rsidRPr="009F1C36" w:rsidRDefault="00162F7F" w:rsidP="00162F7F">
            <w:pPr>
              <w:pStyle w:val="KeinLeerraum"/>
              <w:jc w:val="left"/>
              <w:rPr>
                <w:noProof/>
                <w:sz w:val="16"/>
                <w:szCs w:val="16"/>
              </w:rPr>
            </w:pPr>
            <w:r w:rsidRPr="009F1C36">
              <w:rPr>
                <w:color w:val="000000"/>
                <w:sz w:val="16"/>
                <w:szCs w:val="16"/>
              </w:rPr>
              <w:t xml:space="preserve">Number of </w:t>
            </w:r>
            <w:proofErr w:type="spellStart"/>
            <w:r w:rsidRPr="009F1C36">
              <w:rPr>
                <w:color w:val="000000"/>
                <w:sz w:val="16"/>
                <w:szCs w:val="16"/>
              </w:rPr>
              <w:t>mosquitonets</w:t>
            </w:r>
            <w:proofErr w:type="spellEnd"/>
          </w:p>
        </w:tc>
        <w:tc>
          <w:tcPr>
            <w:tcW w:w="1105" w:type="dxa"/>
            <w:noWrap/>
          </w:tcPr>
          <w:p w14:paraId="596D1901" w14:textId="6584E2C1" w:rsidR="00162F7F" w:rsidRPr="009F1C36" w:rsidRDefault="00162F7F" w:rsidP="00162F7F">
            <w:pPr>
              <w:pStyle w:val="KeinLeerraum"/>
              <w:jc w:val="center"/>
              <w:rPr>
                <w:noProof/>
                <w:sz w:val="16"/>
                <w:szCs w:val="16"/>
              </w:rPr>
            </w:pPr>
            <w:r w:rsidRPr="009F1C36">
              <w:rPr>
                <w:color w:val="000000"/>
                <w:sz w:val="16"/>
                <w:szCs w:val="16"/>
              </w:rPr>
              <w:t>46</w:t>
            </w:r>
          </w:p>
        </w:tc>
      </w:tr>
      <w:tr w:rsidR="00162F7F" w:rsidRPr="002A0CB6" w14:paraId="26C940E1" w14:textId="77777777" w:rsidTr="009F1C36">
        <w:trPr>
          <w:gridAfter w:val="1"/>
          <w:wAfter w:w="7" w:type="dxa"/>
          <w:trHeight w:val="290"/>
        </w:trPr>
        <w:tc>
          <w:tcPr>
            <w:tcW w:w="1791" w:type="dxa"/>
            <w:tcBorders>
              <w:right w:val="single" w:sz="4" w:space="0" w:color="auto"/>
            </w:tcBorders>
            <w:noWrap/>
            <w:hideMark/>
          </w:tcPr>
          <w:p w14:paraId="47A5E9A5" w14:textId="073602EC" w:rsidR="00162F7F" w:rsidRPr="002A0CB6" w:rsidRDefault="00162F7F" w:rsidP="00162F7F">
            <w:pPr>
              <w:pStyle w:val="KeinLeerraum"/>
              <w:rPr>
                <w:noProof/>
                <w:sz w:val="18"/>
                <w:szCs w:val="18"/>
              </w:rPr>
            </w:pPr>
            <w:r w:rsidRPr="002A0CB6">
              <w:rPr>
                <w:noProof/>
                <w:sz w:val="18"/>
                <w:szCs w:val="18"/>
              </w:rPr>
              <w:t>Madagascar</w:t>
            </w:r>
          </w:p>
        </w:tc>
        <w:tc>
          <w:tcPr>
            <w:tcW w:w="1465" w:type="dxa"/>
            <w:tcBorders>
              <w:left w:val="single" w:sz="4" w:space="0" w:color="auto"/>
            </w:tcBorders>
            <w:noWrap/>
          </w:tcPr>
          <w:p w14:paraId="430149DD" w14:textId="35FC033F" w:rsidR="00162F7F" w:rsidRPr="009F1C36" w:rsidRDefault="00162F7F" w:rsidP="00162F7F">
            <w:pPr>
              <w:pStyle w:val="KeinLeerraum"/>
              <w:jc w:val="left"/>
              <w:rPr>
                <w:noProof/>
                <w:sz w:val="16"/>
                <w:szCs w:val="16"/>
              </w:rPr>
            </w:pPr>
            <w:r w:rsidRPr="009F1C36">
              <w:rPr>
                <w:color w:val="000000"/>
                <w:sz w:val="16"/>
                <w:szCs w:val="16"/>
              </w:rPr>
              <w:t>HH has television</w:t>
            </w:r>
          </w:p>
        </w:tc>
        <w:tc>
          <w:tcPr>
            <w:tcW w:w="1105" w:type="dxa"/>
            <w:tcBorders>
              <w:right w:val="single" w:sz="4" w:space="0" w:color="auto"/>
            </w:tcBorders>
            <w:noWrap/>
          </w:tcPr>
          <w:p w14:paraId="237B84D8" w14:textId="20154867" w:rsidR="00162F7F" w:rsidRPr="009F1C36" w:rsidRDefault="00162F7F" w:rsidP="00162F7F">
            <w:pPr>
              <w:pStyle w:val="KeinLeerraum"/>
              <w:jc w:val="center"/>
              <w:rPr>
                <w:noProof/>
                <w:sz w:val="16"/>
                <w:szCs w:val="16"/>
              </w:rPr>
            </w:pPr>
            <w:r w:rsidRPr="009F1C36">
              <w:rPr>
                <w:color w:val="000000"/>
                <w:sz w:val="16"/>
                <w:szCs w:val="16"/>
              </w:rPr>
              <w:t>100</w:t>
            </w:r>
          </w:p>
        </w:tc>
        <w:tc>
          <w:tcPr>
            <w:tcW w:w="1663" w:type="dxa"/>
            <w:tcBorders>
              <w:left w:val="single" w:sz="4" w:space="0" w:color="auto"/>
            </w:tcBorders>
            <w:noWrap/>
          </w:tcPr>
          <w:p w14:paraId="54A418FA" w14:textId="6B8759F4" w:rsidR="00162F7F" w:rsidRPr="009F1C36" w:rsidRDefault="00162F7F" w:rsidP="00162F7F">
            <w:pPr>
              <w:pStyle w:val="KeinLeerraum"/>
              <w:jc w:val="left"/>
              <w:rPr>
                <w:noProof/>
                <w:sz w:val="16"/>
                <w:szCs w:val="16"/>
              </w:rPr>
            </w:pPr>
            <w:r w:rsidRPr="009F1C36">
              <w:rPr>
                <w:color w:val="000000"/>
                <w:sz w:val="16"/>
                <w:szCs w:val="16"/>
              </w:rPr>
              <w:t>At least one tetanus injection before birth</w:t>
            </w:r>
          </w:p>
        </w:tc>
        <w:tc>
          <w:tcPr>
            <w:tcW w:w="1105" w:type="dxa"/>
            <w:tcBorders>
              <w:right w:val="single" w:sz="4" w:space="0" w:color="auto"/>
            </w:tcBorders>
            <w:noWrap/>
          </w:tcPr>
          <w:p w14:paraId="365F05BD" w14:textId="4292CADE" w:rsidR="00162F7F" w:rsidRPr="009F1C36" w:rsidRDefault="00162F7F" w:rsidP="00162F7F">
            <w:pPr>
              <w:pStyle w:val="KeinLeerraum"/>
              <w:jc w:val="center"/>
              <w:rPr>
                <w:noProof/>
                <w:sz w:val="16"/>
                <w:szCs w:val="16"/>
              </w:rPr>
            </w:pPr>
            <w:r w:rsidRPr="009F1C36">
              <w:rPr>
                <w:color w:val="000000"/>
                <w:sz w:val="16"/>
                <w:szCs w:val="16"/>
              </w:rPr>
              <w:t>84</w:t>
            </w:r>
          </w:p>
        </w:tc>
        <w:tc>
          <w:tcPr>
            <w:tcW w:w="1663" w:type="dxa"/>
            <w:gridSpan w:val="2"/>
            <w:tcBorders>
              <w:left w:val="single" w:sz="4" w:space="0" w:color="auto"/>
            </w:tcBorders>
            <w:noWrap/>
          </w:tcPr>
          <w:p w14:paraId="766BF21B" w14:textId="147D8FC7" w:rsidR="00162F7F" w:rsidRPr="009F1C36" w:rsidRDefault="00162F7F" w:rsidP="00162F7F">
            <w:pPr>
              <w:pStyle w:val="KeinLeerraum"/>
              <w:jc w:val="left"/>
              <w:rPr>
                <w:noProof/>
                <w:sz w:val="16"/>
                <w:szCs w:val="16"/>
              </w:rPr>
            </w:pPr>
            <w:r w:rsidRPr="009F1C36">
              <w:rPr>
                <w:color w:val="000000"/>
                <w:sz w:val="16"/>
                <w:szCs w:val="16"/>
              </w:rPr>
              <w:t>C-Section for last birth</w:t>
            </w:r>
          </w:p>
        </w:tc>
        <w:tc>
          <w:tcPr>
            <w:tcW w:w="1105" w:type="dxa"/>
            <w:tcBorders>
              <w:right w:val="single" w:sz="4" w:space="0" w:color="auto"/>
            </w:tcBorders>
            <w:noWrap/>
          </w:tcPr>
          <w:p w14:paraId="2633FCD5" w14:textId="300172B3" w:rsidR="00162F7F" w:rsidRPr="009F1C36" w:rsidRDefault="00162F7F" w:rsidP="00162F7F">
            <w:pPr>
              <w:pStyle w:val="KeinLeerraum"/>
              <w:jc w:val="center"/>
              <w:rPr>
                <w:noProof/>
                <w:sz w:val="16"/>
                <w:szCs w:val="16"/>
              </w:rPr>
            </w:pPr>
            <w:r w:rsidRPr="009F1C36">
              <w:rPr>
                <w:color w:val="000000"/>
                <w:sz w:val="16"/>
                <w:szCs w:val="16"/>
              </w:rPr>
              <w:t>76</w:t>
            </w:r>
          </w:p>
        </w:tc>
        <w:tc>
          <w:tcPr>
            <w:tcW w:w="1947" w:type="dxa"/>
            <w:gridSpan w:val="2"/>
            <w:tcBorders>
              <w:left w:val="single" w:sz="4" w:space="0" w:color="auto"/>
            </w:tcBorders>
            <w:noWrap/>
          </w:tcPr>
          <w:p w14:paraId="33773725" w14:textId="429A19B7" w:rsidR="00162F7F" w:rsidRPr="009F1C36" w:rsidRDefault="00162F7F" w:rsidP="00162F7F">
            <w:pPr>
              <w:pStyle w:val="KeinLeerraum"/>
              <w:jc w:val="left"/>
              <w:rPr>
                <w:noProof/>
                <w:sz w:val="16"/>
                <w:szCs w:val="16"/>
              </w:rPr>
            </w:pPr>
            <w:r w:rsidRPr="009F1C36">
              <w:rPr>
                <w:color w:val="000000"/>
                <w:sz w:val="16"/>
                <w:szCs w:val="16"/>
              </w:rPr>
              <w:t xml:space="preserve">*5th </w:t>
            </w:r>
            <w:proofErr w:type="spellStart"/>
            <w:r w:rsidRPr="009F1C36">
              <w:rPr>
                <w:color w:val="000000"/>
                <w:sz w:val="16"/>
                <w:szCs w:val="16"/>
              </w:rPr>
              <w:t>wealthquintile</w:t>
            </w:r>
            <w:proofErr w:type="spellEnd"/>
          </w:p>
        </w:tc>
        <w:tc>
          <w:tcPr>
            <w:tcW w:w="1105" w:type="dxa"/>
            <w:tcBorders>
              <w:right w:val="single" w:sz="4" w:space="0" w:color="auto"/>
            </w:tcBorders>
            <w:noWrap/>
          </w:tcPr>
          <w:p w14:paraId="7F8B5004" w14:textId="2CD94F68" w:rsidR="00162F7F" w:rsidRPr="009F1C36" w:rsidRDefault="00162F7F" w:rsidP="00162F7F">
            <w:pPr>
              <w:pStyle w:val="KeinLeerraum"/>
              <w:jc w:val="center"/>
              <w:rPr>
                <w:noProof/>
                <w:sz w:val="16"/>
                <w:szCs w:val="16"/>
              </w:rPr>
            </w:pPr>
            <w:r w:rsidRPr="009F1C36">
              <w:rPr>
                <w:color w:val="000000"/>
                <w:sz w:val="16"/>
                <w:szCs w:val="16"/>
              </w:rPr>
              <w:t>67</w:t>
            </w:r>
          </w:p>
        </w:tc>
        <w:tc>
          <w:tcPr>
            <w:tcW w:w="1947" w:type="dxa"/>
            <w:gridSpan w:val="2"/>
            <w:tcBorders>
              <w:left w:val="single" w:sz="4" w:space="0" w:color="auto"/>
            </w:tcBorders>
            <w:noWrap/>
          </w:tcPr>
          <w:p w14:paraId="1E89B7E5" w14:textId="27C81F07" w:rsidR="00162F7F" w:rsidRPr="009F1C36" w:rsidRDefault="00162F7F" w:rsidP="00162F7F">
            <w:pPr>
              <w:pStyle w:val="KeinLeerraum"/>
              <w:jc w:val="left"/>
              <w:rPr>
                <w:noProof/>
                <w:sz w:val="16"/>
                <w:szCs w:val="16"/>
              </w:rPr>
            </w:pPr>
            <w:r w:rsidRPr="009F1C36">
              <w:rPr>
                <w:color w:val="000000"/>
                <w:sz w:val="16"/>
                <w:szCs w:val="16"/>
              </w:rPr>
              <w:t>Drugs for intestinal parasites during pregnancy</w:t>
            </w:r>
          </w:p>
        </w:tc>
        <w:tc>
          <w:tcPr>
            <w:tcW w:w="1105" w:type="dxa"/>
            <w:noWrap/>
          </w:tcPr>
          <w:p w14:paraId="24608B35" w14:textId="435B05A4" w:rsidR="00162F7F" w:rsidRPr="009F1C36" w:rsidRDefault="00162F7F" w:rsidP="00162F7F">
            <w:pPr>
              <w:pStyle w:val="KeinLeerraum"/>
              <w:jc w:val="center"/>
              <w:rPr>
                <w:noProof/>
                <w:sz w:val="16"/>
                <w:szCs w:val="16"/>
              </w:rPr>
            </w:pPr>
            <w:r w:rsidRPr="009F1C36">
              <w:rPr>
                <w:color w:val="000000"/>
                <w:sz w:val="16"/>
                <w:szCs w:val="16"/>
              </w:rPr>
              <w:t>60</w:t>
            </w:r>
          </w:p>
        </w:tc>
      </w:tr>
      <w:tr w:rsidR="00162F7F" w:rsidRPr="002A0CB6" w14:paraId="2747D6B6" w14:textId="77777777" w:rsidTr="009F1C36">
        <w:trPr>
          <w:gridAfter w:val="1"/>
          <w:wAfter w:w="7" w:type="dxa"/>
          <w:trHeight w:val="290"/>
        </w:trPr>
        <w:tc>
          <w:tcPr>
            <w:tcW w:w="1791" w:type="dxa"/>
            <w:tcBorders>
              <w:right w:val="single" w:sz="4" w:space="0" w:color="auto"/>
            </w:tcBorders>
            <w:noWrap/>
            <w:hideMark/>
          </w:tcPr>
          <w:p w14:paraId="11CABC4D" w14:textId="22BF41A4" w:rsidR="00162F7F" w:rsidRPr="002A0CB6" w:rsidRDefault="00162F7F" w:rsidP="00162F7F">
            <w:pPr>
              <w:pStyle w:val="KeinLeerraum"/>
              <w:rPr>
                <w:noProof/>
                <w:sz w:val="18"/>
                <w:szCs w:val="18"/>
              </w:rPr>
            </w:pPr>
            <w:r w:rsidRPr="002A0CB6">
              <w:rPr>
                <w:noProof/>
                <w:sz w:val="18"/>
                <w:szCs w:val="18"/>
              </w:rPr>
              <w:t>Malawi</w:t>
            </w:r>
          </w:p>
        </w:tc>
        <w:tc>
          <w:tcPr>
            <w:tcW w:w="1465" w:type="dxa"/>
            <w:tcBorders>
              <w:left w:val="single" w:sz="4" w:space="0" w:color="auto"/>
            </w:tcBorders>
            <w:noWrap/>
          </w:tcPr>
          <w:p w14:paraId="29A6912B" w14:textId="15F443F7" w:rsidR="00162F7F" w:rsidRPr="009F1C36" w:rsidRDefault="00162F7F" w:rsidP="00162F7F">
            <w:pPr>
              <w:pStyle w:val="KeinLeerraum"/>
              <w:jc w:val="left"/>
              <w:rPr>
                <w:noProof/>
                <w:sz w:val="16"/>
                <w:szCs w:val="16"/>
              </w:rPr>
            </w:pPr>
            <w:r w:rsidRPr="009F1C36">
              <w:rPr>
                <w:color w:val="000000"/>
                <w:sz w:val="16"/>
                <w:szCs w:val="16"/>
              </w:rPr>
              <w:t>Ideal number of children</w:t>
            </w:r>
          </w:p>
        </w:tc>
        <w:tc>
          <w:tcPr>
            <w:tcW w:w="1105" w:type="dxa"/>
            <w:tcBorders>
              <w:right w:val="single" w:sz="4" w:space="0" w:color="auto"/>
            </w:tcBorders>
            <w:noWrap/>
          </w:tcPr>
          <w:p w14:paraId="761BE520" w14:textId="56E016F9" w:rsidR="00162F7F" w:rsidRPr="009F1C36" w:rsidRDefault="00162F7F" w:rsidP="00162F7F">
            <w:pPr>
              <w:pStyle w:val="KeinLeerraum"/>
              <w:jc w:val="center"/>
              <w:rPr>
                <w:noProof/>
                <w:sz w:val="16"/>
                <w:szCs w:val="16"/>
              </w:rPr>
            </w:pPr>
            <w:r w:rsidRPr="009F1C36">
              <w:rPr>
                <w:color w:val="000000"/>
                <w:sz w:val="16"/>
                <w:szCs w:val="16"/>
              </w:rPr>
              <w:t>100</w:t>
            </w:r>
          </w:p>
        </w:tc>
        <w:tc>
          <w:tcPr>
            <w:tcW w:w="1663" w:type="dxa"/>
            <w:tcBorders>
              <w:left w:val="single" w:sz="4" w:space="0" w:color="auto"/>
            </w:tcBorders>
            <w:noWrap/>
          </w:tcPr>
          <w:p w14:paraId="2731F9E8" w14:textId="6DDE29CB" w:rsidR="00162F7F" w:rsidRPr="009F1C36" w:rsidRDefault="00162F7F" w:rsidP="00162F7F">
            <w:pPr>
              <w:pStyle w:val="KeinLeerraum"/>
              <w:jc w:val="left"/>
              <w:rPr>
                <w:noProof/>
                <w:sz w:val="16"/>
                <w:szCs w:val="16"/>
              </w:rPr>
            </w:pPr>
            <w:r w:rsidRPr="009F1C36">
              <w:rPr>
                <w:color w:val="000000"/>
                <w:sz w:val="16"/>
                <w:szCs w:val="16"/>
              </w:rPr>
              <w:t>Number of HH members</w:t>
            </w:r>
          </w:p>
        </w:tc>
        <w:tc>
          <w:tcPr>
            <w:tcW w:w="1105" w:type="dxa"/>
            <w:tcBorders>
              <w:right w:val="single" w:sz="4" w:space="0" w:color="auto"/>
            </w:tcBorders>
            <w:noWrap/>
          </w:tcPr>
          <w:p w14:paraId="434D07BB" w14:textId="7EF63AB1" w:rsidR="00162F7F" w:rsidRPr="009F1C36" w:rsidRDefault="00162F7F" w:rsidP="00162F7F">
            <w:pPr>
              <w:pStyle w:val="KeinLeerraum"/>
              <w:jc w:val="center"/>
              <w:rPr>
                <w:noProof/>
                <w:sz w:val="16"/>
                <w:szCs w:val="16"/>
              </w:rPr>
            </w:pPr>
            <w:r w:rsidRPr="009F1C36">
              <w:rPr>
                <w:color w:val="000000"/>
                <w:sz w:val="16"/>
                <w:szCs w:val="16"/>
              </w:rPr>
              <w:t>87</w:t>
            </w:r>
          </w:p>
        </w:tc>
        <w:tc>
          <w:tcPr>
            <w:tcW w:w="1663" w:type="dxa"/>
            <w:gridSpan w:val="2"/>
            <w:tcBorders>
              <w:left w:val="single" w:sz="4" w:space="0" w:color="auto"/>
            </w:tcBorders>
            <w:noWrap/>
          </w:tcPr>
          <w:p w14:paraId="7D2E7196" w14:textId="47369282" w:rsidR="00162F7F" w:rsidRPr="009F1C36" w:rsidRDefault="00162F7F" w:rsidP="00162F7F">
            <w:pPr>
              <w:pStyle w:val="KeinLeerraum"/>
              <w:jc w:val="left"/>
              <w:rPr>
                <w:noProof/>
                <w:sz w:val="16"/>
                <w:szCs w:val="16"/>
              </w:rPr>
            </w:pPr>
            <w:r w:rsidRPr="009F1C36">
              <w:rPr>
                <w:color w:val="000000"/>
                <w:sz w:val="16"/>
                <w:szCs w:val="16"/>
              </w:rPr>
              <w:t>Number of trips woman took in last 12 months</w:t>
            </w:r>
          </w:p>
        </w:tc>
        <w:tc>
          <w:tcPr>
            <w:tcW w:w="1105" w:type="dxa"/>
            <w:tcBorders>
              <w:right w:val="single" w:sz="4" w:space="0" w:color="auto"/>
            </w:tcBorders>
            <w:noWrap/>
          </w:tcPr>
          <w:p w14:paraId="79C893D4" w14:textId="139F68F6" w:rsidR="00162F7F" w:rsidRPr="009F1C36" w:rsidRDefault="00162F7F" w:rsidP="00162F7F">
            <w:pPr>
              <w:pStyle w:val="KeinLeerraum"/>
              <w:jc w:val="center"/>
              <w:rPr>
                <w:noProof/>
                <w:sz w:val="16"/>
                <w:szCs w:val="16"/>
              </w:rPr>
            </w:pPr>
            <w:r w:rsidRPr="009F1C36">
              <w:rPr>
                <w:color w:val="000000"/>
                <w:sz w:val="16"/>
                <w:szCs w:val="16"/>
              </w:rPr>
              <w:t>57</w:t>
            </w:r>
          </w:p>
        </w:tc>
        <w:tc>
          <w:tcPr>
            <w:tcW w:w="1947" w:type="dxa"/>
            <w:gridSpan w:val="2"/>
            <w:tcBorders>
              <w:left w:val="single" w:sz="4" w:space="0" w:color="auto"/>
            </w:tcBorders>
            <w:noWrap/>
          </w:tcPr>
          <w:p w14:paraId="1EDC3476" w14:textId="658A4FC6" w:rsidR="00162F7F" w:rsidRPr="009F1C36" w:rsidRDefault="00162F7F" w:rsidP="00162F7F">
            <w:pPr>
              <w:pStyle w:val="KeinLeerraum"/>
              <w:jc w:val="left"/>
              <w:rPr>
                <w:noProof/>
                <w:sz w:val="16"/>
                <w:szCs w:val="16"/>
              </w:rPr>
            </w:pPr>
            <w:r w:rsidRPr="009F1C36">
              <w:rPr>
                <w:color w:val="000000"/>
                <w:sz w:val="16"/>
                <w:szCs w:val="16"/>
              </w:rPr>
              <w:t xml:space="preserve">Number of </w:t>
            </w:r>
            <w:proofErr w:type="spellStart"/>
            <w:r w:rsidRPr="009F1C36">
              <w:rPr>
                <w:color w:val="000000"/>
                <w:sz w:val="16"/>
                <w:szCs w:val="16"/>
              </w:rPr>
              <w:t>mosquitonets</w:t>
            </w:r>
            <w:proofErr w:type="spellEnd"/>
          </w:p>
        </w:tc>
        <w:tc>
          <w:tcPr>
            <w:tcW w:w="1105" w:type="dxa"/>
            <w:tcBorders>
              <w:right w:val="single" w:sz="4" w:space="0" w:color="auto"/>
            </w:tcBorders>
            <w:noWrap/>
          </w:tcPr>
          <w:p w14:paraId="00D563DE" w14:textId="062357CB" w:rsidR="00162F7F" w:rsidRPr="009F1C36" w:rsidRDefault="00162F7F" w:rsidP="00162F7F">
            <w:pPr>
              <w:pStyle w:val="KeinLeerraum"/>
              <w:jc w:val="center"/>
              <w:rPr>
                <w:noProof/>
                <w:sz w:val="16"/>
                <w:szCs w:val="16"/>
              </w:rPr>
            </w:pPr>
            <w:r w:rsidRPr="009F1C36">
              <w:rPr>
                <w:color w:val="000000"/>
                <w:sz w:val="16"/>
                <w:szCs w:val="16"/>
              </w:rPr>
              <w:t>48</w:t>
            </w:r>
          </w:p>
        </w:tc>
        <w:tc>
          <w:tcPr>
            <w:tcW w:w="1947" w:type="dxa"/>
            <w:gridSpan w:val="2"/>
            <w:tcBorders>
              <w:left w:val="single" w:sz="4" w:space="0" w:color="auto"/>
            </w:tcBorders>
            <w:noWrap/>
          </w:tcPr>
          <w:p w14:paraId="1564FCB0" w14:textId="14EBB9B3" w:rsidR="00162F7F" w:rsidRPr="009F1C36" w:rsidRDefault="00162F7F" w:rsidP="00162F7F">
            <w:pPr>
              <w:pStyle w:val="KeinLeerraum"/>
              <w:jc w:val="left"/>
              <w:rPr>
                <w:noProof/>
                <w:sz w:val="16"/>
                <w:szCs w:val="16"/>
              </w:rPr>
            </w:pPr>
            <w:r w:rsidRPr="009F1C36">
              <w:rPr>
                <w:color w:val="000000"/>
                <w:sz w:val="16"/>
                <w:szCs w:val="16"/>
              </w:rPr>
              <w:t>Number of HH members &lt;5 years</w:t>
            </w:r>
          </w:p>
        </w:tc>
        <w:tc>
          <w:tcPr>
            <w:tcW w:w="1105" w:type="dxa"/>
            <w:noWrap/>
          </w:tcPr>
          <w:p w14:paraId="5E3EB8E3" w14:textId="323FCF49" w:rsidR="00162F7F" w:rsidRPr="009F1C36" w:rsidRDefault="00162F7F" w:rsidP="00162F7F">
            <w:pPr>
              <w:pStyle w:val="KeinLeerraum"/>
              <w:jc w:val="center"/>
              <w:rPr>
                <w:noProof/>
                <w:sz w:val="16"/>
                <w:szCs w:val="16"/>
              </w:rPr>
            </w:pPr>
            <w:r w:rsidRPr="009F1C36">
              <w:rPr>
                <w:color w:val="000000"/>
                <w:sz w:val="16"/>
                <w:szCs w:val="16"/>
              </w:rPr>
              <w:t>41</w:t>
            </w:r>
          </w:p>
        </w:tc>
      </w:tr>
      <w:tr w:rsidR="00162F7F" w:rsidRPr="002A0CB6" w14:paraId="7B7CBA4A" w14:textId="77777777" w:rsidTr="009F1C36">
        <w:trPr>
          <w:gridAfter w:val="1"/>
          <w:wAfter w:w="7" w:type="dxa"/>
          <w:trHeight w:val="290"/>
        </w:trPr>
        <w:tc>
          <w:tcPr>
            <w:tcW w:w="1791" w:type="dxa"/>
            <w:tcBorders>
              <w:right w:val="single" w:sz="4" w:space="0" w:color="auto"/>
            </w:tcBorders>
            <w:noWrap/>
            <w:hideMark/>
          </w:tcPr>
          <w:p w14:paraId="0A04D80A" w14:textId="7A89FBE9" w:rsidR="00162F7F" w:rsidRPr="002A0CB6" w:rsidRDefault="00162F7F" w:rsidP="00162F7F">
            <w:pPr>
              <w:pStyle w:val="KeinLeerraum"/>
              <w:rPr>
                <w:noProof/>
                <w:sz w:val="18"/>
                <w:szCs w:val="18"/>
              </w:rPr>
            </w:pPr>
            <w:r w:rsidRPr="002A0CB6">
              <w:rPr>
                <w:noProof/>
                <w:sz w:val="18"/>
                <w:szCs w:val="18"/>
              </w:rPr>
              <w:t>Mali</w:t>
            </w:r>
          </w:p>
        </w:tc>
        <w:tc>
          <w:tcPr>
            <w:tcW w:w="1465" w:type="dxa"/>
            <w:tcBorders>
              <w:left w:val="single" w:sz="4" w:space="0" w:color="auto"/>
            </w:tcBorders>
            <w:noWrap/>
          </w:tcPr>
          <w:p w14:paraId="76E0BBE4" w14:textId="54FFF364" w:rsidR="00162F7F" w:rsidRPr="009F1C36" w:rsidRDefault="00162F7F" w:rsidP="00162F7F">
            <w:pPr>
              <w:pStyle w:val="KeinLeerraum"/>
              <w:jc w:val="left"/>
              <w:rPr>
                <w:noProof/>
                <w:sz w:val="16"/>
                <w:szCs w:val="16"/>
              </w:rPr>
            </w:pPr>
            <w:r w:rsidRPr="009F1C36">
              <w:rPr>
                <w:color w:val="000000"/>
                <w:sz w:val="16"/>
                <w:szCs w:val="16"/>
              </w:rPr>
              <w:t>At least one tetanus injection before birth</w:t>
            </w:r>
          </w:p>
        </w:tc>
        <w:tc>
          <w:tcPr>
            <w:tcW w:w="1105" w:type="dxa"/>
            <w:tcBorders>
              <w:right w:val="single" w:sz="4" w:space="0" w:color="auto"/>
            </w:tcBorders>
            <w:noWrap/>
          </w:tcPr>
          <w:p w14:paraId="269505E0" w14:textId="7A29354A" w:rsidR="00162F7F" w:rsidRPr="009F1C36" w:rsidRDefault="00162F7F" w:rsidP="00162F7F">
            <w:pPr>
              <w:pStyle w:val="KeinLeerraum"/>
              <w:jc w:val="center"/>
              <w:rPr>
                <w:noProof/>
                <w:sz w:val="16"/>
                <w:szCs w:val="16"/>
              </w:rPr>
            </w:pPr>
            <w:r w:rsidRPr="009F1C36">
              <w:rPr>
                <w:color w:val="000000"/>
                <w:sz w:val="16"/>
                <w:szCs w:val="16"/>
              </w:rPr>
              <w:t>100</w:t>
            </w:r>
          </w:p>
        </w:tc>
        <w:tc>
          <w:tcPr>
            <w:tcW w:w="1663" w:type="dxa"/>
            <w:tcBorders>
              <w:left w:val="single" w:sz="4" w:space="0" w:color="auto"/>
            </w:tcBorders>
            <w:noWrap/>
          </w:tcPr>
          <w:p w14:paraId="3E0F3984" w14:textId="19EE62A7" w:rsidR="00162F7F" w:rsidRPr="009F1C36" w:rsidRDefault="00162F7F" w:rsidP="00162F7F">
            <w:pPr>
              <w:pStyle w:val="KeinLeerraum"/>
              <w:jc w:val="left"/>
              <w:rPr>
                <w:noProof/>
                <w:sz w:val="16"/>
                <w:szCs w:val="16"/>
              </w:rPr>
            </w:pPr>
            <w:r w:rsidRPr="009F1C36">
              <w:rPr>
                <w:color w:val="000000"/>
                <w:sz w:val="16"/>
                <w:szCs w:val="16"/>
              </w:rPr>
              <w:t>HH has electricity</w:t>
            </w:r>
          </w:p>
        </w:tc>
        <w:tc>
          <w:tcPr>
            <w:tcW w:w="1105" w:type="dxa"/>
            <w:tcBorders>
              <w:right w:val="single" w:sz="4" w:space="0" w:color="auto"/>
            </w:tcBorders>
            <w:noWrap/>
          </w:tcPr>
          <w:p w14:paraId="691E604E" w14:textId="694B636D" w:rsidR="00162F7F" w:rsidRPr="009F1C36" w:rsidRDefault="00162F7F" w:rsidP="00162F7F">
            <w:pPr>
              <w:pStyle w:val="KeinLeerraum"/>
              <w:jc w:val="center"/>
              <w:rPr>
                <w:noProof/>
                <w:sz w:val="16"/>
                <w:szCs w:val="16"/>
              </w:rPr>
            </w:pPr>
            <w:r w:rsidRPr="009F1C36">
              <w:rPr>
                <w:color w:val="000000"/>
                <w:sz w:val="16"/>
                <w:szCs w:val="16"/>
              </w:rPr>
              <w:t>19</w:t>
            </w:r>
          </w:p>
        </w:tc>
        <w:tc>
          <w:tcPr>
            <w:tcW w:w="1663" w:type="dxa"/>
            <w:gridSpan w:val="2"/>
            <w:tcBorders>
              <w:left w:val="single" w:sz="4" w:space="0" w:color="auto"/>
            </w:tcBorders>
            <w:noWrap/>
          </w:tcPr>
          <w:p w14:paraId="4D618AFE" w14:textId="0C3246BC" w:rsidR="00162F7F" w:rsidRPr="009F1C36" w:rsidRDefault="00162F7F" w:rsidP="00162F7F">
            <w:pPr>
              <w:pStyle w:val="KeinLeerraum"/>
              <w:jc w:val="left"/>
              <w:rPr>
                <w:noProof/>
                <w:sz w:val="16"/>
                <w:szCs w:val="16"/>
              </w:rPr>
            </w:pPr>
            <w:r w:rsidRPr="009F1C36">
              <w:rPr>
                <w:color w:val="000000"/>
                <w:sz w:val="16"/>
                <w:szCs w:val="16"/>
              </w:rPr>
              <w:t>Safe floor material</w:t>
            </w:r>
          </w:p>
        </w:tc>
        <w:tc>
          <w:tcPr>
            <w:tcW w:w="1105" w:type="dxa"/>
            <w:tcBorders>
              <w:right w:val="single" w:sz="4" w:space="0" w:color="auto"/>
            </w:tcBorders>
            <w:noWrap/>
          </w:tcPr>
          <w:p w14:paraId="321E1960" w14:textId="7FD0509E" w:rsidR="00162F7F" w:rsidRPr="009F1C36" w:rsidRDefault="00162F7F" w:rsidP="00162F7F">
            <w:pPr>
              <w:pStyle w:val="KeinLeerraum"/>
              <w:jc w:val="center"/>
              <w:rPr>
                <w:noProof/>
                <w:sz w:val="16"/>
                <w:szCs w:val="16"/>
              </w:rPr>
            </w:pPr>
            <w:r w:rsidRPr="009F1C36">
              <w:rPr>
                <w:color w:val="000000"/>
                <w:sz w:val="16"/>
                <w:szCs w:val="16"/>
              </w:rPr>
              <w:t>18</w:t>
            </w:r>
          </w:p>
        </w:tc>
        <w:tc>
          <w:tcPr>
            <w:tcW w:w="1947" w:type="dxa"/>
            <w:gridSpan w:val="2"/>
            <w:tcBorders>
              <w:left w:val="single" w:sz="4" w:space="0" w:color="auto"/>
            </w:tcBorders>
            <w:noWrap/>
          </w:tcPr>
          <w:p w14:paraId="47C04F51" w14:textId="75B1B1AF" w:rsidR="00162F7F" w:rsidRPr="009F1C36" w:rsidRDefault="00162F7F" w:rsidP="00162F7F">
            <w:pPr>
              <w:pStyle w:val="KeinLeerraum"/>
              <w:jc w:val="left"/>
              <w:rPr>
                <w:noProof/>
                <w:sz w:val="16"/>
                <w:szCs w:val="16"/>
              </w:rPr>
            </w:pPr>
            <w:r w:rsidRPr="009F1C36">
              <w:rPr>
                <w:color w:val="000000"/>
                <w:sz w:val="16"/>
                <w:szCs w:val="16"/>
              </w:rPr>
              <w:t xml:space="preserve">Language: Bambara </w:t>
            </w:r>
            <w:proofErr w:type="spellStart"/>
            <w:r w:rsidRPr="009F1C36">
              <w:rPr>
                <w:color w:val="000000"/>
                <w:sz w:val="16"/>
                <w:szCs w:val="16"/>
              </w:rPr>
              <w:t>malinké</w:t>
            </w:r>
            <w:proofErr w:type="spellEnd"/>
          </w:p>
        </w:tc>
        <w:tc>
          <w:tcPr>
            <w:tcW w:w="1105" w:type="dxa"/>
            <w:tcBorders>
              <w:right w:val="single" w:sz="4" w:space="0" w:color="auto"/>
            </w:tcBorders>
            <w:noWrap/>
          </w:tcPr>
          <w:p w14:paraId="37AFAF4B" w14:textId="3CFA832E" w:rsidR="00162F7F" w:rsidRPr="009F1C36" w:rsidRDefault="00162F7F" w:rsidP="00162F7F">
            <w:pPr>
              <w:pStyle w:val="KeinLeerraum"/>
              <w:jc w:val="center"/>
              <w:rPr>
                <w:noProof/>
                <w:sz w:val="16"/>
                <w:szCs w:val="16"/>
              </w:rPr>
            </w:pPr>
            <w:r w:rsidRPr="009F1C36">
              <w:rPr>
                <w:color w:val="000000"/>
                <w:sz w:val="16"/>
                <w:szCs w:val="16"/>
              </w:rPr>
              <w:t>13</w:t>
            </w:r>
          </w:p>
        </w:tc>
        <w:tc>
          <w:tcPr>
            <w:tcW w:w="1947" w:type="dxa"/>
            <w:gridSpan w:val="2"/>
            <w:tcBorders>
              <w:left w:val="single" w:sz="4" w:space="0" w:color="auto"/>
            </w:tcBorders>
            <w:noWrap/>
          </w:tcPr>
          <w:p w14:paraId="69E4940E" w14:textId="7187583F" w:rsidR="00162F7F" w:rsidRPr="009F1C36" w:rsidRDefault="00162F7F" w:rsidP="00162F7F">
            <w:pPr>
              <w:pStyle w:val="KeinLeerraum"/>
              <w:jc w:val="left"/>
              <w:rPr>
                <w:noProof/>
                <w:sz w:val="16"/>
                <w:szCs w:val="16"/>
              </w:rPr>
            </w:pPr>
            <w:r w:rsidRPr="009F1C36">
              <w:rPr>
                <w:color w:val="000000"/>
                <w:sz w:val="16"/>
                <w:szCs w:val="16"/>
              </w:rPr>
              <w:t>HH has any toilet facility</w:t>
            </w:r>
          </w:p>
        </w:tc>
        <w:tc>
          <w:tcPr>
            <w:tcW w:w="1105" w:type="dxa"/>
            <w:noWrap/>
          </w:tcPr>
          <w:p w14:paraId="0110C5B1" w14:textId="70514F3C" w:rsidR="00162F7F" w:rsidRPr="009F1C36" w:rsidRDefault="00162F7F" w:rsidP="00162F7F">
            <w:pPr>
              <w:pStyle w:val="KeinLeerraum"/>
              <w:jc w:val="center"/>
              <w:rPr>
                <w:noProof/>
                <w:sz w:val="16"/>
                <w:szCs w:val="16"/>
              </w:rPr>
            </w:pPr>
            <w:r w:rsidRPr="009F1C36">
              <w:rPr>
                <w:color w:val="000000"/>
                <w:sz w:val="16"/>
                <w:szCs w:val="16"/>
              </w:rPr>
              <w:t>13</w:t>
            </w:r>
          </w:p>
        </w:tc>
      </w:tr>
      <w:tr w:rsidR="00162F7F" w:rsidRPr="002A0CB6" w14:paraId="170157B8" w14:textId="77777777" w:rsidTr="009F1C36">
        <w:trPr>
          <w:gridAfter w:val="1"/>
          <w:wAfter w:w="7" w:type="dxa"/>
          <w:trHeight w:val="290"/>
        </w:trPr>
        <w:tc>
          <w:tcPr>
            <w:tcW w:w="1791" w:type="dxa"/>
            <w:tcBorders>
              <w:right w:val="single" w:sz="4" w:space="0" w:color="auto"/>
            </w:tcBorders>
            <w:noWrap/>
            <w:hideMark/>
          </w:tcPr>
          <w:p w14:paraId="7B03A26A" w14:textId="6FCE8468" w:rsidR="00162F7F" w:rsidRPr="002A0CB6" w:rsidRDefault="00162F7F" w:rsidP="00162F7F">
            <w:pPr>
              <w:pStyle w:val="KeinLeerraum"/>
              <w:rPr>
                <w:noProof/>
                <w:sz w:val="18"/>
                <w:szCs w:val="18"/>
              </w:rPr>
            </w:pPr>
            <w:r w:rsidRPr="002A0CB6">
              <w:rPr>
                <w:noProof/>
                <w:sz w:val="18"/>
                <w:szCs w:val="18"/>
              </w:rPr>
              <w:t>Mauritania</w:t>
            </w:r>
          </w:p>
        </w:tc>
        <w:tc>
          <w:tcPr>
            <w:tcW w:w="1465" w:type="dxa"/>
            <w:tcBorders>
              <w:left w:val="single" w:sz="4" w:space="0" w:color="auto"/>
            </w:tcBorders>
            <w:noWrap/>
          </w:tcPr>
          <w:p w14:paraId="557AB9B6" w14:textId="7A59B5CB" w:rsidR="00162F7F" w:rsidRPr="009F1C36" w:rsidRDefault="00162F7F" w:rsidP="00162F7F">
            <w:pPr>
              <w:pStyle w:val="KeinLeerraum"/>
              <w:jc w:val="left"/>
              <w:rPr>
                <w:noProof/>
                <w:sz w:val="16"/>
                <w:szCs w:val="16"/>
              </w:rPr>
            </w:pPr>
            <w:r w:rsidRPr="009F1C36">
              <w:rPr>
                <w:color w:val="000000"/>
                <w:sz w:val="16"/>
                <w:szCs w:val="16"/>
              </w:rPr>
              <w:t xml:space="preserve">*1st </w:t>
            </w:r>
            <w:proofErr w:type="spellStart"/>
            <w:r w:rsidRPr="009F1C36">
              <w:rPr>
                <w:color w:val="000000"/>
                <w:sz w:val="16"/>
                <w:szCs w:val="16"/>
              </w:rPr>
              <w:t>wealthquintile</w:t>
            </w:r>
            <w:proofErr w:type="spellEnd"/>
          </w:p>
        </w:tc>
        <w:tc>
          <w:tcPr>
            <w:tcW w:w="1105" w:type="dxa"/>
            <w:tcBorders>
              <w:right w:val="single" w:sz="4" w:space="0" w:color="auto"/>
            </w:tcBorders>
            <w:noWrap/>
          </w:tcPr>
          <w:p w14:paraId="60336909" w14:textId="5EA01678" w:rsidR="00162F7F" w:rsidRPr="009F1C36" w:rsidRDefault="00162F7F" w:rsidP="00162F7F">
            <w:pPr>
              <w:pStyle w:val="KeinLeerraum"/>
              <w:jc w:val="center"/>
              <w:rPr>
                <w:noProof/>
                <w:sz w:val="16"/>
                <w:szCs w:val="16"/>
              </w:rPr>
            </w:pPr>
            <w:r w:rsidRPr="009F1C36">
              <w:rPr>
                <w:color w:val="000000"/>
                <w:sz w:val="16"/>
                <w:szCs w:val="16"/>
              </w:rPr>
              <w:t>100</w:t>
            </w:r>
          </w:p>
        </w:tc>
        <w:tc>
          <w:tcPr>
            <w:tcW w:w="1663" w:type="dxa"/>
            <w:tcBorders>
              <w:left w:val="single" w:sz="4" w:space="0" w:color="auto"/>
            </w:tcBorders>
            <w:noWrap/>
          </w:tcPr>
          <w:p w14:paraId="2F516A05" w14:textId="3E8ADED3" w:rsidR="00162F7F" w:rsidRPr="009F1C36" w:rsidRDefault="00162F7F" w:rsidP="00162F7F">
            <w:pPr>
              <w:pStyle w:val="KeinLeerraum"/>
              <w:jc w:val="left"/>
              <w:rPr>
                <w:noProof/>
                <w:sz w:val="16"/>
                <w:szCs w:val="16"/>
              </w:rPr>
            </w:pPr>
            <w:r w:rsidRPr="009F1C36">
              <w:rPr>
                <w:color w:val="000000"/>
                <w:sz w:val="16"/>
                <w:szCs w:val="16"/>
              </w:rPr>
              <w:t>HH has electricity</w:t>
            </w:r>
          </w:p>
        </w:tc>
        <w:tc>
          <w:tcPr>
            <w:tcW w:w="1105" w:type="dxa"/>
            <w:tcBorders>
              <w:right w:val="single" w:sz="4" w:space="0" w:color="auto"/>
            </w:tcBorders>
            <w:noWrap/>
          </w:tcPr>
          <w:p w14:paraId="615CFCEF" w14:textId="70930756" w:rsidR="00162F7F" w:rsidRPr="009F1C36" w:rsidRDefault="00162F7F" w:rsidP="00162F7F">
            <w:pPr>
              <w:pStyle w:val="KeinLeerraum"/>
              <w:jc w:val="center"/>
              <w:rPr>
                <w:noProof/>
                <w:sz w:val="16"/>
                <w:szCs w:val="16"/>
              </w:rPr>
            </w:pPr>
            <w:r w:rsidRPr="009F1C36">
              <w:rPr>
                <w:color w:val="000000"/>
                <w:sz w:val="16"/>
                <w:szCs w:val="16"/>
              </w:rPr>
              <w:t>93</w:t>
            </w:r>
          </w:p>
        </w:tc>
        <w:tc>
          <w:tcPr>
            <w:tcW w:w="1663" w:type="dxa"/>
            <w:gridSpan w:val="2"/>
            <w:tcBorders>
              <w:left w:val="single" w:sz="4" w:space="0" w:color="auto"/>
            </w:tcBorders>
            <w:noWrap/>
          </w:tcPr>
          <w:p w14:paraId="476042BA" w14:textId="538D6168" w:rsidR="00162F7F" w:rsidRPr="009F1C36" w:rsidRDefault="00162F7F" w:rsidP="00162F7F">
            <w:pPr>
              <w:pStyle w:val="KeinLeerraum"/>
              <w:jc w:val="left"/>
              <w:rPr>
                <w:noProof/>
                <w:sz w:val="16"/>
                <w:szCs w:val="16"/>
              </w:rPr>
            </w:pPr>
            <w:r w:rsidRPr="009F1C36">
              <w:rPr>
                <w:color w:val="000000"/>
                <w:sz w:val="16"/>
                <w:szCs w:val="16"/>
              </w:rPr>
              <w:t>Safe cooking fuel</w:t>
            </w:r>
          </w:p>
        </w:tc>
        <w:tc>
          <w:tcPr>
            <w:tcW w:w="1105" w:type="dxa"/>
            <w:tcBorders>
              <w:right w:val="single" w:sz="4" w:space="0" w:color="auto"/>
            </w:tcBorders>
            <w:noWrap/>
          </w:tcPr>
          <w:p w14:paraId="52ECB49B" w14:textId="71DEB3A9" w:rsidR="00162F7F" w:rsidRPr="009F1C36" w:rsidRDefault="00162F7F" w:rsidP="00162F7F">
            <w:pPr>
              <w:pStyle w:val="KeinLeerraum"/>
              <w:jc w:val="center"/>
              <w:rPr>
                <w:noProof/>
                <w:sz w:val="16"/>
                <w:szCs w:val="16"/>
              </w:rPr>
            </w:pPr>
            <w:r w:rsidRPr="009F1C36">
              <w:rPr>
                <w:color w:val="000000"/>
                <w:sz w:val="16"/>
                <w:szCs w:val="16"/>
              </w:rPr>
              <w:t>83</w:t>
            </w:r>
          </w:p>
        </w:tc>
        <w:tc>
          <w:tcPr>
            <w:tcW w:w="1947" w:type="dxa"/>
            <w:gridSpan w:val="2"/>
            <w:tcBorders>
              <w:left w:val="single" w:sz="4" w:space="0" w:color="auto"/>
            </w:tcBorders>
            <w:noWrap/>
          </w:tcPr>
          <w:p w14:paraId="5DD992BF" w14:textId="079F5548" w:rsidR="00162F7F" w:rsidRPr="009F1C36" w:rsidRDefault="00162F7F" w:rsidP="00162F7F">
            <w:pPr>
              <w:pStyle w:val="KeinLeerraum"/>
              <w:jc w:val="left"/>
              <w:rPr>
                <w:noProof/>
                <w:sz w:val="16"/>
                <w:szCs w:val="16"/>
              </w:rPr>
            </w:pPr>
            <w:r w:rsidRPr="009F1C36">
              <w:rPr>
                <w:color w:val="000000"/>
                <w:sz w:val="16"/>
                <w:szCs w:val="16"/>
              </w:rPr>
              <w:t>At least one tetanus injection before birth</w:t>
            </w:r>
          </w:p>
        </w:tc>
        <w:tc>
          <w:tcPr>
            <w:tcW w:w="1105" w:type="dxa"/>
            <w:tcBorders>
              <w:right w:val="single" w:sz="4" w:space="0" w:color="auto"/>
            </w:tcBorders>
            <w:noWrap/>
          </w:tcPr>
          <w:p w14:paraId="7EDF8D90" w14:textId="06975A71" w:rsidR="00162F7F" w:rsidRPr="009F1C36" w:rsidRDefault="00162F7F" w:rsidP="00162F7F">
            <w:pPr>
              <w:pStyle w:val="KeinLeerraum"/>
              <w:jc w:val="center"/>
              <w:rPr>
                <w:noProof/>
                <w:sz w:val="16"/>
                <w:szCs w:val="16"/>
              </w:rPr>
            </w:pPr>
            <w:r w:rsidRPr="009F1C36">
              <w:rPr>
                <w:color w:val="000000"/>
                <w:sz w:val="16"/>
                <w:szCs w:val="16"/>
              </w:rPr>
              <w:t>60</w:t>
            </w:r>
          </w:p>
        </w:tc>
        <w:tc>
          <w:tcPr>
            <w:tcW w:w="1947" w:type="dxa"/>
            <w:gridSpan w:val="2"/>
            <w:tcBorders>
              <w:left w:val="single" w:sz="4" w:space="0" w:color="auto"/>
            </w:tcBorders>
            <w:noWrap/>
          </w:tcPr>
          <w:p w14:paraId="6146C7E5" w14:textId="777545C3" w:rsidR="00162F7F" w:rsidRPr="009F1C36" w:rsidRDefault="00162F7F" w:rsidP="00162F7F">
            <w:pPr>
              <w:pStyle w:val="KeinLeerraum"/>
              <w:jc w:val="left"/>
              <w:rPr>
                <w:noProof/>
                <w:sz w:val="16"/>
                <w:szCs w:val="16"/>
              </w:rPr>
            </w:pPr>
            <w:r w:rsidRPr="009F1C36">
              <w:rPr>
                <w:color w:val="000000"/>
                <w:sz w:val="16"/>
                <w:szCs w:val="16"/>
              </w:rPr>
              <w:t>HH has television</w:t>
            </w:r>
          </w:p>
        </w:tc>
        <w:tc>
          <w:tcPr>
            <w:tcW w:w="1105" w:type="dxa"/>
            <w:noWrap/>
          </w:tcPr>
          <w:p w14:paraId="736F7C52" w14:textId="69024A31" w:rsidR="00162F7F" w:rsidRPr="009F1C36" w:rsidRDefault="00162F7F" w:rsidP="00162F7F">
            <w:pPr>
              <w:pStyle w:val="KeinLeerraum"/>
              <w:jc w:val="center"/>
              <w:rPr>
                <w:noProof/>
                <w:sz w:val="16"/>
                <w:szCs w:val="16"/>
              </w:rPr>
            </w:pPr>
            <w:r w:rsidRPr="009F1C36">
              <w:rPr>
                <w:color w:val="000000"/>
                <w:sz w:val="16"/>
                <w:szCs w:val="16"/>
              </w:rPr>
              <w:t>53</w:t>
            </w:r>
          </w:p>
        </w:tc>
      </w:tr>
      <w:tr w:rsidR="00162F7F" w:rsidRPr="002A0CB6" w14:paraId="2536AF2B" w14:textId="77777777" w:rsidTr="009F1C36">
        <w:trPr>
          <w:gridAfter w:val="1"/>
          <w:wAfter w:w="7" w:type="dxa"/>
          <w:trHeight w:val="290"/>
        </w:trPr>
        <w:tc>
          <w:tcPr>
            <w:tcW w:w="1791" w:type="dxa"/>
            <w:tcBorders>
              <w:right w:val="single" w:sz="4" w:space="0" w:color="auto"/>
            </w:tcBorders>
            <w:noWrap/>
            <w:hideMark/>
          </w:tcPr>
          <w:p w14:paraId="298EE01F" w14:textId="6E1E87F2" w:rsidR="00162F7F" w:rsidRPr="002A0CB6" w:rsidRDefault="00162F7F" w:rsidP="00162F7F">
            <w:pPr>
              <w:pStyle w:val="KeinLeerraum"/>
              <w:rPr>
                <w:noProof/>
                <w:sz w:val="18"/>
                <w:szCs w:val="18"/>
              </w:rPr>
            </w:pPr>
            <w:r w:rsidRPr="002A0CB6">
              <w:rPr>
                <w:noProof/>
                <w:sz w:val="18"/>
                <w:szCs w:val="18"/>
              </w:rPr>
              <w:t>Namibia</w:t>
            </w:r>
          </w:p>
        </w:tc>
        <w:tc>
          <w:tcPr>
            <w:tcW w:w="1465" w:type="dxa"/>
            <w:tcBorders>
              <w:left w:val="single" w:sz="4" w:space="0" w:color="auto"/>
            </w:tcBorders>
            <w:noWrap/>
          </w:tcPr>
          <w:p w14:paraId="6938DA87" w14:textId="17E5197D" w:rsidR="00162F7F" w:rsidRPr="009F1C36" w:rsidRDefault="00162F7F" w:rsidP="00162F7F">
            <w:pPr>
              <w:pStyle w:val="KeinLeerraum"/>
              <w:jc w:val="left"/>
              <w:rPr>
                <w:noProof/>
                <w:sz w:val="16"/>
                <w:szCs w:val="16"/>
              </w:rPr>
            </w:pPr>
            <w:r w:rsidRPr="009F1C36">
              <w:rPr>
                <w:color w:val="000000"/>
                <w:sz w:val="16"/>
                <w:szCs w:val="16"/>
              </w:rPr>
              <w:t>Checkup after delivery</w:t>
            </w:r>
          </w:p>
        </w:tc>
        <w:tc>
          <w:tcPr>
            <w:tcW w:w="1105" w:type="dxa"/>
            <w:tcBorders>
              <w:right w:val="single" w:sz="4" w:space="0" w:color="auto"/>
            </w:tcBorders>
            <w:noWrap/>
          </w:tcPr>
          <w:p w14:paraId="45246202" w14:textId="4B0F822A" w:rsidR="00162F7F" w:rsidRPr="009F1C36" w:rsidRDefault="00162F7F" w:rsidP="00162F7F">
            <w:pPr>
              <w:pStyle w:val="KeinLeerraum"/>
              <w:jc w:val="center"/>
              <w:rPr>
                <w:noProof/>
                <w:sz w:val="16"/>
                <w:szCs w:val="16"/>
              </w:rPr>
            </w:pPr>
            <w:r w:rsidRPr="009F1C36">
              <w:rPr>
                <w:color w:val="000000"/>
                <w:sz w:val="16"/>
                <w:szCs w:val="16"/>
              </w:rPr>
              <w:t>100</w:t>
            </w:r>
          </w:p>
        </w:tc>
        <w:tc>
          <w:tcPr>
            <w:tcW w:w="1663" w:type="dxa"/>
            <w:tcBorders>
              <w:left w:val="single" w:sz="4" w:space="0" w:color="auto"/>
            </w:tcBorders>
            <w:noWrap/>
          </w:tcPr>
          <w:p w14:paraId="1FD0AEF6" w14:textId="2D01501D" w:rsidR="00162F7F" w:rsidRPr="009F1C36" w:rsidRDefault="00162F7F" w:rsidP="00162F7F">
            <w:pPr>
              <w:pStyle w:val="KeinLeerraum"/>
              <w:jc w:val="left"/>
              <w:rPr>
                <w:noProof/>
                <w:sz w:val="16"/>
                <w:szCs w:val="16"/>
              </w:rPr>
            </w:pPr>
            <w:r w:rsidRPr="009F1C36">
              <w:rPr>
                <w:color w:val="000000"/>
                <w:sz w:val="16"/>
                <w:szCs w:val="16"/>
              </w:rPr>
              <w:t>Ideal number of children</w:t>
            </w:r>
          </w:p>
        </w:tc>
        <w:tc>
          <w:tcPr>
            <w:tcW w:w="1105" w:type="dxa"/>
            <w:tcBorders>
              <w:right w:val="single" w:sz="4" w:space="0" w:color="auto"/>
            </w:tcBorders>
            <w:noWrap/>
          </w:tcPr>
          <w:p w14:paraId="23D4CABE" w14:textId="266B2D9F" w:rsidR="00162F7F" w:rsidRPr="009F1C36" w:rsidRDefault="00162F7F" w:rsidP="00162F7F">
            <w:pPr>
              <w:pStyle w:val="KeinLeerraum"/>
              <w:jc w:val="center"/>
              <w:rPr>
                <w:noProof/>
                <w:sz w:val="16"/>
                <w:szCs w:val="16"/>
              </w:rPr>
            </w:pPr>
            <w:r w:rsidRPr="009F1C36">
              <w:rPr>
                <w:color w:val="000000"/>
                <w:sz w:val="16"/>
                <w:szCs w:val="16"/>
              </w:rPr>
              <w:t>75</w:t>
            </w:r>
          </w:p>
        </w:tc>
        <w:tc>
          <w:tcPr>
            <w:tcW w:w="1663" w:type="dxa"/>
            <w:gridSpan w:val="2"/>
            <w:tcBorders>
              <w:left w:val="single" w:sz="4" w:space="0" w:color="auto"/>
            </w:tcBorders>
            <w:noWrap/>
          </w:tcPr>
          <w:p w14:paraId="3572976B" w14:textId="78C1F25E" w:rsidR="00162F7F" w:rsidRPr="009F1C36" w:rsidRDefault="00162F7F" w:rsidP="00162F7F">
            <w:pPr>
              <w:pStyle w:val="KeinLeerraum"/>
              <w:jc w:val="left"/>
              <w:rPr>
                <w:noProof/>
                <w:sz w:val="16"/>
                <w:szCs w:val="16"/>
              </w:rPr>
            </w:pPr>
            <w:r w:rsidRPr="009F1C36">
              <w:rPr>
                <w:color w:val="000000"/>
                <w:sz w:val="16"/>
                <w:szCs w:val="16"/>
              </w:rPr>
              <w:t>Number of HH members</w:t>
            </w:r>
          </w:p>
        </w:tc>
        <w:tc>
          <w:tcPr>
            <w:tcW w:w="1105" w:type="dxa"/>
            <w:tcBorders>
              <w:right w:val="single" w:sz="4" w:space="0" w:color="auto"/>
            </w:tcBorders>
            <w:noWrap/>
          </w:tcPr>
          <w:p w14:paraId="0827A6C9" w14:textId="437BF689" w:rsidR="00162F7F" w:rsidRPr="009F1C36" w:rsidRDefault="00162F7F" w:rsidP="00162F7F">
            <w:pPr>
              <w:pStyle w:val="KeinLeerraum"/>
              <w:jc w:val="center"/>
              <w:rPr>
                <w:noProof/>
                <w:sz w:val="16"/>
                <w:szCs w:val="16"/>
              </w:rPr>
            </w:pPr>
            <w:r w:rsidRPr="009F1C36">
              <w:rPr>
                <w:color w:val="000000"/>
                <w:sz w:val="16"/>
                <w:szCs w:val="16"/>
              </w:rPr>
              <w:t>63</w:t>
            </w:r>
          </w:p>
        </w:tc>
        <w:tc>
          <w:tcPr>
            <w:tcW w:w="1947" w:type="dxa"/>
            <w:gridSpan w:val="2"/>
            <w:tcBorders>
              <w:left w:val="single" w:sz="4" w:space="0" w:color="auto"/>
            </w:tcBorders>
            <w:noWrap/>
          </w:tcPr>
          <w:p w14:paraId="7436285C" w14:textId="05ADBF50" w:rsidR="00162F7F" w:rsidRPr="009F1C36" w:rsidRDefault="00162F7F" w:rsidP="00162F7F">
            <w:pPr>
              <w:pStyle w:val="KeinLeerraum"/>
              <w:jc w:val="left"/>
              <w:rPr>
                <w:noProof/>
                <w:sz w:val="16"/>
                <w:szCs w:val="16"/>
              </w:rPr>
            </w:pPr>
            <w:r w:rsidRPr="009F1C36">
              <w:rPr>
                <w:color w:val="000000"/>
                <w:sz w:val="16"/>
                <w:szCs w:val="16"/>
              </w:rPr>
              <w:t>Number of cattle owned</w:t>
            </w:r>
          </w:p>
        </w:tc>
        <w:tc>
          <w:tcPr>
            <w:tcW w:w="1105" w:type="dxa"/>
            <w:tcBorders>
              <w:right w:val="single" w:sz="4" w:space="0" w:color="auto"/>
            </w:tcBorders>
            <w:noWrap/>
          </w:tcPr>
          <w:p w14:paraId="5CB74C3A" w14:textId="759115DC" w:rsidR="00162F7F" w:rsidRPr="009F1C36" w:rsidRDefault="00162F7F" w:rsidP="00162F7F">
            <w:pPr>
              <w:pStyle w:val="KeinLeerraum"/>
              <w:jc w:val="center"/>
              <w:rPr>
                <w:noProof/>
                <w:sz w:val="16"/>
                <w:szCs w:val="16"/>
              </w:rPr>
            </w:pPr>
            <w:r w:rsidRPr="009F1C36">
              <w:rPr>
                <w:color w:val="000000"/>
                <w:sz w:val="16"/>
                <w:szCs w:val="16"/>
              </w:rPr>
              <w:t>45</w:t>
            </w:r>
          </w:p>
        </w:tc>
        <w:tc>
          <w:tcPr>
            <w:tcW w:w="1947" w:type="dxa"/>
            <w:gridSpan w:val="2"/>
            <w:tcBorders>
              <w:left w:val="single" w:sz="4" w:space="0" w:color="auto"/>
            </w:tcBorders>
            <w:noWrap/>
          </w:tcPr>
          <w:p w14:paraId="7EF4422E" w14:textId="5A0082CB" w:rsidR="00162F7F" w:rsidRPr="009F1C36" w:rsidRDefault="00162F7F" w:rsidP="00162F7F">
            <w:pPr>
              <w:pStyle w:val="KeinLeerraum"/>
              <w:jc w:val="left"/>
              <w:rPr>
                <w:noProof/>
                <w:sz w:val="16"/>
                <w:szCs w:val="16"/>
              </w:rPr>
            </w:pPr>
            <w:r w:rsidRPr="009F1C36">
              <w:rPr>
                <w:color w:val="000000"/>
                <w:sz w:val="16"/>
                <w:szCs w:val="16"/>
              </w:rPr>
              <w:t>*Secondary education level attained</w:t>
            </w:r>
          </w:p>
        </w:tc>
        <w:tc>
          <w:tcPr>
            <w:tcW w:w="1105" w:type="dxa"/>
            <w:noWrap/>
          </w:tcPr>
          <w:p w14:paraId="7B9BDB3D" w14:textId="60A698E9" w:rsidR="00162F7F" w:rsidRPr="009F1C36" w:rsidRDefault="00162F7F" w:rsidP="00162F7F">
            <w:pPr>
              <w:pStyle w:val="KeinLeerraum"/>
              <w:jc w:val="center"/>
              <w:rPr>
                <w:noProof/>
                <w:sz w:val="16"/>
                <w:szCs w:val="16"/>
              </w:rPr>
            </w:pPr>
            <w:r w:rsidRPr="009F1C36">
              <w:rPr>
                <w:color w:val="000000"/>
                <w:sz w:val="16"/>
                <w:szCs w:val="16"/>
              </w:rPr>
              <w:t>43</w:t>
            </w:r>
          </w:p>
        </w:tc>
      </w:tr>
      <w:tr w:rsidR="00162F7F" w:rsidRPr="002A0CB6" w14:paraId="671A5038" w14:textId="77777777" w:rsidTr="009F1C36">
        <w:trPr>
          <w:gridAfter w:val="1"/>
          <w:wAfter w:w="7" w:type="dxa"/>
          <w:trHeight w:val="290"/>
        </w:trPr>
        <w:tc>
          <w:tcPr>
            <w:tcW w:w="1791" w:type="dxa"/>
            <w:tcBorders>
              <w:right w:val="single" w:sz="4" w:space="0" w:color="auto"/>
            </w:tcBorders>
            <w:noWrap/>
            <w:hideMark/>
          </w:tcPr>
          <w:p w14:paraId="3DEACFC6" w14:textId="0292BC2B" w:rsidR="00162F7F" w:rsidRPr="002A0CB6" w:rsidRDefault="00162F7F" w:rsidP="00162F7F">
            <w:pPr>
              <w:pStyle w:val="KeinLeerraum"/>
              <w:rPr>
                <w:noProof/>
                <w:sz w:val="18"/>
                <w:szCs w:val="18"/>
              </w:rPr>
            </w:pPr>
            <w:r w:rsidRPr="002A0CB6">
              <w:rPr>
                <w:noProof/>
                <w:sz w:val="18"/>
                <w:szCs w:val="18"/>
              </w:rPr>
              <w:lastRenderedPageBreak/>
              <w:t>Niger</w:t>
            </w:r>
          </w:p>
        </w:tc>
        <w:tc>
          <w:tcPr>
            <w:tcW w:w="1465" w:type="dxa"/>
            <w:tcBorders>
              <w:left w:val="single" w:sz="4" w:space="0" w:color="auto"/>
            </w:tcBorders>
            <w:noWrap/>
          </w:tcPr>
          <w:p w14:paraId="7431BFE2" w14:textId="72450373" w:rsidR="00162F7F" w:rsidRPr="009F1C36" w:rsidRDefault="00162F7F" w:rsidP="00162F7F">
            <w:pPr>
              <w:pStyle w:val="KeinLeerraum"/>
              <w:jc w:val="left"/>
              <w:rPr>
                <w:noProof/>
                <w:sz w:val="16"/>
                <w:szCs w:val="16"/>
              </w:rPr>
            </w:pPr>
            <w:r w:rsidRPr="009F1C36">
              <w:rPr>
                <w:color w:val="000000"/>
                <w:sz w:val="16"/>
                <w:szCs w:val="16"/>
              </w:rPr>
              <w:t>Checkup after delivery</w:t>
            </w:r>
          </w:p>
        </w:tc>
        <w:tc>
          <w:tcPr>
            <w:tcW w:w="1105" w:type="dxa"/>
            <w:tcBorders>
              <w:right w:val="single" w:sz="4" w:space="0" w:color="auto"/>
            </w:tcBorders>
            <w:noWrap/>
          </w:tcPr>
          <w:p w14:paraId="339B42F4" w14:textId="5CA246B1" w:rsidR="00162F7F" w:rsidRPr="009F1C36" w:rsidRDefault="00162F7F" w:rsidP="00162F7F">
            <w:pPr>
              <w:pStyle w:val="KeinLeerraum"/>
              <w:jc w:val="center"/>
              <w:rPr>
                <w:noProof/>
                <w:sz w:val="16"/>
                <w:szCs w:val="16"/>
              </w:rPr>
            </w:pPr>
            <w:r w:rsidRPr="009F1C36">
              <w:rPr>
                <w:color w:val="000000"/>
                <w:sz w:val="16"/>
                <w:szCs w:val="16"/>
              </w:rPr>
              <w:t>100</w:t>
            </w:r>
          </w:p>
        </w:tc>
        <w:tc>
          <w:tcPr>
            <w:tcW w:w="1663" w:type="dxa"/>
            <w:tcBorders>
              <w:left w:val="single" w:sz="4" w:space="0" w:color="auto"/>
            </w:tcBorders>
            <w:noWrap/>
          </w:tcPr>
          <w:p w14:paraId="66645C3C" w14:textId="587ECE23" w:rsidR="00162F7F" w:rsidRPr="009F1C36" w:rsidRDefault="00162F7F" w:rsidP="00162F7F">
            <w:pPr>
              <w:pStyle w:val="KeinLeerraum"/>
              <w:jc w:val="left"/>
              <w:rPr>
                <w:noProof/>
                <w:sz w:val="16"/>
                <w:szCs w:val="16"/>
              </w:rPr>
            </w:pPr>
            <w:r w:rsidRPr="009F1C36">
              <w:rPr>
                <w:color w:val="000000"/>
                <w:sz w:val="16"/>
                <w:szCs w:val="16"/>
              </w:rPr>
              <w:t>*Rural place of residence</w:t>
            </w:r>
          </w:p>
        </w:tc>
        <w:tc>
          <w:tcPr>
            <w:tcW w:w="1105" w:type="dxa"/>
            <w:tcBorders>
              <w:right w:val="single" w:sz="4" w:space="0" w:color="auto"/>
            </w:tcBorders>
            <w:noWrap/>
          </w:tcPr>
          <w:p w14:paraId="33336295" w14:textId="13B70CC1" w:rsidR="00162F7F" w:rsidRPr="009F1C36" w:rsidRDefault="00162F7F" w:rsidP="00162F7F">
            <w:pPr>
              <w:pStyle w:val="KeinLeerraum"/>
              <w:jc w:val="center"/>
              <w:rPr>
                <w:noProof/>
                <w:sz w:val="16"/>
                <w:szCs w:val="16"/>
              </w:rPr>
            </w:pPr>
            <w:r w:rsidRPr="009F1C36">
              <w:rPr>
                <w:color w:val="000000"/>
                <w:sz w:val="16"/>
                <w:szCs w:val="16"/>
              </w:rPr>
              <w:t>29</w:t>
            </w:r>
          </w:p>
        </w:tc>
        <w:tc>
          <w:tcPr>
            <w:tcW w:w="1663" w:type="dxa"/>
            <w:gridSpan w:val="2"/>
            <w:tcBorders>
              <w:left w:val="single" w:sz="4" w:space="0" w:color="auto"/>
            </w:tcBorders>
            <w:noWrap/>
          </w:tcPr>
          <w:p w14:paraId="5559C079" w14:textId="7070FB23" w:rsidR="00162F7F" w:rsidRPr="009F1C36" w:rsidRDefault="00162F7F" w:rsidP="00162F7F">
            <w:pPr>
              <w:pStyle w:val="KeinLeerraum"/>
              <w:jc w:val="left"/>
              <w:rPr>
                <w:noProof/>
                <w:sz w:val="16"/>
                <w:szCs w:val="16"/>
              </w:rPr>
            </w:pPr>
            <w:r w:rsidRPr="009F1C36">
              <w:rPr>
                <w:color w:val="000000"/>
                <w:sz w:val="16"/>
                <w:szCs w:val="16"/>
              </w:rPr>
              <w:t>HH has electricity</w:t>
            </w:r>
          </w:p>
        </w:tc>
        <w:tc>
          <w:tcPr>
            <w:tcW w:w="1105" w:type="dxa"/>
            <w:tcBorders>
              <w:right w:val="single" w:sz="4" w:space="0" w:color="auto"/>
            </w:tcBorders>
            <w:noWrap/>
          </w:tcPr>
          <w:p w14:paraId="6F39D3B2" w14:textId="395F624E" w:rsidR="00162F7F" w:rsidRPr="009F1C36" w:rsidRDefault="00162F7F" w:rsidP="00162F7F">
            <w:pPr>
              <w:pStyle w:val="KeinLeerraum"/>
              <w:jc w:val="center"/>
              <w:rPr>
                <w:noProof/>
                <w:sz w:val="16"/>
                <w:szCs w:val="16"/>
              </w:rPr>
            </w:pPr>
            <w:r w:rsidRPr="009F1C36">
              <w:rPr>
                <w:color w:val="000000"/>
                <w:sz w:val="16"/>
                <w:szCs w:val="16"/>
              </w:rPr>
              <w:t>11</w:t>
            </w:r>
          </w:p>
        </w:tc>
        <w:tc>
          <w:tcPr>
            <w:tcW w:w="1947" w:type="dxa"/>
            <w:gridSpan w:val="2"/>
            <w:tcBorders>
              <w:left w:val="single" w:sz="4" w:space="0" w:color="auto"/>
            </w:tcBorders>
            <w:noWrap/>
          </w:tcPr>
          <w:p w14:paraId="187B4987" w14:textId="1B4B1617" w:rsidR="00162F7F" w:rsidRPr="009F1C36" w:rsidRDefault="00162F7F" w:rsidP="00162F7F">
            <w:pPr>
              <w:pStyle w:val="KeinLeerraum"/>
              <w:jc w:val="left"/>
              <w:rPr>
                <w:noProof/>
                <w:sz w:val="16"/>
                <w:szCs w:val="16"/>
              </w:rPr>
            </w:pPr>
            <w:r w:rsidRPr="009F1C36">
              <w:rPr>
                <w:color w:val="000000"/>
                <w:sz w:val="16"/>
                <w:szCs w:val="16"/>
              </w:rPr>
              <w:t>Health card for child</w:t>
            </w:r>
          </w:p>
        </w:tc>
        <w:tc>
          <w:tcPr>
            <w:tcW w:w="1105" w:type="dxa"/>
            <w:tcBorders>
              <w:right w:val="single" w:sz="4" w:space="0" w:color="auto"/>
            </w:tcBorders>
            <w:noWrap/>
          </w:tcPr>
          <w:p w14:paraId="4CC08F3E" w14:textId="2A9B3C56" w:rsidR="00162F7F" w:rsidRPr="009F1C36" w:rsidRDefault="00162F7F" w:rsidP="00162F7F">
            <w:pPr>
              <w:pStyle w:val="KeinLeerraum"/>
              <w:jc w:val="center"/>
              <w:rPr>
                <w:noProof/>
                <w:sz w:val="16"/>
                <w:szCs w:val="16"/>
              </w:rPr>
            </w:pPr>
            <w:r w:rsidRPr="009F1C36">
              <w:rPr>
                <w:color w:val="000000"/>
                <w:sz w:val="16"/>
                <w:szCs w:val="16"/>
              </w:rPr>
              <w:t>7</w:t>
            </w:r>
          </w:p>
        </w:tc>
        <w:tc>
          <w:tcPr>
            <w:tcW w:w="1947" w:type="dxa"/>
            <w:gridSpan w:val="2"/>
            <w:tcBorders>
              <w:left w:val="single" w:sz="4" w:space="0" w:color="auto"/>
            </w:tcBorders>
            <w:noWrap/>
          </w:tcPr>
          <w:p w14:paraId="12441724" w14:textId="206669C3" w:rsidR="00162F7F" w:rsidRPr="009F1C36" w:rsidRDefault="00162F7F" w:rsidP="00162F7F">
            <w:pPr>
              <w:pStyle w:val="KeinLeerraum"/>
              <w:jc w:val="left"/>
              <w:rPr>
                <w:noProof/>
                <w:sz w:val="16"/>
                <w:szCs w:val="16"/>
              </w:rPr>
            </w:pPr>
            <w:r w:rsidRPr="009F1C36">
              <w:rPr>
                <w:color w:val="000000"/>
                <w:sz w:val="16"/>
                <w:szCs w:val="16"/>
              </w:rPr>
              <w:t>Tested for HIV</w:t>
            </w:r>
          </w:p>
        </w:tc>
        <w:tc>
          <w:tcPr>
            <w:tcW w:w="1105" w:type="dxa"/>
            <w:noWrap/>
          </w:tcPr>
          <w:p w14:paraId="59387CD8" w14:textId="13F4325D" w:rsidR="00162F7F" w:rsidRPr="009F1C36" w:rsidRDefault="00162F7F" w:rsidP="00162F7F">
            <w:pPr>
              <w:pStyle w:val="KeinLeerraum"/>
              <w:jc w:val="center"/>
              <w:rPr>
                <w:noProof/>
                <w:sz w:val="16"/>
                <w:szCs w:val="16"/>
              </w:rPr>
            </w:pPr>
            <w:r w:rsidRPr="009F1C36">
              <w:rPr>
                <w:color w:val="000000"/>
                <w:sz w:val="16"/>
                <w:szCs w:val="16"/>
              </w:rPr>
              <w:t>5</w:t>
            </w:r>
          </w:p>
        </w:tc>
      </w:tr>
      <w:tr w:rsidR="00162F7F" w:rsidRPr="002A0CB6" w14:paraId="15F30104" w14:textId="77777777" w:rsidTr="009F1C36">
        <w:trPr>
          <w:gridAfter w:val="1"/>
          <w:wAfter w:w="7" w:type="dxa"/>
          <w:trHeight w:val="290"/>
        </w:trPr>
        <w:tc>
          <w:tcPr>
            <w:tcW w:w="1791" w:type="dxa"/>
            <w:tcBorders>
              <w:right w:val="single" w:sz="4" w:space="0" w:color="auto"/>
            </w:tcBorders>
            <w:noWrap/>
            <w:hideMark/>
          </w:tcPr>
          <w:p w14:paraId="778467CE" w14:textId="6487D4A5" w:rsidR="00162F7F" w:rsidRPr="002A0CB6" w:rsidRDefault="00162F7F" w:rsidP="00162F7F">
            <w:pPr>
              <w:pStyle w:val="KeinLeerraum"/>
              <w:rPr>
                <w:noProof/>
                <w:sz w:val="18"/>
                <w:szCs w:val="18"/>
              </w:rPr>
            </w:pPr>
            <w:r w:rsidRPr="002A0CB6">
              <w:rPr>
                <w:noProof/>
                <w:sz w:val="18"/>
                <w:szCs w:val="18"/>
              </w:rPr>
              <w:t>Nigeria</w:t>
            </w:r>
          </w:p>
        </w:tc>
        <w:tc>
          <w:tcPr>
            <w:tcW w:w="1465" w:type="dxa"/>
            <w:tcBorders>
              <w:left w:val="single" w:sz="4" w:space="0" w:color="auto"/>
            </w:tcBorders>
            <w:noWrap/>
          </w:tcPr>
          <w:p w14:paraId="2D8F4685" w14:textId="1A3CC911" w:rsidR="00162F7F" w:rsidRPr="009F1C36" w:rsidRDefault="00162F7F" w:rsidP="00162F7F">
            <w:pPr>
              <w:pStyle w:val="KeinLeerraum"/>
              <w:jc w:val="left"/>
              <w:rPr>
                <w:noProof/>
                <w:sz w:val="16"/>
                <w:szCs w:val="16"/>
              </w:rPr>
            </w:pPr>
            <w:r w:rsidRPr="009F1C36">
              <w:rPr>
                <w:color w:val="000000"/>
                <w:sz w:val="16"/>
                <w:szCs w:val="16"/>
              </w:rPr>
              <w:t>*No education level attained</w:t>
            </w:r>
          </w:p>
        </w:tc>
        <w:tc>
          <w:tcPr>
            <w:tcW w:w="1105" w:type="dxa"/>
            <w:tcBorders>
              <w:right w:val="single" w:sz="4" w:space="0" w:color="auto"/>
            </w:tcBorders>
            <w:noWrap/>
          </w:tcPr>
          <w:p w14:paraId="6C911961" w14:textId="28FA5C41" w:rsidR="00162F7F" w:rsidRPr="009F1C36" w:rsidRDefault="00162F7F" w:rsidP="00162F7F">
            <w:pPr>
              <w:pStyle w:val="KeinLeerraum"/>
              <w:jc w:val="center"/>
              <w:rPr>
                <w:noProof/>
                <w:sz w:val="16"/>
                <w:szCs w:val="16"/>
              </w:rPr>
            </w:pPr>
            <w:r w:rsidRPr="009F1C36">
              <w:rPr>
                <w:color w:val="000000"/>
                <w:sz w:val="16"/>
                <w:szCs w:val="16"/>
              </w:rPr>
              <w:t>100</w:t>
            </w:r>
          </w:p>
        </w:tc>
        <w:tc>
          <w:tcPr>
            <w:tcW w:w="1663" w:type="dxa"/>
            <w:tcBorders>
              <w:left w:val="single" w:sz="4" w:space="0" w:color="auto"/>
            </w:tcBorders>
            <w:noWrap/>
          </w:tcPr>
          <w:p w14:paraId="15879FDE" w14:textId="27B2039B" w:rsidR="00162F7F" w:rsidRPr="009F1C36" w:rsidRDefault="00162F7F" w:rsidP="00162F7F">
            <w:pPr>
              <w:pStyle w:val="KeinLeerraum"/>
              <w:jc w:val="left"/>
              <w:rPr>
                <w:noProof/>
                <w:sz w:val="16"/>
                <w:szCs w:val="16"/>
              </w:rPr>
            </w:pPr>
            <w:r w:rsidRPr="009F1C36">
              <w:rPr>
                <w:color w:val="000000"/>
                <w:sz w:val="16"/>
                <w:szCs w:val="16"/>
              </w:rPr>
              <w:t>At least one tetanus injection before birth</w:t>
            </w:r>
          </w:p>
        </w:tc>
        <w:tc>
          <w:tcPr>
            <w:tcW w:w="1105" w:type="dxa"/>
            <w:tcBorders>
              <w:right w:val="single" w:sz="4" w:space="0" w:color="auto"/>
            </w:tcBorders>
            <w:noWrap/>
          </w:tcPr>
          <w:p w14:paraId="0F0CC46B" w14:textId="73410A8D" w:rsidR="00162F7F" w:rsidRPr="009F1C36" w:rsidRDefault="00162F7F" w:rsidP="00162F7F">
            <w:pPr>
              <w:pStyle w:val="KeinLeerraum"/>
              <w:jc w:val="center"/>
              <w:rPr>
                <w:noProof/>
                <w:sz w:val="16"/>
                <w:szCs w:val="16"/>
              </w:rPr>
            </w:pPr>
            <w:r w:rsidRPr="009F1C36">
              <w:rPr>
                <w:color w:val="000000"/>
                <w:sz w:val="16"/>
                <w:szCs w:val="16"/>
              </w:rPr>
              <w:t>57</w:t>
            </w:r>
          </w:p>
        </w:tc>
        <w:tc>
          <w:tcPr>
            <w:tcW w:w="1663" w:type="dxa"/>
            <w:gridSpan w:val="2"/>
            <w:tcBorders>
              <w:left w:val="single" w:sz="4" w:space="0" w:color="auto"/>
            </w:tcBorders>
            <w:noWrap/>
          </w:tcPr>
          <w:p w14:paraId="77D7FC42" w14:textId="213EBABC" w:rsidR="00162F7F" w:rsidRPr="009F1C36" w:rsidRDefault="00162F7F" w:rsidP="00162F7F">
            <w:pPr>
              <w:pStyle w:val="KeinLeerraum"/>
              <w:jc w:val="left"/>
              <w:rPr>
                <w:noProof/>
                <w:sz w:val="16"/>
                <w:szCs w:val="16"/>
              </w:rPr>
            </w:pPr>
            <w:r w:rsidRPr="009F1C36">
              <w:rPr>
                <w:color w:val="000000"/>
                <w:sz w:val="16"/>
                <w:szCs w:val="16"/>
              </w:rPr>
              <w:t>Ideal number of children</w:t>
            </w:r>
          </w:p>
        </w:tc>
        <w:tc>
          <w:tcPr>
            <w:tcW w:w="1105" w:type="dxa"/>
            <w:tcBorders>
              <w:right w:val="single" w:sz="4" w:space="0" w:color="auto"/>
            </w:tcBorders>
            <w:noWrap/>
          </w:tcPr>
          <w:p w14:paraId="33F56371" w14:textId="7E8E8D58" w:rsidR="00162F7F" w:rsidRPr="009F1C36" w:rsidRDefault="00162F7F" w:rsidP="00162F7F">
            <w:pPr>
              <w:pStyle w:val="KeinLeerraum"/>
              <w:jc w:val="center"/>
              <w:rPr>
                <w:noProof/>
                <w:sz w:val="16"/>
                <w:szCs w:val="16"/>
              </w:rPr>
            </w:pPr>
            <w:r w:rsidRPr="009F1C36">
              <w:rPr>
                <w:color w:val="000000"/>
                <w:sz w:val="16"/>
                <w:szCs w:val="16"/>
              </w:rPr>
              <w:t>56</w:t>
            </w:r>
          </w:p>
        </w:tc>
        <w:tc>
          <w:tcPr>
            <w:tcW w:w="1947" w:type="dxa"/>
            <w:gridSpan w:val="2"/>
            <w:tcBorders>
              <w:left w:val="single" w:sz="4" w:space="0" w:color="auto"/>
            </w:tcBorders>
            <w:noWrap/>
          </w:tcPr>
          <w:p w14:paraId="67F4BC71" w14:textId="3DD15B03" w:rsidR="00162F7F" w:rsidRPr="009F1C36" w:rsidRDefault="00162F7F" w:rsidP="00162F7F">
            <w:pPr>
              <w:pStyle w:val="KeinLeerraum"/>
              <w:jc w:val="left"/>
              <w:rPr>
                <w:noProof/>
                <w:sz w:val="16"/>
                <w:szCs w:val="16"/>
              </w:rPr>
            </w:pPr>
            <w:r w:rsidRPr="009F1C36">
              <w:rPr>
                <w:color w:val="000000"/>
                <w:sz w:val="16"/>
                <w:szCs w:val="16"/>
              </w:rPr>
              <w:t>Language: Hausa</w:t>
            </w:r>
          </w:p>
        </w:tc>
        <w:tc>
          <w:tcPr>
            <w:tcW w:w="1105" w:type="dxa"/>
            <w:tcBorders>
              <w:right w:val="single" w:sz="4" w:space="0" w:color="auto"/>
            </w:tcBorders>
            <w:noWrap/>
          </w:tcPr>
          <w:p w14:paraId="32EE2573" w14:textId="239D4740" w:rsidR="00162F7F" w:rsidRPr="009F1C36" w:rsidRDefault="00162F7F" w:rsidP="00162F7F">
            <w:pPr>
              <w:pStyle w:val="KeinLeerraum"/>
              <w:jc w:val="center"/>
              <w:rPr>
                <w:noProof/>
                <w:sz w:val="16"/>
                <w:szCs w:val="16"/>
              </w:rPr>
            </w:pPr>
            <w:r w:rsidRPr="009F1C36">
              <w:rPr>
                <w:color w:val="000000"/>
                <w:sz w:val="16"/>
                <w:szCs w:val="16"/>
              </w:rPr>
              <w:t>46</w:t>
            </w:r>
          </w:p>
        </w:tc>
        <w:tc>
          <w:tcPr>
            <w:tcW w:w="1947" w:type="dxa"/>
            <w:gridSpan w:val="2"/>
            <w:tcBorders>
              <w:left w:val="single" w:sz="4" w:space="0" w:color="auto"/>
            </w:tcBorders>
            <w:noWrap/>
          </w:tcPr>
          <w:p w14:paraId="751F83EB" w14:textId="63C32ED3" w:rsidR="00162F7F" w:rsidRPr="009F1C36" w:rsidRDefault="00162F7F" w:rsidP="00162F7F">
            <w:pPr>
              <w:pStyle w:val="KeinLeerraum"/>
              <w:jc w:val="left"/>
              <w:rPr>
                <w:noProof/>
                <w:sz w:val="16"/>
                <w:szCs w:val="16"/>
              </w:rPr>
            </w:pPr>
            <w:r w:rsidRPr="009F1C36">
              <w:rPr>
                <w:color w:val="000000"/>
                <w:sz w:val="16"/>
                <w:szCs w:val="16"/>
              </w:rPr>
              <w:t>HH has television</w:t>
            </w:r>
          </w:p>
        </w:tc>
        <w:tc>
          <w:tcPr>
            <w:tcW w:w="1105" w:type="dxa"/>
            <w:noWrap/>
          </w:tcPr>
          <w:p w14:paraId="5514B1BA" w14:textId="51E846EB" w:rsidR="00162F7F" w:rsidRPr="009F1C36" w:rsidRDefault="00162F7F" w:rsidP="00162F7F">
            <w:pPr>
              <w:pStyle w:val="KeinLeerraum"/>
              <w:jc w:val="center"/>
              <w:rPr>
                <w:noProof/>
                <w:sz w:val="16"/>
                <w:szCs w:val="16"/>
              </w:rPr>
            </w:pPr>
            <w:r w:rsidRPr="009F1C36">
              <w:rPr>
                <w:color w:val="000000"/>
                <w:sz w:val="16"/>
                <w:szCs w:val="16"/>
              </w:rPr>
              <w:t>38</w:t>
            </w:r>
          </w:p>
        </w:tc>
      </w:tr>
      <w:tr w:rsidR="00162F7F" w:rsidRPr="002A0CB6" w14:paraId="28DC3AEB" w14:textId="77777777" w:rsidTr="009F1C36">
        <w:trPr>
          <w:gridAfter w:val="1"/>
          <w:wAfter w:w="7" w:type="dxa"/>
          <w:trHeight w:val="290"/>
        </w:trPr>
        <w:tc>
          <w:tcPr>
            <w:tcW w:w="1791" w:type="dxa"/>
            <w:tcBorders>
              <w:right w:val="single" w:sz="4" w:space="0" w:color="auto"/>
            </w:tcBorders>
            <w:noWrap/>
            <w:hideMark/>
          </w:tcPr>
          <w:p w14:paraId="267AC521" w14:textId="7141FD7E" w:rsidR="00162F7F" w:rsidRPr="002A0CB6" w:rsidRDefault="00162F7F" w:rsidP="00162F7F">
            <w:pPr>
              <w:pStyle w:val="KeinLeerraum"/>
              <w:rPr>
                <w:noProof/>
                <w:sz w:val="18"/>
                <w:szCs w:val="18"/>
              </w:rPr>
            </w:pPr>
            <w:r w:rsidRPr="002A0CB6">
              <w:rPr>
                <w:noProof/>
                <w:sz w:val="18"/>
                <w:szCs w:val="18"/>
              </w:rPr>
              <w:t>Republic</w:t>
            </w:r>
            <w:r>
              <w:rPr>
                <w:noProof/>
                <w:sz w:val="18"/>
                <w:szCs w:val="18"/>
              </w:rPr>
              <w:t xml:space="preserve"> </w:t>
            </w:r>
            <w:r w:rsidRPr="002A0CB6">
              <w:rPr>
                <w:noProof/>
                <w:sz w:val="18"/>
                <w:szCs w:val="18"/>
              </w:rPr>
              <w:t>o</w:t>
            </w:r>
            <w:r>
              <w:rPr>
                <w:noProof/>
                <w:sz w:val="18"/>
                <w:szCs w:val="18"/>
              </w:rPr>
              <w:t xml:space="preserve">f </w:t>
            </w:r>
            <w:r w:rsidRPr="002A0CB6">
              <w:rPr>
                <w:noProof/>
                <w:sz w:val="18"/>
                <w:szCs w:val="18"/>
              </w:rPr>
              <w:t>the</w:t>
            </w:r>
            <w:r>
              <w:rPr>
                <w:noProof/>
                <w:sz w:val="18"/>
                <w:szCs w:val="18"/>
              </w:rPr>
              <w:t xml:space="preserve"> </w:t>
            </w:r>
            <w:r w:rsidRPr="002A0CB6">
              <w:rPr>
                <w:noProof/>
                <w:sz w:val="18"/>
                <w:szCs w:val="18"/>
              </w:rPr>
              <w:t>Congo</w:t>
            </w:r>
          </w:p>
        </w:tc>
        <w:tc>
          <w:tcPr>
            <w:tcW w:w="1465" w:type="dxa"/>
            <w:tcBorders>
              <w:left w:val="single" w:sz="4" w:space="0" w:color="auto"/>
            </w:tcBorders>
            <w:noWrap/>
          </w:tcPr>
          <w:p w14:paraId="4EE95230" w14:textId="56F57F49" w:rsidR="00162F7F" w:rsidRPr="009F1C36" w:rsidRDefault="00162F7F" w:rsidP="00162F7F">
            <w:pPr>
              <w:pStyle w:val="KeinLeerraum"/>
              <w:jc w:val="left"/>
              <w:rPr>
                <w:noProof/>
                <w:sz w:val="16"/>
                <w:szCs w:val="16"/>
              </w:rPr>
            </w:pPr>
            <w:r w:rsidRPr="009F1C36">
              <w:rPr>
                <w:color w:val="000000"/>
                <w:sz w:val="16"/>
                <w:szCs w:val="16"/>
              </w:rPr>
              <w:t>Checkup after delivery</w:t>
            </w:r>
          </w:p>
        </w:tc>
        <w:tc>
          <w:tcPr>
            <w:tcW w:w="1105" w:type="dxa"/>
            <w:tcBorders>
              <w:right w:val="single" w:sz="4" w:space="0" w:color="auto"/>
            </w:tcBorders>
            <w:noWrap/>
          </w:tcPr>
          <w:p w14:paraId="6802D50D" w14:textId="2320EC29" w:rsidR="00162F7F" w:rsidRPr="009F1C36" w:rsidRDefault="00162F7F" w:rsidP="00162F7F">
            <w:pPr>
              <w:pStyle w:val="KeinLeerraum"/>
              <w:jc w:val="center"/>
              <w:rPr>
                <w:noProof/>
                <w:sz w:val="16"/>
                <w:szCs w:val="16"/>
              </w:rPr>
            </w:pPr>
            <w:r w:rsidRPr="009F1C36">
              <w:rPr>
                <w:color w:val="000000"/>
                <w:sz w:val="16"/>
                <w:szCs w:val="16"/>
              </w:rPr>
              <w:t>100</w:t>
            </w:r>
          </w:p>
        </w:tc>
        <w:tc>
          <w:tcPr>
            <w:tcW w:w="1663" w:type="dxa"/>
            <w:tcBorders>
              <w:left w:val="single" w:sz="4" w:space="0" w:color="auto"/>
            </w:tcBorders>
            <w:noWrap/>
          </w:tcPr>
          <w:p w14:paraId="4FB436DA" w14:textId="4110B62A" w:rsidR="00162F7F" w:rsidRPr="009F1C36" w:rsidRDefault="00162F7F" w:rsidP="00162F7F">
            <w:pPr>
              <w:pStyle w:val="KeinLeerraum"/>
              <w:jc w:val="left"/>
              <w:rPr>
                <w:noProof/>
                <w:sz w:val="16"/>
                <w:szCs w:val="16"/>
              </w:rPr>
            </w:pPr>
            <w:r w:rsidRPr="009F1C36">
              <w:rPr>
                <w:color w:val="000000"/>
                <w:sz w:val="16"/>
                <w:szCs w:val="16"/>
              </w:rPr>
              <w:t>Ideal number of children</w:t>
            </w:r>
          </w:p>
        </w:tc>
        <w:tc>
          <w:tcPr>
            <w:tcW w:w="1105" w:type="dxa"/>
            <w:tcBorders>
              <w:right w:val="single" w:sz="4" w:space="0" w:color="auto"/>
            </w:tcBorders>
            <w:noWrap/>
          </w:tcPr>
          <w:p w14:paraId="4FA92EF3" w14:textId="392937DC" w:rsidR="00162F7F" w:rsidRPr="009F1C36" w:rsidRDefault="00162F7F" w:rsidP="00162F7F">
            <w:pPr>
              <w:pStyle w:val="KeinLeerraum"/>
              <w:jc w:val="center"/>
              <w:rPr>
                <w:noProof/>
                <w:sz w:val="16"/>
                <w:szCs w:val="16"/>
              </w:rPr>
            </w:pPr>
            <w:r w:rsidRPr="009F1C36">
              <w:rPr>
                <w:color w:val="000000"/>
                <w:sz w:val="16"/>
                <w:szCs w:val="16"/>
              </w:rPr>
              <w:t>35</w:t>
            </w:r>
          </w:p>
        </w:tc>
        <w:tc>
          <w:tcPr>
            <w:tcW w:w="1663" w:type="dxa"/>
            <w:gridSpan w:val="2"/>
            <w:tcBorders>
              <w:left w:val="single" w:sz="4" w:space="0" w:color="auto"/>
            </w:tcBorders>
            <w:noWrap/>
          </w:tcPr>
          <w:p w14:paraId="287AED61" w14:textId="7D50BB26" w:rsidR="00162F7F" w:rsidRPr="009F1C36" w:rsidRDefault="00162F7F" w:rsidP="00162F7F">
            <w:pPr>
              <w:pStyle w:val="KeinLeerraum"/>
              <w:jc w:val="left"/>
              <w:rPr>
                <w:noProof/>
                <w:sz w:val="16"/>
                <w:szCs w:val="16"/>
              </w:rPr>
            </w:pPr>
            <w:r w:rsidRPr="009F1C36">
              <w:rPr>
                <w:color w:val="000000"/>
                <w:sz w:val="16"/>
                <w:szCs w:val="16"/>
              </w:rPr>
              <w:t>Number of HH members</w:t>
            </w:r>
          </w:p>
        </w:tc>
        <w:tc>
          <w:tcPr>
            <w:tcW w:w="1105" w:type="dxa"/>
            <w:tcBorders>
              <w:right w:val="single" w:sz="4" w:space="0" w:color="auto"/>
            </w:tcBorders>
            <w:noWrap/>
          </w:tcPr>
          <w:p w14:paraId="0EF1788F" w14:textId="1D28A4E8" w:rsidR="00162F7F" w:rsidRPr="009F1C36" w:rsidRDefault="00162F7F" w:rsidP="00162F7F">
            <w:pPr>
              <w:pStyle w:val="KeinLeerraum"/>
              <w:jc w:val="center"/>
              <w:rPr>
                <w:noProof/>
                <w:sz w:val="16"/>
                <w:szCs w:val="16"/>
              </w:rPr>
            </w:pPr>
            <w:r w:rsidRPr="009F1C36">
              <w:rPr>
                <w:color w:val="000000"/>
                <w:sz w:val="16"/>
                <w:szCs w:val="16"/>
              </w:rPr>
              <w:t>28</w:t>
            </w:r>
          </w:p>
        </w:tc>
        <w:tc>
          <w:tcPr>
            <w:tcW w:w="1947" w:type="dxa"/>
            <w:gridSpan w:val="2"/>
            <w:tcBorders>
              <w:left w:val="single" w:sz="4" w:space="0" w:color="auto"/>
            </w:tcBorders>
            <w:noWrap/>
          </w:tcPr>
          <w:p w14:paraId="60AAC304" w14:textId="3B4B14C0" w:rsidR="00162F7F" w:rsidRPr="009F1C36" w:rsidRDefault="00162F7F" w:rsidP="00162F7F">
            <w:pPr>
              <w:pStyle w:val="KeinLeerraum"/>
              <w:jc w:val="left"/>
              <w:rPr>
                <w:noProof/>
                <w:sz w:val="16"/>
                <w:szCs w:val="16"/>
              </w:rPr>
            </w:pPr>
            <w:r w:rsidRPr="009F1C36">
              <w:rPr>
                <w:color w:val="000000"/>
                <w:sz w:val="16"/>
                <w:szCs w:val="16"/>
              </w:rPr>
              <w:t xml:space="preserve">*1st </w:t>
            </w:r>
            <w:proofErr w:type="spellStart"/>
            <w:r w:rsidRPr="009F1C36">
              <w:rPr>
                <w:color w:val="000000"/>
                <w:sz w:val="16"/>
                <w:szCs w:val="16"/>
              </w:rPr>
              <w:t>wealthquintile</w:t>
            </w:r>
            <w:proofErr w:type="spellEnd"/>
          </w:p>
        </w:tc>
        <w:tc>
          <w:tcPr>
            <w:tcW w:w="1105" w:type="dxa"/>
            <w:tcBorders>
              <w:right w:val="single" w:sz="4" w:space="0" w:color="auto"/>
            </w:tcBorders>
            <w:noWrap/>
          </w:tcPr>
          <w:p w14:paraId="12084BB8" w14:textId="4A67D3A1" w:rsidR="00162F7F" w:rsidRPr="009F1C36" w:rsidRDefault="00162F7F" w:rsidP="00162F7F">
            <w:pPr>
              <w:pStyle w:val="KeinLeerraum"/>
              <w:jc w:val="center"/>
              <w:rPr>
                <w:noProof/>
                <w:sz w:val="16"/>
                <w:szCs w:val="16"/>
              </w:rPr>
            </w:pPr>
            <w:r w:rsidRPr="009F1C36">
              <w:rPr>
                <w:color w:val="000000"/>
                <w:sz w:val="16"/>
                <w:szCs w:val="16"/>
              </w:rPr>
              <w:t>25</w:t>
            </w:r>
          </w:p>
        </w:tc>
        <w:tc>
          <w:tcPr>
            <w:tcW w:w="1947" w:type="dxa"/>
            <w:gridSpan w:val="2"/>
            <w:tcBorders>
              <w:left w:val="single" w:sz="4" w:space="0" w:color="auto"/>
            </w:tcBorders>
            <w:noWrap/>
          </w:tcPr>
          <w:p w14:paraId="634D8E75" w14:textId="0C2EA514" w:rsidR="00162F7F" w:rsidRPr="009F1C36" w:rsidRDefault="00162F7F" w:rsidP="00162F7F">
            <w:pPr>
              <w:pStyle w:val="KeinLeerraum"/>
              <w:jc w:val="left"/>
              <w:rPr>
                <w:noProof/>
                <w:sz w:val="16"/>
                <w:szCs w:val="16"/>
              </w:rPr>
            </w:pPr>
            <w:r w:rsidRPr="009F1C36">
              <w:rPr>
                <w:color w:val="000000"/>
                <w:sz w:val="16"/>
                <w:szCs w:val="16"/>
              </w:rPr>
              <w:t>Drugs for intestinal parasites during pregnancy</w:t>
            </w:r>
          </w:p>
        </w:tc>
        <w:tc>
          <w:tcPr>
            <w:tcW w:w="1105" w:type="dxa"/>
            <w:noWrap/>
          </w:tcPr>
          <w:p w14:paraId="315F1CAF" w14:textId="747F9EB8" w:rsidR="00162F7F" w:rsidRPr="009F1C36" w:rsidRDefault="00162F7F" w:rsidP="00162F7F">
            <w:pPr>
              <w:pStyle w:val="KeinLeerraum"/>
              <w:jc w:val="center"/>
              <w:rPr>
                <w:noProof/>
                <w:sz w:val="16"/>
                <w:szCs w:val="16"/>
              </w:rPr>
            </w:pPr>
            <w:r w:rsidRPr="009F1C36">
              <w:rPr>
                <w:color w:val="000000"/>
                <w:sz w:val="16"/>
                <w:szCs w:val="16"/>
              </w:rPr>
              <w:t>22</w:t>
            </w:r>
          </w:p>
        </w:tc>
      </w:tr>
      <w:tr w:rsidR="00162F7F" w:rsidRPr="002A0CB6" w14:paraId="2E27740E" w14:textId="77777777" w:rsidTr="009F1C36">
        <w:trPr>
          <w:gridAfter w:val="1"/>
          <w:wAfter w:w="7" w:type="dxa"/>
          <w:trHeight w:val="290"/>
        </w:trPr>
        <w:tc>
          <w:tcPr>
            <w:tcW w:w="1791" w:type="dxa"/>
            <w:tcBorders>
              <w:right w:val="single" w:sz="4" w:space="0" w:color="auto"/>
            </w:tcBorders>
            <w:noWrap/>
            <w:hideMark/>
          </w:tcPr>
          <w:p w14:paraId="23CD1EF1" w14:textId="1835F109" w:rsidR="00162F7F" w:rsidRPr="002A0CB6" w:rsidRDefault="00162F7F" w:rsidP="00162F7F">
            <w:pPr>
              <w:pStyle w:val="KeinLeerraum"/>
              <w:rPr>
                <w:noProof/>
                <w:sz w:val="18"/>
                <w:szCs w:val="18"/>
              </w:rPr>
            </w:pPr>
            <w:r w:rsidRPr="002A0CB6">
              <w:rPr>
                <w:noProof/>
                <w:sz w:val="18"/>
                <w:szCs w:val="18"/>
              </w:rPr>
              <w:t>Rwanda</w:t>
            </w:r>
          </w:p>
        </w:tc>
        <w:tc>
          <w:tcPr>
            <w:tcW w:w="1465" w:type="dxa"/>
            <w:tcBorders>
              <w:left w:val="single" w:sz="4" w:space="0" w:color="auto"/>
            </w:tcBorders>
            <w:noWrap/>
          </w:tcPr>
          <w:p w14:paraId="0F28C7AA" w14:textId="5EF8EA5C" w:rsidR="00162F7F" w:rsidRPr="009F1C36" w:rsidRDefault="00162F7F" w:rsidP="00162F7F">
            <w:pPr>
              <w:pStyle w:val="KeinLeerraum"/>
              <w:jc w:val="left"/>
              <w:rPr>
                <w:noProof/>
                <w:sz w:val="16"/>
                <w:szCs w:val="16"/>
              </w:rPr>
            </w:pPr>
            <w:r w:rsidRPr="009F1C36">
              <w:rPr>
                <w:color w:val="000000"/>
                <w:sz w:val="16"/>
                <w:szCs w:val="16"/>
              </w:rPr>
              <w:t>Number of HH members</w:t>
            </w:r>
          </w:p>
        </w:tc>
        <w:tc>
          <w:tcPr>
            <w:tcW w:w="1105" w:type="dxa"/>
            <w:tcBorders>
              <w:right w:val="single" w:sz="4" w:space="0" w:color="auto"/>
            </w:tcBorders>
            <w:noWrap/>
          </w:tcPr>
          <w:p w14:paraId="2A807C82" w14:textId="0E43AC75" w:rsidR="00162F7F" w:rsidRPr="009F1C36" w:rsidRDefault="00162F7F" w:rsidP="00162F7F">
            <w:pPr>
              <w:pStyle w:val="KeinLeerraum"/>
              <w:jc w:val="center"/>
              <w:rPr>
                <w:noProof/>
                <w:sz w:val="16"/>
                <w:szCs w:val="16"/>
              </w:rPr>
            </w:pPr>
            <w:r w:rsidRPr="009F1C36">
              <w:rPr>
                <w:color w:val="000000"/>
                <w:sz w:val="16"/>
                <w:szCs w:val="16"/>
              </w:rPr>
              <w:t>100</w:t>
            </w:r>
          </w:p>
        </w:tc>
        <w:tc>
          <w:tcPr>
            <w:tcW w:w="1663" w:type="dxa"/>
            <w:tcBorders>
              <w:left w:val="single" w:sz="4" w:space="0" w:color="auto"/>
            </w:tcBorders>
            <w:noWrap/>
          </w:tcPr>
          <w:p w14:paraId="1E354019" w14:textId="553BC098" w:rsidR="00162F7F" w:rsidRPr="009F1C36" w:rsidRDefault="00162F7F" w:rsidP="00162F7F">
            <w:pPr>
              <w:pStyle w:val="KeinLeerraum"/>
              <w:jc w:val="left"/>
              <w:rPr>
                <w:noProof/>
                <w:sz w:val="16"/>
                <w:szCs w:val="16"/>
              </w:rPr>
            </w:pPr>
            <w:r w:rsidRPr="009F1C36">
              <w:rPr>
                <w:color w:val="000000"/>
                <w:sz w:val="16"/>
                <w:szCs w:val="16"/>
              </w:rPr>
              <w:t>Ideal number of children</w:t>
            </w:r>
          </w:p>
        </w:tc>
        <w:tc>
          <w:tcPr>
            <w:tcW w:w="1105" w:type="dxa"/>
            <w:tcBorders>
              <w:right w:val="single" w:sz="4" w:space="0" w:color="auto"/>
            </w:tcBorders>
            <w:noWrap/>
          </w:tcPr>
          <w:p w14:paraId="7BE8D3BF" w14:textId="70587AFB" w:rsidR="00162F7F" w:rsidRPr="009F1C36" w:rsidRDefault="00162F7F" w:rsidP="00162F7F">
            <w:pPr>
              <w:pStyle w:val="KeinLeerraum"/>
              <w:jc w:val="center"/>
              <w:rPr>
                <w:noProof/>
                <w:sz w:val="16"/>
                <w:szCs w:val="16"/>
              </w:rPr>
            </w:pPr>
            <w:r w:rsidRPr="009F1C36">
              <w:rPr>
                <w:color w:val="000000"/>
                <w:sz w:val="16"/>
                <w:szCs w:val="16"/>
              </w:rPr>
              <w:t>78</w:t>
            </w:r>
          </w:p>
        </w:tc>
        <w:tc>
          <w:tcPr>
            <w:tcW w:w="1663" w:type="dxa"/>
            <w:gridSpan w:val="2"/>
            <w:tcBorders>
              <w:left w:val="single" w:sz="4" w:space="0" w:color="auto"/>
            </w:tcBorders>
            <w:noWrap/>
          </w:tcPr>
          <w:p w14:paraId="2E105055" w14:textId="0D72E161" w:rsidR="00162F7F" w:rsidRPr="009F1C36" w:rsidRDefault="00162F7F" w:rsidP="00162F7F">
            <w:pPr>
              <w:pStyle w:val="KeinLeerraum"/>
              <w:jc w:val="left"/>
              <w:rPr>
                <w:noProof/>
                <w:sz w:val="16"/>
                <w:szCs w:val="16"/>
              </w:rPr>
            </w:pPr>
            <w:r w:rsidRPr="009F1C36">
              <w:rPr>
                <w:color w:val="000000"/>
                <w:sz w:val="16"/>
                <w:szCs w:val="16"/>
              </w:rPr>
              <w:t>C-Section for last birth</w:t>
            </w:r>
          </w:p>
        </w:tc>
        <w:tc>
          <w:tcPr>
            <w:tcW w:w="1105" w:type="dxa"/>
            <w:tcBorders>
              <w:right w:val="single" w:sz="4" w:space="0" w:color="auto"/>
            </w:tcBorders>
            <w:noWrap/>
          </w:tcPr>
          <w:p w14:paraId="42E68FCA" w14:textId="0B3CF2D3" w:rsidR="00162F7F" w:rsidRPr="009F1C36" w:rsidRDefault="00162F7F" w:rsidP="00162F7F">
            <w:pPr>
              <w:pStyle w:val="KeinLeerraum"/>
              <w:jc w:val="center"/>
              <w:rPr>
                <w:noProof/>
                <w:sz w:val="16"/>
                <w:szCs w:val="16"/>
              </w:rPr>
            </w:pPr>
            <w:r w:rsidRPr="009F1C36">
              <w:rPr>
                <w:color w:val="000000"/>
                <w:sz w:val="16"/>
                <w:szCs w:val="16"/>
              </w:rPr>
              <w:t>60</w:t>
            </w:r>
          </w:p>
        </w:tc>
        <w:tc>
          <w:tcPr>
            <w:tcW w:w="1947" w:type="dxa"/>
            <w:gridSpan w:val="2"/>
            <w:tcBorders>
              <w:left w:val="single" w:sz="4" w:space="0" w:color="auto"/>
            </w:tcBorders>
            <w:noWrap/>
          </w:tcPr>
          <w:p w14:paraId="22271A17" w14:textId="3C3C3F0D" w:rsidR="00162F7F" w:rsidRPr="009F1C36" w:rsidRDefault="00162F7F" w:rsidP="00162F7F">
            <w:pPr>
              <w:pStyle w:val="KeinLeerraum"/>
              <w:jc w:val="left"/>
              <w:rPr>
                <w:noProof/>
                <w:sz w:val="16"/>
                <w:szCs w:val="16"/>
              </w:rPr>
            </w:pPr>
            <w:r w:rsidRPr="009F1C36">
              <w:rPr>
                <w:color w:val="000000"/>
                <w:sz w:val="16"/>
                <w:szCs w:val="16"/>
              </w:rPr>
              <w:t>Number of HH members &lt;5 years</w:t>
            </w:r>
          </w:p>
        </w:tc>
        <w:tc>
          <w:tcPr>
            <w:tcW w:w="1105" w:type="dxa"/>
            <w:tcBorders>
              <w:right w:val="single" w:sz="4" w:space="0" w:color="auto"/>
            </w:tcBorders>
            <w:noWrap/>
          </w:tcPr>
          <w:p w14:paraId="5120B8CD" w14:textId="6E4BAA9D" w:rsidR="00162F7F" w:rsidRPr="009F1C36" w:rsidRDefault="00162F7F" w:rsidP="00162F7F">
            <w:pPr>
              <w:pStyle w:val="KeinLeerraum"/>
              <w:jc w:val="center"/>
              <w:rPr>
                <w:noProof/>
                <w:sz w:val="16"/>
                <w:szCs w:val="16"/>
              </w:rPr>
            </w:pPr>
            <w:r w:rsidRPr="009F1C36">
              <w:rPr>
                <w:color w:val="000000"/>
                <w:sz w:val="16"/>
                <w:szCs w:val="16"/>
              </w:rPr>
              <w:t>48</w:t>
            </w:r>
          </w:p>
        </w:tc>
        <w:tc>
          <w:tcPr>
            <w:tcW w:w="1947" w:type="dxa"/>
            <w:gridSpan w:val="2"/>
            <w:tcBorders>
              <w:left w:val="single" w:sz="4" w:space="0" w:color="auto"/>
            </w:tcBorders>
            <w:noWrap/>
          </w:tcPr>
          <w:p w14:paraId="6F5E5F25" w14:textId="67DD4185" w:rsidR="00162F7F" w:rsidRPr="009F1C36" w:rsidRDefault="00162F7F" w:rsidP="00162F7F">
            <w:pPr>
              <w:pStyle w:val="KeinLeerraum"/>
              <w:jc w:val="left"/>
              <w:rPr>
                <w:noProof/>
                <w:sz w:val="16"/>
                <w:szCs w:val="16"/>
              </w:rPr>
            </w:pPr>
            <w:r w:rsidRPr="009F1C36">
              <w:rPr>
                <w:color w:val="000000"/>
                <w:sz w:val="16"/>
                <w:szCs w:val="16"/>
              </w:rPr>
              <w:t>Has child at home</w:t>
            </w:r>
          </w:p>
        </w:tc>
        <w:tc>
          <w:tcPr>
            <w:tcW w:w="1105" w:type="dxa"/>
            <w:noWrap/>
          </w:tcPr>
          <w:p w14:paraId="12750402" w14:textId="2E276827" w:rsidR="00162F7F" w:rsidRPr="009F1C36" w:rsidRDefault="00162F7F" w:rsidP="00162F7F">
            <w:pPr>
              <w:pStyle w:val="KeinLeerraum"/>
              <w:jc w:val="center"/>
              <w:rPr>
                <w:noProof/>
                <w:sz w:val="16"/>
                <w:szCs w:val="16"/>
              </w:rPr>
            </w:pPr>
            <w:r w:rsidRPr="009F1C36">
              <w:rPr>
                <w:color w:val="000000"/>
                <w:sz w:val="16"/>
                <w:szCs w:val="16"/>
              </w:rPr>
              <w:t>45</w:t>
            </w:r>
          </w:p>
        </w:tc>
      </w:tr>
      <w:tr w:rsidR="00162F7F" w:rsidRPr="002A0CB6" w14:paraId="27C67603" w14:textId="77777777" w:rsidTr="009F1C36">
        <w:trPr>
          <w:gridAfter w:val="1"/>
          <w:wAfter w:w="7" w:type="dxa"/>
          <w:trHeight w:val="290"/>
        </w:trPr>
        <w:tc>
          <w:tcPr>
            <w:tcW w:w="1791" w:type="dxa"/>
            <w:tcBorders>
              <w:right w:val="single" w:sz="4" w:space="0" w:color="auto"/>
            </w:tcBorders>
            <w:noWrap/>
            <w:hideMark/>
          </w:tcPr>
          <w:p w14:paraId="3A9C00D2" w14:textId="2C6F423D" w:rsidR="00162F7F" w:rsidRPr="002A0CB6" w:rsidRDefault="00162F7F" w:rsidP="00162F7F">
            <w:pPr>
              <w:pStyle w:val="KeinLeerraum"/>
              <w:rPr>
                <w:noProof/>
                <w:sz w:val="18"/>
                <w:szCs w:val="18"/>
              </w:rPr>
            </w:pPr>
            <w:r w:rsidRPr="002A0CB6">
              <w:rPr>
                <w:noProof/>
                <w:sz w:val="18"/>
                <w:szCs w:val="18"/>
              </w:rPr>
              <w:t>Sao</w:t>
            </w:r>
            <w:r>
              <w:rPr>
                <w:noProof/>
                <w:sz w:val="18"/>
                <w:szCs w:val="18"/>
              </w:rPr>
              <w:t xml:space="preserve"> </w:t>
            </w:r>
            <w:r w:rsidRPr="002A0CB6">
              <w:rPr>
                <w:noProof/>
                <w:sz w:val="18"/>
                <w:szCs w:val="18"/>
              </w:rPr>
              <w:t>Tome</w:t>
            </w:r>
            <w:r>
              <w:rPr>
                <w:noProof/>
                <w:sz w:val="18"/>
                <w:szCs w:val="18"/>
              </w:rPr>
              <w:t xml:space="preserve"> &amp;</w:t>
            </w:r>
            <w:r>
              <w:t xml:space="preserve"> P</w:t>
            </w:r>
            <w:r w:rsidRPr="00162F7F">
              <w:rPr>
                <w:noProof/>
                <w:sz w:val="18"/>
                <w:szCs w:val="18"/>
              </w:rPr>
              <w:t>rincipe</w:t>
            </w:r>
            <w:r>
              <w:rPr>
                <w:noProof/>
                <w:sz w:val="18"/>
                <w:szCs w:val="18"/>
              </w:rPr>
              <w:t xml:space="preserve"> </w:t>
            </w:r>
          </w:p>
        </w:tc>
        <w:tc>
          <w:tcPr>
            <w:tcW w:w="1465" w:type="dxa"/>
            <w:tcBorders>
              <w:left w:val="single" w:sz="4" w:space="0" w:color="auto"/>
            </w:tcBorders>
            <w:noWrap/>
          </w:tcPr>
          <w:p w14:paraId="0DD859ED" w14:textId="38D37C08" w:rsidR="00162F7F" w:rsidRPr="009F1C36" w:rsidRDefault="00162F7F" w:rsidP="00162F7F">
            <w:pPr>
              <w:pStyle w:val="KeinLeerraum"/>
              <w:jc w:val="left"/>
              <w:rPr>
                <w:noProof/>
                <w:sz w:val="16"/>
                <w:szCs w:val="16"/>
              </w:rPr>
            </w:pPr>
            <w:r w:rsidRPr="009F1C36">
              <w:rPr>
                <w:color w:val="000000"/>
                <w:sz w:val="16"/>
                <w:szCs w:val="16"/>
              </w:rPr>
              <w:t>Body Mass Index</w:t>
            </w:r>
          </w:p>
        </w:tc>
        <w:tc>
          <w:tcPr>
            <w:tcW w:w="1105" w:type="dxa"/>
            <w:tcBorders>
              <w:right w:val="single" w:sz="4" w:space="0" w:color="auto"/>
            </w:tcBorders>
            <w:noWrap/>
          </w:tcPr>
          <w:p w14:paraId="3FFE8036" w14:textId="244A0CE9" w:rsidR="00162F7F" w:rsidRPr="009F1C36" w:rsidRDefault="00162F7F" w:rsidP="00162F7F">
            <w:pPr>
              <w:pStyle w:val="KeinLeerraum"/>
              <w:jc w:val="center"/>
              <w:rPr>
                <w:noProof/>
                <w:sz w:val="16"/>
                <w:szCs w:val="16"/>
              </w:rPr>
            </w:pPr>
            <w:r w:rsidRPr="009F1C36">
              <w:rPr>
                <w:color w:val="000000"/>
                <w:sz w:val="16"/>
                <w:szCs w:val="16"/>
              </w:rPr>
              <w:t>100</w:t>
            </w:r>
          </w:p>
        </w:tc>
        <w:tc>
          <w:tcPr>
            <w:tcW w:w="1663" w:type="dxa"/>
            <w:tcBorders>
              <w:left w:val="single" w:sz="4" w:space="0" w:color="auto"/>
            </w:tcBorders>
            <w:noWrap/>
          </w:tcPr>
          <w:p w14:paraId="21896A6A" w14:textId="47DDFD7E" w:rsidR="00162F7F" w:rsidRPr="009F1C36" w:rsidRDefault="00162F7F" w:rsidP="00162F7F">
            <w:pPr>
              <w:pStyle w:val="KeinLeerraum"/>
              <w:jc w:val="left"/>
              <w:rPr>
                <w:noProof/>
                <w:sz w:val="16"/>
                <w:szCs w:val="16"/>
              </w:rPr>
            </w:pPr>
            <w:proofErr w:type="spellStart"/>
            <w:r w:rsidRPr="009F1C36">
              <w:rPr>
                <w:color w:val="000000"/>
                <w:sz w:val="16"/>
                <w:szCs w:val="16"/>
              </w:rPr>
              <w:t>Hemoglobin</w:t>
            </w:r>
            <w:proofErr w:type="spellEnd"/>
          </w:p>
        </w:tc>
        <w:tc>
          <w:tcPr>
            <w:tcW w:w="1105" w:type="dxa"/>
            <w:tcBorders>
              <w:right w:val="single" w:sz="4" w:space="0" w:color="auto"/>
            </w:tcBorders>
            <w:noWrap/>
          </w:tcPr>
          <w:p w14:paraId="2FC43355" w14:textId="2A52A31E" w:rsidR="00162F7F" w:rsidRPr="009F1C36" w:rsidRDefault="00162F7F" w:rsidP="00162F7F">
            <w:pPr>
              <w:pStyle w:val="KeinLeerraum"/>
              <w:jc w:val="center"/>
              <w:rPr>
                <w:noProof/>
                <w:sz w:val="16"/>
                <w:szCs w:val="16"/>
              </w:rPr>
            </w:pPr>
            <w:r w:rsidRPr="009F1C36">
              <w:rPr>
                <w:color w:val="000000"/>
                <w:sz w:val="16"/>
                <w:szCs w:val="16"/>
              </w:rPr>
              <w:t>91</w:t>
            </w:r>
          </w:p>
        </w:tc>
        <w:tc>
          <w:tcPr>
            <w:tcW w:w="1663" w:type="dxa"/>
            <w:gridSpan w:val="2"/>
            <w:tcBorders>
              <w:left w:val="single" w:sz="4" w:space="0" w:color="auto"/>
            </w:tcBorders>
            <w:noWrap/>
          </w:tcPr>
          <w:p w14:paraId="14F22105" w14:textId="3F486F4B" w:rsidR="00162F7F" w:rsidRPr="009F1C36" w:rsidRDefault="00162F7F" w:rsidP="00162F7F">
            <w:pPr>
              <w:pStyle w:val="KeinLeerraum"/>
              <w:jc w:val="left"/>
              <w:rPr>
                <w:noProof/>
                <w:sz w:val="16"/>
                <w:szCs w:val="16"/>
              </w:rPr>
            </w:pPr>
            <w:r w:rsidRPr="009F1C36">
              <w:rPr>
                <w:color w:val="000000"/>
                <w:sz w:val="16"/>
                <w:szCs w:val="16"/>
              </w:rPr>
              <w:t>Number of HH members</w:t>
            </w:r>
          </w:p>
        </w:tc>
        <w:tc>
          <w:tcPr>
            <w:tcW w:w="1105" w:type="dxa"/>
            <w:tcBorders>
              <w:right w:val="single" w:sz="4" w:space="0" w:color="auto"/>
            </w:tcBorders>
            <w:noWrap/>
          </w:tcPr>
          <w:p w14:paraId="27E967D4" w14:textId="58E26F54" w:rsidR="00162F7F" w:rsidRPr="009F1C36" w:rsidRDefault="00162F7F" w:rsidP="00162F7F">
            <w:pPr>
              <w:pStyle w:val="KeinLeerraum"/>
              <w:jc w:val="center"/>
              <w:rPr>
                <w:noProof/>
                <w:sz w:val="16"/>
                <w:szCs w:val="16"/>
              </w:rPr>
            </w:pPr>
            <w:r w:rsidRPr="009F1C36">
              <w:rPr>
                <w:color w:val="000000"/>
                <w:sz w:val="16"/>
                <w:szCs w:val="16"/>
              </w:rPr>
              <w:t>48</w:t>
            </w:r>
          </w:p>
        </w:tc>
        <w:tc>
          <w:tcPr>
            <w:tcW w:w="1947" w:type="dxa"/>
            <w:gridSpan w:val="2"/>
            <w:tcBorders>
              <w:left w:val="single" w:sz="4" w:space="0" w:color="auto"/>
            </w:tcBorders>
            <w:noWrap/>
          </w:tcPr>
          <w:p w14:paraId="4040ED88" w14:textId="01D5D69E" w:rsidR="00162F7F" w:rsidRPr="009F1C36" w:rsidRDefault="00162F7F" w:rsidP="00162F7F">
            <w:pPr>
              <w:pStyle w:val="KeinLeerraum"/>
              <w:jc w:val="left"/>
              <w:rPr>
                <w:noProof/>
                <w:sz w:val="16"/>
                <w:szCs w:val="16"/>
              </w:rPr>
            </w:pPr>
            <w:r w:rsidRPr="009F1C36">
              <w:rPr>
                <w:color w:val="000000"/>
                <w:sz w:val="16"/>
                <w:szCs w:val="16"/>
              </w:rPr>
              <w:t>Ideal number of children</w:t>
            </w:r>
          </w:p>
        </w:tc>
        <w:tc>
          <w:tcPr>
            <w:tcW w:w="1105" w:type="dxa"/>
            <w:tcBorders>
              <w:right w:val="single" w:sz="4" w:space="0" w:color="auto"/>
            </w:tcBorders>
            <w:noWrap/>
          </w:tcPr>
          <w:p w14:paraId="15E5591E" w14:textId="03970A7F" w:rsidR="00162F7F" w:rsidRPr="009F1C36" w:rsidRDefault="00162F7F" w:rsidP="00162F7F">
            <w:pPr>
              <w:pStyle w:val="KeinLeerraum"/>
              <w:jc w:val="center"/>
              <w:rPr>
                <w:noProof/>
                <w:sz w:val="16"/>
                <w:szCs w:val="16"/>
              </w:rPr>
            </w:pPr>
            <w:r w:rsidRPr="009F1C36">
              <w:rPr>
                <w:color w:val="000000"/>
                <w:sz w:val="16"/>
                <w:szCs w:val="16"/>
              </w:rPr>
              <w:t>37</w:t>
            </w:r>
          </w:p>
        </w:tc>
        <w:tc>
          <w:tcPr>
            <w:tcW w:w="1947" w:type="dxa"/>
            <w:gridSpan w:val="2"/>
            <w:tcBorders>
              <w:left w:val="single" w:sz="4" w:space="0" w:color="auto"/>
            </w:tcBorders>
            <w:noWrap/>
          </w:tcPr>
          <w:p w14:paraId="1A989E28" w14:textId="547A6C3A" w:rsidR="00162F7F" w:rsidRPr="009F1C36" w:rsidRDefault="00162F7F" w:rsidP="00162F7F">
            <w:pPr>
              <w:pStyle w:val="KeinLeerraum"/>
              <w:jc w:val="left"/>
              <w:rPr>
                <w:noProof/>
                <w:sz w:val="16"/>
                <w:szCs w:val="16"/>
              </w:rPr>
            </w:pPr>
            <w:r w:rsidRPr="009F1C36">
              <w:rPr>
                <w:color w:val="000000"/>
                <w:sz w:val="16"/>
                <w:szCs w:val="16"/>
              </w:rPr>
              <w:t>HH has owns land usable for agriculture</w:t>
            </w:r>
          </w:p>
        </w:tc>
        <w:tc>
          <w:tcPr>
            <w:tcW w:w="1105" w:type="dxa"/>
            <w:noWrap/>
          </w:tcPr>
          <w:p w14:paraId="6BF8183B" w14:textId="7796BF7B" w:rsidR="00162F7F" w:rsidRPr="009F1C36" w:rsidRDefault="00162F7F" w:rsidP="00162F7F">
            <w:pPr>
              <w:pStyle w:val="KeinLeerraum"/>
              <w:jc w:val="center"/>
              <w:rPr>
                <w:noProof/>
                <w:sz w:val="16"/>
                <w:szCs w:val="16"/>
              </w:rPr>
            </w:pPr>
            <w:r w:rsidRPr="009F1C36">
              <w:rPr>
                <w:color w:val="000000"/>
                <w:sz w:val="16"/>
                <w:szCs w:val="16"/>
              </w:rPr>
              <w:t>33</w:t>
            </w:r>
          </w:p>
        </w:tc>
      </w:tr>
      <w:tr w:rsidR="00162F7F" w:rsidRPr="002A0CB6" w14:paraId="07ED51D1" w14:textId="77777777" w:rsidTr="009F1C36">
        <w:trPr>
          <w:gridAfter w:val="1"/>
          <w:wAfter w:w="7" w:type="dxa"/>
          <w:trHeight w:val="290"/>
        </w:trPr>
        <w:tc>
          <w:tcPr>
            <w:tcW w:w="1791" w:type="dxa"/>
            <w:tcBorders>
              <w:right w:val="single" w:sz="4" w:space="0" w:color="auto"/>
            </w:tcBorders>
            <w:noWrap/>
            <w:hideMark/>
          </w:tcPr>
          <w:p w14:paraId="03AA1E32" w14:textId="76693C7E" w:rsidR="00162F7F" w:rsidRPr="002A0CB6" w:rsidRDefault="00162F7F" w:rsidP="00162F7F">
            <w:pPr>
              <w:pStyle w:val="KeinLeerraum"/>
              <w:rPr>
                <w:noProof/>
                <w:sz w:val="18"/>
                <w:szCs w:val="18"/>
              </w:rPr>
            </w:pPr>
            <w:r w:rsidRPr="002A0CB6">
              <w:rPr>
                <w:noProof/>
                <w:sz w:val="18"/>
                <w:szCs w:val="18"/>
              </w:rPr>
              <w:t>Senegal</w:t>
            </w:r>
          </w:p>
        </w:tc>
        <w:tc>
          <w:tcPr>
            <w:tcW w:w="1465" w:type="dxa"/>
            <w:tcBorders>
              <w:left w:val="single" w:sz="4" w:space="0" w:color="auto"/>
            </w:tcBorders>
            <w:noWrap/>
          </w:tcPr>
          <w:p w14:paraId="3055141F" w14:textId="6D3CBB1B" w:rsidR="00162F7F" w:rsidRPr="009F1C36" w:rsidRDefault="00162F7F" w:rsidP="00162F7F">
            <w:pPr>
              <w:pStyle w:val="KeinLeerraum"/>
              <w:jc w:val="left"/>
              <w:rPr>
                <w:noProof/>
                <w:sz w:val="16"/>
                <w:szCs w:val="16"/>
              </w:rPr>
            </w:pPr>
            <w:r w:rsidRPr="009F1C36">
              <w:rPr>
                <w:color w:val="000000"/>
                <w:sz w:val="16"/>
                <w:szCs w:val="16"/>
              </w:rPr>
              <w:t>Checkup after delivery</w:t>
            </w:r>
          </w:p>
        </w:tc>
        <w:tc>
          <w:tcPr>
            <w:tcW w:w="1105" w:type="dxa"/>
            <w:tcBorders>
              <w:right w:val="single" w:sz="4" w:space="0" w:color="auto"/>
            </w:tcBorders>
            <w:noWrap/>
          </w:tcPr>
          <w:p w14:paraId="4AF1A654" w14:textId="4DE2EA87" w:rsidR="00162F7F" w:rsidRPr="009F1C36" w:rsidRDefault="00162F7F" w:rsidP="00162F7F">
            <w:pPr>
              <w:pStyle w:val="KeinLeerraum"/>
              <w:jc w:val="center"/>
              <w:rPr>
                <w:noProof/>
                <w:sz w:val="16"/>
                <w:szCs w:val="16"/>
              </w:rPr>
            </w:pPr>
            <w:r w:rsidRPr="009F1C36">
              <w:rPr>
                <w:color w:val="000000"/>
                <w:sz w:val="16"/>
                <w:szCs w:val="16"/>
              </w:rPr>
              <w:t>100</w:t>
            </w:r>
          </w:p>
        </w:tc>
        <w:tc>
          <w:tcPr>
            <w:tcW w:w="1663" w:type="dxa"/>
            <w:tcBorders>
              <w:left w:val="single" w:sz="4" w:space="0" w:color="auto"/>
            </w:tcBorders>
            <w:noWrap/>
          </w:tcPr>
          <w:p w14:paraId="3386BFC8" w14:textId="154C104B" w:rsidR="00162F7F" w:rsidRPr="009F1C36" w:rsidRDefault="00162F7F" w:rsidP="00162F7F">
            <w:pPr>
              <w:pStyle w:val="KeinLeerraum"/>
              <w:jc w:val="left"/>
              <w:rPr>
                <w:noProof/>
                <w:sz w:val="16"/>
                <w:szCs w:val="16"/>
              </w:rPr>
            </w:pPr>
            <w:r w:rsidRPr="009F1C36">
              <w:rPr>
                <w:color w:val="000000"/>
                <w:sz w:val="16"/>
                <w:szCs w:val="16"/>
              </w:rPr>
              <w:t>HH has electricity</w:t>
            </w:r>
          </w:p>
        </w:tc>
        <w:tc>
          <w:tcPr>
            <w:tcW w:w="1105" w:type="dxa"/>
            <w:tcBorders>
              <w:right w:val="single" w:sz="4" w:space="0" w:color="auto"/>
            </w:tcBorders>
            <w:noWrap/>
          </w:tcPr>
          <w:p w14:paraId="53781846" w14:textId="2219B928" w:rsidR="00162F7F" w:rsidRPr="009F1C36" w:rsidRDefault="00162F7F" w:rsidP="00162F7F">
            <w:pPr>
              <w:pStyle w:val="KeinLeerraum"/>
              <w:jc w:val="center"/>
              <w:rPr>
                <w:noProof/>
                <w:sz w:val="16"/>
                <w:szCs w:val="16"/>
              </w:rPr>
            </w:pPr>
            <w:r w:rsidRPr="009F1C36">
              <w:rPr>
                <w:color w:val="000000"/>
                <w:sz w:val="16"/>
                <w:szCs w:val="16"/>
              </w:rPr>
              <w:t>11</w:t>
            </w:r>
          </w:p>
        </w:tc>
        <w:tc>
          <w:tcPr>
            <w:tcW w:w="1663" w:type="dxa"/>
            <w:gridSpan w:val="2"/>
            <w:tcBorders>
              <w:left w:val="single" w:sz="4" w:space="0" w:color="auto"/>
            </w:tcBorders>
            <w:noWrap/>
          </w:tcPr>
          <w:p w14:paraId="41480D3F" w14:textId="4FE0F7F1" w:rsidR="00162F7F" w:rsidRPr="009F1C36" w:rsidRDefault="00162F7F" w:rsidP="00162F7F">
            <w:pPr>
              <w:pStyle w:val="KeinLeerraum"/>
              <w:jc w:val="left"/>
              <w:rPr>
                <w:noProof/>
                <w:sz w:val="16"/>
                <w:szCs w:val="16"/>
              </w:rPr>
            </w:pPr>
            <w:r w:rsidRPr="009F1C36">
              <w:rPr>
                <w:color w:val="000000"/>
                <w:sz w:val="16"/>
                <w:szCs w:val="16"/>
              </w:rPr>
              <w:t xml:space="preserve">*1st </w:t>
            </w:r>
            <w:proofErr w:type="spellStart"/>
            <w:r w:rsidRPr="009F1C36">
              <w:rPr>
                <w:color w:val="000000"/>
                <w:sz w:val="16"/>
                <w:szCs w:val="16"/>
              </w:rPr>
              <w:t>wealthquintile</w:t>
            </w:r>
            <w:proofErr w:type="spellEnd"/>
          </w:p>
        </w:tc>
        <w:tc>
          <w:tcPr>
            <w:tcW w:w="1105" w:type="dxa"/>
            <w:tcBorders>
              <w:right w:val="single" w:sz="4" w:space="0" w:color="auto"/>
            </w:tcBorders>
            <w:noWrap/>
          </w:tcPr>
          <w:p w14:paraId="0430FF3C" w14:textId="0494AC2D" w:rsidR="00162F7F" w:rsidRPr="009F1C36" w:rsidRDefault="00162F7F" w:rsidP="00162F7F">
            <w:pPr>
              <w:pStyle w:val="KeinLeerraum"/>
              <w:jc w:val="center"/>
              <w:rPr>
                <w:noProof/>
                <w:sz w:val="16"/>
                <w:szCs w:val="16"/>
              </w:rPr>
            </w:pPr>
            <w:r w:rsidRPr="009F1C36">
              <w:rPr>
                <w:color w:val="000000"/>
                <w:sz w:val="16"/>
                <w:szCs w:val="16"/>
              </w:rPr>
              <w:t>7</w:t>
            </w:r>
          </w:p>
        </w:tc>
        <w:tc>
          <w:tcPr>
            <w:tcW w:w="1947" w:type="dxa"/>
            <w:gridSpan w:val="2"/>
            <w:tcBorders>
              <w:left w:val="single" w:sz="4" w:space="0" w:color="auto"/>
            </w:tcBorders>
            <w:noWrap/>
          </w:tcPr>
          <w:p w14:paraId="66BC5000" w14:textId="569DE2BC" w:rsidR="00162F7F" w:rsidRPr="009F1C36" w:rsidRDefault="00162F7F" w:rsidP="00162F7F">
            <w:pPr>
              <w:pStyle w:val="KeinLeerraum"/>
              <w:jc w:val="left"/>
              <w:rPr>
                <w:noProof/>
                <w:sz w:val="16"/>
                <w:szCs w:val="16"/>
              </w:rPr>
            </w:pPr>
            <w:r w:rsidRPr="009F1C36">
              <w:rPr>
                <w:color w:val="000000"/>
                <w:sz w:val="16"/>
                <w:szCs w:val="16"/>
              </w:rPr>
              <w:t>HH has any toilet facility</w:t>
            </w:r>
          </w:p>
        </w:tc>
        <w:tc>
          <w:tcPr>
            <w:tcW w:w="1105" w:type="dxa"/>
            <w:tcBorders>
              <w:right w:val="single" w:sz="4" w:space="0" w:color="auto"/>
            </w:tcBorders>
            <w:noWrap/>
          </w:tcPr>
          <w:p w14:paraId="6155FA79" w14:textId="02101C78" w:rsidR="00162F7F" w:rsidRPr="009F1C36" w:rsidRDefault="00162F7F" w:rsidP="00162F7F">
            <w:pPr>
              <w:pStyle w:val="KeinLeerraum"/>
              <w:jc w:val="center"/>
              <w:rPr>
                <w:noProof/>
                <w:sz w:val="16"/>
                <w:szCs w:val="16"/>
              </w:rPr>
            </w:pPr>
            <w:r w:rsidRPr="009F1C36">
              <w:rPr>
                <w:color w:val="000000"/>
                <w:sz w:val="16"/>
                <w:szCs w:val="16"/>
              </w:rPr>
              <w:t>7</w:t>
            </w:r>
          </w:p>
        </w:tc>
        <w:tc>
          <w:tcPr>
            <w:tcW w:w="1947" w:type="dxa"/>
            <w:gridSpan w:val="2"/>
            <w:tcBorders>
              <w:left w:val="single" w:sz="4" w:space="0" w:color="auto"/>
            </w:tcBorders>
            <w:noWrap/>
          </w:tcPr>
          <w:p w14:paraId="3A76D211" w14:textId="3F20D6B9" w:rsidR="00162F7F" w:rsidRPr="009F1C36" w:rsidRDefault="00162F7F" w:rsidP="00162F7F">
            <w:pPr>
              <w:pStyle w:val="KeinLeerraum"/>
              <w:jc w:val="left"/>
              <w:rPr>
                <w:noProof/>
                <w:sz w:val="16"/>
                <w:szCs w:val="16"/>
              </w:rPr>
            </w:pPr>
            <w:r w:rsidRPr="009F1C36">
              <w:rPr>
                <w:color w:val="000000"/>
                <w:sz w:val="16"/>
                <w:szCs w:val="16"/>
              </w:rPr>
              <w:t>*Rural place of residence</w:t>
            </w:r>
          </w:p>
        </w:tc>
        <w:tc>
          <w:tcPr>
            <w:tcW w:w="1105" w:type="dxa"/>
            <w:noWrap/>
          </w:tcPr>
          <w:p w14:paraId="7B65B568" w14:textId="69DA5AB6" w:rsidR="00162F7F" w:rsidRPr="009F1C36" w:rsidRDefault="00162F7F" w:rsidP="00162F7F">
            <w:pPr>
              <w:pStyle w:val="KeinLeerraum"/>
              <w:jc w:val="center"/>
              <w:rPr>
                <w:noProof/>
                <w:sz w:val="16"/>
                <w:szCs w:val="16"/>
              </w:rPr>
            </w:pPr>
            <w:r w:rsidRPr="009F1C36">
              <w:rPr>
                <w:color w:val="000000"/>
                <w:sz w:val="16"/>
                <w:szCs w:val="16"/>
              </w:rPr>
              <w:t>6</w:t>
            </w:r>
          </w:p>
        </w:tc>
      </w:tr>
      <w:tr w:rsidR="00162F7F" w:rsidRPr="002A0CB6" w14:paraId="7C0DE901" w14:textId="77777777" w:rsidTr="009F1C36">
        <w:trPr>
          <w:gridAfter w:val="1"/>
          <w:wAfter w:w="7" w:type="dxa"/>
          <w:trHeight w:val="290"/>
        </w:trPr>
        <w:tc>
          <w:tcPr>
            <w:tcW w:w="1791" w:type="dxa"/>
            <w:tcBorders>
              <w:right w:val="single" w:sz="4" w:space="0" w:color="auto"/>
            </w:tcBorders>
            <w:noWrap/>
            <w:hideMark/>
          </w:tcPr>
          <w:p w14:paraId="36687C4B" w14:textId="2046F3EA" w:rsidR="00162F7F" w:rsidRPr="002A0CB6" w:rsidRDefault="00162F7F" w:rsidP="00162F7F">
            <w:pPr>
              <w:pStyle w:val="KeinLeerraum"/>
              <w:rPr>
                <w:noProof/>
                <w:sz w:val="18"/>
                <w:szCs w:val="18"/>
              </w:rPr>
            </w:pPr>
            <w:r w:rsidRPr="002A0CB6">
              <w:rPr>
                <w:noProof/>
                <w:sz w:val="18"/>
                <w:szCs w:val="18"/>
              </w:rPr>
              <w:t>Sierra</w:t>
            </w:r>
            <w:r>
              <w:rPr>
                <w:noProof/>
                <w:sz w:val="18"/>
                <w:szCs w:val="18"/>
              </w:rPr>
              <w:t xml:space="preserve"> </w:t>
            </w:r>
            <w:r w:rsidRPr="002A0CB6">
              <w:rPr>
                <w:noProof/>
                <w:sz w:val="18"/>
                <w:szCs w:val="18"/>
              </w:rPr>
              <w:t>Leone</w:t>
            </w:r>
          </w:p>
        </w:tc>
        <w:tc>
          <w:tcPr>
            <w:tcW w:w="1465" w:type="dxa"/>
            <w:tcBorders>
              <w:left w:val="single" w:sz="4" w:space="0" w:color="auto"/>
            </w:tcBorders>
            <w:noWrap/>
          </w:tcPr>
          <w:p w14:paraId="61751A04" w14:textId="78D6F159" w:rsidR="00162F7F" w:rsidRPr="009F1C36" w:rsidRDefault="00162F7F" w:rsidP="00162F7F">
            <w:pPr>
              <w:pStyle w:val="KeinLeerraum"/>
              <w:jc w:val="left"/>
              <w:rPr>
                <w:noProof/>
                <w:sz w:val="16"/>
                <w:szCs w:val="16"/>
              </w:rPr>
            </w:pPr>
            <w:r w:rsidRPr="009F1C36">
              <w:rPr>
                <w:color w:val="000000"/>
                <w:sz w:val="16"/>
                <w:szCs w:val="16"/>
              </w:rPr>
              <w:t>Number of HH members</w:t>
            </w:r>
          </w:p>
        </w:tc>
        <w:tc>
          <w:tcPr>
            <w:tcW w:w="1105" w:type="dxa"/>
            <w:tcBorders>
              <w:right w:val="single" w:sz="4" w:space="0" w:color="auto"/>
            </w:tcBorders>
            <w:noWrap/>
          </w:tcPr>
          <w:p w14:paraId="64740450" w14:textId="68F5DF7C" w:rsidR="00162F7F" w:rsidRPr="009F1C36" w:rsidRDefault="00162F7F" w:rsidP="00162F7F">
            <w:pPr>
              <w:pStyle w:val="KeinLeerraum"/>
              <w:jc w:val="center"/>
              <w:rPr>
                <w:noProof/>
                <w:sz w:val="16"/>
                <w:szCs w:val="16"/>
              </w:rPr>
            </w:pPr>
            <w:r w:rsidRPr="009F1C36">
              <w:rPr>
                <w:color w:val="000000"/>
                <w:sz w:val="16"/>
                <w:szCs w:val="16"/>
              </w:rPr>
              <w:t>100</w:t>
            </w:r>
          </w:p>
        </w:tc>
        <w:tc>
          <w:tcPr>
            <w:tcW w:w="1663" w:type="dxa"/>
            <w:tcBorders>
              <w:left w:val="single" w:sz="4" w:space="0" w:color="auto"/>
            </w:tcBorders>
            <w:noWrap/>
          </w:tcPr>
          <w:p w14:paraId="51D64A60" w14:textId="3B8B9780" w:rsidR="00162F7F" w:rsidRPr="009F1C36" w:rsidRDefault="00162F7F" w:rsidP="00162F7F">
            <w:pPr>
              <w:pStyle w:val="KeinLeerraum"/>
              <w:jc w:val="left"/>
              <w:rPr>
                <w:noProof/>
                <w:sz w:val="16"/>
                <w:szCs w:val="16"/>
              </w:rPr>
            </w:pPr>
            <w:r w:rsidRPr="009F1C36">
              <w:rPr>
                <w:color w:val="000000"/>
                <w:sz w:val="16"/>
                <w:szCs w:val="16"/>
              </w:rPr>
              <w:t>Ideal number of children</w:t>
            </w:r>
          </w:p>
        </w:tc>
        <w:tc>
          <w:tcPr>
            <w:tcW w:w="1105" w:type="dxa"/>
            <w:tcBorders>
              <w:right w:val="single" w:sz="4" w:space="0" w:color="auto"/>
            </w:tcBorders>
            <w:noWrap/>
          </w:tcPr>
          <w:p w14:paraId="24F0327F" w14:textId="753FE236" w:rsidR="00162F7F" w:rsidRPr="009F1C36" w:rsidRDefault="00162F7F" w:rsidP="00162F7F">
            <w:pPr>
              <w:pStyle w:val="KeinLeerraum"/>
              <w:jc w:val="center"/>
              <w:rPr>
                <w:noProof/>
                <w:sz w:val="16"/>
                <w:szCs w:val="16"/>
              </w:rPr>
            </w:pPr>
            <w:r w:rsidRPr="009F1C36">
              <w:rPr>
                <w:color w:val="000000"/>
                <w:sz w:val="16"/>
                <w:szCs w:val="16"/>
              </w:rPr>
              <w:t>77</w:t>
            </w:r>
          </w:p>
        </w:tc>
        <w:tc>
          <w:tcPr>
            <w:tcW w:w="1663" w:type="dxa"/>
            <w:gridSpan w:val="2"/>
            <w:tcBorders>
              <w:left w:val="single" w:sz="4" w:space="0" w:color="auto"/>
            </w:tcBorders>
            <w:noWrap/>
          </w:tcPr>
          <w:p w14:paraId="2DCE0203" w14:textId="2ED63438" w:rsidR="00162F7F" w:rsidRPr="009F1C36" w:rsidRDefault="00162F7F" w:rsidP="00162F7F">
            <w:pPr>
              <w:pStyle w:val="KeinLeerraum"/>
              <w:jc w:val="left"/>
              <w:rPr>
                <w:noProof/>
                <w:sz w:val="16"/>
                <w:szCs w:val="16"/>
              </w:rPr>
            </w:pPr>
            <w:r w:rsidRPr="009F1C36">
              <w:rPr>
                <w:color w:val="000000"/>
                <w:sz w:val="16"/>
                <w:szCs w:val="16"/>
              </w:rPr>
              <w:t>Number of trips woman took in last 12 months</w:t>
            </w:r>
          </w:p>
        </w:tc>
        <w:tc>
          <w:tcPr>
            <w:tcW w:w="1105" w:type="dxa"/>
            <w:tcBorders>
              <w:right w:val="single" w:sz="4" w:space="0" w:color="auto"/>
            </w:tcBorders>
            <w:noWrap/>
          </w:tcPr>
          <w:p w14:paraId="532FF8B1" w14:textId="6A9E12E5" w:rsidR="00162F7F" w:rsidRPr="009F1C36" w:rsidRDefault="00162F7F" w:rsidP="00162F7F">
            <w:pPr>
              <w:pStyle w:val="KeinLeerraum"/>
              <w:jc w:val="center"/>
              <w:rPr>
                <w:noProof/>
                <w:sz w:val="16"/>
                <w:szCs w:val="16"/>
              </w:rPr>
            </w:pPr>
            <w:r w:rsidRPr="009F1C36">
              <w:rPr>
                <w:color w:val="000000"/>
                <w:sz w:val="16"/>
                <w:szCs w:val="16"/>
              </w:rPr>
              <w:t>58</w:t>
            </w:r>
          </w:p>
        </w:tc>
        <w:tc>
          <w:tcPr>
            <w:tcW w:w="1947" w:type="dxa"/>
            <w:gridSpan w:val="2"/>
            <w:tcBorders>
              <w:left w:val="single" w:sz="4" w:space="0" w:color="auto"/>
            </w:tcBorders>
            <w:noWrap/>
          </w:tcPr>
          <w:p w14:paraId="726482B4" w14:textId="4D47D121" w:rsidR="00162F7F" w:rsidRPr="009F1C36" w:rsidRDefault="00162F7F" w:rsidP="00162F7F">
            <w:pPr>
              <w:pStyle w:val="KeinLeerraum"/>
              <w:jc w:val="left"/>
              <w:rPr>
                <w:noProof/>
                <w:sz w:val="16"/>
                <w:szCs w:val="16"/>
              </w:rPr>
            </w:pPr>
            <w:r w:rsidRPr="009F1C36">
              <w:rPr>
                <w:color w:val="000000"/>
                <w:sz w:val="16"/>
                <w:szCs w:val="16"/>
              </w:rPr>
              <w:t xml:space="preserve">Number of </w:t>
            </w:r>
            <w:proofErr w:type="spellStart"/>
            <w:r w:rsidRPr="009F1C36">
              <w:rPr>
                <w:color w:val="000000"/>
                <w:sz w:val="16"/>
                <w:szCs w:val="16"/>
              </w:rPr>
              <w:t>mosquitonets</w:t>
            </w:r>
            <w:proofErr w:type="spellEnd"/>
          </w:p>
        </w:tc>
        <w:tc>
          <w:tcPr>
            <w:tcW w:w="1105" w:type="dxa"/>
            <w:tcBorders>
              <w:right w:val="single" w:sz="4" w:space="0" w:color="auto"/>
            </w:tcBorders>
            <w:noWrap/>
          </w:tcPr>
          <w:p w14:paraId="14F71C85" w14:textId="572EB514" w:rsidR="00162F7F" w:rsidRPr="009F1C36" w:rsidRDefault="00162F7F" w:rsidP="00162F7F">
            <w:pPr>
              <w:pStyle w:val="KeinLeerraum"/>
              <w:jc w:val="center"/>
              <w:rPr>
                <w:noProof/>
                <w:sz w:val="16"/>
                <w:szCs w:val="16"/>
              </w:rPr>
            </w:pPr>
            <w:r w:rsidRPr="009F1C36">
              <w:rPr>
                <w:color w:val="000000"/>
                <w:sz w:val="16"/>
                <w:szCs w:val="16"/>
              </w:rPr>
              <w:t>50</w:t>
            </w:r>
          </w:p>
        </w:tc>
        <w:tc>
          <w:tcPr>
            <w:tcW w:w="1947" w:type="dxa"/>
            <w:gridSpan w:val="2"/>
            <w:tcBorders>
              <w:left w:val="single" w:sz="4" w:space="0" w:color="auto"/>
            </w:tcBorders>
            <w:noWrap/>
          </w:tcPr>
          <w:p w14:paraId="670DC7CC" w14:textId="35E5B528" w:rsidR="00162F7F" w:rsidRPr="009F1C36" w:rsidRDefault="00162F7F" w:rsidP="00162F7F">
            <w:pPr>
              <w:pStyle w:val="KeinLeerraum"/>
              <w:jc w:val="left"/>
              <w:rPr>
                <w:noProof/>
                <w:sz w:val="16"/>
                <w:szCs w:val="16"/>
              </w:rPr>
            </w:pPr>
            <w:r w:rsidRPr="009F1C36">
              <w:rPr>
                <w:color w:val="000000"/>
                <w:sz w:val="16"/>
                <w:szCs w:val="16"/>
              </w:rPr>
              <w:t>Number of HH members &lt;5 years</w:t>
            </w:r>
          </w:p>
        </w:tc>
        <w:tc>
          <w:tcPr>
            <w:tcW w:w="1105" w:type="dxa"/>
            <w:noWrap/>
          </w:tcPr>
          <w:p w14:paraId="16B6C0C4" w14:textId="486380CB" w:rsidR="00162F7F" w:rsidRPr="009F1C36" w:rsidRDefault="00162F7F" w:rsidP="00162F7F">
            <w:pPr>
              <w:pStyle w:val="KeinLeerraum"/>
              <w:jc w:val="center"/>
              <w:rPr>
                <w:noProof/>
                <w:sz w:val="16"/>
                <w:szCs w:val="16"/>
              </w:rPr>
            </w:pPr>
            <w:r w:rsidRPr="009F1C36">
              <w:rPr>
                <w:color w:val="000000"/>
                <w:sz w:val="16"/>
                <w:szCs w:val="16"/>
              </w:rPr>
              <w:t>44</w:t>
            </w:r>
          </w:p>
        </w:tc>
      </w:tr>
      <w:tr w:rsidR="00162F7F" w:rsidRPr="002A0CB6" w14:paraId="0F05A0BF" w14:textId="77777777" w:rsidTr="009F1C36">
        <w:trPr>
          <w:gridAfter w:val="1"/>
          <w:wAfter w:w="7" w:type="dxa"/>
          <w:trHeight w:val="290"/>
        </w:trPr>
        <w:tc>
          <w:tcPr>
            <w:tcW w:w="1791" w:type="dxa"/>
            <w:tcBorders>
              <w:right w:val="single" w:sz="4" w:space="0" w:color="auto"/>
            </w:tcBorders>
            <w:noWrap/>
            <w:hideMark/>
          </w:tcPr>
          <w:p w14:paraId="3CB0C858" w14:textId="1CC0D6C7" w:rsidR="00162F7F" w:rsidRPr="002A0CB6" w:rsidRDefault="00162F7F" w:rsidP="00162F7F">
            <w:pPr>
              <w:pStyle w:val="KeinLeerraum"/>
              <w:rPr>
                <w:noProof/>
                <w:sz w:val="18"/>
                <w:szCs w:val="18"/>
              </w:rPr>
            </w:pPr>
            <w:r w:rsidRPr="002A0CB6">
              <w:rPr>
                <w:noProof/>
                <w:sz w:val="18"/>
                <w:szCs w:val="18"/>
              </w:rPr>
              <w:t>Tanzania</w:t>
            </w:r>
          </w:p>
        </w:tc>
        <w:tc>
          <w:tcPr>
            <w:tcW w:w="1465" w:type="dxa"/>
            <w:tcBorders>
              <w:left w:val="single" w:sz="4" w:space="0" w:color="auto"/>
            </w:tcBorders>
            <w:noWrap/>
          </w:tcPr>
          <w:p w14:paraId="6502B0E8" w14:textId="2C50CD9B" w:rsidR="00162F7F" w:rsidRPr="009F1C36" w:rsidRDefault="00162F7F" w:rsidP="00162F7F">
            <w:pPr>
              <w:pStyle w:val="KeinLeerraum"/>
              <w:jc w:val="left"/>
              <w:rPr>
                <w:noProof/>
                <w:sz w:val="16"/>
                <w:szCs w:val="16"/>
              </w:rPr>
            </w:pPr>
            <w:r w:rsidRPr="009F1C36">
              <w:rPr>
                <w:color w:val="000000"/>
                <w:sz w:val="16"/>
                <w:szCs w:val="16"/>
              </w:rPr>
              <w:t>Body Mass Index</w:t>
            </w:r>
          </w:p>
        </w:tc>
        <w:tc>
          <w:tcPr>
            <w:tcW w:w="1105" w:type="dxa"/>
            <w:tcBorders>
              <w:right w:val="single" w:sz="4" w:space="0" w:color="auto"/>
            </w:tcBorders>
            <w:noWrap/>
          </w:tcPr>
          <w:p w14:paraId="3349A56D" w14:textId="32EC6F54" w:rsidR="00162F7F" w:rsidRPr="009F1C36" w:rsidRDefault="00162F7F" w:rsidP="00162F7F">
            <w:pPr>
              <w:pStyle w:val="KeinLeerraum"/>
              <w:jc w:val="center"/>
              <w:rPr>
                <w:noProof/>
                <w:sz w:val="16"/>
                <w:szCs w:val="16"/>
              </w:rPr>
            </w:pPr>
            <w:r w:rsidRPr="009F1C36">
              <w:rPr>
                <w:color w:val="000000"/>
                <w:sz w:val="16"/>
                <w:szCs w:val="16"/>
              </w:rPr>
              <w:t>100</w:t>
            </w:r>
          </w:p>
        </w:tc>
        <w:tc>
          <w:tcPr>
            <w:tcW w:w="1663" w:type="dxa"/>
            <w:tcBorders>
              <w:left w:val="single" w:sz="4" w:space="0" w:color="auto"/>
            </w:tcBorders>
            <w:noWrap/>
          </w:tcPr>
          <w:p w14:paraId="2B5C04B7" w14:textId="3377AFF3" w:rsidR="00162F7F" w:rsidRPr="009F1C36" w:rsidRDefault="00162F7F" w:rsidP="00162F7F">
            <w:pPr>
              <w:pStyle w:val="KeinLeerraum"/>
              <w:jc w:val="left"/>
              <w:rPr>
                <w:noProof/>
                <w:sz w:val="16"/>
                <w:szCs w:val="16"/>
              </w:rPr>
            </w:pPr>
            <w:r w:rsidRPr="009F1C36">
              <w:rPr>
                <w:color w:val="000000"/>
                <w:sz w:val="16"/>
                <w:szCs w:val="16"/>
              </w:rPr>
              <w:t>*Rural place of residence</w:t>
            </w:r>
          </w:p>
        </w:tc>
        <w:tc>
          <w:tcPr>
            <w:tcW w:w="1105" w:type="dxa"/>
            <w:tcBorders>
              <w:right w:val="single" w:sz="4" w:space="0" w:color="auto"/>
            </w:tcBorders>
            <w:noWrap/>
          </w:tcPr>
          <w:p w14:paraId="042DAA37" w14:textId="11A5CD3B" w:rsidR="00162F7F" w:rsidRPr="009F1C36" w:rsidRDefault="00162F7F" w:rsidP="00162F7F">
            <w:pPr>
              <w:pStyle w:val="KeinLeerraum"/>
              <w:jc w:val="center"/>
              <w:rPr>
                <w:noProof/>
                <w:sz w:val="16"/>
                <w:szCs w:val="16"/>
              </w:rPr>
            </w:pPr>
            <w:r w:rsidRPr="009F1C36">
              <w:rPr>
                <w:color w:val="000000"/>
                <w:sz w:val="16"/>
                <w:szCs w:val="16"/>
              </w:rPr>
              <w:t>87</w:t>
            </w:r>
          </w:p>
        </w:tc>
        <w:tc>
          <w:tcPr>
            <w:tcW w:w="1663" w:type="dxa"/>
            <w:gridSpan w:val="2"/>
            <w:tcBorders>
              <w:left w:val="single" w:sz="4" w:space="0" w:color="auto"/>
            </w:tcBorders>
            <w:noWrap/>
          </w:tcPr>
          <w:p w14:paraId="66E7A944" w14:textId="20BEFCA5" w:rsidR="00162F7F" w:rsidRPr="009F1C36" w:rsidRDefault="00162F7F" w:rsidP="00162F7F">
            <w:pPr>
              <w:pStyle w:val="KeinLeerraum"/>
              <w:jc w:val="left"/>
              <w:rPr>
                <w:noProof/>
                <w:sz w:val="16"/>
                <w:szCs w:val="16"/>
              </w:rPr>
            </w:pPr>
            <w:r w:rsidRPr="009F1C36">
              <w:rPr>
                <w:color w:val="000000"/>
                <w:sz w:val="16"/>
                <w:szCs w:val="16"/>
              </w:rPr>
              <w:t>Ideal number of children</w:t>
            </w:r>
          </w:p>
        </w:tc>
        <w:tc>
          <w:tcPr>
            <w:tcW w:w="1105" w:type="dxa"/>
            <w:tcBorders>
              <w:right w:val="single" w:sz="4" w:space="0" w:color="auto"/>
            </w:tcBorders>
            <w:noWrap/>
          </w:tcPr>
          <w:p w14:paraId="605572C3" w14:textId="59EEFFDC" w:rsidR="00162F7F" w:rsidRPr="009F1C36" w:rsidRDefault="00162F7F" w:rsidP="00162F7F">
            <w:pPr>
              <w:pStyle w:val="KeinLeerraum"/>
              <w:jc w:val="center"/>
              <w:rPr>
                <w:noProof/>
                <w:sz w:val="16"/>
                <w:szCs w:val="16"/>
              </w:rPr>
            </w:pPr>
            <w:r w:rsidRPr="009F1C36">
              <w:rPr>
                <w:color w:val="000000"/>
                <w:sz w:val="16"/>
                <w:szCs w:val="16"/>
              </w:rPr>
              <w:t>82</w:t>
            </w:r>
          </w:p>
        </w:tc>
        <w:tc>
          <w:tcPr>
            <w:tcW w:w="1947" w:type="dxa"/>
            <w:gridSpan w:val="2"/>
            <w:tcBorders>
              <w:left w:val="single" w:sz="4" w:space="0" w:color="auto"/>
            </w:tcBorders>
            <w:noWrap/>
          </w:tcPr>
          <w:p w14:paraId="4920939B" w14:textId="40DA846C" w:rsidR="00162F7F" w:rsidRPr="009F1C36" w:rsidRDefault="00162F7F" w:rsidP="00162F7F">
            <w:pPr>
              <w:pStyle w:val="KeinLeerraum"/>
              <w:jc w:val="left"/>
              <w:rPr>
                <w:noProof/>
                <w:sz w:val="16"/>
                <w:szCs w:val="16"/>
              </w:rPr>
            </w:pPr>
            <w:proofErr w:type="spellStart"/>
            <w:r w:rsidRPr="009F1C36">
              <w:rPr>
                <w:color w:val="000000"/>
                <w:sz w:val="16"/>
                <w:szCs w:val="16"/>
              </w:rPr>
              <w:t>Hemoglobin</w:t>
            </w:r>
            <w:proofErr w:type="spellEnd"/>
          </w:p>
        </w:tc>
        <w:tc>
          <w:tcPr>
            <w:tcW w:w="1105" w:type="dxa"/>
            <w:tcBorders>
              <w:right w:val="single" w:sz="4" w:space="0" w:color="auto"/>
            </w:tcBorders>
            <w:noWrap/>
          </w:tcPr>
          <w:p w14:paraId="01CB8950" w14:textId="1A16F37C" w:rsidR="00162F7F" w:rsidRPr="009F1C36" w:rsidRDefault="00162F7F" w:rsidP="00162F7F">
            <w:pPr>
              <w:pStyle w:val="KeinLeerraum"/>
              <w:jc w:val="center"/>
              <w:rPr>
                <w:noProof/>
                <w:sz w:val="16"/>
                <w:szCs w:val="16"/>
              </w:rPr>
            </w:pPr>
            <w:r w:rsidRPr="009F1C36">
              <w:rPr>
                <w:color w:val="000000"/>
                <w:sz w:val="16"/>
                <w:szCs w:val="16"/>
              </w:rPr>
              <w:t>76</w:t>
            </w:r>
          </w:p>
        </w:tc>
        <w:tc>
          <w:tcPr>
            <w:tcW w:w="1947" w:type="dxa"/>
            <w:gridSpan w:val="2"/>
            <w:tcBorders>
              <w:left w:val="single" w:sz="4" w:space="0" w:color="auto"/>
            </w:tcBorders>
            <w:noWrap/>
          </w:tcPr>
          <w:p w14:paraId="785F7A08" w14:textId="7D87A420" w:rsidR="00162F7F" w:rsidRPr="009F1C36" w:rsidRDefault="00162F7F" w:rsidP="00162F7F">
            <w:pPr>
              <w:pStyle w:val="KeinLeerraum"/>
              <w:jc w:val="left"/>
              <w:rPr>
                <w:noProof/>
                <w:sz w:val="16"/>
                <w:szCs w:val="16"/>
              </w:rPr>
            </w:pPr>
            <w:r w:rsidRPr="009F1C36">
              <w:rPr>
                <w:color w:val="000000"/>
                <w:sz w:val="16"/>
                <w:szCs w:val="16"/>
              </w:rPr>
              <w:t>C-Section for last birth</w:t>
            </w:r>
          </w:p>
        </w:tc>
        <w:tc>
          <w:tcPr>
            <w:tcW w:w="1105" w:type="dxa"/>
            <w:noWrap/>
          </w:tcPr>
          <w:p w14:paraId="01D9790D" w14:textId="57B055C9" w:rsidR="00162F7F" w:rsidRPr="009F1C36" w:rsidRDefault="00162F7F" w:rsidP="00162F7F">
            <w:pPr>
              <w:pStyle w:val="KeinLeerraum"/>
              <w:jc w:val="center"/>
              <w:rPr>
                <w:noProof/>
                <w:sz w:val="16"/>
                <w:szCs w:val="16"/>
              </w:rPr>
            </w:pPr>
            <w:r w:rsidRPr="009F1C36">
              <w:rPr>
                <w:color w:val="000000"/>
                <w:sz w:val="16"/>
                <w:szCs w:val="16"/>
              </w:rPr>
              <w:t>68</w:t>
            </w:r>
          </w:p>
        </w:tc>
      </w:tr>
      <w:tr w:rsidR="00162F7F" w:rsidRPr="002A0CB6" w14:paraId="1E4A9FB5" w14:textId="77777777" w:rsidTr="009F1C36">
        <w:trPr>
          <w:gridAfter w:val="1"/>
          <w:wAfter w:w="7" w:type="dxa"/>
          <w:trHeight w:val="290"/>
        </w:trPr>
        <w:tc>
          <w:tcPr>
            <w:tcW w:w="1791" w:type="dxa"/>
            <w:tcBorders>
              <w:right w:val="single" w:sz="4" w:space="0" w:color="auto"/>
            </w:tcBorders>
            <w:noWrap/>
            <w:hideMark/>
          </w:tcPr>
          <w:p w14:paraId="65F47BA1" w14:textId="64B80EA0" w:rsidR="00162F7F" w:rsidRPr="002A0CB6" w:rsidRDefault="00162F7F" w:rsidP="00162F7F">
            <w:pPr>
              <w:pStyle w:val="KeinLeerraum"/>
              <w:rPr>
                <w:noProof/>
                <w:sz w:val="18"/>
                <w:szCs w:val="18"/>
              </w:rPr>
            </w:pPr>
            <w:r>
              <w:rPr>
                <w:noProof/>
                <w:sz w:val="18"/>
                <w:szCs w:val="18"/>
              </w:rPr>
              <w:t xml:space="preserve">The </w:t>
            </w:r>
            <w:r w:rsidRPr="002A0CB6">
              <w:rPr>
                <w:noProof/>
                <w:sz w:val="18"/>
                <w:szCs w:val="18"/>
              </w:rPr>
              <w:t>Gambia</w:t>
            </w:r>
          </w:p>
        </w:tc>
        <w:tc>
          <w:tcPr>
            <w:tcW w:w="1465" w:type="dxa"/>
            <w:tcBorders>
              <w:left w:val="single" w:sz="4" w:space="0" w:color="auto"/>
            </w:tcBorders>
            <w:noWrap/>
          </w:tcPr>
          <w:p w14:paraId="6F37C1D4" w14:textId="22D7EB18" w:rsidR="00162F7F" w:rsidRPr="009F1C36" w:rsidRDefault="00162F7F" w:rsidP="00162F7F">
            <w:pPr>
              <w:pStyle w:val="KeinLeerraum"/>
              <w:jc w:val="left"/>
              <w:rPr>
                <w:noProof/>
                <w:sz w:val="16"/>
                <w:szCs w:val="16"/>
              </w:rPr>
            </w:pPr>
            <w:r w:rsidRPr="009F1C36">
              <w:rPr>
                <w:color w:val="000000"/>
                <w:sz w:val="16"/>
                <w:szCs w:val="16"/>
              </w:rPr>
              <w:t>Number of HH members</w:t>
            </w:r>
          </w:p>
        </w:tc>
        <w:tc>
          <w:tcPr>
            <w:tcW w:w="1105" w:type="dxa"/>
            <w:tcBorders>
              <w:right w:val="single" w:sz="4" w:space="0" w:color="auto"/>
            </w:tcBorders>
            <w:noWrap/>
          </w:tcPr>
          <w:p w14:paraId="4913C2E6" w14:textId="5062C0D9" w:rsidR="00162F7F" w:rsidRPr="009F1C36" w:rsidRDefault="00162F7F" w:rsidP="00162F7F">
            <w:pPr>
              <w:pStyle w:val="KeinLeerraum"/>
              <w:jc w:val="center"/>
              <w:rPr>
                <w:noProof/>
                <w:sz w:val="16"/>
                <w:szCs w:val="16"/>
              </w:rPr>
            </w:pPr>
            <w:r w:rsidRPr="009F1C36">
              <w:rPr>
                <w:color w:val="000000"/>
                <w:sz w:val="16"/>
                <w:szCs w:val="16"/>
              </w:rPr>
              <w:t>100</w:t>
            </w:r>
          </w:p>
        </w:tc>
        <w:tc>
          <w:tcPr>
            <w:tcW w:w="1663" w:type="dxa"/>
            <w:tcBorders>
              <w:left w:val="single" w:sz="4" w:space="0" w:color="auto"/>
            </w:tcBorders>
            <w:noWrap/>
          </w:tcPr>
          <w:p w14:paraId="1628C627" w14:textId="778D2975" w:rsidR="00162F7F" w:rsidRPr="009F1C36" w:rsidRDefault="00162F7F" w:rsidP="00162F7F">
            <w:pPr>
              <w:pStyle w:val="KeinLeerraum"/>
              <w:jc w:val="left"/>
              <w:rPr>
                <w:noProof/>
                <w:sz w:val="16"/>
                <w:szCs w:val="16"/>
              </w:rPr>
            </w:pPr>
            <w:r w:rsidRPr="009F1C36">
              <w:rPr>
                <w:color w:val="000000"/>
                <w:sz w:val="16"/>
                <w:szCs w:val="16"/>
              </w:rPr>
              <w:t>Number of HH members &lt;5 years</w:t>
            </w:r>
          </w:p>
        </w:tc>
        <w:tc>
          <w:tcPr>
            <w:tcW w:w="1105" w:type="dxa"/>
            <w:tcBorders>
              <w:right w:val="single" w:sz="4" w:space="0" w:color="auto"/>
            </w:tcBorders>
            <w:noWrap/>
          </w:tcPr>
          <w:p w14:paraId="35467C6B" w14:textId="7D7C6B88" w:rsidR="00162F7F" w:rsidRPr="009F1C36" w:rsidRDefault="00162F7F" w:rsidP="00162F7F">
            <w:pPr>
              <w:pStyle w:val="KeinLeerraum"/>
              <w:jc w:val="center"/>
              <w:rPr>
                <w:noProof/>
                <w:sz w:val="16"/>
                <w:szCs w:val="16"/>
              </w:rPr>
            </w:pPr>
            <w:r w:rsidRPr="009F1C36">
              <w:rPr>
                <w:color w:val="000000"/>
                <w:sz w:val="16"/>
                <w:szCs w:val="16"/>
              </w:rPr>
              <w:t>50</w:t>
            </w:r>
          </w:p>
        </w:tc>
        <w:tc>
          <w:tcPr>
            <w:tcW w:w="1663" w:type="dxa"/>
            <w:gridSpan w:val="2"/>
            <w:tcBorders>
              <w:left w:val="single" w:sz="4" w:space="0" w:color="auto"/>
            </w:tcBorders>
            <w:noWrap/>
          </w:tcPr>
          <w:p w14:paraId="6C1FDBD3" w14:textId="29362E54" w:rsidR="00162F7F" w:rsidRPr="009F1C36" w:rsidRDefault="00162F7F" w:rsidP="00162F7F">
            <w:pPr>
              <w:pStyle w:val="KeinLeerraum"/>
              <w:jc w:val="left"/>
              <w:rPr>
                <w:noProof/>
                <w:sz w:val="16"/>
                <w:szCs w:val="16"/>
              </w:rPr>
            </w:pPr>
            <w:r w:rsidRPr="009F1C36">
              <w:rPr>
                <w:color w:val="000000"/>
                <w:sz w:val="16"/>
                <w:szCs w:val="16"/>
              </w:rPr>
              <w:t>Number of female HH members</w:t>
            </w:r>
          </w:p>
        </w:tc>
        <w:tc>
          <w:tcPr>
            <w:tcW w:w="1105" w:type="dxa"/>
            <w:tcBorders>
              <w:right w:val="single" w:sz="4" w:space="0" w:color="auto"/>
            </w:tcBorders>
            <w:noWrap/>
          </w:tcPr>
          <w:p w14:paraId="1D412E62" w14:textId="1E9C11FA" w:rsidR="00162F7F" w:rsidRPr="009F1C36" w:rsidRDefault="00162F7F" w:rsidP="00162F7F">
            <w:pPr>
              <w:pStyle w:val="KeinLeerraum"/>
              <w:jc w:val="center"/>
              <w:rPr>
                <w:noProof/>
                <w:sz w:val="16"/>
                <w:szCs w:val="16"/>
              </w:rPr>
            </w:pPr>
            <w:r w:rsidRPr="009F1C36">
              <w:rPr>
                <w:color w:val="000000"/>
                <w:sz w:val="16"/>
                <w:szCs w:val="16"/>
              </w:rPr>
              <w:t>39</w:t>
            </w:r>
          </w:p>
        </w:tc>
        <w:tc>
          <w:tcPr>
            <w:tcW w:w="1947" w:type="dxa"/>
            <w:gridSpan w:val="2"/>
            <w:tcBorders>
              <w:left w:val="single" w:sz="4" w:space="0" w:color="auto"/>
            </w:tcBorders>
            <w:noWrap/>
          </w:tcPr>
          <w:p w14:paraId="689D1B79" w14:textId="646A65E8" w:rsidR="00162F7F" w:rsidRPr="009F1C36" w:rsidRDefault="00162F7F" w:rsidP="00162F7F">
            <w:pPr>
              <w:pStyle w:val="KeinLeerraum"/>
              <w:jc w:val="left"/>
              <w:rPr>
                <w:noProof/>
                <w:sz w:val="16"/>
                <w:szCs w:val="16"/>
              </w:rPr>
            </w:pPr>
            <w:r w:rsidRPr="009F1C36">
              <w:rPr>
                <w:color w:val="000000"/>
                <w:sz w:val="16"/>
                <w:szCs w:val="16"/>
              </w:rPr>
              <w:t xml:space="preserve">Number of </w:t>
            </w:r>
            <w:proofErr w:type="spellStart"/>
            <w:r w:rsidRPr="009F1C36">
              <w:rPr>
                <w:color w:val="000000"/>
                <w:sz w:val="16"/>
                <w:szCs w:val="16"/>
              </w:rPr>
              <w:t>mosquitonets</w:t>
            </w:r>
            <w:proofErr w:type="spellEnd"/>
          </w:p>
        </w:tc>
        <w:tc>
          <w:tcPr>
            <w:tcW w:w="1105" w:type="dxa"/>
            <w:tcBorders>
              <w:right w:val="single" w:sz="4" w:space="0" w:color="auto"/>
            </w:tcBorders>
            <w:noWrap/>
          </w:tcPr>
          <w:p w14:paraId="6E33E1CC" w14:textId="60D45710" w:rsidR="00162F7F" w:rsidRPr="009F1C36" w:rsidRDefault="00162F7F" w:rsidP="00162F7F">
            <w:pPr>
              <w:pStyle w:val="KeinLeerraum"/>
              <w:jc w:val="center"/>
              <w:rPr>
                <w:noProof/>
                <w:sz w:val="16"/>
                <w:szCs w:val="16"/>
              </w:rPr>
            </w:pPr>
            <w:r w:rsidRPr="009F1C36">
              <w:rPr>
                <w:color w:val="000000"/>
                <w:sz w:val="16"/>
                <w:szCs w:val="16"/>
              </w:rPr>
              <w:t>37</w:t>
            </w:r>
          </w:p>
        </w:tc>
        <w:tc>
          <w:tcPr>
            <w:tcW w:w="1947" w:type="dxa"/>
            <w:gridSpan w:val="2"/>
            <w:tcBorders>
              <w:left w:val="single" w:sz="4" w:space="0" w:color="auto"/>
            </w:tcBorders>
            <w:noWrap/>
          </w:tcPr>
          <w:p w14:paraId="576A3E14" w14:textId="4D1CDC39" w:rsidR="00162F7F" w:rsidRPr="009F1C36" w:rsidRDefault="00162F7F" w:rsidP="00162F7F">
            <w:pPr>
              <w:pStyle w:val="KeinLeerraum"/>
              <w:jc w:val="left"/>
              <w:rPr>
                <w:noProof/>
                <w:sz w:val="16"/>
                <w:szCs w:val="16"/>
              </w:rPr>
            </w:pPr>
            <w:r w:rsidRPr="009F1C36">
              <w:rPr>
                <w:color w:val="000000"/>
                <w:sz w:val="16"/>
                <w:szCs w:val="16"/>
              </w:rPr>
              <w:t xml:space="preserve">*1st </w:t>
            </w:r>
            <w:proofErr w:type="spellStart"/>
            <w:r w:rsidRPr="009F1C36">
              <w:rPr>
                <w:color w:val="000000"/>
                <w:sz w:val="16"/>
                <w:szCs w:val="16"/>
              </w:rPr>
              <w:t>wealthquintile</w:t>
            </w:r>
            <w:proofErr w:type="spellEnd"/>
          </w:p>
        </w:tc>
        <w:tc>
          <w:tcPr>
            <w:tcW w:w="1105" w:type="dxa"/>
            <w:noWrap/>
          </w:tcPr>
          <w:p w14:paraId="21DC5F8E" w14:textId="6739679F" w:rsidR="00162F7F" w:rsidRPr="009F1C36" w:rsidRDefault="00162F7F" w:rsidP="00162F7F">
            <w:pPr>
              <w:pStyle w:val="KeinLeerraum"/>
              <w:jc w:val="center"/>
              <w:rPr>
                <w:noProof/>
                <w:sz w:val="16"/>
                <w:szCs w:val="16"/>
              </w:rPr>
            </w:pPr>
            <w:r w:rsidRPr="009F1C36">
              <w:rPr>
                <w:color w:val="000000"/>
                <w:sz w:val="16"/>
                <w:szCs w:val="16"/>
              </w:rPr>
              <w:t>34</w:t>
            </w:r>
          </w:p>
        </w:tc>
      </w:tr>
      <w:tr w:rsidR="00162F7F" w:rsidRPr="002A0CB6" w14:paraId="529E22B7" w14:textId="77777777" w:rsidTr="009F1C36">
        <w:trPr>
          <w:gridAfter w:val="1"/>
          <w:wAfter w:w="7" w:type="dxa"/>
          <w:trHeight w:val="290"/>
        </w:trPr>
        <w:tc>
          <w:tcPr>
            <w:tcW w:w="1791" w:type="dxa"/>
            <w:tcBorders>
              <w:right w:val="single" w:sz="4" w:space="0" w:color="auto"/>
            </w:tcBorders>
            <w:noWrap/>
            <w:hideMark/>
          </w:tcPr>
          <w:p w14:paraId="2FDDA36B" w14:textId="598685D7" w:rsidR="00162F7F" w:rsidRPr="002A0CB6" w:rsidRDefault="00162F7F" w:rsidP="00162F7F">
            <w:pPr>
              <w:pStyle w:val="KeinLeerraum"/>
              <w:rPr>
                <w:noProof/>
                <w:sz w:val="18"/>
                <w:szCs w:val="18"/>
              </w:rPr>
            </w:pPr>
            <w:r w:rsidRPr="002A0CB6">
              <w:rPr>
                <w:noProof/>
                <w:sz w:val="18"/>
                <w:szCs w:val="18"/>
              </w:rPr>
              <w:t>Togo</w:t>
            </w:r>
          </w:p>
        </w:tc>
        <w:tc>
          <w:tcPr>
            <w:tcW w:w="1465" w:type="dxa"/>
            <w:tcBorders>
              <w:left w:val="single" w:sz="4" w:space="0" w:color="auto"/>
            </w:tcBorders>
            <w:noWrap/>
          </w:tcPr>
          <w:p w14:paraId="64D31058" w14:textId="204934B3" w:rsidR="00162F7F" w:rsidRPr="009F1C36" w:rsidRDefault="00162F7F" w:rsidP="00162F7F">
            <w:pPr>
              <w:pStyle w:val="KeinLeerraum"/>
              <w:jc w:val="left"/>
              <w:rPr>
                <w:noProof/>
                <w:sz w:val="16"/>
                <w:szCs w:val="16"/>
              </w:rPr>
            </w:pPr>
            <w:r w:rsidRPr="009F1C36">
              <w:rPr>
                <w:color w:val="000000"/>
                <w:sz w:val="16"/>
                <w:szCs w:val="16"/>
              </w:rPr>
              <w:t>Checkup after delivery</w:t>
            </w:r>
          </w:p>
        </w:tc>
        <w:tc>
          <w:tcPr>
            <w:tcW w:w="1105" w:type="dxa"/>
            <w:tcBorders>
              <w:right w:val="single" w:sz="4" w:space="0" w:color="auto"/>
            </w:tcBorders>
            <w:noWrap/>
          </w:tcPr>
          <w:p w14:paraId="1026DCF5" w14:textId="33778D1F" w:rsidR="00162F7F" w:rsidRPr="009F1C36" w:rsidRDefault="00162F7F" w:rsidP="00162F7F">
            <w:pPr>
              <w:pStyle w:val="KeinLeerraum"/>
              <w:jc w:val="center"/>
              <w:rPr>
                <w:noProof/>
                <w:sz w:val="16"/>
                <w:szCs w:val="16"/>
              </w:rPr>
            </w:pPr>
            <w:r w:rsidRPr="009F1C36">
              <w:rPr>
                <w:color w:val="000000"/>
                <w:sz w:val="16"/>
                <w:szCs w:val="16"/>
              </w:rPr>
              <w:t>100</w:t>
            </w:r>
          </w:p>
        </w:tc>
        <w:tc>
          <w:tcPr>
            <w:tcW w:w="1663" w:type="dxa"/>
            <w:tcBorders>
              <w:left w:val="single" w:sz="4" w:space="0" w:color="auto"/>
            </w:tcBorders>
            <w:noWrap/>
          </w:tcPr>
          <w:p w14:paraId="3DF76671" w14:textId="0C6DACCA" w:rsidR="00162F7F" w:rsidRPr="009F1C36" w:rsidRDefault="00162F7F" w:rsidP="00162F7F">
            <w:pPr>
              <w:pStyle w:val="KeinLeerraum"/>
              <w:jc w:val="left"/>
              <w:rPr>
                <w:noProof/>
                <w:sz w:val="16"/>
                <w:szCs w:val="16"/>
              </w:rPr>
            </w:pPr>
            <w:r w:rsidRPr="009F1C36">
              <w:rPr>
                <w:color w:val="000000"/>
                <w:sz w:val="16"/>
                <w:szCs w:val="16"/>
              </w:rPr>
              <w:t>HH has electricity</w:t>
            </w:r>
          </w:p>
        </w:tc>
        <w:tc>
          <w:tcPr>
            <w:tcW w:w="1105" w:type="dxa"/>
            <w:tcBorders>
              <w:right w:val="single" w:sz="4" w:space="0" w:color="auto"/>
            </w:tcBorders>
            <w:noWrap/>
          </w:tcPr>
          <w:p w14:paraId="5721C2CF" w14:textId="668A82A5" w:rsidR="00162F7F" w:rsidRPr="009F1C36" w:rsidRDefault="00162F7F" w:rsidP="00162F7F">
            <w:pPr>
              <w:pStyle w:val="KeinLeerraum"/>
              <w:jc w:val="center"/>
              <w:rPr>
                <w:noProof/>
                <w:sz w:val="16"/>
                <w:szCs w:val="16"/>
              </w:rPr>
            </w:pPr>
            <w:r w:rsidRPr="009F1C36">
              <w:rPr>
                <w:color w:val="000000"/>
                <w:sz w:val="16"/>
                <w:szCs w:val="16"/>
              </w:rPr>
              <w:t>32</w:t>
            </w:r>
          </w:p>
        </w:tc>
        <w:tc>
          <w:tcPr>
            <w:tcW w:w="1663" w:type="dxa"/>
            <w:gridSpan w:val="2"/>
            <w:tcBorders>
              <w:left w:val="single" w:sz="4" w:space="0" w:color="auto"/>
            </w:tcBorders>
            <w:noWrap/>
          </w:tcPr>
          <w:p w14:paraId="453B5D29" w14:textId="6AC2D5CC" w:rsidR="00162F7F" w:rsidRPr="009F1C36" w:rsidRDefault="00162F7F" w:rsidP="00162F7F">
            <w:pPr>
              <w:pStyle w:val="KeinLeerraum"/>
              <w:jc w:val="left"/>
              <w:rPr>
                <w:noProof/>
                <w:sz w:val="16"/>
                <w:szCs w:val="16"/>
              </w:rPr>
            </w:pPr>
            <w:r w:rsidRPr="009F1C36">
              <w:rPr>
                <w:color w:val="000000"/>
                <w:sz w:val="16"/>
                <w:szCs w:val="16"/>
              </w:rPr>
              <w:t>Ideal number of children</w:t>
            </w:r>
          </w:p>
        </w:tc>
        <w:tc>
          <w:tcPr>
            <w:tcW w:w="1105" w:type="dxa"/>
            <w:tcBorders>
              <w:right w:val="single" w:sz="4" w:space="0" w:color="auto"/>
            </w:tcBorders>
            <w:noWrap/>
          </w:tcPr>
          <w:p w14:paraId="1171BF32" w14:textId="4F90D57D" w:rsidR="00162F7F" w:rsidRPr="009F1C36" w:rsidRDefault="00162F7F" w:rsidP="00162F7F">
            <w:pPr>
              <w:pStyle w:val="KeinLeerraum"/>
              <w:jc w:val="center"/>
              <w:rPr>
                <w:noProof/>
                <w:sz w:val="16"/>
                <w:szCs w:val="16"/>
              </w:rPr>
            </w:pPr>
            <w:r w:rsidRPr="009F1C36">
              <w:rPr>
                <w:color w:val="000000"/>
                <w:sz w:val="16"/>
                <w:szCs w:val="16"/>
              </w:rPr>
              <w:t>18</w:t>
            </w:r>
          </w:p>
        </w:tc>
        <w:tc>
          <w:tcPr>
            <w:tcW w:w="1947" w:type="dxa"/>
            <w:gridSpan w:val="2"/>
            <w:tcBorders>
              <w:left w:val="single" w:sz="4" w:space="0" w:color="auto"/>
            </w:tcBorders>
            <w:noWrap/>
          </w:tcPr>
          <w:p w14:paraId="53C097B6" w14:textId="025B0936" w:rsidR="00162F7F" w:rsidRPr="009F1C36" w:rsidRDefault="00162F7F" w:rsidP="00162F7F">
            <w:pPr>
              <w:pStyle w:val="KeinLeerraum"/>
              <w:jc w:val="left"/>
              <w:rPr>
                <w:noProof/>
                <w:sz w:val="16"/>
                <w:szCs w:val="16"/>
              </w:rPr>
            </w:pPr>
            <w:r w:rsidRPr="009F1C36">
              <w:rPr>
                <w:color w:val="000000"/>
                <w:sz w:val="16"/>
                <w:szCs w:val="16"/>
              </w:rPr>
              <w:t xml:space="preserve">*1st </w:t>
            </w:r>
            <w:proofErr w:type="spellStart"/>
            <w:r w:rsidRPr="009F1C36">
              <w:rPr>
                <w:color w:val="000000"/>
                <w:sz w:val="16"/>
                <w:szCs w:val="16"/>
              </w:rPr>
              <w:t>wealthquintile</w:t>
            </w:r>
            <w:proofErr w:type="spellEnd"/>
          </w:p>
        </w:tc>
        <w:tc>
          <w:tcPr>
            <w:tcW w:w="1105" w:type="dxa"/>
            <w:tcBorders>
              <w:right w:val="single" w:sz="4" w:space="0" w:color="auto"/>
            </w:tcBorders>
            <w:noWrap/>
          </w:tcPr>
          <w:p w14:paraId="1E8903F3" w14:textId="797D0633" w:rsidR="00162F7F" w:rsidRPr="009F1C36" w:rsidRDefault="00162F7F" w:rsidP="00162F7F">
            <w:pPr>
              <w:pStyle w:val="KeinLeerraum"/>
              <w:jc w:val="center"/>
              <w:rPr>
                <w:noProof/>
                <w:sz w:val="16"/>
                <w:szCs w:val="16"/>
              </w:rPr>
            </w:pPr>
            <w:r w:rsidRPr="009F1C36">
              <w:rPr>
                <w:color w:val="000000"/>
                <w:sz w:val="16"/>
                <w:szCs w:val="16"/>
              </w:rPr>
              <w:t>18</w:t>
            </w:r>
          </w:p>
        </w:tc>
        <w:tc>
          <w:tcPr>
            <w:tcW w:w="1947" w:type="dxa"/>
            <w:gridSpan w:val="2"/>
            <w:tcBorders>
              <w:left w:val="single" w:sz="4" w:space="0" w:color="auto"/>
            </w:tcBorders>
            <w:noWrap/>
          </w:tcPr>
          <w:p w14:paraId="09694B29" w14:textId="4C63CB77" w:rsidR="00162F7F" w:rsidRPr="009F1C36" w:rsidRDefault="00162F7F" w:rsidP="00162F7F">
            <w:pPr>
              <w:pStyle w:val="KeinLeerraum"/>
              <w:jc w:val="left"/>
              <w:rPr>
                <w:noProof/>
                <w:sz w:val="16"/>
                <w:szCs w:val="16"/>
              </w:rPr>
            </w:pPr>
            <w:r w:rsidRPr="009F1C36">
              <w:rPr>
                <w:color w:val="000000"/>
                <w:sz w:val="16"/>
                <w:szCs w:val="16"/>
              </w:rPr>
              <w:t>Tested for HIV</w:t>
            </w:r>
          </w:p>
        </w:tc>
        <w:tc>
          <w:tcPr>
            <w:tcW w:w="1105" w:type="dxa"/>
            <w:noWrap/>
          </w:tcPr>
          <w:p w14:paraId="27751B1E" w14:textId="2B81653B" w:rsidR="00162F7F" w:rsidRPr="009F1C36" w:rsidRDefault="00162F7F" w:rsidP="00162F7F">
            <w:pPr>
              <w:pStyle w:val="KeinLeerraum"/>
              <w:jc w:val="center"/>
              <w:rPr>
                <w:noProof/>
                <w:sz w:val="16"/>
                <w:szCs w:val="16"/>
              </w:rPr>
            </w:pPr>
            <w:r w:rsidRPr="009F1C36">
              <w:rPr>
                <w:color w:val="000000"/>
                <w:sz w:val="16"/>
                <w:szCs w:val="16"/>
              </w:rPr>
              <w:t>15</w:t>
            </w:r>
          </w:p>
        </w:tc>
      </w:tr>
      <w:tr w:rsidR="00162F7F" w:rsidRPr="002A0CB6" w14:paraId="409D8B76" w14:textId="77777777" w:rsidTr="009F1C36">
        <w:trPr>
          <w:gridAfter w:val="1"/>
          <w:wAfter w:w="7" w:type="dxa"/>
          <w:trHeight w:val="290"/>
        </w:trPr>
        <w:tc>
          <w:tcPr>
            <w:tcW w:w="1791" w:type="dxa"/>
            <w:tcBorders>
              <w:right w:val="single" w:sz="4" w:space="0" w:color="auto"/>
            </w:tcBorders>
            <w:noWrap/>
            <w:hideMark/>
          </w:tcPr>
          <w:p w14:paraId="17A6B800" w14:textId="005E95AB" w:rsidR="00162F7F" w:rsidRPr="002A0CB6" w:rsidRDefault="00162F7F" w:rsidP="00162F7F">
            <w:pPr>
              <w:pStyle w:val="KeinLeerraum"/>
              <w:rPr>
                <w:noProof/>
                <w:sz w:val="18"/>
                <w:szCs w:val="18"/>
              </w:rPr>
            </w:pPr>
            <w:r w:rsidRPr="002A0CB6">
              <w:rPr>
                <w:noProof/>
                <w:sz w:val="18"/>
                <w:szCs w:val="18"/>
              </w:rPr>
              <w:t>Uganda</w:t>
            </w:r>
          </w:p>
        </w:tc>
        <w:tc>
          <w:tcPr>
            <w:tcW w:w="1465" w:type="dxa"/>
            <w:tcBorders>
              <w:left w:val="single" w:sz="4" w:space="0" w:color="auto"/>
            </w:tcBorders>
            <w:noWrap/>
          </w:tcPr>
          <w:p w14:paraId="71ED9297" w14:textId="1E154979" w:rsidR="00162F7F" w:rsidRPr="009F1C36" w:rsidRDefault="00162F7F" w:rsidP="00162F7F">
            <w:pPr>
              <w:pStyle w:val="KeinLeerraum"/>
              <w:jc w:val="left"/>
              <w:rPr>
                <w:noProof/>
                <w:sz w:val="16"/>
                <w:szCs w:val="16"/>
              </w:rPr>
            </w:pPr>
            <w:r w:rsidRPr="009F1C36">
              <w:rPr>
                <w:color w:val="000000"/>
                <w:sz w:val="16"/>
                <w:szCs w:val="16"/>
              </w:rPr>
              <w:t>C-Section for last birth</w:t>
            </w:r>
          </w:p>
        </w:tc>
        <w:tc>
          <w:tcPr>
            <w:tcW w:w="1105" w:type="dxa"/>
            <w:tcBorders>
              <w:right w:val="single" w:sz="4" w:space="0" w:color="auto"/>
            </w:tcBorders>
            <w:noWrap/>
          </w:tcPr>
          <w:p w14:paraId="421DACB5" w14:textId="31B073E9" w:rsidR="00162F7F" w:rsidRPr="009F1C36" w:rsidRDefault="00162F7F" w:rsidP="00162F7F">
            <w:pPr>
              <w:pStyle w:val="KeinLeerraum"/>
              <w:jc w:val="center"/>
              <w:rPr>
                <w:noProof/>
                <w:sz w:val="16"/>
                <w:szCs w:val="16"/>
              </w:rPr>
            </w:pPr>
            <w:r w:rsidRPr="009F1C36">
              <w:rPr>
                <w:color w:val="000000"/>
                <w:sz w:val="16"/>
                <w:szCs w:val="16"/>
              </w:rPr>
              <w:t>100</w:t>
            </w:r>
          </w:p>
        </w:tc>
        <w:tc>
          <w:tcPr>
            <w:tcW w:w="1663" w:type="dxa"/>
            <w:tcBorders>
              <w:left w:val="single" w:sz="4" w:space="0" w:color="auto"/>
            </w:tcBorders>
            <w:noWrap/>
          </w:tcPr>
          <w:p w14:paraId="07776D5B" w14:textId="595B7A06" w:rsidR="00162F7F" w:rsidRPr="009F1C36" w:rsidRDefault="00162F7F" w:rsidP="00162F7F">
            <w:pPr>
              <w:pStyle w:val="KeinLeerraum"/>
              <w:jc w:val="left"/>
              <w:rPr>
                <w:noProof/>
                <w:sz w:val="16"/>
                <w:szCs w:val="16"/>
              </w:rPr>
            </w:pPr>
            <w:r w:rsidRPr="009F1C36">
              <w:rPr>
                <w:color w:val="000000"/>
                <w:sz w:val="16"/>
                <w:szCs w:val="16"/>
              </w:rPr>
              <w:t>Primary education level of HH head</w:t>
            </w:r>
          </w:p>
        </w:tc>
        <w:tc>
          <w:tcPr>
            <w:tcW w:w="1105" w:type="dxa"/>
            <w:tcBorders>
              <w:right w:val="single" w:sz="4" w:space="0" w:color="auto"/>
            </w:tcBorders>
            <w:noWrap/>
          </w:tcPr>
          <w:p w14:paraId="0BAAE81F" w14:textId="256523DB" w:rsidR="00162F7F" w:rsidRPr="009F1C36" w:rsidRDefault="00162F7F" w:rsidP="00162F7F">
            <w:pPr>
              <w:pStyle w:val="KeinLeerraum"/>
              <w:jc w:val="center"/>
              <w:rPr>
                <w:noProof/>
                <w:sz w:val="16"/>
                <w:szCs w:val="16"/>
              </w:rPr>
            </w:pPr>
            <w:r w:rsidRPr="009F1C36">
              <w:rPr>
                <w:color w:val="000000"/>
                <w:sz w:val="16"/>
                <w:szCs w:val="16"/>
              </w:rPr>
              <w:t>84</w:t>
            </w:r>
          </w:p>
        </w:tc>
        <w:tc>
          <w:tcPr>
            <w:tcW w:w="1663" w:type="dxa"/>
            <w:gridSpan w:val="2"/>
            <w:tcBorders>
              <w:left w:val="single" w:sz="4" w:space="0" w:color="auto"/>
            </w:tcBorders>
            <w:noWrap/>
          </w:tcPr>
          <w:p w14:paraId="3697993F" w14:textId="341D3CB6" w:rsidR="00162F7F" w:rsidRPr="009F1C36" w:rsidRDefault="00162F7F" w:rsidP="00162F7F">
            <w:pPr>
              <w:pStyle w:val="KeinLeerraum"/>
              <w:jc w:val="left"/>
              <w:rPr>
                <w:noProof/>
                <w:sz w:val="16"/>
                <w:szCs w:val="16"/>
              </w:rPr>
            </w:pPr>
            <w:r w:rsidRPr="009F1C36">
              <w:rPr>
                <w:color w:val="000000"/>
                <w:sz w:val="16"/>
                <w:szCs w:val="16"/>
              </w:rPr>
              <w:t xml:space="preserve">*5th </w:t>
            </w:r>
            <w:proofErr w:type="spellStart"/>
            <w:r w:rsidRPr="009F1C36">
              <w:rPr>
                <w:color w:val="000000"/>
                <w:sz w:val="16"/>
                <w:szCs w:val="16"/>
              </w:rPr>
              <w:t>wealthquintile</w:t>
            </w:r>
            <w:proofErr w:type="spellEnd"/>
          </w:p>
        </w:tc>
        <w:tc>
          <w:tcPr>
            <w:tcW w:w="1105" w:type="dxa"/>
            <w:tcBorders>
              <w:right w:val="single" w:sz="4" w:space="0" w:color="auto"/>
            </w:tcBorders>
            <w:noWrap/>
          </w:tcPr>
          <w:p w14:paraId="70DED143" w14:textId="60AED5C7" w:rsidR="00162F7F" w:rsidRPr="009F1C36" w:rsidRDefault="00162F7F" w:rsidP="00162F7F">
            <w:pPr>
              <w:pStyle w:val="KeinLeerraum"/>
              <w:jc w:val="center"/>
              <w:rPr>
                <w:noProof/>
                <w:sz w:val="16"/>
                <w:szCs w:val="16"/>
              </w:rPr>
            </w:pPr>
            <w:r w:rsidRPr="009F1C36">
              <w:rPr>
                <w:color w:val="000000"/>
                <w:sz w:val="16"/>
                <w:szCs w:val="16"/>
              </w:rPr>
              <w:t>75</w:t>
            </w:r>
          </w:p>
        </w:tc>
        <w:tc>
          <w:tcPr>
            <w:tcW w:w="1947" w:type="dxa"/>
            <w:gridSpan w:val="2"/>
            <w:tcBorders>
              <w:left w:val="single" w:sz="4" w:space="0" w:color="auto"/>
            </w:tcBorders>
            <w:noWrap/>
          </w:tcPr>
          <w:p w14:paraId="2F0EED34" w14:textId="2E4C0DF5" w:rsidR="00162F7F" w:rsidRPr="009F1C36" w:rsidRDefault="00162F7F" w:rsidP="00162F7F">
            <w:pPr>
              <w:pStyle w:val="KeinLeerraum"/>
              <w:jc w:val="left"/>
              <w:rPr>
                <w:noProof/>
                <w:sz w:val="16"/>
                <w:szCs w:val="16"/>
              </w:rPr>
            </w:pPr>
            <w:r w:rsidRPr="009F1C36">
              <w:rPr>
                <w:color w:val="000000"/>
                <w:sz w:val="16"/>
                <w:szCs w:val="16"/>
              </w:rPr>
              <w:t>Safe floor material</w:t>
            </w:r>
          </w:p>
        </w:tc>
        <w:tc>
          <w:tcPr>
            <w:tcW w:w="1105" w:type="dxa"/>
            <w:tcBorders>
              <w:right w:val="single" w:sz="4" w:space="0" w:color="auto"/>
            </w:tcBorders>
            <w:noWrap/>
          </w:tcPr>
          <w:p w14:paraId="6AAEB316" w14:textId="36C0419A" w:rsidR="00162F7F" w:rsidRPr="009F1C36" w:rsidRDefault="00162F7F" w:rsidP="00162F7F">
            <w:pPr>
              <w:pStyle w:val="KeinLeerraum"/>
              <w:jc w:val="center"/>
              <w:rPr>
                <w:noProof/>
                <w:sz w:val="16"/>
                <w:szCs w:val="16"/>
              </w:rPr>
            </w:pPr>
            <w:r w:rsidRPr="009F1C36">
              <w:rPr>
                <w:color w:val="000000"/>
                <w:sz w:val="16"/>
                <w:szCs w:val="16"/>
              </w:rPr>
              <w:t>45</w:t>
            </w:r>
          </w:p>
        </w:tc>
        <w:tc>
          <w:tcPr>
            <w:tcW w:w="1947" w:type="dxa"/>
            <w:gridSpan w:val="2"/>
            <w:tcBorders>
              <w:left w:val="single" w:sz="4" w:space="0" w:color="auto"/>
            </w:tcBorders>
            <w:noWrap/>
          </w:tcPr>
          <w:p w14:paraId="4B1952F8" w14:textId="08A1835F" w:rsidR="00162F7F" w:rsidRPr="009F1C36" w:rsidRDefault="00162F7F" w:rsidP="00162F7F">
            <w:pPr>
              <w:pStyle w:val="KeinLeerraum"/>
              <w:jc w:val="left"/>
              <w:rPr>
                <w:noProof/>
                <w:sz w:val="16"/>
                <w:szCs w:val="16"/>
              </w:rPr>
            </w:pPr>
            <w:r w:rsidRPr="009F1C36">
              <w:rPr>
                <w:color w:val="000000"/>
                <w:sz w:val="16"/>
                <w:szCs w:val="16"/>
              </w:rPr>
              <w:t>Ideal number of children</w:t>
            </w:r>
          </w:p>
        </w:tc>
        <w:tc>
          <w:tcPr>
            <w:tcW w:w="1105" w:type="dxa"/>
            <w:noWrap/>
          </w:tcPr>
          <w:p w14:paraId="2590D73A" w14:textId="37397F7F" w:rsidR="00162F7F" w:rsidRPr="009F1C36" w:rsidRDefault="00162F7F" w:rsidP="00162F7F">
            <w:pPr>
              <w:pStyle w:val="KeinLeerraum"/>
              <w:jc w:val="center"/>
              <w:rPr>
                <w:noProof/>
                <w:sz w:val="16"/>
                <w:szCs w:val="16"/>
              </w:rPr>
            </w:pPr>
            <w:r w:rsidRPr="009F1C36">
              <w:rPr>
                <w:color w:val="000000"/>
                <w:sz w:val="16"/>
                <w:szCs w:val="16"/>
              </w:rPr>
              <w:t>42</w:t>
            </w:r>
          </w:p>
        </w:tc>
      </w:tr>
      <w:tr w:rsidR="00162F7F" w:rsidRPr="002A0CB6" w14:paraId="74B68F93" w14:textId="77777777" w:rsidTr="009F1C36">
        <w:trPr>
          <w:gridAfter w:val="1"/>
          <w:wAfter w:w="7" w:type="dxa"/>
          <w:trHeight w:val="290"/>
        </w:trPr>
        <w:tc>
          <w:tcPr>
            <w:tcW w:w="1791" w:type="dxa"/>
            <w:tcBorders>
              <w:right w:val="single" w:sz="4" w:space="0" w:color="auto"/>
            </w:tcBorders>
            <w:noWrap/>
            <w:hideMark/>
          </w:tcPr>
          <w:p w14:paraId="76FBFAF7" w14:textId="71DC80CC" w:rsidR="00162F7F" w:rsidRPr="002A0CB6" w:rsidRDefault="00162F7F" w:rsidP="00162F7F">
            <w:pPr>
              <w:pStyle w:val="KeinLeerraum"/>
              <w:rPr>
                <w:noProof/>
                <w:sz w:val="18"/>
                <w:szCs w:val="18"/>
              </w:rPr>
            </w:pPr>
            <w:r w:rsidRPr="002A0CB6">
              <w:rPr>
                <w:noProof/>
                <w:sz w:val="18"/>
                <w:szCs w:val="18"/>
              </w:rPr>
              <w:t>Zambia</w:t>
            </w:r>
          </w:p>
        </w:tc>
        <w:tc>
          <w:tcPr>
            <w:tcW w:w="1465" w:type="dxa"/>
            <w:tcBorders>
              <w:left w:val="single" w:sz="4" w:space="0" w:color="auto"/>
            </w:tcBorders>
            <w:noWrap/>
          </w:tcPr>
          <w:p w14:paraId="3BD7D269" w14:textId="33DCF684" w:rsidR="00162F7F" w:rsidRPr="009F1C36" w:rsidRDefault="00162F7F" w:rsidP="00162F7F">
            <w:pPr>
              <w:pStyle w:val="KeinLeerraum"/>
              <w:jc w:val="left"/>
              <w:rPr>
                <w:noProof/>
                <w:sz w:val="16"/>
                <w:szCs w:val="16"/>
              </w:rPr>
            </w:pPr>
            <w:proofErr w:type="spellStart"/>
            <w:r w:rsidRPr="009F1C36">
              <w:rPr>
                <w:color w:val="000000"/>
                <w:sz w:val="16"/>
                <w:szCs w:val="16"/>
              </w:rPr>
              <w:t>Hemoglobin</w:t>
            </w:r>
            <w:proofErr w:type="spellEnd"/>
          </w:p>
        </w:tc>
        <w:tc>
          <w:tcPr>
            <w:tcW w:w="1105" w:type="dxa"/>
            <w:tcBorders>
              <w:right w:val="single" w:sz="4" w:space="0" w:color="auto"/>
            </w:tcBorders>
            <w:noWrap/>
          </w:tcPr>
          <w:p w14:paraId="61AFE993" w14:textId="3EE9F574" w:rsidR="00162F7F" w:rsidRPr="009F1C36" w:rsidRDefault="00162F7F" w:rsidP="00162F7F">
            <w:pPr>
              <w:pStyle w:val="KeinLeerraum"/>
              <w:jc w:val="center"/>
              <w:rPr>
                <w:noProof/>
                <w:sz w:val="16"/>
                <w:szCs w:val="16"/>
              </w:rPr>
            </w:pPr>
            <w:r w:rsidRPr="009F1C36">
              <w:rPr>
                <w:color w:val="000000"/>
                <w:sz w:val="16"/>
                <w:szCs w:val="16"/>
              </w:rPr>
              <w:t>100</w:t>
            </w:r>
          </w:p>
        </w:tc>
        <w:tc>
          <w:tcPr>
            <w:tcW w:w="1663" w:type="dxa"/>
            <w:tcBorders>
              <w:left w:val="single" w:sz="4" w:space="0" w:color="auto"/>
            </w:tcBorders>
            <w:noWrap/>
          </w:tcPr>
          <w:p w14:paraId="34A087AB" w14:textId="307A3244" w:rsidR="00162F7F" w:rsidRPr="009F1C36" w:rsidRDefault="00162F7F" w:rsidP="00162F7F">
            <w:pPr>
              <w:pStyle w:val="KeinLeerraum"/>
              <w:jc w:val="left"/>
              <w:rPr>
                <w:noProof/>
                <w:sz w:val="16"/>
                <w:szCs w:val="16"/>
              </w:rPr>
            </w:pPr>
            <w:r w:rsidRPr="009F1C36">
              <w:rPr>
                <w:color w:val="000000"/>
                <w:sz w:val="16"/>
                <w:szCs w:val="16"/>
              </w:rPr>
              <w:t>Number of HH members</w:t>
            </w:r>
          </w:p>
        </w:tc>
        <w:tc>
          <w:tcPr>
            <w:tcW w:w="1105" w:type="dxa"/>
            <w:tcBorders>
              <w:right w:val="single" w:sz="4" w:space="0" w:color="auto"/>
            </w:tcBorders>
            <w:noWrap/>
          </w:tcPr>
          <w:p w14:paraId="0D8167BE" w14:textId="5AE72D59" w:rsidR="00162F7F" w:rsidRPr="009F1C36" w:rsidRDefault="00162F7F" w:rsidP="00162F7F">
            <w:pPr>
              <w:pStyle w:val="KeinLeerraum"/>
              <w:jc w:val="center"/>
              <w:rPr>
                <w:noProof/>
                <w:sz w:val="16"/>
                <w:szCs w:val="16"/>
              </w:rPr>
            </w:pPr>
            <w:r w:rsidRPr="009F1C36">
              <w:rPr>
                <w:color w:val="000000"/>
                <w:sz w:val="16"/>
                <w:szCs w:val="16"/>
              </w:rPr>
              <w:t>48</w:t>
            </w:r>
          </w:p>
        </w:tc>
        <w:tc>
          <w:tcPr>
            <w:tcW w:w="1663" w:type="dxa"/>
            <w:gridSpan w:val="2"/>
            <w:tcBorders>
              <w:left w:val="single" w:sz="4" w:space="0" w:color="auto"/>
            </w:tcBorders>
            <w:noWrap/>
          </w:tcPr>
          <w:p w14:paraId="3875957A" w14:textId="71C39695" w:rsidR="00162F7F" w:rsidRPr="009F1C36" w:rsidRDefault="00162F7F" w:rsidP="00162F7F">
            <w:pPr>
              <w:pStyle w:val="KeinLeerraum"/>
              <w:jc w:val="left"/>
              <w:rPr>
                <w:noProof/>
                <w:sz w:val="16"/>
                <w:szCs w:val="16"/>
              </w:rPr>
            </w:pPr>
            <w:r w:rsidRPr="009F1C36">
              <w:rPr>
                <w:color w:val="000000"/>
                <w:sz w:val="16"/>
                <w:szCs w:val="16"/>
              </w:rPr>
              <w:t>Ideal number of children</w:t>
            </w:r>
          </w:p>
        </w:tc>
        <w:tc>
          <w:tcPr>
            <w:tcW w:w="1105" w:type="dxa"/>
            <w:tcBorders>
              <w:right w:val="single" w:sz="4" w:space="0" w:color="auto"/>
            </w:tcBorders>
            <w:noWrap/>
          </w:tcPr>
          <w:p w14:paraId="11F43EAB" w14:textId="7774B781" w:rsidR="00162F7F" w:rsidRPr="009F1C36" w:rsidRDefault="00162F7F" w:rsidP="00162F7F">
            <w:pPr>
              <w:pStyle w:val="KeinLeerraum"/>
              <w:jc w:val="center"/>
              <w:rPr>
                <w:noProof/>
                <w:sz w:val="16"/>
                <w:szCs w:val="16"/>
              </w:rPr>
            </w:pPr>
            <w:r w:rsidRPr="009F1C36">
              <w:rPr>
                <w:color w:val="000000"/>
                <w:sz w:val="16"/>
                <w:szCs w:val="16"/>
              </w:rPr>
              <w:t>45</w:t>
            </w:r>
          </w:p>
        </w:tc>
        <w:tc>
          <w:tcPr>
            <w:tcW w:w="1947" w:type="dxa"/>
            <w:gridSpan w:val="2"/>
            <w:tcBorders>
              <w:left w:val="single" w:sz="4" w:space="0" w:color="auto"/>
            </w:tcBorders>
            <w:noWrap/>
          </w:tcPr>
          <w:p w14:paraId="6214D553" w14:textId="53B0C6EC" w:rsidR="00162F7F" w:rsidRPr="009F1C36" w:rsidRDefault="00162F7F" w:rsidP="00162F7F">
            <w:pPr>
              <w:pStyle w:val="KeinLeerraum"/>
              <w:jc w:val="left"/>
              <w:rPr>
                <w:noProof/>
                <w:sz w:val="16"/>
                <w:szCs w:val="16"/>
              </w:rPr>
            </w:pPr>
            <w:r w:rsidRPr="009F1C36">
              <w:rPr>
                <w:color w:val="000000"/>
                <w:sz w:val="16"/>
                <w:szCs w:val="16"/>
              </w:rPr>
              <w:t>Number of trips woman took in last 12 months</w:t>
            </w:r>
          </w:p>
        </w:tc>
        <w:tc>
          <w:tcPr>
            <w:tcW w:w="1105" w:type="dxa"/>
            <w:tcBorders>
              <w:right w:val="single" w:sz="4" w:space="0" w:color="auto"/>
            </w:tcBorders>
            <w:noWrap/>
          </w:tcPr>
          <w:p w14:paraId="5448BBA0" w14:textId="3FCC3DB3" w:rsidR="00162F7F" w:rsidRPr="009F1C36" w:rsidRDefault="00162F7F" w:rsidP="00162F7F">
            <w:pPr>
              <w:pStyle w:val="KeinLeerraum"/>
              <w:jc w:val="center"/>
              <w:rPr>
                <w:noProof/>
                <w:sz w:val="16"/>
                <w:szCs w:val="16"/>
              </w:rPr>
            </w:pPr>
            <w:r w:rsidRPr="009F1C36">
              <w:rPr>
                <w:color w:val="000000"/>
                <w:sz w:val="16"/>
                <w:szCs w:val="16"/>
              </w:rPr>
              <w:t>23</w:t>
            </w:r>
          </w:p>
        </w:tc>
        <w:tc>
          <w:tcPr>
            <w:tcW w:w="1947" w:type="dxa"/>
            <w:gridSpan w:val="2"/>
            <w:tcBorders>
              <w:left w:val="single" w:sz="4" w:space="0" w:color="auto"/>
            </w:tcBorders>
            <w:noWrap/>
          </w:tcPr>
          <w:p w14:paraId="0552C73D" w14:textId="1967E06F" w:rsidR="00162F7F" w:rsidRPr="009F1C36" w:rsidRDefault="00162F7F" w:rsidP="00162F7F">
            <w:pPr>
              <w:pStyle w:val="KeinLeerraum"/>
              <w:jc w:val="left"/>
              <w:rPr>
                <w:noProof/>
                <w:sz w:val="16"/>
                <w:szCs w:val="16"/>
              </w:rPr>
            </w:pPr>
            <w:r w:rsidRPr="009F1C36">
              <w:rPr>
                <w:color w:val="000000"/>
                <w:sz w:val="16"/>
                <w:szCs w:val="16"/>
              </w:rPr>
              <w:t xml:space="preserve">Number of </w:t>
            </w:r>
            <w:proofErr w:type="spellStart"/>
            <w:r w:rsidRPr="009F1C36">
              <w:rPr>
                <w:color w:val="000000"/>
                <w:sz w:val="16"/>
                <w:szCs w:val="16"/>
              </w:rPr>
              <w:t>mosquitonets</w:t>
            </w:r>
            <w:proofErr w:type="spellEnd"/>
          </w:p>
        </w:tc>
        <w:tc>
          <w:tcPr>
            <w:tcW w:w="1105" w:type="dxa"/>
            <w:noWrap/>
          </w:tcPr>
          <w:p w14:paraId="53B22808" w14:textId="4119C516" w:rsidR="00162F7F" w:rsidRPr="009F1C36" w:rsidRDefault="00162F7F" w:rsidP="00162F7F">
            <w:pPr>
              <w:pStyle w:val="KeinLeerraum"/>
              <w:jc w:val="center"/>
              <w:rPr>
                <w:noProof/>
                <w:sz w:val="16"/>
                <w:szCs w:val="16"/>
              </w:rPr>
            </w:pPr>
            <w:r w:rsidRPr="009F1C36">
              <w:rPr>
                <w:color w:val="000000"/>
                <w:sz w:val="16"/>
                <w:szCs w:val="16"/>
              </w:rPr>
              <w:t>22</w:t>
            </w:r>
          </w:p>
        </w:tc>
      </w:tr>
      <w:tr w:rsidR="00162F7F" w:rsidRPr="002A0CB6" w14:paraId="491F0B7C" w14:textId="77777777" w:rsidTr="009F1C36">
        <w:trPr>
          <w:gridAfter w:val="1"/>
          <w:wAfter w:w="7" w:type="dxa"/>
          <w:trHeight w:val="290"/>
        </w:trPr>
        <w:tc>
          <w:tcPr>
            <w:tcW w:w="1791" w:type="dxa"/>
            <w:tcBorders>
              <w:bottom w:val="double" w:sz="4" w:space="0" w:color="auto"/>
              <w:right w:val="single" w:sz="4" w:space="0" w:color="auto"/>
            </w:tcBorders>
            <w:noWrap/>
            <w:hideMark/>
          </w:tcPr>
          <w:p w14:paraId="1AAEDDFC" w14:textId="1E53E59D" w:rsidR="00162F7F" w:rsidRPr="002A0CB6" w:rsidRDefault="00162F7F" w:rsidP="00162F7F">
            <w:pPr>
              <w:pStyle w:val="KeinLeerraum"/>
              <w:rPr>
                <w:noProof/>
                <w:sz w:val="18"/>
                <w:szCs w:val="18"/>
              </w:rPr>
            </w:pPr>
            <w:r w:rsidRPr="002A0CB6">
              <w:rPr>
                <w:noProof/>
                <w:sz w:val="18"/>
                <w:szCs w:val="18"/>
              </w:rPr>
              <w:t>Zimbabwe</w:t>
            </w:r>
          </w:p>
        </w:tc>
        <w:tc>
          <w:tcPr>
            <w:tcW w:w="1465" w:type="dxa"/>
            <w:tcBorders>
              <w:left w:val="single" w:sz="4" w:space="0" w:color="auto"/>
              <w:bottom w:val="double" w:sz="4" w:space="0" w:color="auto"/>
            </w:tcBorders>
            <w:noWrap/>
          </w:tcPr>
          <w:p w14:paraId="4186CF75" w14:textId="14AAB0C4" w:rsidR="00162F7F" w:rsidRPr="009F1C36" w:rsidRDefault="00162F7F" w:rsidP="00162F7F">
            <w:pPr>
              <w:pStyle w:val="KeinLeerraum"/>
              <w:jc w:val="left"/>
              <w:rPr>
                <w:noProof/>
                <w:sz w:val="16"/>
                <w:szCs w:val="16"/>
              </w:rPr>
            </w:pPr>
            <w:r w:rsidRPr="009F1C36">
              <w:rPr>
                <w:color w:val="000000"/>
                <w:sz w:val="16"/>
                <w:szCs w:val="16"/>
              </w:rPr>
              <w:t>Body Mass Index</w:t>
            </w:r>
          </w:p>
        </w:tc>
        <w:tc>
          <w:tcPr>
            <w:tcW w:w="1105" w:type="dxa"/>
            <w:tcBorders>
              <w:bottom w:val="double" w:sz="4" w:space="0" w:color="auto"/>
              <w:right w:val="single" w:sz="4" w:space="0" w:color="auto"/>
            </w:tcBorders>
            <w:noWrap/>
          </w:tcPr>
          <w:p w14:paraId="6BD19D35" w14:textId="734C0586" w:rsidR="00162F7F" w:rsidRPr="009F1C36" w:rsidRDefault="00162F7F" w:rsidP="00162F7F">
            <w:pPr>
              <w:pStyle w:val="KeinLeerraum"/>
              <w:jc w:val="center"/>
              <w:rPr>
                <w:noProof/>
                <w:sz w:val="16"/>
                <w:szCs w:val="16"/>
              </w:rPr>
            </w:pPr>
            <w:r w:rsidRPr="009F1C36">
              <w:rPr>
                <w:color w:val="000000"/>
                <w:sz w:val="16"/>
                <w:szCs w:val="16"/>
              </w:rPr>
              <w:t>100</w:t>
            </w:r>
          </w:p>
        </w:tc>
        <w:tc>
          <w:tcPr>
            <w:tcW w:w="1663" w:type="dxa"/>
            <w:tcBorders>
              <w:left w:val="single" w:sz="4" w:space="0" w:color="auto"/>
              <w:bottom w:val="double" w:sz="4" w:space="0" w:color="auto"/>
            </w:tcBorders>
            <w:noWrap/>
          </w:tcPr>
          <w:p w14:paraId="6388F50F" w14:textId="467CD9F8" w:rsidR="00162F7F" w:rsidRPr="009F1C36" w:rsidRDefault="00162F7F" w:rsidP="00162F7F">
            <w:pPr>
              <w:pStyle w:val="KeinLeerraum"/>
              <w:jc w:val="left"/>
              <w:rPr>
                <w:noProof/>
                <w:sz w:val="16"/>
                <w:szCs w:val="16"/>
              </w:rPr>
            </w:pPr>
            <w:proofErr w:type="spellStart"/>
            <w:r w:rsidRPr="009F1C36">
              <w:rPr>
                <w:color w:val="000000"/>
                <w:sz w:val="16"/>
                <w:szCs w:val="16"/>
              </w:rPr>
              <w:t>Hemoglobin</w:t>
            </w:r>
            <w:proofErr w:type="spellEnd"/>
          </w:p>
        </w:tc>
        <w:tc>
          <w:tcPr>
            <w:tcW w:w="1105" w:type="dxa"/>
            <w:tcBorders>
              <w:bottom w:val="double" w:sz="4" w:space="0" w:color="auto"/>
              <w:right w:val="single" w:sz="4" w:space="0" w:color="auto"/>
            </w:tcBorders>
            <w:noWrap/>
          </w:tcPr>
          <w:p w14:paraId="182E3591" w14:textId="3EC2D556" w:rsidR="00162F7F" w:rsidRPr="009F1C36" w:rsidRDefault="00162F7F" w:rsidP="00162F7F">
            <w:pPr>
              <w:pStyle w:val="KeinLeerraum"/>
              <w:jc w:val="center"/>
              <w:rPr>
                <w:noProof/>
                <w:sz w:val="16"/>
                <w:szCs w:val="16"/>
              </w:rPr>
            </w:pPr>
            <w:r w:rsidRPr="009F1C36">
              <w:rPr>
                <w:color w:val="000000"/>
                <w:sz w:val="16"/>
                <w:szCs w:val="16"/>
              </w:rPr>
              <w:t>72</w:t>
            </w:r>
          </w:p>
        </w:tc>
        <w:tc>
          <w:tcPr>
            <w:tcW w:w="1663" w:type="dxa"/>
            <w:gridSpan w:val="2"/>
            <w:tcBorders>
              <w:left w:val="single" w:sz="4" w:space="0" w:color="auto"/>
              <w:bottom w:val="double" w:sz="4" w:space="0" w:color="auto"/>
            </w:tcBorders>
            <w:noWrap/>
          </w:tcPr>
          <w:p w14:paraId="3FC9AB7B" w14:textId="537F20B4" w:rsidR="00162F7F" w:rsidRPr="009F1C36" w:rsidRDefault="00162F7F" w:rsidP="00162F7F">
            <w:pPr>
              <w:pStyle w:val="KeinLeerraum"/>
              <w:jc w:val="left"/>
              <w:rPr>
                <w:noProof/>
                <w:sz w:val="16"/>
                <w:szCs w:val="16"/>
              </w:rPr>
            </w:pPr>
            <w:r w:rsidRPr="009F1C36">
              <w:rPr>
                <w:color w:val="000000"/>
                <w:sz w:val="16"/>
                <w:szCs w:val="16"/>
              </w:rPr>
              <w:t>Tested for HIV</w:t>
            </w:r>
          </w:p>
        </w:tc>
        <w:tc>
          <w:tcPr>
            <w:tcW w:w="1105" w:type="dxa"/>
            <w:tcBorders>
              <w:bottom w:val="double" w:sz="4" w:space="0" w:color="auto"/>
              <w:right w:val="single" w:sz="4" w:space="0" w:color="auto"/>
            </w:tcBorders>
            <w:noWrap/>
          </w:tcPr>
          <w:p w14:paraId="36C4632D" w14:textId="4F1678C6" w:rsidR="00162F7F" w:rsidRPr="009F1C36" w:rsidRDefault="00162F7F" w:rsidP="00162F7F">
            <w:pPr>
              <w:pStyle w:val="KeinLeerraum"/>
              <w:jc w:val="center"/>
              <w:rPr>
                <w:noProof/>
                <w:sz w:val="16"/>
                <w:szCs w:val="16"/>
              </w:rPr>
            </w:pPr>
            <w:r w:rsidRPr="009F1C36">
              <w:rPr>
                <w:color w:val="000000"/>
                <w:sz w:val="16"/>
                <w:szCs w:val="16"/>
              </w:rPr>
              <w:t>48</w:t>
            </w:r>
          </w:p>
        </w:tc>
        <w:tc>
          <w:tcPr>
            <w:tcW w:w="1947" w:type="dxa"/>
            <w:gridSpan w:val="2"/>
            <w:tcBorders>
              <w:left w:val="single" w:sz="4" w:space="0" w:color="auto"/>
              <w:bottom w:val="double" w:sz="4" w:space="0" w:color="auto"/>
            </w:tcBorders>
            <w:noWrap/>
          </w:tcPr>
          <w:p w14:paraId="271D98DB" w14:textId="2C242689" w:rsidR="00162F7F" w:rsidRPr="009F1C36" w:rsidRDefault="00162F7F" w:rsidP="00162F7F">
            <w:pPr>
              <w:pStyle w:val="KeinLeerraum"/>
              <w:jc w:val="left"/>
              <w:rPr>
                <w:noProof/>
                <w:sz w:val="16"/>
                <w:szCs w:val="16"/>
              </w:rPr>
            </w:pPr>
            <w:r w:rsidRPr="009F1C36">
              <w:rPr>
                <w:color w:val="000000"/>
                <w:sz w:val="16"/>
                <w:szCs w:val="16"/>
              </w:rPr>
              <w:t>Ideal number of children</w:t>
            </w:r>
          </w:p>
        </w:tc>
        <w:tc>
          <w:tcPr>
            <w:tcW w:w="1105" w:type="dxa"/>
            <w:tcBorders>
              <w:bottom w:val="double" w:sz="4" w:space="0" w:color="auto"/>
              <w:right w:val="single" w:sz="4" w:space="0" w:color="auto"/>
            </w:tcBorders>
            <w:noWrap/>
          </w:tcPr>
          <w:p w14:paraId="357DC56D" w14:textId="01E7311C" w:rsidR="00162F7F" w:rsidRPr="009F1C36" w:rsidRDefault="00162F7F" w:rsidP="00162F7F">
            <w:pPr>
              <w:pStyle w:val="KeinLeerraum"/>
              <w:jc w:val="center"/>
              <w:rPr>
                <w:noProof/>
                <w:sz w:val="16"/>
                <w:szCs w:val="16"/>
              </w:rPr>
            </w:pPr>
            <w:r w:rsidRPr="009F1C36">
              <w:rPr>
                <w:color w:val="000000"/>
                <w:sz w:val="16"/>
                <w:szCs w:val="16"/>
              </w:rPr>
              <w:t>38</w:t>
            </w:r>
          </w:p>
        </w:tc>
        <w:tc>
          <w:tcPr>
            <w:tcW w:w="1947" w:type="dxa"/>
            <w:gridSpan w:val="2"/>
            <w:tcBorders>
              <w:left w:val="single" w:sz="4" w:space="0" w:color="auto"/>
              <w:bottom w:val="double" w:sz="4" w:space="0" w:color="auto"/>
            </w:tcBorders>
            <w:noWrap/>
          </w:tcPr>
          <w:p w14:paraId="350BC575" w14:textId="1D53C2C2" w:rsidR="00162F7F" w:rsidRPr="009F1C36" w:rsidRDefault="00162F7F" w:rsidP="00162F7F">
            <w:pPr>
              <w:pStyle w:val="KeinLeerraum"/>
              <w:jc w:val="left"/>
              <w:rPr>
                <w:noProof/>
                <w:sz w:val="16"/>
                <w:szCs w:val="16"/>
              </w:rPr>
            </w:pPr>
            <w:r w:rsidRPr="009F1C36">
              <w:rPr>
                <w:color w:val="000000"/>
                <w:sz w:val="16"/>
                <w:szCs w:val="16"/>
              </w:rPr>
              <w:t>*Rural place of residence</w:t>
            </w:r>
          </w:p>
        </w:tc>
        <w:tc>
          <w:tcPr>
            <w:tcW w:w="1105" w:type="dxa"/>
            <w:tcBorders>
              <w:bottom w:val="double" w:sz="4" w:space="0" w:color="auto"/>
            </w:tcBorders>
            <w:shd w:val="clear" w:color="auto" w:fill="auto"/>
            <w:noWrap/>
          </w:tcPr>
          <w:p w14:paraId="1FA2F1B2" w14:textId="3163602D" w:rsidR="00162F7F" w:rsidRPr="009F1C36" w:rsidRDefault="00162F7F" w:rsidP="00162F7F">
            <w:pPr>
              <w:pStyle w:val="KeinLeerraum"/>
              <w:jc w:val="center"/>
              <w:rPr>
                <w:noProof/>
                <w:sz w:val="16"/>
                <w:szCs w:val="16"/>
              </w:rPr>
            </w:pPr>
            <w:r w:rsidRPr="009F1C36">
              <w:rPr>
                <w:color w:val="000000"/>
                <w:sz w:val="16"/>
                <w:szCs w:val="16"/>
              </w:rPr>
              <w:t>36</w:t>
            </w:r>
          </w:p>
        </w:tc>
      </w:tr>
    </w:tbl>
    <w:p w14:paraId="0E8BA662" w14:textId="77777777" w:rsidR="00DC770F" w:rsidRDefault="00DC770F" w:rsidP="00DC770F">
      <w:pPr>
        <w:pStyle w:val="KeinLeerraum"/>
        <w:spacing w:after="120"/>
        <w:rPr>
          <w:lang w:val="en-US"/>
        </w:rPr>
      </w:pPr>
      <w:r>
        <w:rPr>
          <w:noProof/>
          <w:sz w:val="20"/>
          <w:lang w:val="en-US"/>
        </w:rPr>
        <w:fldChar w:fldCharType="end"/>
      </w:r>
      <w:r w:rsidRPr="00126D14">
        <w:rPr>
          <w:lang w:val="en-US"/>
        </w:rPr>
        <w:t xml:space="preserve"> </w:t>
      </w:r>
      <w:r w:rsidRPr="003909CE">
        <w:rPr>
          <w:lang w:val="en-US"/>
        </w:rPr>
        <w:t xml:space="preserve">Notes: </w:t>
      </w:r>
      <w:r>
        <w:rPr>
          <w:lang w:val="en-US"/>
        </w:rPr>
        <w:t>Table</w:t>
      </w:r>
      <w:r w:rsidRPr="003909CE">
        <w:rPr>
          <w:lang w:val="en-US"/>
        </w:rPr>
        <w:t xml:space="preserve"> </w:t>
      </w:r>
      <w:proofErr w:type="gramStart"/>
      <w:r w:rsidRPr="003909CE">
        <w:rPr>
          <w:lang w:val="en-US"/>
        </w:rPr>
        <w:t>show</w:t>
      </w:r>
      <w:proofErr w:type="gramEnd"/>
      <w:r w:rsidRPr="003909CE">
        <w:rPr>
          <w:lang w:val="en-US"/>
        </w:rPr>
        <w:t xml:space="preserve"> the </w:t>
      </w:r>
      <w:r>
        <w:rPr>
          <w:lang w:val="en-US"/>
        </w:rPr>
        <w:t xml:space="preserve">predictors and the variable importance of the top 5 predictors of the </w:t>
      </w:r>
      <w:r w:rsidRPr="003909CE">
        <w:rPr>
          <w:lang w:val="en-US"/>
        </w:rPr>
        <w:t xml:space="preserve">ML model. </w:t>
      </w:r>
      <w:r>
        <w:t xml:space="preserve">A predictor’s importance score is defined by the decrease in the classification error that is attributed to </w:t>
      </w:r>
      <w:proofErr w:type="gramStart"/>
      <w:r>
        <w:t>all of</w:t>
      </w:r>
      <w:proofErr w:type="gramEnd"/>
      <w:r>
        <w:t xml:space="preserve"> its splits in a given tree, averaged across all trees </w:t>
      </w:r>
      <w:r>
        <w:rPr>
          <w:lang w:val="en-US"/>
        </w:rPr>
        <w:t xml:space="preserve">and normalized to a range from </w:t>
      </w:r>
      <w:r w:rsidRPr="003909CE">
        <w:rPr>
          <w:lang w:val="en-US"/>
        </w:rPr>
        <w:t>0-100.</w:t>
      </w:r>
      <w:r>
        <w:rPr>
          <w:lang w:val="en-US"/>
        </w:rPr>
        <w:t xml:space="preserve"> V</w:t>
      </w:r>
      <w:r w:rsidRPr="003909CE">
        <w:rPr>
          <w:lang w:val="en-US"/>
        </w:rPr>
        <w:t xml:space="preserve">ariables </w:t>
      </w:r>
      <w:proofErr w:type="gramStart"/>
      <w:r w:rsidRPr="003909CE">
        <w:rPr>
          <w:lang w:val="en-US"/>
        </w:rPr>
        <w:t>with a</w:t>
      </w:r>
      <w:proofErr w:type="gramEnd"/>
      <w:r w:rsidRPr="003909CE">
        <w:rPr>
          <w:lang w:val="en-US"/>
        </w:rPr>
        <w:t xml:space="preserve"> * highlight variables that are included in the classical model.</w:t>
      </w:r>
    </w:p>
    <w:p w14:paraId="62754E9E" w14:textId="77777777" w:rsidR="00085190" w:rsidRDefault="00085190" w:rsidP="00DC770F">
      <w:pPr>
        <w:pStyle w:val="KeinLeerraum"/>
        <w:spacing w:after="120"/>
        <w:rPr>
          <w:lang w:val="en-US"/>
        </w:rPr>
      </w:pPr>
    </w:p>
    <w:p w14:paraId="00279554" w14:textId="77777777" w:rsidR="00085190" w:rsidRDefault="00085190" w:rsidP="00DC770F">
      <w:pPr>
        <w:pStyle w:val="KeinLeerraum"/>
        <w:spacing w:after="120"/>
        <w:rPr>
          <w:lang w:val="en-US"/>
        </w:rPr>
        <w:sectPr w:rsidR="00085190" w:rsidSect="002A0CB6">
          <w:pgSz w:w="16838" w:h="11906" w:orient="landscape"/>
          <w:pgMar w:top="1417" w:right="1276" w:bottom="1417" w:left="993" w:header="708" w:footer="614" w:gutter="0"/>
          <w:cols w:space="708"/>
          <w:docGrid w:linePitch="360"/>
        </w:sectPr>
      </w:pPr>
    </w:p>
    <w:p w14:paraId="1531656E" w14:textId="77777777" w:rsidR="00085190" w:rsidRPr="002A0CB6" w:rsidRDefault="00085190" w:rsidP="00085190">
      <w:pPr>
        <w:pStyle w:val="KeinLeerraum"/>
        <w:rPr>
          <w:rFonts w:asciiTheme="minorHAnsi" w:hAnsiTheme="minorHAnsi"/>
          <w:kern w:val="2"/>
          <w:sz w:val="24"/>
          <w:szCs w:val="24"/>
          <w:lang w:val="en-US"/>
          <w14:ligatures w14:val="standardContextual"/>
        </w:rPr>
      </w:pPr>
      <w:r>
        <w:rPr>
          <w:b/>
          <w:lang w:val="en-US"/>
        </w:rPr>
        <w:lastRenderedPageBreak/>
        <w:t>Table A.5</w:t>
      </w:r>
      <w:r w:rsidRPr="00F34B3E">
        <w:rPr>
          <w:b/>
          <w:lang w:val="en-US"/>
        </w:rPr>
        <w:t>:</w:t>
      </w:r>
      <w:r>
        <w:rPr>
          <w:b/>
          <w:lang w:val="en-US"/>
        </w:rPr>
        <w:t xml:space="preserve"> Top 5 predictors of the ML model for take-up of postnatal check</w:t>
      </w:r>
      <w:r>
        <w:rPr>
          <w:noProof/>
          <w:sz w:val="20"/>
          <w:lang w:val="en-US"/>
        </w:rPr>
        <w:fldChar w:fldCharType="begin"/>
      </w:r>
      <w:r>
        <w:rPr>
          <w:noProof/>
          <w:sz w:val="20"/>
          <w:lang w:val="en-US"/>
        </w:rPr>
        <w:instrText xml:space="preserve"> LINK Excel.Sheet.12 "\\\\d\\groups\\gess\\nadel\\research_assistants\\Pepe\\MLPaper\\merged_importance_insurance.xlsx" "Sheet4!R41C2:R75C12" \a \f 5 \h  \* MERGEFORMAT </w:instrText>
      </w:r>
      <w:r>
        <w:rPr>
          <w:noProof/>
          <w:sz w:val="20"/>
          <w:lang w:val="en-US"/>
        </w:rPr>
        <w:fldChar w:fldCharType="separate"/>
      </w:r>
    </w:p>
    <w:tbl>
      <w:tblPr>
        <w:tblStyle w:val="Tabellenraster"/>
        <w:tblW w:w="157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1"/>
        <w:gridCol w:w="1465"/>
        <w:gridCol w:w="1110"/>
        <w:gridCol w:w="1663"/>
        <w:gridCol w:w="1105"/>
        <w:gridCol w:w="15"/>
        <w:gridCol w:w="1782"/>
        <w:gridCol w:w="1105"/>
        <w:gridCol w:w="8"/>
        <w:gridCol w:w="1572"/>
        <w:gridCol w:w="1105"/>
        <w:gridCol w:w="24"/>
        <w:gridCol w:w="1923"/>
        <w:gridCol w:w="1105"/>
        <w:gridCol w:w="9"/>
      </w:tblGrid>
      <w:tr w:rsidR="00085190" w:rsidRPr="00DC770F" w14:paraId="762DA997" w14:textId="77777777" w:rsidTr="00A41ADE">
        <w:trPr>
          <w:trHeight w:val="290"/>
        </w:trPr>
        <w:tc>
          <w:tcPr>
            <w:tcW w:w="1791" w:type="dxa"/>
            <w:tcBorders>
              <w:top w:val="single" w:sz="4" w:space="0" w:color="auto"/>
              <w:right w:val="single" w:sz="4" w:space="0" w:color="auto"/>
            </w:tcBorders>
            <w:noWrap/>
            <w:hideMark/>
          </w:tcPr>
          <w:p w14:paraId="230CDD98" w14:textId="77777777" w:rsidR="00085190" w:rsidRPr="00DC770F" w:rsidRDefault="00085190" w:rsidP="00A41ADE">
            <w:pPr>
              <w:pStyle w:val="KeinLeerraum"/>
              <w:rPr>
                <w:noProof/>
                <w:sz w:val="18"/>
                <w:szCs w:val="18"/>
              </w:rPr>
            </w:pPr>
          </w:p>
        </w:tc>
        <w:tc>
          <w:tcPr>
            <w:tcW w:w="2575" w:type="dxa"/>
            <w:gridSpan w:val="2"/>
            <w:tcBorders>
              <w:top w:val="single" w:sz="4" w:space="0" w:color="auto"/>
              <w:left w:val="single" w:sz="4" w:space="0" w:color="auto"/>
              <w:right w:val="single" w:sz="4" w:space="0" w:color="auto"/>
            </w:tcBorders>
            <w:noWrap/>
            <w:hideMark/>
          </w:tcPr>
          <w:p w14:paraId="3F9DD647" w14:textId="77777777" w:rsidR="00085190" w:rsidRPr="00DC770F" w:rsidRDefault="00085190" w:rsidP="00A41ADE">
            <w:pPr>
              <w:pStyle w:val="KeinLeerraum"/>
              <w:jc w:val="center"/>
              <w:rPr>
                <w:b/>
                <w:bCs/>
                <w:noProof/>
                <w:sz w:val="18"/>
                <w:szCs w:val="18"/>
              </w:rPr>
            </w:pPr>
            <w:r w:rsidRPr="00DC770F">
              <w:rPr>
                <w:b/>
                <w:bCs/>
                <w:noProof/>
                <w:sz w:val="18"/>
                <w:szCs w:val="18"/>
              </w:rPr>
              <w:t>Top #1</w:t>
            </w:r>
          </w:p>
        </w:tc>
        <w:tc>
          <w:tcPr>
            <w:tcW w:w="2783" w:type="dxa"/>
            <w:gridSpan w:val="3"/>
            <w:tcBorders>
              <w:top w:val="single" w:sz="4" w:space="0" w:color="auto"/>
              <w:left w:val="single" w:sz="4" w:space="0" w:color="auto"/>
              <w:right w:val="single" w:sz="4" w:space="0" w:color="auto"/>
            </w:tcBorders>
            <w:noWrap/>
            <w:hideMark/>
          </w:tcPr>
          <w:p w14:paraId="25323544" w14:textId="77777777" w:rsidR="00085190" w:rsidRPr="00DC770F" w:rsidRDefault="00085190" w:rsidP="00A41ADE">
            <w:pPr>
              <w:pStyle w:val="KeinLeerraum"/>
              <w:jc w:val="center"/>
              <w:rPr>
                <w:b/>
                <w:bCs/>
                <w:noProof/>
                <w:sz w:val="18"/>
                <w:szCs w:val="18"/>
              </w:rPr>
            </w:pPr>
            <w:r w:rsidRPr="00DC770F">
              <w:rPr>
                <w:b/>
                <w:bCs/>
                <w:noProof/>
                <w:sz w:val="18"/>
                <w:szCs w:val="18"/>
              </w:rPr>
              <w:t>Top #2</w:t>
            </w:r>
          </w:p>
        </w:tc>
        <w:tc>
          <w:tcPr>
            <w:tcW w:w="2895" w:type="dxa"/>
            <w:gridSpan w:val="3"/>
            <w:tcBorders>
              <w:top w:val="single" w:sz="4" w:space="0" w:color="auto"/>
              <w:left w:val="single" w:sz="4" w:space="0" w:color="auto"/>
              <w:right w:val="single" w:sz="4" w:space="0" w:color="auto"/>
            </w:tcBorders>
            <w:noWrap/>
            <w:hideMark/>
          </w:tcPr>
          <w:p w14:paraId="12323285" w14:textId="77777777" w:rsidR="00085190" w:rsidRPr="00DC770F" w:rsidRDefault="00085190" w:rsidP="00A41ADE">
            <w:pPr>
              <w:pStyle w:val="KeinLeerraum"/>
              <w:jc w:val="center"/>
              <w:rPr>
                <w:b/>
                <w:bCs/>
                <w:noProof/>
                <w:sz w:val="18"/>
                <w:szCs w:val="18"/>
              </w:rPr>
            </w:pPr>
            <w:r w:rsidRPr="00DC770F">
              <w:rPr>
                <w:b/>
                <w:bCs/>
                <w:noProof/>
                <w:sz w:val="18"/>
                <w:szCs w:val="18"/>
              </w:rPr>
              <w:t>Top #3</w:t>
            </w:r>
          </w:p>
        </w:tc>
        <w:tc>
          <w:tcPr>
            <w:tcW w:w="2701" w:type="dxa"/>
            <w:gridSpan w:val="3"/>
            <w:tcBorders>
              <w:top w:val="single" w:sz="4" w:space="0" w:color="auto"/>
              <w:left w:val="single" w:sz="4" w:space="0" w:color="auto"/>
              <w:right w:val="single" w:sz="4" w:space="0" w:color="auto"/>
            </w:tcBorders>
            <w:noWrap/>
            <w:hideMark/>
          </w:tcPr>
          <w:p w14:paraId="2AC8D05D" w14:textId="77777777" w:rsidR="00085190" w:rsidRPr="00DC770F" w:rsidRDefault="00085190" w:rsidP="00A41ADE">
            <w:pPr>
              <w:pStyle w:val="KeinLeerraum"/>
              <w:jc w:val="center"/>
              <w:rPr>
                <w:b/>
                <w:bCs/>
                <w:noProof/>
                <w:sz w:val="18"/>
                <w:szCs w:val="18"/>
              </w:rPr>
            </w:pPr>
            <w:r w:rsidRPr="00DC770F">
              <w:rPr>
                <w:b/>
                <w:bCs/>
                <w:noProof/>
                <w:sz w:val="18"/>
                <w:szCs w:val="18"/>
              </w:rPr>
              <w:t>Top #4</w:t>
            </w:r>
          </w:p>
        </w:tc>
        <w:tc>
          <w:tcPr>
            <w:tcW w:w="3037" w:type="dxa"/>
            <w:gridSpan w:val="3"/>
            <w:tcBorders>
              <w:top w:val="single" w:sz="4" w:space="0" w:color="auto"/>
              <w:left w:val="single" w:sz="4" w:space="0" w:color="auto"/>
            </w:tcBorders>
            <w:noWrap/>
            <w:hideMark/>
          </w:tcPr>
          <w:p w14:paraId="74EE5487" w14:textId="77777777" w:rsidR="00085190" w:rsidRPr="00DC770F" w:rsidRDefault="00085190" w:rsidP="00A41ADE">
            <w:pPr>
              <w:pStyle w:val="KeinLeerraum"/>
              <w:jc w:val="center"/>
              <w:rPr>
                <w:b/>
                <w:bCs/>
                <w:noProof/>
                <w:sz w:val="18"/>
                <w:szCs w:val="18"/>
              </w:rPr>
            </w:pPr>
            <w:r w:rsidRPr="00DC770F">
              <w:rPr>
                <w:b/>
                <w:bCs/>
                <w:noProof/>
                <w:sz w:val="18"/>
                <w:szCs w:val="18"/>
              </w:rPr>
              <w:t>Top #5</w:t>
            </w:r>
          </w:p>
        </w:tc>
      </w:tr>
      <w:tr w:rsidR="00085190" w:rsidRPr="00DC770F" w14:paraId="5DAADF75" w14:textId="77777777" w:rsidTr="00A41ADE">
        <w:trPr>
          <w:gridAfter w:val="1"/>
          <w:wAfter w:w="9" w:type="dxa"/>
          <w:trHeight w:val="290"/>
        </w:trPr>
        <w:tc>
          <w:tcPr>
            <w:tcW w:w="1791" w:type="dxa"/>
            <w:tcBorders>
              <w:bottom w:val="single" w:sz="4" w:space="0" w:color="auto"/>
              <w:right w:val="single" w:sz="4" w:space="0" w:color="auto"/>
            </w:tcBorders>
            <w:noWrap/>
            <w:hideMark/>
          </w:tcPr>
          <w:p w14:paraId="50CFEB15" w14:textId="77777777" w:rsidR="00085190" w:rsidRPr="00DC770F" w:rsidRDefault="00085190" w:rsidP="00A41ADE">
            <w:pPr>
              <w:pStyle w:val="KeinLeerraum"/>
              <w:rPr>
                <w:noProof/>
                <w:sz w:val="18"/>
                <w:szCs w:val="18"/>
              </w:rPr>
            </w:pPr>
          </w:p>
        </w:tc>
        <w:tc>
          <w:tcPr>
            <w:tcW w:w="1465" w:type="dxa"/>
            <w:tcBorders>
              <w:left w:val="single" w:sz="4" w:space="0" w:color="auto"/>
              <w:bottom w:val="single" w:sz="4" w:space="0" w:color="auto"/>
            </w:tcBorders>
            <w:noWrap/>
            <w:hideMark/>
          </w:tcPr>
          <w:p w14:paraId="537A6DC1" w14:textId="77777777" w:rsidR="00085190" w:rsidRPr="00DC770F" w:rsidRDefault="00085190" w:rsidP="00A41ADE">
            <w:pPr>
              <w:pStyle w:val="KeinLeerraum"/>
              <w:jc w:val="center"/>
              <w:rPr>
                <w:b/>
                <w:bCs/>
                <w:noProof/>
                <w:sz w:val="18"/>
                <w:szCs w:val="18"/>
              </w:rPr>
            </w:pPr>
            <w:r w:rsidRPr="00DC770F">
              <w:rPr>
                <w:b/>
                <w:bCs/>
                <w:noProof/>
                <w:sz w:val="18"/>
                <w:szCs w:val="18"/>
              </w:rPr>
              <w:t>Predictor</w:t>
            </w:r>
          </w:p>
        </w:tc>
        <w:tc>
          <w:tcPr>
            <w:tcW w:w="1110" w:type="dxa"/>
            <w:tcBorders>
              <w:bottom w:val="single" w:sz="4" w:space="0" w:color="auto"/>
              <w:right w:val="single" w:sz="4" w:space="0" w:color="auto"/>
            </w:tcBorders>
            <w:noWrap/>
            <w:hideMark/>
          </w:tcPr>
          <w:p w14:paraId="1AD158E3" w14:textId="77777777" w:rsidR="00085190" w:rsidRPr="00DC770F" w:rsidRDefault="00085190" w:rsidP="00A41ADE">
            <w:pPr>
              <w:pStyle w:val="KeinLeerraum"/>
              <w:jc w:val="center"/>
              <w:rPr>
                <w:b/>
                <w:bCs/>
                <w:noProof/>
                <w:sz w:val="18"/>
                <w:szCs w:val="18"/>
              </w:rPr>
            </w:pPr>
            <w:r w:rsidRPr="00DC770F">
              <w:rPr>
                <w:b/>
                <w:bCs/>
                <w:noProof/>
                <w:sz w:val="18"/>
                <w:szCs w:val="18"/>
              </w:rPr>
              <w:t>Variable Importance</w:t>
            </w:r>
          </w:p>
        </w:tc>
        <w:tc>
          <w:tcPr>
            <w:tcW w:w="1663" w:type="dxa"/>
            <w:tcBorders>
              <w:left w:val="single" w:sz="4" w:space="0" w:color="auto"/>
              <w:bottom w:val="single" w:sz="4" w:space="0" w:color="auto"/>
            </w:tcBorders>
            <w:noWrap/>
            <w:hideMark/>
          </w:tcPr>
          <w:p w14:paraId="6C4BB2C9" w14:textId="77777777" w:rsidR="00085190" w:rsidRPr="00DC770F" w:rsidRDefault="00085190" w:rsidP="00A41ADE">
            <w:pPr>
              <w:pStyle w:val="KeinLeerraum"/>
              <w:jc w:val="center"/>
              <w:rPr>
                <w:b/>
                <w:bCs/>
                <w:noProof/>
                <w:sz w:val="18"/>
                <w:szCs w:val="18"/>
              </w:rPr>
            </w:pPr>
            <w:r w:rsidRPr="00DC770F">
              <w:rPr>
                <w:b/>
                <w:bCs/>
                <w:noProof/>
                <w:sz w:val="18"/>
                <w:szCs w:val="18"/>
              </w:rPr>
              <w:t>Predictor</w:t>
            </w:r>
          </w:p>
        </w:tc>
        <w:tc>
          <w:tcPr>
            <w:tcW w:w="1105" w:type="dxa"/>
            <w:tcBorders>
              <w:bottom w:val="single" w:sz="4" w:space="0" w:color="auto"/>
              <w:right w:val="single" w:sz="4" w:space="0" w:color="auto"/>
            </w:tcBorders>
            <w:noWrap/>
            <w:hideMark/>
          </w:tcPr>
          <w:p w14:paraId="2F16BD4F" w14:textId="77777777" w:rsidR="00085190" w:rsidRPr="00DC770F" w:rsidRDefault="00085190" w:rsidP="00A41ADE">
            <w:pPr>
              <w:pStyle w:val="KeinLeerraum"/>
              <w:jc w:val="center"/>
              <w:rPr>
                <w:b/>
                <w:bCs/>
                <w:noProof/>
                <w:sz w:val="18"/>
                <w:szCs w:val="18"/>
              </w:rPr>
            </w:pPr>
            <w:r w:rsidRPr="00DC770F">
              <w:rPr>
                <w:b/>
                <w:bCs/>
                <w:noProof/>
                <w:sz w:val="18"/>
                <w:szCs w:val="18"/>
              </w:rPr>
              <w:t>Variable Importance</w:t>
            </w:r>
          </w:p>
        </w:tc>
        <w:tc>
          <w:tcPr>
            <w:tcW w:w="1797" w:type="dxa"/>
            <w:gridSpan w:val="2"/>
            <w:tcBorders>
              <w:left w:val="single" w:sz="4" w:space="0" w:color="auto"/>
              <w:bottom w:val="single" w:sz="4" w:space="0" w:color="auto"/>
            </w:tcBorders>
            <w:noWrap/>
            <w:hideMark/>
          </w:tcPr>
          <w:p w14:paraId="166955F2" w14:textId="77777777" w:rsidR="00085190" w:rsidRPr="00DC770F" w:rsidRDefault="00085190" w:rsidP="00A41ADE">
            <w:pPr>
              <w:pStyle w:val="KeinLeerraum"/>
              <w:jc w:val="center"/>
              <w:rPr>
                <w:b/>
                <w:bCs/>
                <w:noProof/>
                <w:sz w:val="18"/>
                <w:szCs w:val="18"/>
              </w:rPr>
            </w:pPr>
            <w:r w:rsidRPr="00DC770F">
              <w:rPr>
                <w:b/>
                <w:bCs/>
                <w:noProof/>
                <w:sz w:val="18"/>
                <w:szCs w:val="18"/>
              </w:rPr>
              <w:t>Predictor</w:t>
            </w:r>
          </w:p>
        </w:tc>
        <w:tc>
          <w:tcPr>
            <w:tcW w:w="1105" w:type="dxa"/>
            <w:tcBorders>
              <w:bottom w:val="single" w:sz="4" w:space="0" w:color="auto"/>
              <w:right w:val="single" w:sz="4" w:space="0" w:color="auto"/>
            </w:tcBorders>
            <w:noWrap/>
            <w:hideMark/>
          </w:tcPr>
          <w:p w14:paraId="6212DB03" w14:textId="77777777" w:rsidR="00085190" w:rsidRPr="00DC770F" w:rsidRDefault="00085190" w:rsidP="00A41ADE">
            <w:pPr>
              <w:pStyle w:val="KeinLeerraum"/>
              <w:jc w:val="center"/>
              <w:rPr>
                <w:b/>
                <w:bCs/>
                <w:noProof/>
                <w:sz w:val="18"/>
                <w:szCs w:val="18"/>
              </w:rPr>
            </w:pPr>
            <w:r w:rsidRPr="00DC770F">
              <w:rPr>
                <w:b/>
                <w:bCs/>
                <w:noProof/>
                <w:sz w:val="18"/>
                <w:szCs w:val="18"/>
              </w:rPr>
              <w:t>Variable Importance</w:t>
            </w:r>
          </w:p>
        </w:tc>
        <w:tc>
          <w:tcPr>
            <w:tcW w:w="1580" w:type="dxa"/>
            <w:gridSpan w:val="2"/>
            <w:tcBorders>
              <w:left w:val="single" w:sz="4" w:space="0" w:color="auto"/>
              <w:bottom w:val="single" w:sz="4" w:space="0" w:color="auto"/>
            </w:tcBorders>
            <w:noWrap/>
            <w:hideMark/>
          </w:tcPr>
          <w:p w14:paraId="0868E17A" w14:textId="77777777" w:rsidR="00085190" w:rsidRPr="00DC770F" w:rsidRDefault="00085190" w:rsidP="00A41ADE">
            <w:pPr>
              <w:pStyle w:val="KeinLeerraum"/>
              <w:jc w:val="center"/>
              <w:rPr>
                <w:b/>
                <w:bCs/>
                <w:noProof/>
                <w:sz w:val="18"/>
                <w:szCs w:val="18"/>
              </w:rPr>
            </w:pPr>
            <w:r w:rsidRPr="00DC770F">
              <w:rPr>
                <w:b/>
                <w:bCs/>
                <w:noProof/>
                <w:sz w:val="18"/>
                <w:szCs w:val="18"/>
              </w:rPr>
              <w:t>Predictor</w:t>
            </w:r>
          </w:p>
        </w:tc>
        <w:tc>
          <w:tcPr>
            <w:tcW w:w="1105" w:type="dxa"/>
            <w:tcBorders>
              <w:bottom w:val="single" w:sz="4" w:space="0" w:color="auto"/>
              <w:right w:val="single" w:sz="4" w:space="0" w:color="auto"/>
            </w:tcBorders>
            <w:noWrap/>
            <w:hideMark/>
          </w:tcPr>
          <w:p w14:paraId="3A9EC190" w14:textId="77777777" w:rsidR="00085190" w:rsidRPr="00DC770F" w:rsidRDefault="00085190" w:rsidP="00A41ADE">
            <w:pPr>
              <w:pStyle w:val="KeinLeerraum"/>
              <w:jc w:val="center"/>
              <w:rPr>
                <w:b/>
                <w:bCs/>
                <w:noProof/>
                <w:sz w:val="18"/>
                <w:szCs w:val="18"/>
              </w:rPr>
            </w:pPr>
            <w:r w:rsidRPr="00DC770F">
              <w:rPr>
                <w:b/>
                <w:bCs/>
                <w:noProof/>
                <w:sz w:val="18"/>
                <w:szCs w:val="18"/>
              </w:rPr>
              <w:t>Variable Importance</w:t>
            </w:r>
          </w:p>
        </w:tc>
        <w:tc>
          <w:tcPr>
            <w:tcW w:w="1947" w:type="dxa"/>
            <w:gridSpan w:val="2"/>
            <w:tcBorders>
              <w:left w:val="single" w:sz="4" w:space="0" w:color="auto"/>
              <w:bottom w:val="single" w:sz="4" w:space="0" w:color="auto"/>
            </w:tcBorders>
            <w:noWrap/>
            <w:hideMark/>
          </w:tcPr>
          <w:p w14:paraId="77748CA6" w14:textId="77777777" w:rsidR="00085190" w:rsidRPr="00DC770F" w:rsidRDefault="00085190" w:rsidP="00A41ADE">
            <w:pPr>
              <w:pStyle w:val="KeinLeerraum"/>
              <w:jc w:val="center"/>
              <w:rPr>
                <w:b/>
                <w:bCs/>
                <w:noProof/>
                <w:sz w:val="18"/>
                <w:szCs w:val="18"/>
              </w:rPr>
            </w:pPr>
            <w:r w:rsidRPr="00DC770F">
              <w:rPr>
                <w:b/>
                <w:bCs/>
                <w:noProof/>
                <w:sz w:val="18"/>
                <w:szCs w:val="18"/>
              </w:rPr>
              <w:t>Predictor</w:t>
            </w:r>
          </w:p>
        </w:tc>
        <w:tc>
          <w:tcPr>
            <w:tcW w:w="1105" w:type="dxa"/>
            <w:tcBorders>
              <w:bottom w:val="single" w:sz="4" w:space="0" w:color="auto"/>
            </w:tcBorders>
            <w:noWrap/>
            <w:hideMark/>
          </w:tcPr>
          <w:p w14:paraId="4D44A641" w14:textId="77777777" w:rsidR="00085190" w:rsidRPr="00DC770F" w:rsidRDefault="00085190" w:rsidP="00A41ADE">
            <w:pPr>
              <w:pStyle w:val="KeinLeerraum"/>
              <w:jc w:val="center"/>
              <w:rPr>
                <w:b/>
                <w:bCs/>
                <w:noProof/>
                <w:sz w:val="18"/>
                <w:szCs w:val="18"/>
              </w:rPr>
            </w:pPr>
            <w:r w:rsidRPr="00DC770F">
              <w:rPr>
                <w:b/>
                <w:bCs/>
                <w:noProof/>
                <w:sz w:val="18"/>
                <w:szCs w:val="18"/>
              </w:rPr>
              <w:t>Variable Importance</w:t>
            </w:r>
          </w:p>
        </w:tc>
      </w:tr>
      <w:tr w:rsidR="00162F7F" w:rsidRPr="00DC770F" w14:paraId="780369D8" w14:textId="77777777" w:rsidTr="00A41ADE">
        <w:trPr>
          <w:gridAfter w:val="1"/>
          <w:wAfter w:w="9" w:type="dxa"/>
          <w:trHeight w:val="290"/>
        </w:trPr>
        <w:tc>
          <w:tcPr>
            <w:tcW w:w="1791" w:type="dxa"/>
            <w:tcBorders>
              <w:top w:val="single" w:sz="4" w:space="0" w:color="auto"/>
              <w:right w:val="single" w:sz="4" w:space="0" w:color="auto"/>
            </w:tcBorders>
            <w:noWrap/>
            <w:hideMark/>
          </w:tcPr>
          <w:p w14:paraId="7F4B6F28" w14:textId="6816F9A6" w:rsidR="00162F7F" w:rsidRPr="00DC770F" w:rsidRDefault="00162F7F" w:rsidP="00162F7F">
            <w:pPr>
              <w:pStyle w:val="KeinLeerraum"/>
              <w:jc w:val="left"/>
              <w:rPr>
                <w:noProof/>
                <w:sz w:val="18"/>
                <w:szCs w:val="18"/>
              </w:rPr>
            </w:pPr>
            <w:r w:rsidRPr="002A0CB6">
              <w:rPr>
                <w:noProof/>
                <w:sz w:val="18"/>
                <w:szCs w:val="18"/>
              </w:rPr>
              <w:t>Benin</w:t>
            </w:r>
          </w:p>
        </w:tc>
        <w:tc>
          <w:tcPr>
            <w:tcW w:w="1465" w:type="dxa"/>
            <w:tcBorders>
              <w:top w:val="single" w:sz="4" w:space="0" w:color="auto"/>
              <w:left w:val="single" w:sz="4" w:space="0" w:color="auto"/>
            </w:tcBorders>
            <w:noWrap/>
          </w:tcPr>
          <w:p w14:paraId="0BF441B4" w14:textId="77777777" w:rsidR="00162F7F" w:rsidRPr="00DC770F" w:rsidRDefault="00162F7F" w:rsidP="00162F7F">
            <w:pPr>
              <w:pStyle w:val="KeinLeerraum"/>
              <w:jc w:val="center"/>
              <w:rPr>
                <w:noProof/>
                <w:sz w:val="16"/>
                <w:szCs w:val="16"/>
              </w:rPr>
            </w:pPr>
            <w:r w:rsidRPr="00DC770F">
              <w:rPr>
                <w:rFonts w:cs="Calibri"/>
                <w:color w:val="000000"/>
                <w:sz w:val="16"/>
                <w:szCs w:val="16"/>
              </w:rPr>
              <w:t>Number of HH members</w:t>
            </w:r>
          </w:p>
        </w:tc>
        <w:tc>
          <w:tcPr>
            <w:tcW w:w="1110" w:type="dxa"/>
            <w:tcBorders>
              <w:top w:val="single" w:sz="4" w:space="0" w:color="auto"/>
              <w:right w:val="single" w:sz="4" w:space="0" w:color="auto"/>
            </w:tcBorders>
            <w:noWrap/>
          </w:tcPr>
          <w:p w14:paraId="348946B8" w14:textId="77777777" w:rsidR="00162F7F" w:rsidRPr="00DC770F" w:rsidRDefault="00162F7F" w:rsidP="00162F7F">
            <w:pPr>
              <w:pStyle w:val="KeinLeerraum"/>
              <w:jc w:val="center"/>
              <w:rPr>
                <w:noProof/>
                <w:sz w:val="16"/>
                <w:szCs w:val="16"/>
              </w:rPr>
            </w:pPr>
            <w:r w:rsidRPr="00DC770F">
              <w:rPr>
                <w:rFonts w:cs="Calibri"/>
                <w:color w:val="000000"/>
                <w:sz w:val="16"/>
                <w:szCs w:val="16"/>
              </w:rPr>
              <w:t>100</w:t>
            </w:r>
          </w:p>
        </w:tc>
        <w:tc>
          <w:tcPr>
            <w:tcW w:w="1663" w:type="dxa"/>
            <w:tcBorders>
              <w:top w:val="single" w:sz="4" w:space="0" w:color="auto"/>
              <w:left w:val="single" w:sz="4" w:space="0" w:color="auto"/>
            </w:tcBorders>
            <w:noWrap/>
          </w:tcPr>
          <w:p w14:paraId="116AE0C1" w14:textId="77777777" w:rsidR="00162F7F" w:rsidRPr="00DC770F" w:rsidRDefault="00162F7F" w:rsidP="00162F7F">
            <w:pPr>
              <w:pStyle w:val="KeinLeerraum"/>
              <w:jc w:val="center"/>
              <w:rPr>
                <w:noProof/>
                <w:sz w:val="16"/>
                <w:szCs w:val="16"/>
              </w:rPr>
            </w:pPr>
            <w:r w:rsidRPr="00DC770F">
              <w:rPr>
                <w:rFonts w:cs="Calibri"/>
                <w:color w:val="000000"/>
                <w:sz w:val="16"/>
                <w:szCs w:val="16"/>
              </w:rPr>
              <w:t>Ideal number of children</w:t>
            </w:r>
          </w:p>
        </w:tc>
        <w:tc>
          <w:tcPr>
            <w:tcW w:w="1105" w:type="dxa"/>
            <w:tcBorders>
              <w:top w:val="single" w:sz="4" w:space="0" w:color="auto"/>
              <w:right w:val="single" w:sz="4" w:space="0" w:color="auto"/>
            </w:tcBorders>
            <w:noWrap/>
          </w:tcPr>
          <w:p w14:paraId="4C3D12C5" w14:textId="77777777" w:rsidR="00162F7F" w:rsidRPr="00DC770F" w:rsidRDefault="00162F7F" w:rsidP="00162F7F">
            <w:pPr>
              <w:pStyle w:val="KeinLeerraum"/>
              <w:jc w:val="center"/>
              <w:rPr>
                <w:noProof/>
                <w:sz w:val="16"/>
                <w:szCs w:val="16"/>
              </w:rPr>
            </w:pPr>
            <w:r w:rsidRPr="00DC770F">
              <w:rPr>
                <w:rFonts w:cs="Calibri"/>
                <w:color w:val="000000"/>
                <w:sz w:val="16"/>
                <w:szCs w:val="16"/>
              </w:rPr>
              <w:t>78</w:t>
            </w:r>
          </w:p>
        </w:tc>
        <w:tc>
          <w:tcPr>
            <w:tcW w:w="1797" w:type="dxa"/>
            <w:gridSpan w:val="2"/>
            <w:tcBorders>
              <w:top w:val="single" w:sz="4" w:space="0" w:color="auto"/>
              <w:left w:val="single" w:sz="4" w:space="0" w:color="auto"/>
            </w:tcBorders>
            <w:noWrap/>
          </w:tcPr>
          <w:p w14:paraId="5E05F46B" w14:textId="77777777" w:rsidR="00162F7F" w:rsidRPr="00DC770F" w:rsidRDefault="00162F7F" w:rsidP="00162F7F">
            <w:pPr>
              <w:pStyle w:val="KeinLeerraum"/>
              <w:jc w:val="center"/>
              <w:rPr>
                <w:noProof/>
                <w:sz w:val="16"/>
                <w:szCs w:val="16"/>
              </w:rPr>
            </w:pPr>
            <w:r w:rsidRPr="00DC770F">
              <w:rPr>
                <w:rFonts w:cs="Calibri"/>
                <w:color w:val="000000"/>
                <w:sz w:val="16"/>
                <w:szCs w:val="16"/>
              </w:rPr>
              <w:t xml:space="preserve">Number of </w:t>
            </w:r>
            <w:proofErr w:type="spellStart"/>
            <w:r w:rsidRPr="00DC770F">
              <w:rPr>
                <w:rFonts w:cs="Calibri"/>
                <w:color w:val="000000"/>
                <w:sz w:val="16"/>
                <w:szCs w:val="16"/>
              </w:rPr>
              <w:t>mosquitonets</w:t>
            </w:r>
            <w:proofErr w:type="spellEnd"/>
          </w:p>
        </w:tc>
        <w:tc>
          <w:tcPr>
            <w:tcW w:w="1105" w:type="dxa"/>
            <w:tcBorders>
              <w:top w:val="single" w:sz="4" w:space="0" w:color="auto"/>
              <w:right w:val="single" w:sz="4" w:space="0" w:color="auto"/>
            </w:tcBorders>
            <w:noWrap/>
          </w:tcPr>
          <w:p w14:paraId="257E9972" w14:textId="77777777" w:rsidR="00162F7F" w:rsidRPr="00DC770F" w:rsidRDefault="00162F7F" w:rsidP="00162F7F">
            <w:pPr>
              <w:pStyle w:val="KeinLeerraum"/>
              <w:jc w:val="center"/>
              <w:rPr>
                <w:noProof/>
                <w:sz w:val="16"/>
                <w:szCs w:val="16"/>
              </w:rPr>
            </w:pPr>
            <w:r w:rsidRPr="00DC770F">
              <w:rPr>
                <w:rFonts w:cs="Calibri"/>
                <w:color w:val="000000"/>
                <w:sz w:val="16"/>
                <w:szCs w:val="16"/>
              </w:rPr>
              <w:t>69</w:t>
            </w:r>
          </w:p>
        </w:tc>
        <w:tc>
          <w:tcPr>
            <w:tcW w:w="1580" w:type="dxa"/>
            <w:gridSpan w:val="2"/>
            <w:tcBorders>
              <w:top w:val="single" w:sz="4" w:space="0" w:color="auto"/>
              <w:left w:val="single" w:sz="4" w:space="0" w:color="auto"/>
            </w:tcBorders>
            <w:noWrap/>
          </w:tcPr>
          <w:p w14:paraId="04D16576" w14:textId="77777777" w:rsidR="00162F7F" w:rsidRPr="00DC770F" w:rsidRDefault="00162F7F" w:rsidP="00162F7F">
            <w:pPr>
              <w:pStyle w:val="KeinLeerraum"/>
              <w:jc w:val="center"/>
              <w:rPr>
                <w:noProof/>
                <w:sz w:val="16"/>
                <w:szCs w:val="16"/>
              </w:rPr>
            </w:pPr>
            <w:r w:rsidRPr="00DC770F">
              <w:rPr>
                <w:rFonts w:cs="Calibri"/>
                <w:color w:val="000000"/>
                <w:sz w:val="16"/>
                <w:szCs w:val="16"/>
              </w:rPr>
              <w:t>Number of HH members &lt;5 years</w:t>
            </w:r>
          </w:p>
        </w:tc>
        <w:tc>
          <w:tcPr>
            <w:tcW w:w="1105" w:type="dxa"/>
            <w:tcBorders>
              <w:top w:val="single" w:sz="4" w:space="0" w:color="auto"/>
              <w:right w:val="single" w:sz="4" w:space="0" w:color="auto"/>
            </w:tcBorders>
            <w:noWrap/>
          </w:tcPr>
          <w:p w14:paraId="702E186F" w14:textId="77777777" w:rsidR="00162F7F" w:rsidRPr="00DC770F" w:rsidRDefault="00162F7F" w:rsidP="00162F7F">
            <w:pPr>
              <w:pStyle w:val="KeinLeerraum"/>
              <w:jc w:val="center"/>
              <w:rPr>
                <w:noProof/>
                <w:sz w:val="16"/>
                <w:szCs w:val="16"/>
              </w:rPr>
            </w:pPr>
            <w:r w:rsidRPr="00DC770F">
              <w:rPr>
                <w:rFonts w:cs="Calibri"/>
                <w:color w:val="000000"/>
                <w:sz w:val="16"/>
                <w:szCs w:val="16"/>
              </w:rPr>
              <w:t>47</w:t>
            </w:r>
          </w:p>
        </w:tc>
        <w:tc>
          <w:tcPr>
            <w:tcW w:w="1947" w:type="dxa"/>
            <w:gridSpan w:val="2"/>
            <w:tcBorders>
              <w:top w:val="single" w:sz="4" w:space="0" w:color="auto"/>
              <w:left w:val="single" w:sz="4" w:space="0" w:color="auto"/>
            </w:tcBorders>
            <w:noWrap/>
          </w:tcPr>
          <w:p w14:paraId="336C5FD9" w14:textId="77777777" w:rsidR="00162F7F" w:rsidRPr="00DC770F" w:rsidRDefault="00162F7F" w:rsidP="00162F7F">
            <w:pPr>
              <w:pStyle w:val="KeinLeerraum"/>
              <w:jc w:val="center"/>
              <w:rPr>
                <w:noProof/>
                <w:sz w:val="16"/>
                <w:szCs w:val="16"/>
              </w:rPr>
            </w:pPr>
            <w:r w:rsidRPr="00DC770F">
              <w:rPr>
                <w:rFonts w:cs="Calibri"/>
                <w:color w:val="000000"/>
                <w:sz w:val="16"/>
                <w:szCs w:val="16"/>
              </w:rPr>
              <w:t>Number of male HH members</w:t>
            </w:r>
          </w:p>
        </w:tc>
        <w:tc>
          <w:tcPr>
            <w:tcW w:w="1105" w:type="dxa"/>
            <w:tcBorders>
              <w:top w:val="single" w:sz="4" w:space="0" w:color="auto"/>
            </w:tcBorders>
            <w:noWrap/>
          </w:tcPr>
          <w:p w14:paraId="5FA5D5AE" w14:textId="77777777" w:rsidR="00162F7F" w:rsidRPr="00DC770F" w:rsidRDefault="00162F7F" w:rsidP="00162F7F">
            <w:pPr>
              <w:pStyle w:val="KeinLeerraum"/>
              <w:jc w:val="center"/>
              <w:rPr>
                <w:noProof/>
                <w:sz w:val="16"/>
                <w:szCs w:val="16"/>
              </w:rPr>
            </w:pPr>
            <w:r w:rsidRPr="00DC770F">
              <w:rPr>
                <w:rFonts w:cs="Calibri"/>
                <w:color w:val="000000"/>
                <w:sz w:val="16"/>
                <w:szCs w:val="16"/>
              </w:rPr>
              <w:t>38</w:t>
            </w:r>
          </w:p>
        </w:tc>
      </w:tr>
      <w:tr w:rsidR="00162F7F" w:rsidRPr="00DC770F" w14:paraId="77EDBBD8" w14:textId="77777777" w:rsidTr="00A41ADE">
        <w:trPr>
          <w:gridAfter w:val="1"/>
          <w:wAfter w:w="9" w:type="dxa"/>
          <w:trHeight w:val="290"/>
        </w:trPr>
        <w:tc>
          <w:tcPr>
            <w:tcW w:w="1791" w:type="dxa"/>
            <w:tcBorders>
              <w:right w:val="single" w:sz="4" w:space="0" w:color="auto"/>
            </w:tcBorders>
            <w:noWrap/>
            <w:hideMark/>
          </w:tcPr>
          <w:p w14:paraId="36008A6A" w14:textId="0CB69CC6" w:rsidR="00162F7F" w:rsidRPr="00DC770F" w:rsidRDefault="00162F7F" w:rsidP="00162F7F">
            <w:pPr>
              <w:pStyle w:val="KeinLeerraum"/>
              <w:jc w:val="left"/>
              <w:rPr>
                <w:noProof/>
                <w:sz w:val="18"/>
                <w:szCs w:val="18"/>
              </w:rPr>
            </w:pPr>
            <w:r w:rsidRPr="002A0CB6">
              <w:rPr>
                <w:noProof/>
                <w:sz w:val="18"/>
                <w:szCs w:val="18"/>
              </w:rPr>
              <w:t>Burkina.Faso</w:t>
            </w:r>
          </w:p>
        </w:tc>
        <w:tc>
          <w:tcPr>
            <w:tcW w:w="1465" w:type="dxa"/>
            <w:tcBorders>
              <w:left w:val="single" w:sz="4" w:space="0" w:color="auto"/>
            </w:tcBorders>
            <w:noWrap/>
          </w:tcPr>
          <w:p w14:paraId="4DCAE397" w14:textId="77777777" w:rsidR="00162F7F" w:rsidRPr="00DC770F" w:rsidRDefault="00162F7F" w:rsidP="00162F7F">
            <w:pPr>
              <w:pStyle w:val="KeinLeerraum"/>
              <w:jc w:val="center"/>
              <w:rPr>
                <w:noProof/>
                <w:sz w:val="16"/>
                <w:szCs w:val="16"/>
              </w:rPr>
            </w:pPr>
            <w:r w:rsidRPr="00DC770F">
              <w:rPr>
                <w:rFonts w:cs="Calibri"/>
                <w:color w:val="000000"/>
                <w:sz w:val="16"/>
                <w:szCs w:val="16"/>
              </w:rPr>
              <w:t>Number of cattle owned</w:t>
            </w:r>
          </w:p>
        </w:tc>
        <w:tc>
          <w:tcPr>
            <w:tcW w:w="1110" w:type="dxa"/>
            <w:tcBorders>
              <w:right w:val="single" w:sz="4" w:space="0" w:color="auto"/>
            </w:tcBorders>
            <w:noWrap/>
          </w:tcPr>
          <w:p w14:paraId="7B8A04F3" w14:textId="77777777" w:rsidR="00162F7F" w:rsidRPr="00DC770F" w:rsidRDefault="00162F7F" w:rsidP="00162F7F">
            <w:pPr>
              <w:pStyle w:val="KeinLeerraum"/>
              <w:jc w:val="center"/>
              <w:rPr>
                <w:noProof/>
                <w:sz w:val="16"/>
                <w:szCs w:val="16"/>
              </w:rPr>
            </w:pPr>
            <w:r w:rsidRPr="00DC770F">
              <w:rPr>
                <w:rFonts w:cs="Calibri"/>
                <w:color w:val="000000"/>
                <w:sz w:val="16"/>
                <w:szCs w:val="16"/>
              </w:rPr>
              <w:t>100</w:t>
            </w:r>
          </w:p>
        </w:tc>
        <w:tc>
          <w:tcPr>
            <w:tcW w:w="1663" w:type="dxa"/>
            <w:tcBorders>
              <w:left w:val="single" w:sz="4" w:space="0" w:color="auto"/>
            </w:tcBorders>
            <w:noWrap/>
          </w:tcPr>
          <w:p w14:paraId="78ECCA19" w14:textId="77777777" w:rsidR="00162F7F" w:rsidRPr="00DC770F" w:rsidRDefault="00162F7F" w:rsidP="00162F7F">
            <w:pPr>
              <w:pStyle w:val="KeinLeerraum"/>
              <w:jc w:val="center"/>
              <w:rPr>
                <w:noProof/>
                <w:sz w:val="16"/>
                <w:szCs w:val="16"/>
              </w:rPr>
            </w:pPr>
            <w:r w:rsidRPr="00DC770F">
              <w:rPr>
                <w:rFonts w:cs="Calibri"/>
                <w:color w:val="000000"/>
                <w:sz w:val="16"/>
                <w:szCs w:val="16"/>
              </w:rPr>
              <w:t>Checkup after delivery</w:t>
            </w:r>
          </w:p>
        </w:tc>
        <w:tc>
          <w:tcPr>
            <w:tcW w:w="1105" w:type="dxa"/>
            <w:tcBorders>
              <w:right w:val="single" w:sz="4" w:space="0" w:color="auto"/>
            </w:tcBorders>
            <w:noWrap/>
          </w:tcPr>
          <w:p w14:paraId="2F12099C" w14:textId="77777777" w:rsidR="00162F7F" w:rsidRPr="00DC770F" w:rsidRDefault="00162F7F" w:rsidP="00162F7F">
            <w:pPr>
              <w:pStyle w:val="KeinLeerraum"/>
              <w:jc w:val="center"/>
              <w:rPr>
                <w:noProof/>
                <w:sz w:val="16"/>
                <w:szCs w:val="16"/>
              </w:rPr>
            </w:pPr>
            <w:r w:rsidRPr="00DC770F">
              <w:rPr>
                <w:rFonts w:cs="Calibri"/>
                <w:color w:val="000000"/>
                <w:sz w:val="16"/>
                <w:szCs w:val="16"/>
              </w:rPr>
              <w:t>84</w:t>
            </w:r>
          </w:p>
        </w:tc>
        <w:tc>
          <w:tcPr>
            <w:tcW w:w="1797" w:type="dxa"/>
            <w:gridSpan w:val="2"/>
            <w:tcBorders>
              <w:left w:val="single" w:sz="4" w:space="0" w:color="auto"/>
            </w:tcBorders>
            <w:noWrap/>
          </w:tcPr>
          <w:p w14:paraId="62076822" w14:textId="77777777" w:rsidR="00162F7F" w:rsidRPr="00DC770F" w:rsidRDefault="00162F7F" w:rsidP="00162F7F">
            <w:pPr>
              <w:pStyle w:val="KeinLeerraum"/>
              <w:jc w:val="center"/>
              <w:rPr>
                <w:noProof/>
                <w:sz w:val="16"/>
                <w:szCs w:val="16"/>
              </w:rPr>
            </w:pPr>
            <w:r w:rsidRPr="00DC770F">
              <w:rPr>
                <w:rFonts w:cs="Calibri"/>
                <w:color w:val="000000"/>
                <w:sz w:val="16"/>
                <w:szCs w:val="16"/>
              </w:rPr>
              <w:t>Time for HH to get to water source</w:t>
            </w:r>
          </w:p>
        </w:tc>
        <w:tc>
          <w:tcPr>
            <w:tcW w:w="1105" w:type="dxa"/>
            <w:tcBorders>
              <w:right w:val="single" w:sz="4" w:space="0" w:color="auto"/>
            </w:tcBorders>
            <w:noWrap/>
          </w:tcPr>
          <w:p w14:paraId="5132BE9C" w14:textId="77777777" w:rsidR="00162F7F" w:rsidRPr="00DC770F" w:rsidRDefault="00162F7F" w:rsidP="00162F7F">
            <w:pPr>
              <w:pStyle w:val="KeinLeerraum"/>
              <w:jc w:val="center"/>
              <w:rPr>
                <w:noProof/>
                <w:sz w:val="16"/>
                <w:szCs w:val="16"/>
              </w:rPr>
            </w:pPr>
            <w:r w:rsidRPr="00DC770F">
              <w:rPr>
                <w:rFonts w:cs="Calibri"/>
                <w:color w:val="000000"/>
                <w:sz w:val="16"/>
                <w:szCs w:val="16"/>
              </w:rPr>
              <w:t>74</w:t>
            </w:r>
          </w:p>
        </w:tc>
        <w:tc>
          <w:tcPr>
            <w:tcW w:w="1580" w:type="dxa"/>
            <w:gridSpan w:val="2"/>
            <w:tcBorders>
              <w:left w:val="single" w:sz="4" w:space="0" w:color="auto"/>
            </w:tcBorders>
            <w:noWrap/>
          </w:tcPr>
          <w:p w14:paraId="22C753D8" w14:textId="77777777" w:rsidR="00162F7F" w:rsidRPr="00DC770F" w:rsidRDefault="00162F7F" w:rsidP="00162F7F">
            <w:pPr>
              <w:pStyle w:val="KeinLeerraum"/>
              <w:jc w:val="center"/>
              <w:rPr>
                <w:noProof/>
                <w:sz w:val="16"/>
                <w:szCs w:val="16"/>
              </w:rPr>
            </w:pPr>
            <w:r w:rsidRPr="00DC770F">
              <w:rPr>
                <w:rFonts w:cs="Calibri"/>
                <w:color w:val="000000"/>
                <w:sz w:val="16"/>
                <w:szCs w:val="16"/>
              </w:rPr>
              <w:t>Number of HH members</w:t>
            </w:r>
          </w:p>
        </w:tc>
        <w:tc>
          <w:tcPr>
            <w:tcW w:w="1105" w:type="dxa"/>
            <w:tcBorders>
              <w:right w:val="single" w:sz="4" w:space="0" w:color="auto"/>
            </w:tcBorders>
            <w:noWrap/>
          </w:tcPr>
          <w:p w14:paraId="53E851E5" w14:textId="77777777" w:rsidR="00162F7F" w:rsidRPr="00DC770F" w:rsidRDefault="00162F7F" w:rsidP="00162F7F">
            <w:pPr>
              <w:pStyle w:val="KeinLeerraum"/>
              <w:jc w:val="center"/>
              <w:rPr>
                <w:noProof/>
                <w:sz w:val="16"/>
                <w:szCs w:val="16"/>
              </w:rPr>
            </w:pPr>
            <w:r w:rsidRPr="00DC770F">
              <w:rPr>
                <w:rFonts w:cs="Calibri"/>
                <w:color w:val="000000"/>
                <w:sz w:val="16"/>
                <w:szCs w:val="16"/>
              </w:rPr>
              <w:t>67</w:t>
            </w:r>
          </w:p>
        </w:tc>
        <w:tc>
          <w:tcPr>
            <w:tcW w:w="1947" w:type="dxa"/>
            <w:gridSpan w:val="2"/>
            <w:tcBorders>
              <w:left w:val="single" w:sz="4" w:space="0" w:color="auto"/>
            </w:tcBorders>
            <w:noWrap/>
          </w:tcPr>
          <w:p w14:paraId="129AA286" w14:textId="77777777" w:rsidR="00162F7F" w:rsidRPr="00DC770F" w:rsidRDefault="00162F7F" w:rsidP="00162F7F">
            <w:pPr>
              <w:pStyle w:val="KeinLeerraum"/>
              <w:jc w:val="center"/>
              <w:rPr>
                <w:noProof/>
                <w:sz w:val="16"/>
                <w:szCs w:val="16"/>
              </w:rPr>
            </w:pPr>
            <w:r w:rsidRPr="00DC770F">
              <w:rPr>
                <w:rFonts w:cs="Calibri"/>
                <w:color w:val="000000"/>
                <w:sz w:val="16"/>
                <w:szCs w:val="16"/>
              </w:rPr>
              <w:t>Ideal number of children</w:t>
            </w:r>
          </w:p>
        </w:tc>
        <w:tc>
          <w:tcPr>
            <w:tcW w:w="1105" w:type="dxa"/>
            <w:noWrap/>
          </w:tcPr>
          <w:p w14:paraId="5159AA79" w14:textId="77777777" w:rsidR="00162F7F" w:rsidRPr="00DC770F" w:rsidRDefault="00162F7F" w:rsidP="00162F7F">
            <w:pPr>
              <w:pStyle w:val="KeinLeerraum"/>
              <w:jc w:val="center"/>
              <w:rPr>
                <w:noProof/>
                <w:sz w:val="16"/>
                <w:szCs w:val="16"/>
              </w:rPr>
            </w:pPr>
            <w:r w:rsidRPr="00DC770F">
              <w:rPr>
                <w:rFonts w:cs="Calibri"/>
                <w:color w:val="000000"/>
                <w:sz w:val="16"/>
                <w:szCs w:val="16"/>
              </w:rPr>
              <w:t>55</w:t>
            </w:r>
          </w:p>
        </w:tc>
      </w:tr>
      <w:tr w:rsidR="00162F7F" w:rsidRPr="00DC770F" w14:paraId="11B5030D" w14:textId="77777777" w:rsidTr="00A41ADE">
        <w:trPr>
          <w:gridAfter w:val="1"/>
          <w:wAfter w:w="9" w:type="dxa"/>
          <w:trHeight w:val="290"/>
        </w:trPr>
        <w:tc>
          <w:tcPr>
            <w:tcW w:w="1791" w:type="dxa"/>
            <w:tcBorders>
              <w:right w:val="single" w:sz="4" w:space="0" w:color="auto"/>
            </w:tcBorders>
            <w:noWrap/>
            <w:hideMark/>
          </w:tcPr>
          <w:p w14:paraId="764C5024" w14:textId="761E6FD1" w:rsidR="00162F7F" w:rsidRPr="00DC770F" w:rsidRDefault="00162F7F" w:rsidP="00162F7F">
            <w:pPr>
              <w:pStyle w:val="KeinLeerraum"/>
              <w:jc w:val="left"/>
              <w:rPr>
                <w:noProof/>
                <w:sz w:val="18"/>
                <w:szCs w:val="18"/>
              </w:rPr>
            </w:pPr>
            <w:r w:rsidRPr="002A0CB6">
              <w:rPr>
                <w:noProof/>
                <w:sz w:val="18"/>
                <w:szCs w:val="18"/>
              </w:rPr>
              <w:t>Burundi</w:t>
            </w:r>
          </w:p>
        </w:tc>
        <w:tc>
          <w:tcPr>
            <w:tcW w:w="1465" w:type="dxa"/>
            <w:tcBorders>
              <w:left w:val="single" w:sz="4" w:space="0" w:color="auto"/>
            </w:tcBorders>
            <w:noWrap/>
          </w:tcPr>
          <w:p w14:paraId="68AB6CE3" w14:textId="77777777" w:rsidR="00162F7F" w:rsidRPr="00DC770F" w:rsidRDefault="00162F7F" w:rsidP="00162F7F">
            <w:pPr>
              <w:pStyle w:val="KeinLeerraum"/>
              <w:jc w:val="center"/>
              <w:rPr>
                <w:noProof/>
                <w:sz w:val="16"/>
                <w:szCs w:val="16"/>
              </w:rPr>
            </w:pPr>
            <w:r w:rsidRPr="00DC770F">
              <w:rPr>
                <w:rFonts w:cs="Calibri"/>
                <w:color w:val="000000"/>
                <w:sz w:val="16"/>
                <w:szCs w:val="16"/>
              </w:rPr>
              <w:t>Number of HH members</w:t>
            </w:r>
          </w:p>
        </w:tc>
        <w:tc>
          <w:tcPr>
            <w:tcW w:w="1110" w:type="dxa"/>
            <w:tcBorders>
              <w:right w:val="single" w:sz="4" w:space="0" w:color="auto"/>
            </w:tcBorders>
            <w:noWrap/>
          </w:tcPr>
          <w:p w14:paraId="137D2B64" w14:textId="77777777" w:rsidR="00162F7F" w:rsidRPr="00DC770F" w:rsidRDefault="00162F7F" w:rsidP="00162F7F">
            <w:pPr>
              <w:pStyle w:val="KeinLeerraum"/>
              <w:jc w:val="center"/>
              <w:rPr>
                <w:noProof/>
                <w:sz w:val="16"/>
                <w:szCs w:val="16"/>
              </w:rPr>
            </w:pPr>
            <w:r w:rsidRPr="00DC770F">
              <w:rPr>
                <w:rFonts w:cs="Calibri"/>
                <w:color w:val="000000"/>
                <w:sz w:val="16"/>
                <w:szCs w:val="16"/>
              </w:rPr>
              <w:t>100</w:t>
            </w:r>
          </w:p>
        </w:tc>
        <w:tc>
          <w:tcPr>
            <w:tcW w:w="1663" w:type="dxa"/>
            <w:tcBorders>
              <w:left w:val="single" w:sz="4" w:space="0" w:color="auto"/>
            </w:tcBorders>
            <w:noWrap/>
          </w:tcPr>
          <w:p w14:paraId="43F65686" w14:textId="77777777" w:rsidR="00162F7F" w:rsidRPr="00DC770F" w:rsidRDefault="00162F7F" w:rsidP="00162F7F">
            <w:pPr>
              <w:pStyle w:val="KeinLeerraum"/>
              <w:jc w:val="center"/>
              <w:rPr>
                <w:noProof/>
                <w:sz w:val="16"/>
                <w:szCs w:val="16"/>
              </w:rPr>
            </w:pPr>
            <w:r w:rsidRPr="00DC770F">
              <w:rPr>
                <w:rFonts w:cs="Calibri"/>
                <w:color w:val="000000"/>
                <w:sz w:val="16"/>
                <w:szCs w:val="16"/>
              </w:rPr>
              <w:t>Ideal number of children</w:t>
            </w:r>
          </w:p>
        </w:tc>
        <w:tc>
          <w:tcPr>
            <w:tcW w:w="1105" w:type="dxa"/>
            <w:tcBorders>
              <w:right w:val="single" w:sz="4" w:space="0" w:color="auto"/>
            </w:tcBorders>
            <w:noWrap/>
          </w:tcPr>
          <w:p w14:paraId="5C621930" w14:textId="77777777" w:rsidR="00162F7F" w:rsidRPr="00DC770F" w:rsidRDefault="00162F7F" w:rsidP="00162F7F">
            <w:pPr>
              <w:pStyle w:val="KeinLeerraum"/>
              <w:jc w:val="center"/>
              <w:rPr>
                <w:noProof/>
                <w:sz w:val="16"/>
                <w:szCs w:val="16"/>
              </w:rPr>
            </w:pPr>
            <w:r w:rsidRPr="00DC770F">
              <w:rPr>
                <w:rFonts w:cs="Calibri"/>
                <w:color w:val="000000"/>
                <w:sz w:val="16"/>
                <w:szCs w:val="16"/>
              </w:rPr>
              <w:t>100</w:t>
            </w:r>
          </w:p>
        </w:tc>
        <w:tc>
          <w:tcPr>
            <w:tcW w:w="1797" w:type="dxa"/>
            <w:gridSpan w:val="2"/>
            <w:tcBorders>
              <w:left w:val="single" w:sz="4" w:space="0" w:color="auto"/>
            </w:tcBorders>
            <w:noWrap/>
          </w:tcPr>
          <w:p w14:paraId="3A6D1D5B" w14:textId="77777777" w:rsidR="00162F7F" w:rsidRPr="00DC770F" w:rsidRDefault="00162F7F" w:rsidP="00162F7F">
            <w:pPr>
              <w:pStyle w:val="KeinLeerraum"/>
              <w:jc w:val="center"/>
              <w:rPr>
                <w:noProof/>
                <w:sz w:val="16"/>
                <w:szCs w:val="16"/>
              </w:rPr>
            </w:pPr>
            <w:r w:rsidRPr="00DC770F">
              <w:rPr>
                <w:rFonts w:cs="Calibri"/>
                <w:color w:val="000000"/>
                <w:sz w:val="16"/>
                <w:szCs w:val="16"/>
              </w:rPr>
              <w:t>Number of trips woman took in last 12 months</w:t>
            </w:r>
          </w:p>
        </w:tc>
        <w:tc>
          <w:tcPr>
            <w:tcW w:w="1105" w:type="dxa"/>
            <w:tcBorders>
              <w:right w:val="single" w:sz="4" w:space="0" w:color="auto"/>
            </w:tcBorders>
            <w:noWrap/>
          </w:tcPr>
          <w:p w14:paraId="070BFA83" w14:textId="77777777" w:rsidR="00162F7F" w:rsidRPr="00DC770F" w:rsidRDefault="00162F7F" w:rsidP="00162F7F">
            <w:pPr>
              <w:pStyle w:val="KeinLeerraum"/>
              <w:jc w:val="center"/>
              <w:rPr>
                <w:noProof/>
                <w:sz w:val="16"/>
                <w:szCs w:val="16"/>
              </w:rPr>
            </w:pPr>
            <w:r w:rsidRPr="00DC770F">
              <w:rPr>
                <w:rFonts w:cs="Calibri"/>
                <w:color w:val="000000"/>
                <w:sz w:val="16"/>
                <w:szCs w:val="16"/>
              </w:rPr>
              <w:t>88</w:t>
            </w:r>
          </w:p>
        </w:tc>
        <w:tc>
          <w:tcPr>
            <w:tcW w:w="1580" w:type="dxa"/>
            <w:gridSpan w:val="2"/>
            <w:tcBorders>
              <w:left w:val="single" w:sz="4" w:space="0" w:color="auto"/>
            </w:tcBorders>
            <w:noWrap/>
          </w:tcPr>
          <w:p w14:paraId="71962DE2" w14:textId="77777777" w:rsidR="00162F7F" w:rsidRPr="00DC770F" w:rsidRDefault="00162F7F" w:rsidP="00162F7F">
            <w:pPr>
              <w:pStyle w:val="KeinLeerraum"/>
              <w:jc w:val="center"/>
              <w:rPr>
                <w:noProof/>
                <w:sz w:val="16"/>
                <w:szCs w:val="16"/>
              </w:rPr>
            </w:pPr>
            <w:r w:rsidRPr="00DC770F">
              <w:rPr>
                <w:rFonts w:cs="Calibri"/>
                <w:color w:val="000000"/>
                <w:sz w:val="16"/>
                <w:szCs w:val="16"/>
              </w:rPr>
              <w:t xml:space="preserve">Number of </w:t>
            </w:r>
            <w:proofErr w:type="spellStart"/>
            <w:r w:rsidRPr="00DC770F">
              <w:rPr>
                <w:rFonts w:cs="Calibri"/>
                <w:color w:val="000000"/>
                <w:sz w:val="16"/>
                <w:szCs w:val="16"/>
              </w:rPr>
              <w:t>mosquitonets</w:t>
            </w:r>
            <w:proofErr w:type="spellEnd"/>
          </w:p>
        </w:tc>
        <w:tc>
          <w:tcPr>
            <w:tcW w:w="1105" w:type="dxa"/>
            <w:tcBorders>
              <w:right w:val="single" w:sz="4" w:space="0" w:color="auto"/>
            </w:tcBorders>
            <w:noWrap/>
          </w:tcPr>
          <w:p w14:paraId="296B1D15" w14:textId="77777777" w:rsidR="00162F7F" w:rsidRPr="00DC770F" w:rsidRDefault="00162F7F" w:rsidP="00162F7F">
            <w:pPr>
              <w:pStyle w:val="KeinLeerraum"/>
              <w:jc w:val="center"/>
              <w:rPr>
                <w:noProof/>
                <w:sz w:val="16"/>
                <w:szCs w:val="16"/>
              </w:rPr>
            </w:pPr>
            <w:r w:rsidRPr="00DC770F">
              <w:rPr>
                <w:rFonts w:cs="Calibri"/>
                <w:color w:val="000000"/>
                <w:sz w:val="16"/>
                <w:szCs w:val="16"/>
              </w:rPr>
              <w:t>50</w:t>
            </w:r>
          </w:p>
        </w:tc>
        <w:tc>
          <w:tcPr>
            <w:tcW w:w="1947" w:type="dxa"/>
            <w:gridSpan w:val="2"/>
            <w:tcBorders>
              <w:left w:val="single" w:sz="4" w:space="0" w:color="auto"/>
            </w:tcBorders>
            <w:noWrap/>
          </w:tcPr>
          <w:p w14:paraId="0D476A5A" w14:textId="77777777" w:rsidR="00162F7F" w:rsidRPr="00DC770F" w:rsidRDefault="00162F7F" w:rsidP="00162F7F">
            <w:pPr>
              <w:pStyle w:val="KeinLeerraum"/>
              <w:jc w:val="center"/>
              <w:rPr>
                <w:noProof/>
                <w:sz w:val="16"/>
                <w:szCs w:val="16"/>
              </w:rPr>
            </w:pPr>
            <w:r w:rsidRPr="00DC770F">
              <w:rPr>
                <w:rFonts w:cs="Calibri"/>
                <w:color w:val="000000"/>
                <w:sz w:val="16"/>
                <w:szCs w:val="16"/>
              </w:rPr>
              <w:t>Number of male HH members</w:t>
            </w:r>
          </w:p>
        </w:tc>
        <w:tc>
          <w:tcPr>
            <w:tcW w:w="1105" w:type="dxa"/>
            <w:noWrap/>
          </w:tcPr>
          <w:p w14:paraId="07C7A942" w14:textId="77777777" w:rsidR="00162F7F" w:rsidRPr="00DC770F" w:rsidRDefault="00162F7F" w:rsidP="00162F7F">
            <w:pPr>
              <w:pStyle w:val="KeinLeerraum"/>
              <w:jc w:val="center"/>
              <w:rPr>
                <w:noProof/>
                <w:sz w:val="16"/>
                <w:szCs w:val="16"/>
              </w:rPr>
            </w:pPr>
            <w:r w:rsidRPr="00DC770F">
              <w:rPr>
                <w:rFonts w:cs="Calibri"/>
                <w:color w:val="000000"/>
                <w:sz w:val="16"/>
                <w:szCs w:val="16"/>
              </w:rPr>
              <w:t>49</w:t>
            </w:r>
          </w:p>
        </w:tc>
      </w:tr>
      <w:tr w:rsidR="00162F7F" w:rsidRPr="00DC770F" w14:paraId="24172E62" w14:textId="77777777" w:rsidTr="00A41ADE">
        <w:trPr>
          <w:gridAfter w:val="1"/>
          <w:wAfter w:w="9" w:type="dxa"/>
          <w:trHeight w:val="290"/>
        </w:trPr>
        <w:tc>
          <w:tcPr>
            <w:tcW w:w="1791" w:type="dxa"/>
            <w:tcBorders>
              <w:right w:val="single" w:sz="4" w:space="0" w:color="auto"/>
            </w:tcBorders>
            <w:noWrap/>
            <w:hideMark/>
          </w:tcPr>
          <w:p w14:paraId="6842B46E" w14:textId="1646881E" w:rsidR="00162F7F" w:rsidRPr="00DC770F" w:rsidRDefault="00162F7F" w:rsidP="00162F7F">
            <w:pPr>
              <w:pStyle w:val="KeinLeerraum"/>
              <w:jc w:val="left"/>
              <w:rPr>
                <w:noProof/>
                <w:sz w:val="18"/>
                <w:szCs w:val="18"/>
              </w:rPr>
            </w:pPr>
            <w:r w:rsidRPr="002A0CB6">
              <w:rPr>
                <w:noProof/>
                <w:sz w:val="18"/>
                <w:szCs w:val="18"/>
              </w:rPr>
              <w:t>Cameroon</w:t>
            </w:r>
          </w:p>
        </w:tc>
        <w:tc>
          <w:tcPr>
            <w:tcW w:w="1465" w:type="dxa"/>
            <w:tcBorders>
              <w:left w:val="single" w:sz="4" w:space="0" w:color="auto"/>
            </w:tcBorders>
            <w:noWrap/>
          </w:tcPr>
          <w:p w14:paraId="6210CE54" w14:textId="77777777" w:rsidR="00162F7F" w:rsidRPr="00DC770F" w:rsidRDefault="00162F7F" w:rsidP="00162F7F">
            <w:pPr>
              <w:pStyle w:val="KeinLeerraum"/>
              <w:jc w:val="center"/>
              <w:rPr>
                <w:noProof/>
                <w:sz w:val="16"/>
                <w:szCs w:val="16"/>
              </w:rPr>
            </w:pPr>
            <w:r w:rsidRPr="00DC770F">
              <w:rPr>
                <w:rFonts w:cs="Calibri"/>
                <w:color w:val="000000"/>
                <w:sz w:val="16"/>
                <w:szCs w:val="16"/>
              </w:rPr>
              <w:t>Ever terminated pregnancy</w:t>
            </w:r>
          </w:p>
        </w:tc>
        <w:tc>
          <w:tcPr>
            <w:tcW w:w="1110" w:type="dxa"/>
            <w:tcBorders>
              <w:right w:val="single" w:sz="4" w:space="0" w:color="auto"/>
            </w:tcBorders>
            <w:noWrap/>
          </w:tcPr>
          <w:p w14:paraId="39C85BB6" w14:textId="77777777" w:rsidR="00162F7F" w:rsidRPr="00DC770F" w:rsidRDefault="00162F7F" w:rsidP="00162F7F">
            <w:pPr>
              <w:pStyle w:val="KeinLeerraum"/>
              <w:jc w:val="center"/>
              <w:rPr>
                <w:noProof/>
                <w:sz w:val="16"/>
                <w:szCs w:val="16"/>
              </w:rPr>
            </w:pPr>
            <w:r w:rsidRPr="00DC770F">
              <w:rPr>
                <w:rFonts w:cs="Calibri"/>
                <w:color w:val="000000"/>
                <w:sz w:val="16"/>
                <w:szCs w:val="16"/>
              </w:rPr>
              <w:t>100</w:t>
            </w:r>
          </w:p>
        </w:tc>
        <w:tc>
          <w:tcPr>
            <w:tcW w:w="1663" w:type="dxa"/>
            <w:tcBorders>
              <w:left w:val="single" w:sz="4" w:space="0" w:color="auto"/>
            </w:tcBorders>
            <w:noWrap/>
          </w:tcPr>
          <w:p w14:paraId="56731DDF" w14:textId="77777777" w:rsidR="00162F7F" w:rsidRPr="00DC770F" w:rsidRDefault="00162F7F" w:rsidP="00162F7F">
            <w:pPr>
              <w:pStyle w:val="KeinLeerraum"/>
              <w:jc w:val="center"/>
              <w:rPr>
                <w:noProof/>
                <w:sz w:val="16"/>
                <w:szCs w:val="16"/>
              </w:rPr>
            </w:pPr>
            <w:r w:rsidRPr="00DC770F">
              <w:rPr>
                <w:rFonts w:cs="Calibri"/>
                <w:color w:val="000000"/>
                <w:sz w:val="16"/>
                <w:szCs w:val="16"/>
              </w:rPr>
              <w:t>Tested for HIV</w:t>
            </w:r>
          </w:p>
        </w:tc>
        <w:tc>
          <w:tcPr>
            <w:tcW w:w="1105" w:type="dxa"/>
            <w:tcBorders>
              <w:right w:val="single" w:sz="4" w:space="0" w:color="auto"/>
            </w:tcBorders>
            <w:noWrap/>
          </w:tcPr>
          <w:p w14:paraId="194DDC2A" w14:textId="77777777" w:rsidR="00162F7F" w:rsidRPr="00DC770F" w:rsidRDefault="00162F7F" w:rsidP="00162F7F">
            <w:pPr>
              <w:pStyle w:val="KeinLeerraum"/>
              <w:jc w:val="center"/>
              <w:rPr>
                <w:noProof/>
                <w:sz w:val="16"/>
                <w:szCs w:val="16"/>
              </w:rPr>
            </w:pPr>
            <w:r w:rsidRPr="00DC770F">
              <w:rPr>
                <w:rFonts w:cs="Calibri"/>
                <w:color w:val="000000"/>
                <w:sz w:val="16"/>
                <w:szCs w:val="16"/>
              </w:rPr>
              <w:t>99</w:t>
            </w:r>
          </w:p>
        </w:tc>
        <w:tc>
          <w:tcPr>
            <w:tcW w:w="1797" w:type="dxa"/>
            <w:gridSpan w:val="2"/>
            <w:tcBorders>
              <w:left w:val="single" w:sz="4" w:space="0" w:color="auto"/>
            </w:tcBorders>
            <w:noWrap/>
          </w:tcPr>
          <w:p w14:paraId="5B03FD2A" w14:textId="77777777" w:rsidR="00162F7F" w:rsidRPr="00DC770F" w:rsidRDefault="00162F7F" w:rsidP="00162F7F">
            <w:pPr>
              <w:pStyle w:val="KeinLeerraum"/>
              <w:jc w:val="center"/>
              <w:rPr>
                <w:noProof/>
                <w:sz w:val="16"/>
                <w:szCs w:val="16"/>
              </w:rPr>
            </w:pPr>
            <w:r w:rsidRPr="00DC770F">
              <w:rPr>
                <w:rFonts w:cs="Calibri"/>
                <w:color w:val="000000"/>
                <w:sz w:val="16"/>
                <w:szCs w:val="16"/>
              </w:rPr>
              <w:t>Number of trips woman took in last 12 months</w:t>
            </w:r>
          </w:p>
        </w:tc>
        <w:tc>
          <w:tcPr>
            <w:tcW w:w="1105" w:type="dxa"/>
            <w:tcBorders>
              <w:right w:val="single" w:sz="4" w:space="0" w:color="auto"/>
            </w:tcBorders>
            <w:noWrap/>
          </w:tcPr>
          <w:p w14:paraId="43142028" w14:textId="77777777" w:rsidR="00162F7F" w:rsidRPr="00DC770F" w:rsidRDefault="00162F7F" w:rsidP="00162F7F">
            <w:pPr>
              <w:pStyle w:val="KeinLeerraum"/>
              <w:jc w:val="center"/>
              <w:rPr>
                <w:noProof/>
                <w:sz w:val="16"/>
                <w:szCs w:val="16"/>
              </w:rPr>
            </w:pPr>
            <w:r w:rsidRPr="00DC770F">
              <w:rPr>
                <w:rFonts w:cs="Calibri"/>
                <w:color w:val="000000"/>
                <w:sz w:val="16"/>
                <w:szCs w:val="16"/>
              </w:rPr>
              <w:t>87</w:t>
            </w:r>
          </w:p>
        </w:tc>
        <w:tc>
          <w:tcPr>
            <w:tcW w:w="1580" w:type="dxa"/>
            <w:gridSpan w:val="2"/>
            <w:tcBorders>
              <w:left w:val="single" w:sz="4" w:space="0" w:color="auto"/>
            </w:tcBorders>
            <w:noWrap/>
          </w:tcPr>
          <w:p w14:paraId="76226795" w14:textId="77777777" w:rsidR="00162F7F" w:rsidRPr="00DC770F" w:rsidRDefault="00162F7F" w:rsidP="00162F7F">
            <w:pPr>
              <w:pStyle w:val="KeinLeerraum"/>
              <w:jc w:val="center"/>
              <w:rPr>
                <w:noProof/>
                <w:sz w:val="16"/>
                <w:szCs w:val="16"/>
              </w:rPr>
            </w:pPr>
            <w:r w:rsidRPr="00DC770F">
              <w:rPr>
                <w:rFonts w:cs="Calibri"/>
                <w:color w:val="000000"/>
                <w:sz w:val="16"/>
                <w:szCs w:val="16"/>
              </w:rPr>
              <w:t>Number of HH members</w:t>
            </w:r>
          </w:p>
        </w:tc>
        <w:tc>
          <w:tcPr>
            <w:tcW w:w="1105" w:type="dxa"/>
            <w:tcBorders>
              <w:right w:val="single" w:sz="4" w:space="0" w:color="auto"/>
            </w:tcBorders>
            <w:noWrap/>
          </w:tcPr>
          <w:p w14:paraId="20ECC328" w14:textId="77777777" w:rsidR="00162F7F" w:rsidRPr="00DC770F" w:rsidRDefault="00162F7F" w:rsidP="00162F7F">
            <w:pPr>
              <w:pStyle w:val="KeinLeerraum"/>
              <w:jc w:val="center"/>
              <w:rPr>
                <w:noProof/>
                <w:sz w:val="16"/>
                <w:szCs w:val="16"/>
              </w:rPr>
            </w:pPr>
            <w:r w:rsidRPr="00DC770F">
              <w:rPr>
                <w:rFonts w:cs="Calibri"/>
                <w:color w:val="000000"/>
                <w:sz w:val="16"/>
                <w:szCs w:val="16"/>
              </w:rPr>
              <w:t>87</w:t>
            </w:r>
          </w:p>
        </w:tc>
        <w:tc>
          <w:tcPr>
            <w:tcW w:w="1947" w:type="dxa"/>
            <w:gridSpan w:val="2"/>
            <w:tcBorders>
              <w:left w:val="single" w:sz="4" w:space="0" w:color="auto"/>
            </w:tcBorders>
            <w:noWrap/>
          </w:tcPr>
          <w:p w14:paraId="36078B1B" w14:textId="77777777" w:rsidR="00162F7F" w:rsidRPr="00DC770F" w:rsidRDefault="00162F7F" w:rsidP="00162F7F">
            <w:pPr>
              <w:pStyle w:val="KeinLeerraum"/>
              <w:jc w:val="center"/>
              <w:rPr>
                <w:noProof/>
                <w:sz w:val="16"/>
                <w:szCs w:val="16"/>
              </w:rPr>
            </w:pPr>
            <w:r w:rsidRPr="00DC770F">
              <w:rPr>
                <w:rFonts w:cs="Calibri"/>
                <w:color w:val="000000"/>
                <w:sz w:val="16"/>
                <w:szCs w:val="16"/>
              </w:rPr>
              <w:t>C-Section for last birth</w:t>
            </w:r>
          </w:p>
        </w:tc>
        <w:tc>
          <w:tcPr>
            <w:tcW w:w="1105" w:type="dxa"/>
            <w:noWrap/>
          </w:tcPr>
          <w:p w14:paraId="5A705FC7" w14:textId="77777777" w:rsidR="00162F7F" w:rsidRPr="00DC770F" w:rsidRDefault="00162F7F" w:rsidP="00162F7F">
            <w:pPr>
              <w:pStyle w:val="KeinLeerraum"/>
              <w:jc w:val="center"/>
              <w:rPr>
                <w:noProof/>
                <w:sz w:val="16"/>
                <w:szCs w:val="16"/>
              </w:rPr>
            </w:pPr>
            <w:r w:rsidRPr="00DC770F">
              <w:rPr>
                <w:rFonts w:cs="Calibri"/>
                <w:color w:val="000000"/>
                <w:sz w:val="16"/>
                <w:szCs w:val="16"/>
              </w:rPr>
              <w:t>83</w:t>
            </w:r>
          </w:p>
        </w:tc>
      </w:tr>
      <w:tr w:rsidR="00162F7F" w:rsidRPr="00DC770F" w14:paraId="69A81B40" w14:textId="77777777" w:rsidTr="00A41ADE">
        <w:trPr>
          <w:gridAfter w:val="1"/>
          <w:wAfter w:w="9" w:type="dxa"/>
          <w:trHeight w:val="290"/>
        </w:trPr>
        <w:tc>
          <w:tcPr>
            <w:tcW w:w="1791" w:type="dxa"/>
            <w:tcBorders>
              <w:right w:val="single" w:sz="4" w:space="0" w:color="auto"/>
            </w:tcBorders>
            <w:noWrap/>
            <w:hideMark/>
          </w:tcPr>
          <w:p w14:paraId="285B3E52" w14:textId="08D3A0EB" w:rsidR="00162F7F" w:rsidRPr="00DC770F" w:rsidRDefault="00162F7F" w:rsidP="00162F7F">
            <w:pPr>
              <w:pStyle w:val="KeinLeerraum"/>
              <w:jc w:val="left"/>
              <w:rPr>
                <w:noProof/>
                <w:sz w:val="18"/>
                <w:szCs w:val="18"/>
              </w:rPr>
            </w:pPr>
            <w:r w:rsidRPr="002A0CB6">
              <w:rPr>
                <w:noProof/>
                <w:sz w:val="18"/>
                <w:szCs w:val="18"/>
              </w:rPr>
              <w:t>Chad</w:t>
            </w:r>
          </w:p>
        </w:tc>
        <w:tc>
          <w:tcPr>
            <w:tcW w:w="1465" w:type="dxa"/>
            <w:tcBorders>
              <w:left w:val="single" w:sz="4" w:space="0" w:color="auto"/>
            </w:tcBorders>
            <w:noWrap/>
          </w:tcPr>
          <w:p w14:paraId="4F7285A9" w14:textId="77777777" w:rsidR="00162F7F" w:rsidRPr="00DC770F" w:rsidRDefault="00162F7F" w:rsidP="00162F7F">
            <w:pPr>
              <w:pStyle w:val="KeinLeerraum"/>
              <w:jc w:val="center"/>
              <w:rPr>
                <w:noProof/>
                <w:sz w:val="16"/>
                <w:szCs w:val="16"/>
              </w:rPr>
            </w:pPr>
            <w:r w:rsidRPr="00DC770F">
              <w:rPr>
                <w:rFonts w:cs="Calibri"/>
                <w:color w:val="000000"/>
                <w:sz w:val="16"/>
                <w:szCs w:val="16"/>
              </w:rPr>
              <w:t>Checkup after delivery</w:t>
            </w:r>
          </w:p>
        </w:tc>
        <w:tc>
          <w:tcPr>
            <w:tcW w:w="1110" w:type="dxa"/>
            <w:tcBorders>
              <w:right w:val="single" w:sz="4" w:space="0" w:color="auto"/>
            </w:tcBorders>
            <w:noWrap/>
          </w:tcPr>
          <w:p w14:paraId="777E953C" w14:textId="77777777" w:rsidR="00162F7F" w:rsidRPr="00DC770F" w:rsidRDefault="00162F7F" w:rsidP="00162F7F">
            <w:pPr>
              <w:pStyle w:val="KeinLeerraum"/>
              <w:jc w:val="center"/>
              <w:rPr>
                <w:noProof/>
                <w:sz w:val="16"/>
                <w:szCs w:val="16"/>
              </w:rPr>
            </w:pPr>
            <w:r w:rsidRPr="00DC770F">
              <w:rPr>
                <w:rFonts w:cs="Calibri"/>
                <w:color w:val="000000"/>
                <w:sz w:val="16"/>
                <w:szCs w:val="16"/>
              </w:rPr>
              <w:t>100</w:t>
            </w:r>
          </w:p>
        </w:tc>
        <w:tc>
          <w:tcPr>
            <w:tcW w:w="1663" w:type="dxa"/>
            <w:tcBorders>
              <w:left w:val="single" w:sz="4" w:space="0" w:color="auto"/>
            </w:tcBorders>
            <w:noWrap/>
          </w:tcPr>
          <w:p w14:paraId="4E300DC4" w14:textId="77777777" w:rsidR="00162F7F" w:rsidRPr="00DC770F" w:rsidRDefault="00162F7F" w:rsidP="00162F7F">
            <w:pPr>
              <w:pStyle w:val="KeinLeerraum"/>
              <w:jc w:val="center"/>
              <w:rPr>
                <w:noProof/>
                <w:sz w:val="16"/>
                <w:szCs w:val="16"/>
              </w:rPr>
            </w:pPr>
            <w:r w:rsidRPr="00DC770F">
              <w:rPr>
                <w:rFonts w:cs="Calibri"/>
                <w:color w:val="000000"/>
                <w:sz w:val="16"/>
                <w:szCs w:val="16"/>
              </w:rPr>
              <w:t>Number of HH members</w:t>
            </w:r>
          </w:p>
        </w:tc>
        <w:tc>
          <w:tcPr>
            <w:tcW w:w="1105" w:type="dxa"/>
            <w:tcBorders>
              <w:right w:val="single" w:sz="4" w:space="0" w:color="auto"/>
            </w:tcBorders>
            <w:noWrap/>
          </w:tcPr>
          <w:p w14:paraId="248CF27E" w14:textId="77777777" w:rsidR="00162F7F" w:rsidRPr="00DC770F" w:rsidRDefault="00162F7F" w:rsidP="00162F7F">
            <w:pPr>
              <w:pStyle w:val="KeinLeerraum"/>
              <w:jc w:val="center"/>
              <w:rPr>
                <w:noProof/>
                <w:sz w:val="16"/>
                <w:szCs w:val="16"/>
              </w:rPr>
            </w:pPr>
            <w:r w:rsidRPr="00DC770F">
              <w:rPr>
                <w:rFonts w:cs="Calibri"/>
                <w:color w:val="000000"/>
                <w:sz w:val="16"/>
                <w:szCs w:val="16"/>
              </w:rPr>
              <w:t>41</w:t>
            </w:r>
          </w:p>
        </w:tc>
        <w:tc>
          <w:tcPr>
            <w:tcW w:w="1797" w:type="dxa"/>
            <w:gridSpan w:val="2"/>
            <w:tcBorders>
              <w:left w:val="single" w:sz="4" w:space="0" w:color="auto"/>
            </w:tcBorders>
            <w:noWrap/>
          </w:tcPr>
          <w:p w14:paraId="4E3FA0E4" w14:textId="77777777" w:rsidR="00162F7F" w:rsidRPr="00DC770F" w:rsidRDefault="00162F7F" w:rsidP="00162F7F">
            <w:pPr>
              <w:pStyle w:val="KeinLeerraum"/>
              <w:jc w:val="center"/>
              <w:rPr>
                <w:noProof/>
                <w:sz w:val="16"/>
                <w:szCs w:val="16"/>
              </w:rPr>
            </w:pPr>
            <w:r w:rsidRPr="00DC770F">
              <w:rPr>
                <w:rFonts w:cs="Calibri"/>
                <w:color w:val="000000"/>
                <w:sz w:val="16"/>
                <w:szCs w:val="16"/>
              </w:rPr>
              <w:t>At least one tetanus injection before birth</w:t>
            </w:r>
          </w:p>
        </w:tc>
        <w:tc>
          <w:tcPr>
            <w:tcW w:w="1105" w:type="dxa"/>
            <w:tcBorders>
              <w:right w:val="single" w:sz="4" w:space="0" w:color="auto"/>
            </w:tcBorders>
            <w:noWrap/>
          </w:tcPr>
          <w:p w14:paraId="7A0C31DA" w14:textId="77777777" w:rsidR="00162F7F" w:rsidRPr="00DC770F" w:rsidRDefault="00162F7F" w:rsidP="00162F7F">
            <w:pPr>
              <w:pStyle w:val="KeinLeerraum"/>
              <w:jc w:val="center"/>
              <w:rPr>
                <w:noProof/>
                <w:sz w:val="16"/>
                <w:szCs w:val="16"/>
              </w:rPr>
            </w:pPr>
            <w:r w:rsidRPr="00DC770F">
              <w:rPr>
                <w:rFonts w:cs="Calibri"/>
                <w:color w:val="000000"/>
                <w:sz w:val="16"/>
                <w:szCs w:val="16"/>
              </w:rPr>
              <w:t>26</w:t>
            </w:r>
          </w:p>
        </w:tc>
        <w:tc>
          <w:tcPr>
            <w:tcW w:w="1580" w:type="dxa"/>
            <w:gridSpan w:val="2"/>
            <w:tcBorders>
              <w:left w:val="single" w:sz="4" w:space="0" w:color="auto"/>
            </w:tcBorders>
            <w:noWrap/>
          </w:tcPr>
          <w:p w14:paraId="40E16F08" w14:textId="77777777" w:rsidR="00162F7F" w:rsidRPr="00DC770F" w:rsidRDefault="00162F7F" w:rsidP="00162F7F">
            <w:pPr>
              <w:pStyle w:val="KeinLeerraum"/>
              <w:jc w:val="center"/>
              <w:rPr>
                <w:noProof/>
                <w:sz w:val="16"/>
                <w:szCs w:val="16"/>
              </w:rPr>
            </w:pPr>
            <w:r w:rsidRPr="00DC770F">
              <w:rPr>
                <w:rFonts w:cs="Calibri"/>
                <w:color w:val="000000"/>
                <w:sz w:val="16"/>
                <w:szCs w:val="16"/>
              </w:rPr>
              <w:t>Health card for child</w:t>
            </w:r>
          </w:p>
        </w:tc>
        <w:tc>
          <w:tcPr>
            <w:tcW w:w="1105" w:type="dxa"/>
            <w:tcBorders>
              <w:right w:val="single" w:sz="4" w:space="0" w:color="auto"/>
            </w:tcBorders>
            <w:noWrap/>
          </w:tcPr>
          <w:p w14:paraId="236D630B" w14:textId="77777777" w:rsidR="00162F7F" w:rsidRPr="00DC770F" w:rsidRDefault="00162F7F" w:rsidP="00162F7F">
            <w:pPr>
              <w:pStyle w:val="KeinLeerraum"/>
              <w:jc w:val="center"/>
              <w:rPr>
                <w:noProof/>
                <w:sz w:val="16"/>
                <w:szCs w:val="16"/>
              </w:rPr>
            </w:pPr>
            <w:r w:rsidRPr="00DC770F">
              <w:rPr>
                <w:rFonts w:cs="Calibri"/>
                <w:color w:val="000000"/>
                <w:sz w:val="16"/>
                <w:szCs w:val="16"/>
              </w:rPr>
              <w:t>23</w:t>
            </w:r>
          </w:p>
        </w:tc>
        <w:tc>
          <w:tcPr>
            <w:tcW w:w="1947" w:type="dxa"/>
            <w:gridSpan w:val="2"/>
            <w:tcBorders>
              <w:left w:val="single" w:sz="4" w:space="0" w:color="auto"/>
            </w:tcBorders>
            <w:noWrap/>
          </w:tcPr>
          <w:p w14:paraId="367D6E5E" w14:textId="77777777" w:rsidR="00162F7F" w:rsidRPr="00DC770F" w:rsidRDefault="00162F7F" w:rsidP="00162F7F">
            <w:pPr>
              <w:pStyle w:val="KeinLeerraum"/>
              <w:jc w:val="center"/>
              <w:rPr>
                <w:noProof/>
                <w:sz w:val="16"/>
                <w:szCs w:val="16"/>
              </w:rPr>
            </w:pPr>
            <w:r w:rsidRPr="00DC770F">
              <w:rPr>
                <w:rFonts w:cs="Calibri"/>
                <w:color w:val="000000"/>
                <w:sz w:val="16"/>
                <w:szCs w:val="16"/>
              </w:rPr>
              <w:t>Number of HH members &lt;5 years</w:t>
            </w:r>
          </w:p>
        </w:tc>
        <w:tc>
          <w:tcPr>
            <w:tcW w:w="1105" w:type="dxa"/>
            <w:noWrap/>
          </w:tcPr>
          <w:p w14:paraId="04FFF008" w14:textId="77777777" w:rsidR="00162F7F" w:rsidRPr="00DC770F" w:rsidRDefault="00162F7F" w:rsidP="00162F7F">
            <w:pPr>
              <w:pStyle w:val="KeinLeerraum"/>
              <w:jc w:val="center"/>
              <w:rPr>
                <w:noProof/>
                <w:sz w:val="16"/>
                <w:szCs w:val="16"/>
              </w:rPr>
            </w:pPr>
            <w:r w:rsidRPr="00DC770F">
              <w:rPr>
                <w:rFonts w:cs="Calibri"/>
                <w:color w:val="000000"/>
                <w:sz w:val="16"/>
                <w:szCs w:val="16"/>
              </w:rPr>
              <w:t>22</w:t>
            </w:r>
          </w:p>
        </w:tc>
      </w:tr>
      <w:tr w:rsidR="00162F7F" w:rsidRPr="00DC770F" w14:paraId="62577DC4" w14:textId="77777777" w:rsidTr="00A41ADE">
        <w:trPr>
          <w:gridAfter w:val="1"/>
          <w:wAfter w:w="9" w:type="dxa"/>
          <w:trHeight w:val="290"/>
        </w:trPr>
        <w:tc>
          <w:tcPr>
            <w:tcW w:w="1791" w:type="dxa"/>
            <w:tcBorders>
              <w:right w:val="single" w:sz="4" w:space="0" w:color="auto"/>
            </w:tcBorders>
            <w:noWrap/>
            <w:hideMark/>
          </w:tcPr>
          <w:p w14:paraId="712A56DD" w14:textId="220A6A7B" w:rsidR="00162F7F" w:rsidRPr="00DC770F" w:rsidRDefault="00162F7F" w:rsidP="00162F7F">
            <w:pPr>
              <w:pStyle w:val="KeinLeerraum"/>
              <w:jc w:val="left"/>
              <w:rPr>
                <w:noProof/>
                <w:sz w:val="18"/>
                <w:szCs w:val="18"/>
              </w:rPr>
            </w:pPr>
            <w:r w:rsidRPr="002A0CB6">
              <w:rPr>
                <w:noProof/>
                <w:sz w:val="18"/>
                <w:szCs w:val="18"/>
              </w:rPr>
              <w:t>Comoros</w:t>
            </w:r>
          </w:p>
        </w:tc>
        <w:tc>
          <w:tcPr>
            <w:tcW w:w="1465" w:type="dxa"/>
            <w:tcBorders>
              <w:left w:val="single" w:sz="4" w:space="0" w:color="auto"/>
            </w:tcBorders>
            <w:noWrap/>
          </w:tcPr>
          <w:p w14:paraId="00535CB7" w14:textId="77777777" w:rsidR="00162F7F" w:rsidRPr="00DC770F" w:rsidRDefault="00162F7F" w:rsidP="00162F7F">
            <w:pPr>
              <w:pStyle w:val="KeinLeerraum"/>
              <w:jc w:val="center"/>
              <w:rPr>
                <w:noProof/>
                <w:sz w:val="16"/>
                <w:szCs w:val="16"/>
              </w:rPr>
            </w:pPr>
            <w:r w:rsidRPr="00DC770F">
              <w:rPr>
                <w:rFonts w:cs="Calibri"/>
                <w:color w:val="000000"/>
                <w:sz w:val="16"/>
                <w:szCs w:val="16"/>
              </w:rPr>
              <w:t>Checkup after delivery</w:t>
            </w:r>
          </w:p>
        </w:tc>
        <w:tc>
          <w:tcPr>
            <w:tcW w:w="1110" w:type="dxa"/>
            <w:tcBorders>
              <w:right w:val="single" w:sz="4" w:space="0" w:color="auto"/>
            </w:tcBorders>
            <w:noWrap/>
          </w:tcPr>
          <w:p w14:paraId="191898D9" w14:textId="77777777" w:rsidR="00162F7F" w:rsidRPr="00DC770F" w:rsidRDefault="00162F7F" w:rsidP="00162F7F">
            <w:pPr>
              <w:pStyle w:val="KeinLeerraum"/>
              <w:jc w:val="center"/>
              <w:rPr>
                <w:noProof/>
                <w:sz w:val="16"/>
                <w:szCs w:val="16"/>
              </w:rPr>
            </w:pPr>
            <w:r w:rsidRPr="00DC770F">
              <w:rPr>
                <w:rFonts w:cs="Calibri"/>
                <w:color w:val="000000"/>
                <w:sz w:val="16"/>
                <w:szCs w:val="16"/>
              </w:rPr>
              <w:t>100</w:t>
            </w:r>
          </w:p>
        </w:tc>
        <w:tc>
          <w:tcPr>
            <w:tcW w:w="1663" w:type="dxa"/>
            <w:tcBorders>
              <w:left w:val="single" w:sz="4" w:space="0" w:color="auto"/>
            </w:tcBorders>
            <w:noWrap/>
          </w:tcPr>
          <w:p w14:paraId="5FAC716E" w14:textId="77777777" w:rsidR="00162F7F" w:rsidRPr="00DC770F" w:rsidRDefault="00162F7F" w:rsidP="00162F7F">
            <w:pPr>
              <w:pStyle w:val="KeinLeerraum"/>
              <w:jc w:val="center"/>
              <w:rPr>
                <w:noProof/>
                <w:sz w:val="16"/>
                <w:szCs w:val="16"/>
              </w:rPr>
            </w:pPr>
            <w:r w:rsidRPr="00DC770F">
              <w:rPr>
                <w:rFonts w:cs="Calibri"/>
                <w:color w:val="000000"/>
                <w:sz w:val="16"/>
                <w:szCs w:val="16"/>
              </w:rPr>
              <w:t>Body Mass Index</w:t>
            </w:r>
          </w:p>
        </w:tc>
        <w:tc>
          <w:tcPr>
            <w:tcW w:w="1105" w:type="dxa"/>
            <w:tcBorders>
              <w:right w:val="single" w:sz="4" w:space="0" w:color="auto"/>
            </w:tcBorders>
            <w:noWrap/>
          </w:tcPr>
          <w:p w14:paraId="758884CC" w14:textId="77777777" w:rsidR="00162F7F" w:rsidRPr="00DC770F" w:rsidRDefault="00162F7F" w:rsidP="00162F7F">
            <w:pPr>
              <w:pStyle w:val="KeinLeerraum"/>
              <w:jc w:val="center"/>
              <w:rPr>
                <w:noProof/>
                <w:sz w:val="16"/>
                <w:szCs w:val="16"/>
              </w:rPr>
            </w:pPr>
            <w:r w:rsidRPr="00DC770F">
              <w:rPr>
                <w:rFonts w:cs="Calibri"/>
                <w:color w:val="000000"/>
                <w:sz w:val="16"/>
                <w:szCs w:val="16"/>
              </w:rPr>
              <w:t>67</w:t>
            </w:r>
          </w:p>
        </w:tc>
        <w:tc>
          <w:tcPr>
            <w:tcW w:w="1797" w:type="dxa"/>
            <w:gridSpan w:val="2"/>
            <w:tcBorders>
              <w:left w:val="single" w:sz="4" w:space="0" w:color="auto"/>
            </w:tcBorders>
            <w:noWrap/>
          </w:tcPr>
          <w:p w14:paraId="115B717C" w14:textId="77777777" w:rsidR="00162F7F" w:rsidRPr="00DC770F" w:rsidRDefault="00162F7F" w:rsidP="00162F7F">
            <w:pPr>
              <w:pStyle w:val="KeinLeerraum"/>
              <w:jc w:val="center"/>
              <w:rPr>
                <w:noProof/>
                <w:sz w:val="16"/>
                <w:szCs w:val="16"/>
              </w:rPr>
            </w:pPr>
            <w:r w:rsidRPr="00DC770F">
              <w:rPr>
                <w:rFonts w:cs="Calibri"/>
                <w:color w:val="000000"/>
                <w:sz w:val="16"/>
                <w:szCs w:val="16"/>
              </w:rPr>
              <w:t>Number of cattle owned</w:t>
            </w:r>
          </w:p>
        </w:tc>
        <w:tc>
          <w:tcPr>
            <w:tcW w:w="1105" w:type="dxa"/>
            <w:tcBorders>
              <w:right w:val="single" w:sz="4" w:space="0" w:color="auto"/>
            </w:tcBorders>
            <w:noWrap/>
          </w:tcPr>
          <w:p w14:paraId="7C1D60C2" w14:textId="77777777" w:rsidR="00162F7F" w:rsidRPr="00DC770F" w:rsidRDefault="00162F7F" w:rsidP="00162F7F">
            <w:pPr>
              <w:pStyle w:val="KeinLeerraum"/>
              <w:jc w:val="center"/>
              <w:rPr>
                <w:noProof/>
                <w:sz w:val="16"/>
                <w:szCs w:val="16"/>
              </w:rPr>
            </w:pPr>
            <w:r w:rsidRPr="00DC770F">
              <w:rPr>
                <w:rFonts w:cs="Calibri"/>
                <w:color w:val="000000"/>
                <w:sz w:val="16"/>
                <w:szCs w:val="16"/>
              </w:rPr>
              <w:t>47</w:t>
            </w:r>
          </w:p>
        </w:tc>
        <w:tc>
          <w:tcPr>
            <w:tcW w:w="1580" w:type="dxa"/>
            <w:gridSpan w:val="2"/>
            <w:tcBorders>
              <w:left w:val="single" w:sz="4" w:space="0" w:color="auto"/>
            </w:tcBorders>
            <w:noWrap/>
          </w:tcPr>
          <w:p w14:paraId="0E15F3F5" w14:textId="77777777" w:rsidR="00162F7F" w:rsidRPr="00DC770F" w:rsidRDefault="00162F7F" w:rsidP="00162F7F">
            <w:pPr>
              <w:pStyle w:val="KeinLeerraum"/>
              <w:jc w:val="center"/>
              <w:rPr>
                <w:noProof/>
                <w:sz w:val="16"/>
                <w:szCs w:val="16"/>
              </w:rPr>
            </w:pPr>
            <w:r w:rsidRPr="00DC770F">
              <w:rPr>
                <w:rFonts w:cs="Calibri"/>
                <w:color w:val="000000"/>
                <w:sz w:val="16"/>
                <w:szCs w:val="16"/>
              </w:rPr>
              <w:t>No fertility preference</w:t>
            </w:r>
          </w:p>
        </w:tc>
        <w:tc>
          <w:tcPr>
            <w:tcW w:w="1105" w:type="dxa"/>
            <w:tcBorders>
              <w:right w:val="single" w:sz="4" w:space="0" w:color="auto"/>
            </w:tcBorders>
            <w:noWrap/>
          </w:tcPr>
          <w:p w14:paraId="7B3CACAE" w14:textId="77777777" w:rsidR="00162F7F" w:rsidRPr="00DC770F" w:rsidRDefault="00162F7F" w:rsidP="00162F7F">
            <w:pPr>
              <w:pStyle w:val="KeinLeerraum"/>
              <w:jc w:val="center"/>
              <w:rPr>
                <w:noProof/>
                <w:sz w:val="16"/>
                <w:szCs w:val="16"/>
              </w:rPr>
            </w:pPr>
            <w:r w:rsidRPr="00DC770F">
              <w:rPr>
                <w:rFonts w:cs="Calibri"/>
                <w:color w:val="000000"/>
                <w:sz w:val="16"/>
                <w:szCs w:val="16"/>
              </w:rPr>
              <w:t>24</w:t>
            </w:r>
          </w:p>
        </w:tc>
        <w:tc>
          <w:tcPr>
            <w:tcW w:w="1947" w:type="dxa"/>
            <w:gridSpan w:val="2"/>
            <w:tcBorders>
              <w:left w:val="single" w:sz="4" w:space="0" w:color="auto"/>
            </w:tcBorders>
            <w:noWrap/>
          </w:tcPr>
          <w:p w14:paraId="61B995A1" w14:textId="77777777" w:rsidR="00162F7F" w:rsidRPr="00DC770F" w:rsidRDefault="00162F7F" w:rsidP="00162F7F">
            <w:pPr>
              <w:pStyle w:val="KeinLeerraum"/>
              <w:jc w:val="center"/>
              <w:rPr>
                <w:noProof/>
                <w:sz w:val="16"/>
                <w:szCs w:val="16"/>
              </w:rPr>
            </w:pPr>
            <w:r w:rsidRPr="00DC770F">
              <w:rPr>
                <w:rFonts w:cs="Calibri"/>
                <w:color w:val="000000"/>
                <w:sz w:val="16"/>
                <w:szCs w:val="16"/>
              </w:rPr>
              <w:t>Tertiary education level of HH head</w:t>
            </w:r>
          </w:p>
        </w:tc>
        <w:tc>
          <w:tcPr>
            <w:tcW w:w="1105" w:type="dxa"/>
            <w:noWrap/>
          </w:tcPr>
          <w:p w14:paraId="27AE3C99" w14:textId="77777777" w:rsidR="00162F7F" w:rsidRPr="00DC770F" w:rsidRDefault="00162F7F" w:rsidP="00162F7F">
            <w:pPr>
              <w:pStyle w:val="KeinLeerraum"/>
              <w:jc w:val="center"/>
              <w:rPr>
                <w:noProof/>
                <w:sz w:val="16"/>
                <w:szCs w:val="16"/>
              </w:rPr>
            </w:pPr>
            <w:r w:rsidRPr="00DC770F">
              <w:rPr>
                <w:rFonts w:cs="Calibri"/>
                <w:color w:val="000000"/>
                <w:sz w:val="16"/>
                <w:szCs w:val="16"/>
              </w:rPr>
              <w:t>21</w:t>
            </w:r>
          </w:p>
        </w:tc>
      </w:tr>
      <w:tr w:rsidR="00162F7F" w:rsidRPr="00DC770F" w14:paraId="18131978" w14:textId="77777777" w:rsidTr="00A41ADE">
        <w:trPr>
          <w:gridAfter w:val="1"/>
          <w:wAfter w:w="9" w:type="dxa"/>
          <w:trHeight w:val="290"/>
        </w:trPr>
        <w:tc>
          <w:tcPr>
            <w:tcW w:w="1791" w:type="dxa"/>
            <w:tcBorders>
              <w:right w:val="single" w:sz="4" w:space="0" w:color="auto"/>
            </w:tcBorders>
            <w:noWrap/>
            <w:hideMark/>
          </w:tcPr>
          <w:p w14:paraId="5180AD48" w14:textId="1A276DA8" w:rsidR="00162F7F" w:rsidRPr="00DC770F" w:rsidRDefault="00162F7F" w:rsidP="00162F7F">
            <w:pPr>
              <w:pStyle w:val="KeinLeerraum"/>
              <w:jc w:val="left"/>
              <w:rPr>
                <w:noProof/>
                <w:sz w:val="18"/>
                <w:szCs w:val="18"/>
              </w:rPr>
            </w:pPr>
            <w:r w:rsidRPr="002A0CB6">
              <w:rPr>
                <w:noProof/>
                <w:sz w:val="18"/>
                <w:szCs w:val="18"/>
              </w:rPr>
              <w:t>Cote</w:t>
            </w:r>
            <w:r>
              <w:rPr>
                <w:noProof/>
                <w:sz w:val="18"/>
                <w:szCs w:val="18"/>
              </w:rPr>
              <w:t xml:space="preserve"> </w:t>
            </w:r>
            <w:r w:rsidRPr="002A0CB6">
              <w:rPr>
                <w:noProof/>
                <w:sz w:val="18"/>
                <w:szCs w:val="18"/>
              </w:rPr>
              <w:t>dIvoire</w:t>
            </w:r>
          </w:p>
        </w:tc>
        <w:tc>
          <w:tcPr>
            <w:tcW w:w="1465" w:type="dxa"/>
            <w:tcBorders>
              <w:left w:val="single" w:sz="4" w:space="0" w:color="auto"/>
            </w:tcBorders>
            <w:noWrap/>
          </w:tcPr>
          <w:p w14:paraId="50847E45" w14:textId="77777777" w:rsidR="00162F7F" w:rsidRPr="00DC770F" w:rsidRDefault="00162F7F" w:rsidP="00162F7F">
            <w:pPr>
              <w:pStyle w:val="KeinLeerraum"/>
              <w:jc w:val="center"/>
              <w:rPr>
                <w:noProof/>
                <w:sz w:val="16"/>
                <w:szCs w:val="16"/>
              </w:rPr>
            </w:pPr>
            <w:r w:rsidRPr="00DC770F">
              <w:rPr>
                <w:rFonts w:cs="Calibri"/>
                <w:color w:val="000000"/>
                <w:sz w:val="16"/>
                <w:szCs w:val="16"/>
              </w:rPr>
              <w:t>Checkup after delivery</w:t>
            </w:r>
          </w:p>
        </w:tc>
        <w:tc>
          <w:tcPr>
            <w:tcW w:w="1110" w:type="dxa"/>
            <w:tcBorders>
              <w:right w:val="single" w:sz="4" w:space="0" w:color="auto"/>
            </w:tcBorders>
            <w:noWrap/>
          </w:tcPr>
          <w:p w14:paraId="05ECF21D" w14:textId="77777777" w:rsidR="00162F7F" w:rsidRPr="00DC770F" w:rsidRDefault="00162F7F" w:rsidP="00162F7F">
            <w:pPr>
              <w:pStyle w:val="KeinLeerraum"/>
              <w:jc w:val="center"/>
              <w:rPr>
                <w:noProof/>
                <w:sz w:val="16"/>
                <w:szCs w:val="16"/>
              </w:rPr>
            </w:pPr>
            <w:r w:rsidRPr="00DC770F">
              <w:rPr>
                <w:rFonts w:cs="Calibri"/>
                <w:color w:val="000000"/>
                <w:sz w:val="16"/>
                <w:szCs w:val="16"/>
              </w:rPr>
              <w:t>100</w:t>
            </w:r>
          </w:p>
        </w:tc>
        <w:tc>
          <w:tcPr>
            <w:tcW w:w="1663" w:type="dxa"/>
            <w:tcBorders>
              <w:left w:val="single" w:sz="4" w:space="0" w:color="auto"/>
            </w:tcBorders>
            <w:noWrap/>
          </w:tcPr>
          <w:p w14:paraId="6E10FC3A" w14:textId="77777777" w:rsidR="00162F7F" w:rsidRPr="00DC770F" w:rsidRDefault="00162F7F" w:rsidP="00162F7F">
            <w:pPr>
              <w:pStyle w:val="KeinLeerraum"/>
              <w:jc w:val="center"/>
              <w:rPr>
                <w:noProof/>
                <w:sz w:val="16"/>
                <w:szCs w:val="16"/>
              </w:rPr>
            </w:pPr>
            <w:r w:rsidRPr="00DC770F">
              <w:rPr>
                <w:rFonts w:cs="Calibri"/>
                <w:color w:val="000000"/>
                <w:sz w:val="16"/>
                <w:szCs w:val="16"/>
              </w:rPr>
              <w:t>Health card for child</w:t>
            </w:r>
          </w:p>
        </w:tc>
        <w:tc>
          <w:tcPr>
            <w:tcW w:w="1105" w:type="dxa"/>
            <w:tcBorders>
              <w:right w:val="single" w:sz="4" w:space="0" w:color="auto"/>
            </w:tcBorders>
            <w:noWrap/>
          </w:tcPr>
          <w:p w14:paraId="1CA93808" w14:textId="77777777" w:rsidR="00162F7F" w:rsidRPr="00DC770F" w:rsidRDefault="00162F7F" w:rsidP="00162F7F">
            <w:pPr>
              <w:pStyle w:val="KeinLeerraum"/>
              <w:jc w:val="center"/>
              <w:rPr>
                <w:noProof/>
                <w:sz w:val="16"/>
                <w:szCs w:val="16"/>
              </w:rPr>
            </w:pPr>
            <w:r w:rsidRPr="00DC770F">
              <w:rPr>
                <w:rFonts w:cs="Calibri"/>
                <w:color w:val="000000"/>
                <w:sz w:val="16"/>
                <w:szCs w:val="16"/>
              </w:rPr>
              <w:t>14</w:t>
            </w:r>
          </w:p>
        </w:tc>
        <w:tc>
          <w:tcPr>
            <w:tcW w:w="1797" w:type="dxa"/>
            <w:gridSpan w:val="2"/>
            <w:tcBorders>
              <w:left w:val="single" w:sz="4" w:space="0" w:color="auto"/>
            </w:tcBorders>
            <w:noWrap/>
          </w:tcPr>
          <w:p w14:paraId="22D7413B" w14:textId="77777777" w:rsidR="00162F7F" w:rsidRPr="00DC770F" w:rsidRDefault="00162F7F" w:rsidP="00162F7F">
            <w:pPr>
              <w:pStyle w:val="KeinLeerraum"/>
              <w:jc w:val="center"/>
              <w:rPr>
                <w:noProof/>
                <w:sz w:val="16"/>
                <w:szCs w:val="16"/>
              </w:rPr>
            </w:pPr>
            <w:r w:rsidRPr="00DC770F">
              <w:rPr>
                <w:rFonts w:cs="Calibri"/>
                <w:color w:val="000000"/>
                <w:sz w:val="16"/>
                <w:szCs w:val="16"/>
              </w:rPr>
              <w:t>Number of trips woman took in last 12 months</w:t>
            </w:r>
          </w:p>
        </w:tc>
        <w:tc>
          <w:tcPr>
            <w:tcW w:w="1105" w:type="dxa"/>
            <w:tcBorders>
              <w:right w:val="single" w:sz="4" w:space="0" w:color="auto"/>
            </w:tcBorders>
            <w:noWrap/>
          </w:tcPr>
          <w:p w14:paraId="36EE425C" w14:textId="77777777" w:rsidR="00162F7F" w:rsidRPr="00DC770F" w:rsidRDefault="00162F7F" w:rsidP="00162F7F">
            <w:pPr>
              <w:pStyle w:val="KeinLeerraum"/>
              <w:jc w:val="center"/>
              <w:rPr>
                <w:noProof/>
                <w:sz w:val="16"/>
                <w:szCs w:val="16"/>
              </w:rPr>
            </w:pPr>
            <w:r w:rsidRPr="00DC770F">
              <w:rPr>
                <w:rFonts w:cs="Calibri"/>
                <w:color w:val="000000"/>
                <w:sz w:val="16"/>
                <w:szCs w:val="16"/>
              </w:rPr>
              <w:t>12</w:t>
            </w:r>
          </w:p>
        </w:tc>
        <w:tc>
          <w:tcPr>
            <w:tcW w:w="1580" w:type="dxa"/>
            <w:gridSpan w:val="2"/>
            <w:tcBorders>
              <w:left w:val="single" w:sz="4" w:space="0" w:color="auto"/>
            </w:tcBorders>
            <w:noWrap/>
          </w:tcPr>
          <w:p w14:paraId="6D7499A9" w14:textId="77777777" w:rsidR="00162F7F" w:rsidRPr="00DC770F" w:rsidRDefault="00162F7F" w:rsidP="00162F7F">
            <w:pPr>
              <w:pStyle w:val="KeinLeerraum"/>
              <w:jc w:val="center"/>
              <w:rPr>
                <w:noProof/>
                <w:sz w:val="16"/>
                <w:szCs w:val="16"/>
              </w:rPr>
            </w:pPr>
            <w:r w:rsidRPr="00DC770F">
              <w:rPr>
                <w:rFonts w:cs="Calibri"/>
                <w:color w:val="000000"/>
                <w:sz w:val="16"/>
                <w:szCs w:val="16"/>
              </w:rPr>
              <w:t>Number of HH members</w:t>
            </w:r>
          </w:p>
        </w:tc>
        <w:tc>
          <w:tcPr>
            <w:tcW w:w="1105" w:type="dxa"/>
            <w:tcBorders>
              <w:right w:val="single" w:sz="4" w:space="0" w:color="auto"/>
            </w:tcBorders>
            <w:noWrap/>
          </w:tcPr>
          <w:p w14:paraId="2D37EB39" w14:textId="77777777" w:rsidR="00162F7F" w:rsidRPr="00DC770F" w:rsidRDefault="00162F7F" w:rsidP="00162F7F">
            <w:pPr>
              <w:pStyle w:val="KeinLeerraum"/>
              <w:jc w:val="center"/>
              <w:rPr>
                <w:noProof/>
                <w:sz w:val="16"/>
                <w:szCs w:val="16"/>
              </w:rPr>
            </w:pPr>
            <w:r w:rsidRPr="00DC770F">
              <w:rPr>
                <w:rFonts w:cs="Calibri"/>
                <w:color w:val="000000"/>
                <w:sz w:val="16"/>
                <w:szCs w:val="16"/>
              </w:rPr>
              <w:t>12</w:t>
            </w:r>
          </w:p>
        </w:tc>
        <w:tc>
          <w:tcPr>
            <w:tcW w:w="1947" w:type="dxa"/>
            <w:gridSpan w:val="2"/>
            <w:tcBorders>
              <w:left w:val="single" w:sz="4" w:space="0" w:color="auto"/>
            </w:tcBorders>
            <w:noWrap/>
          </w:tcPr>
          <w:p w14:paraId="5547A2E0" w14:textId="77777777" w:rsidR="00162F7F" w:rsidRPr="00DC770F" w:rsidRDefault="00162F7F" w:rsidP="00162F7F">
            <w:pPr>
              <w:pStyle w:val="KeinLeerraum"/>
              <w:jc w:val="center"/>
              <w:rPr>
                <w:noProof/>
                <w:sz w:val="16"/>
                <w:szCs w:val="16"/>
              </w:rPr>
            </w:pPr>
            <w:r w:rsidRPr="00DC770F">
              <w:rPr>
                <w:rFonts w:cs="Calibri"/>
                <w:color w:val="000000"/>
                <w:sz w:val="16"/>
                <w:szCs w:val="16"/>
              </w:rPr>
              <w:t>Safe cooking fuel</w:t>
            </w:r>
          </w:p>
        </w:tc>
        <w:tc>
          <w:tcPr>
            <w:tcW w:w="1105" w:type="dxa"/>
            <w:noWrap/>
          </w:tcPr>
          <w:p w14:paraId="38405BEB" w14:textId="77777777" w:rsidR="00162F7F" w:rsidRPr="00DC770F" w:rsidRDefault="00162F7F" w:rsidP="00162F7F">
            <w:pPr>
              <w:pStyle w:val="KeinLeerraum"/>
              <w:jc w:val="center"/>
              <w:rPr>
                <w:noProof/>
                <w:sz w:val="16"/>
                <w:szCs w:val="16"/>
              </w:rPr>
            </w:pPr>
            <w:r w:rsidRPr="00DC770F">
              <w:rPr>
                <w:rFonts w:cs="Calibri"/>
                <w:color w:val="000000"/>
                <w:sz w:val="16"/>
                <w:szCs w:val="16"/>
              </w:rPr>
              <w:t>10</w:t>
            </w:r>
          </w:p>
        </w:tc>
      </w:tr>
      <w:tr w:rsidR="00162F7F" w:rsidRPr="00DC770F" w14:paraId="54781856" w14:textId="77777777" w:rsidTr="00A41ADE">
        <w:trPr>
          <w:gridAfter w:val="1"/>
          <w:wAfter w:w="9" w:type="dxa"/>
          <w:trHeight w:val="290"/>
        </w:trPr>
        <w:tc>
          <w:tcPr>
            <w:tcW w:w="1791" w:type="dxa"/>
            <w:tcBorders>
              <w:right w:val="single" w:sz="4" w:space="0" w:color="auto"/>
            </w:tcBorders>
            <w:noWrap/>
            <w:hideMark/>
          </w:tcPr>
          <w:p w14:paraId="2FC4D4EE" w14:textId="10D207E8" w:rsidR="00162F7F" w:rsidRPr="00DC770F" w:rsidRDefault="00162F7F" w:rsidP="00162F7F">
            <w:pPr>
              <w:pStyle w:val="KeinLeerraum"/>
              <w:jc w:val="left"/>
              <w:rPr>
                <w:noProof/>
                <w:sz w:val="18"/>
                <w:szCs w:val="18"/>
              </w:rPr>
            </w:pPr>
            <w:r w:rsidRPr="002A0CB6">
              <w:rPr>
                <w:noProof/>
                <w:sz w:val="18"/>
                <w:szCs w:val="18"/>
              </w:rPr>
              <w:t>DRC</w:t>
            </w:r>
          </w:p>
        </w:tc>
        <w:tc>
          <w:tcPr>
            <w:tcW w:w="1465" w:type="dxa"/>
            <w:tcBorders>
              <w:left w:val="single" w:sz="4" w:space="0" w:color="auto"/>
            </w:tcBorders>
            <w:noWrap/>
          </w:tcPr>
          <w:p w14:paraId="2D297B1D" w14:textId="77777777" w:rsidR="00162F7F" w:rsidRPr="00DC770F" w:rsidRDefault="00162F7F" w:rsidP="00162F7F">
            <w:pPr>
              <w:pStyle w:val="KeinLeerraum"/>
              <w:jc w:val="center"/>
              <w:rPr>
                <w:noProof/>
                <w:sz w:val="16"/>
                <w:szCs w:val="16"/>
              </w:rPr>
            </w:pPr>
            <w:r w:rsidRPr="00DC770F">
              <w:rPr>
                <w:rFonts w:cs="Calibri"/>
                <w:color w:val="000000"/>
                <w:sz w:val="16"/>
                <w:szCs w:val="16"/>
              </w:rPr>
              <w:t>Checkup after delivery</w:t>
            </w:r>
          </w:p>
        </w:tc>
        <w:tc>
          <w:tcPr>
            <w:tcW w:w="1110" w:type="dxa"/>
            <w:tcBorders>
              <w:right w:val="single" w:sz="4" w:space="0" w:color="auto"/>
            </w:tcBorders>
            <w:noWrap/>
          </w:tcPr>
          <w:p w14:paraId="2B64DA68" w14:textId="77777777" w:rsidR="00162F7F" w:rsidRPr="00DC770F" w:rsidRDefault="00162F7F" w:rsidP="00162F7F">
            <w:pPr>
              <w:pStyle w:val="KeinLeerraum"/>
              <w:jc w:val="center"/>
              <w:rPr>
                <w:noProof/>
                <w:sz w:val="16"/>
                <w:szCs w:val="16"/>
              </w:rPr>
            </w:pPr>
            <w:r w:rsidRPr="00DC770F">
              <w:rPr>
                <w:rFonts w:cs="Calibri"/>
                <w:color w:val="000000"/>
                <w:sz w:val="16"/>
                <w:szCs w:val="16"/>
              </w:rPr>
              <w:t>100</w:t>
            </w:r>
          </w:p>
        </w:tc>
        <w:tc>
          <w:tcPr>
            <w:tcW w:w="1663" w:type="dxa"/>
            <w:tcBorders>
              <w:left w:val="single" w:sz="4" w:space="0" w:color="auto"/>
            </w:tcBorders>
            <w:noWrap/>
          </w:tcPr>
          <w:p w14:paraId="571B9D93" w14:textId="77777777" w:rsidR="00162F7F" w:rsidRPr="00DC770F" w:rsidRDefault="00162F7F" w:rsidP="00162F7F">
            <w:pPr>
              <w:pStyle w:val="KeinLeerraum"/>
              <w:jc w:val="center"/>
              <w:rPr>
                <w:noProof/>
                <w:sz w:val="16"/>
                <w:szCs w:val="16"/>
              </w:rPr>
            </w:pPr>
            <w:r w:rsidRPr="00DC770F">
              <w:rPr>
                <w:rFonts w:cs="Calibri"/>
                <w:color w:val="000000"/>
                <w:sz w:val="16"/>
                <w:szCs w:val="16"/>
              </w:rPr>
              <w:t>Time for HH to get to water source</w:t>
            </w:r>
          </w:p>
        </w:tc>
        <w:tc>
          <w:tcPr>
            <w:tcW w:w="1105" w:type="dxa"/>
            <w:tcBorders>
              <w:right w:val="single" w:sz="4" w:space="0" w:color="auto"/>
            </w:tcBorders>
            <w:noWrap/>
          </w:tcPr>
          <w:p w14:paraId="5978E96A" w14:textId="77777777" w:rsidR="00162F7F" w:rsidRPr="00DC770F" w:rsidRDefault="00162F7F" w:rsidP="00162F7F">
            <w:pPr>
              <w:pStyle w:val="KeinLeerraum"/>
              <w:jc w:val="center"/>
              <w:rPr>
                <w:noProof/>
                <w:sz w:val="16"/>
                <w:szCs w:val="16"/>
              </w:rPr>
            </w:pPr>
            <w:r w:rsidRPr="00DC770F">
              <w:rPr>
                <w:rFonts w:cs="Calibri"/>
                <w:color w:val="000000"/>
                <w:sz w:val="16"/>
                <w:szCs w:val="16"/>
              </w:rPr>
              <w:t>68</w:t>
            </w:r>
          </w:p>
        </w:tc>
        <w:tc>
          <w:tcPr>
            <w:tcW w:w="1797" w:type="dxa"/>
            <w:gridSpan w:val="2"/>
            <w:tcBorders>
              <w:left w:val="single" w:sz="4" w:space="0" w:color="auto"/>
            </w:tcBorders>
            <w:noWrap/>
          </w:tcPr>
          <w:p w14:paraId="0E9F7F9F" w14:textId="77777777" w:rsidR="00162F7F" w:rsidRPr="00DC770F" w:rsidRDefault="00162F7F" w:rsidP="00162F7F">
            <w:pPr>
              <w:pStyle w:val="KeinLeerraum"/>
              <w:jc w:val="center"/>
              <w:rPr>
                <w:noProof/>
                <w:sz w:val="16"/>
                <w:szCs w:val="16"/>
              </w:rPr>
            </w:pPr>
            <w:r w:rsidRPr="00DC770F">
              <w:rPr>
                <w:rFonts w:cs="Calibri"/>
                <w:color w:val="000000"/>
                <w:sz w:val="16"/>
                <w:szCs w:val="16"/>
              </w:rPr>
              <w:t>Ideal number of children</w:t>
            </w:r>
          </w:p>
        </w:tc>
        <w:tc>
          <w:tcPr>
            <w:tcW w:w="1105" w:type="dxa"/>
            <w:tcBorders>
              <w:right w:val="single" w:sz="4" w:space="0" w:color="auto"/>
            </w:tcBorders>
            <w:noWrap/>
          </w:tcPr>
          <w:p w14:paraId="17EFB0C2" w14:textId="77777777" w:rsidR="00162F7F" w:rsidRPr="00DC770F" w:rsidRDefault="00162F7F" w:rsidP="00162F7F">
            <w:pPr>
              <w:pStyle w:val="KeinLeerraum"/>
              <w:jc w:val="center"/>
              <w:rPr>
                <w:noProof/>
                <w:sz w:val="16"/>
                <w:szCs w:val="16"/>
              </w:rPr>
            </w:pPr>
            <w:r w:rsidRPr="00DC770F">
              <w:rPr>
                <w:rFonts w:cs="Calibri"/>
                <w:color w:val="000000"/>
                <w:sz w:val="16"/>
                <w:szCs w:val="16"/>
              </w:rPr>
              <w:t>51</w:t>
            </w:r>
          </w:p>
        </w:tc>
        <w:tc>
          <w:tcPr>
            <w:tcW w:w="1580" w:type="dxa"/>
            <w:gridSpan w:val="2"/>
            <w:tcBorders>
              <w:left w:val="single" w:sz="4" w:space="0" w:color="auto"/>
            </w:tcBorders>
            <w:noWrap/>
          </w:tcPr>
          <w:p w14:paraId="615CCC94" w14:textId="77777777" w:rsidR="00162F7F" w:rsidRPr="00DC770F" w:rsidRDefault="00162F7F" w:rsidP="00162F7F">
            <w:pPr>
              <w:pStyle w:val="KeinLeerraum"/>
              <w:jc w:val="center"/>
              <w:rPr>
                <w:noProof/>
                <w:sz w:val="16"/>
                <w:szCs w:val="16"/>
              </w:rPr>
            </w:pPr>
            <w:r w:rsidRPr="00DC770F">
              <w:rPr>
                <w:rFonts w:cs="Calibri"/>
                <w:color w:val="000000"/>
                <w:sz w:val="16"/>
                <w:szCs w:val="16"/>
              </w:rPr>
              <w:t>Number of HH members</w:t>
            </w:r>
          </w:p>
        </w:tc>
        <w:tc>
          <w:tcPr>
            <w:tcW w:w="1105" w:type="dxa"/>
            <w:tcBorders>
              <w:right w:val="single" w:sz="4" w:space="0" w:color="auto"/>
            </w:tcBorders>
            <w:noWrap/>
          </w:tcPr>
          <w:p w14:paraId="40213C42" w14:textId="77777777" w:rsidR="00162F7F" w:rsidRPr="00DC770F" w:rsidRDefault="00162F7F" w:rsidP="00162F7F">
            <w:pPr>
              <w:pStyle w:val="KeinLeerraum"/>
              <w:jc w:val="center"/>
              <w:rPr>
                <w:noProof/>
                <w:sz w:val="16"/>
                <w:szCs w:val="16"/>
              </w:rPr>
            </w:pPr>
            <w:r w:rsidRPr="00DC770F">
              <w:rPr>
                <w:rFonts w:cs="Calibri"/>
                <w:color w:val="000000"/>
                <w:sz w:val="16"/>
                <w:szCs w:val="16"/>
              </w:rPr>
              <w:t>50</w:t>
            </w:r>
          </w:p>
        </w:tc>
        <w:tc>
          <w:tcPr>
            <w:tcW w:w="1947" w:type="dxa"/>
            <w:gridSpan w:val="2"/>
            <w:tcBorders>
              <w:left w:val="single" w:sz="4" w:space="0" w:color="auto"/>
            </w:tcBorders>
            <w:noWrap/>
          </w:tcPr>
          <w:p w14:paraId="5611786E" w14:textId="77777777" w:rsidR="00162F7F" w:rsidRPr="00DC770F" w:rsidRDefault="00162F7F" w:rsidP="00162F7F">
            <w:pPr>
              <w:pStyle w:val="KeinLeerraum"/>
              <w:jc w:val="center"/>
              <w:rPr>
                <w:noProof/>
                <w:sz w:val="16"/>
                <w:szCs w:val="16"/>
              </w:rPr>
            </w:pPr>
            <w:r w:rsidRPr="00DC770F">
              <w:rPr>
                <w:rFonts w:cs="Calibri"/>
                <w:color w:val="000000"/>
                <w:sz w:val="16"/>
                <w:szCs w:val="16"/>
              </w:rPr>
              <w:t>Number of trips woman took in last 12 months</w:t>
            </w:r>
          </w:p>
        </w:tc>
        <w:tc>
          <w:tcPr>
            <w:tcW w:w="1105" w:type="dxa"/>
            <w:noWrap/>
          </w:tcPr>
          <w:p w14:paraId="77460699" w14:textId="77777777" w:rsidR="00162F7F" w:rsidRPr="00DC770F" w:rsidRDefault="00162F7F" w:rsidP="00162F7F">
            <w:pPr>
              <w:pStyle w:val="KeinLeerraum"/>
              <w:jc w:val="center"/>
              <w:rPr>
                <w:noProof/>
                <w:sz w:val="16"/>
                <w:szCs w:val="16"/>
              </w:rPr>
            </w:pPr>
            <w:r w:rsidRPr="00DC770F">
              <w:rPr>
                <w:rFonts w:cs="Calibri"/>
                <w:color w:val="000000"/>
                <w:sz w:val="16"/>
                <w:szCs w:val="16"/>
              </w:rPr>
              <w:t>23</w:t>
            </w:r>
          </w:p>
        </w:tc>
      </w:tr>
      <w:tr w:rsidR="00162F7F" w:rsidRPr="00DC770F" w14:paraId="1F8F1CD3" w14:textId="77777777" w:rsidTr="00A41ADE">
        <w:trPr>
          <w:gridAfter w:val="1"/>
          <w:wAfter w:w="9" w:type="dxa"/>
          <w:trHeight w:val="290"/>
        </w:trPr>
        <w:tc>
          <w:tcPr>
            <w:tcW w:w="1791" w:type="dxa"/>
            <w:tcBorders>
              <w:right w:val="single" w:sz="4" w:space="0" w:color="auto"/>
            </w:tcBorders>
            <w:noWrap/>
            <w:hideMark/>
          </w:tcPr>
          <w:p w14:paraId="1E4A85B8" w14:textId="066F03C5" w:rsidR="00162F7F" w:rsidRPr="00DC770F" w:rsidRDefault="00162F7F" w:rsidP="00162F7F">
            <w:pPr>
              <w:pStyle w:val="KeinLeerraum"/>
              <w:jc w:val="left"/>
              <w:rPr>
                <w:noProof/>
                <w:sz w:val="18"/>
                <w:szCs w:val="18"/>
              </w:rPr>
            </w:pPr>
            <w:r w:rsidRPr="002A0CB6">
              <w:rPr>
                <w:noProof/>
                <w:sz w:val="18"/>
                <w:szCs w:val="18"/>
              </w:rPr>
              <w:t>Eswatini</w:t>
            </w:r>
          </w:p>
        </w:tc>
        <w:tc>
          <w:tcPr>
            <w:tcW w:w="1465" w:type="dxa"/>
            <w:tcBorders>
              <w:left w:val="single" w:sz="4" w:space="0" w:color="auto"/>
            </w:tcBorders>
            <w:noWrap/>
          </w:tcPr>
          <w:p w14:paraId="2BF89B98" w14:textId="77777777" w:rsidR="00162F7F" w:rsidRPr="00DC770F" w:rsidRDefault="00162F7F" w:rsidP="00162F7F">
            <w:pPr>
              <w:pStyle w:val="KeinLeerraum"/>
              <w:jc w:val="center"/>
              <w:rPr>
                <w:noProof/>
                <w:sz w:val="16"/>
                <w:szCs w:val="16"/>
              </w:rPr>
            </w:pPr>
            <w:r w:rsidRPr="00DC770F">
              <w:rPr>
                <w:rFonts w:cs="Calibri"/>
                <w:color w:val="000000"/>
                <w:sz w:val="16"/>
                <w:szCs w:val="16"/>
              </w:rPr>
              <w:t>Body Mass Index</w:t>
            </w:r>
          </w:p>
        </w:tc>
        <w:tc>
          <w:tcPr>
            <w:tcW w:w="1110" w:type="dxa"/>
            <w:tcBorders>
              <w:right w:val="single" w:sz="4" w:space="0" w:color="auto"/>
            </w:tcBorders>
            <w:noWrap/>
          </w:tcPr>
          <w:p w14:paraId="7B75CF16" w14:textId="77777777" w:rsidR="00162F7F" w:rsidRPr="00DC770F" w:rsidRDefault="00162F7F" w:rsidP="00162F7F">
            <w:pPr>
              <w:pStyle w:val="KeinLeerraum"/>
              <w:jc w:val="center"/>
              <w:rPr>
                <w:noProof/>
                <w:sz w:val="16"/>
                <w:szCs w:val="16"/>
              </w:rPr>
            </w:pPr>
            <w:r w:rsidRPr="00DC770F">
              <w:rPr>
                <w:rFonts w:cs="Calibri"/>
                <w:color w:val="000000"/>
                <w:sz w:val="16"/>
                <w:szCs w:val="16"/>
              </w:rPr>
              <w:t>100</w:t>
            </w:r>
          </w:p>
        </w:tc>
        <w:tc>
          <w:tcPr>
            <w:tcW w:w="1663" w:type="dxa"/>
            <w:tcBorders>
              <w:left w:val="single" w:sz="4" w:space="0" w:color="auto"/>
            </w:tcBorders>
            <w:noWrap/>
          </w:tcPr>
          <w:p w14:paraId="71967A06" w14:textId="77777777" w:rsidR="00162F7F" w:rsidRPr="00DC770F" w:rsidRDefault="00162F7F" w:rsidP="00162F7F">
            <w:pPr>
              <w:pStyle w:val="KeinLeerraum"/>
              <w:jc w:val="center"/>
              <w:rPr>
                <w:noProof/>
                <w:sz w:val="16"/>
                <w:szCs w:val="16"/>
              </w:rPr>
            </w:pPr>
            <w:proofErr w:type="spellStart"/>
            <w:r w:rsidRPr="00DC770F">
              <w:rPr>
                <w:rFonts w:cs="Calibri"/>
                <w:color w:val="000000"/>
                <w:sz w:val="16"/>
                <w:szCs w:val="16"/>
              </w:rPr>
              <w:t>Hemoglobin</w:t>
            </w:r>
            <w:proofErr w:type="spellEnd"/>
          </w:p>
        </w:tc>
        <w:tc>
          <w:tcPr>
            <w:tcW w:w="1105" w:type="dxa"/>
            <w:tcBorders>
              <w:right w:val="single" w:sz="4" w:space="0" w:color="auto"/>
            </w:tcBorders>
            <w:noWrap/>
          </w:tcPr>
          <w:p w14:paraId="34D41BE9" w14:textId="77777777" w:rsidR="00162F7F" w:rsidRPr="00DC770F" w:rsidRDefault="00162F7F" w:rsidP="00162F7F">
            <w:pPr>
              <w:pStyle w:val="KeinLeerraum"/>
              <w:jc w:val="center"/>
              <w:rPr>
                <w:noProof/>
                <w:sz w:val="16"/>
                <w:szCs w:val="16"/>
              </w:rPr>
            </w:pPr>
            <w:r w:rsidRPr="00DC770F">
              <w:rPr>
                <w:rFonts w:cs="Calibri"/>
                <w:color w:val="000000"/>
                <w:sz w:val="16"/>
                <w:szCs w:val="16"/>
              </w:rPr>
              <w:t>87</w:t>
            </w:r>
          </w:p>
        </w:tc>
        <w:tc>
          <w:tcPr>
            <w:tcW w:w="1797" w:type="dxa"/>
            <w:gridSpan w:val="2"/>
            <w:tcBorders>
              <w:left w:val="single" w:sz="4" w:space="0" w:color="auto"/>
            </w:tcBorders>
            <w:noWrap/>
          </w:tcPr>
          <w:p w14:paraId="483F8A7E" w14:textId="77777777" w:rsidR="00162F7F" w:rsidRPr="00DC770F" w:rsidRDefault="00162F7F" w:rsidP="00162F7F">
            <w:pPr>
              <w:pStyle w:val="KeinLeerraum"/>
              <w:jc w:val="center"/>
              <w:rPr>
                <w:noProof/>
                <w:sz w:val="16"/>
                <w:szCs w:val="16"/>
              </w:rPr>
            </w:pPr>
            <w:r w:rsidRPr="00DC770F">
              <w:rPr>
                <w:rFonts w:cs="Calibri"/>
                <w:color w:val="000000"/>
                <w:sz w:val="16"/>
                <w:szCs w:val="16"/>
              </w:rPr>
              <w:t>Number of HH members</w:t>
            </w:r>
          </w:p>
        </w:tc>
        <w:tc>
          <w:tcPr>
            <w:tcW w:w="1105" w:type="dxa"/>
            <w:tcBorders>
              <w:right w:val="single" w:sz="4" w:space="0" w:color="auto"/>
            </w:tcBorders>
            <w:noWrap/>
          </w:tcPr>
          <w:p w14:paraId="48B0DD3D" w14:textId="77777777" w:rsidR="00162F7F" w:rsidRPr="00DC770F" w:rsidRDefault="00162F7F" w:rsidP="00162F7F">
            <w:pPr>
              <w:pStyle w:val="KeinLeerraum"/>
              <w:jc w:val="center"/>
              <w:rPr>
                <w:noProof/>
                <w:sz w:val="16"/>
                <w:szCs w:val="16"/>
              </w:rPr>
            </w:pPr>
            <w:r w:rsidRPr="00DC770F">
              <w:rPr>
                <w:rFonts w:cs="Calibri"/>
                <w:color w:val="000000"/>
                <w:sz w:val="16"/>
                <w:szCs w:val="16"/>
              </w:rPr>
              <w:t>60</w:t>
            </w:r>
          </w:p>
        </w:tc>
        <w:tc>
          <w:tcPr>
            <w:tcW w:w="1580" w:type="dxa"/>
            <w:gridSpan w:val="2"/>
            <w:tcBorders>
              <w:left w:val="single" w:sz="4" w:space="0" w:color="auto"/>
            </w:tcBorders>
            <w:noWrap/>
          </w:tcPr>
          <w:p w14:paraId="4424425B" w14:textId="77777777" w:rsidR="00162F7F" w:rsidRPr="00DC770F" w:rsidRDefault="00162F7F" w:rsidP="00162F7F">
            <w:pPr>
              <w:pStyle w:val="KeinLeerraum"/>
              <w:jc w:val="center"/>
              <w:rPr>
                <w:noProof/>
                <w:sz w:val="16"/>
                <w:szCs w:val="16"/>
              </w:rPr>
            </w:pPr>
            <w:r w:rsidRPr="00DC770F">
              <w:rPr>
                <w:rFonts w:cs="Calibri"/>
                <w:color w:val="000000"/>
                <w:sz w:val="16"/>
                <w:szCs w:val="16"/>
              </w:rPr>
              <w:t>Ideal number of children</w:t>
            </w:r>
          </w:p>
        </w:tc>
        <w:tc>
          <w:tcPr>
            <w:tcW w:w="1105" w:type="dxa"/>
            <w:tcBorders>
              <w:right w:val="single" w:sz="4" w:space="0" w:color="auto"/>
            </w:tcBorders>
            <w:noWrap/>
          </w:tcPr>
          <w:p w14:paraId="3E1264B1" w14:textId="77777777" w:rsidR="00162F7F" w:rsidRPr="00DC770F" w:rsidRDefault="00162F7F" w:rsidP="00162F7F">
            <w:pPr>
              <w:pStyle w:val="KeinLeerraum"/>
              <w:jc w:val="center"/>
              <w:rPr>
                <w:noProof/>
                <w:sz w:val="16"/>
                <w:szCs w:val="16"/>
              </w:rPr>
            </w:pPr>
            <w:r w:rsidRPr="00DC770F">
              <w:rPr>
                <w:rFonts w:cs="Calibri"/>
                <w:color w:val="000000"/>
                <w:sz w:val="16"/>
                <w:szCs w:val="16"/>
              </w:rPr>
              <w:t>55</w:t>
            </w:r>
          </w:p>
        </w:tc>
        <w:tc>
          <w:tcPr>
            <w:tcW w:w="1947" w:type="dxa"/>
            <w:gridSpan w:val="2"/>
            <w:tcBorders>
              <w:left w:val="single" w:sz="4" w:space="0" w:color="auto"/>
            </w:tcBorders>
            <w:noWrap/>
          </w:tcPr>
          <w:p w14:paraId="62ADA6A7" w14:textId="77777777" w:rsidR="00162F7F" w:rsidRPr="00DC770F" w:rsidRDefault="00162F7F" w:rsidP="00162F7F">
            <w:pPr>
              <w:pStyle w:val="KeinLeerraum"/>
              <w:jc w:val="center"/>
              <w:rPr>
                <w:noProof/>
                <w:sz w:val="16"/>
                <w:szCs w:val="16"/>
              </w:rPr>
            </w:pPr>
            <w:r w:rsidRPr="00DC770F">
              <w:rPr>
                <w:rFonts w:cs="Calibri"/>
                <w:color w:val="000000"/>
                <w:sz w:val="16"/>
                <w:szCs w:val="16"/>
              </w:rPr>
              <w:t>Number of trips woman took in last 12 months</w:t>
            </w:r>
          </w:p>
        </w:tc>
        <w:tc>
          <w:tcPr>
            <w:tcW w:w="1105" w:type="dxa"/>
            <w:noWrap/>
          </w:tcPr>
          <w:p w14:paraId="3ADF3207" w14:textId="77777777" w:rsidR="00162F7F" w:rsidRPr="00DC770F" w:rsidRDefault="00162F7F" w:rsidP="00162F7F">
            <w:pPr>
              <w:pStyle w:val="KeinLeerraum"/>
              <w:jc w:val="center"/>
              <w:rPr>
                <w:noProof/>
                <w:sz w:val="16"/>
                <w:szCs w:val="16"/>
              </w:rPr>
            </w:pPr>
            <w:r w:rsidRPr="00DC770F">
              <w:rPr>
                <w:rFonts w:cs="Calibri"/>
                <w:color w:val="000000"/>
                <w:sz w:val="16"/>
                <w:szCs w:val="16"/>
              </w:rPr>
              <w:t>49</w:t>
            </w:r>
          </w:p>
        </w:tc>
      </w:tr>
      <w:tr w:rsidR="00162F7F" w:rsidRPr="00DC770F" w14:paraId="74E98535" w14:textId="77777777" w:rsidTr="00A41ADE">
        <w:trPr>
          <w:gridAfter w:val="1"/>
          <w:wAfter w:w="9" w:type="dxa"/>
          <w:trHeight w:val="290"/>
        </w:trPr>
        <w:tc>
          <w:tcPr>
            <w:tcW w:w="1791" w:type="dxa"/>
            <w:tcBorders>
              <w:right w:val="single" w:sz="4" w:space="0" w:color="auto"/>
            </w:tcBorders>
            <w:noWrap/>
            <w:hideMark/>
          </w:tcPr>
          <w:p w14:paraId="50517BCE" w14:textId="7DA8C2C0" w:rsidR="00162F7F" w:rsidRPr="00DC770F" w:rsidRDefault="00162F7F" w:rsidP="00162F7F">
            <w:pPr>
              <w:pStyle w:val="KeinLeerraum"/>
              <w:jc w:val="left"/>
              <w:rPr>
                <w:noProof/>
                <w:sz w:val="18"/>
                <w:szCs w:val="18"/>
              </w:rPr>
            </w:pPr>
            <w:r w:rsidRPr="002A0CB6">
              <w:rPr>
                <w:noProof/>
                <w:sz w:val="18"/>
                <w:szCs w:val="18"/>
              </w:rPr>
              <w:t>Ethiopia</w:t>
            </w:r>
          </w:p>
        </w:tc>
        <w:tc>
          <w:tcPr>
            <w:tcW w:w="1465" w:type="dxa"/>
            <w:tcBorders>
              <w:left w:val="single" w:sz="4" w:space="0" w:color="auto"/>
            </w:tcBorders>
            <w:noWrap/>
          </w:tcPr>
          <w:p w14:paraId="61076DAB" w14:textId="77777777" w:rsidR="00162F7F" w:rsidRPr="00DC770F" w:rsidRDefault="00162F7F" w:rsidP="00162F7F">
            <w:pPr>
              <w:pStyle w:val="KeinLeerraum"/>
              <w:jc w:val="center"/>
              <w:rPr>
                <w:noProof/>
                <w:sz w:val="16"/>
                <w:szCs w:val="16"/>
              </w:rPr>
            </w:pPr>
            <w:r w:rsidRPr="00DC770F">
              <w:rPr>
                <w:rFonts w:cs="Calibri"/>
                <w:color w:val="000000"/>
                <w:sz w:val="16"/>
                <w:szCs w:val="16"/>
              </w:rPr>
              <w:t>Body Mass Index</w:t>
            </w:r>
          </w:p>
        </w:tc>
        <w:tc>
          <w:tcPr>
            <w:tcW w:w="1110" w:type="dxa"/>
            <w:tcBorders>
              <w:right w:val="single" w:sz="4" w:space="0" w:color="auto"/>
            </w:tcBorders>
            <w:noWrap/>
          </w:tcPr>
          <w:p w14:paraId="75071F2C" w14:textId="77777777" w:rsidR="00162F7F" w:rsidRPr="00DC770F" w:rsidRDefault="00162F7F" w:rsidP="00162F7F">
            <w:pPr>
              <w:pStyle w:val="KeinLeerraum"/>
              <w:jc w:val="center"/>
              <w:rPr>
                <w:noProof/>
                <w:sz w:val="16"/>
                <w:szCs w:val="16"/>
              </w:rPr>
            </w:pPr>
            <w:r w:rsidRPr="00DC770F">
              <w:rPr>
                <w:rFonts w:cs="Calibri"/>
                <w:color w:val="000000"/>
                <w:sz w:val="16"/>
                <w:szCs w:val="16"/>
              </w:rPr>
              <w:t>100</w:t>
            </w:r>
          </w:p>
        </w:tc>
        <w:tc>
          <w:tcPr>
            <w:tcW w:w="1663" w:type="dxa"/>
            <w:tcBorders>
              <w:left w:val="single" w:sz="4" w:space="0" w:color="auto"/>
            </w:tcBorders>
            <w:noWrap/>
          </w:tcPr>
          <w:p w14:paraId="2D43C3F6" w14:textId="77777777" w:rsidR="00162F7F" w:rsidRPr="00DC770F" w:rsidRDefault="00162F7F" w:rsidP="00162F7F">
            <w:pPr>
              <w:pStyle w:val="KeinLeerraum"/>
              <w:jc w:val="center"/>
              <w:rPr>
                <w:noProof/>
                <w:sz w:val="16"/>
                <w:szCs w:val="16"/>
              </w:rPr>
            </w:pPr>
            <w:proofErr w:type="spellStart"/>
            <w:r w:rsidRPr="00DC770F">
              <w:rPr>
                <w:rFonts w:cs="Calibri"/>
                <w:color w:val="000000"/>
                <w:sz w:val="16"/>
                <w:szCs w:val="16"/>
              </w:rPr>
              <w:t>Hemoglobin</w:t>
            </w:r>
            <w:proofErr w:type="spellEnd"/>
          </w:p>
        </w:tc>
        <w:tc>
          <w:tcPr>
            <w:tcW w:w="1105" w:type="dxa"/>
            <w:tcBorders>
              <w:right w:val="single" w:sz="4" w:space="0" w:color="auto"/>
            </w:tcBorders>
            <w:noWrap/>
          </w:tcPr>
          <w:p w14:paraId="1BC17A47" w14:textId="77777777" w:rsidR="00162F7F" w:rsidRPr="00DC770F" w:rsidRDefault="00162F7F" w:rsidP="00162F7F">
            <w:pPr>
              <w:pStyle w:val="KeinLeerraum"/>
              <w:jc w:val="center"/>
              <w:rPr>
                <w:noProof/>
                <w:sz w:val="16"/>
                <w:szCs w:val="16"/>
              </w:rPr>
            </w:pPr>
            <w:r w:rsidRPr="00DC770F">
              <w:rPr>
                <w:rFonts w:cs="Calibri"/>
                <w:color w:val="000000"/>
                <w:sz w:val="16"/>
                <w:szCs w:val="16"/>
              </w:rPr>
              <w:t>62</w:t>
            </w:r>
          </w:p>
        </w:tc>
        <w:tc>
          <w:tcPr>
            <w:tcW w:w="1797" w:type="dxa"/>
            <w:gridSpan w:val="2"/>
            <w:tcBorders>
              <w:left w:val="single" w:sz="4" w:space="0" w:color="auto"/>
            </w:tcBorders>
            <w:noWrap/>
          </w:tcPr>
          <w:p w14:paraId="687CBB53" w14:textId="77777777" w:rsidR="00162F7F" w:rsidRPr="00DC770F" w:rsidRDefault="00162F7F" w:rsidP="00162F7F">
            <w:pPr>
              <w:pStyle w:val="KeinLeerraum"/>
              <w:jc w:val="center"/>
              <w:rPr>
                <w:noProof/>
                <w:sz w:val="16"/>
                <w:szCs w:val="16"/>
              </w:rPr>
            </w:pPr>
            <w:r w:rsidRPr="00DC770F">
              <w:rPr>
                <w:rFonts w:cs="Calibri"/>
                <w:color w:val="000000"/>
                <w:sz w:val="16"/>
                <w:szCs w:val="16"/>
              </w:rPr>
              <w:t>Tested for HIV</w:t>
            </w:r>
          </w:p>
        </w:tc>
        <w:tc>
          <w:tcPr>
            <w:tcW w:w="1105" w:type="dxa"/>
            <w:tcBorders>
              <w:right w:val="single" w:sz="4" w:space="0" w:color="auto"/>
            </w:tcBorders>
            <w:noWrap/>
          </w:tcPr>
          <w:p w14:paraId="142B4E93" w14:textId="77777777" w:rsidR="00162F7F" w:rsidRPr="00DC770F" w:rsidRDefault="00162F7F" w:rsidP="00162F7F">
            <w:pPr>
              <w:pStyle w:val="KeinLeerraum"/>
              <w:jc w:val="center"/>
              <w:rPr>
                <w:noProof/>
                <w:sz w:val="16"/>
                <w:szCs w:val="16"/>
              </w:rPr>
            </w:pPr>
            <w:r w:rsidRPr="00DC770F">
              <w:rPr>
                <w:rFonts w:cs="Calibri"/>
                <w:color w:val="000000"/>
                <w:sz w:val="16"/>
                <w:szCs w:val="16"/>
              </w:rPr>
              <w:t>34</w:t>
            </w:r>
          </w:p>
        </w:tc>
        <w:tc>
          <w:tcPr>
            <w:tcW w:w="1580" w:type="dxa"/>
            <w:gridSpan w:val="2"/>
            <w:tcBorders>
              <w:left w:val="single" w:sz="4" w:space="0" w:color="auto"/>
            </w:tcBorders>
            <w:noWrap/>
          </w:tcPr>
          <w:p w14:paraId="5C7214B3" w14:textId="77777777" w:rsidR="00162F7F" w:rsidRPr="00DC770F" w:rsidRDefault="00162F7F" w:rsidP="00162F7F">
            <w:pPr>
              <w:pStyle w:val="KeinLeerraum"/>
              <w:jc w:val="center"/>
              <w:rPr>
                <w:noProof/>
                <w:sz w:val="16"/>
                <w:szCs w:val="16"/>
              </w:rPr>
            </w:pPr>
            <w:r w:rsidRPr="00DC770F">
              <w:rPr>
                <w:rFonts w:cs="Calibri"/>
                <w:color w:val="000000"/>
                <w:sz w:val="16"/>
                <w:szCs w:val="16"/>
              </w:rPr>
              <w:t>Ideal number of children</w:t>
            </w:r>
          </w:p>
        </w:tc>
        <w:tc>
          <w:tcPr>
            <w:tcW w:w="1105" w:type="dxa"/>
            <w:tcBorders>
              <w:right w:val="single" w:sz="4" w:space="0" w:color="auto"/>
            </w:tcBorders>
            <w:noWrap/>
          </w:tcPr>
          <w:p w14:paraId="1F90F2D1" w14:textId="77777777" w:rsidR="00162F7F" w:rsidRPr="00DC770F" w:rsidRDefault="00162F7F" w:rsidP="00162F7F">
            <w:pPr>
              <w:pStyle w:val="KeinLeerraum"/>
              <w:jc w:val="center"/>
              <w:rPr>
                <w:noProof/>
                <w:sz w:val="16"/>
                <w:szCs w:val="16"/>
              </w:rPr>
            </w:pPr>
            <w:r w:rsidRPr="00DC770F">
              <w:rPr>
                <w:rFonts w:cs="Calibri"/>
                <w:color w:val="000000"/>
                <w:sz w:val="16"/>
                <w:szCs w:val="16"/>
              </w:rPr>
              <w:t>34</w:t>
            </w:r>
          </w:p>
        </w:tc>
        <w:tc>
          <w:tcPr>
            <w:tcW w:w="1947" w:type="dxa"/>
            <w:gridSpan w:val="2"/>
            <w:tcBorders>
              <w:left w:val="single" w:sz="4" w:space="0" w:color="auto"/>
            </w:tcBorders>
            <w:noWrap/>
          </w:tcPr>
          <w:p w14:paraId="16C002F6" w14:textId="77777777" w:rsidR="00162F7F" w:rsidRPr="00DC770F" w:rsidRDefault="00162F7F" w:rsidP="00162F7F">
            <w:pPr>
              <w:pStyle w:val="KeinLeerraum"/>
              <w:jc w:val="center"/>
              <w:rPr>
                <w:noProof/>
                <w:sz w:val="16"/>
                <w:szCs w:val="16"/>
              </w:rPr>
            </w:pPr>
            <w:r w:rsidRPr="00DC770F">
              <w:rPr>
                <w:rFonts w:cs="Calibri"/>
                <w:color w:val="000000"/>
                <w:sz w:val="16"/>
                <w:szCs w:val="16"/>
              </w:rPr>
              <w:t>Number of HH members</w:t>
            </w:r>
          </w:p>
        </w:tc>
        <w:tc>
          <w:tcPr>
            <w:tcW w:w="1105" w:type="dxa"/>
            <w:noWrap/>
          </w:tcPr>
          <w:p w14:paraId="5F3E5256" w14:textId="77777777" w:rsidR="00162F7F" w:rsidRPr="00DC770F" w:rsidRDefault="00162F7F" w:rsidP="00162F7F">
            <w:pPr>
              <w:pStyle w:val="KeinLeerraum"/>
              <w:jc w:val="center"/>
              <w:rPr>
                <w:noProof/>
                <w:sz w:val="16"/>
                <w:szCs w:val="16"/>
              </w:rPr>
            </w:pPr>
            <w:r w:rsidRPr="00DC770F">
              <w:rPr>
                <w:rFonts w:cs="Calibri"/>
                <w:color w:val="000000"/>
                <w:sz w:val="16"/>
                <w:szCs w:val="16"/>
              </w:rPr>
              <w:t>26</w:t>
            </w:r>
          </w:p>
        </w:tc>
      </w:tr>
      <w:tr w:rsidR="00162F7F" w:rsidRPr="00DC770F" w14:paraId="560C1557" w14:textId="77777777" w:rsidTr="00A41ADE">
        <w:trPr>
          <w:gridAfter w:val="1"/>
          <w:wAfter w:w="9" w:type="dxa"/>
          <w:trHeight w:val="290"/>
        </w:trPr>
        <w:tc>
          <w:tcPr>
            <w:tcW w:w="1791" w:type="dxa"/>
            <w:tcBorders>
              <w:right w:val="single" w:sz="4" w:space="0" w:color="auto"/>
            </w:tcBorders>
            <w:noWrap/>
            <w:hideMark/>
          </w:tcPr>
          <w:p w14:paraId="3DA82589" w14:textId="2ACC4B99" w:rsidR="00162F7F" w:rsidRPr="00DC770F" w:rsidRDefault="00162F7F" w:rsidP="00162F7F">
            <w:pPr>
              <w:pStyle w:val="KeinLeerraum"/>
              <w:jc w:val="left"/>
              <w:rPr>
                <w:noProof/>
                <w:sz w:val="18"/>
                <w:szCs w:val="18"/>
              </w:rPr>
            </w:pPr>
            <w:r w:rsidRPr="002A0CB6">
              <w:rPr>
                <w:noProof/>
                <w:sz w:val="18"/>
                <w:szCs w:val="18"/>
              </w:rPr>
              <w:t>Ghana</w:t>
            </w:r>
          </w:p>
        </w:tc>
        <w:tc>
          <w:tcPr>
            <w:tcW w:w="1465" w:type="dxa"/>
            <w:tcBorders>
              <w:left w:val="single" w:sz="4" w:space="0" w:color="auto"/>
            </w:tcBorders>
            <w:noWrap/>
          </w:tcPr>
          <w:p w14:paraId="76B4C62B" w14:textId="77777777" w:rsidR="00162F7F" w:rsidRPr="00DC770F" w:rsidRDefault="00162F7F" w:rsidP="00162F7F">
            <w:pPr>
              <w:pStyle w:val="KeinLeerraum"/>
              <w:jc w:val="center"/>
              <w:rPr>
                <w:noProof/>
                <w:sz w:val="16"/>
                <w:szCs w:val="16"/>
              </w:rPr>
            </w:pPr>
            <w:r w:rsidRPr="00DC770F">
              <w:rPr>
                <w:rFonts w:cs="Calibri"/>
                <w:color w:val="000000"/>
                <w:sz w:val="16"/>
                <w:szCs w:val="16"/>
              </w:rPr>
              <w:t>Checkup after delivery</w:t>
            </w:r>
          </w:p>
        </w:tc>
        <w:tc>
          <w:tcPr>
            <w:tcW w:w="1110" w:type="dxa"/>
            <w:tcBorders>
              <w:right w:val="single" w:sz="4" w:space="0" w:color="auto"/>
            </w:tcBorders>
            <w:noWrap/>
          </w:tcPr>
          <w:p w14:paraId="102351D1" w14:textId="77777777" w:rsidR="00162F7F" w:rsidRPr="00DC770F" w:rsidRDefault="00162F7F" w:rsidP="00162F7F">
            <w:pPr>
              <w:pStyle w:val="KeinLeerraum"/>
              <w:jc w:val="center"/>
              <w:rPr>
                <w:noProof/>
                <w:sz w:val="16"/>
                <w:szCs w:val="16"/>
              </w:rPr>
            </w:pPr>
            <w:r w:rsidRPr="00DC770F">
              <w:rPr>
                <w:rFonts w:cs="Calibri"/>
                <w:color w:val="000000"/>
                <w:sz w:val="16"/>
                <w:szCs w:val="16"/>
              </w:rPr>
              <w:t>100</w:t>
            </w:r>
          </w:p>
        </w:tc>
        <w:tc>
          <w:tcPr>
            <w:tcW w:w="1663" w:type="dxa"/>
            <w:tcBorders>
              <w:left w:val="single" w:sz="4" w:space="0" w:color="auto"/>
            </w:tcBorders>
            <w:noWrap/>
          </w:tcPr>
          <w:p w14:paraId="36066B82" w14:textId="77777777" w:rsidR="00162F7F" w:rsidRPr="00DC770F" w:rsidRDefault="00162F7F" w:rsidP="00162F7F">
            <w:pPr>
              <w:pStyle w:val="KeinLeerraum"/>
              <w:jc w:val="center"/>
              <w:rPr>
                <w:noProof/>
                <w:sz w:val="16"/>
                <w:szCs w:val="16"/>
              </w:rPr>
            </w:pPr>
            <w:r w:rsidRPr="00DC770F">
              <w:rPr>
                <w:rFonts w:cs="Calibri"/>
                <w:color w:val="000000"/>
                <w:sz w:val="16"/>
                <w:szCs w:val="16"/>
              </w:rPr>
              <w:t xml:space="preserve">Ethnicity: Mole </w:t>
            </w:r>
            <w:proofErr w:type="spellStart"/>
            <w:r w:rsidRPr="00DC770F">
              <w:rPr>
                <w:rFonts w:cs="Calibri"/>
                <w:color w:val="000000"/>
                <w:sz w:val="16"/>
                <w:szCs w:val="16"/>
              </w:rPr>
              <w:t>dagbani</w:t>
            </w:r>
            <w:proofErr w:type="spellEnd"/>
          </w:p>
        </w:tc>
        <w:tc>
          <w:tcPr>
            <w:tcW w:w="1105" w:type="dxa"/>
            <w:tcBorders>
              <w:right w:val="single" w:sz="4" w:space="0" w:color="auto"/>
            </w:tcBorders>
            <w:noWrap/>
          </w:tcPr>
          <w:p w14:paraId="2F5736FD" w14:textId="77777777" w:rsidR="00162F7F" w:rsidRPr="00DC770F" w:rsidRDefault="00162F7F" w:rsidP="00162F7F">
            <w:pPr>
              <w:pStyle w:val="KeinLeerraum"/>
              <w:jc w:val="center"/>
              <w:rPr>
                <w:noProof/>
                <w:sz w:val="16"/>
                <w:szCs w:val="16"/>
              </w:rPr>
            </w:pPr>
            <w:r w:rsidRPr="00DC770F">
              <w:rPr>
                <w:rFonts w:cs="Calibri"/>
                <w:color w:val="000000"/>
                <w:sz w:val="16"/>
                <w:szCs w:val="16"/>
              </w:rPr>
              <w:t>90</w:t>
            </w:r>
          </w:p>
        </w:tc>
        <w:tc>
          <w:tcPr>
            <w:tcW w:w="1797" w:type="dxa"/>
            <w:gridSpan w:val="2"/>
            <w:tcBorders>
              <w:left w:val="single" w:sz="4" w:space="0" w:color="auto"/>
            </w:tcBorders>
            <w:noWrap/>
          </w:tcPr>
          <w:p w14:paraId="3FE55CCE" w14:textId="77777777" w:rsidR="00162F7F" w:rsidRPr="00DC770F" w:rsidRDefault="00162F7F" w:rsidP="00162F7F">
            <w:pPr>
              <w:pStyle w:val="KeinLeerraum"/>
              <w:jc w:val="center"/>
              <w:rPr>
                <w:noProof/>
                <w:sz w:val="16"/>
                <w:szCs w:val="16"/>
              </w:rPr>
            </w:pPr>
            <w:r w:rsidRPr="00DC770F">
              <w:rPr>
                <w:rFonts w:cs="Calibri"/>
                <w:color w:val="000000"/>
                <w:sz w:val="16"/>
                <w:szCs w:val="16"/>
              </w:rPr>
              <w:t>Ethnicity: Akan</w:t>
            </w:r>
          </w:p>
        </w:tc>
        <w:tc>
          <w:tcPr>
            <w:tcW w:w="1105" w:type="dxa"/>
            <w:tcBorders>
              <w:right w:val="single" w:sz="4" w:space="0" w:color="auto"/>
            </w:tcBorders>
            <w:noWrap/>
          </w:tcPr>
          <w:p w14:paraId="5D261CF5" w14:textId="77777777" w:rsidR="00162F7F" w:rsidRPr="00DC770F" w:rsidRDefault="00162F7F" w:rsidP="00162F7F">
            <w:pPr>
              <w:pStyle w:val="KeinLeerraum"/>
              <w:jc w:val="center"/>
              <w:rPr>
                <w:noProof/>
                <w:sz w:val="16"/>
                <w:szCs w:val="16"/>
              </w:rPr>
            </w:pPr>
            <w:r w:rsidRPr="00DC770F">
              <w:rPr>
                <w:rFonts w:cs="Calibri"/>
                <w:color w:val="000000"/>
                <w:sz w:val="16"/>
                <w:szCs w:val="16"/>
              </w:rPr>
              <w:t>74</w:t>
            </w:r>
          </w:p>
        </w:tc>
        <w:tc>
          <w:tcPr>
            <w:tcW w:w="1580" w:type="dxa"/>
            <w:gridSpan w:val="2"/>
            <w:tcBorders>
              <w:left w:val="single" w:sz="4" w:space="0" w:color="auto"/>
            </w:tcBorders>
            <w:noWrap/>
          </w:tcPr>
          <w:p w14:paraId="1A31BFD8" w14:textId="77777777" w:rsidR="00162F7F" w:rsidRPr="00DC770F" w:rsidRDefault="00162F7F" w:rsidP="00162F7F">
            <w:pPr>
              <w:pStyle w:val="KeinLeerraum"/>
              <w:jc w:val="center"/>
              <w:rPr>
                <w:noProof/>
                <w:sz w:val="16"/>
                <w:szCs w:val="16"/>
              </w:rPr>
            </w:pPr>
            <w:r w:rsidRPr="00DC770F">
              <w:rPr>
                <w:rFonts w:cs="Calibri"/>
                <w:color w:val="000000"/>
                <w:sz w:val="16"/>
                <w:szCs w:val="16"/>
              </w:rPr>
              <w:t>Ever heard of tuberculosis</w:t>
            </w:r>
          </w:p>
        </w:tc>
        <w:tc>
          <w:tcPr>
            <w:tcW w:w="1105" w:type="dxa"/>
            <w:tcBorders>
              <w:right w:val="single" w:sz="4" w:space="0" w:color="auto"/>
            </w:tcBorders>
            <w:noWrap/>
          </w:tcPr>
          <w:p w14:paraId="019976F9" w14:textId="77777777" w:rsidR="00162F7F" w:rsidRPr="00DC770F" w:rsidRDefault="00162F7F" w:rsidP="00162F7F">
            <w:pPr>
              <w:pStyle w:val="KeinLeerraum"/>
              <w:jc w:val="center"/>
              <w:rPr>
                <w:noProof/>
                <w:sz w:val="16"/>
                <w:szCs w:val="16"/>
              </w:rPr>
            </w:pPr>
            <w:r w:rsidRPr="00DC770F">
              <w:rPr>
                <w:rFonts w:cs="Calibri"/>
                <w:color w:val="000000"/>
                <w:sz w:val="16"/>
                <w:szCs w:val="16"/>
              </w:rPr>
              <w:t>67</w:t>
            </w:r>
          </w:p>
        </w:tc>
        <w:tc>
          <w:tcPr>
            <w:tcW w:w="1947" w:type="dxa"/>
            <w:gridSpan w:val="2"/>
            <w:tcBorders>
              <w:left w:val="single" w:sz="4" w:space="0" w:color="auto"/>
            </w:tcBorders>
            <w:noWrap/>
          </w:tcPr>
          <w:p w14:paraId="7775D617" w14:textId="77777777" w:rsidR="00162F7F" w:rsidRPr="00DC770F" w:rsidRDefault="00162F7F" w:rsidP="00162F7F">
            <w:pPr>
              <w:pStyle w:val="KeinLeerraum"/>
              <w:jc w:val="center"/>
              <w:rPr>
                <w:noProof/>
                <w:sz w:val="16"/>
                <w:szCs w:val="16"/>
              </w:rPr>
            </w:pPr>
            <w:r w:rsidRPr="00DC770F">
              <w:rPr>
                <w:rFonts w:cs="Calibri"/>
                <w:color w:val="000000"/>
                <w:sz w:val="16"/>
                <w:szCs w:val="16"/>
              </w:rPr>
              <w:t>HH has any toilet facility</w:t>
            </w:r>
          </w:p>
        </w:tc>
        <w:tc>
          <w:tcPr>
            <w:tcW w:w="1105" w:type="dxa"/>
            <w:noWrap/>
          </w:tcPr>
          <w:p w14:paraId="7EA333ED" w14:textId="77777777" w:rsidR="00162F7F" w:rsidRPr="00DC770F" w:rsidRDefault="00162F7F" w:rsidP="00162F7F">
            <w:pPr>
              <w:pStyle w:val="KeinLeerraum"/>
              <w:jc w:val="center"/>
              <w:rPr>
                <w:noProof/>
                <w:sz w:val="16"/>
                <w:szCs w:val="16"/>
              </w:rPr>
            </w:pPr>
            <w:r w:rsidRPr="00DC770F">
              <w:rPr>
                <w:rFonts w:cs="Calibri"/>
                <w:color w:val="000000"/>
                <w:sz w:val="16"/>
                <w:szCs w:val="16"/>
              </w:rPr>
              <w:t>60</w:t>
            </w:r>
          </w:p>
        </w:tc>
      </w:tr>
      <w:tr w:rsidR="00162F7F" w:rsidRPr="00DC770F" w14:paraId="5239DA23" w14:textId="77777777" w:rsidTr="00A41ADE">
        <w:trPr>
          <w:gridAfter w:val="1"/>
          <w:wAfter w:w="9" w:type="dxa"/>
          <w:trHeight w:val="290"/>
        </w:trPr>
        <w:tc>
          <w:tcPr>
            <w:tcW w:w="1791" w:type="dxa"/>
            <w:tcBorders>
              <w:right w:val="single" w:sz="4" w:space="0" w:color="auto"/>
            </w:tcBorders>
            <w:noWrap/>
            <w:hideMark/>
          </w:tcPr>
          <w:p w14:paraId="289B8964" w14:textId="258C7B87" w:rsidR="00162F7F" w:rsidRPr="00DC770F" w:rsidRDefault="00162F7F" w:rsidP="00162F7F">
            <w:pPr>
              <w:pStyle w:val="KeinLeerraum"/>
              <w:jc w:val="left"/>
              <w:rPr>
                <w:noProof/>
                <w:sz w:val="18"/>
                <w:szCs w:val="18"/>
              </w:rPr>
            </w:pPr>
            <w:r w:rsidRPr="002A0CB6">
              <w:rPr>
                <w:noProof/>
                <w:sz w:val="18"/>
                <w:szCs w:val="18"/>
              </w:rPr>
              <w:t>Guinea</w:t>
            </w:r>
          </w:p>
        </w:tc>
        <w:tc>
          <w:tcPr>
            <w:tcW w:w="1465" w:type="dxa"/>
            <w:tcBorders>
              <w:left w:val="single" w:sz="4" w:space="0" w:color="auto"/>
            </w:tcBorders>
            <w:noWrap/>
          </w:tcPr>
          <w:p w14:paraId="71F2928C" w14:textId="77777777" w:rsidR="00162F7F" w:rsidRPr="00DC770F" w:rsidRDefault="00162F7F" w:rsidP="00162F7F">
            <w:pPr>
              <w:pStyle w:val="KeinLeerraum"/>
              <w:jc w:val="center"/>
              <w:rPr>
                <w:noProof/>
                <w:sz w:val="16"/>
                <w:szCs w:val="16"/>
              </w:rPr>
            </w:pPr>
            <w:r w:rsidRPr="00DC770F">
              <w:rPr>
                <w:rFonts w:cs="Calibri"/>
                <w:color w:val="000000"/>
                <w:sz w:val="16"/>
                <w:szCs w:val="16"/>
              </w:rPr>
              <w:t>Number of HH members</w:t>
            </w:r>
          </w:p>
        </w:tc>
        <w:tc>
          <w:tcPr>
            <w:tcW w:w="1110" w:type="dxa"/>
            <w:tcBorders>
              <w:right w:val="single" w:sz="4" w:space="0" w:color="auto"/>
            </w:tcBorders>
            <w:noWrap/>
          </w:tcPr>
          <w:p w14:paraId="01ED012B" w14:textId="77777777" w:rsidR="00162F7F" w:rsidRPr="00DC770F" w:rsidRDefault="00162F7F" w:rsidP="00162F7F">
            <w:pPr>
              <w:pStyle w:val="KeinLeerraum"/>
              <w:jc w:val="center"/>
              <w:rPr>
                <w:noProof/>
                <w:sz w:val="16"/>
                <w:szCs w:val="16"/>
              </w:rPr>
            </w:pPr>
            <w:r w:rsidRPr="00DC770F">
              <w:rPr>
                <w:rFonts w:cs="Calibri"/>
                <w:color w:val="000000"/>
                <w:sz w:val="16"/>
                <w:szCs w:val="16"/>
              </w:rPr>
              <w:t>100</w:t>
            </w:r>
          </w:p>
        </w:tc>
        <w:tc>
          <w:tcPr>
            <w:tcW w:w="1663" w:type="dxa"/>
            <w:tcBorders>
              <w:left w:val="single" w:sz="4" w:space="0" w:color="auto"/>
            </w:tcBorders>
            <w:noWrap/>
          </w:tcPr>
          <w:p w14:paraId="7C528F48" w14:textId="77777777" w:rsidR="00162F7F" w:rsidRPr="00DC770F" w:rsidRDefault="00162F7F" w:rsidP="00162F7F">
            <w:pPr>
              <w:pStyle w:val="KeinLeerraum"/>
              <w:jc w:val="center"/>
              <w:rPr>
                <w:noProof/>
                <w:sz w:val="16"/>
                <w:szCs w:val="16"/>
              </w:rPr>
            </w:pPr>
            <w:r w:rsidRPr="00DC770F">
              <w:rPr>
                <w:rFonts w:cs="Calibri"/>
                <w:color w:val="000000"/>
                <w:sz w:val="16"/>
                <w:szCs w:val="16"/>
              </w:rPr>
              <w:t>At least one tetanus injection before birth</w:t>
            </w:r>
          </w:p>
        </w:tc>
        <w:tc>
          <w:tcPr>
            <w:tcW w:w="1105" w:type="dxa"/>
            <w:tcBorders>
              <w:right w:val="single" w:sz="4" w:space="0" w:color="auto"/>
            </w:tcBorders>
            <w:noWrap/>
          </w:tcPr>
          <w:p w14:paraId="064FB400" w14:textId="77777777" w:rsidR="00162F7F" w:rsidRPr="00DC770F" w:rsidRDefault="00162F7F" w:rsidP="00162F7F">
            <w:pPr>
              <w:pStyle w:val="KeinLeerraum"/>
              <w:jc w:val="center"/>
              <w:rPr>
                <w:noProof/>
                <w:sz w:val="16"/>
                <w:szCs w:val="16"/>
              </w:rPr>
            </w:pPr>
            <w:r w:rsidRPr="00DC770F">
              <w:rPr>
                <w:rFonts w:cs="Calibri"/>
                <w:color w:val="000000"/>
                <w:sz w:val="16"/>
                <w:szCs w:val="16"/>
              </w:rPr>
              <w:t>79</w:t>
            </w:r>
          </w:p>
        </w:tc>
        <w:tc>
          <w:tcPr>
            <w:tcW w:w="1797" w:type="dxa"/>
            <w:gridSpan w:val="2"/>
            <w:tcBorders>
              <w:left w:val="single" w:sz="4" w:space="0" w:color="auto"/>
            </w:tcBorders>
            <w:noWrap/>
          </w:tcPr>
          <w:p w14:paraId="3AB90B57" w14:textId="77777777" w:rsidR="00162F7F" w:rsidRPr="00DC770F" w:rsidRDefault="00162F7F" w:rsidP="00162F7F">
            <w:pPr>
              <w:pStyle w:val="KeinLeerraum"/>
              <w:jc w:val="center"/>
              <w:rPr>
                <w:noProof/>
                <w:sz w:val="16"/>
                <w:szCs w:val="16"/>
              </w:rPr>
            </w:pPr>
            <w:r w:rsidRPr="00DC770F">
              <w:rPr>
                <w:rFonts w:cs="Calibri"/>
                <w:color w:val="000000"/>
                <w:sz w:val="16"/>
                <w:szCs w:val="16"/>
              </w:rPr>
              <w:t>Number of trips woman took in last 12 months</w:t>
            </w:r>
          </w:p>
        </w:tc>
        <w:tc>
          <w:tcPr>
            <w:tcW w:w="1105" w:type="dxa"/>
            <w:tcBorders>
              <w:right w:val="single" w:sz="4" w:space="0" w:color="auto"/>
            </w:tcBorders>
            <w:noWrap/>
          </w:tcPr>
          <w:p w14:paraId="67F4C9F1" w14:textId="77777777" w:rsidR="00162F7F" w:rsidRPr="00DC770F" w:rsidRDefault="00162F7F" w:rsidP="00162F7F">
            <w:pPr>
              <w:pStyle w:val="KeinLeerraum"/>
              <w:jc w:val="center"/>
              <w:rPr>
                <w:noProof/>
                <w:sz w:val="16"/>
                <w:szCs w:val="16"/>
              </w:rPr>
            </w:pPr>
            <w:r w:rsidRPr="00DC770F">
              <w:rPr>
                <w:rFonts w:cs="Calibri"/>
                <w:color w:val="000000"/>
                <w:sz w:val="16"/>
                <w:szCs w:val="16"/>
              </w:rPr>
              <w:t>64</w:t>
            </w:r>
          </w:p>
        </w:tc>
        <w:tc>
          <w:tcPr>
            <w:tcW w:w="1580" w:type="dxa"/>
            <w:gridSpan w:val="2"/>
            <w:tcBorders>
              <w:left w:val="single" w:sz="4" w:space="0" w:color="auto"/>
            </w:tcBorders>
            <w:noWrap/>
          </w:tcPr>
          <w:p w14:paraId="34F40B60" w14:textId="77777777" w:rsidR="00162F7F" w:rsidRPr="00DC770F" w:rsidRDefault="00162F7F" w:rsidP="00162F7F">
            <w:pPr>
              <w:pStyle w:val="KeinLeerraum"/>
              <w:jc w:val="center"/>
              <w:rPr>
                <w:noProof/>
                <w:sz w:val="16"/>
                <w:szCs w:val="16"/>
              </w:rPr>
            </w:pPr>
            <w:r w:rsidRPr="00DC770F">
              <w:rPr>
                <w:rFonts w:cs="Calibri"/>
                <w:color w:val="000000"/>
                <w:sz w:val="16"/>
                <w:szCs w:val="16"/>
              </w:rPr>
              <w:t xml:space="preserve">Number of </w:t>
            </w:r>
            <w:proofErr w:type="spellStart"/>
            <w:r w:rsidRPr="00DC770F">
              <w:rPr>
                <w:rFonts w:cs="Calibri"/>
                <w:color w:val="000000"/>
                <w:sz w:val="16"/>
                <w:szCs w:val="16"/>
              </w:rPr>
              <w:t>mosquitonets</w:t>
            </w:r>
            <w:proofErr w:type="spellEnd"/>
          </w:p>
        </w:tc>
        <w:tc>
          <w:tcPr>
            <w:tcW w:w="1105" w:type="dxa"/>
            <w:tcBorders>
              <w:right w:val="single" w:sz="4" w:space="0" w:color="auto"/>
            </w:tcBorders>
            <w:noWrap/>
          </w:tcPr>
          <w:p w14:paraId="11654023" w14:textId="77777777" w:rsidR="00162F7F" w:rsidRPr="00DC770F" w:rsidRDefault="00162F7F" w:rsidP="00162F7F">
            <w:pPr>
              <w:pStyle w:val="KeinLeerraum"/>
              <w:jc w:val="center"/>
              <w:rPr>
                <w:noProof/>
                <w:sz w:val="16"/>
                <w:szCs w:val="16"/>
              </w:rPr>
            </w:pPr>
            <w:r w:rsidRPr="00DC770F">
              <w:rPr>
                <w:rFonts w:cs="Calibri"/>
                <w:color w:val="000000"/>
                <w:sz w:val="16"/>
                <w:szCs w:val="16"/>
              </w:rPr>
              <w:t>62</w:t>
            </w:r>
          </w:p>
        </w:tc>
        <w:tc>
          <w:tcPr>
            <w:tcW w:w="1947" w:type="dxa"/>
            <w:gridSpan w:val="2"/>
            <w:tcBorders>
              <w:left w:val="single" w:sz="4" w:space="0" w:color="auto"/>
            </w:tcBorders>
            <w:noWrap/>
          </w:tcPr>
          <w:p w14:paraId="745A4585" w14:textId="77777777" w:rsidR="00162F7F" w:rsidRPr="00DC770F" w:rsidRDefault="00162F7F" w:rsidP="00162F7F">
            <w:pPr>
              <w:pStyle w:val="KeinLeerraum"/>
              <w:jc w:val="center"/>
              <w:rPr>
                <w:noProof/>
                <w:sz w:val="16"/>
                <w:szCs w:val="16"/>
              </w:rPr>
            </w:pPr>
            <w:r w:rsidRPr="00DC770F">
              <w:rPr>
                <w:rFonts w:cs="Calibri"/>
                <w:color w:val="000000"/>
                <w:sz w:val="16"/>
                <w:szCs w:val="16"/>
              </w:rPr>
              <w:t>Number of male HH members</w:t>
            </w:r>
          </w:p>
        </w:tc>
        <w:tc>
          <w:tcPr>
            <w:tcW w:w="1105" w:type="dxa"/>
            <w:noWrap/>
          </w:tcPr>
          <w:p w14:paraId="4629F21B" w14:textId="77777777" w:rsidR="00162F7F" w:rsidRPr="00DC770F" w:rsidRDefault="00162F7F" w:rsidP="00162F7F">
            <w:pPr>
              <w:pStyle w:val="KeinLeerraum"/>
              <w:jc w:val="center"/>
              <w:rPr>
                <w:noProof/>
                <w:sz w:val="16"/>
                <w:szCs w:val="16"/>
              </w:rPr>
            </w:pPr>
            <w:r w:rsidRPr="00DC770F">
              <w:rPr>
                <w:rFonts w:cs="Calibri"/>
                <w:color w:val="000000"/>
                <w:sz w:val="16"/>
                <w:szCs w:val="16"/>
              </w:rPr>
              <w:t>54</w:t>
            </w:r>
          </w:p>
        </w:tc>
      </w:tr>
      <w:tr w:rsidR="00162F7F" w:rsidRPr="00DC770F" w14:paraId="5BD6C666" w14:textId="77777777" w:rsidTr="00A41ADE">
        <w:trPr>
          <w:gridAfter w:val="1"/>
          <w:wAfter w:w="9" w:type="dxa"/>
          <w:trHeight w:val="290"/>
        </w:trPr>
        <w:tc>
          <w:tcPr>
            <w:tcW w:w="1791" w:type="dxa"/>
            <w:tcBorders>
              <w:right w:val="single" w:sz="4" w:space="0" w:color="auto"/>
            </w:tcBorders>
            <w:noWrap/>
            <w:hideMark/>
          </w:tcPr>
          <w:p w14:paraId="107252E0" w14:textId="50D185A0" w:rsidR="00162F7F" w:rsidRPr="00DC770F" w:rsidRDefault="00162F7F" w:rsidP="00162F7F">
            <w:pPr>
              <w:pStyle w:val="KeinLeerraum"/>
              <w:jc w:val="left"/>
              <w:rPr>
                <w:noProof/>
                <w:sz w:val="18"/>
                <w:szCs w:val="18"/>
              </w:rPr>
            </w:pPr>
            <w:r w:rsidRPr="002A0CB6">
              <w:rPr>
                <w:noProof/>
                <w:sz w:val="18"/>
                <w:szCs w:val="18"/>
              </w:rPr>
              <w:t>Kenya</w:t>
            </w:r>
          </w:p>
        </w:tc>
        <w:tc>
          <w:tcPr>
            <w:tcW w:w="1465" w:type="dxa"/>
            <w:tcBorders>
              <w:left w:val="single" w:sz="4" w:space="0" w:color="auto"/>
            </w:tcBorders>
            <w:noWrap/>
          </w:tcPr>
          <w:p w14:paraId="0CE20CE8" w14:textId="77777777" w:rsidR="00162F7F" w:rsidRPr="00DC770F" w:rsidRDefault="00162F7F" w:rsidP="00162F7F">
            <w:pPr>
              <w:pStyle w:val="KeinLeerraum"/>
              <w:jc w:val="center"/>
              <w:rPr>
                <w:noProof/>
                <w:sz w:val="16"/>
                <w:szCs w:val="16"/>
              </w:rPr>
            </w:pPr>
            <w:r w:rsidRPr="00DC770F">
              <w:rPr>
                <w:rFonts w:cs="Calibri"/>
                <w:color w:val="000000"/>
                <w:sz w:val="16"/>
                <w:szCs w:val="16"/>
              </w:rPr>
              <w:t>Checkup after delivery</w:t>
            </w:r>
          </w:p>
        </w:tc>
        <w:tc>
          <w:tcPr>
            <w:tcW w:w="1110" w:type="dxa"/>
            <w:tcBorders>
              <w:right w:val="single" w:sz="4" w:space="0" w:color="auto"/>
            </w:tcBorders>
            <w:noWrap/>
          </w:tcPr>
          <w:p w14:paraId="5715D63B" w14:textId="77777777" w:rsidR="00162F7F" w:rsidRPr="00DC770F" w:rsidRDefault="00162F7F" w:rsidP="00162F7F">
            <w:pPr>
              <w:pStyle w:val="KeinLeerraum"/>
              <w:jc w:val="center"/>
              <w:rPr>
                <w:noProof/>
                <w:sz w:val="16"/>
                <w:szCs w:val="16"/>
              </w:rPr>
            </w:pPr>
            <w:r w:rsidRPr="00DC770F">
              <w:rPr>
                <w:rFonts w:cs="Calibri"/>
                <w:color w:val="000000"/>
                <w:sz w:val="16"/>
                <w:szCs w:val="16"/>
              </w:rPr>
              <w:t>100</w:t>
            </w:r>
          </w:p>
        </w:tc>
        <w:tc>
          <w:tcPr>
            <w:tcW w:w="1663" w:type="dxa"/>
            <w:tcBorders>
              <w:left w:val="single" w:sz="4" w:space="0" w:color="auto"/>
            </w:tcBorders>
            <w:noWrap/>
          </w:tcPr>
          <w:p w14:paraId="7BC866E1" w14:textId="77777777" w:rsidR="00162F7F" w:rsidRPr="00DC770F" w:rsidRDefault="00162F7F" w:rsidP="00162F7F">
            <w:pPr>
              <w:pStyle w:val="KeinLeerraum"/>
              <w:jc w:val="center"/>
              <w:rPr>
                <w:noProof/>
                <w:sz w:val="16"/>
                <w:szCs w:val="16"/>
              </w:rPr>
            </w:pPr>
            <w:r w:rsidRPr="00DC770F">
              <w:rPr>
                <w:rFonts w:cs="Calibri"/>
                <w:color w:val="000000"/>
                <w:sz w:val="16"/>
                <w:szCs w:val="16"/>
              </w:rPr>
              <w:t>Body Mass Index</w:t>
            </w:r>
          </w:p>
        </w:tc>
        <w:tc>
          <w:tcPr>
            <w:tcW w:w="1105" w:type="dxa"/>
            <w:tcBorders>
              <w:right w:val="single" w:sz="4" w:space="0" w:color="auto"/>
            </w:tcBorders>
            <w:noWrap/>
          </w:tcPr>
          <w:p w14:paraId="521FB096" w14:textId="77777777" w:rsidR="00162F7F" w:rsidRPr="00DC770F" w:rsidRDefault="00162F7F" w:rsidP="00162F7F">
            <w:pPr>
              <w:pStyle w:val="KeinLeerraum"/>
              <w:jc w:val="center"/>
              <w:rPr>
                <w:noProof/>
                <w:sz w:val="16"/>
                <w:szCs w:val="16"/>
              </w:rPr>
            </w:pPr>
            <w:r w:rsidRPr="00DC770F">
              <w:rPr>
                <w:rFonts w:cs="Calibri"/>
                <w:color w:val="000000"/>
                <w:sz w:val="16"/>
                <w:szCs w:val="16"/>
              </w:rPr>
              <w:t>90</w:t>
            </w:r>
          </w:p>
        </w:tc>
        <w:tc>
          <w:tcPr>
            <w:tcW w:w="1797" w:type="dxa"/>
            <w:gridSpan w:val="2"/>
            <w:tcBorders>
              <w:left w:val="single" w:sz="4" w:space="0" w:color="auto"/>
            </w:tcBorders>
            <w:noWrap/>
          </w:tcPr>
          <w:p w14:paraId="24C6453B" w14:textId="77777777" w:rsidR="00162F7F" w:rsidRPr="00DC770F" w:rsidRDefault="00162F7F" w:rsidP="00162F7F">
            <w:pPr>
              <w:pStyle w:val="KeinLeerraum"/>
              <w:jc w:val="center"/>
              <w:rPr>
                <w:noProof/>
                <w:sz w:val="16"/>
                <w:szCs w:val="16"/>
              </w:rPr>
            </w:pPr>
            <w:r w:rsidRPr="00DC770F">
              <w:rPr>
                <w:rFonts w:cs="Calibri"/>
                <w:color w:val="000000"/>
                <w:sz w:val="16"/>
                <w:szCs w:val="16"/>
              </w:rPr>
              <w:t>Ethnicity: Kalenjin</w:t>
            </w:r>
          </w:p>
        </w:tc>
        <w:tc>
          <w:tcPr>
            <w:tcW w:w="1105" w:type="dxa"/>
            <w:tcBorders>
              <w:right w:val="single" w:sz="4" w:space="0" w:color="auto"/>
            </w:tcBorders>
            <w:noWrap/>
          </w:tcPr>
          <w:p w14:paraId="655AC0FF" w14:textId="77777777" w:rsidR="00162F7F" w:rsidRPr="00DC770F" w:rsidRDefault="00162F7F" w:rsidP="00162F7F">
            <w:pPr>
              <w:pStyle w:val="KeinLeerraum"/>
              <w:jc w:val="center"/>
              <w:rPr>
                <w:noProof/>
                <w:sz w:val="16"/>
                <w:szCs w:val="16"/>
              </w:rPr>
            </w:pPr>
            <w:r w:rsidRPr="00DC770F">
              <w:rPr>
                <w:rFonts w:cs="Calibri"/>
                <w:color w:val="000000"/>
                <w:sz w:val="16"/>
                <w:szCs w:val="16"/>
              </w:rPr>
              <w:t>56</w:t>
            </w:r>
          </w:p>
        </w:tc>
        <w:tc>
          <w:tcPr>
            <w:tcW w:w="1580" w:type="dxa"/>
            <w:gridSpan w:val="2"/>
            <w:tcBorders>
              <w:left w:val="single" w:sz="4" w:space="0" w:color="auto"/>
            </w:tcBorders>
            <w:noWrap/>
          </w:tcPr>
          <w:p w14:paraId="65AAEB4C" w14:textId="77777777" w:rsidR="00162F7F" w:rsidRPr="00DC770F" w:rsidRDefault="00162F7F" w:rsidP="00162F7F">
            <w:pPr>
              <w:pStyle w:val="KeinLeerraum"/>
              <w:jc w:val="center"/>
              <w:rPr>
                <w:noProof/>
                <w:sz w:val="16"/>
                <w:szCs w:val="16"/>
              </w:rPr>
            </w:pPr>
            <w:r w:rsidRPr="00DC770F">
              <w:rPr>
                <w:rFonts w:cs="Calibri"/>
                <w:color w:val="000000"/>
                <w:sz w:val="16"/>
                <w:szCs w:val="16"/>
              </w:rPr>
              <w:t>Ideal number of children</w:t>
            </w:r>
          </w:p>
        </w:tc>
        <w:tc>
          <w:tcPr>
            <w:tcW w:w="1105" w:type="dxa"/>
            <w:tcBorders>
              <w:right w:val="single" w:sz="4" w:space="0" w:color="auto"/>
            </w:tcBorders>
            <w:noWrap/>
          </w:tcPr>
          <w:p w14:paraId="6911BBB1" w14:textId="77777777" w:rsidR="00162F7F" w:rsidRPr="00DC770F" w:rsidRDefault="00162F7F" w:rsidP="00162F7F">
            <w:pPr>
              <w:pStyle w:val="KeinLeerraum"/>
              <w:jc w:val="center"/>
              <w:rPr>
                <w:noProof/>
                <w:sz w:val="16"/>
                <w:szCs w:val="16"/>
              </w:rPr>
            </w:pPr>
            <w:r w:rsidRPr="00DC770F">
              <w:rPr>
                <w:rFonts w:cs="Calibri"/>
                <w:color w:val="000000"/>
                <w:sz w:val="16"/>
                <w:szCs w:val="16"/>
              </w:rPr>
              <w:t>36</w:t>
            </w:r>
          </w:p>
        </w:tc>
        <w:tc>
          <w:tcPr>
            <w:tcW w:w="1947" w:type="dxa"/>
            <w:gridSpan w:val="2"/>
            <w:tcBorders>
              <w:left w:val="single" w:sz="4" w:space="0" w:color="auto"/>
            </w:tcBorders>
            <w:noWrap/>
          </w:tcPr>
          <w:p w14:paraId="685A6385" w14:textId="77777777" w:rsidR="00162F7F" w:rsidRPr="00DC770F" w:rsidRDefault="00162F7F" w:rsidP="00162F7F">
            <w:pPr>
              <w:pStyle w:val="KeinLeerraum"/>
              <w:jc w:val="center"/>
              <w:rPr>
                <w:noProof/>
                <w:sz w:val="16"/>
                <w:szCs w:val="16"/>
              </w:rPr>
            </w:pPr>
            <w:r w:rsidRPr="00DC770F">
              <w:rPr>
                <w:rFonts w:cs="Calibri"/>
                <w:color w:val="000000"/>
                <w:sz w:val="16"/>
                <w:szCs w:val="16"/>
              </w:rPr>
              <w:t>Ethnicity: Turkana</w:t>
            </w:r>
          </w:p>
        </w:tc>
        <w:tc>
          <w:tcPr>
            <w:tcW w:w="1105" w:type="dxa"/>
            <w:noWrap/>
          </w:tcPr>
          <w:p w14:paraId="6EA8C692" w14:textId="77777777" w:rsidR="00162F7F" w:rsidRPr="00DC770F" w:rsidRDefault="00162F7F" w:rsidP="00162F7F">
            <w:pPr>
              <w:pStyle w:val="KeinLeerraum"/>
              <w:jc w:val="center"/>
              <w:rPr>
                <w:noProof/>
                <w:sz w:val="16"/>
                <w:szCs w:val="16"/>
              </w:rPr>
            </w:pPr>
            <w:r w:rsidRPr="00DC770F">
              <w:rPr>
                <w:rFonts w:cs="Calibri"/>
                <w:color w:val="000000"/>
                <w:sz w:val="16"/>
                <w:szCs w:val="16"/>
              </w:rPr>
              <w:t>25</w:t>
            </w:r>
          </w:p>
        </w:tc>
      </w:tr>
      <w:tr w:rsidR="00162F7F" w:rsidRPr="00DC770F" w14:paraId="04CD4332" w14:textId="77777777" w:rsidTr="00A41ADE">
        <w:trPr>
          <w:gridAfter w:val="1"/>
          <w:wAfter w:w="9" w:type="dxa"/>
          <w:trHeight w:val="290"/>
        </w:trPr>
        <w:tc>
          <w:tcPr>
            <w:tcW w:w="1791" w:type="dxa"/>
            <w:tcBorders>
              <w:right w:val="single" w:sz="4" w:space="0" w:color="auto"/>
            </w:tcBorders>
            <w:noWrap/>
            <w:hideMark/>
          </w:tcPr>
          <w:p w14:paraId="59861E88" w14:textId="4EB65C78" w:rsidR="00162F7F" w:rsidRPr="00DC770F" w:rsidRDefault="00162F7F" w:rsidP="00162F7F">
            <w:pPr>
              <w:pStyle w:val="KeinLeerraum"/>
              <w:jc w:val="left"/>
              <w:rPr>
                <w:noProof/>
                <w:sz w:val="18"/>
                <w:szCs w:val="18"/>
              </w:rPr>
            </w:pPr>
            <w:r w:rsidRPr="002A0CB6">
              <w:rPr>
                <w:noProof/>
                <w:sz w:val="18"/>
                <w:szCs w:val="18"/>
              </w:rPr>
              <w:t>Lesotho</w:t>
            </w:r>
          </w:p>
        </w:tc>
        <w:tc>
          <w:tcPr>
            <w:tcW w:w="1465" w:type="dxa"/>
            <w:tcBorders>
              <w:left w:val="single" w:sz="4" w:space="0" w:color="auto"/>
            </w:tcBorders>
            <w:noWrap/>
          </w:tcPr>
          <w:p w14:paraId="094E1B54" w14:textId="77777777" w:rsidR="00162F7F" w:rsidRPr="00DC770F" w:rsidRDefault="00162F7F" w:rsidP="00162F7F">
            <w:pPr>
              <w:pStyle w:val="KeinLeerraum"/>
              <w:jc w:val="center"/>
              <w:rPr>
                <w:noProof/>
                <w:sz w:val="16"/>
                <w:szCs w:val="16"/>
              </w:rPr>
            </w:pPr>
            <w:r w:rsidRPr="00DC770F">
              <w:rPr>
                <w:rFonts w:cs="Calibri"/>
                <w:color w:val="000000"/>
                <w:sz w:val="16"/>
                <w:szCs w:val="16"/>
              </w:rPr>
              <w:t>Number of HH members</w:t>
            </w:r>
          </w:p>
        </w:tc>
        <w:tc>
          <w:tcPr>
            <w:tcW w:w="1110" w:type="dxa"/>
            <w:tcBorders>
              <w:right w:val="single" w:sz="4" w:space="0" w:color="auto"/>
            </w:tcBorders>
            <w:noWrap/>
          </w:tcPr>
          <w:p w14:paraId="147B29C7" w14:textId="77777777" w:rsidR="00162F7F" w:rsidRPr="00DC770F" w:rsidRDefault="00162F7F" w:rsidP="00162F7F">
            <w:pPr>
              <w:pStyle w:val="KeinLeerraum"/>
              <w:jc w:val="center"/>
              <w:rPr>
                <w:noProof/>
                <w:sz w:val="16"/>
                <w:szCs w:val="16"/>
              </w:rPr>
            </w:pPr>
            <w:r w:rsidRPr="00DC770F">
              <w:rPr>
                <w:rFonts w:cs="Calibri"/>
                <w:color w:val="000000"/>
                <w:sz w:val="16"/>
                <w:szCs w:val="16"/>
              </w:rPr>
              <w:t>100</w:t>
            </w:r>
          </w:p>
        </w:tc>
        <w:tc>
          <w:tcPr>
            <w:tcW w:w="1663" w:type="dxa"/>
            <w:tcBorders>
              <w:left w:val="single" w:sz="4" w:space="0" w:color="auto"/>
            </w:tcBorders>
            <w:noWrap/>
          </w:tcPr>
          <w:p w14:paraId="53FE7CFA" w14:textId="77777777" w:rsidR="00162F7F" w:rsidRPr="00DC770F" w:rsidRDefault="00162F7F" w:rsidP="00162F7F">
            <w:pPr>
              <w:pStyle w:val="KeinLeerraum"/>
              <w:jc w:val="center"/>
              <w:rPr>
                <w:noProof/>
                <w:sz w:val="16"/>
                <w:szCs w:val="16"/>
              </w:rPr>
            </w:pPr>
            <w:r w:rsidRPr="00DC770F">
              <w:rPr>
                <w:rFonts w:cs="Calibri"/>
                <w:color w:val="000000"/>
                <w:sz w:val="16"/>
                <w:szCs w:val="16"/>
              </w:rPr>
              <w:t>Number of trips woman took in last 12 months</w:t>
            </w:r>
          </w:p>
        </w:tc>
        <w:tc>
          <w:tcPr>
            <w:tcW w:w="1105" w:type="dxa"/>
            <w:tcBorders>
              <w:right w:val="single" w:sz="4" w:space="0" w:color="auto"/>
            </w:tcBorders>
            <w:noWrap/>
          </w:tcPr>
          <w:p w14:paraId="650D59CF" w14:textId="77777777" w:rsidR="00162F7F" w:rsidRPr="00DC770F" w:rsidRDefault="00162F7F" w:rsidP="00162F7F">
            <w:pPr>
              <w:pStyle w:val="KeinLeerraum"/>
              <w:jc w:val="center"/>
              <w:rPr>
                <w:noProof/>
                <w:sz w:val="16"/>
                <w:szCs w:val="16"/>
              </w:rPr>
            </w:pPr>
            <w:r w:rsidRPr="00DC770F">
              <w:rPr>
                <w:rFonts w:cs="Calibri"/>
                <w:color w:val="000000"/>
                <w:sz w:val="16"/>
                <w:szCs w:val="16"/>
              </w:rPr>
              <w:t>74</w:t>
            </w:r>
          </w:p>
        </w:tc>
        <w:tc>
          <w:tcPr>
            <w:tcW w:w="1797" w:type="dxa"/>
            <w:gridSpan w:val="2"/>
            <w:tcBorders>
              <w:left w:val="single" w:sz="4" w:space="0" w:color="auto"/>
            </w:tcBorders>
            <w:noWrap/>
          </w:tcPr>
          <w:p w14:paraId="4C3B55FB" w14:textId="77777777" w:rsidR="00162F7F" w:rsidRPr="00DC770F" w:rsidRDefault="00162F7F" w:rsidP="00162F7F">
            <w:pPr>
              <w:pStyle w:val="KeinLeerraum"/>
              <w:jc w:val="center"/>
              <w:rPr>
                <w:noProof/>
                <w:sz w:val="16"/>
                <w:szCs w:val="16"/>
              </w:rPr>
            </w:pPr>
            <w:r w:rsidRPr="00DC770F">
              <w:rPr>
                <w:rFonts w:cs="Calibri"/>
                <w:color w:val="000000"/>
                <w:sz w:val="16"/>
                <w:szCs w:val="16"/>
              </w:rPr>
              <w:t>Ideal number of children</w:t>
            </w:r>
          </w:p>
        </w:tc>
        <w:tc>
          <w:tcPr>
            <w:tcW w:w="1105" w:type="dxa"/>
            <w:tcBorders>
              <w:right w:val="single" w:sz="4" w:space="0" w:color="auto"/>
            </w:tcBorders>
            <w:noWrap/>
          </w:tcPr>
          <w:p w14:paraId="1B5E5AB9" w14:textId="77777777" w:rsidR="00162F7F" w:rsidRPr="00DC770F" w:rsidRDefault="00162F7F" w:rsidP="00162F7F">
            <w:pPr>
              <w:pStyle w:val="KeinLeerraum"/>
              <w:jc w:val="center"/>
              <w:rPr>
                <w:noProof/>
                <w:sz w:val="16"/>
                <w:szCs w:val="16"/>
              </w:rPr>
            </w:pPr>
            <w:r w:rsidRPr="00DC770F">
              <w:rPr>
                <w:rFonts w:cs="Calibri"/>
                <w:color w:val="000000"/>
                <w:sz w:val="16"/>
                <w:szCs w:val="16"/>
              </w:rPr>
              <w:t>59</w:t>
            </w:r>
          </w:p>
        </w:tc>
        <w:tc>
          <w:tcPr>
            <w:tcW w:w="1580" w:type="dxa"/>
            <w:gridSpan w:val="2"/>
            <w:tcBorders>
              <w:left w:val="single" w:sz="4" w:space="0" w:color="auto"/>
            </w:tcBorders>
            <w:noWrap/>
          </w:tcPr>
          <w:p w14:paraId="0DCB2B33" w14:textId="77777777" w:rsidR="00162F7F" w:rsidRPr="00DC770F" w:rsidRDefault="00162F7F" w:rsidP="00162F7F">
            <w:pPr>
              <w:pStyle w:val="KeinLeerraum"/>
              <w:jc w:val="center"/>
              <w:rPr>
                <w:noProof/>
                <w:sz w:val="16"/>
                <w:szCs w:val="16"/>
              </w:rPr>
            </w:pPr>
            <w:r w:rsidRPr="00DC770F">
              <w:rPr>
                <w:rFonts w:cs="Calibri"/>
                <w:color w:val="000000"/>
                <w:sz w:val="16"/>
                <w:szCs w:val="16"/>
              </w:rPr>
              <w:t>Number of cattle owned</w:t>
            </w:r>
          </w:p>
        </w:tc>
        <w:tc>
          <w:tcPr>
            <w:tcW w:w="1105" w:type="dxa"/>
            <w:tcBorders>
              <w:right w:val="single" w:sz="4" w:space="0" w:color="auto"/>
            </w:tcBorders>
            <w:noWrap/>
          </w:tcPr>
          <w:p w14:paraId="4644FBA6" w14:textId="77777777" w:rsidR="00162F7F" w:rsidRPr="00DC770F" w:rsidRDefault="00162F7F" w:rsidP="00162F7F">
            <w:pPr>
              <w:pStyle w:val="KeinLeerraum"/>
              <w:jc w:val="center"/>
              <w:rPr>
                <w:noProof/>
                <w:sz w:val="16"/>
                <w:szCs w:val="16"/>
              </w:rPr>
            </w:pPr>
            <w:r w:rsidRPr="00DC770F">
              <w:rPr>
                <w:rFonts w:cs="Calibri"/>
                <w:color w:val="000000"/>
                <w:sz w:val="16"/>
                <w:szCs w:val="16"/>
              </w:rPr>
              <w:t>55</w:t>
            </w:r>
          </w:p>
        </w:tc>
        <w:tc>
          <w:tcPr>
            <w:tcW w:w="1947" w:type="dxa"/>
            <w:gridSpan w:val="2"/>
            <w:tcBorders>
              <w:left w:val="single" w:sz="4" w:space="0" w:color="auto"/>
            </w:tcBorders>
            <w:noWrap/>
          </w:tcPr>
          <w:p w14:paraId="5F76EB04" w14:textId="77777777" w:rsidR="00162F7F" w:rsidRPr="00DC770F" w:rsidRDefault="00162F7F" w:rsidP="00162F7F">
            <w:pPr>
              <w:pStyle w:val="KeinLeerraum"/>
              <w:jc w:val="center"/>
              <w:rPr>
                <w:noProof/>
                <w:sz w:val="16"/>
                <w:szCs w:val="16"/>
              </w:rPr>
            </w:pPr>
            <w:r w:rsidRPr="00DC770F">
              <w:rPr>
                <w:rFonts w:cs="Calibri"/>
                <w:color w:val="000000"/>
                <w:sz w:val="16"/>
                <w:szCs w:val="16"/>
              </w:rPr>
              <w:t>Checkup after delivery</w:t>
            </w:r>
          </w:p>
        </w:tc>
        <w:tc>
          <w:tcPr>
            <w:tcW w:w="1105" w:type="dxa"/>
            <w:noWrap/>
          </w:tcPr>
          <w:p w14:paraId="7022DEE1" w14:textId="77777777" w:rsidR="00162F7F" w:rsidRPr="00DC770F" w:rsidRDefault="00162F7F" w:rsidP="00162F7F">
            <w:pPr>
              <w:pStyle w:val="KeinLeerraum"/>
              <w:jc w:val="center"/>
              <w:rPr>
                <w:noProof/>
                <w:sz w:val="16"/>
                <w:szCs w:val="16"/>
              </w:rPr>
            </w:pPr>
            <w:r w:rsidRPr="00DC770F">
              <w:rPr>
                <w:rFonts w:cs="Calibri"/>
                <w:color w:val="000000"/>
                <w:sz w:val="16"/>
                <w:szCs w:val="16"/>
              </w:rPr>
              <w:t>42</w:t>
            </w:r>
          </w:p>
        </w:tc>
      </w:tr>
      <w:tr w:rsidR="00162F7F" w:rsidRPr="00DC770F" w14:paraId="42C79A3F" w14:textId="77777777" w:rsidTr="00A41ADE">
        <w:trPr>
          <w:gridAfter w:val="1"/>
          <w:wAfter w:w="9" w:type="dxa"/>
          <w:trHeight w:val="290"/>
        </w:trPr>
        <w:tc>
          <w:tcPr>
            <w:tcW w:w="1791" w:type="dxa"/>
            <w:tcBorders>
              <w:right w:val="single" w:sz="4" w:space="0" w:color="auto"/>
            </w:tcBorders>
            <w:noWrap/>
            <w:hideMark/>
          </w:tcPr>
          <w:p w14:paraId="5197868B" w14:textId="1D7340B4" w:rsidR="00162F7F" w:rsidRPr="00DC770F" w:rsidRDefault="00162F7F" w:rsidP="00162F7F">
            <w:pPr>
              <w:pStyle w:val="KeinLeerraum"/>
              <w:jc w:val="left"/>
              <w:rPr>
                <w:noProof/>
                <w:sz w:val="18"/>
                <w:szCs w:val="18"/>
              </w:rPr>
            </w:pPr>
            <w:r w:rsidRPr="002A0CB6">
              <w:rPr>
                <w:noProof/>
                <w:sz w:val="18"/>
                <w:szCs w:val="18"/>
              </w:rPr>
              <w:t>Liberia</w:t>
            </w:r>
          </w:p>
        </w:tc>
        <w:tc>
          <w:tcPr>
            <w:tcW w:w="1465" w:type="dxa"/>
            <w:tcBorders>
              <w:left w:val="single" w:sz="4" w:space="0" w:color="auto"/>
            </w:tcBorders>
            <w:noWrap/>
          </w:tcPr>
          <w:p w14:paraId="3D1150DF" w14:textId="77777777" w:rsidR="00162F7F" w:rsidRPr="00DC770F" w:rsidRDefault="00162F7F" w:rsidP="00162F7F">
            <w:pPr>
              <w:pStyle w:val="KeinLeerraum"/>
              <w:jc w:val="center"/>
              <w:rPr>
                <w:noProof/>
                <w:sz w:val="16"/>
                <w:szCs w:val="16"/>
              </w:rPr>
            </w:pPr>
            <w:r w:rsidRPr="00DC770F">
              <w:rPr>
                <w:rFonts w:cs="Calibri"/>
                <w:color w:val="000000"/>
                <w:sz w:val="16"/>
                <w:szCs w:val="16"/>
              </w:rPr>
              <w:t>HH has any toilet facility</w:t>
            </w:r>
          </w:p>
        </w:tc>
        <w:tc>
          <w:tcPr>
            <w:tcW w:w="1110" w:type="dxa"/>
            <w:tcBorders>
              <w:right w:val="single" w:sz="4" w:space="0" w:color="auto"/>
            </w:tcBorders>
            <w:noWrap/>
          </w:tcPr>
          <w:p w14:paraId="5C5854B3" w14:textId="77777777" w:rsidR="00162F7F" w:rsidRPr="00DC770F" w:rsidRDefault="00162F7F" w:rsidP="00162F7F">
            <w:pPr>
              <w:pStyle w:val="KeinLeerraum"/>
              <w:jc w:val="center"/>
              <w:rPr>
                <w:noProof/>
                <w:sz w:val="16"/>
                <w:szCs w:val="16"/>
              </w:rPr>
            </w:pPr>
            <w:r w:rsidRPr="00DC770F">
              <w:rPr>
                <w:rFonts w:cs="Calibri"/>
                <w:color w:val="000000"/>
                <w:sz w:val="16"/>
                <w:szCs w:val="16"/>
              </w:rPr>
              <w:t>100</w:t>
            </w:r>
          </w:p>
        </w:tc>
        <w:tc>
          <w:tcPr>
            <w:tcW w:w="1663" w:type="dxa"/>
            <w:tcBorders>
              <w:left w:val="single" w:sz="4" w:space="0" w:color="auto"/>
            </w:tcBorders>
            <w:noWrap/>
          </w:tcPr>
          <w:p w14:paraId="43B64120" w14:textId="77777777" w:rsidR="00162F7F" w:rsidRPr="00DC770F" w:rsidRDefault="00162F7F" w:rsidP="00162F7F">
            <w:pPr>
              <w:pStyle w:val="KeinLeerraum"/>
              <w:jc w:val="center"/>
              <w:rPr>
                <w:noProof/>
                <w:sz w:val="16"/>
                <w:szCs w:val="16"/>
              </w:rPr>
            </w:pPr>
            <w:r w:rsidRPr="00DC770F">
              <w:rPr>
                <w:rFonts w:cs="Calibri"/>
                <w:color w:val="000000"/>
                <w:sz w:val="16"/>
                <w:szCs w:val="16"/>
              </w:rPr>
              <w:t>Ideal number of children</w:t>
            </w:r>
          </w:p>
        </w:tc>
        <w:tc>
          <w:tcPr>
            <w:tcW w:w="1105" w:type="dxa"/>
            <w:tcBorders>
              <w:right w:val="single" w:sz="4" w:space="0" w:color="auto"/>
            </w:tcBorders>
            <w:noWrap/>
          </w:tcPr>
          <w:p w14:paraId="41ED4A42" w14:textId="77777777" w:rsidR="00162F7F" w:rsidRPr="00DC770F" w:rsidRDefault="00162F7F" w:rsidP="00162F7F">
            <w:pPr>
              <w:pStyle w:val="KeinLeerraum"/>
              <w:jc w:val="center"/>
              <w:rPr>
                <w:noProof/>
                <w:sz w:val="16"/>
                <w:szCs w:val="16"/>
              </w:rPr>
            </w:pPr>
            <w:r w:rsidRPr="00DC770F">
              <w:rPr>
                <w:rFonts w:cs="Calibri"/>
                <w:color w:val="000000"/>
                <w:sz w:val="16"/>
                <w:szCs w:val="16"/>
              </w:rPr>
              <w:t>89</w:t>
            </w:r>
          </w:p>
        </w:tc>
        <w:tc>
          <w:tcPr>
            <w:tcW w:w="1797" w:type="dxa"/>
            <w:gridSpan w:val="2"/>
            <w:tcBorders>
              <w:left w:val="single" w:sz="4" w:space="0" w:color="auto"/>
            </w:tcBorders>
            <w:noWrap/>
          </w:tcPr>
          <w:p w14:paraId="47469374" w14:textId="77777777" w:rsidR="00162F7F" w:rsidRPr="00DC770F" w:rsidRDefault="00162F7F" w:rsidP="00162F7F">
            <w:pPr>
              <w:pStyle w:val="KeinLeerraum"/>
              <w:jc w:val="center"/>
              <w:rPr>
                <w:noProof/>
                <w:sz w:val="16"/>
                <w:szCs w:val="16"/>
              </w:rPr>
            </w:pPr>
            <w:r w:rsidRPr="00DC770F">
              <w:rPr>
                <w:rFonts w:cs="Calibri"/>
                <w:color w:val="000000"/>
                <w:sz w:val="16"/>
                <w:szCs w:val="16"/>
              </w:rPr>
              <w:t>Contraceptive from health facility</w:t>
            </w:r>
          </w:p>
        </w:tc>
        <w:tc>
          <w:tcPr>
            <w:tcW w:w="1105" w:type="dxa"/>
            <w:tcBorders>
              <w:right w:val="single" w:sz="4" w:space="0" w:color="auto"/>
            </w:tcBorders>
            <w:noWrap/>
          </w:tcPr>
          <w:p w14:paraId="79939BEF" w14:textId="77777777" w:rsidR="00162F7F" w:rsidRPr="00DC770F" w:rsidRDefault="00162F7F" w:rsidP="00162F7F">
            <w:pPr>
              <w:pStyle w:val="KeinLeerraum"/>
              <w:jc w:val="center"/>
              <w:rPr>
                <w:noProof/>
                <w:sz w:val="16"/>
                <w:szCs w:val="16"/>
              </w:rPr>
            </w:pPr>
            <w:r w:rsidRPr="00DC770F">
              <w:rPr>
                <w:rFonts w:cs="Calibri"/>
                <w:color w:val="000000"/>
                <w:sz w:val="16"/>
                <w:szCs w:val="16"/>
              </w:rPr>
              <w:t>72</w:t>
            </w:r>
          </w:p>
        </w:tc>
        <w:tc>
          <w:tcPr>
            <w:tcW w:w="1580" w:type="dxa"/>
            <w:gridSpan w:val="2"/>
            <w:tcBorders>
              <w:left w:val="single" w:sz="4" w:space="0" w:color="auto"/>
            </w:tcBorders>
            <w:noWrap/>
          </w:tcPr>
          <w:p w14:paraId="2ED21503" w14:textId="77777777" w:rsidR="00162F7F" w:rsidRPr="00DC770F" w:rsidRDefault="00162F7F" w:rsidP="00162F7F">
            <w:pPr>
              <w:pStyle w:val="KeinLeerraum"/>
              <w:jc w:val="center"/>
              <w:rPr>
                <w:noProof/>
                <w:sz w:val="16"/>
                <w:szCs w:val="16"/>
              </w:rPr>
            </w:pPr>
            <w:r w:rsidRPr="00DC770F">
              <w:rPr>
                <w:rFonts w:cs="Calibri"/>
                <w:color w:val="000000"/>
                <w:sz w:val="16"/>
                <w:szCs w:val="16"/>
              </w:rPr>
              <w:t>*Currently working</w:t>
            </w:r>
          </w:p>
        </w:tc>
        <w:tc>
          <w:tcPr>
            <w:tcW w:w="1105" w:type="dxa"/>
            <w:tcBorders>
              <w:right w:val="single" w:sz="4" w:space="0" w:color="auto"/>
            </w:tcBorders>
            <w:noWrap/>
          </w:tcPr>
          <w:p w14:paraId="4C7CF13A" w14:textId="77777777" w:rsidR="00162F7F" w:rsidRPr="00DC770F" w:rsidRDefault="00162F7F" w:rsidP="00162F7F">
            <w:pPr>
              <w:pStyle w:val="KeinLeerraum"/>
              <w:jc w:val="center"/>
              <w:rPr>
                <w:noProof/>
                <w:sz w:val="16"/>
                <w:szCs w:val="16"/>
              </w:rPr>
            </w:pPr>
            <w:r w:rsidRPr="00DC770F">
              <w:rPr>
                <w:rFonts w:cs="Calibri"/>
                <w:color w:val="000000"/>
                <w:sz w:val="16"/>
                <w:szCs w:val="16"/>
              </w:rPr>
              <w:t>72</w:t>
            </w:r>
          </w:p>
        </w:tc>
        <w:tc>
          <w:tcPr>
            <w:tcW w:w="1947" w:type="dxa"/>
            <w:gridSpan w:val="2"/>
            <w:tcBorders>
              <w:left w:val="single" w:sz="4" w:space="0" w:color="auto"/>
            </w:tcBorders>
            <w:noWrap/>
          </w:tcPr>
          <w:p w14:paraId="703F0F71" w14:textId="77777777" w:rsidR="00162F7F" w:rsidRPr="00DC770F" w:rsidRDefault="00162F7F" w:rsidP="00162F7F">
            <w:pPr>
              <w:pStyle w:val="KeinLeerraum"/>
              <w:jc w:val="center"/>
              <w:rPr>
                <w:noProof/>
                <w:sz w:val="16"/>
                <w:szCs w:val="16"/>
              </w:rPr>
            </w:pPr>
            <w:r w:rsidRPr="00DC770F">
              <w:rPr>
                <w:rFonts w:cs="Calibri"/>
                <w:color w:val="000000"/>
                <w:sz w:val="16"/>
                <w:szCs w:val="16"/>
              </w:rPr>
              <w:t>Heard of family planning</w:t>
            </w:r>
          </w:p>
        </w:tc>
        <w:tc>
          <w:tcPr>
            <w:tcW w:w="1105" w:type="dxa"/>
            <w:noWrap/>
          </w:tcPr>
          <w:p w14:paraId="3E4045EE" w14:textId="77777777" w:rsidR="00162F7F" w:rsidRPr="00DC770F" w:rsidRDefault="00162F7F" w:rsidP="00162F7F">
            <w:pPr>
              <w:pStyle w:val="KeinLeerraum"/>
              <w:jc w:val="center"/>
              <w:rPr>
                <w:noProof/>
                <w:sz w:val="16"/>
                <w:szCs w:val="16"/>
              </w:rPr>
            </w:pPr>
            <w:r w:rsidRPr="00DC770F">
              <w:rPr>
                <w:rFonts w:cs="Calibri"/>
                <w:color w:val="000000"/>
                <w:sz w:val="16"/>
                <w:szCs w:val="16"/>
              </w:rPr>
              <w:t>64</w:t>
            </w:r>
          </w:p>
        </w:tc>
      </w:tr>
      <w:tr w:rsidR="00162F7F" w:rsidRPr="00DC770F" w14:paraId="00273306" w14:textId="77777777" w:rsidTr="00A41ADE">
        <w:trPr>
          <w:gridAfter w:val="1"/>
          <w:wAfter w:w="9" w:type="dxa"/>
          <w:trHeight w:val="290"/>
        </w:trPr>
        <w:tc>
          <w:tcPr>
            <w:tcW w:w="1791" w:type="dxa"/>
            <w:tcBorders>
              <w:right w:val="single" w:sz="4" w:space="0" w:color="auto"/>
            </w:tcBorders>
            <w:noWrap/>
            <w:hideMark/>
          </w:tcPr>
          <w:p w14:paraId="7E75341B" w14:textId="5477B451" w:rsidR="00162F7F" w:rsidRPr="00DC770F" w:rsidRDefault="00162F7F" w:rsidP="00162F7F">
            <w:pPr>
              <w:pStyle w:val="KeinLeerraum"/>
              <w:jc w:val="left"/>
              <w:rPr>
                <w:noProof/>
                <w:sz w:val="18"/>
                <w:szCs w:val="18"/>
              </w:rPr>
            </w:pPr>
            <w:r w:rsidRPr="002A0CB6">
              <w:rPr>
                <w:noProof/>
                <w:sz w:val="18"/>
                <w:szCs w:val="18"/>
              </w:rPr>
              <w:t>Madagascar</w:t>
            </w:r>
          </w:p>
        </w:tc>
        <w:tc>
          <w:tcPr>
            <w:tcW w:w="1465" w:type="dxa"/>
            <w:tcBorders>
              <w:left w:val="single" w:sz="4" w:space="0" w:color="auto"/>
            </w:tcBorders>
            <w:noWrap/>
          </w:tcPr>
          <w:p w14:paraId="715CEC1D" w14:textId="77777777" w:rsidR="00162F7F" w:rsidRPr="00DC770F" w:rsidRDefault="00162F7F" w:rsidP="00162F7F">
            <w:pPr>
              <w:pStyle w:val="KeinLeerraum"/>
              <w:jc w:val="center"/>
              <w:rPr>
                <w:noProof/>
                <w:sz w:val="16"/>
                <w:szCs w:val="16"/>
              </w:rPr>
            </w:pPr>
            <w:r w:rsidRPr="00DC770F">
              <w:rPr>
                <w:rFonts w:cs="Calibri"/>
                <w:color w:val="000000"/>
                <w:sz w:val="16"/>
                <w:szCs w:val="16"/>
              </w:rPr>
              <w:t>Heard of family planning</w:t>
            </w:r>
          </w:p>
        </w:tc>
        <w:tc>
          <w:tcPr>
            <w:tcW w:w="1110" w:type="dxa"/>
            <w:tcBorders>
              <w:right w:val="single" w:sz="4" w:space="0" w:color="auto"/>
            </w:tcBorders>
            <w:noWrap/>
          </w:tcPr>
          <w:p w14:paraId="14DAFB91" w14:textId="77777777" w:rsidR="00162F7F" w:rsidRPr="00DC770F" w:rsidRDefault="00162F7F" w:rsidP="00162F7F">
            <w:pPr>
              <w:pStyle w:val="KeinLeerraum"/>
              <w:jc w:val="center"/>
              <w:rPr>
                <w:noProof/>
                <w:sz w:val="16"/>
                <w:szCs w:val="16"/>
              </w:rPr>
            </w:pPr>
            <w:r w:rsidRPr="00DC770F">
              <w:rPr>
                <w:rFonts w:cs="Calibri"/>
                <w:color w:val="000000"/>
                <w:sz w:val="16"/>
                <w:szCs w:val="16"/>
              </w:rPr>
              <w:t>100</w:t>
            </w:r>
          </w:p>
        </w:tc>
        <w:tc>
          <w:tcPr>
            <w:tcW w:w="1663" w:type="dxa"/>
            <w:tcBorders>
              <w:left w:val="single" w:sz="4" w:space="0" w:color="auto"/>
            </w:tcBorders>
            <w:noWrap/>
          </w:tcPr>
          <w:p w14:paraId="2FF193DD" w14:textId="77777777" w:rsidR="00162F7F" w:rsidRPr="00DC770F" w:rsidRDefault="00162F7F" w:rsidP="00162F7F">
            <w:pPr>
              <w:pStyle w:val="KeinLeerraum"/>
              <w:jc w:val="center"/>
              <w:rPr>
                <w:noProof/>
                <w:sz w:val="16"/>
                <w:szCs w:val="16"/>
              </w:rPr>
            </w:pPr>
            <w:r w:rsidRPr="00DC770F">
              <w:rPr>
                <w:rFonts w:cs="Calibri"/>
                <w:color w:val="000000"/>
                <w:sz w:val="16"/>
                <w:szCs w:val="16"/>
              </w:rPr>
              <w:t>Not at all listens to radio</w:t>
            </w:r>
          </w:p>
        </w:tc>
        <w:tc>
          <w:tcPr>
            <w:tcW w:w="1105" w:type="dxa"/>
            <w:tcBorders>
              <w:right w:val="single" w:sz="4" w:space="0" w:color="auto"/>
            </w:tcBorders>
            <w:noWrap/>
          </w:tcPr>
          <w:p w14:paraId="61C242E0" w14:textId="77777777" w:rsidR="00162F7F" w:rsidRPr="00DC770F" w:rsidRDefault="00162F7F" w:rsidP="00162F7F">
            <w:pPr>
              <w:pStyle w:val="KeinLeerraum"/>
              <w:jc w:val="center"/>
              <w:rPr>
                <w:noProof/>
                <w:sz w:val="16"/>
                <w:szCs w:val="16"/>
              </w:rPr>
            </w:pPr>
            <w:r w:rsidRPr="00DC770F">
              <w:rPr>
                <w:rFonts w:cs="Calibri"/>
                <w:color w:val="000000"/>
                <w:sz w:val="16"/>
                <w:szCs w:val="16"/>
              </w:rPr>
              <w:t>93</w:t>
            </w:r>
          </w:p>
        </w:tc>
        <w:tc>
          <w:tcPr>
            <w:tcW w:w="1797" w:type="dxa"/>
            <w:gridSpan w:val="2"/>
            <w:tcBorders>
              <w:left w:val="single" w:sz="4" w:space="0" w:color="auto"/>
            </w:tcBorders>
            <w:noWrap/>
          </w:tcPr>
          <w:p w14:paraId="748C710D" w14:textId="77777777" w:rsidR="00162F7F" w:rsidRPr="00DC770F" w:rsidRDefault="00162F7F" w:rsidP="00162F7F">
            <w:pPr>
              <w:pStyle w:val="KeinLeerraum"/>
              <w:jc w:val="center"/>
              <w:rPr>
                <w:noProof/>
                <w:sz w:val="16"/>
                <w:szCs w:val="16"/>
              </w:rPr>
            </w:pPr>
            <w:r w:rsidRPr="00DC770F">
              <w:rPr>
                <w:rFonts w:cs="Calibri"/>
                <w:color w:val="000000"/>
                <w:sz w:val="16"/>
                <w:szCs w:val="16"/>
              </w:rPr>
              <w:t>Ideal number of children</w:t>
            </w:r>
          </w:p>
        </w:tc>
        <w:tc>
          <w:tcPr>
            <w:tcW w:w="1105" w:type="dxa"/>
            <w:tcBorders>
              <w:right w:val="single" w:sz="4" w:space="0" w:color="auto"/>
            </w:tcBorders>
            <w:noWrap/>
          </w:tcPr>
          <w:p w14:paraId="4AD9EC38" w14:textId="77777777" w:rsidR="00162F7F" w:rsidRPr="00DC770F" w:rsidRDefault="00162F7F" w:rsidP="00162F7F">
            <w:pPr>
              <w:pStyle w:val="KeinLeerraum"/>
              <w:jc w:val="center"/>
              <w:rPr>
                <w:noProof/>
                <w:sz w:val="16"/>
                <w:szCs w:val="16"/>
              </w:rPr>
            </w:pPr>
            <w:r w:rsidRPr="00DC770F">
              <w:rPr>
                <w:rFonts w:cs="Calibri"/>
                <w:color w:val="000000"/>
                <w:sz w:val="16"/>
                <w:szCs w:val="16"/>
              </w:rPr>
              <w:t>46</w:t>
            </w:r>
          </w:p>
        </w:tc>
        <w:tc>
          <w:tcPr>
            <w:tcW w:w="1580" w:type="dxa"/>
            <w:gridSpan w:val="2"/>
            <w:tcBorders>
              <w:left w:val="single" w:sz="4" w:space="0" w:color="auto"/>
            </w:tcBorders>
            <w:noWrap/>
          </w:tcPr>
          <w:p w14:paraId="2547FAC9" w14:textId="77777777" w:rsidR="00162F7F" w:rsidRPr="00DC770F" w:rsidRDefault="00162F7F" w:rsidP="00162F7F">
            <w:pPr>
              <w:pStyle w:val="KeinLeerraum"/>
              <w:jc w:val="center"/>
              <w:rPr>
                <w:noProof/>
                <w:sz w:val="16"/>
                <w:szCs w:val="16"/>
              </w:rPr>
            </w:pPr>
            <w:r w:rsidRPr="00DC770F">
              <w:rPr>
                <w:rFonts w:cs="Calibri"/>
                <w:color w:val="000000"/>
                <w:sz w:val="16"/>
                <w:szCs w:val="16"/>
              </w:rPr>
              <w:t>Number of HH members</w:t>
            </w:r>
          </w:p>
        </w:tc>
        <w:tc>
          <w:tcPr>
            <w:tcW w:w="1105" w:type="dxa"/>
            <w:tcBorders>
              <w:right w:val="single" w:sz="4" w:space="0" w:color="auto"/>
            </w:tcBorders>
            <w:noWrap/>
          </w:tcPr>
          <w:p w14:paraId="556CADB6" w14:textId="77777777" w:rsidR="00162F7F" w:rsidRPr="00DC770F" w:rsidRDefault="00162F7F" w:rsidP="00162F7F">
            <w:pPr>
              <w:pStyle w:val="KeinLeerraum"/>
              <w:jc w:val="center"/>
              <w:rPr>
                <w:noProof/>
                <w:sz w:val="16"/>
                <w:szCs w:val="16"/>
              </w:rPr>
            </w:pPr>
            <w:r w:rsidRPr="00DC770F">
              <w:rPr>
                <w:rFonts w:cs="Calibri"/>
                <w:color w:val="000000"/>
                <w:sz w:val="16"/>
                <w:szCs w:val="16"/>
              </w:rPr>
              <w:t>45</w:t>
            </w:r>
          </w:p>
        </w:tc>
        <w:tc>
          <w:tcPr>
            <w:tcW w:w="1947" w:type="dxa"/>
            <w:gridSpan w:val="2"/>
            <w:tcBorders>
              <w:left w:val="single" w:sz="4" w:space="0" w:color="auto"/>
            </w:tcBorders>
            <w:noWrap/>
          </w:tcPr>
          <w:p w14:paraId="4550FDE7" w14:textId="77777777" w:rsidR="00162F7F" w:rsidRPr="00DC770F" w:rsidRDefault="00162F7F" w:rsidP="00162F7F">
            <w:pPr>
              <w:pStyle w:val="KeinLeerraum"/>
              <w:jc w:val="center"/>
              <w:rPr>
                <w:noProof/>
                <w:sz w:val="16"/>
                <w:szCs w:val="16"/>
              </w:rPr>
            </w:pPr>
            <w:r w:rsidRPr="00DC770F">
              <w:rPr>
                <w:rFonts w:cs="Calibri"/>
                <w:color w:val="000000"/>
                <w:sz w:val="16"/>
                <w:szCs w:val="16"/>
              </w:rPr>
              <w:t>Tested for HIV</w:t>
            </w:r>
          </w:p>
        </w:tc>
        <w:tc>
          <w:tcPr>
            <w:tcW w:w="1105" w:type="dxa"/>
            <w:noWrap/>
          </w:tcPr>
          <w:p w14:paraId="4F295824" w14:textId="77777777" w:rsidR="00162F7F" w:rsidRPr="00DC770F" w:rsidRDefault="00162F7F" w:rsidP="00162F7F">
            <w:pPr>
              <w:pStyle w:val="KeinLeerraum"/>
              <w:jc w:val="center"/>
              <w:rPr>
                <w:noProof/>
                <w:sz w:val="16"/>
                <w:szCs w:val="16"/>
              </w:rPr>
            </w:pPr>
            <w:r w:rsidRPr="00DC770F">
              <w:rPr>
                <w:rFonts w:cs="Calibri"/>
                <w:color w:val="000000"/>
                <w:sz w:val="16"/>
                <w:szCs w:val="16"/>
              </w:rPr>
              <w:t>42</w:t>
            </w:r>
          </w:p>
        </w:tc>
      </w:tr>
      <w:tr w:rsidR="00162F7F" w:rsidRPr="00DC770F" w14:paraId="01D3C1A7" w14:textId="77777777" w:rsidTr="00A41ADE">
        <w:trPr>
          <w:gridAfter w:val="1"/>
          <w:wAfter w:w="9" w:type="dxa"/>
          <w:trHeight w:val="290"/>
        </w:trPr>
        <w:tc>
          <w:tcPr>
            <w:tcW w:w="1791" w:type="dxa"/>
            <w:tcBorders>
              <w:right w:val="single" w:sz="4" w:space="0" w:color="auto"/>
            </w:tcBorders>
            <w:noWrap/>
            <w:hideMark/>
          </w:tcPr>
          <w:p w14:paraId="7ADD2DC4" w14:textId="26FAFAFB" w:rsidR="00162F7F" w:rsidRPr="00DC770F" w:rsidRDefault="00162F7F" w:rsidP="00162F7F">
            <w:pPr>
              <w:pStyle w:val="KeinLeerraum"/>
              <w:jc w:val="left"/>
              <w:rPr>
                <w:noProof/>
                <w:sz w:val="18"/>
                <w:szCs w:val="18"/>
              </w:rPr>
            </w:pPr>
            <w:r w:rsidRPr="002A0CB6">
              <w:rPr>
                <w:noProof/>
                <w:sz w:val="18"/>
                <w:szCs w:val="18"/>
              </w:rPr>
              <w:t>Malawi</w:t>
            </w:r>
          </w:p>
        </w:tc>
        <w:tc>
          <w:tcPr>
            <w:tcW w:w="1465" w:type="dxa"/>
            <w:tcBorders>
              <w:left w:val="single" w:sz="4" w:space="0" w:color="auto"/>
            </w:tcBorders>
            <w:noWrap/>
          </w:tcPr>
          <w:p w14:paraId="1231A813" w14:textId="77777777" w:rsidR="00162F7F" w:rsidRPr="00DC770F" w:rsidRDefault="00162F7F" w:rsidP="00162F7F">
            <w:pPr>
              <w:pStyle w:val="KeinLeerraum"/>
              <w:jc w:val="center"/>
              <w:rPr>
                <w:noProof/>
                <w:sz w:val="16"/>
                <w:szCs w:val="16"/>
              </w:rPr>
            </w:pPr>
            <w:r w:rsidRPr="00DC770F">
              <w:rPr>
                <w:rFonts w:cs="Calibri"/>
                <w:color w:val="000000"/>
                <w:sz w:val="16"/>
                <w:szCs w:val="16"/>
              </w:rPr>
              <w:t>Language: Chichewa</w:t>
            </w:r>
          </w:p>
        </w:tc>
        <w:tc>
          <w:tcPr>
            <w:tcW w:w="1110" w:type="dxa"/>
            <w:tcBorders>
              <w:right w:val="single" w:sz="4" w:space="0" w:color="auto"/>
            </w:tcBorders>
            <w:noWrap/>
          </w:tcPr>
          <w:p w14:paraId="1609AA1C" w14:textId="77777777" w:rsidR="00162F7F" w:rsidRPr="00DC770F" w:rsidRDefault="00162F7F" w:rsidP="00162F7F">
            <w:pPr>
              <w:pStyle w:val="KeinLeerraum"/>
              <w:jc w:val="center"/>
              <w:rPr>
                <w:noProof/>
                <w:sz w:val="16"/>
                <w:szCs w:val="16"/>
              </w:rPr>
            </w:pPr>
            <w:r w:rsidRPr="00DC770F">
              <w:rPr>
                <w:rFonts w:cs="Calibri"/>
                <w:color w:val="000000"/>
                <w:sz w:val="16"/>
                <w:szCs w:val="16"/>
              </w:rPr>
              <w:t>100</w:t>
            </w:r>
          </w:p>
        </w:tc>
        <w:tc>
          <w:tcPr>
            <w:tcW w:w="1663" w:type="dxa"/>
            <w:tcBorders>
              <w:left w:val="single" w:sz="4" w:space="0" w:color="auto"/>
            </w:tcBorders>
            <w:noWrap/>
          </w:tcPr>
          <w:p w14:paraId="0BCFB969" w14:textId="77777777" w:rsidR="00162F7F" w:rsidRPr="00DC770F" w:rsidRDefault="00162F7F" w:rsidP="00162F7F">
            <w:pPr>
              <w:pStyle w:val="KeinLeerraum"/>
              <w:jc w:val="center"/>
              <w:rPr>
                <w:noProof/>
                <w:sz w:val="16"/>
                <w:szCs w:val="16"/>
              </w:rPr>
            </w:pPr>
            <w:r w:rsidRPr="00DC770F">
              <w:rPr>
                <w:rFonts w:cs="Calibri"/>
                <w:color w:val="000000"/>
                <w:sz w:val="16"/>
                <w:szCs w:val="16"/>
              </w:rPr>
              <w:t>Tuberculosis injection in the last 12 months</w:t>
            </w:r>
          </w:p>
        </w:tc>
        <w:tc>
          <w:tcPr>
            <w:tcW w:w="1105" w:type="dxa"/>
            <w:tcBorders>
              <w:right w:val="single" w:sz="4" w:space="0" w:color="auto"/>
            </w:tcBorders>
            <w:noWrap/>
          </w:tcPr>
          <w:p w14:paraId="3B089E54" w14:textId="77777777" w:rsidR="00162F7F" w:rsidRPr="00DC770F" w:rsidRDefault="00162F7F" w:rsidP="00162F7F">
            <w:pPr>
              <w:pStyle w:val="KeinLeerraum"/>
              <w:jc w:val="center"/>
              <w:rPr>
                <w:noProof/>
                <w:sz w:val="16"/>
                <w:szCs w:val="16"/>
              </w:rPr>
            </w:pPr>
            <w:r w:rsidRPr="00DC770F">
              <w:rPr>
                <w:rFonts w:cs="Calibri"/>
                <w:color w:val="000000"/>
                <w:sz w:val="16"/>
                <w:szCs w:val="16"/>
              </w:rPr>
              <w:t>52</w:t>
            </w:r>
          </w:p>
        </w:tc>
        <w:tc>
          <w:tcPr>
            <w:tcW w:w="1797" w:type="dxa"/>
            <w:gridSpan w:val="2"/>
            <w:tcBorders>
              <w:left w:val="single" w:sz="4" w:space="0" w:color="auto"/>
            </w:tcBorders>
            <w:noWrap/>
          </w:tcPr>
          <w:p w14:paraId="54AEC44C" w14:textId="77777777" w:rsidR="00162F7F" w:rsidRPr="00DC770F" w:rsidRDefault="00162F7F" w:rsidP="00162F7F">
            <w:pPr>
              <w:pStyle w:val="KeinLeerraum"/>
              <w:jc w:val="center"/>
              <w:rPr>
                <w:noProof/>
                <w:sz w:val="16"/>
                <w:szCs w:val="16"/>
              </w:rPr>
            </w:pPr>
            <w:r w:rsidRPr="00DC770F">
              <w:rPr>
                <w:rFonts w:cs="Calibri"/>
                <w:color w:val="000000"/>
                <w:sz w:val="16"/>
                <w:szCs w:val="16"/>
              </w:rPr>
              <w:t>Number of trips woman took in last 12 months</w:t>
            </w:r>
          </w:p>
        </w:tc>
        <w:tc>
          <w:tcPr>
            <w:tcW w:w="1105" w:type="dxa"/>
            <w:tcBorders>
              <w:right w:val="single" w:sz="4" w:space="0" w:color="auto"/>
            </w:tcBorders>
            <w:noWrap/>
          </w:tcPr>
          <w:p w14:paraId="4FAD71E6" w14:textId="77777777" w:rsidR="00162F7F" w:rsidRPr="00DC770F" w:rsidRDefault="00162F7F" w:rsidP="00162F7F">
            <w:pPr>
              <w:pStyle w:val="KeinLeerraum"/>
              <w:jc w:val="center"/>
              <w:rPr>
                <w:noProof/>
                <w:sz w:val="16"/>
                <w:szCs w:val="16"/>
              </w:rPr>
            </w:pPr>
            <w:r w:rsidRPr="00DC770F">
              <w:rPr>
                <w:rFonts w:cs="Calibri"/>
                <w:color w:val="000000"/>
                <w:sz w:val="16"/>
                <w:szCs w:val="16"/>
              </w:rPr>
              <w:t>40</w:t>
            </w:r>
          </w:p>
        </w:tc>
        <w:tc>
          <w:tcPr>
            <w:tcW w:w="1580" w:type="dxa"/>
            <w:gridSpan w:val="2"/>
            <w:tcBorders>
              <w:left w:val="single" w:sz="4" w:space="0" w:color="auto"/>
            </w:tcBorders>
            <w:noWrap/>
          </w:tcPr>
          <w:p w14:paraId="4BF759AC" w14:textId="77777777" w:rsidR="00162F7F" w:rsidRPr="00DC770F" w:rsidRDefault="00162F7F" w:rsidP="00162F7F">
            <w:pPr>
              <w:pStyle w:val="KeinLeerraum"/>
              <w:jc w:val="center"/>
              <w:rPr>
                <w:noProof/>
                <w:sz w:val="16"/>
                <w:szCs w:val="16"/>
              </w:rPr>
            </w:pPr>
            <w:r w:rsidRPr="00DC770F">
              <w:rPr>
                <w:rFonts w:cs="Calibri"/>
                <w:color w:val="000000"/>
                <w:sz w:val="16"/>
                <w:szCs w:val="16"/>
              </w:rPr>
              <w:t>Ethnicity: Chewa</w:t>
            </w:r>
          </w:p>
        </w:tc>
        <w:tc>
          <w:tcPr>
            <w:tcW w:w="1105" w:type="dxa"/>
            <w:tcBorders>
              <w:right w:val="single" w:sz="4" w:space="0" w:color="auto"/>
            </w:tcBorders>
            <w:noWrap/>
          </w:tcPr>
          <w:p w14:paraId="6B380282" w14:textId="77777777" w:rsidR="00162F7F" w:rsidRPr="00DC770F" w:rsidRDefault="00162F7F" w:rsidP="00162F7F">
            <w:pPr>
              <w:pStyle w:val="KeinLeerraum"/>
              <w:jc w:val="center"/>
              <w:rPr>
                <w:noProof/>
                <w:sz w:val="16"/>
                <w:szCs w:val="16"/>
              </w:rPr>
            </w:pPr>
            <w:r w:rsidRPr="00DC770F">
              <w:rPr>
                <w:rFonts w:cs="Calibri"/>
                <w:color w:val="000000"/>
                <w:sz w:val="16"/>
                <w:szCs w:val="16"/>
              </w:rPr>
              <w:t>40</w:t>
            </w:r>
          </w:p>
        </w:tc>
        <w:tc>
          <w:tcPr>
            <w:tcW w:w="1947" w:type="dxa"/>
            <w:gridSpan w:val="2"/>
            <w:tcBorders>
              <w:left w:val="single" w:sz="4" w:space="0" w:color="auto"/>
            </w:tcBorders>
            <w:noWrap/>
          </w:tcPr>
          <w:p w14:paraId="5EC52C10" w14:textId="77777777" w:rsidR="00162F7F" w:rsidRPr="00DC770F" w:rsidRDefault="00162F7F" w:rsidP="00162F7F">
            <w:pPr>
              <w:pStyle w:val="KeinLeerraum"/>
              <w:jc w:val="center"/>
              <w:rPr>
                <w:noProof/>
                <w:sz w:val="16"/>
                <w:szCs w:val="16"/>
              </w:rPr>
            </w:pPr>
            <w:r w:rsidRPr="00DC770F">
              <w:rPr>
                <w:rFonts w:cs="Calibri"/>
                <w:color w:val="000000"/>
                <w:sz w:val="16"/>
                <w:szCs w:val="16"/>
              </w:rPr>
              <w:t>*Currently working</w:t>
            </w:r>
          </w:p>
        </w:tc>
        <w:tc>
          <w:tcPr>
            <w:tcW w:w="1105" w:type="dxa"/>
            <w:noWrap/>
          </w:tcPr>
          <w:p w14:paraId="4D383EF3" w14:textId="77777777" w:rsidR="00162F7F" w:rsidRPr="00DC770F" w:rsidRDefault="00162F7F" w:rsidP="00162F7F">
            <w:pPr>
              <w:pStyle w:val="KeinLeerraum"/>
              <w:jc w:val="center"/>
              <w:rPr>
                <w:noProof/>
                <w:sz w:val="16"/>
                <w:szCs w:val="16"/>
              </w:rPr>
            </w:pPr>
            <w:r w:rsidRPr="00DC770F">
              <w:rPr>
                <w:rFonts w:cs="Calibri"/>
                <w:color w:val="000000"/>
                <w:sz w:val="16"/>
                <w:szCs w:val="16"/>
              </w:rPr>
              <w:t>38</w:t>
            </w:r>
          </w:p>
        </w:tc>
      </w:tr>
      <w:tr w:rsidR="00162F7F" w:rsidRPr="00DC770F" w14:paraId="23434FE7" w14:textId="77777777" w:rsidTr="00A41ADE">
        <w:trPr>
          <w:gridAfter w:val="1"/>
          <w:wAfter w:w="9" w:type="dxa"/>
          <w:trHeight w:val="290"/>
        </w:trPr>
        <w:tc>
          <w:tcPr>
            <w:tcW w:w="1791" w:type="dxa"/>
            <w:tcBorders>
              <w:right w:val="single" w:sz="4" w:space="0" w:color="auto"/>
            </w:tcBorders>
            <w:noWrap/>
            <w:hideMark/>
          </w:tcPr>
          <w:p w14:paraId="33B8E12F" w14:textId="61DBE8D2" w:rsidR="00162F7F" w:rsidRPr="00DC770F" w:rsidRDefault="00162F7F" w:rsidP="00162F7F">
            <w:pPr>
              <w:pStyle w:val="KeinLeerraum"/>
              <w:jc w:val="left"/>
              <w:rPr>
                <w:noProof/>
                <w:sz w:val="18"/>
                <w:szCs w:val="18"/>
              </w:rPr>
            </w:pPr>
            <w:r w:rsidRPr="002A0CB6">
              <w:rPr>
                <w:noProof/>
                <w:sz w:val="18"/>
                <w:szCs w:val="18"/>
              </w:rPr>
              <w:t>Mali</w:t>
            </w:r>
          </w:p>
        </w:tc>
        <w:tc>
          <w:tcPr>
            <w:tcW w:w="1465" w:type="dxa"/>
            <w:tcBorders>
              <w:left w:val="single" w:sz="4" w:space="0" w:color="auto"/>
            </w:tcBorders>
            <w:noWrap/>
          </w:tcPr>
          <w:p w14:paraId="56A3A6C9" w14:textId="77777777" w:rsidR="00162F7F" w:rsidRPr="00DC770F" w:rsidRDefault="00162F7F" w:rsidP="00162F7F">
            <w:pPr>
              <w:pStyle w:val="KeinLeerraum"/>
              <w:jc w:val="center"/>
              <w:rPr>
                <w:noProof/>
                <w:sz w:val="16"/>
                <w:szCs w:val="16"/>
              </w:rPr>
            </w:pPr>
            <w:r w:rsidRPr="00DC770F">
              <w:rPr>
                <w:rFonts w:cs="Calibri"/>
                <w:color w:val="000000"/>
                <w:sz w:val="16"/>
                <w:szCs w:val="16"/>
              </w:rPr>
              <w:t>Number of HH members</w:t>
            </w:r>
          </w:p>
        </w:tc>
        <w:tc>
          <w:tcPr>
            <w:tcW w:w="1110" w:type="dxa"/>
            <w:tcBorders>
              <w:right w:val="single" w:sz="4" w:space="0" w:color="auto"/>
            </w:tcBorders>
            <w:noWrap/>
          </w:tcPr>
          <w:p w14:paraId="5F424E46" w14:textId="77777777" w:rsidR="00162F7F" w:rsidRPr="00DC770F" w:rsidRDefault="00162F7F" w:rsidP="00162F7F">
            <w:pPr>
              <w:pStyle w:val="KeinLeerraum"/>
              <w:jc w:val="center"/>
              <w:rPr>
                <w:noProof/>
                <w:sz w:val="16"/>
                <w:szCs w:val="16"/>
              </w:rPr>
            </w:pPr>
            <w:r w:rsidRPr="00DC770F">
              <w:rPr>
                <w:rFonts w:cs="Calibri"/>
                <w:color w:val="000000"/>
                <w:sz w:val="16"/>
                <w:szCs w:val="16"/>
              </w:rPr>
              <w:t>100</w:t>
            </w:r>
          </w:p>
        </w:tc>
        <w:tc>
          <w:tcPr>
            <w:tcW w:w="1663" w:type="dxa"/>
            <w:tcBorders>
              <w:left w:val="single" w:sz="4" w:space="0" w:color="auto"/>
            </w:tcBorders>
            <w:noWrap/>
          </w:tcPr>
          <w:p w14:paraId="0DC1CACB" w14:textId="77777777" w:rsidR="00162F7F" w:rsidRPr="00DC770F" w:rsidRDefault="00162F7F" w:rsidP="00162F7F">
            <w:pPr>
              <w:pStyle w:val="KeinLeerraum"/>
              <w:jc w:val="center"/>
              <w:rPr>
                <w:noProof/>
                <w:sz w:val="16"/>
                <w:szCs w:val="16"/>
              </w:rPr>
            </w:pPr>
            <w:r w:rsidRPr="00DC770F">
              <w:rPr>
                <w:rFonts w:cs="Calibri"/>
                <w:color w:val="000000"/>
                <w:sz w:val="16"/>
                <w:szCs w:val="16"/>
              </w:rPr>
              <w:t>Number of trips woman took in last 12 months</w:t>
            </w:r>
          </w:p>
        </w:tc>
        <w:tc>
          <w:tcPr>
            <w:tcW w:w="1105" w:type="dxa"/>
            <w:tcBorders>
              <w:right w:val="single" w:sz="4" w:space="0" w:color="auto"/>
            </w:tcBorders>
            <w:noWrap/>
          </w:tcPr>
          <w:p w14:paraId="5E8D8EC8" w14:textId="77777777" w:rsidR="00162F7F" w:rsidRPr="00DC770F" w:rsidRDefault="00162F7F" w:rsidP="00162F7F">
            <w:pPr>
              <w:pStyle w:val="KeinLeerraum"/>
              <w:jc w:val="center"/>
              <w:rPr>
                <w:noProof/>
                <w:sz w:val="16"/>
                <w:szCs w:val="16"/>
              </w:rPr>
            </w:pPr>
            <w:r w:rsidRPr="00DC770F">
              <w:rPr>
                <w:rFonts w:cs="Calibri"/>
                <w:color w:val="000000"/>
                <w:sz w:val="16"/>
                <w:szCs w:val="16"/>
              </w:rPr>
              <w:t>71</w:t>
            </w:r>
          </w:p>
        </w:tc>
        <w:tc>
          <w:tcPr>
            <w:tcW w:w="1797" w:type="dxa"/>
            <w:gridSpan w:val="2"/>
            <w:tcBorders>
              <w:left w:val="single" w:sz="4" w:space="0" w:color="auto"/>
            </w:tcBorders>
            <w:noWrap/>
          </w:tcPr>
          <w:p w14:paraId="77AB81F8" w14:textId="77777777" w:rsidR="00162F7F" w:rsidRPr="00DC770F" w:rsidRDefault="00162F7F" w:rsidP="00162F7F">
            <w:pPr>
              <w:pStyle w:val="KeinLeerraum"/>
              <w:jc w:val="center"/>
              <w:rPr>
                <w:noProof/>
                <w:sz w:val="16"/>
                <w:szCs w:val="16"/>
              </w:rPr>
            </w:pPr>
            <w:r w:rsidRPr="00DC770F">
              <w:rPr>
                <w:rFonts w:cs="Calibri"/>
                <w:color w:val="000000"/>
                <w:sz w:val="16"/>
                <w:szCs w:val="16"/>
              </w:rPr>
              <w:t>Ethnicity: Dogon</w:t>
            </w:r>
          </w:p>
        </w:tc>
        <w:tc>
          <w:tcPr>
            <w:tcW w:w="1105" w:type="dxa"/>
            <w:tcBorders>
              <w:right w:val="single" w:sz="4" w:space="0" w:color="auto"/>
            </w:tcBorders>
            <w:noWrap/>
          </w:tcPr>
          <w:p w14:paraId="09A5F5D7" w14:textId="77777777" w:rsidR="00162F7F" w:rsidRPr="00DC770F" w:rsidRDefault="00162F7F" w:rsidP="00162F7F">
            <w:pPr>
              <w:pStyle w:val="KeinLeerraum"/>
              <w:jc w:val="center"/>
              <w:rPr>
                <w:noProof/>
                <w:sz w:val="16"/>
                <w:szCs w:val="16"/>
              </w:rPr>
            </w:pPr>
            <w:r w:rsidRPr="00DC770F">
              <w:rPr>
                <w:rFonts w:cs="Calibri"/>
                <w:color w:val="000000"/>
                <w:sz w:val="16"/>
                <w:szCs w:val="16"/>
              </w:rPr>
              <w:t>63</w:t>
            </w:r>
          </w:p>
        </w:tc>
        <w:tc>
          <w:tcPr>
            <w:tcW w:w="1580" w:type="dxa"/>
            <w:gridSpan w:val="2"/>
            <w:tcBorders>
              <w:left w:val="single" w:sz="4" w:space="0" w:color="auto"/>
            </w:tcBorders>
            <w:noWrap/>
          </w:tcPr>
          <w:p w14:paraId="3ED4FE90" w14:textId="77777777" w:rsidR="00162F7F" w:rsidRPr="00DC770F" w:rsidRDefault="00162F7F" w:rsidP="00162F7F">
            <w:pPr>
              <w:pStyle w:val="KeinLeerraum"/>
              <w:jc w:val="center"/>
              <w:rPr>
                <w:noProof/>
                <w:sz w:val="16"/>
                <w:szCs w:val="16"/>
              </w:rPr>
            </w:pPr>
            <w:r w:rsidRPr="00DC770F">
              <w:rPr>
                <w:rFonts w:cs="Calibri"/>
                <w:color w:val="000000"/>
                <w:sz w:val="16"/>
                <w:szCs w:val="16"/>
              </w:rPr>
              <w:t xml:space="preserve">Number of </w:t>
            </w:r>
            <w:proofErr w:type="spellStart"/>
            <w:r w:rsidRPr="00DC770F">
              <w:rPr>
                <w:rFonts w:cs="Calibri"/>
                <w:color w:val="000000"/>
                <w:sz w:val="16"/>
                <w:szCs w:val="16"/>
              </w:rPr>
              <w:t>mosquitonets</w:t>
            </w:r>
            <w:proofErr w:type="spellEnd"/>
          </w:p>
        </w:tc>
        <w:tc>
          <w:tcPr>
            <w:tcW w:w="1105" w:type="dxa"/>
            <w:tcBorders>
              <w:right w:val="single" w:sz="4" w:space="0" w:color="auto"/>
            </w:tcBorders>
            <w:noWrap/>
          </w:tcPr>
          <w:p w14:paraId="0C36C2C4" w14:textId="77777777" w:rsidR="00162F7F" w:rsidRPr="00DC770F" w:rsidRDefault="00162F7F" w:rsidP="00162F7F">
            <w:pPr>
              <w:pStyle w:val="KeinLeerraum"/>
              <w:jc w:val="center"/>
              <w:rPr>
                <w:noProof/>
                <w:sz w:val="16"/>
                <w:szCs w:val="16"/>
              </w:rPr>
            </w:pPr>
            <w:r w:rsidRPr="00DC770F">
              <w:rPr>
                <w:rFonts w:cs="Calibri"/>
                <w:color w:val="000000"/>
                <w:sz w:val="16"/>
                <w:szCs w:val="16"/>
              </w:rPr>
              <w:t>57</w:t>
            </w:r>
          </w:p>
        </w:tc>
        <w:tc>
          <w:tcPr>
            <w:tcW w:w="1947" w:type="dxa"/>
            <w:gridSpan w:val="2"/>
            <w:tcBorders>
              <w:left w:val="single" w:sz="4" w:space="0" w:color="auto"/>
            </w:tcBorders>
            <w:noWrap/>
          </w:tcPr>
          <w:p w14:paraId="2BDA949F" w14:textId="77777777" w:rsidR="00162F7F" w:rsidRPr="00DC770F" w:rsidRDefault="00162F7F" w:rsidP="00162F7F">
            <w:pPr>
              <w:pStyle w:val="KeinLeerraum"/>
              <w:jc w:val="center"/>
              <w:rPr>
                <w:noProof/>
                <w:sz w:val="16"/>
                <w:szCs w:val="16"/>
              </w:rPr>
            </w:pPr>
            <w:r w:rsidRPr="00DC770F">
              <w:rPr>
                <w:rFonts w:cs="Calibri"/>
                <w:color w:val="000000"/>
                <w:sz w:val="16"/>
                <w:szCs w:val="16"/>
              </w:rPr>
              <w:t>Tuberculosis injection in the last 12 months</w:t>
            </w:r>
          </w:p>
        </w:tc>
        <w:tc>
          <w:tcPr>
            <w:tcW w:w="1105" w:type="dxa"/>
            <w:noWrap/>
          </w:tcPr>
          <w:p w14:paraId="7B84732C" w14:textId="77777777" w:rsidR="00162F7F" w:rsidRPr="00DC770F" w:rsidRDefault="00162F7F" w:rsidP="00162F7F">
            <w:pPr>
              <w:pStyle w:val="KeinLeerraum"/>
              <w:jc w:val="center"/>
              <w:rPr>
                <w:noProof/>
                <w:sz w:val="16"/>
                <w:szCs w:val="16"/>
              </w:rPr>
            </w:pPr>
            <w:r w:rsidRPr="00DC770F">
              <w:rPr>
                <w:rFonts w:cs="Calibri"/>
                <w:color w:val="000000"/>
                <w:sz w:val="16"/>
                <w:szCs w:val="16"/>
              </w:rPr>
              <w:t>56</w:t>
            </w:r>
          </w:p>
        </w:tc>
      </w:tr>
      <w:tr w:rsidR="00162F7F" w:rsidRPr="00DC770F" w14:paraId="5DA1143E" w14:textId="77777777" w:rsidTr="00A41ADE">
        <w:trPr>
          <w:gridAfter w:val="1"/>
          <w:wAfter w:w="9" w:type="dxa"/>
          <w:trHeight w:val="290"/>
        </w:trPr>
        <w:tc>
          <w:tcPr>
            <w:tcW w:w="1791" w:type="dxa"/>
            <w:tcBorders>
              <w:right w:val="single" w:sz="4" w:space="0" w:color="auto"/>
            </w:tcBorders>
            <w:noWrap/>
            <w:hideMark/>
          </w:tcPr>
          <w:p w14:paraId="685D2091" w14:textId="5939D3C7" w:rsidR="00162F7F" w:rsidRPr="00DC770F" w:rsidRDefault="00162F7F" w:rsidP="00162F7F">
            <w:pPr>
              <w:pStyle w:val="KeinLeerraum"/>
              <w:jc w:val="left"/>
              <w:rPr>
                <w:noProof/>
                <w:sz w:val="18"/>
                <w:szCs w:val="18"/>
              </w:rPr>
            </w:pPr>
            <w:r w:rsidRPr="002A0CB6">
              <w:rPr>
                <w:noProof/>
                <w:sz w:val="18"/>
                <w:szCs w:val="18"/>
              </w:rPr>
              <w:t>Mauritania</w:t>
            </w:r>
          </w:p>
        </w:tc>
        <w:tc>
          <w:tcPr>
            <w:tcW w:w="1465" w:type="dxa"/>
            <w:tcBorders>
              <w:left w:val="single" w:sz="4" w:space="0" w:color="auto"/>
            </w:tcBorders>
            <w:noWrap/>
          </w:tcPr>
          <w:p w14:paraId="57B737BC" w14:textId="77777777" w:rsidR="00162F7F" w:rsidRPr="00DC770F" w:rsidRDefault="00162F7F" w:rsidP="00162F7F">
            <w:pPr>
              <w:pStyle w:val="KeinLeerraum"/>
              <w:jc w:val="center"/>
              <w:rPr>
                <w:noProof/>
                <w:sz w:val="16"/>
                <w:szCs w:val="16"/>
              </w:rPr>
            </w:pPr>
            <w:r w:rsidRPr="00DC770F">
              <w:rPr>
                <w:rFonts w:cs="Calibri"/>
                <w:color w:val="000000"/>
                <w:sz w:val="16"/>
                <w:szCs w:val="16"/>
              </w:rPr>
              <w:t>Number of HH members</w:t>
            </w:r>
          </w:p>
        </w:tc>
        <w:tc>
          <w:tcPr>
            <w:tcW w:w="1110" w:type="dxa"/>
            <w:tcBorders>
              <w:right w:val="single" w:sz="4" w:space="0" w:color="auto"/>
            </w:tcBorders>
            <w:noWrap/>
          </w:tcPr>
          <w:p w14:paraId="2AE21811" w14:textId="77777777" w:rsidR="00162F7F" w:rsidRPr="00DC770F" w:rsidRDefault="00162F7F" w:rsidP="00162F7F">
            <w:pPr>
              <w:pStyle w:val="KeinLeerraum"/>
              <w:jc w:val="center"/>
              <w:rPr>
                <w:noProof/>
                <w:sz w:val="16"/>
                <w:szCs w:val="16"/>
              </w:rPr>
            </w:pPr>
            <w:r w:rsidRPr="00DC770F">
              <w:rPr>
                <w:rFonts w:cs="Calibri"/>
                <w:color w:val="000000"/>
                <w:sz w:val="16"/>
                <w:szCs w:val="16"/>
              </w:rPr>
              <w:t>100</w:t>
            </w:r>
          </w:p>
        </w:tc>
        <w:tc>
          <w:tcPr>
            <w:tcW w:w="1663" w:type="dxa"/>
            <w:tcBorders>
              <w:left w:val="single" w:sz="4" w:space="0" w:color="auto"/>
            </w:tcBorders>
            <w:noWrap/>
          </w:tcPr>
          <w:p w14:paraId="3EC205D0" w14:textId="77777777" w:rsidR="00162F7F" w:rsidRPr="00DC770F" w:rsidRDefault="00162F7F" w:rsidP="00162F7F">
            <w:pPr>
              <w:pStyle w:val="KeinLeerraum"/>
              <w:jc w:val="center"/>
              <w:rPr>
                <w:noProof/>
                <w:sz w:val="16"/>
                <w:szCs w:val="16"/>
              </w:rPr>
            </w:pPr>
            <w:r w:rsidRPr="00DC770F">
              <w:rPr>
                <w:rFonts w:cs="Calibri"/>
                <w:color w:val="000000"/>
                <w:sz w:val="16"/>
                <w:szCs w:val="16"/>
              </w:rPr>
              <w:t>Number of HH members &lt;5 years</w:t>
            </w:r>
          </w:p>
        </w:tc>
        <w:tc>
          <w:tcPr>
            <w:tcW w:w="1105" w:type="dxa"/>
            <w:tcBorders>
              <w:right w:val="single" w:sz="4" w:space="0" w:color="auto"/>
            </w:tcBorders>
            <w:noWrap/>
          </w:tcPr>
          <w:p w14:paraId="3465DAE6" w14:textId="77777777" w:rsidR="00162F7F" w:rsidRPr="00DC770F" w:rsidRDefault="00162F7F" w:rsidP="00162F7F">
            <w:pPr>
              <w:pStyle w:val="KeinLeerraum"/>
              <w:jc w:val="center"/>
              <w:rPr>
                <w:noProof/>
                <w:sz w:val="16"/>
                <w:szCs w:val="16"/>
              </w:rPr>
            </w:pPr>
            <w:r w:rsidRPr="00DC770F">
              <w:rPr>
                <w:rFonts w:cs="Calibri"/>
                <w:color w:val="000000"/>
                <w:sz w:val="16"/>
                <w:szCs w:val="16"/>
              </w:rPr>
              <w:t>44</w:t>
            </w:r>
          </w:p>
        </w:tc>
        <w:tc>
          <w:tcPr>
            <w:tcW w:w="1797" w:type="dxa"/>
            <w:gridSpan w:val="2"/>
            <w:tcBorders>
              <w:left w:val="single" w:sz="4" w:space="0" w:color="auto"/>
            </w:tcBorders>
            <w:noWrap/>
          </w:tcPr>
          <w:p w14:paraId="428B7755" w14:textId="77777777" w:rsidR="00162F7F" w:rsidRPr="00DC770F" w:rsidRDefault="00162F7F" w:rsidP="00162F7F">
            <w:pPr>
              <w:pStyle w:val="KeinLeerraum"/>
              <w:jc w:val="center"/>
              <w:rPr>
                <w:noProof/>
                <w:sz w:val="16"/>
                <w:szCs w:val="16"/>
              </w:rPr>
            </w:pPr>
            <w:r w:rsidRPr="00DC770F">
              <w:rPr>
                <w:rFonts w:cs="Calibri"/>
                <w:color w:val="000000"/>
                <w:sz w:val="16"/>
                <w:szCs w:val="16"/>
              </w:rPr>
              <w:t xml:space="preserve">Number of </w:t>
            </w:r>
            <w:proofErr w:type="spellStart"/>
            <w:r w:rsidRPr="00DC770F">
              <w:rPr>
                <w:rFonts w:cs="Calibri"/>
                <w:color w:val="000000"/>
                <w:sz w:val="16"/>
                <w:szCs w:val="16"/>
              </w:rPr>
              <w:t>mosquitonets</w:t>
            </w:r>
            <w:proofErr w:type="spellEnd"/>
          </w:p>
        </w:tc>
        <w:tc>
          <w:tcPr>
            <w:tcW w:w="1105" w:type="dxa"/>
            <w:tcBorders>
              <w:right w:val="single" w:sz="4" w:space="0" w:color="auto"/>
            </w:tcBorders>
            <w:noWrap/>
          </w:tcPr>
          <w:p w14:paraId="7B6DC02E" w14:textId="77777777" w:rsidR="00162F7F" w:rsidRPr="00DC770F" w:rsidRDefault="00162F7F" w:rsidP="00162F7F">
            <w:pPr>
              <w:pStyle w:val="KeinLeerraum"/>
              <w:jc w:val="center"/>
              <w:rPr>
                <w:noProof/>
                <w:sz w:val="16"/>
                <w:szCs w:val="16"/>
              </w:rPr>
            </w:pPr>
            <w:r w:rsidRPr="00DC770F">
              <w:rPr>
                <w:rFonts w:cs="Calibri"/>
                <w:color w:val="000000"/>
                <w:sz w:val="16"/>
                <w:szCs w:val="16"/>
              </w:rPr>
              <w:t>57</w:t>
            </w:r>
          </w:p>
        </w:tc>
        <w:tc>
          <w:tcPr>
            <w:tcW w:w="1580" w:type="dxa"/>
            <w:gridSpan w:val="2"/>
            <w:tcBorders>
              <w:left w:val="single" w:sz="4" w:space="0" w:color="auto"/>
            </w:tcBorders>
            <w:noWrap/>
          </w:tcPr>
          <w:p w14:paraId="3C72AFC7" w14:textId="77777777" w:rsidR="00162F7F" w:rsidRPr="00DC770F" w:rsidRDefault="00162F7F" w:rsidP="00162F7F">
            <w:pPr>
              <w:pStyle w:val="KeinLeerraum"/>
              <w:jc w:val="center"/>
              <w:rPr>
                <w:noProof/>
                <w:sz w:val="16"/>
                <w:szCs w:val="16"/>
              </w:rPr>
            </w:pPr>
            <w:r w:rsidRPr="00DC770F">
              <w:rPr>
                <w:rFonts w:cs="Calibri"/>
                <w:color w:val="000000"/>
                <w:sz w:val="16"/>
                <w:szCs w:val="16"/>
              </w:rPr>
              <w:t>Number of male HH members</w:t>
            </w:r>
          </w:p>
        </w:tc>
        <w:tc>
          <w:tcPr>
            <w:tcW w:w="1105" w:type="dxa"/>
            <w:tcBorders>
              <w:right w:val="single" w:sz="4" w:space="0" w:color="auto"/>
            </w:tcBorders>
            <w:noWrap/>
          </w:tcPr>
          <w:p w14:paraId="16CE43EE" w14:textId="77777777" w:rsidR="00162F7F" w:rsidRPr="00DC770F" w:rsidRDefault="00162F7F" w:rsidP="00162F7F">
            <w:pPr>
              <w:pStyle w:val="KeinLeerraum"/>
              <w:jc w:val="center"/>
              <w:rPr>
                <w:noProof/>
                <w:sz w:val="16"/>
                <w:szCs w:val="16"/>
              </w:rPr>
            </w:pPr>
            <w:r w:rsidRPr="00DC770F">
              <w:rPr>
                <w:rFonts w:cs="Calibri"/>
                <w:color w:val="000000"/>
                <w:sz w:val="16"/>
                <w:szCs w:val="16"/>
              </w:rPr>
              <w:t>30</w:t>
            </w:r>
          </w:p>
        </w:tc>
        <w:tc>
          <w:tcPr>
            <w:tcW w:w="1947" w:type="dxa"/>
            <w:gridSpan w:val="2"/>
            <w:tcBorders>
              <w:left w:val="single" w:sz="4" w:space="0" w:color="auto"/>
            </w:tcBorders>
            <w:noWrap/>
          </w:tcPr>
          <w:p w14:paraId="0210C4C0" w14:textId="77777777" w:rsidR="00162F7F" w:rsidRPr="00DC770F" w:rsidRDefault="00162F7F" w:rsidP="00162F7F">
            <w:pPr>
              <w:pStyle w:val="KeinLeerraum"/>
              <w:jc w:val="center"/>
              <w:rPr>
                <w:noProof/>
                <w:sz w:val="16"/>
                <w:szCs w:val="16"/>
              </w:rPr>
            </w:pPr>
            <w:r w:rsidRPr="00DC770F">
              <w:rPr>
                <w:rFonts w:cs="Calibri"/>
                <w:color w:val="000000"/>
                <w:sz w:val="16"/>
                <w:szCs w:val="16"/>
              </w:rPr>
              <w:t>Number of female HH members</w:t>
            </w:r>
          </w:p>
        </w:tc>
        <w:tc>
          <w:tcPr>
            <w:tcW w:w="1105" w:type="dxa"/>
            <w:noWrap/>
          </w:tcPr>
          <w:p w14:paraId="5858B192" w14:textId="77777777" w:rsidR="00162F7F" w:rsidRPr="00DC770F" w:rsidRDefault="00162F7F" w:rsidP="00162F7F">
            <w:pPr>
              <w:pStyle w:val="KeinLeerraum"/>
              <w:jc w:val="center"/>
              <w:rPr>
                <w:noProof/>
                <w:sz w:val="16"/>
                <w:szCs w:val="16"/>
              </w:rPr>
            </w:pPr>
            <w:r w:rsidRPr="00DC770F">
              <w:rPr>
                <w:rFonts w:cs="Calibri"/>
                <w:color w:val="000000"/>
                <w:sz w:val="16"/>
                <w:szCs w:val="16"/>
              </w:rPr>
              <w:t>31</w:t>
            </w:r>
          </w:p>
        </w:tc>
      </w:tr>
      <w:tr w:rsidR="00162F7F" w:rsidRPr="00DC770F" w14:paraId="4FE9E0DA" w14:textId="77777777" w:rsidTr="00A41ADE">
        <w:trPr>
          <w:gridAfter w:val="1"/>
          <w:wAfter w:w="9" w:type="dxa"/>
          <w:trHeight w:val="290"/>
        </w:trPr>
        <w:tc>
          <w:tcPr>
            <w:tcW w:w="1791" w:type="dxa"/>
            <w:tcBorders>
              <w:right w:val="single" w:sz="4" w:space="0" w:color="auto"/>
            </w:tcBorders>
            <w:noWrap/>
            <w:hideMark/>
          </w:tcPr>
          <w:p w14:paraId="07927614" w14:textId="7A621B5E" w:rsidR="00162F7F" w:rsidRPr="00DC770F" w:rsidRDefault="00162F7F" w:rsidP="00162F7F">
            <w:pPr>
              <w:pStyle w:val="KeinLeerraum"/>
              <w:jc w:val="left"/>
              <w:rPr>
                <w:noProof/>
                <w:sz w:val="18"/>
                <w:szCs w:val="18"/>
              </w:rPr>
            </w:pPr>
            <w:r w:rsidRPr="002A0CB6">
              <w:rPr>
                <w:noProof/>
                <w:sz w:val="18"/>
                <w:szCs w:val="18"/>
              </w:rPr>
              <w:t>Namibia</w:t>
            </w:r>
          </w:p>
        </w:tc>
        <w:tc>
          <w:tcPr>
            <w:tcW w:w="1465" w:type="dxa"/>
            <w:tcBorders>
              <w:left w:val="single" w:sz="4" w:space="0" w:color="auto"/>
            </w:tcBorders>
            <w:noWrap/>
          </w:tcPr>
          <w:p w14:paraId="18C891CB" w14:textId="77777777" w:rsidR="00162F7F" w:rsidRPr="00DC770F" w:rsidRDefault="00162F7F" w:rsidP="00162F7F">
            <w:pPr>
              <w:pStyle w:val="KeinLeerraum"/>
              <w:jc w:val="center"/>
              <w:rPr>
                <w:noProof/>
                <w:sz w:val="16"/>
                <w:szCs w:val="16"/>
              </w:rPr>
            </w:pPr>
            <w:r w:rsidRPr="00DC770F">
              <w:rPr>
                <w:rFonts w:cs="Calibri"/>
                <w:color w:val="000000"/>
                <w:sz w:val="16"/>
                <w:szCs w:val="16"/>
              </w:rPr>
              <w:t>Checkup after delivery</w:t>
            </w:r>
          </w:p>
        </w:tc>
        <w:tc>
          <w:tcPr>
            <w:tcW w:w="1110" w:type="dxa"/>
            <w:tcBorders>
              <w:right w:val="single" w:sz="4" w:space="0" w:color="auto"/>
            </w:tcBorders>
            <w:noWrap/>
          </w:tcPr>
          <w:p w14:paraId="618DD8E2" w14:textId="77777777" w:rsidR="00162F7F" w:rsidRPr="00DC770F" w:rsidRDefault="00162F7F" w:rsidP="00162F7F">
            <w:pPr>
              <w:pStyle w:val="KeinLeerraum"/>
              <w:jc w:val="center"/>
              <w:rPr>
                <w:noProof/>
                <w:sz w:val="16"/>
                <w:szCs w:val="16"/>
              </w:rPr>
            </w:pPr>
            <w:r w:rsidRPr="00DC770F">
              <w:rPr>
                <w:rFonts w:cs="Calibri"/>
                <w:color w:val="000000"/>
                <w:sz w:val="16"/>
                <w:szCs w:val="16"/>
              </w:rPr>
              <w:t>100</w:t>
            </w:r>
          </w:p>
        </w:tc>
        <w:tc>
          <w:tcPr>
            <w:tcW w:w="1663" w:type="dxa"/>
            <w:tcBorders>
              <w:left w:val="single" w:sz="4" w:space="0" w:color="auto"/>
            </w:tcBorders>
            <w:noWrap/>
          </w:tcPr>
          <w:p w14:paraId="19C64287" w14:textId="77777777" w:rsidR="00162F7F" w:rsidRPr="00DC770F" w:rsidRDefault="00162F7F" w:rsidP="00162F7F">
            <w:pPr>
              <w:pStyle w:val="KeinLeerraum"/>
              <w:jc w:val="center"/>
              <w:rPr>
                <w:noProof/>
                <w:sz w:val="16"/>
                <w:szCs w:val="16"/>
              </w:rPr>
            </w:pPr>
            <w:r w:rsidRPr="00DC770F">
              <w:rPr>
                <w:rFonts w:cs="Calibri"/>
                <w:color w:val="000000"/>
                <w:sz w:val="16"/>
                <w:szCs w:val="16"/>
              </w:rPr>
              <w:t>Number of HH members</w:t>
            </w:r>
          </w:p>
        </w:tc>
        <w:tc>
          <w:tcPr>
            <w:tcW w:w="1105" w:type="dxa"/>
            <w:tcBorders>
              <w:right w:val="single" w:sz="4" w:space="0" w:color="auto"/>
            </w:tcBorders>
            <w:noWrap/>
          </w:tcPr>
          <w:p w14:paraId="65F2E226" w14:textId="77777777" w:rsidR="00162F7F" w:rsidRPr="00DC770F" w:rsidRDefault="00162F7F" w:rsidP="00162F7F">
            <w:pPr>
              <w:pStyle w:val="KeinLeerraum"/>
              <w:jc w:val="center"/>
              <w:rPr>
                <w:noProof/>
                <w:sz w:val="16"/>
                <w:szCs w:val="16"/>
              </w:rPr>
            </w:pPr>
            <w:r w:rsidRPr="00DC770F">
              <w:rPr>
                <w:rFonts w:cs="Calibri"/>
                <w:color w:val="000000"/>
                <w:sz w:val="16"/>
                <w:szCs w:val="16"/>
              </w:rPr>
              <w:t>78</w:t>
            </w:r>
          </w:p>
        </w:tc>
        <w:tc>
          <w:tcPr>
            <w:tcW w:w="1797" w:type="dxa"/>
            <w:gridSpan w:val="2"/>
            <w:tcBorders>
              <w:left w:val="single" w:sz="4" w:space="0" w:color="auto"/>
            </w:tcBorders>
            <w:noWrap/>
          </w:tcPr>
          <w:p w14:paraId="31DAB2FB" w14:textId="77777777" w:rsidR="00162F7F" w:rsidRPr="00DC770F" w:rsidRDefault="00162F7F" w:rsidP="00162F7F">
            <w:pPr>
              <w:pStyle w:val="KeinLeerraum"/>
              <w:jc w:val="center"/>
              <w:rPr>
                <w:noProof/>
                <w:sz w:val="16"/>
                <w:szCs w:val="16"/>
              </w:rPr>
            </w:pPr>
            <w:r w:rsidRPr="00DC770F">
              <w:rPr>
                <w:rFonts w:cs="Calibri"/>
                <w:color w:val="000000"/>
                <w:sz w:val="16"/>
                <w:szCs w:val="16"/>
              </w:rPr>
              <w:t>Ideal number of children</w:t>
            </w:r>
          </w:p>
        </w:tc>
        <w:tc>
          <w:tcPr>
            <w:tcW w:w="1105" w:type="dxa"/>
            <w:tcBorders>
              <w:right w:val="single" w:sz="4" w:space="0" w:color="auto"/>
            </w:tcBorders>
            <w:noWrap/>
          </w:tcPr>
          <w:p w14:paraId="2E112598" w14:textId="77777777" w:rsidR="00162F7F" w:rsidRPr="00DC770F" w:rsidRDefault="00162F7F" w:rsidP="00162F7F">
            <w:pPr>
              <w:pStyle w:val="KeinLeerraum"/>
              <w:jc w:val="center"/>
              <w:rPr>
                <w:noProof/>
                <w:sz w:val="16"/>
                <w:szCs w:val="16"/>
              </w:rPr>
            </w:pPr>
            <w:r w:rsidRPr="00DC770F">
              <w:rPr>
                <w:rFonts w:cs="Calibri"/>
                <w:color w:val="000000"/>
                <w:sz w:val="16"/>
                <w:szCs w:val="16"/>
              </w:rPr>
              <w:t>63</w:t>
            </w:r>
          </w:p>
        </w:tc>
        <w:tc>
          <w:tcPr>
            <w:tcW w:w="1580" w:type="dxa"/>
            <w:gridSpan w:val="2"/>
            <w:tcBorders>
              <w:left w:val="single" w:sz="4" w:space="0" w:color="auto"/>
            </w:tcBorders>
            <w:noWrap/>
          </w:tcPr>
          <w:p w14:paraId="62DC0CF6" w14:textId="77777777" w:rsidR="00162F7F" w:rsidRPr="00DC770F" w:rsidRDefault="00162F7F" w:rsidP="00162F7F">
            <w:pPr>
              <w:pStyle w:val="KeinLeerraum"/>
              <w:jc w:val="center"/>
              <w:rPr>
                <w:noProof/>
                <w:sz w:val="16"/>
                <w:szCs w:val="16"/>
              </w:rPr>
            </w:pPr>
            <w:r w:rsidRPr="00DC770F">
              <w:rPr>
                <w:rFonts w:cs="Calibri"/>
                <w:color w:val="000000"/>
                <w:sz w:val="16"/>
                <w:szCs w:val="16"/>
              </w:rPr>
              <w:t>Number of trips woman took in last 12 months</w:t>
            </w:r>
          </w:p>
        </w:tc>
        <w:tc>
          <w:tcPr>
            <w:tcW w:w="1105" w:type="dxa"/>
            <w:tcBorders>
              <w:right w:val="single" w:sz="4" w:space="0" w:color="auto"/>
            </w:tcBorders>
            <w:noWrap/>
          </w:tcPr>
          <w:p w14:paraId="2EEA23EB" w14:textId="77777777" w:rsidR="00162F7F" w:rsidRPr="00DC770F" w:rsidRDefault="00162F7F" w:rsidP="00162F7F">
            <w:pPr>
              <w:pStyle w:val="KeinLeerraum"/>
              <w:jc w:val="center"/>
              <w:rPr>
                <w:noProof/>
                <w:sz w:val="16"/>
                <w:szCs w:val="16"/>
              </w:rPr>
            </w:pPr>
            <w:r w:rsidRPr="00DC770F">
              <w:rPr>
                <w:rFonts w:cs="Calibri"/>
                <w:color w:val="000000"/>
                <w:sz w:val="16"/>
                <w:szCs w:val="16"/>
              </w:rPr>
              <w:t>60</w:t>
            </w:r>
          </w:p>
        </w:tc>
        <w:tc>
          <w:tcPr>
            <w:tcW w:w="1947" w:type="dxa"/>
            <w:gridSpan w:val="2"/>
            <w:tcBorders>
              <w:left w:val="single" w:sz="4" w:space="0" w:color="auto"/>
            </w:tcBorders>
            <w:noWrap/>
          </w:tcPr>
          <w:p w14:paraId="6770AD16" w14:textId="77777777" w:rsidR="00162F7F" w:rsidRPr="00DC770F" w:rsidRDefault="00162F7F" w:rsidP="00162F7F">
            <w:pPr>
              <w:pStyle w:val="KeinLeerraum"/>
              <w:jc w:val="center"/>
              <w:rPr>
                <w:noProof/>
                <w:sz w:val="16"/>
                <w:szCs w:val="16"/>
              </w:rPr>
            </w:pPr>
            <w:r w:rsidRPr="00DC770F">
              <w:rPr>
                <w:rFonts w:cs="Calibri"/>
                <w:color w:val="000000"/>
                <w:sz w:val="16"/>
                <w:szCs w:val="16"/>
              </w:rPr>
              <w:t>Number of cattle owned</w:t>
            </w:r>
          </w:p>
        </w:tc>
        <w:tc>
          <w:tcPr>
            <w:tcW w:w="1105" w:type="dxa"/>
            <w:noWrap/>
          </w:tcPr>
          <w:p w14:paraId="68AD001A" w14:textId="77777777" w:rsidR="00162F7F" w:rsidRPr="00DC770F" w:rsidRDefault="00162F7F" w:rsidP="00162F7F">
            <w:pPr>
              <w:pStyle w:val="KeinLeerraum"/>
              <w:jc w:val="center"/>
              <w:rPr>
                <w:noProof/>
                <w:sz w:val="16"/>
                <w:szCs w:val="16"/>
              </w:rPr>
            </w:pPr>
            <w:r w:rsidRPr="00DC770F">
              <w:rPr>
                <w:rFonts w:cs="Calibri"/>
                <w:color w:val="000000"/>
                <w:sz w:val="16"/>
                <w:szCs w:val="16"/>
              </w:rPr>
              <w:t>52</w:t>
            </w:r>
          </w:p>
        </w:tc>
      </w:tr>
      <w:tr w:rsidR="00162F7F" w:rsidRPr="00DC770F" w14:paraId="2DB225FC" w14:textId="77777777" w:rsidTr="00A41ADE">
        <w:trPr>
          <w:gridAfter w:val="1"/>
          <w:wAfter w:w="9" w:type="dxa"/>
          <w:trHeight w:val="290"/>
        </w:trPr>
        <w:tc>
          <w:tcPr>
            <w:tcW w:w="1791" w:type="dxa"/>
            <w:tcBorders>
              <w:right w:val="single" w:sz="4" w:space="0" w:color="auto"/>
            </w:tcBorders>
            <w:noWrap/>
            <w:hideMark/>
          </w:tcPr>
          <w:p w14:paraId="5A63EB41" w14:textId="20C45B1F" w:rsidR="00162F7F" w:rsidRPr="00DC770F" w:rsidRDefault="00162F7F" w:rsidP="00162F7F">
            <w:pPr>
              <w:pStyle w:val="KeinLeerraum"/>
              <w:jc w:val="left"/>
              <w:rPr>
                <w:noProof/>
                <w:sz w:val="18"/>
                <w:szCs w:val="18"/>
              </w:rPr>
            </w:pPr>
            <w:r w:rsidRPr="002A0CB6">
              <w:rPr>
                <w:noProof/>
                <w:sz w:val="18"/>
                <w:szCs w:val="18"/>
              </w:rPr>
              <w:t>Niger</w:t>
            </w:r>
          </w:p>
        </w:tc>
        <w:tc>
          <w:tcPr>
            <w:tcW w:w="1465" w:type="dxa"/>
            <w:tcBorders>
              <w:left w:val="single" w:sz="4" w:space="0" w:color="auto"/>
            </w:tcBorders>
            <w:noWrap/>
          </w:tcPr>
          <w:p w14:paraId="4644F135" w14:textId="77777777" w:rsidR="00162F7F" w:rsidRPr="00DC770F" w:rsidRDefault="00162F7F" w:rsidP="00162F7F">
            <w:pPr>
              <w:pStyle w:val="KeinLeerraum"/>
              <w:jc w:val="center"/>
              <w:rPr>
                <w:noProof/>
                <w:sz w:val="16"/>
                <w:szCs w:val="16"/>
              </w:rPr>
            </w:pPr>
            <w:r w:rsidRPr="00DC770F">
              <w:rPr>
                <w:rFonts w:cs="Calibri"/>
                <w:color w:val="000000"/>
                <w:sz w:val="16"/>
                <w:szCs w:val="16"/>
              </w:rPr>
              <w:t>Checkup after delivery</w:t>
            </w:r>
          </w:p>
        </w:tc>
        <w:tc>
          <w:tcPr>
            <w:tcW w:w="1110" w:type="dxa"/>
            <w:tcBorders>
              <w:right w:val="single" w:sz="4" w:space="0" w:color="auto"/>
            </w:tcBorders>
            <w:noWrap/>
          </w:tcPr>
          <w:p w14:paraId="5DE65ADD" w14:textId="77777777" w:rsidR="00162F7F" w:rsidRPr="00DC770F" w:rsidRDefault="00162F7F" w:rsidP="00162F7F">
            <w:pPr>
              <w:pStyle w:val="KeinLeerraum"/>
              <w:jc w:val="center"/>
              <w:rPr>
                <w:noProof/>
                <w:sz w:val="16"/>
                <w:szCs w:val="16"/>
              </w:rPr>
            </w:pPr>
            <w:r w:rsidRPr="00DC770F">
              <w:rPr>
                <w:rFonts w:cs="Calibri"/>
                <w:color w:val="000000"/>
                <w:sz w:val="16"/>
                <w:szCs w:val="16"/>
              </w:rPr>
              <w:t>100</w:t>
            </w:r>
          </w:p>
        </w:tc>
        <w:tc>
          <w:tcPr>
            <w:tcW w:w="1663" w:type="dxa"/>
            <w:tcBorders>
              <w:left w:val="single" w:sz="4" w:space="0" w:color="auto"/>
            </w:tcBorders>
            <w:noWrap/>
          </w:tcPr>
          <w:p w14:paraId="6938BD9A" w14:textId="77777777" w:rsidR="00162F7F" w:rsidRPr="00DC770F" w:rsidRDefault="00162F7F" w:rsidP="00162F7F">
            <w:pPr>
              <w:pStyle w:val="KeinLeerraum"/>
              <w:jc w:val="center"/>
              <w:rPr>
                <w:noProof/>
                <w:sz w:val="16"/>
                <w:szCs w:val="16"/>
              </w:rPr>
            </w:pPr>
            <w:r w:rsidRPr="00DC770F">
              <w:rPr>
                <w:rFonts w:cs="Calibri"/>
                <w:color w:val="000000"/>
                <w:sz w:val="16"/>
                <w:szCs w:val="16"/>
              </w:rPr>
              <w:t>Health card for child</w:t>
            </w:r>
          </w:p>
        </w:tc>
        <w:tc>
          <w:tcPr>
            <w:tcW w:w="1105" w:type="dxa"/>
            <w:tcBorders>
              <w:right w:val="single" w:sz="4" w:space="0" w:color="auto"/>
            </w:tcBorders>
            <w:noWrap/>
          </w:tcPr>
          <w:p w14:paraId="40CEBDAC" w14:textId="77777777" w:rsidR="00162F7F" w:rsidRPr="00DC770F" w:rsidRDefault="00162F7F" w:rsidP="00162F7F">
            <w:pPr>
              <w:pStyle w:val="KeinLeerraum"/>
              <w:jc w:val="center"/>
              <w:rPr>
                <w:noProof/>
                <w:sz w:val="16"/>
                <w:szCs w:val="16"/>
              </w:rPr>
            </w:pPr>
            <w:r w:rsidRPr="00DC770F">
              <w:rPr>
                <w:rFonts w:cs="Calibri"/>
                <w:color w:val="000000"/>
                <w:sz w:val="16"/>
                <w:szCs w:val="16"/>
              </w:rPr>
              <w:t>78</w:t>
            </w:r>
          </w:p>
        </w:tc>
        <w:tc>
          <w:tcPr>
            <w:tcW w:w="1797" w:type="dxa"/>
            <w:gridSpan w:val="2"/>
            <w:tcBorders>
              <w:left w:val="single" w:sz="4" w:space="0" w:color="auto"/>
            </w:tcBorders>
            <w:noWrap/>
          </w:tcPr>
          <w:p w14:paraId="564F4B92" w14:textId="77777777" w:rsidR="00162F7F" w:rsidRPr="00DC770F" w:rsidRDefault="00162F7F" w:rsidP="00162F7F">
            <w:pPr>
              <w:pStyle w:val="KeinLeerraum"/>
              <w:jc w:val="center"/>
              <w:rPr>
                <w:noProof/>
                <w:sz w:val="16"/>
                <w:szCs w:val="16"/>
              </w:rPr>
            </w:pPr>
            <w:r w:rsidRPr="00DC770F">
              <w:rPr>
                <w:rFonts w:cs="Calibri"/>
                <w:color w:val="000000"/>
                <w:sz w:val="16"/>
                <w:szCs w:val="16"/>
              </w:rPr>
              <w:t>At least one tetanus injection before birth</w:t>
            </w:r>
          </w:p>
        </w:tc>
        <w:tc>
          <w:tcPr>
            <w:tcW w:w="1105" w:type="dxa"/>
            <w:tcBorders>
              <w:right w:val="single" w:sz="4" w:space="0" w:color="auto"/>
            </w:tcBorders>
            <w:noWrap/>
          </w:tcPr>
          <w:p w14:paraId="3B1302F2" w14:textId="77777777" w:rsidR="00162F7F" w:rsidRPr="00DC770F" w:rsidRDefault="00162F7F" w:rsidP="00162F7F">
            <w:pPr>
              <w:pStyle w:val="KeinLeerraum"/>
              <w:jc w:val="center"/>
              <w:rPr>
                <w:noProof/>
                <w:sz w:val="16"/>
                <w:szCs w:val="16"/>
              </w:rPr>
            </w:pPr>
            <w:r w:rsidRPr="00DC770F">
              <w:rPr>
                <w:rFonts w:cs="Calibri"/>
                <w:color w:val="000000"/>
                <w:sz w:val="16"/>
                <w:szCs w:val="16"/>
              </w:rPr>
              <w:t>51</w:t>
            </w:r>
          </w:p>
        </w:tc>
        <w:tc>
          <w:tcPr>
            <w:tcW w:w="1580" w:type="dxa"/>
            <w:gridSpan w:val="2"/>
            <w:tcBorders>
              <w:left w:val="single" w:sz="4" w:space="0" w:color="auto"/>
            </w:tcBorders>
            <w:noWrap/>
          </w:tcPr>
          <w:p w14:paraId="6364CEC3" w14:textId="77777777" w:rsidR="00162F7F" w:rsidRPr="00DC770F" w:rsidRDefault="00162F7F" w:rsidP="00162F7F">
            <w:pPr>
              <w:pStyle w:val="KeinLeerraum"/>
              <w:jc w:val="center"/>
              <w:rPr>
                <w:noProof/>
                <w:sz w:val="16"/>
                <w:szCs w:val="16"/>
              </w:rPr>
            </w:pPr>
            <w:r w:rsidRPr="00DC770F">
              <w:rPr>
                <w:rFonts w:cs="Calibri"/>
                <w:color w:val="000000"/>
                <w:sz w:val="16"/>
                <w:szCs w:val="16"/>
              </w:rPr>
              <w:t>Tested for HIV</w:t>
            </w:r>
          </w:p>
        </w:tc>
        <w:tc>
          <w:tcPr>
            <w:tcW w:w="1105" w:type="dxa"/>
            <w:tcBorders>
              <w:right w:val="single" w:sz="4" w:space="0" w:color="auto"/>
            </w:tcBorders>
            <w:noWrap/>
          </w:tcPr>
          <w:p w14:paraId="2D5CE84E" w14:textId="77777777" w:rsidR="00162F7F" w:rsidRPr="00DC770F" w:rsidRDefault="00162F7F" w:rsidP="00162F7F">
            <w:pPr>
              <w:pStyle w:val="KeinLeerraum"/>
              <w:jc w:val="center"/>
              <w:rPr>
                <w:noProof/>
                <w:sz w:val="16"/>
                <w:szCs w:val="16"/>
              </w:rPr>
            </w:pPr>
            <w:r w:rsidRPr="00DC770F">
              <w:rPr>
                <w:rFonts w:cs="Calibri"/>
                <w:color w:val="000000"/>
                <w:sz w:val="16"/>
                <w:szCs w:val="16"/>
              </w:rPr>
              <w:t>11</w:t>
            </w:r>
          </w:p>
        </w:tc>
        <w:tc>
          <w:tcPr>
            <w:tcW w:w="1947" w:type="dxa"/>
            <w:gridSpan w:val="2"/>
            <w:tcBorders>
              <w:left w:val="single" w:sz="4" w:space="0" w:color="auto"/>
            </w:tcBorders>
            <w:noWrap/>
          </w:tcPr>
          <w:p w14:paraId="6048CD87" w14:textId="77777777" w:rsidR="00162F7F" w:rsidRPr="00DC770F" w:rsidRDefault="00162F7F" w:rsidP="00162F7F">
            <w:pPr>
              <w:pStyle w:val="KeinLeerraum"/>
              <w:jc w:val="center"/>
              <w:rPr>
                <w:noProof/>
                <w:sz w:val="16"/>
                <w:szCs w:val="16"/>
              </w:rPr>
            </w:pPr>
            <w:r w:rsidRPr="00DC770F">
              <w:rPr>
                <w:rFonts w:cs="Calibri"/>
                <w:color w:val="000000"/>
                <w:sz w:val="16"/>
                <w:szCs w:val="16"/>
              </w:rPr>
              <w:t>Involved in HH purchases</w:t>
            </w:r>
          </w:p>
        </w:tc>
        <w:tc>
          <w:tcPr>
            <w:tcW w:w="1105" w:type="dxa"/>
            <w:noWrap/>
          </w:tcPr>
          <w:p w14:paraId="6401A209" w14:textId="77777777" w:rsidR="00162F7F" w:rsidRPr="00DC770F" w:rsidRDefault="00162F7F" w:rsidP="00162F7F">
            <w:pPr>
              <w:pStyle w:val="KeinLeerraum"/>
              <w:jc w:val="center"/>
              <w:rPr>
                <w:noProof/>
                <w:sz w:val="16"/>
                <w:szCs w:val="16"/>
              </w:rPr>
            </w:pPr>
            <w:r w:rsidRPr="00DC770F">
              <w:rPr>
                <w:rFonts w:cs="Calibri"/>
                <w:color w:val="000000"/>
                <w:sz w:val="16"/>
                <w:szCs w:val="16"/>
              </w:rPr>
              <w:t>11</w:t>
            </w:r>
          </w:p>
        </w:tc>
      </w:tr>
      <w:tr w:rsidR="00162F7F" w:rsidRPr="00DC770F" w14:paraId="1BA6D7F6" w14:textId="77777777" w:rsidTr="00A41ADE">
        <w:trPr>
          <w:gridAfter w:val="1"/>
          <w:wAfter w:w="9" w:type="dxa"/>
          <w:trHeight w:val="290"/>
        </w:trPr>
        <w:tc>
          <w:tcPr>
            <w:tcW w:w="1791" w:type="dxa"/>
            <w:tcBorders>
              <w:right w:val="single" w:sz="4" w:space="0" w:color="auto"/>
            </w:tcBorders>
            <w:noWrap/>
            <w:hideMark/>
          </w:tcPr>
          <w:p w14:paraId="266811E9" w14:textId="1AC964DC" w:rsidR="00162F7F" w:rsidRPr="00DC770F" w:rsidRDefault="00162F7F" w:rsidP="00162F7F">
            <w:pPr>
              <w:pStyle w:val="KeinLeerraum"/>
              <w:jc w:val="left"/>
              <w:rPr>
                <w:noProof/>
                <w:sz w:val="18"/>
                <w:szCs w:val="18"/>
              </w:rPr>
            </w:pPr>
            <w:r w:rsidRPr="002A0CB6">
              <w:rPr>
                <w:noProof/>
                <w:sz w:val="18"/>
                <w:szCs w:val="18"/>
              </w:rPr>
              <w:lastRenderedPageBreak/>
              <w:t>Nigeria</w:t>
            </w:r>
          </w:p>
        </w:tc>
        <w:tc>
          <w:tcPr>
            <w:tcW w:w="1465" w:type="dxa"/>
            <w:tcBorders>
              <w:left w:val="single" w:sz="4" w:space="0" w:color="auto"/>
            </w:tcBorders>
            <w:noWrap/>
          </w:tcPr>
          <w:p w14:paraId="0183D790" w14:textId="77777777" w:rsidR="00162F7F" w:rsidRPr="00DC770F" w:rsidRDefault="00162F7F" w:rsidP="00162F7F">
            <w:pPr>
              <w:pStyle w:val="KeinLeerraum"/>
              <w:jc w:val="center"/>
              <w:rPr>
                <w:noProof/>
                <w:sz w:val="16"/>
                <w:szCs w:val="16"/>
              </w:rPr>
            </w:pPr>
            <w:r w:rsidRPr="00DC770F">
              <w:rPr>
                <w:rFonts w:cs="Calibri"/>
                <w:color w:val="000000"/>
                <w:sz w:val="16"/>
                <w:szCs w:val="16"/>
              </w:rPr>
              <w:t>Ideal number of children</w:t>
            </w:r>
          </w:p>
        </w:tc>
        <w:tc>
          <w:tcPr>
            <w:tcW w:w="1110" w:type="dxa"/>
            <w:tcBorders>
              <w:right w:val="single" w:sz="4" w:space="0" w:color="auto"/>
            </w:tcBorders>
            <w:noWrap/>
          </w:tcPr>
          <w:p w14:paraId="39F16077" w14:textId="77777777" w:rsidR="00162F7F" w:rsidRPr="00DC770F" w:rsidRDefault="00162F7F" w:rsidP="00162F7F">
            <w:pPr>
              <w:pStyle w:val="KeinLeerraum"/>
              <w:jc w:val="center"/>
              <w:rPr>
                <w:noProof/>
                <w:sz w:val="16"/>
                <w:szCs w:val="16"/>
              </w:rPr>
            </w:pPr>
            <w:r w:rsidRPr="00DC770F">
              <w:rPr>
                <w:rFonts w:cs="Calibri"/>
                <w:color w:val="000000"/>
                <w:sz w:val="16"/>
                <w:szCs w:val="16"/>
              </w:rPr>
              <w:t>100</w:t>
            </w:r>
          </w:p>
        </w:tc>
        <w:tc>
          <w:tcPr>
            <w:tcW w:w="1663" w:type="dxa"/>
            <w:tcBorders>
              <w:left w:val="single" w:sz="4" w:space="0" w:color="auto"/>
            </w:tcBorders>
            <w:noWrap/>
          </w:tcPr>
          <w:p w14:paraId="7C0E9510" w14:textId="77777777" w:rsidR="00162F7F" w:rsidRPr="00DC770F" w:rsidRDefault="00162F7F" w:rsidP="00162F7F">
            <w:pPr>
              <w:pStyle w:val="KeinLeerraum"/>
              <w:jc w:val="center"/>
              <w:rPr>
                <w:noProof/>
                <w:sz w:val="16"/>
                <w:szCs w:val="16"/>
              </w:rPr>
            </w:pPr>
            <w:r w:rsidRPr="00DC770F">
              <w:rPr>
                <w:rFonts w:cs="Calibri"/>
                <w:color w:val="000000"/>
                <w:sz w:val="16"/>
                <w:szCs w:val="16"/>
              </w:rPr>
              <w:t>Number of trips woman took in last 12 months</w:t>
            </w:r>
          </w:p>
        </w:tc>
        <w:tc>
          <w:tcPr>
            <w:tcW w:w="1105" w:type="dxa"/>
            <w:tcBorders>
              <w:right w:val="single" w:sz="4" w:space="0" w:color="auto"/>
            </w:tcBorders>
            <w:noWrap/>
          </w:tcPr>
          <w:p w14:paraId="56797854" w14:textId="77777777" w:rsidR="00162F7F" w:rsidRPr="00DC770F" w:rsidRDefault="00162F7F" w:rsidP="00162F7F">
            <w:pPr>
              <w:pStyle w:val="KeinLeerraum"/>
              <w:jc w:val="center"/>
              <w:rPr>
                <w:noProof/>
                <w:sz w:val="16"/>
                <w:szCs w:val="16"/>
              </w:rPr>
            </w:pPr>
            <w:r w:rsidRPr="00DC770F">
              <w:rPr>
                <w:rFonts w:cs="Calibri"/>
                <w:color w:val="000000"/>
                <w:sz w:val="16"/>
                <w:szCs w:val="16"/>
              </w:rPr>
              <w:t>98</w:t>
            </w:r>
          </w:p>
        </w:tc>
        <w:tc>
          <w:tcPr>
            <w:tcW w:w="1797" w:type="dxa"/>
            <w:gridSpan w:val="2"/>
            <w:tcBorders>
              <w:left w:val="single" w:sz="4" w:space="0" w:color="auto"/>
            </w:tcBorders>
            <w:noWrap/>
          </w:tcPr>
          <w:p w14:paraId="0D0A0F8D" w14:textId="77777777" w:rsidR="00162F7F" w:rsidRPr="00DC770F" w:rsidRDefault="00162F7F" w:rsidP="00162F7F">
            <w:pPr>
              <w:pStyle w:val="KeinLeerraum"/>
              <w:jc w:val="center"/>
              <w:rPr>
                <w:noProof/>
                <w:sz w:val="16"/>
                <w:szCs w:val="16"/>
              </w:rPr>
            </w:pPr>
            <w:r w:rsidRPr="00DC770F">
              <w:rPr>
                <w:rFonts w:cs="Calibri"/>
                <w:color w:val="000000"/>
                <w:sz w:val="16"/>
                <w:szCs w:val="16"/>
              </w:rPr>
              <w:t>Number of HH members</w:t>
            </w:r>
          </w:p>
        </w:tc>
        <w:tc>
          <w:tcPr>
            <w:tcW w:w="1105" w:type="dxa"/>
            <w:tcBorders>
              <w:right w:val="single" w:sz="4" w:space="0" w:color="auto"/>
            </w:tcBorders>
            <w:noWrap/>
          </w:tcPr>
          <w:p w14:paraId="56035050" w14:textId="77777777" w:rsidR="00162F7F" w:rsidRPr="00DC770F" w:rsidRDefault="00162F7F" w:rsidP="00162F7F">
            <w:pPr>
              <w:pStyle w:val="KeinLeerraum"/>
              <w:jc w:val="center"/>
              <w:rPr>
                <w:noProof/>
                <w:sz w:val="16"/>
                <w:szCs w:val="16"/>
              </w:rPr>
            </w:pPr>
            <w:r w:rsidRPr="00DC770F">
              <w:rPr>
                <w:rFonts w:cs="Calibri"/>
                <w:color w:val="000000"/>
                <w:sz w:val="16"/>
                <w:szCs w:val="16"/>
              </w:rPr>
              <w:t>92</w:t>
            </w:r>
          </w:p>
        </w:tc>
        <w:tc>
          <w:tcPr>
            <w:tcW w:w="1580" w:type="dxa"/>
            <w:gridSpan w:val="2"/>
            <w:tcBorders>
              <w:left w:val="single" w:sz="4" w:space="0" w:color="auto"/>
            </w:tcBorders>
            <w:noWrap/>
          </w:tcPr>
          <w:p w14:paraId="582D00D3" w14:textId="77777777" w:rsidR="00162F7F" w:rsidRPr="00DC770F" w:rsidRDefault="00162F7F" w:rsidP="00162F7F">
            <w:pPr>
              <w:pStyle w:val="KeinLeerraum"/>
              <w:jc w:val="center"/>
              <w:rPr>
                <w:noProof/>
                <w:sz w:val="16"/>
                <w:szCs w:val="16"/>
              </w:rPr>
            </w:pPr>
            <w:r w:rsidRPr="00DC770F">
              <w:rPr>
                <w:rFonts w:cs="Calibri"/>
                <w:color w:val="000000"/>
                <w:sz w:val="16"/>
                <w:szCs w:val="16"/>
              </w:rPr>
              <w:t xml:space="preserve">Number of </w:t>
            </w:r>
            <w:proofErr w:type="spellStart"/>
            <w:r w:rsidRPr="00DC770F">
              <w:rPr>
                <w:rFonts w:cs="Calibri"/>
                <w:color w:val="000000"/>
                <w:sz w:val="16"/>
                <w:szCs w:val="16"/>
              </w:rPr>
              <w:t>mosquitonets</w:t>
            </w:r>
            <w:proofErr w:type="spellEnd"/>
          </w:p>
        </w:tc>
        <w:tc>
          <w:tcPr>
            <w:tcW w:w="1105" w:type="dxa"/>
            <w:tcBorders>
              <w:right w:val="single" w:sz="4" w:space="0" w:color="auto"/>
            </w:tcBorders>
            <w:noWrap/>
          </w:tcPr>
          <w:p w14:paraId="518590D8" w14:textId="77777777" w:rsidR="00162F7F" w:rsidRPr="00DC770F" w:rsidRDefault="00162F7F" w:rsidP="00162F7F">
            <w:pPr>
              <w:pStyle w:val="KeinLeerraum"/>
              <w:jc w:val="center"/>
              <w:rPr>
                <w:noProof/>
                <w:sz w:val="16"/>
                <w:szCs w:val="16"/>
              </w:rPr>
            </w:pPr>
            <w:r w:rsidRPr="00DC770F">
              <w:rPr>
                <w:rFonts w:cs="Calibri"/>
                <w:color w:val="000000"/>
                <w:sz w:val="16"/>
                <w:szCs w:val="16"/>
              </w:rPr>
              <w:t>59</w:t>
            </w:r>
          </w:p>
        </w:tc>
        <w:tc>
          <w:tcPr>
            <w:tcW w:w="1947" w:type="dxa"/>
            <w:gridSpan w:val="2"/>
            <w:tcBorders>
              <w:left w:val="single" w:sz="4" w:space="0" w:color="auto"/>
            </w:tcBorders>
            <w:noWrap/>
          </w:tcPr>
          <w:p w14:paraId="0C12816B" w14:textId="77777777" w:rsidR="00162F7F" w:rsidRPr="00DC770F" w:rsidRDefault="00162F7F" w:rsidP="00162F7F">
            <w:pPr>
              <w:pStyle w:val="KeinLeerraum"/>
              <w:jc w:val="center"/>
              <w:rPr>
                <w:noProof/>
                <w:sz w:val="16"/>
                <w:szCs w:val="16"/>
              </w:rPr>
            </w:pPr>
            <w:r w:rsidRPr="00DC770F">
              <w:rPr>
                <w:rFonts w:cs="Calibri"/>
                <w:color w:val="000000"/>
                <w:sz w:val="16"/>
                <w:szCs w:val="16"/>
              </w:rPr>
              <w:t>At least one tetanus injection before birth</w:t>
            </w:r>
          </w:p>
        </w:tc>
        <w:tc>
          <w:tcPr>
            <w:tcW w:w="1105" w:type="dxa"/>
            <w:noWrap/>
          </w:tcPr>
          <w:p w14:paraId="3CFB9C45" w14:textId="77777777" w:rsidR="00162F7F" w:rsidRPr="00DC770F" w:rsidRDefault="00162F7F" w:rsidP="00162F7F">
            <w:pPr>
              <w:pStyle w:val="KeinLeerraum"/>
              <w:jc w:val="center"/>
              <w:rPr>
                <w:noProof/>
                <w:sz w:val="16"/>
                <w:szCs w:val="16"/>
              </w:rPr>
            </w:pPr>
            <w:r w:rsidRPr="00DC770F">
              <w:rPr>
                <w:rFonts w:cs="Calibri"/>
                <w:color w:val="000000"/>
                <w:sz w:val="16"/>
                <w:szCs w:val="16"/>
              </w:rPr>
              <w:t>57</w:t>
            </w:r>
          </w:p>
        </w:tc>
      </w:tr>
      <w:tr w:rsidR="00162F7F" w:rsidRPr="00DC770F" w14:paraId="7D375C7B" w14:textId="77777777" w:rsidTr="00A41ADE">
        <w:trPr>
          <w:gridAfter w:val="1"/>
          <w:wAfter w:w="9" w:type="dxa"/>
          <w:trHeight w:val="290"/>
        </w:trPr>
        <w:tc>
          <w:tcPr>
            <w:tcW w:w="1791" w:type="dxa"/>
            <w:tcBorders>
              <w:right w:val="single" w:sz="4" w:space="0" w:color="auto"/>
            </w:tcBorders>
            <w:noWrap/>
            <w:hideMark/>
          </w:tcPr>
          <w:p w14:paraId="6AB7CA7C" w14:textId="16AF4AB8" w:rsidR="00162F7F" w:rsidRPr="00DC770F" w:rsidRDefault="00162F7F" w:rsidP="00162F7F">
            <w:pPr>
              <w:pStyle w:val="KeinLeerraum"/>
              <w:jc w:val="left"/>
              <w:rPr>
                <w:noProof/>
                <w:sz w:val="18"/>
                <w:szCs w:val="18"/>
              </w:rPr>
            </w:pPr>
            <w:r w:rsidRPr="002A0CB6">
              <w:rPr>
                <w:noProof/>
                <w:sz w:val="18"/>
                <w:szCs w:val="18"/>
              </w:rPr>
              <w:t>Republic</w:t>
            </w:r>
            <w:r>
              <w:rPr>
                <w:noProof/>
                <w:sz w:val="18"/>
                <w:szCs w:val="18"/>
              </w:rPr>
              <w:t xml:space="preserve"> </w:t>
            </w:r>
            <w:r w:rsidRPr="002A0CB6">
              <w:rPr>
                <w:noProof/>
                <w:sz w:val="18"/>
                <w:szCs w:val="18"/>
              </w:rPr>
              <w:t>o</w:t>
            </w:r>
            <w:r>
              <w:rPr>
                <w:noProof/>
                <w:sz w:val="18"/>
                <w:szCs w:val="18"/>
              </w:rPr>
              <w:t xml:space="preserve">f </w:t>
            </w:r>
            <w:r w:rsidRPr="002A0CB6">
              <w:rPr>
                <w:noProof/>
                <w:sz w:val="18"/>
                <w:szCs w:val="18"/>
              </w:rPr>
              <w:t>the</w:t>
            </w:r>
            <w:r>
              <w:rPr>
                <w:noProof/>
                <w:sz w:val="18"/>
                <w:szCs w:val="18"/>
              </w:rPr>
              <w:t xml:space="preserve"> </w:t>
            </w:r>
            <w:r w:rsidRPr="002A0CB6">
              <w:rPr>
                <w:noProof/>
                <w:sz w:val="18"/>
                <w:szCs w:val="18"/>
              </w:rPr>
              <w:t>Congo</w:t>
            </w:r>
          </w:p>
        </w:tc>
        <w:tc>
          <w:tcPr>
            <w:tcW w:w="1465" w:type="dxa"/>
            <w:tcBorders>
              <w:left w:val="single" w:sz="4" w:space="0" w:color="auto"/>
            </w:tcBorders>
            <w:noWrap/>
          </w:tcPr>
          <w:p w14:paraId="27DFFA40" w14:textId="77777777" w:rsidR="00162F7F" w:rsidRPr="00DC770F" w:rsidRDefault="00162F7F" w:rsidP="00162F7F">
            <w:pPr>
              <w:pStyle w:val="KeinLeerraum"/>
              <w:jc w:val="center"/>
              <w:rPr>
                <w:noProof/>
                <w:sz w:val="16"/>
                <w:szCs w:val="16"/>
              </w:rPr>
            </w:pPr>
            <w:r w:rsidRPr="00DC770F">
              <w:rPr>
                <w:rFonts w:cs="Calibri"/>
                <w:color w:val="000000"/>
                <w:sz w:val="16"/>
                <w:szCs w:val="16"/>
              </w:rPr>
              <w:t>Checkup after delivery</w:t>
            </w:r>
          </w:p>
        </w:tc>
        <w:tc>
          <w:tcPr>
            <w:tcW w:w="1110" w:type="dxa"/>
            <w:tcBorders>
              <w:right w:val="single" w:sz="4" w:space="0" w:color="auto"/>
            </w:tcBorders>
            <w:noWrap/>
          </w:tcPr>
          <w:p w14:paraId="56901EBF" w14:textId="77777777" w:rsidR="00162F7F" w:rsidRPr="00DC770F" w:rsidRDefault="00162F7F" w:rsidP="00162F7F">
            <w:pPr>
              <w:pStyle w:val="KeinLeerraum"/>
              <w:jc w:val="center"/>
              <w:rPr>
                <w:noProof/>
                <w:sz w:val="16"/>
                <w:szCs w:val="16"/>
              </w:rPr>
            </w:pPr>
            <w:r w:rsidRPr="00DC770F">
              <w:rPr>
                <w:rFonts w:cs="Calibri"/>
                <w:color w:val="000000"/>
                <w:sz w:val="16"/>
                <w:szCs w:val="16"/>
              </w:rPr>
              <w:t>100</w:t>
            </w:r>
          </w:p>
        </w:tc>
        <w:tc>
          <w:tcPr>
            <w:tcW w:w="1663" w:type="dxa"/>
            <w:tcBorders>
              <w:left w:val="single" w:sz="4" w:space="0" w:color="auto"/>
            </w:tcBorders>
            <w:noWrap/>
          </w:tcPr>
          <w:p w14:paraId="71F879BF" w14:textId="77777777" w:rsidR="00162F7F" w:rsidRPr="00DC770F" w:rsidRDefault="00162F7F" w:rsidP="00162F7F">
            <w:pPr>
              <w:pStyle w:val="KeinLeerraum"/>
              <w:jc w:val="center"/>
              <w:rPr>
                <w:noProof/>
                <w:sz w:val="16"/>
                <w:szCs w:val="16"/>
              </w:rPr>
            </w:pPr>
            <w:r w:rsidRPr="00DC770F">
              <w:rPr>
                <w:rFonts w:cs="Calibri"/>
                <w:color w:val="000000"/>
                <w:sz w:val="16"/>
                <w:szCs w:val="16"/>
              </w:rPr>
              <w:t>Number of HH members</w:t>
            </w:r>
          </w:p>
        </w:tc>
        <w:tc>
          <w:tcPr>
            <w:tcW w:w="1105" w:type="dxa"/>
            <w:tcBorders>
              <w:right w:val="single" w:sz="4" w:space="0" w:color="auto"/>
            </w:tcBorders>
            <w:noWrap/>
          </w:tcPr>
          <w:p w14:paraId="646397F5" w14:textId="77777777" w:rsidR="00162F7F" w:rsidRPr="00DC770F" w:rsidRDefault="00162F7F" w:rsidP="00162F7F">
            <w:pPr>
              <w:pStyle w:val="KeinLeerraum"/>
              <w:jc w:val="center"/>
              <w:rPr>
                <w:noProof/>
                <w:sz w:val="16"/>
                <w:szCs w:val="16"/>
              </w:rPr>
            </w:pPr>
            <w:r w:rsidRPr="00DC770F">
              <w:rPr>
                <w:rFonts w:cs="Calibri"/>
                <w:color w:val="000000"/>
                <w:sz w:val="16"/>
                <w:szCs w:val="16"/>
              </w:rPr>
              <w:t>19</w:t>
            </w:r>
          </w:p>
        </w:tc>
        <w:tc>
          <w:tcPr>
            <w:tcW w:w="1797" w:type="dxa"/>
            <w:gridSpan w:val="2"/>
            <w:tcBorders>
              <w:left w:val="single" w:sz="4" w:space="0" w:color="auto"/>
            </w:tcBorders>
            <w:noWrap/>
          </w:tcPr>
          <w:p w14:paraId="5BC990B5" w14:textId="77777777" w:rsidR="00162F7F" w:rsidRPr="00DC770F" w:rsidRDefault="00162F7F" w:rsidP="00162F7F">
            <w:pPr>
              <w:pStyle w:val="KeinLeerraum"/>
              <w:jc w:val="center"/>
              <w:rPr>
                <w:noProof/>
                <w:sz w:val="16"/>
                <w:szCs w:val="16"/>
              </w:rPr>
            </w:pPr>
            <w:r w:rsidRPr="00DC770F">
              <w:rPr>
                <w:rFonts w:cs="Calibri"/>
                <w:color w:val="000000"/>
                <w:sz w:val="16"/>
                <w:szCs w:val="16"/>
              </w:rPr>
              <w:t>Ideal number of children</w:t>
            </w:r>
          </w:p>
        </w:tc>
        <w:tc>
          <w:tcPr>
            <w:tcW w:w="1105" w:type="dxa"/>
            <w:tcBorders>
              <w:right w:val="single" w:sz="4" w:space="0" w:color="auto"/>
            </w:tcBorders>
            <w:noWrap/>
          </w:tcPr>
          <w:p w14:paraId="5EC14F83" w14:textId="77777777" w:rsidR="00162F7F" w:rsidRPr="00DC770F" w:rsidRDefault="00162F7F" w:rsidP="00162F7F">
            <w:pPr>
              <w:pStyle w:val="KeinLeerraum"/>
              <w:jc w:val="center"/>
              <w:rPr>
                <w:noProof/>
                <w:sz w:val="16"/>
                <w:szCs w:val="16"/>
              </w:rPr>
            </w:pPr>
            <w:r w:rsidRPr="00DC770F">
              <w:rPr>
                <w:rFonts w:cs="Calibri"/>
                <w:color w:val="000000"/>
                <w:sz w:val="16"/>
                <w:szCs w:val="16"/>
              </w:rPr>
              <w:t>18</w:t>
            </w:r>
          </w:p>
        </w:tc>
        <w:tc>
          <w:tcPr>
            <w:tcW w:w="1580" w:type="dxa"/>
            <w:gridSpan w:val="2"/>
            <w:tcBorders>
              <w:left w:val="single" w:sz="4" w:space="0" w:color="auto"/>
            </w:tcBorders>
            <w:noWrap/>
          </w:tcPr>
          <w:p w14:paraId="391433AD" w14:textId="77777777" w:rsidR="00162F7F" w:rsidRPr="00DC770F" w:rsidRDefault="00162F7F" w:rsidP="00162F7F">
            <w:pPr>
              <w:pStyle w:val="KeinLeerraum"/>
              <w:jc w:val="center"/>
              <w:rPr>
                <w:noProof/>
                <w:sz w:val="16"/>
                <w:szCs w:val="16"/>
              </w:rPr>
            </w:pPr>
            <w:r w:rsidRPr="00DC770F">
              <w:rPr>
                <w:rFonts w:cs="Calibri"/>
                <w:color w:val="000000"/>
                <w:sz w:val="16"/>
                <w:szCs w:val="16"/>
              </w:rPr>
              <w:t>Ethnicity: Kongo</w:t>
            </w:r>
          </w:p>
        </w:tc>
        <w:tc>
          <w:tcPr>
            <w:tcW w:w="1105" w:type="dxa"/>
            <w:tcBorders>
              <w:right w:val="single" w:sz="4" w:space="0" w:color="auto"/>
            </w:tcBorders>
            <w:noWrap/>
          </w:tcPr>
          <w:p w14:paraId="570F3A94" w14:textId="77777777" w:rsidR="00162F7F" w:rsidRPr="00DC770F" w:rsidRDefault="00162F7F" w:rsidP="00162F7F">
            <w:pPr>
              <w:pStyle w:val="KeinLeerraum"/>
              <w:jc w:val="center"/>
              <w:rPr>
                <w:noProof/>
                <w:sz w:val="16"/>
                <w:szCs w:val="16"/>
              </w:rPr>
            </w:pPr>
            <w:r w:rsidRPr="00DC770F">
              <w:rPr>
                <w:rFonts w:cs="Calibri"/>
                <w:color w:val="000000"/>
                <w:sz w:val="16"/>
                <w:szCs w:val="16"/>
              </w:rPr>
              <w:t>11</w:t>
            </w:r>
          </w:p>
        </w:tc>
        <w:tc>
          <w:tcPr>
            <w:tcW w:w="1947" w:type="dxa"/>
            <w:gridSpan w:val="2"/>
            <w:tcBorders>
              <w:left w:val="single" w:sz="4" w:space="0" w:color="auto"/>
            </w:tcBorders>
            <w:noWrap/>
          </w:tcPr>
          <w:p w14:paraId="7E472B95" w14:textId="77777777" w:rsidR="00162F7F" w:rsidRPr="00DC770F" w:rsidRDefault="00162F7F" w:rsidP="00162F7F">
            <w:pPr>
              <w:pStyle w:val="KeinLeerraum"/>
              <w:jc w:val="center"/>
              <w:rPr>
                <w:noProof/>
                <w:sz w:val="16"/>
                <w:szCs w:val="16"/>
              </w:rPr>
            </w:pPr>
            <w:r w:rsidRPr="00DC770F">
              <w:rPr>
                <w:rFonts w:cs="Calibri"/>
                <w:color w:val="000000"/>
                <w:sz w:val="16"/>
                <w:szCs w:val="16"/>
              </w:rPr>
              <w:t xml:space="preserve">Number of </w:t>
            </w:r>
            <w:proofErr w:type="spellStart"/>
            <w:r w:rsidRPr="00DC770F">
              <w:rPr>
                <w:rFonts w:cs="Calibri"/>
                <w:color w:val="000000"/>
                <w:sz w:val="16"/>
                <w:szCs w:val="16"/>
              </w:rPr>
              <w:t>mosquitonets</w:t>
            </w:r>
            <w:proofErr w:type="spellEnd"/>
          </w:p>
        </w:tc>
        <w:tc>
          <w:tcPr>
            <w:tcW w:w="1105" w:type="dxa"/>
            <w:noWrap/>
          </w:tcPr>
          <w:p w14:paraId="0B6001F2" w14:textId="77777777" w:rsidR="00162F7F" w:rsidRPr="00DC770F" w:rsidRDefault="00162F7F" w:rsidP="00162F7F">
            <w:pPr>
              <w:pStyle w:val="KeinLeerraum"/>
              <w:jc w:val="center"/>
              <w:rPr>
                <w:noProof/>
                <w:sz w:val="16"/>
                <w:szCs w:val="16"/>
              </w:rPr>
            </w:pPr>
            <w:r w:rsidRPr="00DC770F">
              <w:rPr>
                <w:rFonts w:cs="Calibri"/>
                <w:color w:val="000000"/>
                <w:sz w:val="16"/>
                <w:szCs w:val="16"/>
              </w:rPr>
              <w:t>10</w:t>
            </w:r>
          </w:p>
        </w:tc>
      </w:tr>
      <w:tr w:rsidR="00162F7F" w:rsidRPr="00DC770F" w14:paraId="35F67B00" w14:textId="77777777" w:rsidTr="00A41ADE">
        <w:trPr>
          <w:gridAfter w:val="1"/>
          <w:wAfter w:w="9" w:type="dxa"/>
          <w:trHeight w:val="290"/>
        </w:trPr>
        <w:tc>
          <w:tcPr>
            <w:tcW w:w="1791" w:type="dxa"/>
            <w:tcBorders>
              <w:right w:val="single" w:sz="4" w:space="0" w:color="auto"/>
            </w:tcBorders>
            <w:noWrap/>
            <w:hideMark/>
          </w:tcPr>
          <w:p w14:paraId="4FE3C408" w14:textId="6383F666" w:rsidR="00162F7F" w:rsidRPr="00DC770F" w:rsidRDefault="00162F7F" w:rsidP="00162F7F">
            <w:pPr>
              <w:pStyle w:val="KeinLeerraum"/>
              <w:jc w:val="left"/>
              <w:rPr>
                <w:noProof/>
                <w:sz w:val="18"/>
                <w:szCs w:val="18"/>
              </w:rPr>
            </w:pPr>
            <w:r w:rsidRPr="002A0CB6">
              <w:rPr>
                <w:noProof/>
                <w:sz w:val="18"/>
                <w:szCs w:val="18"/>
              </w:rPr>
              <w:t>Rwanda</w:t>
            </w:r>
          </w:p>
        </w:tc>
        <w:tc>
          <w:tcPr>
            <w:tcW w:w="1465" w:type="dxa"/>
            <w:tcBorders>
              <w:left w:val="single" w:sz="4" w:space="0" w:color="auto"/>
            </w:tcBorders>
            <w:noWrap/>
          </w:tcPr>
          <w:p w14:paraId="6FE44FBA" w14:textId="77777777" w:rsidR="00162F7F" w:rsidRPr="00DC770F" w:rsidRDefault="00162F7F" w:rsidP="00162F7F">
            <w:pPr>
              <w:pStyle w:val="KeinLeerraum"/>
              <w:jc w:val="center"/>
              <w:rPr>
                <w:noProof/>
                <w:sz w:val="16"/>
                <w:szCs w:val="16"/>
              </w:rPr>
            </w:pPr>
            <w:r w:rsidRPr="00DC770F">
              <w:rPr>
                <w:rFonts w:cs="Calibri"/>
                <w:color w:val="000000"/>
                <w:sz w:val="16"/>
                <w:szCs w:val="16"/>
              </w:rPr>
              <w:t>Number of HH members</w:t>
            </w:r>
          </w:p>
        </w:tc>
        <w:tc>
          <w:tcPr>
            <w:tcW w:w="1110" w:type="dxa"/>
            <w:tcBorders>
              <w:right w:val="single" w:sz="4" w:space="0" w:color="auto"/>
            </w:tcBorders>
            <w:noWrap/>
          </w:tcPr>
          <w:p w14:paraId="24D39732" w14:textId="77777777" w:rsidR="00162F7F" w:rsidRPr="00DC770F" w:rsidRDefault="00162F7F" w:rsidP="00162F7F">
            <w:pPr>
              <w:pStyle w:val="KeinLeerraum"/>
              <w:jc w:val="center"/>
              <w:rPr>
                <w:noProof/>
                <w:sz w:val="16"/>
                <w:szCs w:val="16"/>
              </w:rPr>
            </w:pPr>
            <w:r w:rsidRPr="00DC770F">
              <w:rPr>
                <w:rFonts w:cs="Calibri"/>
                <w:color w:val="000000"/>
                <w:sz w:val="16"/>
                <w:szCs w:val="16"/>
              </w:rPr>
              <w:t>100</w:t>
            </w:r>
          </w:p>
        </w:tc>
        <w:tc>
          <w:tcPr>
            <w:tcW w:w="1663" w:type="dxa"/>
            <w:tcBorders>
              <w:left w:val="single" w:sz="4" w:space="0" w:color="auto"/>
            </w:tcBorders>
            <w:noWrap/>
          </w:tcPr>
          <w:p w14:paraId="645C201F" w14:textId="77777777" w:rsidR="00162F7F" w:rsidRPr="00DC770F" w:rsidRDefault="00162F7F" w:rsidP="00162F7F">
            <w:pPr>
              <w:pStyle w:val="KeinLeerraum"/>
              <w:jc w:val="center"/>
              <w:rPr>
                <w:noProof/>
                <w:sz w:val="16"/>
                <w:szCs w:val="16"/>
              </w:rPr>
            </w:pPr>
            <w:r w:rsidRPr="00DC770F">
              <w:rPr>
                <w:rFonts w:cs="Calibri"/>
                <w:color w:val="000000"/>
                <w:sz w:val="16"/>
                <w:szCs w:val="16"/>
              </w:rPr>
              <w:t>Ideal number of children</w:t>
            </w:r>
          </w:p>
        </w:tc>
        <w:tc>
          <w:tcPr>
            <w:tcW w:w="1105" w:type="dxa"/>
            <w:tcBorders>
              <w:right w:val="single" w:sz="4" w:space="0" w:color="auto"/>
            </w:tcBorders>
            <w:noWrap/>
          </w:tcPr>
          <w:p w14:paraId="3D491FA0" w14:textId="77777777" w:rsidR="00162F7F" w:rsidRPr="00DC770F" w:rsidRDefault="00162F7F" w:rsidP="00162F7F">
            <w:pPr>
              <w:pStyle w:val="KeinLeerraum"/>
              <w:jc w:val="center"/>
              <w:rPr>
                <w:noProof/>
                <w:sz w:val="16"/>
                <w:szCs w:val="16"/>
              </w:rPr>
            </w:pPr>
            <w:r w:rsidRPr="00DC770F">
              <w:rPr>
                <w:rFonts w:cs="Calibri"/>
                <w:color w:val="000000"/>
                <w:sz w:val="16"/>
                <w:szCs w:val="16"/>
              </w:rPr>
              <w:t>87</w:t>
            </w:r>
          </w:p>
        </w:tc>
        <w:tc>
          <w:tcPr>
            <w:tcW w:w="1797" w:type="dxa"/>
            <w:gridSpan w:val="2"/>
            <w:tcBorders>
              <w:left w:val="single" w:sz="4" w:space="0" w:color="auto"/>
            </w:tcBorders>
            <w:noWrap/>
          </w:tcPr>
          <w:p w14:paraId="394F1936" w14:textId="77777777" w:rsidR="00162F7F" w:rsidRPr="00DC770F" w:rsidRDefault="00162F7F" w:rsidP="00162F7F">
            <w:pPr>
              <w:pStyle w:val="KeinLeerraum"/>
              <w:jc w:val="center"/>
              <w:rPr>
                <w:noProof/>
                <w:sz w:val="16"/>
                <w:szCs w:val="16"/>
              </w:rPr>
            </w:pPr>
            <w:r w:rsidRPr="00DC770F">
              <w:rPr>
                <w:rFonts w:cs="Calibri"/>
                <w:color w:val="000000"/>
                <w:sz w:val="16"/>
                <w:szCs w:val="16"/>
              </w:rPr>
              <w:t>Number of trips woman took in last 12 months</w:t>
            </w:r>
          </w:p>
        </w:tc>
        <w:tc>
          <w:tcPr>
            <w:tcW w:w="1105" w:type="dxa"/>
            <w:tcBorders>
              <w:right w:val="single" w:sz="4" w:space="0" w:color="auto"/>
            </w:tcBorders>
            <w:noWrap/>
          </w:tcPr>
          <w:p w14:paraId="2A870F86" w14:textId="77777777" w:rsidR="00162F7F" w:rsidRPr="00DC770F" w:rsidRDefault="00162F7F" w:rsidP="00162F7F">
            <w:pPr>
              <w:pStyle w:val="KeinLeerraum"/>
              <w:jc w:val="center"/>
              <w:rPr>
                <w:noProof/>
                <w:sz w:val="16"/>
                <w:szCs w:val="16"/>
              </w:rPr>
            </w:pPr>
            <w:r w:rsidRPr="00DC770F">
              <w:rPr>
                <w:rFonts w:cs="Calibri"/>
                <w:color w:val="000000"/>
                <w:sz w:val="16"/>
                <w:szCs w:val="16"/>
              </w:rPr>
              <w:t>63</w:t>
            </w:r>
          </w:p>
        </w:tc>
        <w:tc>
          <w:tcPr>
            <w:tcW w:w="1580" w:type="dxa"/>
            <w:gridSpan w:val="2"/>
            <w:tcBorders>
              <w:left w:val="single" w:sz="4" w:space="0" w:color="auto"/>
            </w:tcBorders>
            <w:noWrap/>
          </w:tcPr>
          <w:p w14:paraId="1A6B5888" w14:textId="77777777" w:rsidR="00162F7F" w:rsidRPr="00DC770F" w:rsidRDefault="00162F7F" w:rsidP="00162F7F">
            <w:pPr>
              <w:pStyle w:val="KeinLeerraum"/>
              <w:jc w:val="center"/>
              <w:rPr>
                <w:noProof/>
                <w:sz w:val="16"/>
                <w:szCs w:val="16"/>
              </w:rPr>
            </w:pPr>
            <w:r w:rsidRPr="00DC770F">
              <w:rPr>
                <w:rFonts w:cs="Calibri"/>
                <w:color w:val="000000"/>
                <w:sz w:val="16"/>
                <w:szCs w:val="16"/>
              </w:rPr>
              <w:t xml:space="preserve">Number of </w:t>
            </w:r>
            <w:proofErr w:type="spellStart"/>
            <w:r w:rsidRPr="00DC770F">
              <w:rPr>
                <w:rFonts w:cs="Calibri"/>
                <w:color w:val="000000"/>
                <w:sz w:val="16"/>
                <w:szCs w:val="16"/>
              </w:rPr>
              <w:t>mosquitonets</w:t>
            </w:r>
            <w:proofErr w:type="spellEnd"/>
          </w:p>
        </w:tc>
        <w:tc>
          <w:tcPr>
            <w:tcW w:w="1105" w:type="dxa"/>
            <w:tcBorders>
              <w:right w:val="single" w:sz="4" w:space="0" w:color="auto"/>
            </w:tcBorders>
            <w:noWrap/>
          </w:tcPr>
          <w:p w14:paraId="23300C82" w14:textId="77777777" w:rsidR="00162F7F" w:rsidRPr="00DC770F" w:rsidRDefault="00162F7F" w:rsidP="00162F7F">
            <w:pPr>
              <w:pStyle w:val="KeinLeerraum"/>
              <w:jc w:val="center"/>
              <w:rPr>
                <w:noProof/>
                <w:sz w:val="16"/>
                <w:szCs w:val="16"/>
              </w:rPr>
            </w:pPr>
            <w:r w:rsidRPr="00DC770F">
              <w:rPr>
                <w:rFonts w:cs="Calibri"/>
                <w:color w:val="000000"/>
                <w:sz w:val="16"/>
                <w:szCs w:val="16"/>
              </w:rPr>
              <w:t>57</w:t>
            </w:r>
          </w:p>
        </w:tc>
        <w:tc>
          <w:tcPr>
            <w:tcW w:w="1947" w:type="dxa"/>
            <w:gridSpan w:val="2"/>
            <w:tcBorders>
              <w:left w:val="single" w:sz="4" w:space="0" w:color="auto"/>
            </w:tcBorders>
            <w:noWrap/>
          </w:tcPr>
          <w:p w14:paraId="055CAC6D" w14:textId="77777777" w:rsidR="00162F7F" w:rsidRPr="00DC770F" w:rsidRDefault="00162F7F" w:rsidP="00162F7F">
            <w:pPr>
              <w:pStyle w:val="KeinLeerraum"/>
              <w:jc w:val="center"/>
              <w:rPr>
                <w:noProof/>
                <w:sz w:val="16"/>
                <w:szCs w:val="16"/>
              </w:rPr>
            </w:pPr>
            <w:r w:rsidRPr="00DC770F">
              <w:rPr>
                <w:rFonts w:cs="Calibri"/>
                <w:color w:val="000000"/>
                <w:sz w:val="16"/>
                <w:szCs w:val="16"/>
              </w:rPr>
              <w:t>Drugs for intestinal parasites during pregnancy</w:t>
            </w:r>
          </w:p>
        </w:tc>
        <w:tc>
          <w:tcPr>
            <w:tcW w:w="1105" w:type="dxa"/>
            <w:noWrap/>
          </w:tcPr>
          <w:p w14:paraId="4F4F72DD" w14:textId="77777777" w:rsidR="00162F7F" w:rsidRPr="00DC770F" w:rsidRDefault="00162F7F" w:rsidP="00162F7F">
            <w:pPr>
              <w:pStyle w:val="KeinLeerraum"/>
              <w:jc w:val="center"/>
              <w:rPr>
                <w:noProof/>
                <w:sz w:val="16"/>
                <w:szCs w:val="16"/>
              </w:rPr>
            </w:pPr>
            <w:r w:rsidRPr="00DC770F">
              <w:rPr>
                <w:rFonts w:cs="Calibri"/>
                <w:color w:val="000000"/>
                <w:sz w:val="16"/>
                <w:szCs w:val="16"/>
              </w:rPr>
              <w:t>51</w:t>
            </w:r>
          </w:p>
        </w:tc>
      </w:tr>
      <w:tr w:rsidR="00162F7F" w:rsidRPr="00DC770F" w14:paraId="2718103F" w14:textId="77777777" w:rsidTr="00A41ADE">
        <w:trPr>
          <w:gridAfter w:val="1"/>
          <w:wAfter w:w="9" w:type="dxa"/>
          <w:trHeight w:val="290"/>
        </w:trPr>
        <w:tc>
          <w:tcPr>
            <w:tcW w:w="1791" w:type="dxa"/>
            <w:tcBorders>
              <w:right w:val="single" w:sz="4" w:space="0" w:color="auto"/>
            </w:tcBorders>
            <w:noWrap/>
            <w:hideMark/>
          </w:tcPr>
          <w:p w14:paraId="4BD98C5C" w14:textId="3B79B9AF" w:rsidR="00162F7F" w:rsidRPr="00DC770F" w:rsidRDefault="00162F7F" w:rsidP="00162F7F">
            <w:pPr>
              <w:pStyle w:val="KeinLeerraum"/>
              <w:jc w:val="left"/>
              <w:rPr>
                <w:noProof/>
                <w:sz w:val="18"/>
                <w:szCs w:val="18"/>
              </w:rPr>
            </w:pPr>
            <w:r w:rsidRPr="002A0CB6">
              <w:rPr>
                <w:noProof/>
                <w:sz w:val="18"/>
                <w:szCs w:val="18"/>
              </w:rPr>
              <w:t>Sao</w:t>
            </w:r>
            <w:r>
              <w:rPr>
                <w:noProof/>
                <w:sz w:val="18"/>
                <w:szCs w:val="18"/>
              </w:rPr>
              <w:t xml:space="preserve"> </w:t>
            </w:r>
            <w:r w:rsidRPr="002A0CB6">
              <w:rPr>
                <w:noProof/>
                <w:sz w:val="18"/>
                <w:szCs w:val="18"/>
              </w:rPr>
              <w:t>Tome</w:t>
            </w:r>
            <w:r>
              <w:rPr>
                <w:noProof/>
                <w:sz w:val="18"/>
                <w:szCs w:val="18"/>
              </w:rPr>
              <w:t xml:space="preserve"> &amp;</w:t>
            </w:r>
            <w:r>
              <w:t xml:space="preserve"> P</w:t>
            </w:r>
            <w:r w:rsidRPr="00162F7F">
              <w:rPr>
                <w:noProof/>
                <w:sz w:val="18"/>
                <w:szCs w:val="18"/>
              </w:rPr>
              <w:t>rincipe</w:t>
            </w:r>
            <w:r>
              <w:rPr>
                <w:noProof/>
                <w:sz w:val="18"/>
                <w:szCs w:val="18"/>
              </w:rPr>
              <w:t xml:space="preserve"> </w:t>
            </w:r>
          </w:p>
        </w:tc>
        <w:tc>
          <w:tcPr>
            <w:tcW w:w="1465" w:type="dxa"/>
            <w:tcBorders>
              <w:left w:val="single" w:sz="4" w:space="0" w:color="auto"/>
            </w:tcBorders>
            <w:noWrap/>
          </w:tcPr>
          <w:p w14:paraId="73EA8BB2" w14:textId="77777777" w:rsidR="00162F7F" w:rsidRPr="00DC770F" w:rsidRDefault="00162F7F" w:rsidP="00162F7F">
            <w:pPr>
              <w:pStyle w:val="KeinLeerraum"/>
              <w:jc w:val="center"/>
              <w:rPr>
                <w:noProof/>
                <w:sz w:val="16"/>
                <w:szCs w:val="16"/>
              </w:rPr>
            </w:pPr>
            <w:proofErr w:type="spellStart"/>
            <w:r w:rsidRPr="00DC770F">
              <w:rPr>
                <w:rFonts w:cs="Calibri"/>
                <w:color w:val="000000"/>
                <w:sz w:val="16"/>
                <w:szCs w:val="16"/>
              </w:rPr>
              <w:t>Hemoglobin</w:t>
            </w:r>
            <w:proofErr w:type="spellEnd"/>
          </w:p>
        </w:tc>
        <w:tc>
          <w:tcPr>
            <w:tcW w:w="1110" w:type="dxa"/>
            <w:tcBorders>
              <w:right w:val="single" w:sz="4" w:space="0" w:color="auto"/>
            </w:tcBorders>
            <w:noWrap/>
          </w:tcPr>
          <w:p w14:paraId="07FE298C" w14:textId="77777777" w:rsidR="00162F7F" w:rsidRPr="00DC770F" w:rsidRDefault="00162F7F" w:rsidP="00162F7F">
            <w:pPr>
              <w:pStyle w:val="KeinLeerraum"/>
              <w:jc w:val="center"/>
              <w:rPr>
                <w:noProof/>
                <w:sz w:val="16"/>
                <w:szCs w:val="16"/>
              </w:rPr>
            </w:pPr>
            <w:r w:rsidRPr="00DC770F">
              <w:rPr>
                <w:rFonts w:cs="Calibri"/>
                <w:color w:val="000000"/>
                <w:sz w:val="16"/>
                <w:szCs w:val="16"/>
              </w:rPr>
              <w:t>100</w:t>
            </w:r>
          </w:p>
        </w:tc>
        <w:tc>
          <w:tcPr>
            <w:tcW w:w="1663" w:type="dxa"/>
            <w:tcBorders>
              <w:left w:val="single" w:sz="4" w:space="0" w:color="auto"/>
            </w:tcBorders>
            <w:noWrap/>
          </w:tcPr>
          <w:p w14:paraId="3C8C9954" w14:textId="77777777" w:rsidR="00162F7F" w:rsidRPr="00DC770F" w:rsidRDefault="00162F7F" w:rsidP="00162F7F">
            <w:pPr>
              <w:pStyle w:val="KeinLeerraum"/>
              <w:jc w:val="center"/>
              <w:rPr>
                <w:noProof/>
                <w:sz w:val="16"/>
                <w:szCs w:val="16"/>
              </w:rPr>
            </w:pPr>
            <w:r w:rsidRPr="00DC770F">
              <w:rPr>
                <w:rFonts w:cs="Calibri"/>
                <w:color w:val="000000"/>
                <w:sz w:val="16"/>
                <w:szCs w:val="16"/>
              </w:rPr>
              <w:t>Body Mass Index</w:t>
            </w:r>
          </w:p>
        </w:tc>
        <w:tc>
          <w:tcPr>
            <w:tcW w:w="1105" w:type="dxa"/>
            <w:tcBorders>
              <w:right w:val="single" w:sz="4" w:space="0" w:color="auto"/>
            </w:tcBorders>
            <w:noWrap/>
          </w:tcPr>
          <w:p w14:paraId="78E31191" w14:textId="77777777" w:rsidR="00162F7F" w:rsidRPr="00DC770F" w:rsidRDefault="00162F7F" w:rsidP="00162F7F">
            <w:pPr>
              <w:pStyle w:val="KeinLeerraum"/>
              <w:jc w:val="center"/>
              <w:rPr>
                <w:noProof/>
                <w:sz w:val="16"/>
                <w:szCs w:val="16"/>
              </w:rPr>
            </w:pPr>
            <w:r w:rsidRPr="00DC770F">
              <w:rPr>
                <w:rFonts w:cs="Calibri"/>
                <w:color w:val="000000"/>
                <w:sz w:val="16"/>
                <w:szCs w:val="16"/>
              </w:rPr>
              <w:t>99</w:t>
            </w:r>
          </w:p>
        </w:tc>
        <w:tc>
          <w:tcPr>
            <w:tcW w:w="1797" w:type="dxa"/>
            <w:gridSpan w:val="2"/>
            <w:tcBorders>
              <w:left w:val="single" w:sz="4" w:space="0" w:color="auto"/>
            </w:tcBorders>
            <w:noWrap/>
          </w:tcPr>
          <w:p w14:paraId="3A25D0A7" w14:textId="77777777" w:rsidR="00162F7F" w:rsidRPr="00DC770F" w:rsidRDefault="00162F7F" w:rsidP="00162F7F">
            <w:pPr>
              <w:pStyle w:val="KeinLeerraum"/>
              <w:jc w:val="center"/>
              <w:rPr>
                <w:noProof/>
                <w:sz w:val="16"/>
                <w:szCs w:val="16"/>
              </w:rPr>
            </w:pPr>
            <w:r w:rsidRPr="00DC770F">
              <w:rPr>
                <w:rFonts w:cs="Calibri"/>
                <w:color w:val="000000"/>
                <w:sz w:val="16"/>
                <w:szCs w:val="16"/>
              </w:rPr>
              <w:t>Number of trips woman took in last 12 months</w:t>
            </w:r>
          </w:p>
        </w:tc>
        <w:tc>
          <w:tcPr>
            <w:tcW w:w="1105" w:type="dxa"/>
            <w:tcBorders>
              <w:right w:val="single" w:sz="4" w:space="0" w:color="auto"/>
            </w:tcBorders>
            <w:noWrap/>
          </w:tcPr>
          <w:p w14:paraId="57C25C93" w14:textId="77777777" w:rsidR="00162F7F" w:rsidRPr="00DC770F" w:rsidRDefault="00162F7F" w:rsidP="00162F7F">
            <w:pPr>
              <w:pStyle w:val="KeinLeerraum"/>
              <w:jc w:val="center"/>
              <w:rPr>
                <w:noProof/>
                <w:sz w:val="16"/>
                <w:szCs w:val="16"/>
              </w:rPr>
            </w:pPr>
            <w:r w:rsidRPr="00DC770F">
              <w:rPr>
                <w:rFonts w:cs="Calibri"/>
                <w:color w:val="000000"/>
                <w:sz w:val="16"/>
                <w:szCs w:val="16"/>
              </w:rPr>
              <w:t>40</w:t>
            </w:r>
          </w:p>
        </w:tc>
        <w:tc>
          <w:tcPr>
            <w:tcW w:w="1580" w:type="dxa"/>
            <w:gridSpan w:val="2"/>
            <w:tcBorders>
              <w:left w:val="single" w:sz="4" w:space="0" w:color="auto"/>
            </w:tcBorders>
            <w:noWrap/>
          </w:tcPr>
          <w:p w14:paraId="56665F4C" w14:textId="77777777" w:rsidR="00162F7F" w:rsidRPr="00DC770F" w:rsidRDefault="00162F7F" w:rsidP="00162F7F">
            <w:pPr>
              <w:pStyle w:val="KeinLeerraum"/>
              <w:jc w:val="center"/>
              <w:rPr>
                <w:noProof/>
                <w:sz w:val="16"/>
                <w:szCs w:val="16"/>
              </w:rPr>
            </w:pPr>
            <w:r w:rsidRPr="00DC770F">
              <w:rPr>
                <w:rFonts w:cs="Calibri"/>
                <w:color w:val="000000"/>
                <w:sz w:val="16"/>
                <w:szCs w:val="16"/>
              </w:rPr>
              <w:t>Number of HH members</w:t>
            </w:r>
          </w:p>
        </w:tc>
        <w:tc>
          <w:tcPr>
            <w:tcW w:w="1105" w:type="dxa"/>
            <w:tcBorders>
              <w:right w:val="single" w:sz="4" w:space="0" w:color="auto"/>
            </w:tcBorders>
            <w:noWrap/>
          </w:tcPr>
          <w:p w14:paraId="3062D607" w14:textId="77777777" w:rsidR="00162F7F" w:rsidRPr="00DC770F" w:rsidRDefault="00162F7F" w:rsidP="00162F7F">
            <w:pPr>
              <w:pStyle w:val="KeinLeerraum"/>
              <w:jc w:val="center"/>
              <w:rPr>
                <w:noProof/>
                <w:sz w:val="16"/>
                <w:szCs w:val="16"/>
              </w:rPr>
            </w:pPr>
            <w:r w:rsidRPr="00DC770F">
              <w:rPr>
                <w:rFonts w:cs="Calibri"/>
                <w:color w:val="000000"/>
                <w:sz w:val="16"/>
                <w:szCs w:val="16"/>
              </w:rPr>
              <w:t>34</w:t>
            </w:r>
          </w:p>
        </w:tc>
        <w:tc>
          <w:tcPr>
            <w:tcW w:w="1947" w:type="dxa"/>
            <w:gridSpan w:val="2"/>
            <w:tcBorders>
              <w:left w:val="single" w:sz="4" w:space="0" w:color="auto"/>
            </w:tcBorders>
            <w:noWrap/>
          </w:tcPr>
          <w:p w14:paraId="5AB9A834" w14:textId="77777777" w:rsidR="00162F7F" w:rsidRPr="00DC770F" w:rsidRDefault="00162F7F" w:rsidP="00162F7F">
            <w:pPr>
              <w:pStyle w:val="KeinLeerraum"/>
              <w:jc w:val="center"/>
              <w:rPr>
                <w:noProof/>
                <w:sz w:val="16"/>
                <w:szCs w:val="16"/>
              </w:rPr>
            </w:pPr>
            <w:r w:rsidRPr="00DC770F">
              <w:rPr>
                <w:rFonts w:cs="Calibri"/>
                <w:color w:val="000000"/>
                <w:sz w:val="16"/>
                <w:szCs w:val="16"/>
              </w:rPr>
              <w:t>Ideal number of children</w:t>
            </w:r>
          </w:p>
        </w:tc>
        <w:tc>
          <w:tcPr>
            <w:tcW w:w="1105" w:type="dxa"/>
            <w:noWrap/>
          </w:tcPr>
          <w:p w14:paraId="1F76AEAE" w14:textId="77777777" w:rsidR="00162F7F" w:rsidRPr="00DC770F" w:rsidRDefault="00162F7F" w:rsidP="00162F7F">
            <w:pPr>
              <w:pStyle w:val="KeinLeerraum"/>
              <w:jc w:val="center"/>
              <w:rPr>
                <w:noProof/>
                <w:sz w:val="16"/>
                <w:szCs w:val="16"/>
              </w:rPr>
            </w:pPr>
            <w:r w:rsidRPr="00DC770F">
              <w:rPr>
                <w:rFonts w:cs="Calibri"/>
                <w:color w:val="000000"/>
                <w:sz w:val="16"/>
                <w:szCs w:val="16"/>
              </w:rPr>
              <w:t>29</w:t>
            </w:r>
          </w:p>
        </w:tc>
      </w:tr>
      <w:tr w:rsidR="00162F7F" w:rsidRPr="00DC770F" w14:paraId="7C813CA5" w14:textId="77777777" w:rsidTr="00A41ADE">
        <w:trPr>
          <w:gridAfter w:val="1"/>
          <w:wAfter w:w="9" w:type="dxa"/>
          <w:trHeight w:val="290"/>
        </w:trPr>
        <w:tc>
          <w:tcPr>
            <w:tcW w:w="1791" w:type="dxa"/>
            <w:tcBorders>
              <w:right w:val="single" w:sz="4" w:space="0" w:color="auto"/>
            </w:tcBorders>
            <w:noWrap/>
            <w:hideMark/>
          </w:tcPr>
          <w:p w14:paraId="6133FBDB" w14:textId="589BE678" w:rsidR="00162F7F" w:rsidRPr="00DC770F" w:rsidRDefault="00162F7F" w:rsidP="00162F7F">
            <w:pPr>
              <w:pStyle w:val="KeinLeerraum"/>
              <w:jc w:val="left"/>
              <w:rPr>
                <w:noProof/>
                <w:sz w:val="18"/>
                <w:szCs w:val="18"/>
              </w:rPr>
            </w:pPr>
            <w:r w:rsidRPr="002A0CB6">
              <w:rPr>
                <w:noProof/>
                <w:sz w:val="18"/>
                <w:szCs w:val="18"/>
              </w:rPr>
              <w:t>Senegal</w:t>
            </w:r>
          </w:p>
        </w:tc>
        <w:tc>
          <w:tcPr>
            <w:tcW w:w="1465" w:type="dxa"/>
            <w:tcBorders>
              <w:left w:val="single" w:sz="4" w:space="0" w:color="auto"/>
            </w:tcBorders>
            <w:noWrap/>
          </w:tcPr>
          <w:p w14:paraId="2251D887" w14:textId="77777777" w:rsidR="00162F7F" w:rsidRPr="00DC770F" w:rsidRDefault="00162F7F" w:rsidP="00162F7F">
            <w:pPr>
              <w:pStyle w:val="KeinLeerraum"/>
              <w:jc w:val="center"/>
              <w:rPr>
                <w:noProof/>
                <w:sz w:val="16"/>
                <w:szCs w:val="16"/>
              </w:rPr>
            </w:pPr>
            <w:r w:rsidRPr="00DC770F">
              <w:rPr>
                <w:rFonts w:cs="Calibri"/>
                <w:color w:val="000000"/>
                <w:sz w:val="16"/>
                <w:szCs w:val="16"/>
              </w:rPr>
              <w:t>Checkup after delivery</w:t>
            </w:r>
          </w:p>
        </w:tc>
        <w:tc>
          <w:tcPr>
            <w:tcW w:w="1110" w:type="dxa"/>
            <w:tcBorders>
              <w:right w:val="single" w:sz="4" w:space="0" w:color="auto"/>
            </w:tcBorders>
            <w:noWrap/>
          </w:tcPr>
          <w:p w14:paraId="38EC6FF6" w14:textId="77777777" w:rsidR="00162F7F" w:rsidRPr="00DC770F" w:rsidRDefault="00162F7F" w:rsidP="00162F7F">
            <w:pPr>
              <w:pStyle w:val="KeinLeerraum"/>
              <w:jc w:val="center"/>
              <w:rPr>
                <w:noProof/>
                <w:sz w:val="16"/>
                <w:szCs w:val="16"/>
              </w:rPr>
            </w:pPr>
            <w:r w:rsidRPr="00DC770F">
              <w:rPr>
                <w:rFonts w:cs="Calibri"/>
                <w:color w:val="000000"/>
                <w:sz w:val="16"/>
                <w:szCs w:val="16"/>
              </w:rPr>
              <w:t>100</w:t>
            </w:r>
          </w:p>
        </w:tc>
        <w:tc>
          <w:tcPr>
            <w:tcW w:w="1663" w:type="dxa"/>
            <w:tcBorders>
              <w:left w:val="single" w:sz="4" w:space="0" w:color="auto"/>
            </w:tcBorders>
            <w:noWrap/>
          </w:tcPr>
          <w:p w14:paraId="618FFDB1" w14:textId="77777777" w:rsidR="00162F7F" w:rsidRPr="00DC770F" w:rsidRDefault="00162F7F" w:rsidP="00162F7F">
            <w:pPr>
              <w:pStyle w:val="KeinLeerraum"/>
              <w:jc w:val="center"/>
              <w:rPr>
                <w:noProof/>
                <w:sz w:val="16"/>
                <w:szCs w:val="16"/>
              </w:rPr>
            </w:pPr>
            <w:r w:rsidRPr="00DC770F">
              <w:rPr>
                <w:rFonts w:cs="Calibri"/>
                <w:color w:val="000000"/>
                <w:sz w:val="16"/>
                <w:szCs w:val="16"/>
              </w:rPr>
              <w:t>Number of HH members</w:t>
            </w:r>
          </w:p>
        </w:tc>
        <w:tc>
          <w:tcPr>
            <w:tcW w:w="1105" w:type="dxa"/>
            <w:tcBorders>
              <w:right w:val="single" w:sz="4" w:space="0" w:color="auto"/>
            </w:tcBorders>
            <w:noWrap/>
          </w:tcPr>
          <w:p w14:paraId="6C045A85" w14:textId="77777777" w:rsidR="00162F7F" w:rsidRPr="00DC770F" w:rsidRDefault="00162F7F" w:rsidP="00162F7F">
            <w:pPr>
              <w:pStyle w:val="KeinLeerraum"/>
              <w:jc w:val="center"/>
              <w:rPr>
                <w:noProof/>
                <w:sz w:val="16"/>
                <w:szCs w:val="16"/>
              </w:rPr>
            </w:pPr>
            <w:r w:rsidRPr="00DC770F">
              <w:rPr>
                <w:rFonts w:cs="Calibri"/>
                <w:color w:val="000000"/>
                <w:sz w:val="16"/>
                <w:szCs w:val="16"/>
              </w:rPr>
              <w:t>18</w:t>
            </w:r>
          </w:p>
        </w:tc>
        <w:tc>
          <w:tcPr>
            <w:tcW w:w="1797" w:type="dxa"/>
            <w:gridSpan w:val="2"/>
            <w:tcBorders>
              <w:left w:val="single" w:sz="4" w:space="0" w:color="auto"/>
            </w:tcBorders>
            <w:noWrap/>
          </w:tcPr>
          <w:p w14:paraId="7E119DBE" w14:textId="77777777" w:rsidR="00162F7F" w:rsidRPr="00DC770F" w:rsidRDefault="00162F7F" w:rsidP="00162F7F">
            <w:pPr>
              <w:pStyle w:val="KeinLeerraum"/>
              <w:jc w:val="center"/>
              <w:rPr>
                <w:noProof/>
                <w:sz w:val="16"/>
                <w:szCs w:val="16"/>
              </w:rPr>
            </w:pPr>
            <w:r w:rsidRPr="00DC770F">
              <w:rPr>
                <w:rFonts w:cs="Calibri"/>
                <w:color w:val="000000"/>
                <w:sz w:val="16"/>
                <w:szCs w:val="16"/>
              </w:rPr>
              <w:t xml:space="preserve">Number of </w:t>
            </w:r>
            <w:proofErr w:type="spellStart"/>
            <w:r w:rsidRPr="00DC770F">
              <w:rPr>
                <w:rFonts w:cs="Calibri"/>
                <w:color w:val="000000"/>
                <w:sz w:val="16"/>
                <w:szCs w:val="16"/>
              </w:rPr>
              <w:t>mosquitonets</w:t>
            </w:r>
            <w:proofErr w:type="spellEnd"/>
          </w:p>
        </w:tc>
        <w:tc>
          <w:tcPr>
            <w:tcW w:w="1105" w:type="dxa"/>
            <w:tcBorders>
              <w:right w:val="single" w:sz="4" w:space="0" w:color="auto"/>
            </w:tcBorders>
            <w:noWrap/>
          </w:tcPr>
          <w:p w14:paraId="04DD84ED" w14:textId="77777777" w:rsidR="00162F7F" w:rsidRPr="00DC770F" w:rsidRDefault="00162F7F" w:rsidP="00162F7F">
            <w:pPr>
              <w:pStyle w:val="KeinLeerraum"/>
              <w:jc w:val="center"/>
              <w:rPr>
                <w:noProof/>
                <w:sz w:val="16"/>
                <w:szCs w:val="16"/>
              </w:rPr>
            </w:pPr>
            <w:r w:rsidRPr="00DC770F">
              <w:rPr>
                <w:rFonts w:cs="Calibri"/>
                <w:color w:val="000000"/>
                <w:sz w:val="16"/>
                <w:szCs w:val="16"/>
              </w:rPr>
              <w:t>15</w:t>
            </w:r>
          </w:p>
        </w:tc>
        <w:tc>
          <w:tcPr>
            <w:tcW w:w="1580" w:type="dxa"/>
            <w:gridSpan w:val="2"/>
            <w:tcBorders>
              <w:left w:val="single" w:sz="4" w:space="0" w:color="auto"/>
            </w:tcBorders>
            <w:noWrap/>
          </w:tcPr>
          <w:p w14:paraId="41413829" w14:textId="77777777" w:rsidR="00162F7F" w:rsidRPr="00DC770F" w:rsidRDefault="00162F7F" w:rsidP="00162F7F">
            <w:pPr>
              <w:pStyle w:val="KeinLeerraum"/>
              <w:jc w:val="center"/>
              <w:rPr>
                <w:noProof/>
                <w:sz w:val="16"/>
                <w:szCs w:val="16"/>
              </w:rPr>
            </w:pPr>
            <w:r w:rsidRPr="00DC770F">
              <w:rPr>
                <w:rFonts w:cs="Calibri"/>
                <w:color w:val="000000"/>
                <w:sz w:val="16"/>
                <w:szCs w:val="16"/>
              </w:rPr>
              <w:t>At least one tetanus injection before birth</w:t>
            </w:r>
          </w:p>
        </w:tc>
        <w:tc>
          <w:tcPr>
            <w:tcW w:w="1105" w:type="dxa"/>
            <w:tcBorders>
              <w:right w:val="single" w:sz="4" w:space="0" w:color="auto"/>
            </w:tcBorders>
            <w:noWrap/>
          </w:tcPr>
          <w:p w14:paraId="7E146258" w14:textId="77777777" w:rsidR="00162F7F" w:rsidRPr="00DC770F" w:rsidRDefault="00162F7F" w:rsidP="00162F7F">
            <w:pPr>
              <w:pStyle w:val="KeinLeerraum"/>
              <w:jc w:val="center"/>
              <w:rPr>
                <w:noProof/>
                <w:sz w:val="16"/>
                <w:szCs w:val="16"/>
              </w:rPr>
            </w:pPr>
            <w:r w:rsidRPr="00DC770F">
              <w:rPr>
                <w:rFonts w:cs="Calibri"/>
                <w:color w:val="000000"/>
                <w:sz w:val="16"/>
                <w:szCs w:val="16"/>
              </w:rPr>
              <w:t>14</w:t>
            </w:r>
          </w:p>
        </w:tc>
        <w:tc>
          <w:tcPr>
            <w:tcW w:w="1947" w:type="dxa"/>
            <w:gridSpan w:val="2"/>
            <w:tcBorders>
              <w:left w:val="single" w:sz="4" w:space="0" w:color="auto"/>
            </w:tcBorders>
            <w:noWrap/>
          </w:tcPr>
          <w:p w14:paraId="6F0DC7EC" w14:textId="77777777" w:rsidR="00162F7F" w:rsidRPr="00DC770F" w:rsidRDefault="00162F7F" w:rsidP="00162F7F">
            <w:pPr>
              <w:pStyle w:val="KeinLeerraum"/>
              <w:jc w:val="center"/>
              <w:rPr>
                <w:noProof/>
                <w:sz w:val="16"/>
                <w:szCs w:val="16"/>
              </w:rPr>
            </w:pPr>
            <w:r w:rsidRPr="00DC770F">
              <w:rPr>
                <w:rFonts w:cs="Calibri"/>
                <w:color w:val="000000"/>
                <w:sz w:val="16"/>
                <w:szCs w:val="16"/>
              </w:rPr>
              <w:t>Number of HH members &lt;5 years</w:t>
            </w:r>
          </w:p>
        </w:tc>
        <w:tc>
          <w:tcPr>
            <w:tcW w:w="1105" w:type="dxa"/>
            <w:noWrap/>
          </w:tcPr>
          <w:p w14:paraId="7EBB8F9C" w14:textId="77777777" w:rsidR="00162F7F" w:rsidRPr="00DC770F" w:rsidRDefault="00162F7F" w:rsidP="00162F7F">
            <w:pPr>
              <w:pStyle w:val="KeinLeerraum"/>
              <w:jc w:val="center"/>
              <w:rPr>
                <w:noProof/>
                <w:sz w:val="16"/>
                <w:szCs w:val="16"/>
              </w:rPr>
            </w:pPr>
            <w:r w:rsidRPr="00DC770F">
              <w:rPr>
                <w:rFonts w:cs="Calibri"/>
                <w:color w:val="000000"/>
                <w:sz w:val="16"/>
                <w:szCs w:val="16"/>
              </w:rPr>
              <w:t>12</w:t>
            </w:r>
          </w:p>
        </w:tc>
      </w:tr>
      <w:tr w:rsidR="00162F7F" w:rsidRPr="00DC770F" w14:paraId="66D5004F" w14:textId="77777777" w:rsidTr="00A41ADE">
        <w:trPr>
          <w:gridAfter w:val="1"/>
          <w:wAfter w:w="9" w:type="dxa"/>
          <w:trHeight w:val="290"/>
        </w:trPr>
        <w:tc>
          <w:tcPr>
            <w:tcW w:w="1791" w:type="dxa"/>
            <w:tcBorders>
              <w:right w:val="single" w:sz="4" w:space="0" w:color="auto"/>
            </w:tcBorders>
            <w:noWrap/>
            <w:hideMark/>
          </w:tcPr>
          <w:p w14:paraId="05007237" w14:textId="4ECE035E" w:rsidR="00162F7F" w:rsidRPr="00DC770F" w:rsidRDefault="00162F7F" w:rsidP="00162F7F">
            <w:pPr>
              <w:pStyle w:val="KeinLeerraum"/>
              <w:jc w:val="left"/>
              <w:rPr>
                <w:noProof/>
                <w:sz w:val="18"/>
                <w:szCs w:val="18"/>
              </w:rPr>
            </w:pPr>
            <w:r w:rsidRPr="002A0CB6">
              <w:rPr>
                <w:noProof/>
                <w:sz w:val="18"/>
                <w:szCs w:val="18"/>
              </w:rPr>
              <w:t>Sierra</w:t>
            </w:r>
            <w:r>
              <w:rPr>
                <w:noProof/>
                <w:sz w:val="18"/>
                <w:szCs w:val="18"/>
              </w:rPr>
              <w:t xml:space="preserve"> </w:t>
            </w:r>
            <w:r w:rsidRPr="002A0CB6">
              <w:rPr>
                <w:noProof/>
                <w:sz w:val="18"/>
                <w:szCs w:val="18"/>
              </w:rPr>
              <w:t>Leone</w:t>
            </w:r>
          </w:p>
        </w:tc>
        <w:tc>
          <w:tcPr>
            <w:tcW w:w="1465" w:type="dxa"/>
            <w:tcBorders>
              <w:left w:val="single" w:sz="4" w:space="0" w:color="auto"/>
            </w:tcBorders>
            <w:noWrap/>
          </w:tcPr>
          <w:p w14:paraId="7D2A6D96" w14:textId="77777777" w:rsidR="00162F7F" w:rsidRPr="00DC770F" w:rsidRDefault="00162F7F" w:rsidP="00162F7F">
            <w:pPr>
              <w:pStyle w:val="KeinLeerraum"/>
              <w:jc w:val="center"/>
              <w:rPr>
                <w:noProof/>
                <w:sz w:val="16"/>
                <w:szCs w:val="16"/>
              </w:rPr>
            </w:pPr>
            <w:r w:rsidRPr="00DC770F">
              <w:rPr>
                <w:rFonts w:cs="Calibri"/>
                <w:color w:val="000000"/>
                <w:sz w:val="16"/>
                <w:szCs w:val="16"/>
              </w:rPr>
              <w:t>Number of HH members</w:t>
            </w:r>
          </w:p>
        </w:tc>
        <w:tc>
          <w:tcPr>
            <w:tcW w:w="1110" w:type="dxa"/>
            <w:tcBorders>
              <w:right w:val="single" w:sz="4" w:space="0" w:color="auto"/>
            </w:tcBorders>
            <w:noWrap/>
          </w:tcPr>
          <w:p w14:paraId="5FBB09E1" w14:textId="77777777" w:rsidR="00162F7F" w:rsidRPr="00DC770F" w:rsidRDefault="00162F7F" w:rsidP="00162F7F">
            <w:pPr>
              <w:pStyle w:val="KeinLeerraum"/>
              <w:jc w:val="center"/>
              <w:rPr>
                <w:noProof/>
                <w:sz w:val="16"/>
                <w:szCs w:val="16"/>
              </w:rPr>
            </w:pPr>
            <w:r w:rsidRPr="00DC770F">
              <w:rPr>
                <w:rFonts w:cs="Calibri"/>
                <w:color w:val="000000"/>
                <w:sz w:val="16"/>
                <w:szCs w:val="16"/>
              </w:rPr>
              <w:t>100</w:t>
            </w:r>
          </w:p>
        </w:tc>
        <w:tc>
          <w:tcPr>
            <w:tcW w:w="1663" w:type="dxa"/>
            <w:tcBorders>
              <w:left w:val="single" w:sz="4" w:space="0" w:color="auto"/>
            </w:tcBorders>
            <w:noWrap/>
          </w:tcPr>
          <w:p w14:paraId="2576D648" w14:textId="77777777" w:rsidR="00162F7F" w:rsidRPr="00DC770F" w:rsidRDefault="00162F7F" w:rsidP="00162F7F">
            <w:pPr>
              <w:pStyle w:val="KeinLeerraum"/>
              <w:jc w:val="center"/>
              <w:rPr>
                <w:noProof/>
                <w:sz w:val="16"/>
                <w:szCs w:val="16"/>
              </w:rPr>
            </w:pPr>
            <w:r w:rsidRPr="00DC770F">
              <w:rPr>
                <w:rFonts w:cs="Calibri"/>
                <w:color w:val="000000"/>
                <w:sz w:val="16"/>
                <w:szCs w:val="16"/>
              </w:rPr>
              <w:t>Number of trips woman took in last 12 months</w:t>
            </w:r>
          </w:p>
        </w:tc>
        <w:tc>
          <w:tcPr>
            <w:tcW w:w="1105" w:type="dxa"/>
            <w:tcBorders>
              <w:right w:val="single" w:sz="4" w:space="0" w:color="auto"/>
            </w:tcBorders>
            <w:noWrap/>
          </w:tcPr>
          <w:p w14:paraId="5B073DF4" w14:textId="77777777" w:rsidR="00162F7F" w:rsidRPr="00DC770F" w:rsidRDefault="00162F7F" w:rsidP="00162F7F">
            <w:pPr>
              <w:pStyle w:val="KeinLeerraum"/>
              <w:jc w:val="center"/>
              <w:rPr>
                <w:noProof/>
                <w:sz w:val="16"/>
                <w:szCs w:val="16"/>
              </w:rPr>
            </w:pPr>
            <w:r w:rsidRPr="00DC770F">
              <w:rPr>
                <w:rFonts w:cs="Calibri"/>
                <w:color w:val="000000"/>
                <w:sz w:val="16"/>
                <w:szCs w:val="16"/>
              </w:rPr>
              <w:t>79</w:t>
            </w:r>
          </w:p>
        </w:tc>
        <w:tc>
          <w:tcPr>
            <w:tcW w:w="1797" w:type="dxa"/>
            <w:gridSpan w:val="2"/>
            <w:tcBorders>
              <w:left w:val="single" w:sz="4" w:space="0" w:color="auto"/>
            </w:tcBorders>
            <w:noWrap/>
          </w:tcPr>
          <w:p w14:paraId="3FE0A384" w14:textId="77777777" w:rsidR="00162F7F" w:rsidRPr="00DC770F" w:rsidRDefault="00162F7F" w:rsidP="00162F7F">
            <w:pPr>
              <w:pStyle w:val="KeinLeerraum"/>
              <w:jc w:val="center"/>
              <w:rPr>
                <w:noProof/>
                <w:sz w:val="16"/>
                <w:szCs w:val="16"/>
              </w:rPr>
            </w:pPr>
            <w:r w:rsidRPr="00DC770F">
              <w:rPr>
                <w:rFonts w:cs="Calibri"/>
                <w:color w:val="000000"/>
                <w:sz w:val="16"/>
                <w:szCs w:val="16"/>
              </w:rPr>
              <w:t>Ideal number of children</w:t>
            </w:r>
          </w:p>
        </w:tc>
        <w:tc>
          <w:tcPr>
            <w:tcW w:w="1105" w:type="dxa"/>
            <w:tcBorders>
              <w:right w:val="single" w:sz="4" w:space="0" w:color="auto"/>
            </w:tcBorders>
            <w:noWrap/>
          </w:tcPr>
          <w:p w14:paraId="27EDCBAE" w14:textId="77777777" w:rsidR="00162F7F" w:rsidRPr="00DC770F" w:rsidRDefault="00162F7F" w:rsidP="00162F7F">
            <w:pPr>
              <w:pStyle w:val="KeinLeerraum"/>
              <w:jc w:val="center"/>
              <w:rPr>
                <w:noProof/>
                <w:sz w:val="16"/>
                <w:szCs w:val="16"/>
              </w:rPr>
            </w:pPr>
            <w:r w:rsidRPr="00DC770F">
              <w:rPr>
                <w:rFonts w:cs="Calibri"/>
                <w:color w:val="000000"/>
                <w:sz w:val="16"/>
                <w:szCs w:val="16"/>
              </w:rPr>
              <w:t>73</w:t>
            </w:r>
          </w:p>
        </w:tc>
        <w:tc>
          <w:tcPr>
            <w:tcW w:w="1580" w:type="dxa"/>
            <w:gridSpan w:val="2"/>
            <w:tcBorders>
              <w:left w:val="single" w:sz="4" w:space="0" w:color="auto"/>
            </w:tcBorders>
            <w:noWrap/>
          </w:tcPr>
          <w:p w14:paraId="68ABAC0C" w14:textId="77777777" w:rsidR="00162F7F" w:rsidRPr="00DC770F" w:rsidRDefault="00162F7F" w:rsidP="00162F7F">
            <w:pPr>
              <w:pStyle w:val="KeinLeerraum"/>
              <w:jc w:val="center"/>
              <w:rPr>
                <w:noProof/>
                <w:sz w:val="16"/>
                <w:szCs w:val="16"/>
              </w:rPr>
            </w:pPr>
            <w:r w:rsidRPr="00DC770F">
              <w:rPr>
                <w:rFonts w:cs="Calibri"/>
                <w:color w:val="000000"/>
                <w:sz w:val="16"/>
                <w:szCs w:val="16"/>
              </w:rPr>
              <w:t xml:space="preserve">Number of </w:t>
            </w:r>
            <w:proofErr w:type="spellStart"/>
            <w:r w:rsidRPr="00DC770F">
              <w:rPr>
                <w:rFonts w:cs="Calibri"/>
                <w:color w:val="000000"/>
                <w:sz w:val="16"/>
                <w:szCs w:val="16"/>
              </w:rPr>
              <w:t>mosquitonets</w:t>
            </w:r>
            <w:proofErr w:type="spellEnd"/>
          </w:p>
        </w:tc>
        <w:tc>
          <w:tcPr>
            <w:tcW w:w="1105" w:type="dxa"/>
            <w:tcBorders>
              <w:right w:val="single" w:sz="4" w:space="0" w:color="auto"/>
            </w:tcBorders>
            <w:noWrap/>
          </w:tcPr>
          <w:p w14:paraId="1CF44066" w14:textId="77777777" w:rsidR="00162F7F" w:rsidRPr="00DC770F" w:rsidRDefault="00162F7F" w:rsidP="00162F7F">
            <w:pPr>
              <w:pStyle w:val="KeinLeerraum"/>
              <w:jc w:val="center"/>
              <w:rPr>
                <w:noProof/>
                <w:sz w:val="16"/>
                <w:szCs w:val="16"/>
              </w:rPr>
            </w:pPr>
            <w:r w:rsidRPr="00DC770F">
              <w:rPr>
                <w:rFonts w:cs="Calibri"/>
                <w:color w:val="000000"/>
                <w:sz w:val="16"/>
                <w:szCs w:val="16"/>
              </w:rPr>
              <w:t>48</w:t>
            </w:r>
          </w:p>
        </w:tc>
        <w:tc>
          <w:tcPr>
            <w:tcW w:w="1947" w:type="dxa"/>
            <w:gridSpan w:val="2"/>
            <w:tcBorders>
              <w:left w:val="single" w:sz="4" w:space="0" w:color="auto"/>
            </w:tcBorders>
            <w:noWrap/>
          </w:tcPr>
          <w:p w14:paraId="61573C14" w14:textId="77777777" w:rsidR="00162F7F" w:rsidRPr="00DC770F" w:rsidRDefault="00162F7F" w:rsidP="00162F7F">
            <w:pPr>
              <w:pStyle w:val="KeinLeerraum"/>
              <w:jc w:val="center"/>
              <w:rPr>
                <w:noProof/>
                <w:sz w:val="16"/>
                <w:szCs w:val="16"/>
              </w:rPr>
            </w:pPr>
            <w:r w:rsidRPr="00DC770F">
              <w:rPr>
                <w:rFonts w:cs="Calibri"/>
                <w:color w:val="000000"/>
                <w:sz w:val="16"/>
                <w:szCs w:val="16"/>
              </w:rPr>
              <w:t>Language: Krio</w:t>
            </w:r>
          </w:p>
        </w:tc>
        <w:tc>
          <w:tcPr>
            <w:tcW w:w="1105" w:type="dxa"/>
            <w:noWrap/>
          </w:tcPr>
          <w:p w14:paraId="6AA8BFDA" w14:textId="77777777" w:rsidR="00162F7F" w:rsidRPr="00DC770F" w:rsidRDefault="00162F7F" w:rsidP="00162F7F">
            <w:pPr>
              <w:pStyle w:val="KeinLeerraum"/>
              <w:jc w:val="center"/>
              <w:rPr>
                <w:noProof/>
                <w:sz w:val="16"/>
                <w:szCs w:val="16"/>
              </w:rPr>
            </w:pPr>
            <w:r w:rsidRPr="00DC770F">
              <w:rPr>
                <w:rFonts w:cs="Calibri"/>
                <w:color w:val="000000"/>
                <w:sz w:val="16"/>
                <w:szCs w:val="16"/>
              </w:rPr>
              <w:t>48</w:t>
            </w:r>
          </w:p>
        </w:tc>
      </w:tr>
      <w:tr w:rsidR="00162F7F" w:rsidRPr="00DC770F" w14:paraId="3691648E" w14:textId="77777777" w:rsidTr="00A41ADE">
        <w:trPr>
          <w:gridAfter w:val="1"/>
          <w:wAfter w:w="9" w:type="dxa"/>
          <w:trHeight w:val="290"/>
        </w:trPr>
        <w:tc>
          <w:tcPr>
            <w:tcW w:w="1791" w:type="dxa"/>
            <w:tcBorders>
              <w:right w:val="single" w:sz="4" w:space="0" w:color="auto"/>
            </w:tcBorders>
            <w:noWrap/>
            <w:hideMark/>
          </w:tcPr>
          <w:p w14:paraId="1479C90B" w14:textId="266D409B" w:rsidR="00162F7F" w:rsidRPr="00DC770F" w:rsidRDefault="00162F7F" w:rsidP="00162F7F">
            <w:pPr>
              <w:pStyle w:val="KeinLeerraum"/>
              <w:jc w:val="left"/>
              <w:rPr>
                <w:noProof/>
                <w:sz w:val="18"/>
                <w:szCs w:val="18"/>
              </w:rPr>
            </w:pPr>
            <w:r w:rsidRPr="002A0CB6">
              <w:rPr>
                <w:noProof/>
                <w:sz w:val="18"/>
                <w:szCs w:val="18"/>
              </w:rPr>
              <w:t>Tanzania</w:t>
            </w:r>
          </w:p>
        </w:tc>
        <w:tc>
          <w:tcPr>
            <w:tcW w:w="1465" w:type="dxa"/>
            <w:tcBorders>
              <w:left w:val="single" w:sz="4" w:space="0" w:color="auto"/>
            </w:tcBorders>
            <w:noWrap/>
          </w:tcPr>
          <w:p w14:paraId="1F226584" w14:textId="77777777" w:rsidR="00162F7F" w:rsidRPr="00DC770F" w:rsidRDefault="00162F7F" w:rsidP="00162F7F">
            <w:pPr>
              <w:pStyle w:val="KeinLeerraum"/>
              <w:jc w:val="center"/>
              <w:rPr>
                <w:noProof/>
                <w:sz w:val="16"/>
                <w:szCs w:val="16"/>
              </w:rPr>
            </w:pPr>
            <w:r w:rsidRPr="00DC770F">
              <w:rPr>
                <w:rFonts w:cs="Calibri"/>
                <w:color w:val="000000"/>
                <w:sz w:val="16"/>
                <w:szCs w:val="16"/>
              </w:rPr>
              <w:t>Number of HH members &lt;5 years</w:t>
            </w:r>
          </w:p>
        </w:tc>
        <w:tc>
          <w:tcPr>
            <w:tcW w:w="1110" w:type="dxa"/>
            <w:tcBorders>
              <w:right w:val="single" w:sz="4" w:space="0" w:color="auto"/>
            </w:tcBorders>
            <w:noWrap/>
          </w:tcPr>
          <w:p w14:paraId="059D4D7A" w14:textId="77777777" w:rsidR="00162F7F" w:rsidRPr="00DC770F" w:rsidRDefault="00162F7F" w:rsidP="00162F7F">
            <w:pPr>
              <w:pStyle w:val="KeinLeerraum"/>
              <w:jc w:val="center"/>
              <w:rPr>
                <w:noProof/>
                <w:sz w:val="16"/>
                <w:szCs w:val="16"/>
              </w:rPr>
            </w:pPr>
            <w:r w:rsidRPr="00DC770F">
              <w:rPr>
                <w:rFonts w:cs="Calibri"/>
                <w:color w:val="000000"/>
                <w:sz w:val="16"/>
                <w:szCs w:val="16"/>
              </w:rPr>
              <w:t>100</w:t>
            </w:r>
          </w:p>
        </w:tc>
        <w:tc>
          <w:tcPr>
            <w:tcW w:w="1663" w:type="dxa"/>
            <w:tcBorders>
              <w:left w:val="single" w:sz="4" w:space="0" w:color="auto"/>
            </w:tcBorders>
            <w:noWrap/>
          </w:tcPr>
          <w:p w14:paraId="7EB1F099" w14:textId="77777777" w:rsidR="00162F7F" w:rsidRPr="00DC770F" w:rsidRDefault="00162F7F" w:rsidP="00162F7F">
            <w:pPr>
              <w:pStyle w:val="KeinLeerraum"/>
              <w:jc w:val="center"/>
              <w:rPr>
                <w:noProof/>
                <w:sz w:val="16"/>
                <w:szCs w:val="16"/>
              </w:rPr>
            </w:pPr>
            <w:r w:rsidRPr="00DC770F">
              <w:rPr>
                <w:rFonts w:cs="Calibri"/>
                <w:color w:val="000000"/>
                <w:sz w:val="16"/>
                <w:szCs w:val="16"/>
              </w:rPr>
              <w:t>Contraceptive from health facility</w:t>
            </w:r>
          </w:p>
        </w:tc>
        <w:tc>
          <w:tcPr>
            <w:tcW w:w="1105" w:type="dxa"/>
            <w:tcBorders>
              <w:right w:val="single" w:sz="4" w:space="0" w:color="auto"/>
            </w:tcBorders>
            <w:noWrap/>
          </w:tcPr>
          <w:p w14:paraId="0B680F07" w14:textId="77777777" w:rsidR="00162F7F" w:rsidRPr="00DC770F" w:rsidRDefault="00162F7F" w:rsidP="00162F7F">
            <w:pPr>
              <w:pStyle w:val="KeinLeerraum"/>
              <w:jc w:val="center"/>
              <w:rPr>
                <w:noProof/>
                <w:sz w:val="16"/>
                <w:szCs w:val="16"/>
              </w:rPr>
            </w:pPr>
            <w:r w:rsidRPr="00DC770F">
              <w:rPr>
                <w:rFonts w:cs="Calibri"/>
                <w:color w:val="000000"/>
                <w:sz w:val="16"/>
                <w:szCs w:val="16"/>
              </w:rPr>
              <w:t>76</w:t>
            </w:r>
          </w:p>
        </w:tc>
        <w:tc>
          <w:tcPr>
            <w:tcW w:w="1797" w:type="dxa"/>
            <w:gridSpan w:val="2"/>
            <w:tcBorders>
              <w:left w:val="single" w:sz="4" w:space="0" w:color="auto"/>
            </w:tcBorders>
            <w:noWrap/>
          </w:tcPr>
          <w:p w14:paraId="32153352" w14:textId="77777777" w:rsidR="00162F7F" w:rsidRPr="00DC770F" w:rsidRDefault="00162F7F" w:rsidP="00162F7F">
            <w:pPr>
              <w:pStyle w:val="KeinLeerraum"/>
              <w:jc w:val="center"/>
              <w:rPr>
                <w:noProof/>
                <w:sz w:val="16"/>
                <w:szCs w:val="16"/>
              </w:rPr>
            </w:pPr>
            <w:r w:rsidRPr="00DC770F">
              <w:rPr>
                <w:rFonts w:cs="Calibri"/>
                <w:color w:val="000000"/>
                <w:sz w:val="16"/>
                <w:szCs w:val="16"/>
              </w:rPr>
              <w:t>Body Mass Index</w:t>
            </w:r>
          </w:p>
        </w:tc>
        <w:tc>
          <w:tcPr>
            <w:tcW w:w="1105" w:type="dxa"/>
            <w:tcBorders>
              <w:right w:val="single" w:sz="4" w:space="0" w:color="auto"/>
            </w:tcBorders>
            <w:noWrap/>
          </w:tcPr>
          <w:p w14:paraId="725E97F8" w14:textId="77777777" w:rsidR="00162F7F" w:rsidRPr="00DC770F" w:rsidRDefault="00162F7F" w:rsidP="00162F7F">
            <w:pPr>
              <w:pStyle w:val="KeinLeerraum"/>
              <w:jc w:val="center"/>
              <w:rPr>
                <w:noProof/>
                <w:sz w:val="16"/>
                <w:szCs w:val="16"/>
              </w:rPr>
            </w:pPr>
            <w:r w:rsidRPr="00DC770F">
              <w:rPr>
                <w:rFonts w:cs="Calibri"/>
                <w:color w:val="000000"/>
                <w:sz w:val="16"/>
                <w:szCs w:val="16"/>
              </w:rPr>
              <w:t>76</w:t>
            </w:r>
          </w:p>
        </w:tc>
        <w:tc>
          <w:tcPr>
            <w:tcW w:w="1580" w:type="dxa"/>
            <w:gridSpan w:val="2"/>
            <w:tcBorders>
              <w:left w:val="single" w:sz="4" w:space="0" w:color="auto"/>
            </w:tcBorders>
            <w:noWrap/>
          </w:tcPr>
          <w:p w14:paraId="31F8F45D" w14:textId="77777777" w:rsidR="00162F7F" w:rsidRPr="00DC770F" w:rsidRDefault="00162F7F" w:rsidP="00162F7F">
            <w:pPr>
              <w:pStyle w:val="KeinLeerraum"/>
              <w:jc w:val="center"/>
              <w:rPr>
                <w:noProof/>
                <w:sz w:val="16"/>
                <w:szCs w:val="16"/>
              </w:rPr>
            </w:pPr>
            <w:proofErr w:type="spellStart"/>
            <w:r w:rsidRPr="00DC770F">
              <w:rPr>
                <w:rFonts w:cs="Calibri"/>
                <w:color w:val="000000"/>
                <w:sz w:val="16"/>
                <w:szCs w:val="16"/>
              </w:rPr>
              <w:t>Hemoglobin</w:t>
            </w:r>
            <w:proofErr w:type="spellEnd"/>
          </w:p>
        </w:tc>
        <w:tc>
          <w:tcPr>
            <w:tcW w:w="1105" w:type="dxa"/>
            <w:tcBorders>
              <w:right w:val="single" w:sz="4" w:space="0" w:color="auto"/>
            </w:tcBorders>
            <w:noWrap/>
          </w:tcPr>
          <w:p w14:paraId="36C36396" w14:textId="77777777" w:rsidR="00162F7F" w:rsidRPr="00DC770F" w:rsidRDefault="00162F7F" w:rsidP="00162F7F">
            <w:pPr>
              <w:pStyle w:val="KeinLeerraum"/>
              <w:jc w:val="center"/>
              <w:rPr>
                <w:noProof/>
                <w:sz w:val="16"/>
                <w:szCs w:val="16"/>
              </w:rPr>
            </w:pPr>
            <w:r w:rsidRPr="00DC770F">
              <w:rPr>
                <w:rFonts w:cs="Calibri"/>
                <w:color w:val="000000"/>
                <w:sz w:val="16"/>
                <w:szCs w:val="16"/>
              </w:rPr>
              <w:t>71</w:t>
            </w:r>
          </w:p>
        </w:tc>
        <w:tc>
          <w:tcPr>
            <w:tcW w:w="1947" w:type="dxa"/>
            <w:gridSpan w:val="2"/>
            <w:tcBorders>
              <w:left w:val="single" w:sz="4" w:space="0" w:color="auto"/>
            </w:tcBorders>
            <w:noWrap/>
          </w:tcPr>
          <w:p w14:paraId="00D03621" w14:textId="77777777" w:rsidR="00162F7F" w:rsidRPr="00DC770F" w:rsidRDefault="00162F7F" w:rsidP="00162F7F">
            <w:pPr>
              <w:pStyle w:val="KeinLeerraum"/>
              <w:jc w:val="center"/>
              <w:rPr>
                <w:noProof/>
                <w:sz w:val="16"/>
                <w:szCs w:val="16"/>
              </w:rPr>
            </w:pPr>
            <w:r w:rsidRPr="00DC770F">
              <w:rPr>
                <w:rFonts w:cs="Calibri"/>
                <w:color w:val="000000"/>
                <w:sz w:val="16"/>
                <w:szCs w:val="16"/>
              </w:rPr>
              <w:t>Ideal number of children</w:t>
            </w:r>
          </w:p>
        </w:tc>
        <w:tc>
          <w:tcPr>
            <w:tcW w:w="1105" w:type="dxa"/>
            <w:noWrap/>
          </w:tcPr>
          <w:p w14:paraId="4EB95226" w14:textId="77777777" w:rsidR="00162F7F" w:rsidRPr="00DC770F" w:rsidRDefault="00162F7F" w:rsidP="00162F7F">
            <w:pPr>
              <w:pStyle w:val="KeinLeerraum"/>
              <w:jc w:val="center"/>
              <w:rPr>
                <w:noProof/>
                <w:sz w:val="16"/>
                <w:szCs w:val="16"/>
              </w:rPr>
            </w:pPr>
            <w:r w:rsidRPr="00DC770F">
              <w:rPr>
                <w:rFonts w:cs="Calibri"/>
                <w:color w:val="000000"/>
                <w:sz w:val="16"/>
                <w:szCs w:val="16"/>
              </w:rPr>
              <w:t>47</w:t>
            </w:r>
          </w:p>
        </w:tc>
      </w:tr>
      <w:tr w:rsidR="00162F7F" w:rsidRPr="00DC770F" w14:paraId="3F7333CB" w14:textId="77777777" w:rsidTr="00A41ADE">
        <w:trPr>
          <w:gridAfter w:val="1"/>
          <w:wAfter w:w="9" w:type="dxa"/>
          <w:trHeight w:val="290"/>
        </w:trPr>
        <w:tc>
          <w:tcPr>
            <w:tcW w:w="1791" w:type="dxa"/>
            <w:tcBorders>
              <w:right w:val="single" w:sz="4" w:space="0" w:color="auto"/>
            </w:tcBorders>
            <w:noWrap/>
            <w:hideMark/>
          </w:tcPr>
          <w:p w14:paraId="02CB7E58" w14:textId="610E4273" w:rsidR="00162F7F" w:rsidRPr="00DC770F" w:rsidRDefault="00162F7F" w:rsidP="00162F7F">
            <w:pPr>
              <w:pStyle w:val="KeinLeerraum"/>
              <w:jc w:val="left"/>
              <w:rPr>
                <w:noProof/>
                <w:sz w:val="18"/>
                <w:szCs w:val="18"/>
              </w:rPr>
            </w:pPr>
            <w:r>
              <w:rPr>
                <w:noProof/>
                <w:sz w:val="18"/>
                <w:szCs w:val="18"/>
              </w:rPr>
              <w:t xml:space="preserve">The </w:t>
            </w:r>
            <w:r w:rsidRPr="002A0CB6">
              <w:rPr>
                <w:noProof/>
                <w:sz w:val="18"/>
                <w:szCs w:val="18"/>
              </w:rPr>
              <w:t>Gambia</w:t>
            </w:r>
          </w:p>
        </w:tc>
        <w:tc>
          <w:tcPr>
            <w:tcW w:w="1465" w:type="dxa"/>
            <w:tcBorders>
              <w:left w:val="single" w:sz="4" w:space="0" w:color="auto"/>
            </w:tcBorders>
            <w:noWrap/>
          </w:tcPr>
          <w:p w14:paraId="53BAB8E1" w14:textId="77777777" w:rsidR="00162F7F" w:rsidRPr="00DC770F" w:rsidRDefault="00162F7F" w:rsidP="00162F7F">
            <w:pPr>
              <w:pStyle w:val="KeinLeerraum"/>
              <w:jc w:val="center"/>
              <w:rPr>
                <w:noProof/>
                <w:sz w:val="16"/>
                <w:szCs w:val="16"/>
              </w:rPr>
            </w:pPr>
            <w:r w:rsidRPr="00DC770F">
              <w:rPr>
                <w:rFonts w:cs="Calibri"/>
                <w:color w:val="000000"/>
                <w:sz w:val="16"/>
                <w:szCs w:val="16"/>
              </w:rPr>
              <w:t>Number of HH members</w:t>
            </w:r>
          </w:p>
        </w:tc>
        <w:tc>
          <w:tcPr>
            <w:tcW w:w="1110" w:type="dxa"/>
            <w:tcBorders>
              <w:right w:val="single" w:sz="4" w:space="0" w:color="auto"/>
            </w:tcBorders>
            <w:noWrap/>
          </w:tcPr>
          <w:p w14:paraId="3D537173" w14:textId="77777777" w:rsidR="00162F7F" w:rsidRPr="00DC770F" w:rsidRDefault="00162F7F" w:rsidP="00162F7F">
            <w:pPr>
              <w:pStyle w:val="KeinLeerraum"/>
              <w:jc w:val="center"/>
              <w:rPr>
                <w:noProof/>
                <w:sz w:val="16"/>
                <w:szCs w:val="16"/>
              </w:rPr>
            </w:pPr>
            <w:r w:rsidRPr="00DC770F">
              <w:rPr>
                <w:rFonts w:cs="Calibri"/>
                <w:color w:val="000000"/>
                <w:sz w:val="16"/>
                <w:szCs w:val="16"/>
              </w:rPr>
              <w:t>100</w:t>
            </w:r>
          </w:p>
        </w:tc>
        <w:tc>
          <w:tcPr>
            <w:tcW w:w="1663" w:type="dxa"/>
            <w:tcBorders>
              <w:left w:val="single" w:sz="4" w:space="0" w:color="auto"/>
            </w:tcBorders>
            <w:noWrap/>
          </w:tcPr>
          <w:p w14:paraId="45340DDC" w14:textId="77777777" w:rsidR="00162F7F" w:rsidRPr="00DC770F" w:rsidRDefault="00162F7F" w:rsidP="00162F7F">
            <w:pPr>
              <w:pStyle w:val="KeinLeerraum"/>
              <w:jc w:val="center"/>
              <w:rPr>
                <w:noProof/>
                <w:sz w:val="16"/>
                <w:szCs w:val="16"/>
              </w:rPr>
            </w:pPr>
            <w:r w:rsidRPr="00DC770F">
              <w:rPr>
                <w:rFonts w:cs="Calibri"/>
                <w:color w:val="000000"/>
                <w:sz w:val="16"/>
                <w:szCs w:val="16"/>
              </w:rPr>
              <w:t>Number of HH members &lt;5 years</w:t>
            </w:r>
          </w:p>
        </w:tc>
        <w:tc>
          <w:tcPr>
            <w:tcW w:w="1105" w:type="dxa"/>
            <w:tcBorders>
              <w:right w:val="single" w:sz="4" w:space="0" w:color="auto"/>
            </w:tcBorders>
            <w:noWrap/>
          </w:tcPr>
          <w:p w14:paraId="79049CE4" w14:textId="77777777" w:rsidR="00162F7F" w:rsidRPr="00DC770F" w:rsidRDefault="00162F7F" w:rsidP="00162F7F">
            <w:pPr>
              <w:pStyle w:val="KeinLeerraum"/>
              <w:jc w:val="center"/>
              <w:rPr>
                <w:noProof/>
                <w:sz w:val="16"/>
                <w:szCs w:val="16"/>
              </w:rPr>
            </w:pPr>
            <w:r w:rsidRPr="00DC770F">
              <w:rPr>
                <w:rFonts w:cs="Calibri"/>
                <w:color w:val="000000"/>
                <w:sz w:val="16"/>
                <w:szCs w:val="16"/>
              </w:rPr>
              <w:t>69</w:t>
            </w:r>
          </w:p>
        </w:tc>
        <w:tc>
          <w:tcPr>
            <w:tcW w:w="1797" w:type="dxa"/>
            <w:gridSpan w:val="2"/>
            <w:tcBorders>
              <w:left w:val="single" w:sz="4" w:space="0" w:color="auto"/>
            </w:tcBorders>
            <w:noWrap/>
          </w:tcPr>
          <w:p w14:paraId="4103CD37" w14:textId="77777777" w:rsidR="00162F7F" w:rsidRPr="00DC770F" w:rsidRDefault="00162F7F" w:rsidP="00162F7F">
            <w:pPr>
              <w:pStyle w:val="KeinLeerraum"/>
              <w:jc w:val="center"/>
              <w:rPr>
                <w:noProof/>
                <w:sz w:val="16"/>
                <w:szCs w:val="16"/>
              </w:rPr>
            </w:pPr>
            <w:r w:rsidRPr="00DC770F">
              <w:rPr>
                <w:rFonts w:cs="Calibri"/>
                <w:color w:val="000000"/>
                <w:sz w:val="16"/>
                <w:szCs w:val="16"/>
              </w:rPr>
              <w:t xml:space="preserve">Number of </w:t>
            </w:r>
            <w:proofErr w:type="spellStart"/>
            <w:r w:rsidRPr="00DC770F">
              <w:rPr>
                <w:rFonts w:cs="Calibri"/>
                <w:color w:val="000000"/>
                <w:sz w:val="16"/>
                <w:szCs w:val="16"/>
              </w:rPr>
              <w:t>mosquitonets</w:t>
            </w:r>
            <w:proofErr w:type="spellEnd"/>
          </w:p>
        </w:tc>
        <w:tc>
          <w:tcPr>
            <w:tcW w:w="1105" w:type="dxa"/>
            <w:tcBorders>
              <w:right w:val="single" w:sz="4" w:space="0" w:color="auto"/>
            </w:tcBorders>
            <w:noWrap/>
          </w:tcPr>
          <w:p w14:paraId="49E49085" w14:textId="77777777" w:rsidR="00162F7F" w:rsidRPr="00DC770F" w:rsidRDefault="00162F7F" w:rsidP="00162F7F">
            <w:pPr>
              <w:pStyle w:val="KeinLeerraum"/>
              <w:jc w:val="center"/>
              <w:rPr>
                <w:noProof/>
                <w:sz w:val="16"/>
                <w:szCs w:val="16"/>
              </w:rPr>
            </w:pPr>
            <w:r w:rsidRPr="00DC770F">
              <w:rPr>
                <w:rFonts w:cs="Calibri"/>
                <w:color w:val="000000"/>
                <w:sz w:val="16"/>
                <w:szCs w:val="16"/>
              </w:rPr>
              <w:t>58</w:t>
            </w:r>
          </w:p>
        </w:tc>
        <w:tc>
          <w:tcPr>
            <w:tcW w:w="1580" w:type="dxa"/>
            <w:gridSpan w:val="2"/>
            <w:tcBorders>
              <w:left w:val="single" w:sz="4" w:space="0" w:color="auto"/>
            </w:tcBorders>
            <w:noWrap/>
          </w:tcPr>
          <w:p w14:paraId="60891A7A" w14:textId="77777777" w:rsidR="00162F7F" w:rsidRPr="00DC770F" w:rsidRDefault="00162F7F" w:rsidP="00162F7F">
            <w:pPr>
              <w:pStyle w:val="KeinLeerraum"/>
              <w:jc w:val="center"/>
              <w:rPr>
                <w:noProof/>
                <w:sz w:val="16"/>
                <w:szCs w:val="16"/>
              </w:rPr>
            </w:pPr>
            <w:r w:rsidRPr="00DC770F">
              <w:rPr>
                <w:rFonts w:cs="Calibri"/>
                <w:color w:val="000000"/>
                <w:sz w:val="16"/>
                <w:szCs w:val="16"/>
              </w:rPr>
              <w:t>Number of female HH members</w:t>
            </w:r>
          </w:p>
        </w:tc>
        <w:tc>
          <w:tcPr>
            <w:tcW w:w="1105" w:type="dxa"/>
            <w:tcBorders>
              <w:right w:val="single" w:sz="4" w:space="0" w:color="auto"/>
            </w:tcBorders>
            <w:noWrap/>
          </w:tcPr>
          <w:p w14:paraId="06C9A433" w14:textId="77777777" w:rsidR="00162F7F" w:rsidRPr="00DC770F" w:rsidRDefault="00162F7F" w:rsidP="00162F7F">
            <w:pPr>
              <w:pStyle w:val="KeinLeerraum"/>
              <w:jc w:val="center"/>
              <w:rPr>
                <w:noProof/>
                <w:sz w:val="16"/>
                <w:szCs w:val="16"/>
              </w:rPr>
            </w:pPr>
            <w:r w:rsidRPr="00DC770F">
              <w:rPr>
                <w:rFonts w:cs="Calibri"/>
                <w:color w:val="000000"/>
                <w:sz w:val="16"/>
                <w:szCs w:val="16"/>
              </w:rPr>
              <w:t>55</w:t>
            </w:r>
          </w:p>
        </w:tc>
        <w:tc>
          <w:tcPr>
            <w:tcW w:w="1947" w:type="dxa"/>
            <w:gridSpan w:val="2"/>
            <w:tcBorders>
              <w:left w:val="single" w:sz="4" w:space="0" w:color="auto"/>
            </w:tcBorders>
            <w:noWrap/>
          </w:tcPr>
          <w:p w14:paraId="00ACDEE5" w14:textId="77777777" w:rsidR="00162F7F" w:rsidRPr="00DC770F" w:rsidRDefault="00162F7F" w:rsidP="00162F7F">
            <w:pPr>
              <w:pStyle w:val="KeinLeerraum"/>
              <w:jc w:val="center"/>
              <w:rPr>
                <w:noProof/>
                <w:sz w:val="16"/>
                <w:szCs w:val="16"/>
              </w:rPr>
            </w:pPr>
            <w:r w:rsidRPr="00DC770F">
              <w:rPr>
                <w:rFonts w:cs="Calibri"/>
                <w:color w:val="000000"/>
                <w:sz w:val="16"/>
                <w:szCs w:val="16"/>
              </w:rPr>
              <w:t>Number of male HH members</w:t>
            </w:r>
          </w:p>
        </w:tc>
        <w:tc>
          <w:tcPr>
            <w:tcW w:w="1105" w:type="dxa"/>
            <w:noWrap/>
          </w:tcPr>
          <w:p w14:paraId="02EFAAAC" w14:textId="77777777" w:rsidR="00162F7F" w:rsidRPr="00DC770F" w:rsidRDefault="00162F7F" w:rsidP="00162F7F">
            <w:pPr>
              <w:pStyle w:val="KeinLeerraum"/>
              <w:jc w:val="center"/>
              <w:rPr>
                <w:noProof/>
                <w:sz w:val="16"/>
                <w:szCs w:val="16"/>
              </w:rPr>
            </w:pPr>
            <w:r w:rsidRPr="00DC770F">
              <w:rPr>
                <w:rFonts w:cs="Calibri"/>
                <w:color w:val="000000"/>
                <w:sz w:val="16"/>
                <w:szCs w:val="16"/>
              </w:rPr>
              <w:t>52</w:t>
            </w:r>
          </w:p>
        </w:tc>
      </w:tr>
      <w:tr w:rsidR="00162F7F" w:rsidRPr="00DC770F" w14:paraId="15A750F3" w14:textId="77777777" w:rsidTr="00A41ADE">
        <w:trPr>
          <w:gridAfter w:val="1"/>
          <w:wAfter w:w="9" w:type="dxa"/>
          <w:trHeight w:val="290"/>
        </w:trPr>
        <w:tc>
          <w:tcPr>
            <w:tcW w:w="1791" w:type="dxa"/>
            <w:tcBorders>
              <w:right w:val="single" w:sz="4" w:space="0" w:color="auto"/>
            </w:tcBorders>
            <w:noWrap/>
            <w:hideMark/>
          </w:tcPr>
          <w:p w14:paraId="4196D7A3" w14:textId="64F3B3E1" w:rsidR="00162F7F" w:rsidRPr="00DC770F" w:rsidRDefault="00162F7F" w:rsidP="00162F7F">
            <w:pPr>
              <w:pStyle w:val="KeinLeerraum"/>
              <w:jc w:val="left"/>
              <w:rPr>
                <w:noProof/>
                <w:sz w:val="18"/>
                <w:szCs w:val="18"/>
              </w:rPr>
            </w:pPr>
            <w:r w:rsidRPr="002A0CB6">
              <w:rPr>
                <w:noProof/>
                <w:sz w:val="18"/>
                <w:szCs w:val="18"/>
              </w:rPr>
              <w:t>Togo</w:t>
            </w:r>
          </w:p>
        </w:tc>
        <w:tc>
          <w:tcPr>
            <w:tcW w:w="1465" w:type="dxa"/>
            <w:tcBorders>
              <w:left w:val="single" w:sz="4" w:space="0" w:color="auto"/>
            </w:tcBorders>
            <w:noWrap/>
          </w:tcPr>
          <w:p w14:paraId="52DB4E1F" w14:textId="77777777" w:rsidR="00162F7F" w:rsidRPr="00DC770F" w:rsidRDefault="00162F7F" w:rsidP="00162F7F">
            <w:pPr>
              <w:pStyle w:val="KeinLeerraum"/>
              <w:jc w:val="center"/>
              <w:rPr>
                <w:noProof/>
                <w:sz w:val="16"/>
                <w:szCs w:val="16"/>
              </w:rPr>
            </w:pPr>
            <w:r w:rsidRPr="00DC770F">
              <w:rPr>
                <w:rFonts w:cs="Calibri"/>
                <w:color w:val="000000"/>
                <w:sz w:val="16"/>
                <w:szCs w:val="16"/>
              </w:rPr>
              <w:t>Checkup after delivery</w:t>
            </w:r>
          </w:p>
        </w:tc>
        <w:tc>
          <w:tcPr>
            <w:tcW w:w="1110" w:type="dxa"/>
            <w:tcBorders>
              <w:right w:val="single" w:sz="4" w:space="0" w:color="auto"/>
            </w:tcBorders>
            <w:noWrap/>
          </w:tcPr>
          <w:p w14:paraId="4250E729" w14:textId="77777777" w:rsidR="00162F7F" w:rsidRPr="00DC770F" w:rsidRDefault="00162F7F" w:rsidP="00162F7F">
            <w:pPr>
              <w:pStyle w:val="KeinLeerraum"/>
              <w:jc w:val="center"/>
              <w:rPr>
                <w:noProof/>
                <w:sz w:val="16"/>
                <w:szCs w:val="16"/>
              </w:rPr>
            </w:pPr>
            <w:r w:rsidRPr="00DC770F">
              <w:rPr>
                <w:rFonts w:cs="Calibri"/>
                <w:color w:val="000000"/>
                <w:sz w:val="16"/>
                <w:szCs w:val="16"/>
              </w:rPr>
              <w:t>100</w:t>
            </w:r>
          </w:p>
        </w:tc>
        <w:tc>
          <w:tcPr>
            <w:tcW w:w="1663" w:type="dxa"/>
            <w:tcBorders>
              <w:left w:val="single" w:sz="4" w:space="0" w:color="auto"/>
            </w:tcBorders>
            <w:noWrap/>
          </w:tcPr>
          <w:p w14:paraId="34C0D8F3" w14:textId="77777777" w:rsidR="00162F7F" w:rsidRPr="00DC770F" w:rsidRDefault="00162F7F" w:rsidP="00162F7F">
            <w:pPr>
              <w:pStyle w:val="KeinLeerraum"/>
              <w:jc w:val="center"/>
              <w:rPr>
                <w:noProof/>
                <w:sz w:val="16"/>
                <w:szCs w:val="16"/>
              </w:rPr>
            </w:pPr>
            <w:r w:rsidRPr="00DC770F">
              <w:rPr>
                <w:rFonts w:cs="Calibri"/>
                <w:color w:val="000000"/>
                <w:sz w:val="16"/>
                <w:szCs w:val="16"/>
              </w:rPr>
              <w:t>At least one tetanus injection before birth</w:t>
            </w:r>
          </w:p>
        </w:tc>
        <w:tc>
          <w:tcPr>
            <w:tcW w:w="1105" w:type="dxa"/>
            <w:tcBorders>
              <w:right w:val="single" w:sz="4" w:space="0" w:color="auto"/>
            </w:tcBorders>
            <w:noWrap/>
          </w:tcPr>
          <w:p w14:paraId="654FBFF0" w14:textId="77777777" w:rsidR="00162F7F" w:rsidRPr="00DC770F" w:rsidRDefault="00162F7F" w:rsidP="00162F7F">
            <w:pPr>
              <w:pStyle w:val="KeinLeerraum"/>
              <w:jc w:val="center"/>
              <w:rPr>
                <w:noProof/>
                <w:sz w:val="16"/>
                <w:szCs w:val="16"/>
              </w:rPr>
            </w:pPr>
            <w:r w:rsidRPr="00DC770F">
              <w:rPr>
                <w:rFonts w:cs="Calibri"/>
                <w:color w:val="000000"/>
                <w:sz w:val="16"/>
                <w:szCs w:val="16"/>
              </w:rPr>
              <w:t>26</w:t>
            </w:r>
          </w:p>
        </w:tc>
        <w:tc>
          <w:tcPr>
            <w:tcW w:w="1797" w:type="dxa"/>
            <w:gridSpan w:val="2"/>
            <w:tcBorders>
              <w:left w:val="single" w:sz="4" w:space="0" w:color="auto"/>
            </w:tcBorders>
            <w:noWrap/>
          </w:tcPr>
          <w:p w14:paraId="3F8335FA" w14:textId="77777777" w:rsidR="00162F7F" w:rsidRPr="00DC770F" w:rsidRDefault="00162F7F" w:rsidP="00162F7F">
            <w:pPr>
              <w:pStyle w:val="KeinLeerraum"/>
              <w:jc w:val="center"/>
              <w:rPr>
                <w:noProof/>
                <w:sz w:val="16"/>
                <w:szCs w:val="16"/>
              </w:rPr>
            </w:pPr>
            <w:r w:rsidRPr="00DC770F">
              <w:rPr>
                <w:rFonts w:cs="Calibri"/>
                <w:color w:val="000000"/>
                <w:sz w:val="16"/>
                <w:szCs w:val="16"/>
              </w:rPr>
              <w:t>Health card for child</w:t>
            </w:r>
          </w:p>
        </w:tc>
        <w:tc>
          <w:tcPr>
            <w:tcW w:w="1105" w:type="dxa"/>
            <w:tcBorders>
              <w:right w:val="single" w:sz="4" w:space="0" w:color="auto"/>
            </w:tcBorders>
            <w:noWrap/>
          </w:tcPr>
          <w:p w14:paraId="27BA7EDB" w14:textId="77777777" w:rsidR="00162F7F" w:rsidRPr="00DC770F" w:rsidRDefault="00162F7F" w:rsidP="00162F7F">
            <w:pPr>
              <w:pStyle w:val="KeinLeerraum"/>
              <w:jc w:val="center"/>
              <w:rPr>
                <w:noProof/>
                <w:sz w:val="16"/>
                <w:szCs w:val="16"/>
              </w:rPr>
            </w:pPr>
            <w:r w:rsidRPr="00DC770F">
              <w:rPr>
                <w:rFonts w:cs="Calibri"/>
                <w:color w:val="000000"/>
                <w:sz w:val="16"/>
                <w:szCs w:val="16"/>
              </w:rPr>
              <w:t>18</w:t>
            </w:r>
          </w:p>
        </w:tc>
        <w:tc>
          <w:tcPr>
            <w:tcW w:w="1580" w:type="dxa"/>
            <w:gridSpan w:val="2"/>
            <w:tcBorders>
              <w:left w:val="single" w:sz="4" w:space="0" w:color="auto"/>
            </w:tcBorders>
            <w:noWrap/>
          </w:tcPr>
          <w:p w14:paraId="38A15287" w14:textId="77777777" w:rsidR="00162F7F" w:rsidRPr="00DC770F" w:rsidRDefault="00162F7F" w:rsidP="00162F7F">
            <w:pPr>
              <w:pStyle w:val="KeinLeerraum"/>
              <w:jc w:val="center"/>
              <w:rPr>
                <w:noProof/>
                <w:sz w:val="16"/>
                <w:szCs w:val="16"/>
              </w:rPr>
            </w:pPr>
            <w:r w:rsidRPr="00DC770F">
              <w:rPr>
                <w:rFonts w:cs="Calibri"/>
                <w:color w:val="000000"/>
                <w:sz w:val="16"/>
                <w:szCs w:val="16"/>
              </w:rPr>
              <w:t>Tested for HIV</w:t>
            </w:r>
          </w:p>
        </w:tc>
        <w:tc>
          <w:tcPr>
            <w:tcW w:w="1105" w:type="dxa"/>
            <w:tcBorders>
              <w:right w:val="single" w:sz="4" w:space="0" w:color="auto"/>
            </w:tcBorders>
            <w:noWrap/>
          </w:tcPr>
          <w:p w14:paraId="1FE7DD03" w14:textId="77777777" w:rsidR="00162F7F" w:rsidRPr="00DC770F" w:rsidRDefault="00162F7F" w:rsidP="00162F7F">
            <w:pPr>
              <w:pStyle w:val="KeinLeerraum"/>
              <w:jc w:val="center"/>
              <w:rPr>
                <w:noProof/>
                <w:sz w:val="16"/>
                <w:szCs w:val="16"/>
              </w:rPr>
            </w:pPr>
            <w:r w:rsidRPr="00DC770F">
              <w:rPr>
                <w:rFonts w:cs="Calibri"/>
                <w:color w:val="000000"/>
                <w:sz w:val="16"/>
                <w:szCs w:val="16"/>
              </w:rPr>
              <w:t>14</w:t>
            </w:r>
          </w:p>
        </w:tc>
        <w:tc>
          <w:tcPr>
            <w:tcW w:w="1947" w:type="dxa"/>
            <w:gridSpan w:val="2"/>
            <w:tcBorders>
              <w:left w:val="single" w:sz="4" w:space="0" w:color="auto"/>
            </w:tcBorders>
            <w:noWrap/>
          </w:tcPr>
          <w:p w14:paraId="1D167902" w14:textId="77777777" w:rsidR="00162F7F" w:rsidRPr="00DC770F" w:rsidRDefault="00162F7F" w:rsidP="00162F7F">
            <w:pPr>
              <w:pStyle w:val="KeinLeerraum"/>
              <w:jc w:val="center"/>
              <w:rPr>
                <w:noProof/>
                <w:sz w:val="16"/>
                <w:szCs w:val="16"/>
              </w:rPr>
            </w:pPr>
            <w:r w:rsidRPr="00DC770F">
              <w:rPr>
                <w:rFonts w:cs="Calibri"/>
                <w:color w:val="000000"/>
                <w:sz w:val="16"/>
                <w:szCs w:val="16"/>
              </w:rPr>
              <w:t>Ideal number of children</w:t>
            </w:r>
          </w:p>
        </w:tc>
        <w:tc>
          <w:tcPr>
            <w:tcW w:w="1105" w:type="dxa"/>
            <w:noWrap/>
          </w:tcPr>
          <w:p w14:paraId="022D0F0F" w14:textId="77777777" w:rsidR="00162F7F" w:rsidRPr="00DC770F" w:rsidRDefault="00162F7F" w:rsidP="00162F7F">
            <w:pPr>
              <w:pStyle w:val="KeinLeerraum"/>
              <w:jc w:val="center"/>
              <w:rPr>
                <w:noProof/>
                <w:sz w:val="16"/>
                <w:szCs w:val="16"/>
              </w:rPr>
            </w:pPr>
            <w:r w:rsidRPr="00DC770F">
              <w:rPr>
                <w:rFonts w:cs="Calibri"/>
                <w:color w:val="000000"/>
                <w:sz w:val="16"/>
                <w:szCs w:val="16"/>
              </w:rPr>
              <w:t>11</w:t>
            </w:r>
          </w:p>
        </w:tc>
      </w:tr>
      <w:tr w:rsidR="00162F7F" w:rsidRPr="00DC770F" w14:paraId="58D0A564" w14:textId="77777777" w:rsidTr="00A41ADE">
        <w:trPr>
          <w:gridAfter w:val="1"/>
          <w:wAfter w:w="9" w:type="dxa"/>
          <w:trHeight w:val="290"/>
        </w:trPr>
        <w:tc>
          <w:tcPr>
            <w:tcW w:w="1791" w:type="dxa"/>
            <w:tcBorders>
              <w:right w:val="single" w:sz="4" w:space="0" w:color="auto"/>
            </w:tcBorders>
            <w:noWrap/>
            <w:hideMark/>
          </w:tcPr>
          <w:p w14:paraId="4ED92AFC" w14:textId="22E696D9" w:rsidR="00162F7F" w:rsidRPr="00DC770F" w:rsidRDefault="00162F7F" w:rsidP="00162F7F">
            <w:pPr>
              <w:pStyle w:val="KeinLeerraum"/>
              <w:jc w:val="left"/>
              <w:rPr>
                <w:noProof/>
                <w:sz w:val="18"/>
                <w:szCs w:val="18"/>
              </w:rPr>
            </w:pPr>
            <w:r w:rsidRPr="002A0CB6">
              <w:rPr>
                <w:noProof/>
                <w:sz w:val="18"/>
                <w:szCs w:val="18"/>
              </w:rPr>
              <w:t>Uganda</w:t>
            </w:r>
          </w:p>
        </w:tc>
        <w:tc>
          <w:tcPr>
            <w:tcW w:w="1465" w:type="dxa"/>
            <w:tcBorders>
              <w:left w:val="single" w:sz="4" w:space="0" w:color="auto"/>
            </w:tcBorders>
            <w:noWrap/>
          </w:tcPr>
          <w:p w14:paraId="7C52D292" w14:textId="77777777" w:rsidR="00162F7F" w:rsidRPr="00DC770F" w:rsidRDefault="00162F7F" w:rsidP="00162F7F">
            <w:pPr>
              <w:pStyle w:val="KeinLeerraum"/>
              <w:jc w:val="center"/>
              <w:rPr>
                <w:noProof/>
                <w:sz w:val="16"/>
                <w:szCs w:val="16"/>
              </w:rPr>
            </w:pPr>
            <w:r w:rsidRPr="00DC770F">
              <w:rPr>
                <w:rFonts w:cs="Calibri"/>
                <w:color w:val="000000"/>
                <w:sz w:val="16"/>
                <w:szCs w:val="16"/>
              </w:rPr>
              <w:t xml:space="preserve">Language: </w:t>
            </w:r>
            <w:proofErr w:type="spellStart"/>
            <w:r w:rsidRPr="00DC770F">
              <w:rPr>
                <w:rFonts w:cs="Calibri"/>
                <w:color w:val="000000"/>
                <w:sz w:val="16"/>
                <w:szCs w:val="16"/>
              </w:rPr>
              <w:t>Runyankole</w:t>
            </w:r>
            <w:proofErr w:type="spellEnd"/>
            <w:r w:rsidRPr="00DC770F">
              <w:rPr>
                <w:rFonts w:cs="Calibri"/>
                <w:color w:val="000000"/>
                <w:sz w:val="16"/>
                <w:szCs w:val="16"/>
              </w:rPr>
              <w:t xml:space="preserve"> </w:t>
            </w:r>
            <w:proofErr w:type="spellStart"/>
            <w:r w:rsidRPr="00DC770F">
              <w:rPr>
                <w:rFonts w:cs="Calibri"/>
                <w:color w:val="000000"/>
                <w:sz w:val="16"/>
                <w:szCs w:val="16"/>
              </w:rPr>
              <w:t>rukiga</w:t>
            </w:r>
            <w:proofErr w:type="spellEnd"/>
          </w:p>
        </w:tc>
        <w:tc>
          <w:tcPr>
            <w:tcW w:w="1110" w:type="dxa"/>
            <w:tcBorders>
              <w:right w:val="single" w:sz="4" w:space="0" w:color="auto"/>
            </w:tcBorders>
            <w:noWrap/>
          </w:tcPr>
          <w:p w14:paraId="106520C1" w14:textId="77777777" w:rsidR="00162F7F" w:rsidRPr="00DC770F" w:rsidRDefault="00162F7F" w:rsidP="00162F7F">
            <w:pPr>
              <w:pStyle w:val="KeinLeerraum"/>
              <w:jc w:val="center"/>
              <w:rPr>
                <w:noProof/>
                <w:sz w:val="16"/>
                <w:szCs w:val="16"/>
              </w:rPr>
            </w:pPr>
            <w:r w:rsidRPr="00DC770F">
              <w:rPr>
                <w:rFonts w:cs="Calibri"/>
                <w:color w:val="000000"/>
                <w:sz w:val="16"/>
                <w:szCs w:val="16"/>
              </w:rPr>
              <w:t>100</w:t>
            </w:r>
          </w:p>
        </w:tc>
        <w:tc>
          <w:tcPr>
            <w:tcW w:w="1663" w:type="dxa"/>
            <w:tcBorders>
              <w:left w:val="single" w:sz="4" w:space="0" w:color="auto"/>
            </w:tcBorders>
            <w:noWrap/>
          </w:tcPr>
          <w:p w14:paraId="12A64D61" w14:textId="77777777" w:rsidR="00162F7F" w:rsidRPr="00DC770F" w:rsidRDefault="00162F7F" w:rsidP="00162F7F">
            <w:pPr>
              <w:pStyle w:val="KeinLeerraum"/>
              <w:jc w:val="center"/>
              <w:rPr>
                <w:noProof/>
                <w:sz w:val="16"/>
                <w:szCs w:val="16"/>
              </w:rPr>
            </w:pPr>
            <w:r w:rsidRPr="00DC770F">
              <w:rPr>
                <w:rFonts w:cs="Calibri"/>
                <w:color w:val="000000"/>
                <w:sz w:val="16"/>
                <w:szCs w:val="16"/>
              </w:rPr>
              <w:t>Number of trips woman took in last 12 months</w:t>
            </w:r>
          </w:p>
        </w:tc>
        <w:tc>
          <w:tcPr>
            <w:tcW w:w="1105" w:type="dxa"/>
            <w:tcBorders>
              <w:right w:val="single" w:sz="4" w:space="0" w:color="auto"/>
            </w:tcBorders>
            <w:noWrap/>
          </w:tcPr>
          <w:p w14:paraId="10F33DBC" w14:textId="77777777" w:rsidR="00162F7F" w:rsidRPr="00DC770F" w:rsidRDefault="00162F7F" w:rsidP="00162F7F">
            <w:pPr>
              <w:pStyle w:val="KeinLeerraum"/>
              <w:jc w:val="center"/>
              <w:rPr>
                <w:noProof/>
                <w:sz w:val="16"/>
                <w:szCs w:val="16"/>
              </w:rPr>
            </w:pPr>
            <w:r w:rsidRPr="00DC770F">
              <w:rPr>
                <w:rFonts w:cs="Calibri"/>
                <w:color w:val="000000"/>
                <w:sz w:val="16"/>
                <w:szCs w:val="16"/>
              </w:rPr>
              <w:t>87</w:t>
            </w:r>
          </w:p>
        </w:tc>
        <w:tc>
          <w:tcPr>
            <w:tcW w:w="1797" w:type="dxa"/>
            <w:gridSpan w:val="2"/>
            <w:tcBorders>
              <w:left w:val="single" w:sz="4" w:space="0" w:color="auto"/>
            </w:tcBorders>
            <w:noWrap/>
          </w:tcPr>
          <w:p w14:paraId="5E941150" w14:textId="77777777" w:rsidR="00162F7F" w:rsidRPr="00DC770F" w:rsidRDefault="00162F7F" w:rsidP="00162F7F">
            <w:pPr>
              <w:pStyle w:val="KeinLeerraum"/>
              <w:jc w:val="center"/>
              <w:rPr>
                <w:noProof/>
                <w:sz w:val="16"/>
                <w:szCs w:val="16"/>
              </w:rPr>
            </w:pPr>
            <w:r w:rsidRPr="00DC770F">
              <w:rPr>
                <w:rFonts w:cs="Calibri"/>
                <w:color w:val="000000"/>
                <w:sz w:val="16"/>
                <w:szCs w:val="16"/>
              </w:rPr>
              <w:t>Language: Luganda</w:t>
            </w:r>
          </w:p>
        </w:tc>
        <w:tc>
          <w:tcPr>
            <w:tcW w:w="1105" w:type="dxa"/>
            <w:tcBorders>
              <w:right w:val="single" w:sz="4" w:space="0" w:color="auto"/>
            </w:tcBorders>
            <w:noWrap/>
          </w:tcPr>
          <w:p w14:paraId="716916DB" w14:textId="77777777" w:rsidR="00162F7F" w:rsidRPr="00DC770F" w:rsidRDefault="00162F7F" w:rsidP="00162F7F">
            <w:pPr>
              <w:pStyle w:val="KeinLeerraum"/>
              <w:jc w:val="center"/>
              <w:rPr>
                <w:noProof/>
                <w:sz w:val="16"/>
                <w:szCs w:val="16"/>
              </w:rPr>
            </w:pPr>
            <w:r w:rsidRPr="00DC770F">
              <w:rPr>
                <w:rFonts w:cs="Calibri"/>
                <w:color w:val="000000"/>
                <w:sz w:val="16"/>
                <w:szCs w:val="16"/>
              </w:rPr>
              <w:t>72</w:t>
            </w:r>
          </w:p>
        </w:tc>
        <w:tc>
          <w:tcPr>
            <w:tcW w:w="1580" w:type="dxa"/>
            <w:gridSpan w:val="2"/>
            <w:tcBorders>
              <w:left w:val="single" w:sz="4" w:space="0" w:color="auto"/>
            </w:tcBorders>
            <w:noWrap/>
          </w:tcPr>
          <w:p w14:paraId="679EC5DE" w14:textId="77777777" w:rsidR="00162F7F" w:rsidRPr="00DC770F" w:rsidRDefault="00162F7F" w:rsidP="00162F7F">
            <w:pPr>
              <w:pStyle w:val="KeinLeerraum"/>
              <w:jc w:val="center"/>
              <w:rPr>
                <w:noProof/>
                <w:sz w:val="16"/>
                <w:szCs w:val="16"/>
              </w:rPr>
            </w:pPr>
            <w:r w:rsidRPr="00DC770F">
              <w:rPr>
                <w:rFonts w:cs="Calibri"/>
                <w:color w:val="000000"/>
                <w:sz w:val="16"/>
                <w:szCs w:val="16"/>
              </w:rPr>
              <w:t>Number of HH members</w:t>
            </w:r>
          </w:p>
        </w:tc>
        <w:tc>
          <w:tcPr>
            <w:tcW w:w="1105" w:type="dxa"/>
            <w:tcBorders>
              <w:right w:val="single" w:sz="4" w:space="0" w:color="auto"/>
            </w:tcBorders>
            <w:noWrap/>
          </w:tcPr>
          <w:p w14:paraId="5119CEA8" w14:textId="77777777" w:rsidR="00162F7F" w:rsidRPr="00DC770F" w:rsidRDefault="00162F7F" w:rsidP="00162F7F">
            <w:pPr>
              <w:pStyle w:val="KeinLeerraum"/>
              <w:jc w:val="center"/>
              <w:rPr>
                <w:noProof/>
                <w:sz w:val="16"/>
                <w:szCs w:val="16"/>
              </w:rPr>
            </w:pPr>
            <w:r w:rsidRPr="00DC770F">
              <w:rPr>
                <w:rFonts w:cs="Calibri"/>
                <w:color w:val="000000"/>
                <w:sz w:val="16"/>
                <w:szCs w:val="16"/>
              </w:rPr>
              <w:t>70</w:t>
            </w:r>
          </w:p>
        </w:tc>
        <w:tc>
          <w:tcPr>
            <w:tcW w:w="1947" w:type="dxa"/>
            <w:gridSpan w:val="2"/>
            <w:tcBorders>
              <w:left w:val="single" w:sz="4" w:space="0" w:color="auto"/>
            </w:tcBorders>
            <w:noWrap/>
          </w:tcPr>
          <w:p w14:paraId="6619EA48" w14:textId="77777777" w:rsidR="00162F7F" w:rsidRPr="00DC770F" w:rsidRDefault="00162F7F" w:rsidP="00162F7F">
            <w:pPr>
              <w:pStyle w:val="KeinLeerraum"/>
              <w:jc w:val="center"/>
              <w:rPr>
                <w:noProof/>
                <w:sz w:val="16"/>
                <w:szCs w:val="16"/>
              </w:rPr>
            </w:pPr>
            <w:r w:rsidRPr="00DC770F">
              <w:rPr>
                <w:rFonts w:cs="Calibri"/>
                <w:color w:val="000000"/>
                <w:sz w:val="16"/>
                <w:szCs w:val="16"/>
              </w:rPr>
              <w:t>Ideal number of children</w:t>
            </w:r>
          </w:p>
        </w:tc>
        <w:tc>
          <w:tcPr>
            <w:tcW w:w="1105" w:type="dxa"/>
            <w:noWrap/>
          </w:tcPr>
          <w:p w14:paraId="0B3DB18A" w14:textId="77777777" w:rsidR="00162F7F" w:rsidRPr="00DC770F" w:rsidRDefault="00162F7F" w:rsidP="00162F7F">
            <w:pPr>
              <w:pStyle w:val="KeinLeerraum"/>
              <w:jc w:val="center"/>
              <w:rPr>
                <w:noProof/>
                <w:sz w:val="16"/>
                <w:szCs w:val="16"/>
              </w:rPr>
            </w:pPr>
            <w:r w:rsidRPr="00DC770F">
              <w:rPr>
                <w:rFonts w:cs="Calibri"/>
                <w:color w:val="000000"/>
                <w:sz w:val="16"/>
                <w:szCs w:val="16"/>
              </w:rPr>
              <w:t>67</w:t>
            </w:r>
          </w:p>
        </w:tc>
      </w:tr>
      <w:tr w:rsidR="00162F7F" w:rsidRPr="00DC770F" w14:paraId="3E1E6FB3" w14:textId="77777777" w:rsidTr="00A41ADE">
        <w:trPr>
          <w:gridAfter w:val="1"/>
          <w:wAfter w:w="9" w:type="dxa"/>
          <w:trHeight w:val="290"/>
        </w:trPr>
        <w:tc>
          <w:tcPr>
            <w:tcW w:w="1791" w:type="dxa"/>
            <w:tcBorders>
              <w:right w:val="single" w:sz="4" w:space="0" w:color="auto"/>
            </w:tcBorders>
            <w:noWrap/>
            <w:hideMark/>
          </w:tcPr>
          <w:p w14:paraId="5765D840" w14:textId="43EC8954" w:rsidR="00162F7F" w:rsidRPr="00DC770F" w:rsidRDefault="00162F7F" w:rsidP="00162F7F">
            <w:pPr>
              <w:pStyle w:val="KeinLeerraum"/>
              <w:jc w:val="left"/>
              <w:rPr>
                <w:noProof/>
                <w:sz w:val="18"/>
                <w:szCs w:val="18"/>
              </w:rPr>
            </w:pPr>
            <w:r w:rsidRPr="002A0CB6">
              <w:rPr>
                <w:noProof/>
                <w:sz w:val="18"/>
                <w:szCs w:val="18"/>
              </w:rPr>
              <w:t>Zambia</w:t>
            </w:r>
          </w:p>
        </w:tc>
        <w:tc>
          <w:tcPr>
            <w:tcW w:w="1465" w:type="dxa"/>
            <w:tcBorders>
              <w:left w:val="single" w:sz="4" w:space="0" w:color="auto"/>
            </w:tcBorders>
            <w:noWrap/>
          </w:tcPr>
          <w:p w14:paraId="7925F0CE" w14:textId="77777777" w:rsidR="00162F7F" w:rsidRPr="00DC770F" w:rsidRDefault="00162F7F" w:rsidP="00162F7F">
            <w:pPr>
              <w:pStyle w:val="KeinLeerraum"/>
              <w:jc w:val="center"/>
              <w:rPr>
                <w:noProof/>
                <w:sz w:val="16"/>
                <w:szCs w:val="16"/>
              </w:rPr>
            </w:pPr>
            <w:r w:rsidRPr="00DC770F">
              <w:rPr>
                <w:rFonts w:cs="Calibri"/>
                <w:color w:val="000000"/>
                <w:sz w:val="16"/>
                <w:szCs w:val="16"/>
              </w:rPr>
              <w:t>Ideal number of children</w:t>
            </w:r>
          </w:p>
        </w:tc>
        <w:tc>
          <w:tcPr>
            <w:tcW w:w="1110" w:type="dxa"/>
            <w:tcBorders>
              <w:right w:val="single" w:sz="4" w:space="0" w:color="auto"/>
            </w:tcBorders>
            <w:noWrap/>
          </w:tcPr>
          <w:p w14:paraId="3F93FBB5" w14:textId="77777777" w:rsidR="00162F7F" w:rsidRPr="00DC770F" w:rsidRDefault="00162F7F" w:rsidP="00162F7F">
            <w:pPr>
              <w:pStyle w:val="KeinLeerraum"/>
              <w:jc w:val="center"/>
              <w:rPr>
                <w:noProof/>
                <w:sz w:val="16"/>
                <w:szCs w:val="16"/>
              </w:rPr>
            </w:pPr>
            <w:r w:rsidRPr="00DC770F">
              <w:rPr>
                <w:rFonts w:cs="Calibri"/>
                <w:color w:val="000000"/>
                <w:sz w:val="16"/>
                <w:szCs w:val="16"/>
              </w:rPr>
              <w:t>100</w:t>
            </w:r>
          </w:p>
        </w:tc>
        <w:tc>
          <w:tcPr>
            <w:tcW w:w="1663" w:type="dxa"/>
            <w:tcBorders>
              <w:left w:val="single" w:sz="4" w:space="0" w:color="auto"/>
            </w:tcBorders>
            <w:noWrap/>
          </w:tcPr>
          <w:p w14:paraId="2B2C25BF" w14:textId="77777777" w:rsidR="00162F7F" w:rsidRPr="00DC770F" w:rsidRDefault="00162F7F" w:rsidP="00162F7F">
            <w:pPr>
              <w:pStyle w:val="KeinLeerraum"/>
              <w:jc w:val="center"/>
              <w:rPr>
                <w:noProof/>
                <w:sz w:val="16"/>
                <w:szCs w:val="16"/>
              </w:rPr>
            </w:pPr>
            <w:r w:rsidRPr="00DC770F">
              <w:rPr>
                <w:rFonts w:cs="Calibri"/>
                <w:color w:val="000000"/>
                <w:sz w:val="16"/>
                <w:szCs w:val="16"/>
              </w:rPr>
              <w:t>Language: Bemba</w:t>
            </w:r>
          </w:p>
        </w:tc>
        <w:tc>
          <w:tcPr>
            <w:tcW w:w="1105" w:type="dxa"/>
            <w:tcBorders>
              <w:right w:val="single" w:sz="4" w:space="0" w:color="auto"/>
            </w:tcBorders>
            <w:noWrap/>
          </w:tcPr>
          <w:p w14:paraId="57B0E5CE" w14:textId="77777777" w:rsidR="00162F7F" w:rsidRPr="00DC770F" w:rsidRDefault="00162F7F" w:rsidP="00162F7F">
            <w:pPr>
              <w:pStyle w:val="KeinLeerraum"/>
              <w:jc w:val="center"/>
              <w:rPr>
                <w:noProof/>
                <w:sz w:val="16"/>
                <w:szCs w:val="16"/>
              </w:rPr>
            </w:pPr>
            <w:r w:rsidRPr="00DC770F">
              <w:rPr>
                <w:rFonts w:cs="Calibri"/>
                <w:color w:val="000000"/>
                <w:sz w:val="16"/>
                <w:szCs w:val="16"/>
              </w:rPr>
              <w:t>98</w:t>
            </w:r>
          </w:p>
        </w:tc>
        <w:tc>
          <w:tcPr>
            <w:tcW w:w="1797" w:type="dxa"/>
            <w:gridSpan w:val="2"/>
            <w:tcBorders>
              <w:left w:val="single" w:sz="4" w:space="0" w:color="auto"/>
            </w:tcBorders>
            <w:noWrap/>
          </w:tcPr>
          <w:p w14:paraId="386CEC60" w14:textId="77777777" w:rsidR="00162F7F" w:rsidRPr="00DC770F" w:rsidRDefault="00162F7F" w:rsidP="00162F7F">
            <w:pPr>
              <w:pStyle w:val="KeinLeerraum"/>
              <w:jc w:val="center"/>
              <w:rPr>
                <w:noProof/>
                <w:sz w:val="16"/>
                <w:szCs w:val="16"/>
              </w:rPr>
            </w:pPr>
            <w:r w:rsidRPr="00DC770F">
              <w:rPr>
                <w:rFonts w:cs="Calibri"/>
                <w:color w:val="000000"/>
                <w:sz w:val="16"/>
                <w:szCs w:val="16"/>
              </w:rPr>
              <w:t>Drugs for intestinal parasites during pregnancy</w:t>
            </w:r>
          </w:p>
        </w:tc>
        <w:tc>
          <w:tcPr>
            <w:tcW w:w="1105" w:type="dxa"/>
            <w:tcBorders>
              <w:right w:val="single" w:sz="4" w:space="0" w:color="auto"/>
            </w:tcBorders>
            <w:noWrap/>
          </w:tcPr>
          <w:p w14:paraId="45B4DEDD" w14:textId="77777777" w:rsidR="00162F7F" w:rsidRPr="00DC770F" w:rsidRDefault="00162F7F" w:rsidP="00162F7F">
            <w:pPr>
              <w:pStyle w:val="KeinLeerraum"/>
              <w:jc w:val="center"/>
              <w:rPr>
                <w:noProof/>
                <w:sz w:val="16"/>
                <w:szCs w:val="16"/>
              </w:rPr>
            </w:pPr>
            <w:r w:rsidRPr="00DC770F">
              <w:rPr>
                <w:rFonts w:cs="Calibri"/>
                <w:color w:val="000000"/>
                <w:sz w:val="16"/>
                <w:szCs w:val="16"/>
              </w:rPr>
              <w:t>97</w:t>
            </w:r>
          </w:p>
        </w:tc>
        <w:tc>
          <w:tcPr>
            <w:tcW w:w="1580" w:type="dxa"/>
            <w:gridSpan w:val="2"/>
            <w:tcBorders>
              <w:left w:val="single" w:sz="4" w:space="0" w:color="auto"/>
            </w:tcBorders>
            <w:noWrap/>
          </w:tcPr>
          <w:p w14:paraId="46D6A2C5" w14:textId="77777777" w:rsidR="00162F7F" w:rsidRPr="00DC770F" w:rsidRDefault="00162F7F" w:rsidP="00162F7F">
            <w:pPr>
              <w:pStyle w:val="KeinLeerraum"/>
              <w:jc w:val="center"/>
              <w:rPr>
                <w:noProof/>
                <w:sz w:val="16"/>
                <w:szCs w:val="16"/>
              </w:rPr>
            </w:pPr>
            <w:proofErr w:type="spellStart"/>
            <w:r w:rsidRPr="00DC770F">
              <w:rPr>
                <w:rFonts w:cs="Calibri"/>
                <w:color w:val="000000"/>
                <w:sz w:val="16"/>
                <w:szCs w:val="16"/>
              </w:rPr>
              <w:t>Hemoglobin</w:t>
            </w:r>
            <w:proofErr w:type="spellEnd"/>
          </w:p>
        </w:tc>
        <w:tc>
          <w:tcPr>
            <w:tcW w:w="1105" w:type="dxa"/>
            <w:tcBorders>
              <w:right w:val="single" w:sz="4" w:space="0" w:color="auto"/>
            </w:tcBorders>
            <w:noWrap/>
          </w:tcPr>
          <w:p w14:paraId="332F3B48" w14:textId="77777777" w:rsidR="00162F7F" w:rsidRPr="00DC770F" w:rsidRDefault="00162F7F" w:rsidP="00162F7F">
            <w:pPr>
              <w:pStyle w:val="KeinLeerraum"/>
              <w:jc w:val="center"/>
              <w:rPr>
                <w:noProof/>
                <w:sz w:val="16"/>
                <w:szCs w:val="16"/>
              </w:rPr>
            </w:pPr>
            <w:r w:rsidRPr="00DC770F">
              <w:rPr>
                <w:rFonts w:cs="Calibri"/>
                <w:color w:val="000000"/>
                <w:sz w:val="16"/>
                <w:szCs w:val="16"/>
              </w:rPr>
              <w:t>81</w:t>
            </w:r>
          </w:p>
        </w:tc>
        <w:tc>
          <w:tcPr>
            <w:tcW w:w="1947" w:type="dxa"/>
            <w:gridSpan w:val="2"/>
            <w:tcBorders>
              <w:left w:val="single" w:sz="4" w:space="0" w:color="auto"/>
            </w:tcBorders>
            <w:noWrap/>
          </w:tcPr>
          <w:p w14:paraId="3601F939" w14:textId="77777777" w:rsidR="00162F7F" w:rsidRPr="00DC770F" w:rsidRDefault="00162F7F" w:rsidP="00162F7F">
            <w:pPr>
              <w:pStyle w:val="KeinLeerraum"/>
              <w:jc w:val="center"/>
              <w:rPr>
                <w:noProof/>
                <w:sz w:val="16"/>
                <w:szCs w:val="16"/>
              </w:rPr>
            </w:pPr>
            <w:r w:rsidRPr="00DC770F">
              <w:rPr>
                <w:rFonts w:cs="Calibri"/>
                <w:color w:val="000000"/>
                <w:sz w:val="16"/>
                <w:szCs w:val="16"/>
              </w:rPr>
              <w:t>Language: Lozi</w:t>
            </w:r>
          </w:p>
        </w:tc>
        <w:tc>
          <w:tcPr>
            <w:tcW w:w="1105" w:type="dxa"/>
            <w:noWrap/>
          </w:tcPr>
          <w:p w14:paraId="04C2BECD" w14:textId="77777777" w:rsidR="00162F7F" w:rsidRPr="00DC770F" w:rsidRDefault="00162F7F" w:rsidP="00162F7F">
            <w:pPr>
              <w:pStyle w:val="KeinLeerraum"/>
              <w:jc w:val="center"/>
              <w:rPr>
                <w:noProof/>
                <w:sz w:val="16"/>
                <w:szCs w:val="16"/>
              </w:rPr>
            </w:pPr>
            <w:r w:rsidRPr="00DC770F">
              <w:rPr>
                <w:rFonts w:cs="Calibri"/>
                <w:color w:val="000000"/>
                <w:sz w:val="16"/>
                <w:szCs w:val="16"/>
              </w:rPr>
              <w:t>76</w:t>
            </w:r>
          </w:p>
        </w:tc>
      </w:tr>
      <w:tr w:rsidR="00162F7F" w:rsidRPr="00DC770F" w14:paraId="594E2229" w14:textId="77777777" w:rsidTr="00A41ADE">
        <w:trPr>
          <w:gridAfter w:val="1"/>
          <w:wAfter w:w="9" w:type="dxa"/>
          <w:trHeight w:val="290"/>
        </w:trPr>
        <w:tc>
          <w:tcPr>
            <w:tcW w:w="1791" w:type="dxa"/>
            <w:tcBorders>
              <w:bottom w:val="double" w:sz="4" w:space="0" w:color="auto"/>
              <w:right w:val="single" w:sz="4" w:space="0" w:color="auto"/>
            </w:tcBorders>
            <w:noWrap/>
            <w:hideMark/>
          </w:tcPr>
          <w:p w14:paraId="30B00CD5" w14:textId="687879DA" w:rsidR="00162F7F" w:rsidRPr="00DC770F" w:rsidRDefault="00162F7F" w:rsidP="00162F7F">
            <w:pPr>
              <w:pStyle w:val="KeinLeerraum"/>
              <w:jc w:val="left"/>
              <w:rPr>
                <w:noProof/>
                <w:sz w:val="18"/>
                <w:szCs w:val="18"/>
              </w:rPr>
            </w:pPr>
            <w:r w:rsidRPr="002A0CB6">
              <w:rPr>
                <w:noProof/>
                <w:sz w:val="18"/>
                <w:szCs w:val="18"/>
              </w:rPr>
              <w:t>Zimbabwe</w:t>
            </w:r>
          </w:p>
        </w:tc>
        <w:tc>
          <w:tcPr>
            <w:tcW w:w="1465" w:type="dxa"/>
            <w:tcBorders>
              <w:left w:val="single" w:sz="4" w:space="0" w:color="auto"/>
              <w:bottom w:val="double" w:sz="4" w:space="0" w:color="auto"/>
            </w:tcBorders>
            <w:noWrap/>
          </w:tcPr>
          <w:p w14:paraId="6CE902F2" w14:textId="77777777" w:rsidR="00162F7F" w:rsidRPr="00DC770F" w:rsidRDefault="00162F7F" w:rsidP="00162F7F">
            <w:pPr>
              <w:pStyle w:val="KeinLeerraum"/>
              <w:jc w:val="center"/>
              <w:rPr>
                <w:noProof/>
                <w:sz w:val="16"/>
                <w:szCs w:val="16"/>
              </w:rPr>
            </w:pPr>
            <w:r w:rsidRPr="00DC770F">
              <w:rPr>
                <w:rFonts w:cs="Calibri"/>
                <w:color w:val="000000"/>
                <w:sz w:val="16"/>
                <w:szCs w:val="16"/>
              </w:rPr>
              <w:t>Body Mass Index</w:t>
            </w:r>
          </w:p>
        </w:tc>
        <w:tc>
          <w:tcPr>
            <w:tcW w:w="1110" w:type="dxa"/>
            <w:tcBorders>
              <w:bottom w:val="double" w:sz="4" w:space="0" w:color="auto"/>
              <w:right w:val="single" w:sz="4" w:space="0" w:color="auto"/>
            </w:tcBorders>
            <w:noWrap/>
          </w:tcPr>
          <w:p w14:paraId="4222E743" w14:textId="77777777" w:rsidR="00162F7F" w:rsidRPr="00DC770F" w:rsidRDefault="00162F7F" w:rsidP="00162F7F">
            <w:pPr>
              <w:pStyle w:val="KeinLeerraum"/>
              <w:jc w:val="center"/>
              <w:rPr>
                <w:noProof/>
                <w:sz w:val="16"/>
                <w:szCs w:val="16"/>
              </w:rPr>
            </w:pPr>
            <w:r w:rsidRPr="00DC770F">
              <w:rPr>
                <w:rFonts w:cs="Calibri"/>
                <w:color w:val="000000"/>
                <w:sz w:val="16"/>
                <w:szCs w:val="16"/>
              </w:rPr>
              <w:t>100</w:t>
            </w:r>
          </w:p>
        </w:tc>
        <w:tc>
          <w:tcPr>
            <w:tcW w:w="1663" w:type="dxa"/>
            <w:tcBorders>
              <w:left w:val="single" w:sz="4" w:space="0" w:color="auto"/>
              <w:bottom w:val="double" w:sz="4" w:space="0" w:color="auto"/>
            </w:tcBorders>
            <w:noWrap/>
          </w:tcPr>
          <w:p w14:paraId="500EDE2A" w14:textId="77777777" w:rsidR="00162F7F" w:rsidRPr="00DC770F" w:rsidRDefault="00162F7F" w:rsidP="00162F7F">
            <w:pPr>
              <w:pStyle w:val="KeinLeerraum"/>
              <w:jc w:val="center"/>
              <w:rPr>
                <w:noProof/>
                <w:sz w:val="16"/>
                <w:szCs w:val="16"/>
              </w:rPr>
            </w:pPr>
            <w:proofErr w:type="spellStart"/>
            <w:r w:rsidRPr="00DC770F">
              <w:rPr>
                <w:rFonts w:cs="Calibri"/>
                <w:color w:val="000000"/>
                <w:sz w:val="16"/>
                <w:szCs w:val="16"/>
              </w:rPr>
              <w:t>Hemoglobin</w:t>
            </w:r>
            <w:proofErr w:type="spellEnd"/>
          </w:p>
        </w:tc>
        <w:tc>
          <w:tcPr>
            <w:tcW w:w="1105" w:type="dxa"/>
            <w:tcBorders>
              <w:bottom w:val="double" w:sz="4" w:space="0" w:color="auto"/>
              <w:right w:val="single" w:sz="4" w:space="0" w:color="auto"/>
            </w:tcBorders>
            <w:noWrap/>
          </w:tcPr>
          <w:p w14:paraId="656DCF84" w14:textId="77777777" w:rsidR="00162F7F" w:rsidRPr="00DC770F" w:rsidRDefault="00162F7F" w:rsidP="00162F7F">
            <w:pPr>
              <w:pStyle w:val="KeinLeerraum"/>
              <w:jc w:val="center"/>
              <w:rPr>
                <w:noProof/>
                <w:sz w:val="16"/>
                <w:szCs w:val="16"/>
              </w:rPr>
            </w:pPr>
            <w:r w:rsidRPr="00DC770F">
              <w:rPr>
                <w:rFonts w:cs="Calibri"/>
                <w:color w:val="000000"/>
                <w:sz w:val="16"/>
                <w:szCs w:val="16"/>
              </w:rPr>
              <w:t>78</w:t>
            </w:r>
          </w:p>
        </w:tc>
        <w:tc>
          <w:tcPr>
            <w:tcW w:w="1797" w:type="dxa"/>
            <w:gridSpan w:val="2"/>
            <w:tcBorders>
              <w:left w:val="single" w:sz="4" w:space="0" w:color="auto"/>
              <w:bottom w:val="double" w:sz="4" w:space="0" w:color="auto"/>
            </w:tcBorders>
            <w:noWrap/>
          </w:tcPr>
          <w:p w14:paraId="40BEE820" w14:textId="77777777" w:rsidR="00162F7F" w:rsidRPr="00DC770F" w:rsidRDefault="00162F7F" w:rsidP="00162F7F">
            <w:pPr>
              <w:pStyle w:val="KeinLeerraum"/>
              <w:jc w:val="center"/>
              <w:rPr>
                <w:noProof/>
                <w:sz w:val="16"/>
                <w:szCs w:val="16"/>
              </w:rPr>
            </w:pPr>
            <w:r w:rsidRPr="00DC770F">
              <w:rPr>
                <w:rFonts w:cs="Calibri"/>
                <w:color w:val="000000"/>
                <w:sz w:val="16"/>
                <w:szCs w:val="16"/>
              </w:rPr>
              <w:t>Ideal number of children</w:t>
            </w:r>
          </w:p>
        </w:tc>
        <w:tc>
          <w:tcPr>
            <w:tcW w:w="1105" w:type="dxa"/>
            <w:tcBorders>
              <w:bottom w:val="double" w:sz="4" w:space="0" w:color="auto"/>
              <w:right w:val="single" w:sz="4" w:space="0" w:color="auto"/>
            </w:tcBorders>
            <w:noWrap/>
          </w:tcPr>
          <w:p w14:paraId="76DBE00D" w14:textId="77777777" w:rsidR="00162F7F" w:rsidRPr="00DC770F" w:rsidRDefault="00162F7F" w:rsidP="00162F7F">
            <w:pPr>
              <w:pStyle w:val="KeinLeerraum"/>
              <w:jc w:val="center"/>
              <w:rPr>
                <w:noProof/>
                <w:sz w:val="16"/>
                <w:szCs w:val="16"/>
              </w:rPr>
            </w:pPr>
            <w:r w:rsidRPr="00DC770F">
              <w:rPr>
                <w:rFonts w:cs="Calibri"/>
                <w:color w:val="000000"/>
                <w:sz w:val="16"/>
                <w:szCs w:val="16"/>
              </w:rPr>
              <w:t>31</w:t>
            </w:r>
          </w:p>
        </w:tc>
        <w:tc>
          <w:tcPr>
            <w:tcW w:w="1580" w:type="dxa"/>
            <w:gridSpan w:val="2"/>
            <w:tcBorders>
              <w:left w:val="single" w:sz="4" w:space="0" w:color="auto"/>
              <w:bottom w:val="double" w:sz="4" w:space="0" w:color="auto"/>
            </w:tcBorders>
            <w:noWrap/>
          </w:tcPr>
          <w:p w14:paraId="6C2F370D" w14:textId="77777777" w:rsidR="00162F7F" w:rsidRPr="00DC770F" w:rsidRDefault="00162F7F" w:rsidP="00162F7F">
            <w:pPr>
              <w:pStyle w:val="KeinLeerraum"/>
              <w:jc w:val="center"/>
              <w:rPr>
                <w:noProof/>
                <w:sz w:val="16"/>
                <w:szCs w:val="16"/>
              </w:rPr>
            </w:pPr>
            <w:r w:rsidRPr="00DC770F">
              <w:rPr>
                <w:rFonts w:cs="Calibri"/>
                <w:color w:val="000000"/>
                <w:sz w:val="16"/>
                <w:szCs w:val="16"/>
              </w:rPr>
              <w:t>Number of HH members</w:t>
            </w:r>
          </w:p>
        </w:tc>
        <w:tc>
          <w:tcPr>
            <w:tcW w:w="1105" w:type="dxa"/>
            <w:tcBorders>
              <w:bottom w:val="double" w:sz="4" w:space="0" w:color="auto"/>
              <w:right w:val="single" w:sz="4" w:space="0" w:color="auto"/>
            </w:tcBorders>
            <w:noWrap/>
          </w:tcPr>
          <w:p w14:paraId="6A5FCFF4" w14:textId="77777777" w:rsidR="00162F7F" w:rsidRPr="00DC770F" w:rsidRDefault="00162F7F" w:rsidP="00162F7F">
            <w:pPr>
              <w:pStyle w:val="KeinLeerraum"/>
              <w:jc w:val="center"/>
              <w:rPr>
                <w:noProof/>
                <w:sz w:val="16"/>
                <w:szCs w:val="16"/>
              </w:rPr>
            </w:pPr>
            <w:r w:rsidRPr="00DC770F">
              <w:rPr>
                <w:rFonts w:cs="Calibri"/>
                <w:color w:val="000000"/>
                <w:sz w:val="16"/>
                <w:szCs w:val="16"/>
              </w:rPr>
              <w:t>30</w:t>
            </w:r>
          </w:p>
        </w:tc>
        <w:tc>
          <w:tcPr>
            <w:tcW w:w="1947" w:type="dxa"/>
            <w:gridSpan w:val="2"/>
            <w:tcBorders>
              <w:left w:val="single" w:sz="4" w:space="0" w:color="auto"/>
              <w:bottom w:val="double" w:sz="4" w:space="0" w:color="auto"/>
            </w:tcBorders>
            <w:noWrap/>
          </w:tcPr>
          <w:p w14:paraId="78B9A292" w14:textId="77777777" w:rsidR="00162F7F" w:rsidRPr="00DC770F" w:rsidRDefault="00162F7F" w:rsidP="00162F7F">
            <w:pPr>
              <w:pStyle w:val="KeinLeerraum"/>
              <w:jc w:val="center"/>
              <w:rPr>
                <w:noProof/>
                <w:sz w:val="16"/>
                <w:szCs w:val="16"/>
              </w:rPr>
            </w:pPr>
            <w:r w:rsidRPr="00DC770F">
              <w:rPr>
                <w:rFonts w:cs="Calibri"/>
                <w:color w:val="000000"/>
                <w:sz w:val="16"/>
                <w:szCs w:val="16"/>
              </w:rPr>
              <w:t>Number of trips woman took in last 12 months</w:t>
            </w:r>
          </w:p>
        </w:tc>
        <w:tc>
          <w:tcPr>
            <w:tcW w:w="1105" w:type="dxa"/>
            <w:tcBorders>
              <w:bottom w:val="double" w:sz="4" w:space="0" w:color="auto"/>
            </w:tcBorders>
            <w:shd w:val="clear" w:color="auto" w:fill="auto"/>
            <w:noWrap/>
          </w:tcPr>
          <w:p w14:paraId="049EC091" w14:textId="77777777" w:rsidR="00162F7F" w:rsidRPr="00DC770F" w:rsidRDefault="00162F7F" w:rsidP="00162F7F">
            <w:pPr>
              <w:pStyle w:val="KeinLeerraum"/>
              <w:jc w:val="center"/>
              <w:rPr>
                <w:noProof/>
                <w:sz w:val="16"/>
                <w:szCs w:val="16"/>
              </w:rPr>
            </w:pPr>
            <w:r w:rsidRPr="00DC770F">
              <w:rPr>
                <w:rFonts w:cs="Calibri"/>
                <w:color w:val="000000"/>
                <w:sz w:val="16"/>
                <w:szCs w:val="16"/>
              </w:rPr>
              <w:t>28</w:t>
            </w:r>
          </w:p>
        </w:tc>
      </w:tr>
    </w:tbl>
    <w:p w14:paraId="3AB28484" w14:textId="13D4848A" w:rsidR="00A94592" w:rsidRDefault="00085190" w:rsidP="00B83887">
      <w:pPr>
        <w:pStyle w:val="KeinLeerraum"/>
        <w:spacing w:after="120"/>
        <w:rPr>
          <w:noProof/>
          <w:sz w:val="20"/>
          <w:lang w:val="en-US"/>
        </w:rPr>
        <w:sectPr w:rsidR="00A94592" w:rsidSect="002A0CB6">
          <w:pgSz w:w="16838" w:h="11906" w:orient="landscape"/>
          <w:pgMar w:top="1417" w:right="1276" w:bottom="1417" w:left="993" w:header="708" w:footer="614" w:gutter="0"/>
          <w:cols w:space="708"/>
          <w:docGrid w:linePitch="360"/>
        </w:sectPr>
      </w:pPr>
      <w:r>
        <w:rPr>
          <w:noProof/>
          <w:sz w:val="20"/>
          <w:lang w:val="en-US"/>
        </w:rPr>
        <w:fldChar w:fldCharType="end"/>
      </w:r>
      <w:r w:rsidRPr="00126D14">
        <w:rPr>
          <w:lang w:val="en-US"/>
        </w:rPr>
        <w:t xml:space="preserve"> </w:t>
      </w:r>
      <w:r w:rsidRPr="003909CE">
        <w:rPr>
          <w:lang w:val="en-US"/>
        </w:rPr>
        <w:t xml:space="preserve">Notes: </w:t>
      </w:r>
      <w:r>
        <w:rPr>
          <w:lang w:val="en-US"/>
        </w:rPr>
        <w:t>Table</w:t>
      </w:r>
      <w:r w:rsidRPr="003909CE">
        <w:rPr>
          <w:lang w:val="en-US"/>
        </w:rPr>
        <w:t xml:space="preserve"> </w:t>
      </w:r>
      <w:proofErr w:type="gramStart"/>
      <w:r w:rsidRPr="003909CE">
        <w:rPr>
          <w:lang w:val="en-US"/>
        </w:rPr>
        <w:t>show</w:t>
      </w:r>
      <w:proofErr w:type="gramEnd"/>
      <w:r w:rsidRPr="003909CE">
        <w:rPr>
          <w:lang w:val="en-US"/>
        </w:rPr>
        <w:t xml:space="preserve"> the </w:t>
      </w:r>
      <w:r>
        <w:rPr>
          <w:lang w:val="en-US"/>
        </w:rPr>
        <w:t xml:space="preserve">predictors and the variable importance of the top 5 predictors of the </w:t>
      </w:r>
      <w:r w:rsidRPr="003909CE">
        <w:rPr>
          <w:lang w:val="en-US"/>
        </w:rPr>
        <w:t xml:space="preserve">ML model. </w:t>
      </w:r>
      <w:r>
        <w:t xml:space="preserve">A predictor’s importance score is defined by the decrease in the classification error that is attributed to </w:t>
      </w:r>
      <w:proofErr w:type="gramStart"/>
      <w:r>
        <w:t>all of</w:t>
      </w:r>
      <w:proofErr w:type="gramEnd"/>
      <w:r>
        <w:t xml:space="preserve"> its splits in a given tree, averaged across all trees </w:t>
      </w:r>
      <w:r>
        <w:rPr>
          <w:lang w:val="en-US"/>
        </w:rPr>
        <w:t xml:space="preserve">and normalized to a range from </w:t>
      </w:r>
      <w:r w:rsidRPr="003909CE">
        <w:rPr>
          <w:lang w:val="en-US"/>
        </w:rPr>
        <w:t>0-100.</w:t>
      </w:r>
      <w:r>
        <w:rPr>
          <w:lang w:val="en-US"/>
        </w:rPr>
        <w:t xml:space="preserve"> V</w:t>
      </w:r>
      <w:r w:rsidRPr="003909CE">
        <w:rPr>
          <w:lang w:val="en-US"/>
        </w:rPr>
        <w:t xml:space="preserve">ariables </w:t>
      </w:r>
      <w:proofErr w:type="gramStart"/>
      <w:r w:rsidRPr="003909CE">
        <w:rPr>
          <w:lang w:val="en-US"/>
        </w:rPr>
        <w:t>with a</w:t>
      </w:r>
      <w:proofErr w:type="gramEnd"/>
      <w:r w:rsidRPr="003909CE">
        <w:rPr>
          <w:lang w:val="en-US"/>
        </w:rPr>
        <w:t xml:space="preserve"> * highlight variables that are included in the classical model</w:t>
      </w:r>
      <w:r>
        <w:rPr>
          <w:lang w:val="en-US"/>
        </w:rPr>
        <w:t>.</w:t>
      </w:r>
      <w:bookmarkEnd w:id="14"/>
    </w:p>
    <w:p w14:paraId="2DE10F49" w14:textId="6F2A0945" w:rsidR="0006259E" w:rsidRDefault="0006259E" w:rsidP="00B83887">
      <w:pPr>
        <w:pStyle w:val="KeinLeerraum"/>
        <w:spacing w:after="120"/>
        <w:rPr>
          <w:noProof/>
          <w:sz w:val="20"/>
          <w:lang w:val="en-US"/>
        </w:rPr>
      </w:pPr>
    </w:p>
    <w:p w14:paraId="55E52DBC" w14:textId="54187550" w:rsidR="0006259E" w:rsidRDefault="0006259E" w:rsidP="00B83887">
      <w:pPr>
        <w:pStyle w:val="KeinLeerraum"/>
        <w:spacing w:after="120"/>
        <w:rPr>
          <w:noProof/>
          <w:sz w:val="20"/>
          <w:lang w:val="en-US"/>
        </w:rPr>
      </w:pPr>
    </w:p>
    <w:bookmarkEnd w:id="1"/>
    <w:p w14:paraId="10AFA762" w14:textId="26552717" w:rsidR="00CA01F8" w:rsidRPr="00517263" w:rsidRDefault="00CA01F8" w:rsidP="00757E3E">
      <w:pPr>
        <w:pStyle w:val="Kommentartext"/>
        <w:spacing w:after="0"/>
        <w:jc w:val="left"/>
        <w:rPr>
          <w:lang w:val="en-US"/>
        </w:rPr>
      </w:pPr>
    </w:p>
    <w:sectPr w:rsidR="00CA01F8" w:rsidRPr="00517263" w:rsidSect="005F10C6">
      <w:pgSz w:w="11906" w:h="16838"/>
      <w:pgMar w:top="1276" w:right="1417" w:bottom="993" w:left="1417" w:header="708" w:footer="61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Günther  Isabel" w:date="2024-11-26T11:14:00Z" w:initials="IG">
    <w:p w14:paraId="0EAE067F" w14:textId="77777777" w:rsidR="00BE0BBD" w:rsidRDefault="00BE0BBD" w:rsidP="00BE0BBD">
      <w:pPr>
        <w:pStyle w:val="Kommentartext"/>
        <w:jc w:val="left"/>
      </w:pPr>
      <w:r>
        <w:rPr>
          <w:rStyle w:val="Kommentarzeichen"/>
        </w:rPr>
        <w:annotationRef/>
      </w:r>
      <w:r>
        <w:t>Shouldn0t this figure be in the main text?</w:t>
      </w:r>
    </w:p>
  </w:comment>
  <w:comment w:id="3" w:author="Kathrin Durizzo" w:date="2025-01-08T14:27:00Z" w:initials="KD">
    <w:p w14:paraId="69DF6DC5" w14:textId="77777777" w:rsidR="00501720" w:rsidRDefault="007050A7" w:rsidP="00501720">
      <w:pPr>
        <w:pStyle w:val="Kommentartext"/>
        <w:jc w:val="left"/>
      </w:pPr>
      <w:r>
        <w:rPr>
          <w:rStyle w:val="Kommentarzeichen"/>
        </w:rPr>
        <w:annotationRef/>
      </w:r>
      <w:r w:rsidR="00501720">
        <w:rPr>
          <w:lang w:val="de-CH"/>
        </w:rPr>
        <w:t>I think it is too much information in the figure for in the main text and could overload the reader. It covers not only Cohens Kappa but also the other metics. But if you think it is reader-friendly then I am happy to put it in the main text</w:t>
      </w:r>
    </w:p>
  </w:comment>
  <w:comment w:id="8" w:author="Günther  Isabel" w:date="2024-11-26T11:20:00Z" w:initials="IG">
    <w:p w14:paraId="2FDFDF2A" w14:textId="77777777" w:rsidR="00BE0BBD" w:rsidRDefault="00BE0BBD" w:rsidP="00BE0BBD">
      <w:pPr>
        <w:pStyle w:val="Kommentartext"/>
        <w:jc w:val="left"/>
      </w:pPr>
      <w:r>
        <w:rPr>
          <w:rStyle w:val="Kommentarzeichen"/>
        </w:rPr>
        <w:annotationRef/>
      </w:r>
      <w:r>
        <w:t>Well of course, because you can only get this at a health center. So any types of treatments or accute health issues should be deleted from the models</w:t>
      </w:r>
    </w:p>
  </w:comment>
  <w:comment w:id="9" w:author="Günther  Isabel" w:date="2024-11-26T11:21:00Z" w:initials="IG">
    <w:p w14:paraId="3664B7C5" w14:textId="77777777" w:rsidR="00BE0BBD" w:rsidRDefault="00BE0BBD" w:rsidP="00BE0BBD">
      <w:pPr>
        <w:pStyle w:val="Kommentartext"/>
        <w:jc w:val="left"/>
      </w:pPr>
      <w:r>
        <w:rPr>
          <w:rStyle w:val="Kommentarzeichen"/>
        </w:rPr>
        <w:annotationRef/>
      </w:r>
      <w:r>
        <w:t xml:space="preserve">One could also argue that this is directly linked to visiting a health </w:t>
      </w:r>
      <w:r>
        <w:t>center- maybe take out</w:t>
      </w:r>
    </w:p>
  </w:comment>
  <w:comment w:id="10" w:author="Günther  Isabel" w:date="2024-11-26T11:21:00Z" w:initials="IG">
    <w:p w14:paraId="12899B14" w14:textId="77777777" w:rsidR="00BE0BBD" w:rsidRDefault="00BE0BBD" w:rsidP="00BE0BBD">
      <w:pPr>
        <w:pStyle w:val="Kommentartext"/>
        <w:jc w:val="left"/>
      </w:pPr>
      <w:r>
        <w:rPr>
          <w:rStyle w:val="Kommentarzeichen"/>
        </w:rPr>
        <w:annotationRef/>
      </w:r>
      <w:r>
        <w:t xml:space="preserve">Interesting. Can be highlighted in conclusions - </w:t>
      </w:r>
    </w:p>
  </w:comment>
  <w:comment w:id="11" w:author="Günther  Isabel" w:date="2024-11-26T11:22:00Z" w:initials="IG">
    <w:p w14:paraId="758B322E" w14:textId="77777777" w:rsidR="00761C6B" w:rsidRDefault="00761C6B" w:rsidP="00761C6B">
      <w:pPr>
        <w:pStyle w:val="Kommentartext"/>
        <w:jc w:val="left"/>
      </w:pPr>
      <w:r>
        <w:rPr>
          <w:rStyle w:val="Kommentarzeichen"/>
        </w:rPr>
        <w:annotationRef/>
      </w:r>
      <w:r>
        <w:t>See comment above</w:t>
      </w:r>
    </w:p>
  </w:comment>
  <w:comment w:id="12" w:author="Günther  Isabel" w:date="2024-11-26T11:23:00Z" w:initials="IG">
    <w:p w14:paraId="16CF61BA" w14:textId="77777777" w:rsidR="00761C6B" w:rsidRDefault="00761C6B" w:rsidP="00761C6B">
      <w:pPr>
        <w:pStyle w:val="Kommentartext"/>
        <w:jc w:val="left"/>
      </w:pPr>
      <w:r>
        <w:rPr>
          <w:rStyle w:val="Kommentarzeichen"/>
        </w:rPr>
        <w:annotationRef/>
      </w:r>
      <w:r>
        <w:t>Name them here again….also be clearer what predictors appear often across countries and which one seem to be very specific across different countries</w:t>
      </w:r>
    </w:p>
  </w:comment>
  <w:comment w:id="13" w:author="Günther  Isabel" w:date="2024-11-26T11:23:00Z" w:initials="IG">
    <w:p w14:paraId="75964D87" w14:textId="77777777" w:rsidR="00761C6B" w:rsidRDefault="00761C6B" w:rsidP="00761C6B">
      <w:pPr>
        <w:pStyle w:val="Kommentartext"/>
        <w:jc w:val="left"/>
      </w:pPr>
      <w:r>
        <w:rPr>
          <w:rStyle w:val="Kommentarzeichen"/>
        </w:rPr>
        <w:annotationRef/>
      </w:r>
      <w:r>
        <w:t>Sentence a bit vague, not clear what it means</w:t>
      </w:r>
    </w:p>
  </w:comment>
  <w:comment w:id="15" w:author="Durizzo  Kathrin" w:date="2024-11-22T20:01:00Z" w:initials="DK">
    <w:p w14:paraId="52AE4141" w14:textId="2AAA1EB2" w:rsidR="00042565" w:rsidRDefault="00042565">
      <w:pPr>
        <w:pStyle w:val="Kommentartext"/>
      </w:pPr>
      <w:r>
        <w:rPr>
          <w:rStyle w:val="Kommentarzeichen"/>
        </w:rPr>
        <w:annotationRef/>
      </w:r>
      <w:r>
        <w:t>Pepe please do:</w:t>
      </w:r>
    </w:p>
    <w:p w14:paraId="61763504" w14:textId="77777777" w:rsidR="00042565" w:rsidRDefault="00042565" w:rsidP="00042565">
      <w:pPr>
        <w:pStyle w:val="Kommentartext"/>
        <w:numPr>
          <w:ilvl w:val="0"/>
          <w:numId w:val="19"/>
        </w:numPr>
      </w:pPr>
      <w:r>
        <w:t>Update list of variables (I saw that many that were not used by any country were still included</w:t>
      </w:r>
    </w:p>
    <w:p w14:paraId="166233D2" w14:textId="77777777" w:rsidR="00042565" w:rsidRDefault="00042565" w:rsidP="00042565">
      <w:pPr>
        <w:pStyle w:val="Kommentartext"/>
        <w:numPr>
          <w:ilvl w:val="0"/>
          <w:numId w:val="19"/>
        </w:numPr>
      </w:pPr>
      <w:r>
        <w:t>Add number of countries where variable using the variable in their model</w:t>
      </w:r>
    </w:p>
    <w:p w14:paraId="5029B562" w14:textId="7FEB2AA5" w:rsidR="00042565" w:rsidRDefault="00042565" w:rsidP="00042565">
      <w:pPr>
        <w:pStyle w:val="Kommentartext"/>
        <w:numPr>
          <w:ilvl w:val="0"/>
          <w:numId w:val="19"/>
        </w:numPr>
      </w:pPr>
      <w:r>
        <w:t>Order the variables based on the variable name short in ABC order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EAE067F" w15:done="0"/>
  <w15:commentEx w15:paraId="69DF6DC5" w15:paraIdParent="0EAE067F" w15:done="0"/>
  <w15:commentEx w15:paraId="2FDFDF2A" w15:done="0"/>
  <w15:commentEx w15:paraId="3664B7C5" w15:done="0"/>
  <w15:commentEx w15:paraId="12899B14" w15:done="0"/>
  <w15:commentEx w15:paraId="758B322E" w15:done="0"/>
  <w15:commentEx w15:paraId="16CF61BA" w15:done="0"/>
  <w15:commentEx w15:paraId="75964D87" w15:done="0"/>
  <w15:commentEx w15:paraId="5029B56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DFD35A4" w16cex:dateUtc="2024-11-26T10:14:00Z"/>
  <w16cex:commentExtensible w16cex:durableId="52713AA1" w16cex:dateUtc="2025-01-08T19:27:00Z"/>
  <w16cex:commentExtensible w16cex:durableId="39B05B59" w16cex:dateUtc="2024-11-26T10:20:00Z"/>
  <w16cex:commentExtensible w16cex:durableId="0EAC7991" w16cex:dateUtc="2024-11-26T10:21:00Z"/>
  <w16cex:commentExtensible w16cex:durableId="10BE6EB6" w16cex:dateUtc="2024-11-26T10:21:00Z"/>
  <w16cex:commentExtensible w16cex:durableId="5402E563" w16cex:dateUtc="2024-11-26T10:22:00Z"/>
  <w16cex:commentExtensible w16cex:durableId="45EB1814" w16cex:dateUtc="2024-11-26T10:23:00Z"/>
  <w16cex:commentExtensible w16cex:durableId="50CF2788" w16cex:dateUtc="2024-11-26T10:23:00Z"/>
  <w16cex:commentExtensible w16cex:durableId="2AEB619F" w16cex:dateUtc="2024-11-22T19: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EAE067F" w16cid:durableId="1DFD35A4"/>
  <w16cid:commentId w16cid:paraId="69DF6DC5" w16cid:durableId="52713AA1"/>
  <w16cid:commentId w16cid:paraId="2FDFDF2A" w16cid:durableId="39B05B59"/>
  <w16cid:commentId w16cid:paraId="3664B7C5" w16cid:durableId="0EAC7991"/>
  <w16cid:commentId w16cid:paraId="12899B14" w16cid:durableId="10BE6EB6"/>
  <w16cid:commentId w16cid:paraId="758B322E" w16cid:durableId="5402E563"/>
  <w16cid:commentId w16cid:paraId="16CF61BA" w16cid:durableId="45EB1814"/>
  <w16cid:commentId w16cid:paraId="75964D87" w16cid:durableId="50CF2788"/>
  <w16cid:commentId w16cid:paraId="5029B562" w16cid:durableId="2AEB619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CD9C3" w14:textId="77777777" w:rsidR="00FF3B20" w:rsidRDefault="00FF3B20" w:rsidP="002D18A6">
      <w:pPr>
        <w:spacing w:after="0" w:line="240" w:lineRule="auto"/>
      </w:pPr>
      <w:r>
        <w:separator/>
      </w:r>
    </w:p>
  </w:endnote>
  <w:endnote w:type="continuationSeparator" w:id="0">
    <w:p w14:paraId="2F7322C4" w14:textId="77777777" w:rsidR="00FF3B20" w:rsidRDefault="00FF3B20" w:rsidP="002D18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9BFC27" w14:textId="77777777" w:rsidR="00FF3B20" w:rsidRDefault="00FF3B20" w:rsidP="002D18A6">
      <w:pPr>
        <w:spacing w:after="0" w:line="240" w:lineRule="auto"/>
      </w:pPr>
      <w:r>
        <w:separator/>
      </w:r>
    </w:p>
  </w:footnote>
  <w:footnote w:type="continuationSeparator" w:id="0">
    <w:p w14:paraId="4F5806FD" w14:textId="77777777" w:rsidR="00FF3B20" w:rsidRDefault="00FF3B20" w:rsidP="002D18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F6F1A"/>
    <w:multiLevelType w:val="hybridMultilevel"/>
    <w:tmpl w:val="EA44B54E"/>
    <w:lvl w:ilvl="0" w:tplc="7F64B14C">
      <w:start w:val="3"/>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 w15:restartNumberingAfterBreak="0">
    <w:nsid w:val="192B299D"/>
    <w:multiLevelType w:val="hybridMultilevel"/>
    <w:tmpl w:val="B2A63BA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9325C13"/>
    <w:multiLevelType w:val="hybridMultilevel"/>
    <w:tmpl w:val="B2A63BA4"/>
    <w:lvl w:ilvl="0" w:tplc="26167CC2">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 w15:restartNumberingAfterBreak="0">
    <w:nsid w:val="1B555393"/>
    <w:multiLevelType w:val="hybridMultilevel"/>
    <w:tmpl w:val="D1E4D7AA"/>
    <w:lvl w:ilvl="0" w:tplc="A2565F7A">
      <w:start w:val="3"/>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4" w15:restartNumberingAfterBreak="0">
    <w:nsid w:val="278E1D15"/>
    <w:multiLevelType w:val="multilevel"/>
    <w:tmpl w:val="23CEE34C"/>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366D2268"/>
    <w:multiLevelType w:val="hybridMultilevel"/>
    <w:tmpl w:val="B2A63BA4"/>
    <w:lvl w:ilvl="0" w:tplc="26167CC2">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6" w15:restartNumberingAfterBreak="0">
    <w:nsid w:val="43141195"/>
    <w:multiLevelType w:val="hybridMultilevel"/>
    <w:tmpl w:val="A0AEE12A"/>
    <w:lvl w:ilvl="0" w:tplc="8F9CC91A">
      <w:start w:val="1"/>
      <w:numFmt w:val="bullet"/>
      <w:lvlText w:val="-"/>
      <w:lvlJc w:val="left"/>
      <w:pPr>
        <w:ind w:left="720" w:hanging="360"/>
      </w:pPr>
      <w:rPr>
        <w:rFonts w:ascii="Calibri" w:eastAsiaTheme="minorHAnsi"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 w15:restartNumberingAfterBreak="0">
    <w:nsid w:val="44B2243C"/>
    <w:multiLevelType w:val="hybridMultilevel"/>
    <w:tmpl w:val="71A4411C"/>
    <w:lvl w:ilvl="0" w:tplc="501237B6">
      <w:start w:val="3"/>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8" w15:restartNumberingAfterBreak="0">
    <w:nsid w:val="45076D9A"/>
    <w:multiLevelType w:val="hybridMultilevel"/>
    <w:tmpl w:val="B2E6A8F2"/>
    <w:lvl w:ilvl="0" w:tplc="2FD68780">
      <w:start w:val="2"/>
      <w:numFmt w:val="bullet"/>
      <w:lvlText w:val="-"/>
      <w:lvlJc w:val="left"/>
      <w:pPr>
        <w:ind w:left="644" w:hanging="360"/>
      </w:pPr>
      <w:rPr>
        <w:rFonts w:ascii="Garamond" w:eastAsiaTheme="minorHAnsi" w:hAnsi="Garamond" w:cstheme="minorBidi" w:hint="default"/>
      </w:rPr>
    </w:lvl>
    <w:lvl w:ilvl="1" w:tplc="08070003">
      <w:start w:val="1"/>
      <w:numFmt w:val="bullet"/>
      <w:lvlText w:val="o"/>
      <w:lvlJc w:val="left"/>
      <w:pPr>
        <w:ind w:left="1364" w:hanging="360"/>
      </w:pPr>
      <w:rPr>
        <w:rFonts w:ascii="Courier New" w:hAnsi="Courier New" w:cs="Courier New" w:hint="default"/>
      </w:rPr>
    </w:lvl>
    <w:lvl w:ilvl="2" w:tplc="08070005">
      <w:start w:val="1"/>
      <w:numFmt w:val="bullet"/>
      <w:lvlText w:val=""/>
      <w:lvlJc w:val="left"/>
      <w:pPr>
        <w:ind w:left="2084" w:hanging="360"/>
      </w:pPr>
      <w:rPr>
        <w:rFonts w:ascii="Wingdings" w:hAnsi="Wingdings" w:hint="default"/>
      </w:rPr>
    </w:lvl>
    <w:lvl w:ilvl="3" w:tplc="08070001" w:tentative="1">
      <w:start w:val="1"/>
      <w:numFmt w:val="bullet"/>
      <w:lvlText w:val=""/>
      <w:lvlJc w:val="left"/>
      <w:pPr>
        <w:ind w:left="2804" w:hanging="360"/>
      </w:pPr>
      <w:rPr>
        <w:rFonts w:ascii="Symbol" w:hAnsi="Symbol" w:hint="default"/>
      </w:rPr>
    </w:lvl>
    <w:lvl w:ilvl="4" w:tplc="08070003" w:tentative="1">
      <w:start w:val="1"/>
      <w:numFmt w:val="bullet"/>
      <w:lvlText w:val="o"/>
      <w:lvlJc w:val="left"/>
      <w:pPr>
        <w:ind w:left="3524" w:hanging="360"/>
      </w:pPr>
      <w:rPr>
        <w:rFonts w:ascii="Courier New" w:hAnsi="Courier New" w:cs="Courier New" w:hint="default"/>
      </w:rPr>
    </w:lvl>
    <w:lvl w:ilvl="5" w:tplc="08070005" w:tentative="1">
      <w:start w:val="1"/>
      <w:numFmt w:val="bullet"/>
      <w:lvlText w:val=""/>
      <w:lvlJc w:val="left"/>
      <w:pPr>
        <w:ind w:left="4244" w:hanging="360"/>
      </w:pPr>
      <w:rPr>
        <w:rFonts w:ascii="Wingdings" w:hAnsi="Wingdings" w:hint="default"/>
      </w:rPr>
    </w:lvl>
    <w:lvl w:ilvl="6" w:tplc="08070001" w:tentative="1">
      <w:start w:val="1"/>
      <w:numFmt w:val="bullet"/>
      <w:lvlText w:val=""/>
      <w:lvlJc w:val="left"/>
      <w:pPr>
        <w:ind w:left="4964" w:hanging="360"/>
      </w:pPr>
      <w:rPr>
        <w:rFonts w:ascii="Symbol" w:hAnsi="Symbol" w:hint="default"/>
      </w:rPr>
    </w:lvl>
    <w:lvl w:ilvl="7" w:tplc="08070003" w:tentative="1">
      <w:start w:val="1"/>
      <w:numFmt w:val="bullet"/>
      <w:lvlText w:val="o"/>
      <w:lvlJc w:val="left"/>
      <w:pPr>
        <w:ind w:left="5684" w:hanging="360"/>
      </w:pPr>
      <w:rPr>
        <w:rFonts w:ascii="Courier New" w:hAnsi="Courier New" w:cs="Courier New" w:hint="default"/>
      </w:rPr>
    </w:lvl>
    <w:lvl w:ilvl="8" w:tplc="08070005" w:tentative="1">
      <w:start w:val="1"/>
      <w:numFmt w:val="bullet"/>
      <w:lvlText w:val=""/>
      <w:lvlJc w:val="left"/>
      <w:pPr>
        <w:ind w:left="6404" w:hanging="360"/>
      </w:pPr>
      <w:rPr>
        <w:rFonts w:ascii="Wingdings" w:hAnsi="Wingdings" w:hint="default"/>
      </w:rPr>
    </w:lvl>
  </w:abstractNum>
  <w:abstractNum w:abstractNumId="9" w15:restartNumberingAfterBreak="0">
    <w:nsid w:val="45574B06"/>
    <w:multiLevelType w:val="hybridMultilevel"/>
    <w:tmpl w:val="F698A8E0"/>
    <w:lvl w:ilvl="0" w:tplc="1646DABA">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0" w15:restartNumberingAfterBreak="0">
    <w:nsid w:val="47A66728"/>
    <w:multiLevelType w:val="multilevel"/>
    <w:tmpl w:val="23CEE34C"/>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5B476E7A"/>
    <w:multiLevelType w:val="hybridMultilevel"/>
    <w:tmpl w:val="3EB8886A"/>
    <w:lvl w:ilvl="0" w:tplc="E2D0F7D8">
      <w:start w:val="3"/>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2" w15:restartNumberingAfterBreak="0">
    <w:nsid w:val="653B546E"/>
    <w:multiLevelType w:val="hybridMultilevel"/>
    <w:tmpl w:val="91029E64"/>
    <w:lvl w:ilvl="0" w:tplc="B802CCB4">
      <w:start w:val="1"/>
      <w:numFmt w:val="bullet"/>
      <w:lvlText w:val="-"/>
      <w:lvlJc w:val="left"/>
      <w:pPr>
        <w:ind w:left="720" w:hanging="360"/>
      </w:pPr>
      <w:rPr>
        <w:rFonts w:ascii="Garamond" w:eastAsiaTheme="minorHAnsi" w:hAnsi="Garamond"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3" w15:restartNumberingAfterBreak="0">
    <w:nsid w:val="67340317"/>
    <w:multiLevelType w:val="hybridMultilevel"/>
    <w:tmpl w:val="B2A63BA4"/>
    <w:lvl w:ilvl="0" w:tplc="26167CC2">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4" w15:restartNumberingAfterBreak="0">
    <w:nsid w:val="698B424C"/>
    <w:multiLevelType w:val="hybridMultilevel"/>
    <w:tmpl w:val="6562D34C"/>
    <w:lvl w:ilvl="0" w:tplc="7CAC3062">
      <w:start w:val="1"/>
      <w:numFmt w:val="lowerLetter"/>
      <w:lvlText w:val="(%1)"/>
      <w:lvlJc w:val="left"/>
      <w:pPr>
        <w:ind w:left="420" w:hanging="360"/>
      </w:pPr>
      <w:rPr>
        <w:rFonts w:hint="default"/>
      </w:rPr>
    </w:lvl>
    <w:lvl w:ilvl="1" w:tplc="08070019" w:tentative="1">
      <w:start w:val="1"/>
      <w:numFmt w:val="lowerLetter"/>
      <w:lvlText w:val="%2."/>
      <w:lvlJc w:val="left"/>
      <w:pPr>
        <w:ind w:left="1140" w:hanging="360"/>
      </w:pPr>
    </w:lvl>
    <w:lvl w:ilvl="2" w:tplc="0807001B" w:tentative="1">
      <w:start w:val="1"/>
      <w:numFmt w:val="lowerRoman"/>
      <w:lvlText w:val="%3."/>
      <w:lvlJc w:val="right"/>
      <w:pPr>
        <w:ind w:left="1860" w:hanging="180"/>
      </w:pPr>
    </w:lvl>
    <w:lvl w:ilvl="3" w:tplc="0807000F" w:tentative="1">
      <w:start w:val="1"/>
      <w:numFmt w:val="decimal"/>
      <w:lvlText w:val="%4."/>
      <w:lvlJc w:val="left"/>
      <w:pPr>
        <w:ind w:left="2580" w:hanging="360"/>
      </w:pPr>
    </w:lvl>
    <w:lvl w:ilvl="4" w:tplc="08070019" w:tentative="1">
      <w:start w:val="1"/>
      <w:numFmt w:val="lowerLetter"/>
      <w:lvlText w:val="%5."/>
      <w:lvlJc w:val="left"/>
      <w:pPr>
        <w:ind w:left="3300" w:hanging="360"/>
      </w:pPr>
    </w:lvl>
    <w:lvl w:ilvl="5" w:tplc="0807001B" w:tentative="1">
      <w:start w:val="1"/>
      <w:numFmt w:val="lowerRoman"/>
      <w:lvlText w:val="%6."/>
      <w:lvlJc w:val="right"/>
      <w:pPr>
        <w:ind w:left="4020" w:hanging="180"/>
      </w:pPr>
    </w:lvl>
    <w:lvl w:ilvl="6" w:tplc="0807000F" w:tentative="1">
      <w:start w:val="1"/>
      <w:numFmt w:val="decimal"/>
      <w:lvlText w:val="%7."/>
      <w:lvlJc w:val="left"/>
      <w:pPr>
        <w:ind w:left="4740" w:hanging="360"/>
      </w:pPr>
    </w:lvl>
    <w:lvl w:ilvl="7" w:tplc="08070019" w:tentative="1">
      <w:start w:val="1"/>
      <w:numFmt w:val="lowerLetter"/>
      <w:lvlText w:val="%8."/>
      <w:lvlJc w:val="left"/>
      <w:pPr>
        <w:ind w:left="5460" w:hanging="360"/>
      </w:pPr>
    </w:lvl>
    <w:lvl w:ilvl="8" w:tplc="0807001B" w:tentative="1">
      <w:start w:val="1"/>
      <w:numFmt w:val="lowerRoman"/>
      <w:lvlText w:val="%9."/>
      <w:lvlJc w:val="right"/>
      <w:pPr>
        <w:ind w:left="6180" w:hanging="180"/>
      </w:pPr>
    </w:lvl>
  </w:abstractNum>
  <w:abstractNum w:abstractNumId="15" w15:restartNumberingAfterBreak="0">
    <w:nsid w:val="70B3536B"/>
    <w:multiLevelType w:val="hybridMultilevel"/>
    <w:tmpl w:val="E794967E"/>
    <w:lvl w:ilvl="0" w:tplc="17EE4E3C">
      <w:start w:val="3"/>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6" w15:restartNumberingAfterBreak="0">
    <w:nsid w:val="738F1376"/>
    <w:multiLevelType w:val="multilevel"/>
    <w:tmpl w:val="23CEE34C"/>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746C3534"/>
    <w:multiLevelType w:val="multilevel"/>
    <w:tmpl w:val="23CEE34C"/>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7DCD6FAE"/>
    <w:multiLevelType w:val="hybridMultilevel"/>
    <w:tmpl w:val="DDA4611C"/>
    <w:lvl w:ilvl="0" w:tplc="501237B6">
      <w:start w:val="1"/>
      <w:numFmt w:val="lowerLetter"/>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16cid:durableId="854080319">
    <w:abstractNumId w:val="16"/>
  </w:num>
  <w:num w:numId="2" w16cid:durableId="110706070">
    <w:abstractNumId w:val="13"/>
  </w:num>
  <w:num w:numId="3" w16cid:durableId="460077265">
    <w:abstractNumId w:val="2"/>
  </w:num>
  <w:num w:numId="4" w16cid:durableId="667636604">
    <w:abstractNumId w:val="11"/>
  </w:num>
  <w:num w:numId="5" w16cid:durableId="1242445745">
    <w:abstractNumId w:val="9"/>
  </w:num>
  <w:num w:numId="6" w16cid:durableId="163978692">
    <w:abstractNumId w:val="15"/>
  </w:num>
  <w:num w:numId="7" w16cid:durableId="1316301749">
    <w:abstractNumId w:val="5"/>
  </w:num>
  <w:num w:numId="8" w16cid:durableId="1058355758">
    <w:abstractNumId w:val="7"/>
  </w:num>
  <w:num w:numId="9" w16cid:durableId="942885101">
    <w:abstractNumId w:val="17"/>
  </w:num>
  <w:num w:numId="10" w16cid:durableId="759641314">
    <w:abstractNumId w:val="6"/>
  </w:num>
  <w:num w:numId="11" w16cid:durableId="1961958693">
    <w:abstractNumId w:val="18"/>
  </w:num>
  <w:num w:numId="12" w16cid:durableId="445659720">
    <w:abstractNumId w:val="14"/>
  </w:num>
  <w:num w:numId="13" w16cid:durableId="1925337484">
    <w:abstractNumId w:val="10"/>
  </w:num>
  <w:num w:numId="14" w16cid:durableId="1497187110">
    <w:abstractNumId w:val="4"/>
  </w:num>
  <w:num w:numId="15" w16cid:durableId="872884092">
    <w:abstractNumId w:val="1"/>
  </w:num>
  <w:num w:numId="16" w16cid:durableId="1006830250">
    <w:abstractNumId w:val="8"/>
  </w:num>
  <w:num w:numId="17" w16cid:durableId="923999826">
    <w:abstractNumId w:val="3"/>
  </w:num>
  <w:num w:numId="18" w16cid:durableId="1156645389">
    <w:abstractNumId w:val="0"/>
  </w:num>
  <w:num w:numId="19" w16cid:durableId="885138016">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ünther  Isabel">
    <w15:presenceInfo w15:providerId="AD" w15:userId="S::isabelg@ethz.ch::38180ccb-e3e8-4e6c-ae1b-4f036b6a995d"/>
  </w15:person>
  <w15:person w15:author="Kathrin Durizzo">
    <w15:presenceInfo w15:providerId="Windows Live" w15:userId="639821fd79bf46d0"/>
  </w15:person>
  <w15:person w15:author="Kenneth Harttgen">
    <w15:presenceInfo w15:providerId="Windows Live" w15:userId="7825992ce3922f31"/>
  </w15:person>
  <w15:person w15:author="Durizzo  Kathrin">
    <w15:presenceInfo w15:providerId="AD" w15:userId="S::kdurizzo@ethz.ch::cdad0789-f7a8-40ab-8147-9b271c83dc3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553"/>
    <w:rsid w:val="00025CBB"/>
    <w:rsid w:val="0003230D"/>
    <w:rsid w:val="00035072"/>
    <w:rsid w:val="00042565"/>
    <w:rsid w:val="00053A56"/>
    <w:rsid w:val="0006259E"/>
    <w:rsid w:val="00085190"/>
    <w:rsid w:val="00092E95"/>
    <w:rsid w:val="000A21FA"/>
    <w:rsid w:val="000B4B05"/>
    <w:rsid w:val="000C18E7"/>
    <w:rsid w:val="000D4FC3"/>
    <w:rsid w:val="000E39F1"/>
    <w:rsid w:val="000F7804"/>
    <w:rsid w:val="00107976"/>
    <w:rsid w:val="001104FD"/>
    <w:rsid w:val="00126D14"/>
    <w:rsid w:val="00127BAC"/>
    <w:rsid w:val="001366C9"/>
    <w:rsid w:val="00144866"/>
    <w:rsid w:val="00162F7F"/>
    <w:rsid w:val="0016406C"/>
    <w:rsid w:val="00172363"/>
    <w:rsid w:val="00172F4E"/>
    <w:rsid w:val="001953A2"/>
    <w:rsid w:val="001B0D47"/>
    <w:rsid w:val="001B6525"/>
    <w:rsid w:val="001C774F"/>
    <w:rsid w:val="001D0F45"/>
    <w:rsid w:val="001E1D92"/>
    <w:rsid w:val="001F146F"/>
    <w:rsid w:val="0020766A"/>
    <w:rsid w:val="00212ABD"/>
    <w:rsid w:val="00216688"/>
    <w:rsid w:val="00226CA1"/>
    <w:rsid w:val="002445CC"/>
    <w:rsid w:val="0026541C"/>
    <w:rsid w:val="00271DF4"/>
    <w:rsid w:val="00275553"/>
    <w:rsid w:val="00297A1A"/>
    <w:rsid w:val="002A0CB6"/>
    <w:rsid w:val="002C09E6"/>
    <w:rsid w:val="002C2544"/>
    <w:rsid w:val="002C71AC"/>
    <w:rsid w:val="002D18A6"/>
    <w:rsid w:val="002F185B"/>
    <w:rsid w:val="002F70C3"/>
    <w:rsid w:val="00301902"/>
    <w:rsid w:val="00306034"/>
    <w:rsid w:val="00316918"/>
    <w:rsid w:val="00316BE5"/>
    <w:rsid w:val="00331CF8"/>
    <w:rsid w:val="00333AB2"/>
    <w:rsid w:val="00363EBB"/>
    <w:rsid w:val="0036460E"/>
    <w:rsid w:val="0036591D"/>
    <w:rsid w:val="003909CE"/>
    <w:rsid w:val="00397011"/>
    <w:rsid w:val="003A1704"/>
    <w:rsid w:val="003C0939"/>
    <w:rsid w:val="003C4BB6"/>
    <w:rsid w:val="003D1BAF"/>
    <w:rsid w:val="003D71E8"/>
    <w:rsid w:val="003E41F4"/>
    <w:rsid w:val="003E7450"/>
    <w:rsid w:val="003E7E34"/>
    <w:rsid w:val="003F4595"/>
    <w:rsid w:val="0040629E"/>
    <w:rsid w:val="0041703D"/>
    <w:rsid w:val="00441539"/>
    <w:rsid w:val="00441CE2"/>
    <w:rsid w:val="00451D0E"/>
    <w:rsid w:val="00467158"/>
    <w:rsid w:val="004A1823"/>
    <w:rsid w:val="004A679D"/>
    <w:rsid w:val="004A6AAB"/>
    <w:rsid w:val="004B1054"/>
    <w:rsid w:val="004E2643"/>
    <w:rsid w:val="00501720"/>
    <w:rsid w:val="00517263"/>
    <w:rsid w:val="005451A8"/>
    <w:rsid w:val="0055701D"/>
    <w:rsid w:val="005618DA"/>
    <w:rsid w:val="00561AD2"/>
    <w:rsid w:val="00583BAF"/>
    <w:rsid w:val="0058513A"/>
    <w:rsid w:val="005F10C6"/>
    <w:rsid w:val="005F2D30"/>
    <w:rsid w:val="0060034B"/>
    <w:rsid w:val="0060690C"/>
    <w:rsid w:val="00613360"/>
    <w:rsid w:val="006163B2"/>
    <w:rsid w:val="0064037F"/>
    <w:rsid w:val="006577B4"/>
    <w:rsid w:val="00662F12"/>
    <w:rsid w:val="00664DE9"/>
    <w:rsid w:val="006704FC"/>
    <w:rsid w:val="006A1C45"/>
    <w:rsid w:val="006D447B"/>
    <w:rsid w:val="006E0962"/>
    <w:rsid w:val="007050A7"/>
    <w:rsid w:val="00715421"/>
    <w:rsid w:val="00716DD1"/>
    <w:rsid w:val="00731E0A"/>
    <w:rsid w:val="007338D8"/>
    <w:rsid w:val="0075127B"/>
    <w:rsid w:val="00751B13"/>
    <w:rsid w:val="007530C3"/>
    <w:rsid w:val="00757E3E"/>
    <w:rsid w:val="00761C6B"/>
    <w:rsid w:val="007B3350"/>
    <w:rsid w:val="007C6FAD"/>
    <w:rsid w:val="007F1897"/>
    <w:rsid w:val="00805B43"/>
    <w:rsid w:val="00825603"/>
    <w:rsid w:val="00826977"/>
    <w:rsid w:val="008277EA"/>
    <w:rsid w:val="0083005C"/>
    <w:rsid w:val="00852FC2"/>
    <w:rsid w:val="008542FB"/>
    <w:rsid w:val="00893B6C"/>
    <w:rsid w:val="008B3134"/>
    <w:rsid w:val="008C0813"/>
    <w:rsid w:val="008E6FE5"/>
    <w:rsid w:val="00921655"/>
    <w:rsid w:val="00944BFD"/>
    <w:rsid w:val="009504C4"/>
    <w:rsid w:val="009636A9"/>
    <w:rsid w:val="00970EA8"/>
    <w:rsid w:val="00973C7A"/>
    <w:rsid w:val="00977EBF"/>
    <w:rsid w:val="009D01B6"/>
    <w:rsid w:val="009E0176"/>
    <w:rsid w:val="009F1C36"/>
    <w:rsid w:val="009F442B"/>
    <w:rsid w:val="00A20614"/>
    <w:rsid w:val="00A27050"/>
    <w:rsid w:val="00A41294"/>
    <w:rsid w:val="00A81DFF"/>
    <w:rsid w:val="00A94592"/>
    <w:rsid w:val="00AA209E"/>
    <w:rsid w:val="00AF0BEA"/>
    <w:rsid w:val="00B05ABC"/>
    <w:rsid w:val="00B1061C"/>
    <w:rsid w:val="00B338AD"/>
    <w:rsid w:val="00B40163"/>
    <w:rsid w:val="00B466E8"/>
    <w:rsid w:val="00B547C6"/>
    <w:rsid w:val="00B83887"/>
    <w:rsid w:val="00BA0599"/>
    <w:rsid w:val="00BC44F7"/>
    <w:rsid w:val="00BE0BBD"/>
    <w:rsid w:val="00BE5852"/>
    <w:rsid w:val="00C17488"/>
    <w:rsid w:val="00C457B7"/>
    <w:rsid w:val="00C4608D"/>
    <w:rsid w:val="00C73186"/>
    <w:rsid w:val="00C872D8"/>
    <w:rsid w:val="00CA01F8"/>
    <w:rsid w:val="00CE1D18"/>
    <w:rsid w:val="00D174AC"/>
    <w:rsid w:val="00D21E25"/>
    <w:rsid w:val="00D26F5D"/>
    <w:rsid w:val="00D414FE"/>
    <w:rsid w:val="00D43102"/>
    <w:rsid w:val="00D5200D"/>
    <w:rsid w:val="00D7397C"/>
    <w:rsid w:val="00D748A0"/>
    <w:rsid w:val="00D954BA"/>
    <w:rsid w:val="00D95D6F"/>
    <w:rsid w:val="00DB19F7"/>
    <w:rsid w:val="00DB622D"/>
    <w:rsid w:val="00DC2F6B"/>
    <w:rsid w:val="00DC5E96"/>
    <w:rsid w:val="00DC770F"/>
    <w:rsid w:val="00DD0106"/>
    <w:rsid w:val="00DD64EA"/>
    <w:rsid w:val="00DF2817"/>
    <w:rsid w:val="00DF42D3"/>
    <w:rsid w:val="00E009FE"/>
    <w:rsid w:val="00E04D78"/>
    <w:rsid w:val="00E15DF9"/>
    <w:rsid w:val="00E21567"/>
    <w:rsid w:val="00E40265"/>
    <w:rsid w:val="00E463C1"/>
    <w:rsid w:val="00E57857"/>
    <w:rsid w:val="00E62CC5"/>
    <w:rsid w:val="00E665DD"/>
    <w:rsid w:val="00E96B3E"/>
    <w:rsid w:val="00EF104E"/>
    <w:rsid w:val="00F12189"/>
    <w:rsid w:val="00F14403"/>
    <w:rsid w:val="00F3211D"/>
    <w:rsid w:val="00F424E6"/>
    <w:rsid w:val="00F43457"/>
    <w:rsid w:val="00F5568E"/>
    <w:rsid w:val="00F6400F"/>
    <w:rsid w:val="00F81AC3"/>
    <w:rsid w:val="00F91B4F"/>
    <w:rsid w:val="00FA3083"/>
    <w:rsid w:val="00FF3B20"/>
    <w:rsid w:val="00FF50CF"/>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5533B9"/>
  <w15:chartTrackingRefBased/>
  <w15:docId w15:val="{79EEE947-4B2B-46B1-8544-B76A99CC6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275553"/>
    <w:pPr>
      <w:spacing w:line="480" w:lineRule="auto"/>
      <w:jc w:val="both"/>
    </w:pPr>
    <w:rPr>
      <w:rFonts w:ascii="Garamond" w:hAnsi="Garamond"/>
      <w:kern w:val="0"/>
      <w:sz w:val="22"/>
      <w:szCs w:val="22"/>
      <w:lang w:val="en-GB"/>
      <w14:ligatures w14:val="none"/>
    </w:rPr>
  </w:style>
  <w:style w:type="paragraph" w:styleId="berschrift1">
    <w:name w:val="heading 1"/>
    <w:basedOn w:val="Standard"/>
    <w:next w:val="Standard"/>
    <w:link w:val="berschrift1Zchn"/>
    <w:uiPriority w:val="9"/>
    <w:qFormat/>
    <w:rsid w:val="002755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2755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275553"/>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7555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7555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75553"/>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75553"/>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75553"/>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75553"/>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qFormat/>
    <w:rsid w:val="0027555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27555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27555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27555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7555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7555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7555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7555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75553"/>
    <w:rPr>
      <w:rFonts w:eastAsiaTheme="majorEastAsia" w:cstheme="majorBidi"/>
      <w:color w:val="272727" w:themeColor="text1" w:themeTint="D8"/>
    </w:rPr>
  </w:style>
  <w:style w:type="paragraph" w:styleId="Titel">
    <w:name w:val="Title"/>
    <w:basedOn w:val="Standard"/>
    <w:next w:val="Standard"/>
    <w:link w:val="TitelZchn"/>
    <w:uiPriority w:val="10"/>
    <w:qFormat/>
    <w:rsid w:val="002755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7555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7555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7555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7555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75553"/>
    <w:rPr>
      <w:i/>
      <w:iCs/>
      <w:color w:val="404040" w:themeColor="text1" w:themeTint="BF"/>
    </w:rPr>
  </w:style>
  <w:style w:type="paragraph" w:styleId="Listenabsatz">
    <w:name w:val="List Paragraph"/>
    <w:basedOn w:val="Standard"/>
    <w:uiPriority w:val="34"/>
    <w:qFormat/>
    <w:rsid w:val="00275553"/>
    <w:pPr>
      <w:ind w:left="720"/>
      <w:contextualSpacing/>
    </w:pPr>
  </w:style>
  <w:style w:type="character" w:styleId="IntensiveHervorhebung">
    <w:name w:val="Intense Emphasis"/>
    <w:basedOn w:val="Absatz-Standardschriftart"/>
    <w:uiPriority w:val="21"/>
    <w:qFormat/>
    <w:rsid w:val="00275553"/>
    <w:rPr>
      <w:i/>
      <w:iCs/>
      <w:color w:val="0F4761" w:themeColor="accent1" w:themeShade="BF"/>
    </w:rPr>
  </w:style>
  <w:style w:type="paragraph" w:styleId="IntensivesZitat">
    <w:name w:val="Intense Quote"/>
    <w:basedOn w:val="Standard"/>
    <w:next w:val="Standard"/>
    <w:link w:val="IntensivesZitatZchn"/>
    <w:uiPriority w:val="30"/>
    <w:qFormat/>
    <w:rsid w:val="002755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75553"/>
    <w:rPr>
      <w:i/>
      <w:iCs/>
      <w:color w:val="0F4761" w:themeColor="accent1" w:themeShade="BF"/>
    </w:rPr>
  </w:style>
  <w:style w:type="character" w:styleId="IntensiverVerweis">
    <w:name w:val="Intense Reference"/>
    <w:basedOn w:val="Absatz-Standardschriftart"/>
    <w:uiPriority w:val="32"/>
    <w:qFormat/>
    <w:rsid w:val="00275553"/>
    <w:rPr>
      <w:b/>
      <w:bCs/>
      <w:smallCaps/>
      <w:color w:val="0F4761" w:themeColor="accent1" w:themeShade="BF"/>
      <w:spacing w:val="5"/>
    </w:rPr>
  </w:style>
  <w:style w:type="paragraph" w:styleId="KeinLeerraum">
    <w:name w:val="No Spacing"/>
    <w:uiPriority w:val="1"/>
    <w:qFormat/>
    <w:rsid w:val="001953A2"/>
    <w:pPr>
      <w:spacing w:after="0" w:line="240" w:lineRule="auto"/>
      <w:jc w:val="both"/>
    </w:pPr>
    <w:rPr>
      <w:rFonts w:ascii="Garamond" w:hAnsi="Garamond"/>
      <w:kern w:val="0"/>
      <w:sz w:val="22"/>
      <w:szCs w:val="22"/>
      <w:lang w:val="en-GB"/>
      <w14:ligatures w14:val="none"/>
    </w:rPr>
  </w:style>
  <w:style w:type="character" w:styleId="Kommentarzeichen">
    <w:name w:val="annotation reference"/>
    <w:basedOn w:val="Absatz-Standardschriftart"/>
    <w:uiPriority w:val="99"/>
    <w:semiHidden/>
    <w:unhideWhenUsed/>
    <w:rsid w:val="00F424E6"/>
    <w:rPr>
      <w:sz w:val="16"/>
      <w:szCs w:val="16"/>
    </w:rPr>
  </w:style>
  <w:style w:type="paragraph" w:styleId="Kommentartext">
    <w:name w:val="annotation text"/>
    <w:basedOn w:val="Standard"/>
    <w:link w:val="KommentartextZchn"/>
    <w:uiPriority w:val="99"/>
    <w:unhideWhenUsed/>
    <w:rsid w:val="00F424E6"/>
    <w:pPr>
      <w:spacing w:line="240" w:lineRule="auto"/>
    </w:pPr>
    <w:rPr>
      <w:sz w:val="20"/>
      <w:szCs w:val="20"/>
    </w:rPr>
  </w:style>
  <w:style w:type="character" w:customStyle="1" w:styleId="KommentartextZchn">
    <w:name w:val="Kommentartext Zchn"/>
    <w:basedOn w:val="Absatz-Standardschriftart"/>
    <w:link w:val="Kommentartext"/>
    <w:uiPriority w:val="99"/>
    <w:rsid w:val="00F424E6"/>
    <w:rPr>
      <w:rFonts w:ascii="Garamond" w:hAnsi="Garamond"/>
      <w:kern w:val="0"/>
      <w:sz w:val="20"/>
      <w:szCs w:val="20"/>
      <w:lang w:val="en-GB"/>
      <w14:ligatures w14:val="none"/>
    </w:rPr>
  </w:style>
  <w:style w:type="paragraph" w:styleId="Kommentarthema">
    <w:name w:val="annotation subject"/>
    <w:basedOn w:val="Kommentartext"/>
    <w:next w:val="Kommentartext"/>
    <w:link w:val="KommentarthemaZchn"/>
    <w:uiPriority w:val="99"/>
    <w:semiHidden/>
    <w:unhideWhenUsed/>
    <w:rsid w:val="00F424E6"/>
    <w:rPr>
      <w:b/>
      <w:bCs/>
    </w:rPr>
  </w:style>
  <w:style w:type="character" w:customStyle="1" w:styleId="KommentarthemaZchn">
    <w:name w:val="Kommentarthema Zchn"/>
    <w:basedOn w:val="KommentartextZchn"/>
    <w:link w:val="Kommentarthema"/>
    <w:uiPriority w:val="99"/>
    <w:semiHidden/>
    <w:rsid w:val="00F424E6"/>
    <w:rPr>
      <w:rFonts w:ascii="Garamond" w:hAnsi="Garamond"/>
      <w:b/>
      <w:bCs/>
      <w:kern w:val="0"/>
      <w:sz w:val="20"/>
      <w:szCs w:val="20"/>
      <w:lang w:val="en-GB"/>
      <w14:ligatures w14:val="none"/>
    </w:rPr>
  </w:style>
  <w:style w:type="paragraph" w:styleId="Funotentext">
    <w:name w:val="footnote text"/>
    <w:basedOn w:val="Standard"/>
    <w:link w:val="FunotentextZchn"/>
    <w:uiPriority w:val="99"/>
    <w:semiHidden/>
    <w:unhideWhenUsed/>
    <w:rsid w:val="002D18A6"/>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2D18A6"/>
    <w:rPr>
      <w:rFonts w:ascii="Garamond" w:hAnsi="Garamond"/>
      <w:kern w:val="0"/>
      <w:sz w:val="20"/>
      <w:szCs w:val="20"/>
      <w:lang w:val="en-GB"/>
      <w14:ligatures w14:val="none"/>
    </w:rPr>
  </w:style>
  <w:style w:type="character" w:styleId="Funotenzeichen">
    <w:name w:val="footnote reference"/>
    <w:basedOn w:val="Absatz-Standardschriftart"/>
    <w:uiPriority w:val="99"/>
    <w:semiHidden/>
    <w:unhideWhenUsed/>
    <w:rsid w:val="002D18A6"/>
    <w:rPr>
      <w:vertAlign w:val="superscript"/>
    </w:rPr>
  </w:style>
  <w:style w:type="table" w:styleId="Tabellenraster">
    <w:name w:val="Table Grid"/>
    <w:basedOn w:val="NormaleTabelle"/>
    <w:uiPriority w:val="39"/>
    <w:rsid w:val="00805B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fzeile">
    <w:name w:val="header"/>
    <w:basedOn w:val="Standard"/>
    <w:link w:val="KopfzeileZchn"/>
    <w:uiPriority w:val="99"/>
    <w:unhideWhenUsed/>
    <w:rsid w:val="000A21FA"/>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0A21FA"/>
    <w:rPr>
      <w:rFonts w:ascii="Garamond" w:hAnsi="Garamond"/>
      <w:kern w:val="0"/>
      <w:sz w:val="22"/>
      <w:szCs w:val="22"/>
      <w:lang w:val="en-GB"/>
      <w14:ligatures w14:val="none"/>
    </w:rPr>
  </w:style>
  <w:style w:type="paragraph" w:styleId="Fuzeile">
    <w:name w:val="footer"/>
    <w:basedOn w:val="Standard"/>
    <w:link w:val="FuzeileZchn"/>
    <w:uiPriority w:val="99"/>
    <w:unhideWhenUsed/>
    <w:rsid w:val="000A21FA"/>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0A21FA"/>
    <w:rPr>
      <w:rFonts w:ascii="Garamond" w:hAnsi="Garamond"/>
      <w:kern w:val="0"/>
      <w:sz w:val="22"/>
      <w:szCs w:val="22"/>
      <w:lang w:val="en-GB"/>
      <w14:ligatures w14:val="none"/>
    </w:rPr>
  </w:style>
  <w:style w:type="paragraph" w:styleId="berarbeitung">
    <w:name w:val="Revision"/>
    <w:hidden/>
    <w:uiPriority w:val="99"/>
    <w:semiHidden/>
    <w:rsid w:val="00F6400F"/>
    <w:pPr>
      <w:spacing w:after="0" w:line="240" w:lineRule="auto"/>
    </w:pPr>
    <w:rPr>
      <w:rFonts w:ascii="Garamond" w:hAnsi="Garamond"/>
      <w:kern w:val="0"/>
      <w:sz w:val="22"/>
      <w:szCs w:val="22"/>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5406282">
      <w:bodyDiv w:val="1"/>
      <w:marLeft w:val="0"/>
      <w:marRight w:val="0"/>
      <w:marTop w:val="0"/>
      <w:marBottom w:val="0"/>
      <w:divBdr>
        <w:top w:val="none" w:sz="0" w:space="0" w:color="auto"/>
        <w:left w:val="none" w:sz="0" w:space="0" w:color="auto"/>
        <w:bottom w:val="none" w:sz="0" w:space="0" w:color="auto"/>
        <w:right w:val="none" w:sz="0" w:space="0" w:color="auto"/>
      </w:divBdr>
    </w:div>
    <w:div w:id="1433286353">
      <w:bodyDiv w:val="1"/>
      <w:marLeft w:val="0"/>
      <w:marRight w:val="0"/>
      <w:marTop w:val="0"/>
      <w:marBottom w:val="0"/>
      <w:divBdr>
        <w:top w:val="none" w:sz="0" w:space="0" w:color="auto"/>
        <w:left w:val="none" w:sz="0" w:space="0" w:color="auto"/>
        <w:bottom w:val="none" w:sz="0" w:space="0" w:color="auto"/>
        <w:right w:val="none" w:sz="0" w:space="0" w:color="auto"/>
      </w:divBdr>
    </w:div>
    <w:div w:id="1509325062">
      <w:bodyDiv w:val="1"/>
      <w:marLeft w:val="0"/>
      <w:marRight w:val="0"/>
      <w:marTop w:val="0"/>
      <w:marBottom w:val="0"/>
      <w:divBdr>
        <w:top w:val="none" w:sz="0" w:space="0" w:color="auto"/>
        <w:left w:val="none" w:sz="0" w:space="0" w:color="auto"/>
        <w:bottom w:val="none" w:sz="0" w:space="0" w:color="auto"/>
        <w:right w:val="none" w:sz="0" w:space="0" w:color="auto"/>
      </w:divBdr>
    </w:div>
    <w:div w:id="1555653520">
      <w:bodyDiv w:val="1"/>
      <w:marLeft w:val="0"/>
      <w:marRight w:val="0"/>
      <w:marTop w:val="0"/>
      <w:marBottom w:val="0"/>
      <w:divBdr>
        <w:top w:val="none" w:sz="0" w:space="0" w:color="auto"/>
        <w:left w:val="none" w:sz="0" w:space="0" w:color="auto"/>
        <w:bottom w:val="none" w:sz="0" w:space="0" w:color="auto"/>
        <w:right w:val="none" w:sz="0" w:space="0" w:color="auto"/>
      </w:divBdr>
    </w:div>
    <w:div w:id="1803452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emf"/><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emf"/><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emf"/><Relationship Id="rId28"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image" Target="media/image8.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1.emf"/><Relationship Id="rId27" Type="http://schemas.openxmlformats.org/officeDocument/2006/relationships/image" Target="media/image16.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68D24B-F592-46B1-AAF2-F621F75210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7221</Words>
  <Characters>35893</Characters>
  <Application>Microsoft Office Word</Application>
  <DocSecurity>0</DocSecurity>
  <Lines>2991</Lines>
  <Paragraphs>2155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40959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Scherrer  Beat</dc:creator>
  <cp:keywords/>
  <dc:description/>
  <cp:lastModifiedBy>Kathrin Durizzo</cp:lastModifiedBy>
  <cp:revision>3</cp:revision>
  <dcterms:created xsi:type="dcterms:W3CDTF">2025-01-08T19:28:00Z</dcterms:created>
  <dcterms:modified xsi:type="dcterms:W3CDTF">2025-01-08T20:59:00Z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1366896031</vt:i4>
  </property>
  <property fmtid="{D5CDD505-2E9C-101B-9397-08002B2CF9AE}" pid="3" name="GrammarlyDocumentId">
    <vt:lpwstr>139504c367e5e04d984c24ad376eab93295950d285cf8005fb0e89dcf87ec741</vt:lpwstr>
  </property>
</Properties>
</file>