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45C67" w:rsidR="00BE7CEE" w:rsidP="00A15670" w:rsidRDefault="00BE7CEE" w14:paraId="44E0D163" w14:textId="629090A5">
      <w:pPr>
        <w:spacing w:line="240" w:lineRule="auto"/>
        <w:jc w:val="center"/>
        <w:rPr>
          <w:rFonts w:cs="Times New Roman" w:eastAsiaTheme="majorEastAsia"/>
          <w:b/>
          <w:spacing w:val="-10"/>
          <w:kern w:val="2"/>
          <w:sz w:val="40"/>
          <w:szCs w:val="36"/>
          <w:shd w:val="clear" w:color="auto" w:fill="FFFFFF"/>
          <w:lang w:val="de-CH"/>
        </w:rPr>
      </w:pPr>
      <w:r>
        <w:rPr>
          <w:rFonts w:cs="Times New Roman" w:eastAsiaTheme="majorEastAsia"/>
          <w:b/>
          <w:spacing w:val="-10"/>
          <w:kern w:val="2"/>
          <w:sz w:val="40"/>
          <w:szCs w:val="36"/>
          <w:shd w:val="clear" w:color="auto" w:fill="FFFFFF"/>
          <w:lang w:val="en-US"/>
        </w:rPr>
        <w:t xml:space="preserve">Which </w:t>
      </w:r>
      <w:r w:rsidR="00FA1652">
        <w:rPr>
          <w:rFonts w:cs="Times New Roman" w:eastAsiaTheme="majorEastAsia"/>
          <w:b/>
          <w:spacing w:val="-10"/>
          <w:kern w:val="2"/>
          <w:sz w:val="40"/>
          <w:szCs w:val="36"/>
          <w:shd w:val="clear" w:color="auto" w:fill="FFFFFF"/>
          <w:lang w:val="en-US"/>
        </w:rPr>
        <w:t>women</w:t>
      </w:r>
      <w:r w:rsidR="00C46A42">
        <w:rPr>
          <w:rFonts w:cs="Times New Roman" w:eastAsiaTheme="majorEastAsia"/>
          <w:b/>
          <w:spacing w:val="-10"/>
          <w:kern w:val="2"/>
          <w:sz w:val="40"/>
          <w:szCs w:val="36"/>
          <w:shd w:val="clear" w:color="auto" w:fill="FFFFFF"/>
          <w:lang w:val="en-US"/>
        </w:rPr>
        <w:t xml:space="preserve"> </w:t>
      </w:r>
      <w:r>
        <w:rPr>
          <w:rFonts w:cs="Times New Roman" w:eastAsiaTheme="majorEastAsia"/>
          <w:b/>
          <w:spacing w:val="-10"/>
          <w:kern w:val="2"/>
          <w:sz w:val="40"/>
          <w:szCs w:val="36"/>
          <w:shd w:val="clear" w:color="auto" w:fill="FFFFFF"/>
          <w:lang w:val="en-US"/>
        </w:rPr>
        <w:t xml:space="preserve">in Africa are excluded from health insurance and health care? </w:t>
      </w:r>
      <w:proofErr w:type="spellStart"/>
      <w:r w:rsidRPr="00645C67">
        <w:rPr>
          <w:rFonts w:cs="Times New Roman" w:eastAsiaTheme="majorEastAsia"/>
          <w:b/>
          <w:spacing w:val="-10"/>
          <w:kern w:val="2"/>
          <w:sz w:val="40"/>
          <w:szCs w:val="36"/>
          <w:shd w:val="clear" w:color="auto" w:fill="FFFFFF"/>
          <w:lang w:val="de-CH"/>
        </w:rPr>
        <w:t>Insights</w:t>
      </w:r>
      <w:proofErr w:type="spellEnd"/>
      <w:r w:rsidRPr="00645C67">
        <w:rPr>
          <w:rFonts w:cs="Times New Roman" w:eastAsiaTheme="majorEastAsia"/>
          <w:b/>
          <w:spacing w:val="-10"/>
          <w:kern w:val="2"/>
          <w:sz w:val="40"/>
          <w:szCs w:val="36"/>
          <w:shd w:val="clear" w:color="auto" w:fill="FFFFFF"/>
          <w:lang w:val="de-CH"/>
        </w:rPr>
        <w:t xml:space="preserve"> </w:t>
      </w:r>
      <w:proofErr w:type="spellStart"/>
      <w:r w:rsidRPr="00645C67">
        <w:rPr>
          <w:rFonts w:cs="Times New Roman" w:eastAsiaTheme="majorEastAsia"/>
          <w:b/>
          <w:spacing w:val="-10"/>
          <w:kern w:val="2"/>
          <w:sz w:val="40"/>
          <w:szCs w:val="36"/>
          <w:shd w:val="clear" w:color="auto" w:fill="FFFFFF"/>
          <w:lang w:val="de-CH"/>
        </w:rPr>
        <w:t>from</w:t>
      </w:r>
      <w:proofErr w:type="spellEnd"/>
      <w:r w:rsidRPr="00645C67">
        <w:rPr>
          <w:rFonts w:cs="Times New Roman" w:eastAsiaTheme="majorEastAsia"/>
          <w:b/>
          <w:spacing w:val="-10"/>
          <w:kern w:val="2"/>
          <w:sz w:val="40"/>
          <w:szCs w:val="36"/>
          <w:shd w:val="clear" w:color="auto" w:fill="FFFFFF"/>
          <w:lang w:val="de-CH"/>
        </w:rPr>
        <w:t xml:space="preserve"> </w:t>
      </w:r>
      <w:proofErr w:type="spellStart"/>
      <w:r w:rsidRPr="00645C67">
        <w:rPr>
          <w:rFonts w:cs="Times New Roman" w:eastAsiaTheme="majorEastAsia"/>
          <w:b/>
          <w:spacing w:val="-10"/>
          <w:kern w:val="2"/>
          <w:sz w:val="40"/>
          <w:szCs w:val="36"/>
          <w:shd w:val="clear" w:color="auto" w:fill="FFFFFF"/>
          <w:lang w:val="de-CH"/>
        </w:rPr>
        <w:t>machine</w:t>
      </w:r>
      <w:proofErr w:type="spellEnd"/>
      <w:r w:rsidRPr="00645C67">
        <w:rPr>
          <w:rFonts w:cs="Times New Roman" w:eastAsiaTheme="majorEastAsia"/>
          <w:b/>
          <w:spacing w:val="-10"/>
          <w:kern w:val="2"/>
          <w:sz w:val="40"/>
          <w:szCs w:val="36"/>
          <w:shd w:val="clear" w:color="auto" w:fill="FFFFFF"/>
          <w:lang w:val="de-CH"/>
        </w:rPr>
        <w:t xml:space="preserve"> </w:t>
      </w:r>
      <w:proofErr w:type="spellStart"/>
      <w:r w:rsidRPr="00645C67">
        <w:rPr>
          <w:rFonts w:cs="Times New Roman" w:eastAsiaTheme="majorEastAsia"/>
          <w:b/>
          <w:spacing w:val="-10"/>
          <w:kern w:val="2"/>
          <w:sz w:val="40"/>
          <w:szCs w:val="36"/>
          <w:shd w:val="clear" w:color="auto" w:fill="FFFFFF"/>
          <w:lang w:val="de-CH"/>
        </w:rPr>
        <w:t>learning</w:t>
      </w:r>
      <w:proofErr w:type="spellEnd"/>
    </w:p>
    <w:p w:rsidRPr="00801848" w:rsidR="00FA2E2A" w:rsidP="00FA2E2A" w:rsidRDefault="00FA2E2A" w14:paraId="21918241" w14:textId="77777777">
      <w:pPr>
        <w:pStyle w:val="KeinLeerraum"/>
        <w:jc w:val="center"/>
        <w:rPr>
          <w:shd w:val="clear" w:color="auto" w:fill="FFFFFF"/>
          <w:vertAlign w:val="superscript"/>
          <w:lang w:val="de-CH"/>
        </w:rPr>
      </w:pPr>
      <w:bookmarkStart w:name="_Hlk72500899" w:id="0"/>
      <w:r w:rsidRPr="00EF526B">
        <w:rPr>
          <w:shd w:val="clear" w:color="auto" w:fill="FFFFFF"/>
          <w:lang w:val="de-CH"/>
        </w:rPr>
        <w:t>Kathrin</w:t>
      </w:r>
      <w:bookmarkEnd w:id="0"/>
      <w:r w:rsidRPr="00EF526B">
        <w:rPr>
          <w:shd w:val="clear" w:color="auto" w:fill="FFFFFF"/>
          <w:lang w:val="de-CH"/>
        </w:rPr>
        <w:t xml:space="preserve"> Durizzo*</w:t>
      </w:r>
      <w:r w:rsidRPr="00EF526B">
        <w:rPr>
          <w:shd w:val="clear" w:color="auto" w:fill="FFFFFF"/>
          <w:vertAlign w:val="superscript"/>
          <w:lang w:val="de-CH"/>
        </w:rPr>
        <w:t>1</w:t>
      </w:r>
      <w:r>
        <w:rPr>
          <w:shd w:val="clear" w:color="auto" w:fill="FFFFFF"/>
          <w:vertAlign w:val="superscript"/>
          <w:lang w:val="de-CH"/>
        </w:rPr>
        <w:t>,2</w:t>
      </w:r>
      <w:r w:rsidRPr="00EF526B">
        <w:rPr>
          <w:shd w:val="clear" w:color="auto" w:fill="FFFFFF"/>
          <w:lang w:val="de-CH"/>
        </w:rPr>
        <w:t>, Beat Scherrer</w:t>
      </w:r>
      <w:r>
        <w:rPr>
          <w:shd w:val="clear" w:color="auto" w:fill="FFFFFF"/>
          <w:vertAlign w:val="superscript"/>
          <w:lang w:val="de-CH"/>
        </w:rPr>
        <w:t>2</w:t>
      </w:r>
      <w:r w:rsidRPr="00EF526B">
        <w:rPr>
          <w:shd w:val="clear" w:color="auto" w:fill="FFFFFF"/>
          <w:lang w:val="de-CH"/>
        </w:rPr>
        <w:t>, Kenneth Harttgen</w:t>
      </w:r>
      <w:r>
        <w:rPr>
          <w:shd w:val="clear" w:color="auto" w:fill="FFFFFF"/>
          <w:vertAlign w:val="superscript"/>
          <w:lang w:val="de-CH"/>
        </w:rPr>
        <w:t>2</w:t>
      </w:r>
      <w:r w:rsidRPr="00EF526B">
        <w:rPr>
          <w:shd w:val="clear" w:color="auto" w:fill="FFFFFF"/>
          <w:lang w:val="de-CH"/>
        </w:rPr>
        <w:t>, Isabel Günther</w:t>
      </w:r>
      <w:r>
        <w:rPr>
          <w:shd w:val="clear" w:color="auto" w:fill="FFFFFF"/>
          <w:vertAlign w:val="superscript"/>
          <w:lang w:val="de-CH"/>
        </w:rPr>
        <w:t>2</w:t>
      </w:r>
    </w:p>
    <w:p w:rsidRPr="00EF526B" w:rsidR="00FA2E2A" w:rsidP="00FA2E2A" w:rsidRDefault="00FA2E2A" w14:paraId="663ECB28" w14:textId="77777777">
      <w:pPr>
        <w:pStyle w:val="KeinLeerraum"/>
        <w:jc w:val="center"/>
        <w:rPr>
          <w:shd w:val="clear" w:color="auto" w:fill="FFFFFF"/>
          <w:vertAlign w:val="superscript"/>
          <w:lang w:val="de-CH"/>
        </w:rPr>
      </w:pPr>
    </w:p>
    <w:p w:rsidRPr="00EF526B" w:rsidR="00FA2E2A" w:rsidP="00FA2E2A" w:rsidRDefault="00FA2E2A" w14:paraId="1204ABAE" w14:textId="77777777">
      <w:pPr>
        <w:pStyle w:val="KeinLeerraum"/>
        <w:rPr>
          <w:shd w:val="clear" w:color="auto" w:fill="FFFFFF"/>
          <w:lang w:val="de-CH"/>
        </w:rPr>
      </w:pPr>
    </w:p>
    <w:p w:rsidRPr="00FA2E2A" w:rsidR="00FA2E2A" w:rsidP="00FA2E2A" w:rsidRDefault="00FA2E2A" w14:paraId="583AE623" w14:textId="6B77ABDB">
      <w:pPr>
        <w:pStyle w:val="KeinLeerraum"/>
        <w:rPr>
          <w:shd w:val="clear" w:color="auto" w:fill="FFFFFF"/>
          <w:lang w:val="en-US"/>
        </w:rPr>
      </w:pPr>
      <w:r w:rsidRPr="00FA2E2A">
        <w:rPr>
          <w:shd w:val="clear" w:color="auto" w:fill="FFFFFF"/>
          <w:vertAlign w:val="superscript"/>
          <w:lang w:val="en-US"/>
        </w:rPr>
        <w:t>1</w:t>
      </w:r>
      <w:r w:rsidRPr="00FA2E2A">
        <w:rPr>
          <w:shd w:val="clear" w:color="auto" w:fill="FFFFFF"/>
          <w:lang w:val="en-US"/>
        </w:rPr>
        <w:t xml:space="preserve"> Harvard University, 677 Huntington Ave, Boston</w:t>
      </w:r>
      <w:r>
        <w:rPr>
          <w:shd w:val="clear" w:color="auto" w:fill="FFFFFF"/>
          <w:lang w:val="en-US"/>
        </w:rPr>
        <w:t>, MA 02115, United States</w:t>
      </w:r>
    </w:p>
    <w:p w:rsidRPr="00344346" w:rsidR="00FA2E2A" w:rsidP="00FA2E2A" w:rsidRDefault="00FA2E2A" w14:paraId="669BA1D5" w14:textId="77777777">
      <w:pPr>
        <w:pStyle w:val="KeinLeerraum"/>
        <w:rPr>
          <w:shd w:val="clear" w:color="auto" w:fill="FFFFFF"/>
          <w:lang w:val="en-US"/>
        </w:rPr>
      </w:pPr>
      <w:r w:rsidRPr="00344346">
        <w:rPr>
          <w:shd w:val="clear" w:color="auto" w:fill="FFFFFF"/>
          <w:vertAlign w:val="superscript"/>
          <w:lang w:val="en-US"/>
        </w:rPr>
        <w:t>2</w:t>
      </w:r>
      <w:r w:rsidRPr="00344346">
        <w:rPr>
          <w:shd w:val="clear" w:color="auto" w:fill="FFFFFF"/>
          <w:lang w:val="en-US"/>
        </w:rPr>
        <w:t xml:space="preserve"> ETH Zurich, </w:t>
      </w:r>
      <w:proofErr w:type="spellStart"/>
      <w:r w:rsidRPr="00344346">
        <w:rPr>
          <w:lang w:val="en-US"/>
        </w:rPr>
        <w:t>Clausiusstrasse</w:t>
      </w:r>
      <w:proofErr w:type="spellEnd"/>
      <w:r w:rsidRPr="00344346">
        <w:rPr>
          <w:lang w:val="en-US"/>
        </w:rPr>
        <w:t xml:space="preserve"> 37, 8092 Zurich, Switzerland</w:t>
      </w:r>
      <w:r w:rsidRPr="00344346">
        <w:rPr>
          <w:shd w:val="clear" w:color="auto" w:fill="FFFFFF"/>
          <w:lang w:val="en-US"/>
        </w:rPr>
        <w:t xml:space="preserve"> </w:t>
      </w:r>
    </w:p>
    <w:p w:rsidRPr="00344346" w:rsidR="00FA2E2A" w:rsidP="00FA2E2A" w:rsidRDefault="00FA2E2A" w14:paraId="7B9C4F67" w14:textId="51D69BFB">
      <w:pPr>
        <w:pStyle w:val="KeinLeerraum"/>
        <w:rPr>
          <w:shd w:val="clear" w:color="auto" w:fill="FFFFFF"/>
          <w:lang w:val="en-US"/>
        </w:rPr>
      </w:pPr>
      <w:r w:rsidRPr="00344346">
        <w:rPr>
          <w:shd w:val="clear" w:color="auto" w:fill="FFFFFF"/>
          <w:lang w:val="en-US"/>
        </w:rPr>
        <w:t>* Corresponding author: kdurizzo@hsph.harvard.edu</w:t>
      </w:r>
    </w:p>
    <w:p w:rsidRPr="00344346" w:rsidR="00F638B7" w:rsidP="00B90197" w:rsidRDefault="00F638B7" w14:paraId="68700260" w14:textId="7E872A8F">
      <w:pPr>
        <w:spacing w:after="0" w:line="240" w:lineRule="auto"/>
        <w:jc w:val="left"/>
        <w:rPr>
          <w:rFonts w:cs="Times New Roman"/>
          <w:sz w:val="20"/>
          <w:lang w:val="en-US"/>
        </w:rPr>
      </w:pPr>
    </w:p>
    <w:p w:rsidRPr="00F34B3E" w:rsidR="00B90197" w:rsidP="00B90197" w:rsidRDefault="00A15670" w14:paraId="2C17FE22" w14:textId="19216420">
      <w:pPr>
        <w:pStyle w:val="berschrift1"/>
        <w:numPr>
          <w:ilvl w:val="0"/>
          <w:numId w:val="0"/>
        </w:numPr>
        <w:ind w:left="360"/>
        <w:rPr>
          <w:rFonts w:cs="Times New Roman"/>
          <w:color w:val="auto"/>
          <w:shd w:val="clear" w:color="auto" w:fill="FFFFFF"/>
          <w:lang w:val="en-US"/>
        </w:rPr>
      </w:pPr>
      <w:commentRangeStart w:id="1"/>
      <w:r w:rsidRPr="00F34B3E">
        <w:rPr>
          <w:rFonts w:cs="Times New Roman"/>
          <w:color w:val="auto"/>
          <w:shd w:val="clear" w:color="auto" w:fill="FFFFFF"/>
          <w:lang w:val="en-US"/>
        </w:rPr>
        <w:t>Abstract</w:t>
      </w:r>
      <w:commentRangeEnd w:id="1"/>
      <w:r w:rsidRPr="00F34B3E" w:rsidR="003E7BFF">
        <w:rPr>
          <w:rStyle w:val="Kommentarzeichen"/>
          <w:rFonts w:cs="Times New Roman"/>
          <w:color w:val="auto"/>
          <w:sz w:val="32"/>
          <w:szCs w:val="32"/>
          <w:shd w:val="clear" w:color="auto" w:fill="FFFFFF"/>
          <w:lang w:val="en-US"/>
        </w:rPr>
        <w:commentReference w:id="1"/>
      </w:r>
    </w:p>
    <w:p w:rsidR="00212F0E" w:rsidP="007A1EAD" w:rsidRDefault="00BE7CEE" w14:paraId="6CD476C6" w14:textId="6665556E">
      <w:pPr>
        <w:pStyle w:val="KeinLeerraum"/>
        <w:ind w:firstLine="284"/>
      </w:pPr>
      <w:r>
        <w:rPr>
          <w:lang w:val="en-US"/>
        </w:rPr>
        <w:t>Across many African countries, h</w:t>
      </w:r>
      <w:r w:rsidR="00350EE8">
        <w:rPr>
          <w:lang w:val="en-US"/>
        </w:rPr>
        <w:t>ealth insurance c</w:t>
      </w:r>
      <w:r w:rsidRPr="00E65BC4" w:rsidR="00E65BC4">
        <w:rPr>
          <w:lang w:val="en-US"/>
        </w:rPr>
        <w:t>overage rates rarely exceed 10%, and</w:t>
      </w:r>
      <w:r>
        <w:rPr>
          <w:lang w:val="en-US"/>
        </w:rPr>
        <w:t xml:space="preserve"> </w:t>
      </w:r>
      <w:r w:rsidR="0053171F">
        <w:rPr>
          <w:lang w:val="en-US"/>
        </w:rPr>
        <w:t>only 50%</w:t>
      </w:r>
      <w:r>
        <w:rPr>
          <w:lang w:val="en-US"/>
        </w:rPr>
        <w:t xml:space="preserve"> of the population </w:t>
      </w:r>
      <w:r w:rsidR="00302D08">
        <w:rPr>
          <w:lang w:val="en-US"/>
        </w:rPr>
        <w:t>does</w:t>
      </w:r>
      <w:r>
        <w:rPr>
          <w:lang w:val="en-US"/>
        </w:rPr>
        <w:t xml:space="preserve"> </w:t>
      </w:r>
      <w:r w:rsidR="0053171F">
        <w:rPr>
          <w:lang w:val="en-US"/>
        </w:rPr>
        <w:t>have access to the most basic health</w:t>
      </w:r>
      <w:r w:rsidRPr="00E65BC4" w:rsidR="00E65BC4">
        <w:rPr>
          <w:lang w:val="en-US"/>
        </w:rPr>
        <w:t xml:space="preserve"> service</w:t>
      </w:r>
      <w:r>
        <w:rPr>
          <w:lang w:val="en-US"/>
        </w:rPr>
        <w:t>s</w:t>
      </w:r>
      <w:r w:rsidRPr="0053171F">
        <w:rPr>
          <w:lang w:val="en-US"/>
        </w:rPr>
        <w:t>.</w:t>
      </w:r>
      <w:r>
        <w:rPr>
          <w:lang w:val="en-US"/>
        </w:rPr>
        <w:t xml:space="preserve"> However, </w:t>
      </w:r>
      <w:r w:rsidRPr="00541DCC" w:rsidR="002E75FD">
        <w:rPr>
          <w:lang w:val="en-US"/>
        </w:rPr>
        <w:t xml:space="preserve">little is known about </w:t>
      </w:r>
      <w:r>
        <w:rPr>
          <w:lang w:val="en-US"/>
        </w:rPr>
        <w:t>which indicators could be applied to better target the excluded populations. We</w:t>
      </w:r>
      <w:r w:rsidRPr="00541DCC" w:rsidR="002558E4">
        <w:rPr>
          <w:lang w:val="en-US"/>
        </w:rPr>
        <w:t xml:space="preserve"> apply</w:t>
      </w:r>
      <w:r w:rsidRPr="00541DCC" w:rsidR="002E75FD">
        <w:rPr>
          <w:lang w:val="en-US"/>
        </w:rPr>
        <w:t xml:space="preserve"> advanced </w:t>
      </w:r>
      <w:r w:rsidR="00350EE8">
        <w:rPr>
          <w:lang w:val="en-US"/>
        </w:rPr>
        <w:t>m</w:t>
      </w:r>
      <w:r w:rsidRPr="00541DCC" w:rsidR="002E75FD">
        <w:rPr>
          <w:lang w:val="en-US"/>
        </w:rPr>
        <w:t xml:space="preserve">achine </w:t>
      </w:r>
      <w:r w:rsidR="00350EE8">
        <w:rPr>
          <w:lang w:val="en-US"/>
        </w:rPr>
        <w:t>l</w:t>
      </w:r>
      <w:r w:rsidRPr="00541DCC" w:rsidR="002E75FD">
        <w:rPr>
          <w:lang w:val="en-US"/>
        </w:rPr>
        <w:t>earning</w:t>
      </w:r>
      <w:r w:rsidR="00B64045">
        <w:rPr>
          <w:lang w:val="en-US"/>
        </w:rPr>
        <w:t xml:space="preserve"> (ML)</w:t>
      </w:r>
      <w:r>
        <w:rPr>
          <w:lang w:val="en-US"/>
        </w:rPr>
        <w:t xml:space="preserve"> </w:t>
      </w:r>
      <w:r w:rsidRPr="00541DCC" w:rsidR="002E75FD">
        <w:rPr>
          <w:lang w:val="en-US"/>
        </w:rPr>
        <w:t xml:space="preserve">methods </w:t>
      </w:r>
      <w:r>
        <w:rPr>
          <w:lang w:val="en-US"/>
        </w:rPr>
        <w:t xml:space="preserve">to Demographic </w:t>
      </w:r>
      <w:r w:rsidR="0042313B">
        <w:rPr>
          <w:lang w:val="en-US"/>
        </w:rPr>
        <w:t xml:space="preserve">and </w:t>
      </w:r>
      <w:r>
        <w:rPr>
          <w:lang w:val="en-US"/>
        </w:rPr>
        <w:t>Health Survey</w:t>
      </w:r>
      <w:r w:rsidR="0042313B">
        <w:rPr>
          <w:lang w:val="en-US"/>
        </w:rPr>
        <w:t xml:space="preserve"> (DHS) data</w:t>
      </w:r>
      <w:r>
        <w:rPr>
          <w:lang w:val="en-US"/>
        </w:rPr>
        <w:t xml:space="preserve"> from 3</w:t>
      </w:r>
      <w:r w:rsidR="00D47FFC">
        <w:rPr>
          <w:lang w:val="en-US"/>
        </w:rPr>
        <w:t>2</w:t>
      </w:r>
      <w:r>
        <w:rPr>
          <w:lang w:val="en-US"/>
        </w:rPr>
        <w:t xml:space="preserve"> African countries</w:t>
      </w:r>
      <w:r w:rsidRPr="00541DCC">
        <w:rPr>
          <w:lang w:val="en-US"/>
        </w:rPr>
        <w:t xml:space="preserve"> </w:t>
      </w:r>
      <w:r w:rsidR="00E65BC4">
        <w:rPr>
          <w:lang w:val="en-US"/>
        </w:rPr>
        <w:t>t</w:t>
      </w:r>
      <w:r w:rsidRPr="00541DCC" w:rsidR="002E75FD">
        <w:rPr>
          <w:lang w:val="en-US"/>
        </w:rPr>
        <w:t xml:space="preserve">o </w:t>
      </w:r>
      <w:r w:rsidR="00302D08">
        <w:rPr>
          <w:lang w:val="en-US"/>
        </w:rPr>
        <w:t>identify</w:t>
      </w:r>
      <w:r w:rsidR="00EA230F">
        <w:rPr>
          <w:lang w:val="en-US"/>
        </w:rPr>
        <w:t xml:space="preserve"> the included and excluded population</w:t>
      </w:r>
      <w:r w:rsidR="00350EE8">
        <w:rPr>
          <w:lang w:val="en-US"/>
        </w:rPr>
        <w:t>s</w:t>
      </w:r>
      <w:r w:rsidRPr="00541DCC" w:rsidR="002E75FD">
        <w:rPr>
          <w:lang w:val="en-US"/>
        </w:rPr>
        <w:t xml:space="preserve">. </w:t>
      </w:r>
      <w:r w:rsidRPr="00541DCC" w:rsidR="006E35DB">
        <w:rPr>
          <w:lang w:val="en-US"/>
        </w:rPr>
        <w:t xml:space="preserve">Based on the predictions, we </w:t>
      </w:r>
      <w:r w:rsidR="00350EE8">
        <w:rPr>
          <w:lang w:val="en-US"/>
        </w:rPr>
        <w:t xml:space="preserve">use census data to </w:t>
      </w:r>
      <w:r w:rsidRPr="00541DCC" w:rsidR="006E35DB">
        <w:rPr>
          <w:lang w:val="en-US"/>
        </w:rPr>
        <w:t xml:space="preserve">make out-of-sample </w:t>
      </w:r>
      <w:r w:rsidRPr="004B76B8" w:rsidR="006E35DB">
        <w:rPr>
          <w:lang w:val="en-US"/>
        </w:rPr>
        <w:t>predictions</w:t>
      </w:r>
      <w:r w:rsidRPr="004B76B8" w:rsidR="00BA5E7D">
        <w:rPr>
          <w:lang w:val="en-US"/>
        </w:rPr>
        <w:t xml:space="preserve"> </w:t>
      </w:r>
      <w:r w:rsidR="009E134E">
        <w:rPr>
          <w:lang w:val="en-US"/>
        </w:rPr>
        <w:t>at</w:t>
      </w:r>
      <w:r w:rsidRPr="004B76B8" w:rsidR="00BA5E7D">
        <w:rPr>
          <w:lang w:val="en-US"/>
        </w:rPr>
        <w:t xml:space="preserve"> </w:t>
      </w:r>
      <w:r w:rsidRPr="004B76B8" w:rsidR="004B76B8">
        <w:rPr>
          <w:lang w:val="en-US"/>
        </w:rPr>
        <w:t>lower</w:t>
      </w:r>
      <w:r w:rsidRPr="00294B09" w:rsidR="004B76B8">
        <w:rPr>
          <w:lang w:val="en-US"/>
        </w:rPr>
        <w:t xml:space="preserve"> administrative level</w:t>
      </w:r>
      <w:r w:rsidR="004B76B8">
        <w:rPr>
          <w:lang w:val="en-US"/>
        </w:rPr>
        <w:t>s and for the whole population</w:t>
      </w:r>
      <w:r w:rsidR="00BA5E7D">
        <w:rPr>
          <w:lang w:val="en-US"/>
        </w:rPr>
        <w:t>.</w:t>
      </w:r>
      <w:r>
        <w:rPr>
          <w:lang w:val="en-US"/>
        </w:rPr>
        <w:t xml:space="preserve"> </w:t>
      </w:r>
      <w:r w:rsidRPr="00541DCC" w:rsidR="00A15670">
        <w:rPr>
          <w:lang w:val="en-US"/>
        </w:rPr>
        <w:t xml:space="preserve">We find that </w:t>
      </w:r>
      <w:r w:rsidR="00350EE8">
        <w:rPr>
          <w:lang w:val="en-US"/>
        </w:rPr>
        <w:t>ML</w:t>
      </w:r>
      <w:r w:rsidRPr="00541DCC" w:rsidR="00A15670">
        <w:rPr>
          <w:lang w:val="en-US"/>
        </w:rPr>
        <w:t xml:space="preserve"> </w:t>
      </w:r>
      <w:r w:rsidR="008A7421">
        <w:rPr>
          <w:lang w:val="en-US"/>
        </w:rPr>
        <w:t xml:space="preserve">models </w:t>
      </w:r>
      <w:r w:rsidRPr="00541DCC" w:rsidR="00A15670">
        <w:rPr>
          <w:lang w:val="en-US"/>
        </w:rPr>
        <w:t xml:space="preserve">lead to </w:t>
      </w:r>
      <w:r w:rsidRPr="00541DCC" w:rsidR="00976294">
        <w:rPr>
          <w:lang w:val="en-US"/>
        </w:rPr>
        <w:t xml:space="preserve">more accurate </w:t>
      </w:r>
      <w:r w:rsidRPr="00350EE8" w:rsidR="00350EE8">
        <w:rPr>
          <w:lang w:val="en-US"/>
        </w:rPr>
        <w:t xml:space="preserve">and sensitive </w:t>
      </w:r>
      <w:r w:rsidRPr="00541DCC" w:rsidR="00976294">
        <w:rPr>
          <w:lang w:val="en-US"/>
        </w:rPr>
        <w:t>predictions</w:t>
      </w:r>
      <w:r w:rsidR="00D23C04">
        <w:rPr>
          <w:lang w:val="en-US"/>
        </w:rPr>
        <w:t>, as well as better identification of the excluded population,</w:t>
      </w:r>
      <w:r w:rsidRPr="00541DCC" w:rsidR="00A94469">
        <w:rPr>
          <w:lang w:val="en-US"/>
        </w:rPr>
        <w:t xml:space="preserve"> than </w:t>
      </w:r>
      <w:r w:rsidRPr="00541DCC" w:rsidR="006E35DB">
        <w:rPr>
          <w:lang w:val="en-US"/>
        </w:rPr>
        <w:t>a</w:t>
      </w:r>
      <w:r w:rsidRPr="00541DCC" w:rsidR="00A94469">
        <w:rPr>
          <w:lang w:val="en-US"/>
        </w:rPr>
        <w:t xml:space="preserve"> classical </w:t>
      </w:r>
      <w:r w:rsidR="00FB61BF">
        <w:rPr>
          <w:lang w:val="en-US"/>
        </w:rPr>
        <w:t xml:space="preserve">logistic </w:t>
      </w:r>
      <w:r w:rsidRPr="00541DCC" w:rsidR="00A94469">
        <w:rPr>
          <w:lang w:val="en-US"/>
        </w:rPr>
        <w:t>regression approach</w:t>
      </w:r>
      <w:r w:rsidRPr="00541DCC" w:rsidR="00A15670">
        <w:rPr>
          <w:lang w:val="en-US"/>
        </w:rPr>
        <w:t xml:space="preserve">. </w:t>
      </w:r>
      <w:r w:rsidR="00613C9A">
        <w:rPr>
          <w:lang w:val="en-US"/>
        </w:rPr>
        <w:t>Cohen’s</w:t>
      </w:r>
      <w:r w:rsidR="00AA3C58">
        <w:rPr>
          <w:lang w:val="en-US"/>
        </w:rPr>
        <w:t xml:space="preserve"> Kappa</w:t>
      </w:r>
      <w:r w:rsidRPr="00294B09" w:rsidR="00CD296B">
        <w:rPr>
          <w:lang w:val="en-US"/>
        </w:rPr>
        <w:t>–</w:t>
      </w:r>
      <w:r w:rsidR="00AA3C58">
        <w:rPr>
          <w:lang w:val="en-US"/>
        </w:rPr>
        <w:t xml:space="preserve">the </w:t>
      </w:r>
      <w:r w:rsidRPr="00AA3C58" w:rsidR="00AA3C58">
        <w:rPr>
          <w:lang w:val="en-US"/>
        </w:rPr>
        <w:t>accuracy metric that accounts for the imbalanced</w:t>
      </w:r>
      <w:r w:rsidR="00D23C04">
        <w:rPr>
          <w:lang w:val="en-US"/>
        </w:rPr>
        <w:t xml:space="preserve"> distribution of the </w:t>
      </w:r>
      <w:r w:rsidR="00284CD6">
        <w:rPr>
          <w:lang w:val="en-US"/>
        </w:rPr>
        <w:t>outcomes</w:t>
      </w:r>
      <w:r w:rsidRPr="00294B09" w:rsidR="00CD296B">
        <w:rPr>
          <w:lang w:val="en-US"/>
        </w:rPr>
        <w:t>–</w:t>
      </w:r>
      <w:r w:rsidR="00AA3C58">
        <w:rPr>
          <w:lang w:val="en-US"/>
        </w:rPr>
        <w:t>i</w:t>
      </w:r>
      <w:r w:rsidRPr="00350EE8" w:rsidR="00BA5E7D">
        <w:rPr>
          <w:lang w:val="en-US"/>
        </w:rPr>
        <w:t>ncrease</w:t>
      </w:r>
      <w:r w:rsidR="00BA5E7D">
        <w:rPr>
          <w:lang w:val="en-US"/>
        </w:rPr>
        <w:t>s</w:t>
      </w:r>
      <w:r w:rsidR="00CA30E6">
        <w:rPr>
          <w:lang w:val="en-US"/>
        </w:rPr>
        <w:t xml:space="preserve"> with the ML models</w:t>
      </w:r>
      <w:r w:rsidR="00AA3C58">
        <w:rPr>
          <w:lang w:val="en-US"/>
        </w:rPr>
        <w:t xml:space="preserve"> on average by</w:t>
      </w:r>
      <w:r w:rsidRPr="00350EE8" w:rsidR="00350EE8">
        <w:rPr>
          <w:lang w:val="en-US"/>
        </w:rPr>
        <w:t xml:space="preserve"> </w:t>
      </w:r>
      <w:r w:rsidRPr="00333AB2" w:rsidR="00AA3C58">
        <w:t xml:space="preserve">25 percentage points </w:t>
      </w:r>
      <w:r w:rsidR="00D742AC">
        <w:t>(p.p</w:t>
      </w:r>
      <w:r w:rsidR="00950535">
        <w:t>.</w:t>
      </w:r>
      <w:r w:rsidRPr="00D742AC" w:rsidR="00D742AC">
        <w:t xml:space="preserve">) </w:t>
      </w:r>
      <w:r w:rsidRPr="00333AB2" w:rsidR="00825C58">
        <w:t>for health insurance coverage</w:t>
      </w:r>
      <w:r w:rsidR="00825C58">
        <w:t>, by 17 p.p. for visits to health facilities, by 5 p.p. for facility-based births, and by 16 p.p. for postnatal checks</w:t>
      </w:r>
      <w:r w:rsidRPr="00D742AC" w:rsidR="00D742AC">
        <w:rPr>
          <w:lang w:val="en-US"/>
        </w:rPr>
        <w:t>.</w:t>
      </w:r>
      <w:r w:rsidR="00212F0E">
        <w:rPr>
          <w:lang w:val="en-US"/>
        </w:rPr>
        <w:t xml:space="preserve"> </w:t>
      </w:r>
      <w:r w:rsidRPr="00D742AC" w:rsidR="00BA5E7D">
        <w:rPr>
          <w:lang w:val="en-US"/>
        </w:rPr>
        <w:t>The analysis further shows</w:t>
      </w:r>
      <w:r w:rsidR="00BA5E7D">
        <w:rPr>
          <w:lang w:val="en-US"/>
        </w:rPr>
        <w:t xml:space="preserve"> that </w:t>
      </w:r>
      <w:r w:rsidR="00ED012B">
        <w:rPr>
          <w:lang w:val="en-US"/>
        </w:rPr>
        <w:t xml:space="preserve">the ML models </w:t>
      </w:r>
      <w:r w:rsidR="00AA2950">
        <w:t>use</w:t>
      </w:r>
      <w:r w:rsidRPr="00687B23" w:rsidR="00ED012B">
        <w:t xml:space="preserve"> a mix of </w:t>
      </w:r>
      <w:r w:rsidR="00AA2950">
        <w:t>classic</w:t>
      </w:r>
      <w:r w:rsidR="00271A3C">
        <w:t xml:space="preserve"> predictors</w:t>
      </w:r>
      <w:r w:rsidRPr="00294B09" w:rsidR="00271A3C">
        <w:rPr>
          <w:lang w:val="en-US"/>
        </w:rPr>
        <w:t>–</w:t>
      </w:r>
      <w:r w:rsidR="00271A3C">
        <w:t>like wealth and education</w:t>
      </w:r>
      <w:r w:rsidRPr="00294B09" w:rsidR="00271A3C">
        <w:rPr>
          <w:lang w:val="en-US"/>
        </w:rPr>
        <w:t>–</w:t>
      </w:r>
      <w:r w:rsidR="00271A3C">
        <w:rPr>
          <w:lang w:val="en-US"/>
        </w:rPr>
        <w:t xml:space="preserve"> but also</w:t>
      </w:r>
      <w:r w:rsidRPr="00687B23" w:rsidR="00ED012B">
        <w:t xml:space="preserve"> novel predictors</w:t>
      </w:r>
      <w:r w:rsidR="007A1EAD">
        <w:t>, highlighting</w:t>
      </w:r>
      <w:r w:rsidRPr="00687B23" w:rsidR="00ED012B">
        <w:t xml:space="preserve"> previously underexplored factors, such as household </w:t>
      </w:r>
      <w:r w:rsidR="00ED012B">
        <w:t>size, previous exposure to health care, health condition indicators, and health information indicators</w:t>
      </w:r>
      <w:r w:rsidRPr="00687B23" w:rsidR="00ED012B">
        <w:t xml:space="preserve">. Additionally, the models reveal context-specific nuances, including cultural and regional differences, such as language and ethnicity, that classical models often overlook. </w:t>
      </w:r>
      <w:r w:rsidR="004178E0">
        <w:rPr>
          <w:lang w:val="en-US"/>
        </w:rPr>
        <w:t xml:space="preserve">Only in countries with </w:t>
      </w:r>
      <w:r w:rsidR="009F5691">
        <w:rPr>
          <w:lang w:val="en-US"/>
        </w:rPr>
        <w:t>advanced health insurance schemes, such as Rwanda and Ghana, can we find that insurance enrollment predicts the uptake</w:t>
      </w:r>
      <w:r w:rsidR="004178E0">
        <w:rPr>
          <w:lang w:val="en-US"/>
        </w:rPr>
        <w:t xml:space="preserve"> of health services. </w:t>
      </w:r>
      <w:r w:rsidR="00212F0E">
        <w:t>Lastly, we</w:t>
      </w:r>
      <w:r w:rsidR="001D13AD">
        <w:t xml:space="preserve"> use the trained models to </w:t>
      </w:r>
      <w:r w:rsidR="00E858EC">
        <w:t xml:space="preserve">make out-of-sample predictions with census data, </w:t>
      </w:r>
      <w:proofErr w:type="gramStart"/>
      <w:r w:rsidR="00E858EC">
        <w:t>in order to</w:t>
      </w:r>
      <w:proofErr w:type="gramEnd"/>
      <w:r w:rsidR="00E858EC">
        <w:t xml:space="preserve"> gain</w:t>
      </w:r>
      <w:r w:rsidR="00705AC5">
        <w:t xml:space="preserve"> insights from small-scale </w:t>
      </w:r>
      <w:r w:rsidR="00705AC5">
        <w:rPr>
          <w:rFonts w:cs="Times New Roman"/>
          <w:lang w:val="en-US"/>
        </w:rPr>
        <w:t xml:space="preserve">heterogeneities across districts. </w:t>
      </w:r>
      <w:r w:rsidR="00E858EC">
        <w:rPr>
          <w:rFonts w:cs="Times New Roman"/>
        </w:rPr>
        <w:t>We demonstrate that small-scale predictions can reveal pockets of excluded populations</w:t>
      </w:r>
      <w:r w:rsidRPr="009C4E5F" w:rsidR="00905FBA">
        <w:rPr>
          <w:rFonts w:cs="Times New Roman"/>
        </w:rPr>
        <w:t xml:space="preserve"> that would otherwise remain invisible in conventional DHS-based analyses.</w:t>
      </w:r>
      <w:r w:rsidR="00905FBA">
        <w:rPr>
          <w:rFonts w:cs="Times New Roman"/>
        </w:rPr>
        <w:t xml:space="preserve"> </w:t>
      </w:r>
      <w:r w:rsidRPr="005D4146" w:rsidR="00905FBA">
        <w:rPr>
          <w:rFonts w:cs="Times New Roman"/>
        </w:rPr>
        <w:t>At the same time, we emphasize that the predictions are not a replacement for direct measurement</w:t>
      </w:r>
      <w:r w:rsidR="00E858EC">
        <w:rPr>
          <w:rFonts w:cs="Times New Roman"/>
        </w:rPr>
        <w:t xml:space="preserve"> but should be used to enhance targeting of excluded populations</w:t>
      </w:r>
      <w:r w:rsidRPr="005D4146" w:rsidR="00905FBA">
        <w:rPr>
          <w:rFonts w:cs="Times New Roman"/>
        </w:rPr>
        <w:t xml:space="preserve">. </w:t>
      </w:r>
    </w:p>
    <w:p w:rsidR="00ED012B" w:rsidP="00663859" w:rsidRDefault="00ED012B" w14:paraId="3945A7A4" w14:textId="77777777">
      <w:pPr>
        <w:pStyle w:val="KeinLeerraum"/>
        <w:spacing w:line="360" w:lineRule="auto"/>
      </w:pPr>
    </w:p>
    <w:p w:rsidR="00825C58" w:rsidP="00B64045" w:rsidRDefault="00825C58" w14:paraId="1E47650B" w14:textId="77777777">
      <w:pPr>
        <w:pStyle w:val="KeinLeerraum"/>
        <w:ind w:firstLine="284"/>
        <w:rPr>
          <w:lang w:val="en-US"/>
        </w:rPr>
      </w:pPr>
    </w:p>
    <w:p w:rsidR="006E35DB" w:rsidP="00A15670" w:rsidRDefault="006E35DB" w14:paraId="6953F473" w14:textId="78E4F000">
      <w:pPr>
        <w:pStyle w:val="KeinLeerraum"/>
        <w:rPr>
          <w:lang w:val="en-US"/>
        </w:rPr>
      </w:pPr>
    </w:p>
    <w:p w:rsidRPr="00F34B3E" w:rsidR="00A15670" w:rsidP="0033761C" w:rsidRDefault="00A15670" w14:paraId="3140C069" w14:textId="55EB25D9">
      <w:pPr>
        <w:pStyle w:val="KeinLeerraum"/>
        <w:rPr>
          <w:lang w:val="en-US"/>
        </w:rPr>
      </w:pPr>
      <w:r w:rsidRPr="00F34B3E">
        <w:rPr>
          <w:b/>
          <w:lang w:val="en-US"/>
        </w:rPr>
        <w:t>Keywords</w:t>
      </w:r>
      <w:r w:rsidRPr="00F34B3E">
        <w:rPr>
          <w:lang w:val="en-US"/>
        </w:rPr>
        <w:t xml:space="preserve">: </w:t>
      </w:r>
      <w:r w:rsidR="00350EE8">
        <w:rPr>
          <w:lang w:val="en-US"/>
        </w:rPr>
        <w:t>Universal Health Protection</w:t>
      </w:r>
      <w:r w:rsidRPr="00F34B3E">
        <w:rPr>
          <w:lang w:val="en-US"/>
        </w:rPr>
        <w:t xml:space="preserve">; </w:t>
      </w:r>
      <w:r w:rsidR="00350EE8">
        <w:rPr>
          <w:lang w:val="en-US"/>
        </w:rPr>
        <w:t>h</w:t>
      </w:r>
      <w:r w:rsidRPr="00F34B3E">
        <w:rPr>
          <w:lang w:val="en-US"/>
        </w:rPr>
        <w:t xml:space="preserve">ealth </w:t>
      </w:r>
      <w:r w:rsidR="00350EE8">
        <w:rPr>
          <w:lang w:val="en-US"/>
        </w:rPr>
        <w:t>i</w:t>
      </w:r>
      <w:r w:rsidRPr="00F34B3E">
        <w:rPr>
          <w:lang w:val="en-US"/>
        </w:rPr>
        <w:t xml:space="preserve">nsurance; </w:t>
      </w:r>
      <w:r w:rsidR="00350EE8">
        <w:rPr>
          <w:lang w:val="en-US"/>
        </w:rPr>
        <w:t>health services; m</w:t>
      </w:r>
      <w:r w:rsidRPr="00F34B3E">
        <w:rPr>
          <w:lang w:val="en-US"/>
        </w:rPr>
        <w:t xml:space="preserve">achine </w:t>
      </w:r>
      <w:r w:rsidR="00350EE8">
        <w:rPr>
          <w:lang w:val="en-US"/>
        </w:rPr>
        <w:t>l</w:t>
      </w:r>
      <w:r w:rsidRPr="00F34B3E">
        <w:rPr>
          <w:lang w:val="en-US"/>
        </w:rPr>
        <w:t>earning</w:t>
      </w:r>
      <w:r w:rsidRPr="00F34B3E" w:rsidR="00A94469">
        <w:rPr>
          <w:lang w:val="en-US"/>
        </w:rPr>
        <w:t>;</w:t>
      </w:r>
      <w:r w:rsidRPr="00F34B3E" w:rsidR="00BD72A1">
        <w:rPr>
          <w:lang w:val="en-US"/>
        </w:rPr>
        <w:t xml:space="preserve"> </w:t>
      </w:r>
      <w:r w:rsidR="00350EE8">
        <w:rPr>
          <w:lang w:val="en-US"/>
        </w:rPr>
        <w:t>s</w:t>
      </w:r>
      <w:r w:rsidRPr="00F34B3E" w:rsidR="00255228">
        <w:rPr>
          <w:lang w:val="en-US"/>
        </w:rPr>
        <w:t>patial</w:t>
      </w:r>
      <w:r w:rsidRPr="00F34B3E" w:rsidR="00BD72A1">
        <w:rPr>
          <w:lang w:val="en-US"/>
        </w:rPr>
        <w:t xml:space="preserve"> </w:t>
      </w:r>
      <w:r w:rsidR="00350EE8">
        <w:rPr>
          <w:lang w:val="en-US"/>
        </w:rPr>
        <w:t>a</w:t>
      </w:r>
      <w:r w:rsidRPr="00F34B3E" w:rsidR="00BD72A1">
        <w:rPr>
          <w:lang w:val="en-US"/>
        </w:rPr>
        <w:t>nalysis</w:t>
      </w:r>
    </w:p>
    <w:p w:rsidRPr="00F34B3E" w:rsidR="0033761C" w:rsidP="0033761C" w:rsidRDefault="0033761C" w14:paraId="7D7C8A90" w14:textId="77777777">
      <w:pPr>
        <w:pStyle w:val="KeinLeerraum"/>
        <w:rPr>
          <w:lang w:val="en-US"/>
        </w:rPr>
      </w:pPr>
    </w:p>
    <w:p w:rsidRPr="00F34B3E" w:rsidR="00A15670" w:rsidP="00BD534B" w:rsidRDefault="00A15670" w14:paraId="55C28914" w14:textId="20F6FA67">
      <w:pPr>
        <w:pStyle w:val="KeinLeerraum"/>
        <w:rPr>
          <w:lang w:val="it-IT"/>
        </w:rPr>
      </w:pPr>
      <w:r w:rsidRPr="00F34B3E">
        <w:rPr>
          <w:b/>
          <w:lang w:val="it-IT"/>
        </w:rPr>
        <w:t xml:space="preserve">JEL </w:t>
      </w:r>
      <w:proofErr w:type="spellStart"/>
      <w:r w:rsidRPr="00F34B3E">
        <w:rPr>
          <w:b/>
          <w:lang w:val="it-IT"/>
        </w:rPr>
        <w:t>codes</w:t>
      </w:r>
      <w:proofErr w:type="spellEnd"/>
      <w:r w:rsidRPr="00F34B3E">
        <w:rPr>
          <w:lang w:val="it-IT"/>
        </w:rPr>
        <w:t>: C4; I1; I32; O10</w:t>
      </w:r>
    </w:p>
    <w:p w:rsidRPr="00F34B3E" w:rsidR="004A4AC7" w:rsidP="00BD534B" w:rsidRDefault="004A4AC7" w14:paraId="06D991DF" w14:textId="67417248">
      <w:pPr>
        <w:pStyle w:val="KeinLeerraum"/>
        <w:rPr>
          <w:lang w:val="it-IT"/>
        </w:rPr>
      </w:pPr>
    </w:p>
    <w:p w:rsidRPr="00F34B3E" w:rsidR="004A4AC7" w:rsidP="00382F19" w:rsidRDefault="00040509" w14:paraId="1B26FB90" w14:textId="5565D443">
      <w:pPr>
        <w:spacing w:after="0" w:line="240" w:lineRule="auto"/>
        <w:rPr>
          <w:lang w:val="en-US"/>
        </w:rPr>
      </w:pPr>
      <w:r w:rsidRPr="00F34B3E">
        <w:rPr>
          <w:b/>
          <w:lang w:val="en-US"/>
        </w:rPr>
        <w:t>Funding</w:t>
      </w:r>
      <w:r w:rsidRPr="00F34B3E" w:rsidR="00382F19">
        <w:rPr>
          <w:b/>
          <w:lang w:val="en-US"/>
        </w:rPr>
        <w:t>:</w:t>
      </w:r>
      <w:r w:rsidRPr="00F34B3E" w:rsidR="00382F19">
        <w:rPr>
          <w:lang w:val="en-US"/>
        </w:rPr>
        <w:t xml:space="preserve"> </w:t>
      </w:r>
      <w:r w:rsidRPr="00F34B3E" w:rsidR="004A4AC7">
        <w:rPr>
          <w:lang w:val="en-US"/>
        </w:rPr>
        <w:t>We thank ETH Zurich and the Swiss National Research Fund (SNF) for funding this project (SNF grant number: 400640_183760)</w:t>
      </w:r>
      <w:r w:rsidRPr="00F34B3E" w:rsidR="009821DA">
        <w:rPr>
          <w:lang w:val="en-US"/>
        </w:rPr>
        <w:t xml:space="preserve">. </w:t>
      </w:r>
    </w:p>
    <w:p w:rsidRPr="00F34B3E" w:rsidR="00382F19" w:rsidP="00040509" w:rsidRDefault="00382F19" w14:paraId="7F19DADD" w14:textId="77777777">
      <w:pPr>
        <w:spacing w:after="0" w:line="240" w:lineRule="auto"/>
        <w:rPr>
          <w:lang w:val="en-US"/>
        </w:rPr>
      </w:pPr>
    </w:p>
    <w:p w:rsidRPr="00F34B3E" w:rsidR="004A4AC7" w:rsidP="00040509" w:rsidRDefault="00040509" w14:paraId="3AEEC97E" w14:textId="62D49B91">
      <w:pPr>
        <w:spacing w:after="0" w:line="240" w:lineRule="auto"/>
        <w:rPr>
          <w:lang w:val="en-US"/>
        </w:rPr>
      </w:pPr>
      <w:r w:rsidRPr="00F34B3E">
        <w:rPr>
          <w:b/>
          <w:lang w:val="en-US"/>
        </w:rPr>
        <w:t>Conflict of Interest:</w:t>
      </w:r>
      <w:r w:rsidRPr="00F34B3E">
        <w:rPr>
          <w:lang w:val="en-US"/>
        </w:rPr>
        <w:t xml:space="preserve"> </w:t>
      </w:r>
      <w:r w:rsidRPr="00F34B3E" w:rsidR="004A4AC7">
        <w:rPr>
          <w:lang w:val="en-US"/>
        </w:rPr>
        <w:t>The authors declare that they have no conflict of interest and nothing to disclose.</w:t>
      </w:r>
    </w:p>
    <w:p w:rsidRPr="00F34B3E" w:rsidR="00382F19" w:rsidP="00040509" w:rsidRDefault="00382F19" w14:paraId="1160FB45" w14:textId="77777777">
      <w:pPr>
        <w:spacing w:after="0" w:line="240" w:lineRule="auto"/>
        <w:rPr>
          <w:lang w:val="en-US"/>
        </w:rPr>
      </w:pPr>
    </w:p>
    <w:p w:rsidRPr="00F34B3E" w:rsidR="004A4AC7" w:rsidP="00382F19" w:rsidRDefault="00040509" w14:paraId="76F4ACD5" w14:textId="4FEDB561">
      <w:pPr>
        <w:spacing w:after="0" w:line="240" w:lineRule="auto"/>
        <w:rPr>
          <w:lang w:val="en-US"/>
        </w:rPr>
      </w:pPr>
      <w:r w:rsidRPr="00F34B3E">
        <w:rPr>
          <w:b/>
          <w:lang w:val="en-US"/>
        </w:rPr>
        <w:t>Data availability:</w:t>
      </w:r>
      <w:r w:rsidRPr="00F34B3E">
        <w:rPr>
          <w:lang w:val="en-US"/>
        </w:rPr>
        <w:t xml:space="preserve"> Data and materials are available for review if needed.</w:t>
      </w:r>
    </w:p>
    <w:p w:rsidRPr="00F34B3E" w:rsidR="00382F19" w:rsidP="00382F19" w:rsidRDefault="00382F19" w14:paraId="6D5439F4" w14:textId="77777777">
      <w:pPr>
        <w:spacing w:after="0" w:line="240" w:lineRule="auto"/>
        <w:rPr>
          <w:lang w:val="en-US"/>
        </w:rPr>
      </w:pPr>
    </w:p>
    <w:p w:rsidRPr="00F34B3E" w:rsidR="004A4AC7" w:rsidP="003A3282" w:rsidRDefault="00040509" w14:paraId="3698403B" w14:textId="2EF17CDC">
      <w:pPr>
        <w:spacing w:after="0" w:line="240" w:lineRule="auto"/>
        <w:rPr>
          <w:lang w:val="en-US"/>
        </w:rPr>
      </w:pPr>
      <w:r w:rsidRPr="00F34B3E">
        <w:rPr>
          <w:b/>
          <w:lang w:val="en-US"/>
        </w:rPr>
        <w:t>Code availability:</w:t>
      </w:r>
      <w:r w:rsidRPr="00F34B3E">
        <w:rPr>
          <w:lang w:val="en-US"/>
        </w:rPr>
        <w:t xml:space="preserve"> Code is available for review if needed</w:t>
      </w:r>
      <w:r w:rsidRPr="00F34B3E" w:rsidR="0021374F">
        <w:rPr>
          <w:lang w:val="en-US"/>
        </w:rPr>
        <w:t>.</w:t>
      </w:r>
    </w:p>
    <w:p w:rsidR="009821DA" w:rsidP="004A4AC7" w:rsidRDefault="009821DA" w14:paraId="7FE1A922" w14:textId="6C325742">
      <w:pPr>
        <w:pStyle w:val="KeinLeerraum"/>
        <w:rPr>
          <w:lang w:val="en-US"/>
        </w:rPr>
      </w:pPr>
    </w:p>
    <w:p w:rsidR="00302D08" w:rsidRDefault="00302D08" w14:paraId="552509E2" w14:textId="77777777">
      <w:pPr>
        <w:spacing w:line="259" w:lineRule="auto"/>
        <w:jc w:val="left"/>
        <w:rPr>
          <w:rFonts w:cs="Times New Roman" w:eastAsiaTheme="majorEastAsia"/>
          <w:sz w:val="32"/>
          <w:szCs w:val="32"/>
          <w:shd w:val="clear" w:color="auto" w:fill="FFFFFF"/>
          <w:lang w:val="en-US"/>
        </w:rPr>
      </w:pPr>
      <w:r>
        <w:rPr>
          <w:rFonts w:cs="Times New Roman"/>
          <w:shd w:val="clear" w:color="auto" w:fill="FFFFFF"/>
          <w:lang w:val="en-US"/>
        </w:rPr>
        <w:br w:type="page"/>
      </w:r>
    </w:p>
    <w:p w:rsidRPr="00F34B3E" w:rsidR="0033761C" w:rsidP="00CA3BAB" w:rsidRDefault="0033761C" w14:paraId="008DAA86" w14:textId="74A766F0">
      <w:pPr>
        <w:pStyle w:val="berschrift1"/>
        <w:numPr>
          <w:ilvl w:val="0"/>
          <w:numId w:val="4"/>
        </w:numPr>
        <w:rPr>
          <w:rFonts w:cs="Times New Roman"/>
          <w:color w:val="auto"/>
          <w:shd w:val="clear" w:color="auto" w:fill="FFFFFF"/>
          <w:lang w:val="en-US"/>
        </w:rPr>
      </w:pPr>
      <w:commentRangeStart w:id="2"/>
      <w:commentRangeStart w:id="3"/>
      <w:commentRangeStart w:id="4"/>
      <w:commentRangeStart w:id="5"/>
      <w:r w:rsidRPr="00F34B3E">
        <w:rPr>
          <w:rFonts w:cs="Times New Roman"/>
          <w:color w:val="auto"/>
          <w:shd w:val="clear" w:color="auto" w:fill="FFFFFF"/>
          <w:lang w:val="en-US"/>
        </w:rPr>
        <w:t>Introduction</w:t>
      </w:r>
      <w:commentRangeEnd w:id="2"/>
      <w:r w:rsidRPr="00F34B3E" w:rsidR="00C81535">
        <w:rPr>
          <w:rStyle w:val="Kommentarzeichen"/>
          <w:rFonts w:cs="Times New Roman"/>
          <w:color w:val="auto"/>
          <w:sz w:val="32"/>
          <w:szCs w:val="32"/>
          <w:shd w:val="clear" w:color="auto" w:fill="FFFFFF"/>
          <w:lang w:val="en-US"/>
        </w:rPr>
        <w:commentReference w:id="2"/>
      </w:r>
      <w:commentRangeEnd w:id="3"/>
      <w:r>
        <w:rPr>
          <w:rStyle w:val="CommentReference"/>
        </w:rPr>
        <w:commentReference w:id="3"/>
      </w:r>
      <w:commentRangeEnd w:id="4"/>
      <w:r>
        <w:rPr>
          <w:rStyle w:val="CommentReference"/>
        </w:rPr>
        <w:commentReference w:id="4"/>
      </w:r>
      <w:commentRangeEnd w:id="5"/>
      <w:r>
        <w:rPr>
          <w:rStyle w:val="CommentReference"/>
        </w:rPr>
        <w:commentReference w:id="5"/>
      </w:r>
    </w:p>
    <w:p w:rsidR="00073146" w:rsidP="00DD391E" w:rsidRDefault="00220438" w14:paraId="2C38B19A" w14:textId="6AB85DC6">
      <w:pPr>
        <w:pStyle w:val="KeinLeerraum"/>
        <w:spacing w:after="120" w:line="360" w:lineRule="auto"/>
        <w:ind w:firstLine="284"/>
      </w:pPr>
      <w:r w:rsidRPr="00294B09">
        <w:rPr>
          <w:lang w:val="en-US"/>
        </w:rPr>
        <w:t>Although many health outcomes have improved over the last decades, maternal and neonatal health outcomes remain relatively low</w:t>
      </w:r>
      <w:r w:rsidR="00F76138">
        <w:rPr>
          <w:lang w:val="en-US"/>
        </w:rPr>
        <w:t xml:space="preserve"> in Sub-Saharan Africa</w:t>
      </w:r>
      <w:r w:rsidRPr="00294B09">
        <w:rPr>
          <w:lang w:val="en-US"/>
        </w:rPr>
        <w:t xml:space="preserve"> (e.g., World Bank, 2021; Coates et al., 2021). </w:t>
      </w:r>
      <w:r w:rsidR="00F76138">
        <w:rPr>
          <w:lang w:val="en-US"/>
        </w:rPr>
        <w:t>Countries in the region</w:t>
      </w:r>
      <w:r w:rsidRPr="00294B09">
        <w:rPr>
          <w:lang w:val="en-US"/>
        </w:rPr>
        <w:t xml:space="preserve"> </w:t>
      </w:r>
      <w:r w:rsidR="00F76138">
        <w:rPr>
          <w:lang w:val="en-US"/>
        </w:rPr>
        <w:t xml:space="preserve">have the highest maternal mortality rates with 534 per 100,000 live births compared to the average of low and middle-income countries (LMICs) of 231 and the </w:t>
      </w:r>
      <w:r w:rsidRPr="00294B09">
        <w:rPr>
          <w:lang w:val="en-US"/>
        </w:rPr>
        <w:t xml:space="preserve">high-income countries (HICs) average of 11 (World Bank, 2021). A similar pattern can be found for neonatal mortality rates. </w:t>
      </w:r>
      <w:r w:rsidR="009A7650">
        <w:rPr>
          <w:lang w:val="en-US"/>
        </w:rPr>
        <w:t xml:space="preserve">In </w:t>
      </w:r>
      <w:r w:rsidR="00F76138">
        <w:rPr>
          <w:lang w:val="en-US"/>
        </w:rPr>
        <w:t xml:space="preserve">Sub-Saharan </w:t>
      </w:r>
      <w:r w:rsidR="009A7650">
        <w:rPr>
          <w:lang w:val="en-US"/>
        </w:rPr>
        <w:t>African countries, 27 children per 1,000 live birth</w:t>
      </w:r>
      <w:r w:rsidR="005145A7">
        <w:rPr>
          <w:lang w:val="en-US"/>
        </w:rPr>
        <w:t>s</w:t>
      </w:r>
      <w:r w:rsidR="009A7650">
        <w:rPr>
          <w:lang w:val="en-US"/>
        </w:rPr>
        <w:t xml:space="preserve"> die within the first months of life compared to 3 in high-income countries (World Bank, 2021). </w:t>
      </w:r>
      <w:r w:rsidRPr="00073146" w:rsidR="00073146">
        <w:t>Many of these deaths are preventable through timely access to skilled care during pregnancy, delivery, and the postnatal period, but essential services remain underutilized in many settings, including skilled birth attendance and postnatal check-ups (</w:t>
      </w:r>
      <w:r w:rsidR="00073146">
        <w:t>WHO</w:t>
      </w:r>
      <w:r w:rsidRPr="00073146" w:rsidR="00073146">
        <w:t>, 2022; DHS, 2022)</w:t>
      </w:r>
    </w:p>
    <w:p w:rsidR="00294B09" w:rsidP="007C0EA2" w:rsidRDefault="001425F7" w14:paraId="5BAEADBB" w14:textId="05046D53">
      <w:pPr>
        <w:pStyle w:val="KeinLeerraum"/>
        <w:spacing w:after="120" w:line="360" w:lineRule="auto"/>
        <w:ind w:firstLine="284"/>
        <w:rPr>
          <w:lang w:val="en-US"/>
        </w:rPr>
      </w:pPr>
      <w:r w:rsidRPr="001425F7">
        <w:t>At the same time, limited financial protection continues to constrain healthcare use</w:t>
      </w:r>
      <w:r w:rsidR="007C0EA2">
        <w:t xml:space="preserve">: </w:t>
      </w:r>
      <w:r w:rsidRPr="007C0EA2" w:rsidR="007C0EA2">
        <w:t>out-of-pocket payments remain common and disproportionately burden poorer households</w:t>
      </w:r>
      <w:r w:rsidR="007C0EA2">
        <w:t xml:space="preserve"> </w:t>
      </w:r>
      <w:r w:rsidRPr="00294B09" w:rsidR="00294B09">
        <w:rPr>
          <w:lang w:val="en-US"/>
        </w:rPr>
        <w:t>(e.g., Mills et al., 2012; McIntyre, 2007</w:t>
      </w:r>
      <w:r w:rsidR="007C0EA2">
        <w:rPr>
          <w:lang w:val="en-US"/>
        </w:rPr>
        <w:t xml:space="preserve">; </w:t>
      </w:r>
      <w:r w:rsidRPr="00294B09" w:rsidR="00294B09">
        <w:rPr>
          <w:lang w:val="en-US"/>
        </w:rPr>
        <w:t xml:space="preserve">Wagstaff et al., 2018). Over the last decades, many LMICs </w:t>
      </w:r>
      <w:r w:rsidR="00DD391E">
        <w:rPr>
          <w:lang w:val="en-US"/>
        </w:rPr>
        <w:t xml:space="preserve">have therefore </w:t>
      </w:r>
      <w:r w:rsidRPr="00294B09" w:rsidR="00294B09">
        <w:rPr>
          <w:lang w:val="en-US"/>
        </w:rPr>
        <w:t xml:space="preserve">implemented a mix of social, national, and community-based health insurance schemes to achieve </w:t>
      </w:r>
      <w:r w:rsidR="004618F9">
        <w:rPr>
          <w:lang w:val="en-US"/>
        </w:rPr>
        <w:t>Universal Health Coverage (UHC</w:t>
      </w:r>
      <w:r w:rsidRPr="00E0731C" w:rsidR="00E0731C">
        <w:rPr>
          <w:lang w:val="en-US"/>
        </w:rPr>
        <w:t>)</w:t>
      </w:r>
      <w:r w:rsidRPr="00E0731C" w:rsidR="00E0731C">
        <w:t>, defined as access to essential services without financial hardship</w:t>
      </w:r>
      <w:r w:rsidR="00E0731C">
        <w:t xml:space="preserve"> </w:t>
      </w:r>
      <w:r w:rsidRPr="00E0731C" w:rsidR="00294B09">
        <w:rPr>
          <w:lang w:val="en-US"/>
        </w:rPr>
        <w:t xml:space="preserve">(Osei </w:t>
      </w:r>
      <w:proofErr w:type="spellStart"/>
      <w:r w:rsidRPr="00E0731C" w:rsidR="00294B09">
        <w:rPr>
          <w:lang w:val="en-US"/>
        </w:rPr>
        <w:t>Afriye</w:t>
      </w:r>
      <w:proofErr w:type="spellEnd"/>
      <w:r w:rsidRPr="00E0731C" w:rsidR="00294B09">
        <w:rPr>
          <w:lang w:val="en-US"/>
        </w:rPr>
        <w:t xml:space="preserve"> et al., 2022</w:t>
      </w:r>
      <w:r w:rsidRPr="00E0731C" w:rsidR="00AA5028">
        <w:rPr>
          <w:lang w:val="en-US"/>
        </w:rPr>
        <w:t>; Boerma et al., 2014;</w:t>
      </w:r>
      <w:r w:rsidRPr="00294B09" w:rsidR="00AA5028">
        <w:rPr>
          <w:lang w:val="en-US"/>
        </w:rPr>
        <w:t xml:space="preserve"> Evans et al., 2012; UN, 2013</w:t>
      </w:r>
      <w:r w:rsidRPr="00294B09" w:rsidR="00294B09">
        <w:rPr>
          <w:lang w:val="en-US"/>
        </w:rPr>
        <w:t>). Although</w:t>
      </w:r>
      <w:r w:rsidR="00294B09">
        <w:rPr>
          <w:lang w:val="en-US"/>
        </w:rPr>
        <w:t xml:space="preserve"> </w:t>
      </w:r>
      <w:r w:rsidRPr="00294B09" w:rsidR="00294B09">
        <w:rPr>
          <w:lang w:val="en-US"/>
        </w:rPr>
        <w:t xml:space="preserve">the impact of the various types of health insurance schemes varies across </w:t>
      </w:r>
      <w:r w:rsidR="00AA5028">
        <w:rPr>
          <w:lang w:val="en-US"/>
        </w:rPr>
        <w:t>countries</w:t>
      </w:r>
      <w:r w:rsidRPr="00294B09" w:rsidR="00294B09">
        <w:rPr>
          <w:lang w:val="en-US"/>
        </w:rPr>
        <w:t xml:space="preserve"> and schemes, the overall evidence suggests positive effects on the two goals of UHC, namely</w:t>
      </w:r>
      <w:r w:rsidR="00294B09">
        <w:rPr>
          <w:lang w:val="en-US"/>
        </w:rPr>
        <w:t xml:space="preserve"> </w:t>
      </w:r>
      <w:r w:rsidRPr="00294B09" w:rsidR="00294B09">
        <w:rPr>
          <w:lang w:val="en-US"/>
        </w:rPr>
        <w:t xml:space="preserve">improved access to health care and financial protection (e.g., </w:t>
      </w:r>
      <w:proofErr w:type="spellStart"/>
      <w:r w:rsidRPr="00294B09" w:rsidR="00294B09">
        <w:rPr>
          <w:lang w:val="en-US"/>
        </w:rPr>
        <w:t>Erlangga</w:t>
      </w:r>
      <w:proofErr w:type="spellEnd"/>
      <w:r w:rsidRPr="00294B09" w:rsidR="00294B09">
        <w:rPr>
          <w:lang w:val="en-US"/>
        </w:rPr>
        <w:t xml:space="preserve"> et al., 2019; Spaan et al., 2012). Yet, </w:t>
      </w:r>
      <w:r w:rsidR="00DD391E">
        <w:rPr>
          <w:lang w:val="en-US"/>
        </w:rPr>
        <w:t>in many African countries</w:t>
      </w:r>
      <w:r w:rsidRPr="00294B09" w:rsidR="00294B09">
        <w:rPr>
          <w:lang w:val="en-US"/>
        </w:rPr>
        <w:t>,</w:t>
      </w:r>
      <w:r w:rsidR="00294B09">
        <w:rPr>
          <w:lang w:val="en-US"/>
        </w:rPr>
        <w:t xml:space="preserve"> </w:t>
      </w:r>
      <w:r w:rsidRPr="00294B09" w:rsidR="00294B09">
        <w:rPr>
          <w:lang w:val="en-US"/>
        </w:rPr>
        <w:t>health insurance coverage is</w:t>
      </w:r>
      <w:r w:rsidR="00294B09">
        <w:rPr>
          <w:lang w:val="en-US"/>
        </w:rPr>
        <w:t xml:space="preserve"> </w:t>
      </w:r>
      <w:r w:rsidRPr="00294B09" w:rsidR="00294B09">
        <w:rPr>
          <w:lang w:val="en-US"/>
        </w:rPr>
        <w:t>still very low and rarely exceeds</w:t>
      </w:r>
      <w:r w:rsidR="00294B09">
        <w:rPr>
          <w:lang w:val="en-US"/>
        </w:rPr>
        <w:t xml:space="preserve"> </w:t>
      </w:r>
      <w:r w:rsidRPr="00294B09" w:rsidR="00294B09">
        <w:rPr>
          <w:lang w:val="en-US"/>
        </w:rPr>
        <w:t>10% (World Bank, 2021)</w:t>
      </w:r>
      <w:r w:rsidR="00E0731C">
        <w:rPr>
          <w:lang w:val="en-US"/>
        </w:rPr>
        <w:t xml:space="preserve">, </w:t>
      </w:r>
      <w:r w:rsidRPr="008B7EE8" w:rsidR="008B7EE8">
        <w:rPr>
          <w:lang w:val="en-US"/>
        </w:rPr>
        <w:t xml:space="preserve">and </w:t>
      </w:r>
      <w:r w:rsidRPr="008B7EE8" w:rsidR="008B7EE8">
        <w:t xml:space="preserve">coverage remains uneven across socioeconomic groups, leaving out the most </w:t>
      </w:r>
      <w:proofErr w:type="gramStart"/>
      <w:r w:rsidRPr="008B7EE8" w:rsidR="008B7EE8">
        <w:t>vulnerable</w:t>
      </w:r>
      <w:r w:rsidRPr="008B7EE8" w:rsidR="006A58E6">
        <w:rPr>
          <w:lang w:val="en-US"/>
        </w:rPr>
        <w:t>(</w:t>
      </w:r>
      <w:proofErr w:type="gramEnd"/>
      <w:r w:rsidRPr="008B7EE8" w:rsidR="006A58E6">
        <w:rPr>
          <w:lang w:val="en-US"/>
        </w:rPr>
        <w:t>e.g., Osei Afriyie et al.,</w:t>
      </w:r>
      <w:r w:rsidRPr="00294B09" w:rsidR="006A58E6">
        <w:rPr>
          <w:lang w:val="en-US"/>
        </w:rPr>
        <w:t xml:space="preserve"> 2022).</w:t>
      </w:r>
      <w:r w:rsidR="006A58E6">
        <w:rPr>
          <w:lang w:val="en-US"/>
        </w:rPr>
        <w:t xml:space="preserve"> </w:t>
      </w:r>
    </w:p>
    <w:p w:rsidR="002C26B5" w:rsidP="007C0EA2" w:rsidRDefault="00183FA1" w14:paraId="6B42EA81" w14:textId="33E47B42">
      <w:pPr>
        <w:pStyle w:val="KeinLeerraum"/>
        <w:spacing w:after="120" w:line="360" w:lineRule="auto"/>
        <w:ind w:firstLine="284"/>
        <w:rPr>
          <w:lang w:val="en-US"/>
        </w:rPr>
      </w:pPr>
      <w:r w:rsidRPr="00183FA1">
        <w:t>A central challenge for policymakers is that expansion efforts</w:t>
      </w:r>
      <w:r w:rsidR="00491911">
        <w:t xml:space="preserve"> for </w:t>
      </w:r>
      <w:r w:rsidR="00C71920">
        <w:t>UHC</w:t>
      </w:r>
      <w:r w:rsidR="00491911">
        <w:t xml:space="preserve">, </w:t>
      </w:r>
      <w:r w:rsidRPr="00183FA1">
        <w:t xml:space="preserve">such as insurance </w:t>
      </w:r>
      <w:proofErr w:type="spellStart"/>
      <w:r w:rsidRPr="00183FA1">
        <w:t>enrollment</w:t>
      </w:r>
      <w:proofErr w:type="spellEnd"/>
      <w:r w:rsidRPr="00183FA1">
        <w:t xml:space="preserve"> campaigns, information provision, and service delivery strengthening</w:t>
      </w:r>
      <w:r w:rsidR="00491911">
        <w:t xml:space="preserve">, </w:t>
      </w:r>
      <w:r w:rsidRPr="00183FA1">
        <w:t xml:space="preserve">must be implemented under tight administrative </w:t>
      </w:r>
      <w:r w:rsidR="00491911">
        <w:t>budgets</w:t>
      </w:r>
      <w:r w:rsidRPr="00183FA1">
        <w:t xml:space="preserve">. This creates a practical decision </w:t>
      </w:r>
      <w:r w:rsidRPr="002B7203">
        <w:t xml:space="preserve">problem: which populations are most likely to remain excluded from health insurance coverage and essential maternal </w:t>
      </w:r>
      <w:r w:rsidR="002B7203">
        <w:t xml:space="preserve">and neonatal </w:t>
      </w:r>
      <w:r w:rsidRPr="002B7203">
        <w:t xml:space="preserve">health services, and where should limited outreach and implementation capacity be concentrated? While household surveys have been instrumental in documenting gaps and correlates of insurance </w:t>
      </w:r>
      <w:proofErr w:type="spellStart"/>
      <w:r w:rsidRPr="002B7203">
        <w:t>enrollment</w:t>
      </w:r>
      <w:proofErr w:type="spellEnd"/>
      <w:r w:rsidRPr="00183FA1">
        <w:t xml:space="preserve"> and maternal health service use, standard regression-based approaches may struggle to support</w:t>
      </w:r>
      <w:r w:rsidR="00D777A4">
        <w:t xml:space="preserve"> targeting</w:t>
      </w:r>
      <w:r w:rsidRPr="00183FA1">
        <w:t xml:space="preserve"> when outcomes are rare, highly imbalanced, and shaped by complex interactions across socioeconomic status</w:t>
      </w:r>
      <w:r w:rsidR="00215925">
        <w:t xml:space="preserve"> and many other </w:t>
      </w:r>
      <w:r w:rsidR="00E97EF5">
        <w:t>unexplained factors</w:t>
      </w:r>
      <w:r w:rsidRPr="00183FA1">
        <w:t>.</w:t>
      </w:r>
    </w:p>
    <w:p w:rsidR="00E1114C" w:rsidP="004E2227" w:rsidRDefault="004E2227" w14:paraId="1AEE8E13" w14:textId="52B5259D">
      <w:pPr>
        <w:pStyle w:val="KeinLeerraum"/>
        <w:spacing w:after="120" w:line="360" w:lineRule="auto"/>
        <w:ind w:firstLine="284"/>
      </w:pPr>
      <w:r w:rsidRPr="00294B09">
        <w:rPr>
          <w:lang w:val="en-US"/>
        </w:rPr>
        <w:t xml:space="preserve">This </w:t>
      </w:r>
      <w:r>
        <w:rPr>
          <w:lang w:val="en-US"/>
        </w:rPr>
        <w:t>study</w:t>
      </w:r>
      <w:r w:rsidRPr="00294B09">
        <w:rPr>
          <w:lang w:val="en-US"/>
        </w:rPr>
        <w:t xml:space="preserve"> addresses </w:t>
      </w:r>
      <w:r w:rsidR="00D777A4">
        <w:rPr>
          <w:lang w:val="en-US"/>
        </w:rPr>
        <w:t>this</w:t>
      </w:r>
      <w:r w:rsidRPr="00294B09">
        <w:rPr>
          <w:lang w:val="en-US"/>
        </w:rPr>
        <w:t xml:space="preserve"> challenge </w:t>
      </w:r>
      <w:r w:rsidR="00D777A4">
        <w:rPr>
          <w:lang w:val="en-US"/>
        </w:rPr>
        <w:t xml:space="preserve">by </w:t>
      </w:r>
      <w:r w:rsidR="00132FA8">
        <w:rPr>
          <w:lang w:val="en-US"/>
        </w:rPr>
        <w:t>asking</w:t>
      </w:r>
      <w:r w:rsidRPr="00294B09">
        <w:rPr>
          <w:lang w:val="en-US"/>
        </w:rPr>
        <w:t xml:space="preserve"> how </w:t>
      </w:r>
      <w:r w:rsidR="00F74C12">
        <w:rPr>
          <w:lang w:val="en-US"/>
        </w:rPr>
        <w:t xml:space="preserve">the included and excluded populations of health insurance systems and essential health services can be better identified and what the predictors are </w:t>
      </w:r>
      <w:r w:rsidR="0030266F">
        <w:rPr>
          <w:lang w:val="en-US"/>
        </w:rPr>
        <w:t>for targeting</w:t>
      </w:r>
      <w:r w:rsidR="00F74C12">
        <w:rPr>
          <w:lang w:val="en-US"/>
        </w:rPr>
        <w:t>.</w:t>
      </w:r>
      <w:r w:rsidRPr="00294B09">
        <w:rPr>
          <w:lang w:val="en-US"/>
        </w:rPr>
        <w:t xml:space="preserve"> </w:t>
      </w:r>
      <w:r w:rsidR="009E012A">
        <w:rPr>
          <w:lang w:val="en-US"/>
        </w:rPr>
        <w:t xml:space="preserve">We test </w:t>
      </w:r>
      <w:r w:rsidRPr="009E012A" w:rsidR="009E012A">
        <w:t xml:space="preserve">whether supervised machine learning can improve the identification of women at high risk of being uninsured or not receiving essential maternal </w:t>
      </w:r>
      <w:r w:rsidR="00B92557">
        <w:t xml:space="preserve">and neonatal </w:t>
      </w:r>
      <w:r w:rsidRPr="009E012A" w:rsidR="009E012A">
        <w:t>health services in Sub-Saharan Africa, compared to classical regression-based prediction models</w:t>
      </w:r>
      <w:r w:rsidR="00B92557">
        <w:t>.</w:t>
      </w:r>
      <w:r w:rsidR="00C71920">
        <w:t xml:space="preserve"> </w:t>
      </w:r>
      <w:r w:rsidRPr="00131312" w:rsidR="00131312">
        <w:t>We use Demographic and Health Survey data from 32 countries and predict four outcomes</w:t>
      </w:r>
      <w:r w:rsidR="00C71920">
        <w:t xml:space="preserve"> </w:t>
      </w:r>
      <w:r w:rsidRPr="00131312" w:rsidR="00131312">
        <w:t>spanning financial protection and care use:</w:t>
      </w:r>
      <w:r w:rsidR="00C71920">
        <w:rPr>
          <w:lang w:val="en-US"/>
        </w:rPr>
        <w:t>(</w:t>
      </w:r>
      <w:proofErr w:type="spellStart"/>
      <w:r w:rsidR="00C71920">
        <w:rPr>
          <w:lang w:val="en-US"/>
        </w:rPr>
        <w:t>i</w:t>
      </w:r>
      <w:proofErr w:type="spellEnd"/>
      <w:r w:rsidR="00C71920">
        <w:rPr>
          <w:lang w:val="en-US"/>
        </w:rPr>
        <w:t>) health insurance coverage, and three</w:t>
      </w:r>
      <w:r w:rsidRPr="00294B09" w:rsidR="00C71920">
        <w:rPr>
          <w:lang w:val="en-US"/>
        </w:rPr>
        <w:t xml:space="preserve"> basic health services: (</w:t>
      </w:r>
      <w:r w:rsidR="00C71920">
        <w:rPr>
          <w:lang w:val="en-US"/>
        </w:rPr>
        <w:t>i</w:t>
      </w:r>
      <w:r w:rsidRPr="00294B09" w:rsidR="00C71920">
        <w:rPr>
          <w:lang w:val="en-US"/>
        </w:rPr>
        <w:t xml:space="preserve">i) if a </w:t>
      </w:r>
      <w:r w:rsidR="00C71920">
        <w:rPr>
          <w:lang w:val="en-US"/>
        </w:rPr>
        <w:t>woman</w:t>
      </w:r>
      <w:r w:rsidRPr="00294B09" w:rsidR="00C71920">
        <w:rPr>
          <w:lang w:val="en-US"/>
        </w:rPr>
        <w:t xml:space="preserve"> visited a health facility at least once a year, (ii</w:t>
      </w:r>
      <w:r w:rsidR="00C71920">
        <w:rPr>
          <w:lang w:val="en-US"/>
        </w:rPr>
        <w:t>i</w:t>
      </w:r>
      <w:r w:rsidRPr="00294B09" w:rsidR="00C71920">
        <w:rPr>
          <w:lang w:val="en-US"/>
        </w:rPr>
        <w:t>) if the last-born child was born in a health facility, and (i</w:t>
      </w:r>
      <w:r w:rsidR="00C71920">
        <w:rPr>
          <w:lang w:val="en-US"/>
        </w:rPr>
        <w:t>v</w:t>
      </w:r>
      <w:r w:rsidRPr="00294B09" w:rsidR="00C71920">
        <w:rPr>
          <w:lang w:val="en-US"/>
        </w:rPr>
        <w:t>) if they had a postnatal check within the first two weeks</w:t>
      </w:r>
      <w:r w:rsidR="0080041C">
        <w:t xml:space="preserve">. </w:t>
      </w:r>
      <w:r w:rsidRPr="00131312" w:rsidR="00131312">
        <w:t xml:space="preserve">We compare a set of common supervised learning models to logistic regression benchmarks that reflect standard empirical practice, evaluating performance using metrics that are robust to class imbalance. </w:t>
      </w:r>
      <w:r w:rsidRPr="00E12D97" w:rsidR="00E12D97">
        <w:t xml:space="preserve">In addition, we examine the most predictive correlates (“risk profiles”) </w:t>
      </w:r>
      <w:r w:rsidR="00126E6B">
        <w:t>for targeting</w:t>
      </w:r>
      <w:r w:rsidRPr="00E12D97" w:rsidR="00E12D97">
        <w:t xml:space="preserve"> and </w:t>
      </w:r>
      <w:r w:rsidR="00126E6B">
        <w:t xml:space="preserve">compare them </w:t>
      </w:r>
      <w:r w:rsidRPr="00E12D97" w:rsidR="00E12D97">
        <w:t xml:space="preserve">to patterns emphasized in the existing correlational literature on </w:t>
      </w:r>
      <w:r w:rsidR="002D4EB8">
        <w:t xml:space="preserve">determinants on </w:t>
      </w:r>
      <w:r w:rsidRPr="00E12D97" w:rsidR="00E12D97">
        <w:t>insurance coverage and service use</w:t>
      </w:r>
      <w:r w:rsidR="00752D86">
        <w:rPr>
          <w:lang w:val="en-US"/>
        </w:rPr>
        <w:t xml:space="preserve">. Lastly, </w:t>
      </w:r>
      <w:r w:rsidR="008C6422">
        <w:t>we</w:t>
      </w:r>
      <w:r w:rsidRPr="008C6422" w:rsidR="008C6422">
        <w:t xml:space="preserve"> then apply the trained models to census data to generate out-of-sample predictions that summarize heterogeneity in exclusion at more granular levels than survey estimates alone.</w:t>
      </w:r>
    </w:p>
    <w:p w:rsidR="008E4F2F" w:rsidP="008E4F2F" w:rsidRDefault="008E4F2F" w14:paraId="3BBFB290" w14:textId="7BC2F82C">
      <w:pPr>
        <w:pStyle w:val="KeinLeerraum"/>
        <w:spacing w:after="120" w:line="360" w:lineRule="auto"/>
        <w:ind w:firstLine="284"/>
      </w:pPr>
      <w:r w:rsidRPr="00294B09">
        <w:rPr>
          <w:lang w:val="en-US"/>
        </w:rPr>
        <w:t xml:space="preserve">We find </w:t>
      </w:r>
      <w:r>
        <w:rPr>
          <w:lang w:val="en-US"/>
        </w:rPr>
        <w:t xml:space="preserve">that </w:t>
      </w:r>
      <w:r w:rsidR="004D0A69">
        <w:rPr>
          <w:lang w:val="en-US"/>
        </w:rPr>
        <w:t>…</w:t>
      </w:r>
    </w:p>
    <w:p w:rsidR="003E66C2" w:rsidP="00294B09" w:rsidRDefault="00B25E93" w14:paraId="128D1601" w14:textId="2CB673FF">
      <w:pPr>
        <w:pStyle w:val="KeinLeerraum"/>
        <w:spacing w:after="120" w:line="360" w:lineRule="auto"/>
        <w:ind w:firstLine="284"/>
        <w:rPr>
          <w:lang w:val="en-US"/>
        </w:rPr>
      </w:pPr>
      <w:r>
        <w:rPr>
          <w:lang w:val="en-US"/>
        </w:rPr>
        <w:t xml:space="preserve">This paper contributes to a growing literature using machine learning to support policy decisions under informational </w:t>
      </w:r>
      <w:r w:rsidR="009674CD">
        <w:rPr>
          <w:lang w:val="en-US"/>
        </w:rPr>
        <w:t>constraints</w:t>
      </w:r>
      <w:r>
        <w:rPr>
          <w:lang w:val="en-US"/>
        </w:rPr>
        <w:t xml:space="preserve">. </w:t>
      </w:r>
      <w:r w:rsidR="00D602A0">
        <w:rPr>
          <w:lang w:val="en-US"/>
        </w:rPr>
        <w:t xml:space="preserve">A first strand </w:t>
      </w:r>
      <w:r w:rsidRPr="00294B09" w:rsidR="00294B09">
        <w:rPr>
          <w:lang w:val="en-US"/>
        </w:rPr>
        <w:t>of literature</w:t>
      </w:r>
      <w:r w:rsidR="00294B09">
        <w:rPr>
          <w:lang w:val="en-US"/>
        </w:rPr>
        <w:t xml:space="preserve"> </w:t>
      </w:r>
      <w:r w:rsidRPr="00294B09" w:rsidR="00294B09">
        <w:rPr>
          <w:lang w:val="en-US"/>
        </w:rPr>
        <w:t xml:space="preserve">uses </w:t>
      </w:r>
      <w:r w:rsidR="00D602A0">
        <w:rPr>
          <w:lang w:val="en-US"/>
        </w:rPr>
        <w:t>ML</w:t>
      </w:r>
      <w:r w:rsidRPr="00294B09" w:rsidR="00294B09">
        <w:rPr>
          <w:lang w:val="en-US"/>
        </w:rPr>
        <w:t xml:space="preserve"> techniques with the aim of </w:t>
      </w:r>
      <w:r w:rsidR="009B157F">
        <w:rPr>
          <w:lang w:val="en-US"/>
        </w:rPr>
        <w:t>better-targeting</w:t>
      </w:r>
      <w:r w:rsidRPr="00294B09" w:rsidR="00294B09">
        <w:rPr>
          <w:lang w:val="en-US"/>
        </w:rPr>
        <w:t xml:space="preserve"> policies. For example, Blair et al. (2017) and Bazzi et al. (2019) use ML to predict where local violence most likely occurs to allocate peacekeeping and policing resources. Savage et al. (2017) </w:t>
      </w:r>
      <w:r w:rsidR="007F381F">
        <w:rPr>
          <w:lang w:val="en-US"/>
        </w:rPr>
        <w:t>predict</w:t>
      </w:r>
      <w:r w:rsidR="00294B09">
        <w:rPr>
          <w:lang w:val="en-US"/>
        </w:rPr>
        <w:t xml:space="preserve"> </w:t>
      </w:r>
      <w:r w:rsidRPr="00294B09" w:rsidR="00294B09">
        <w:rPr>
          <w:lang w:val="en-US"/>
        </w:rPr>
        <w:t xml:space="preserve">instances of money laundering in the US; </w:t>
      </w:r>
      <w:commentRangeStart w:id="6"/>
      <w:commentRangeStart w:id="7"/>
      <w:r w:rsidRPr="00294B09" w:rsidR="00294B09">
        <w:rPr>
          <w:lang w:val="en-US"/>
        </w:rPr>
        <w:t xml:space="preserve">Sansone and Zhu (2021) </w:t>
      </w:r>
      <w:commentRangeEnd w:id="6"/>
      <w:r w:rsidRPr="00294B09" w:rsidR="00110A12">
        <w:rPr>
          <w:rStyle w:val="Kommentarzeichen"/>
          <w:sz w:val="22"/>
          <w:szCs w:val="22"/>
          <w:lang w:val="en-US"/>
        </w:rPr>
        <w:commentReference w:id="6"/>
      </w:r>
      <w:commentRangeEnd w:id="7"/>
      <w:r>
        <w:rPr>
          <w:rStyle w:val="CommentReference"/>
        </w:rPr>
        <w:commentReference w:id="7"/>
      </w:r>
      <w:r w:rsidRPr="00294B09" w:rsidR="00294B09">
        <w:rPr>
          <w:lang w:val="en-US"/>
        </w:rPr>
        <w:t>use ML to better target welfare recipients in Australia; Kang et al. (2013)</w:t>
      </w:r>
      <w:r w:rsidR="00993B11">
        <w:rPr>
          <w:lang w:val="en-US"/>
        </w:rPr>
        <w:t xml:space="preserve"> aim to</w:t>
      </w:r>
      <w:r w:rsidRPr="00294B09" w:rsidR="00294B09">
        <w:rPr>
          <w:lang w:val="en-US"/>
        </w:rPr>
        <w:t xml:space="preserve"> improve the allocation of health inspectors; Chandler et al. (2011) </w:t>
      </w:r>
      <w:r w:rsidR="00993B11">
        <w:rPr>
          <w:lang w:val="en-US"/>
        </w:rPr>
        <w:t>aim at</w:t>
      </w:r>
      <w:r w:rsidRPr="00294B09" w:rsidR="00294B09">
        <w:rPr>
          <w:lang w:val="en-US"/>
        </w:rPr>
        <w:t xml:space="preserve"> shooting preventions for high-risk youth in the US; and Cuccaro-Alamin et al. (2017) and </w:t>
      </w:r>
      <w:proofErr w:type="spellStart"/>
      <w:r w:rsidRPr="00294B09" w:rsidR="00294B09">
        <w:rPr>
          <w:lang w:val="en-US"/>
        </w:rPr>
        <w:t>Vaithianathan</w:t>
      </w:r>
      <w:proofErr w:type="spellEnd"/>
      <w:r w:rsidRPr="00294B09" w:rsidR="00294B09">
        <w:rPr>
          <w:lang w:val="en-US"/>
        </w:rPr>
        <w:t xml:space="preserve"> et al. (2013) </w:t>
      </w:r>
      <w:r w:rsidR="00993B11">
        <w:rPr>
          <w:lang w:val="en-US"/>
        </w:rPr>
        <w:t>predict</w:t>
      </w:r>
      <w:r w:rsidRPr="00294B09" w:rsidR="00294B09">
        <w:rPr>
          <w:lang w:val="en-US"/>
        </w:rPr>
        <w:t xml:space="preserve"> child abuse and maltreatment in the US and New Zealan</w:t>
      </w:r>
      <w:r w:rsidR="00294B09">
        <w:rPr>
          <w:lang w:val="en-US"/>
        </w:rPr>
        <w:t>d</w:t>
      </w:r>
      <w:r w:rsidR="00993B11">
        <w:rPr>
          <w:lang w:val="en-US"/>
        </w:rPr>
        <w:t xml:space="preserve"> to improve the targeting of prevention policies</w:t>
      </w:r>
      <w:r w:rsidR="00294B09">
        <w:rPr>
          <w:lang w:val="en-US"/>
        </w:rPr>
        <w:t xml:space="preserve">. </w:t>
      </w:r>
      <w:r w:rsidR="00993B11">
        <w:rPr>
          <w:lang w:val="en-US"/>
        </w:rPr>
        <w:t>Others have used</w:t>
      </w:r>
      <w:r w:rsidR="00294B09">
        <w:rPr>
          <w:lang w:val="en-US"/>
        </w:rPr>
        <w:t xml:space="preserve"> </w:t>
      </w:r>
      <w:r w:rsidRPr="00294B09" w:rsidR="00294B09">
        <w:rPr>
          <w:lang w:val="en-US"/>
        </w:rPr>
        <w:t xml:space="preserve">ML for detecting early warning signs </w:t>
      </w:r>
      <w:r w:rsidR="00B05C92">
        <w:rPr>
          <w:lang w:val="en-US"/>
        </w:rPr>
        <w:t xml:space="preserve">of high infant and child mortality risk </w:t>
      </w:r>
      <w:r w:rsidRPr="00294B09" w:rsidR="00294B09">
        <w:rPr>
          <w:lang w:val="en-US"/>
        </w:rPr>
        <w:t>(Brahma, 2021), patient screening (e.g., Mullainathan and Spiess, 2017)</w:t>
      </w:r>
      <w:r w:rsidR="00B05C92">
        <w:rPr>
          <w:lang w:val="en-US"/>
        </w:rPr>
        <w:t>,</w:t>
      </w:r>
      <w:r w:rsidR="004E2227">
        <w:rPr>
          <w:lang w:val="en-US"/>
        </w:rPr>
        <w:t xml:space="preserve"> or</w:t>
      </w:r>
      <w:r w:rsidRPr="00294B09" w:rsidR="00294B09">
        <w:rPr>
          <w:lang w:val="en-US"/>
        </w:rPr>
        <w:t xml:space="preserve"> </w:t>
      </w:r>
      <w:r w:rsidR="009B157F">
        <w:rPr>
          <w:lang w:val="en-US"/>
        </w:rPr>
        <w:t>healthcare</w:t>
      </w:r>
      <w:r w:rsidRPr="00294B09" w:rsidR="00294B09">
        <w:rPr>
          <w:lang w:val="en-US"/>
        </w:rPr>
        <w:t xml:space="preserve"> cost predictions (e.g., Vimont et al., 2021). As Sansone and Zhu (2021) show in their study about welfare recipients in Australia, caseworkers can achieve a better detection rate with </w:t>
      </w:r>
      <w:r w:rsidR="007F381F">
        <w:rPr>
          <w:lang w:val="en-US"/>
        </w:rPr>
        <w:t>an</w:t>
      </w:r>
      <w:r w:rsidRPr="00294B09" w:rsidR="00294B09">
        <w:rPr>
          <w:lang w:val="en-US"/>
        </w:rPr>
        <w:t xml:space="preserve"> ML approach than</w:t>
      </w:r>
      <w:r w:rsidR="004E2227">
        <w:rPr>
          <w:lang w:val="en-US"/>
        </w:rPr>
        <w:t xml:space="preserve"> the</w:t>
      </w:r>
      <w:r w:rsidR="00294B09">
        <w:rPr>
          <w:lang w:val="en-US"/>
        </w:rPr>
        <w:t xml:space="preserve"> </w:t>
      </w:r>
      <w:r w:rsidRPr="00294B09" w:rsidR="00294B09">
        <w:rPr>
          <w:lang w:val="en-US"/>
        </w:rPr>
        <w:t xml:space="preserve">early warning systems currently in use. </w:t>
      </w:r>
      <w:r w:rsidR="006C6B94">
        <w:rPr>
          <w:lang w:val="en-US"/>
        </w:rPr>
        <w:t>ML can increase the predictive power to make accurate forecasts and is more accurate</w:t>
      </w:r>
      <w:r w:rsidR="004E2227">
        <w:rPr>
          <w:lang w:val="en-US"/>
        </w:rPr>
        <w:t xml:space="preserve"> in</w:t>
      </w:r>
      <w:r w:rsidRPr="00294B09" w:rsidR="00294B09">
        <w:rPr>
          <w:lang w:val="en-US"/>
        </w:rPr>
        <w:t xml:space="preserve"> out-of-sample predictions</w:t>
      </w:r>
      <w:r w:rsidR="004E2227">
        <w:rPr>
          <w:lang w:val="en-US"/>
        </w:rPr>
        <w:t xml:space="preserve"> than “classic” econometrics</w:t>
      </w:r>
      <w:r w:rsidRPr="00294B09" w:rsidR="00294B09">
        <w:rPr>
          <w:lang w:val="en-US"/>
        </w:rPr>
        <w:t>.</w:t>
      </w:r>
      <w:r w:rsidR="003F3B8B">
        <w:rPr>
          <w:lang w:val="en-US"/>
        </w:rPr>
        <w:t xml:space="preserve"> </w:t>
      </w:r>
      <w:r w:rsidRPr="003E66C2" w:rsidR="003E66C2">
        <w:t xml:space="preserve">Relative to </w:t>
      </w:r>
      <w:r w:rsidR="003E66C2">
        <w:t>this literature, evidence on ML-based prediction for social health protection, specifically health insurance coverage and essential maternal and neonatal service use in Sub-Saharan Africa, remains limited, particularly in settings where administrative data are scarce,</w:t>
      </w:r>
      <w:r w:rsidRPr="003E66C2" w:rsidR="003E66C2">
        <w:t xml:space="preserve"> and survey data must be leveraged at scale.</w:t>
      </w:r>
    </w:p>
    <w:p w:rsidR="00294B09" w:rsidP="00294B09" w:rsidRDefault="00482CEB" w14:paraId="7ABA095F" w14:textId="424F70FF">
      <w:pPr>
        <w:pStyle w:val="KeinLeerraum"/>
        <w:spacing w:after="120" w:line="360" w:lineRule="auto"/>
        <w:ind w:firstLine="284"/>
        <w:rPr>
          <w:lang w:val="en-US"/>
        </w:rPr>
      </w:pPr>
      <w:r w:rsidRPr="001E001B">
        <w:rPr>
          <w:lang w:val="en-US"/>
        </w:rPr>
        <w:t xml:space="preserve">A parallel line of work applies ML to </w:t>
      </w:r>
      <w:r w:rsidRPr="007E0210">
        <w:rPr>
          <w:lang w:val="en-US"/>
        </w:rPr>
        <w:t>predict poverty and economic well</w:t>
      </w:r>
      <w:r w:rsidRPr="007E0210">
        <w:rPr>
          <w:lang w:val="en-US"/>
        </w:rPr>
        <w:noBreakHyphen/>
        <w:t>being</w:t>
      </w:r>
      <w:r w:rsidRPr="001E001B">
        <w:rPr>
          <w:lang w:val="en-US"/>
        </w:rPr>
        <w:t xml:space="preserve"> directly.</w:t>
      </w:r>
      <w:r>
        <w:rPr>
          <w:lang w:val="en-US"/>
        </w:rPr>
        <w:t xml:space="preserve"> For example, </w:t>
      </w:r>
      <w:proofErr w:type="gramStart"/>
      <w:r w:rsidR="004B16A3">
        <w:rPr>
          <w:lang w:val="en-US"/>
        </w:rPr>
        <w:t>Corral</w:t>
      </w:r>
      <w:proofErr w:type="gramEnd"/>
      <w:r w:rsidR="004B16A3">
        <w:rPr>
          <w:lang w:val="en-US"/>
        </w:rPr>
        <w:t xml:space="preserve"> et al. (2025) use ML models and demographic survey data to predict poverty rates and contrast </w:t>
      </w:r>
      <w:r w:rsidR="00D550A1">
        <w:rPr>
          <w:lang w:val="en-US"/>
        </w:rPr>
        <w:t>them</w:t>
      </w:r>
      <w:r w:rsidR="004B16A3">
        <w:rPr>
          <w:lang w:val="en-US"/>
        </w:rPr>
        <w:t xml:space="preserve"> with modern approaches that rely on remotely sensed data. </w:t>
      </w:r>
      <w:r w:rsidRPr="001E001B">
        <w:rPr>
          <w:lang w:val="en-US"/>
        </w:rPr>
        <w:t>A</w:t>
      </w:r>
      <w:r w:rsidR="00C12BE3">
        <w:rPr>
          <w:lang w:val="en-US"/>
        </w:rPr>
        <w:t>nother</w:t>
      </w:r>
      <w:r w:rsidRPr="001E001B">
        <w:rPr>
          <w:lang w:val="en-US"/>
        </w:rPr>
        <w:t xml:space="preserve"> recent article proposes an ML approach that </w:t>
      </w:r>
      <w:r w:rsidR="00C12BE3">
        <w:rPr>
          <w:lang w:val="en-US"/>
        </w:rPr>
        <w:t xml:space="preserve">allows </w:t>
      </w:r>
      <w:r w:rsidR="00D550A1">
        <w:rPr>
          <w:lang w:val="en-US"/>
        </w:rPr>
        <w:t>for leveraging the unlabeled data from the census to get more granular estimates for poverty prediction, outperforming traditional survey-only</w:t>
      </w:r>
      <w:r w:rsidRPr="001E001B">
        <w:rPr>
          <w:lang w:val="en-US"/>
        </w:rPr>
        <w:t xml:space="preserve"> models</w:t>
      </w:r>
      <w:r w:rsidR="007E0210">
        <w:rPr>
          <w:lang w:val="en-US"/>
        </w:rPr>
        <w:t xml:space="preserve"> (</w:t>
      </w:r>
      <w:proofErr w:type="spellStart"/>
      <w:r w:rsidRPr="007E0210" w:rsidR="007E0210">
        <w:t>Echevin</w:t>
      </w:r>
      <w:proofErr w:type="spellEnd"/>
      <w:r w:rsidR="007E0210">
        <w:t xml:space="preserve"> et al., 2025)</w:t>
      </w:r>
      <w:r w:rsidRPr="001E001B">
        <w:rPr>
          <w:lang w:val="en-US"/>
        </w:rPr>
        <w:t xml:space="preserve">. </w:t>
      </w:r>
      <w:r w:rsidRPr="00294B09" w:rsidR="00294B09">
        <w:rPr>
          <w:lang w:val="en-US"/>
        </w:rPr>
        <w:t>To our knowledge, there has not been a study applying ML models</w:t>
      </w:r>
      <w:r w:rsidR="00C12BE3">
        <w:rPr>
          <w:lang w:val="en-US"/>
        </w:rPr>
        <w:t xml:space="preserve"> on demographic survey and census data</w:t>
      </w:r>
      <w:r w:rsidRPr="00294B09" w:rsidR="00294B09">
        <w:rPr>
          <w:lang w:val="en-US"/>
        </w:rPr>
        <w:t xml:space="preserve"> </w:t>
      </w:r>
      <w:r w:rsidR="00C12BE3">
        <w:rPr>
          <w:lang w:val="en-US"/>
        </w:rPr>
        <w:t>that focuses on</w:t>
      </w:r>
      <w:r w:rsidRPr="00294B09" w:rsidR="00294B09">
        <w:rPr>
          <w:lang w:val="en-US"/>
        </w:rPr>
        <w:t xml:space="preserve"> health insurance </w:t>
      </w:r>
      <w:r w:rsidR="004E2227">
        <w:rPr>
          <w:lang w:val="en-US"/>
        </w:rPr>
        <w:t>and</w:t>
      </w:r>
      <w:r w:rsidRPr="00294B09" w:rsidR="00294B09">
        <w:rPr>
          <w:lang w:val="en-US"/>
        </w:rPr>
        <w:t xml:space="preserve"> health services</w:t>
      </w:r>
      <w:r w:rsidR="004E2227">
        <w:rPr>
          <w:lang w:val="en-US"/>
        </w:rPr>
        <w:t xml:space="preserve"> usage </w:t>
      </w:r>
      <w:r w:rsidR="00C12BE3">
        <w:rPr>
          <w:lang w:val="en-US"/>
        </w:rPr>
        <w:t xml:space="preserve">in </w:t>
      </w:r>
      <w:r w:rsidR="00E15A9A">
        <w:rPr>
          <w:lang w:val="en-US"/>
        </w:rPr>
        <w:t>Sub-Saharan</w:t>
      </w:r>
      <w:r w:rsidR="00DC4C6F">
        <w:rPr>
          <w:lang w:val="en-US"/>
        </w:rPr>
        <w:t xml:space="preserve"> </w:t>
      </w:r>
      <w:r w:rsidR="004E2227">
        <w:rPr>
          <w:lang w:val="en-US"/>
        </w:rPr>
        <w:t xml:space="preserve">Africa. </w:t>
      </w:r>
    </w:p>
    <w:p w:rsidR="009F250A" w:rsidP="003F3B8B" w:rsidRDefault="003F3B8B" w14:paraId="3F1223B0" w14:textId="217E9C24">
      <w:pPr>
        <w:pStyle w:val="KeinLeerraum"/>
        <w:spacing w:after="120" w:line="360" w:lineRule="auto"/>
        <w:ind w:firstLine="284"/>
        <w:rPr>
          <w:lang w:val="en-US"/>
        </w:rPr>
      </w:pPr>
      <w:r>
        <w:rPr>
          <w:lang w:val="en-US"/>
        </w:rPr>
        <w:t xml:space="preserve">This paper also </w:t>
      </w:r>
      <w:r w:rsidR="00E15A9A">
        <w:rPr>
          <w:lang w:val="en-US"/>
        </w:rPr>
        <w:t>relates</w:t>
      </w:r>
      <w:r>
        <w:rPr>
          <w:lang w:val="en-US"/>
        </w:rPr>
        <w:t xml:space="preserve"> to the large literature on </w:t>
      </w:r>
      <w:r w:rsidRPr="00294B09">
        <w:rPr>
          <w:lang w:val="en-US"/>
        </w:rPr>
        <w:t xml:space="preserve">determinants of health insurance coverage </w:t>
      </w:r>
      <w:r w:rsidR="00B70C91">
        <w:rPr>
          <w:lang w:val="en-US"/>
        </w:rPr>
        <w:t xml:space="preserve">and </w:t>
      </w:r>
      <w:r w:rsidRPr="00294B09" w:rsidR="00B70C91">
        <w:rPr>
          <w:lang w:val="en-US"/>
        </w:rPr>
        <w:t>health</w:t>
      </w:r>
      <w:r>
        <w:rPr>
          <w:lang w:val="en-US"/>
        </w:rPr>
        <w:t xml:space="preserve"> care </w:t>
      </w:r>
      <w:r w:rsidRPr="00294B09">
        <w:rPr>
          <w:lang w:val="en-US"/>
        </w:rPr>
        <w:t>utilization</w:t>
      </w:r>
      <w:r>
        <w:rPr>
          <w:lang w:val="en-US"/>
        </w:rPr>
        <w:t xml:space="preserve"> </w:t>
      </w:r>
      <w:r w:rsidRPr="00294B09">
        <w:rPr>
          <w:lang w:val="en-US"/>
        </w:rPr>
        <w:t>in LMICs.</w:t>
      </w:r>
      <w:r w:rsidR="00B70C91">
        <w:rPr>
          <w:lang w:val="en-US"/>
        </w:rPr>
        <w:t xml:space="preserve"> Studies about health insurance coverage </w:t>
      </w:r>
      <w:r w:rsidRPr="00294B09">
        <w:rPr>
          <w:lang w:val="en-US"/>
        </w:rPr>
        <w:t xml:space="preserve">show that higher wealth, </w:t>
      </w:r>
      <w:proofErr w:type="gramStart"/>
      <w:r w:rsidRPr="00294B09">
        <w:rPr>
          <w:lang w:val="en-US"/>
        </w:rPr>
        <w:t>high</w:t>
      </w:r>
      <w:proofErr w:type="gramEnd"/>
      <w:r w:rsidRPr="00294B09">
        <w:rPr>
          <w:lang w:val="en-US"/>
        </w:rPr>
        <w:t xml:space="preserve"> education, older age, formal occupation, and urban residence are</w:t>
      </w:r>
      <w:r>
        <w:rPr>
          <w:lang w:val="en-US"/>
        </w:rPr>
        <w:t xml:space="preserve"> </w:t>
      </w:r>
      <w:r w:rsidRPr="00294B09">
        <w:rPr>
          <w:lang w:val="en-US"/>
        </w:rPr>
        <w:t xml:space="preserve">key </w:t>
      </w:r>
      <w:r>
        <w:rPr>
          <w:lang w:val="en-US"/>
        </w:rPr>
        <w:t>drivers</w:t>
      </w:r>
      <w:r w:rsidRPr="00294B09">
        <w:rPr>
          <w:lang w:val="en-US"/>
        </w:rPr>
        <w:t xml:space="preserve"> for health insurance coverage (e.g., Osei Afriyie et al, 2022; Salari et al., 2019; Amu et al. 2018). </w:t>
      </w:r>
      <w:r>
        <w:rPr>
          <w:lang w:val="en-US"/>
        </w:rPr>
        <w:t>W</w:t>
      </w:r>
      <w:r w:rsidRPr="00294B09">
        <w:rPr>
          <w:lang w:val="en-US"/>
        </w:rPr>
        <w:t>ealth, and</w:t>
      </w:r>
      <w:r>
        <w:rPr>
          <w:lang w:val="en-US"/>
        </w:rPr>
        <w:t xml:space="preserve"> formal</w:t>
      </w:r>
      <w:r w:rsidRPr="00294B09">
        <w:rPr>
          <w:lang w:val="en-US"/>
        </w:rPr>
        <w:t xml:space="preserve"> employment are crucial economic determinants and, at the same time, portray two of the main barriers to enrolment into health insurance schemes: lack of access for the very poor and</w:t>
      </w:r>
      <w:r>
        <w:rPr>
          <w:lang w:val="en-US"/>
        </w:rPr>
        <w:t xml:space="preserve"> work in</w:t>
      </w:r>
      <w:r w:rsidRPr="00294B09">
        <w:rPr>
          <w:lang w:val="en-US"/>
        </w:rPr>
        <w:t xml:space="preserve"> the informal sector (e.g., Duku; 2018; Kumi-</w:t>
      </w:r>
      <w:proofErr w:type="spellStart"/>
      <w:r w:rsidRPr="00294B09">
        <w:rPr>
          <w:lang w:val="en-US"/>
        </w:rPr>
        <w:t>Kyereme</w:t>
      </w:r>
      <w:proofErr w:type="spellEnd"/>
      <w:r w:rsidRPr="00294B09">
        <w:rPr>
          <w:lang w:val="en-US"/>
        </w:rPr>
        <w:t xml:space="preserve"> and Amo-Adjei, 2013; Amu et al., 2018; </w:t>
      </w:r>
      <w:proofErr w:type="spellStart"/>
      <w:r w:rsidRPr="00294B09">
        <w:rPr>
          <w:lang w:val="en-US"/>
        </w:rPr>
        <w:t>Msuya</w:t>
      </w:r>
      <w:proofErr w:type="spellEnd"/>
      <w:r w:rsidRPr="00294B09">
        <w:rPr>
          <w:lang w:val="en-US"/>
        </w:rPr>
        <w:t xml:space="preserve"> at al., 2007; Salari et al., 2019; Dixon et al., 2014; </w:t>
      </w:r>
      <w:proofErr w:type="spellStart"/>
      <w:r w:rsidRPr="00294B09">
        <w:rPr>
          <w:lang w:val="en-US"/>
        </w:rPr>
        <w:t>Akazili</w:t>
      </w:r>
      <w:proofErr w:type="spellEnd"/>
      <w:r w:rsidRPr="00294B09">
        <w:rPr>
          <w:lang w:val="en-US"/>
        </w:rPr>
        <w:t xml:space="preserve"> et al., 2014; Jehu-Appiah et al., 2011). Since LMICs have a large share of informal sector workers</w:t>
      </w:r>
      <w:r>
        <w:rPr>
          <w:lang w:val="en-US"/>
        </w:rPr>
        <w:t xml:space="preserve"> </w:t>
      </w:r>
      <w:r w:rsidRPr="00294B09">
        <w:rPr>
          <w:lang w:val="en-US"/>
        </w:rPr>
        <w:t>– resulting in a lack of information about working status</w:t>
      </w:r>
      <w:r>
        <w:rPr>
          <w:lang w:val="en-US"/>
        </w:rPr>
        <w:t xml:space="preserve"> and income</w:t>
      </w:r>
      <w:r w:rsidRPr="00294B09">
        <w:rPr>
          <w:lang w:val="en-US"/>
        </w:rPr>
        <w:t>– it is challenging to target and cover workers</w:t>
      </w:r>
      <w:r>
        <w:rPr>
          <w:lang w:val="en-US"/>
        </w:rPr>
        <w:t xml:space="preserve"> with health insurance </w:t>
      </w:r>
      <w:r w:rsidRPr="00294B09">
        <w:rPr>
          <w:lang w:val="en-US"/>
        </w:rPr>
        <w:t xml:space="preserve">(Lagomarsino et al., 2012). </w:t>
      </w:r>
      <w:r>
        <w:rPr>
          <w:lang w:val="en-US"/>
        </w:rPr>
        <w:t>Other studies have shown</w:t>
      </w:r>
      <w:r w:rsidRPr="00294B09">
        <w:rPr>
          <w:lang w:val="en-US"/>
        </w:rPr>
        <w:t xml:space="preserve"> that </w:t>
      </w:r>
      <w:r>
        <w:rPr>
          <w:lang w:val="en-US"/>
        </w:rPr>
        <w:t xml:space="preserve">also supply-side factors, such as </w:t>
      </w:r>
      <w:r w:rsidRPr="00294B09">
        <w:rPr>
          <w:lang w:val="en-US"/>
        </w:rPr>
        <w:t xml:space="preserve">distance to the next health facility, play an important </w:t>
      </w:r>
      <w:r>
        <w:rPr>
          <w:lang w:val="en-US"/>
        </w:rPr>
        <w:t xml:space="preserve">role in explaining health insurance coverage </w:t>
      </w:r>
      <w:r w:rsidRPr="00294B09">
        <w:rPr>
          <w:lang w:val="en-US"/>
        </w:rPr>
        <w:t xml:space="preserve">(e.g., Boateng and </w:t>
      </w:r>
      <w:proofErr w:type="spellStart"/>
      <w:r w:rsidRPr="00294B09">
        <w:rPr>
          <w:lang w:val="en-US"/>
        </w:rPr>
        <w:t>Awunyor</w:t>
      </w:r>
      <w:proofErr w:type="spellEnd"/>
      <w:r w:rsidRPr="00294B09">
        <w:rPr>
          <w:lang w:val="en-US"/>
        </w:rPr>
        <w:t xml:space="preserve">-Vitor, 2013; Jehu-Appiah et al., 2011; Kusi et al., 2018; Duku, 2018; Dixon et al., 2014; Mensah et al., 2010). </w:t>
      </w:r>
      <w:r>
        <w:rPr>
          <w:lang w:val="en-US"/>
        </w:rPr>
        <w:t>Last, other</w:t>
      </w:r>
      <w:r w:rsidRPr="00294B09">
        <w:rPr>
          <w:lang w:val="en-US"/>
        </w:rPr>
        <w:t xml:space="preserve"> studies </w:t>
      </w:r>
      <w:r>
        <w:rPr>
          <w:lang w:val="en-US"/>
        </w:rPr>
        <w:t>have</w:t>
      </w:r>
      <w:r w:rsidRPr="00294B09">
        <w:rPr>
          <w:lang w:val="en-US"/>
        </w:rPr>
        <w:t xml:space="preserve"> identified</w:t>
      </w:r>
      <w:r>
        <w:rPr>
          <w:lang w:val="en-US"/>
        </w:rPr>
        <w:t xml:space="preserve"> </w:t>
      </w:r>
      <w:r w:rsidRPr="00294B09">
        <w:rPr>
          <w:lang w:val="en-US"/>
        </w:rPr>
        <w:t>country-specific factors</w:t>
      </w:r>
      <w:r>
        <w:rPr>
          <w:lang w:val="en-US"/>
        </w:rPr>
        <w:t>, such as media exposure,</w:t>
      </w:r>
      <w:r w:rsidRPr="00294B09">
        <w:rPr>
          <w:lang w:val="en-US"/>
        </w:rPr>
        <w:t xml:space="preserve"> associated with health insurance coverage (e.g., </w:t>
      </w:r>
      <w:proofErr w:type="spellStart"/>
      <w:r w:rsidRPr="00294B09">
        <w:rPr>
          <w:lang w:val="en-US"/>
        </w:rPr>
        <w:t>Akazili</w:t>
      </w:r>
      <w:proofErr w:type="spellEnd"/>
      <w:r w:rsidRPr="00294B09">
        <w:rPr>
          <w:lang w:val="en-US"/>
        </w:rPr>
        <w:t xml:space="preserve"> et al., 2014; Macha et al., 2014; Jehu-Appiah et al., 2011; Kusi et al., 2017; Boateng and </w:t>
      </w:r>
      <w:proofErr w:type="spellStart"/>
      <w:r w:rsidRPr="00294B09">
        <w:rPr>
          <w:lang w:val="en-US"/>
        </w:rPr>
        <w:t>Awunyor</w:t>
      </w:r>
      <w:proofErr w:type="spellEnd"/>
      <w:r w:rsidRPr="00294B09">
        <w:rPr>
          <w:lang w:val="en-US"/>
        </w:rPr>
        <w:t xml:space="preserve">-Vitor, 2013; </w:t>
      </w:r>
      <w:proofErr w:type="spellStart"/>
      <w:r w:rsidRPr="00294B09">
        <w:rPr>
          <w:lang w:val="en-US"/>
        </w:rPr>
        <w:t>Mosonsieyiri</w:t>
      </w:r>
      <w:proofErr w:type="spellEnd"/>
      <w:r w:rsidRPr="00294B09">
        <w:rPr>
          <w:lang w:val="en-US"/>
        </w:rPr>
        <w:t xml:space="preserve"> </w:t>
      </w:r>
      <w:proofErr w:type="spellStart"/>
      <w:r w:rsidRPr="00294B09">
        <w:rPr>
          <w:lang w:val="en-US"/>
        </w:rPr>
        <w:t>Kansanga</w:t>
      </w:r>
      <w:proofErr w:type="spellEnd"/>
      <w:r w:rsidRPr="00294B09">
        <w:rPr>
          <w:lang w:val="en-US"/>
        </w:rPr>
        <w:t xml:space="preserve"> et al., 2018, Kimani et al., 2014; </w:t>
      </w:r>
      <w:proofErr w:type="spellStart"/>
      <w:r w:rsidRPr="00294B09">
        <w:rPr>
          <w:lang w:val="en-US"/>
        </w:rPr>
        <w:t>Kirigia</w:t>
      </w:r>
      <w:proofErr w:type="spellEnd"/>
      <w:r w:rsidRPr="00294B09">
        <w:rPr>
          <w:lang w:val="en-US"/>
        </w:rPr>
        <w:t xml:space="preserve"> et al., 2005). Overall, the results highlight that LMICs still predominantly</w:t>
      </w:r>
      <w:r>
        <w:rPr>
          <w:lang w:val="en-US"/>
        </w:rPr>
        <w:t xml:space="preserve"> protect better-off </w:t>
      </w:r>
      <w:r w:rsidRPr="00294B09">
        <w:rPr>
          <w:lang w:val="en-US"/>
        </w:rPr>
        <w:t xml:space="preserve">population groups, leaving out the most vulnerable </w:t>
      </w:r>
      <w:r>
        <w:rPr>
          <w:lang w:val="en-US"/>
        </w:rPr>
        <w:t xml:space="preserve">population </w:t>
      </w:r>
      <w:r w:rsidRPr="00294B09">
        <w:rPr>
          <w:lang w:val="en-US"/>
        </w:rPr>
        <w:t>groups (e.g., Osei Afriyie et al., 2022).</w:t>
      </w:r>
      <w:r>
        <w:rPr>
          <w:lang w:val="en-US"/>
        </w:rPr>
        <w:t xml:space="preserve"> </w:t>
      </w:r>
      <w:r w:rsidRPr="009F250A" w:rsidR="009F250A">
        <w:t xml:space="preserve">We do not aim to estimate causal determinants; instead, we complement this literature by identifying which observable characteristics are most predictive, which is directly relevant for policy </w:t>
      </w:r>
      <w:r w:rsidR="009F250A">
        <w:t>targeting</w:t>
      </w:r>
      <w:r w:rsidRPr="009F250A" w:rsidR="009F250A">
        <w:t>.</w:t>
      </w:r>
    </w:p>
    <w:p w:rsidRPr="00294B09" w:rsidR="003F3B8B" w:rsidP="003F3B8B" w:rsidRDefault="003F3B8B" w14:paraId="3A78BDAC" w14:textId="15B5AADC">
      <w:pPr>
        <w:pStyle w:val="KeinLeerraum"/>
        <w:spacing w:after="120" w:line="360" w:lineRule="auto"/>
        <w:ind w:firstLine="284"/>
        <w:rPr>
          <w:lang w:val="en-US"/>
        </w:rPr>
      </w:pPr>
      <w:r>
        <w:rPr>
          <w:lang w:val="en-US"/>
        </w:rPr>
        <w:t>Whereas</w:t>
      </w:r>
      <w:r w:rsidRPr="00294B09">
        <w:rPr>
          <w:lang w:val="en-US"/>
        </w:rPr>
        <w:t xml:space="preserve"> the study from </w:t>
      </w:r>
      <w:proofErr w:type="spellStart"/>
      <w:r w:rsidRPr="00294B09">
        <w:rPr>
          <w:lang w:val="en-US"/>
        </w:rPr>
        <w:t>Brugiavini</w:t>
      </w:r>
      <w:proofErr w:type="spellEnd"/>
      <w:r w:rsidRPr="00294B09">
        <w:rPr>
          <w:lang w:val="en-US"/>
        </w:rPr>
        <w:t xml:space="preserve"> and Pace (2016)</w:t>
      </w:r>
      <w:r>
        <w:rPr>
          <w:lang w:val="en-US"/>
        </w:rPr>
        <w:t xml:space="preserve"> highlights that health insurance </w:t>
      </w:r>
      <w:r w:rsidRPr="00294B09">
        <w:rPr>
          <w:lang w:val="en-US"/>
        </w:rPr>
        <w:t xml:space="preserve">coverage generally improves </w:t>
      </w:r>
      <w:r>
        <w:rPr>
          <w:lang w:val="en-US"/>
        </w:rPr>
        <w:t xml:space="preserve">health care </w:t>
      </w:r>
      <w:r w:rsidRPr="00294B09">
        <w:rPr>
          <w:lang w:val="en-US"/>
        </w:rPr>
        <w:t>utilization</w:t>
      </w:r>
      <w:r>
        <w:rPr>
          <w:lang w:val="en-US"/>
        </w:rPr>
        <w:t>, there is in general</w:t>
      </w:r>
      <w:r w:rsidRPr="00294B09">
        <w:rPr>
          <w:lang w:val="en-US"/>
        </w:rPr>
        <w:t xml:space="preserve"> mixed evidence if health service usage improves with being enrolled in a health insurance scheme since people still face barriers to accessing health care or being financially protected despite being enrolled (e.g., </w:t>
      </w:r>
      <w:proofErr w:type="spellStart"/>
      <w:r w:rsidRPr="00294B09">
        <w:rPr>
          <w:lang w:val="en-US"/>
        </w:rPr>
        <w:t>Mesah</w:t>
      </w:r>
      <w:proofErr w:type="spellEnd"/>
      <w:r w:rsidRPr="00294B09">
        <w:rPr>
          <w:lang w:val="en-US"/>
        </w:rPr>
        <w:t xml:space="preserve"> et al., 2010; Wang et al., 2017). </w:t>
      </w:r>
      <w:r>
        <w:rPr>
          <w:lang w:val="en-US"/>
        </w:rPr>
        <w:t>However, s</w:t>
      </w:r>
      <w:r w:rsidRPr="00294B09">
        <w:rPr>
          <w:lang w:val="en-US"/>
        </w:rPr>
        <w:t xml:space="preserve">tudies for maternal and child health services in LMICs </w:t>
      </w:r>
      <w:r>
        <w:rPr>
          <w:lang w:val="en-US"/>
        </w:rPr>
        <w:t>indicate</w:t>
      </w:r>
      <w:r w:rsidRPr="00294B09">
        <w:rPr>
          <w:lang w:val="en-US"/>
        </w:rPr>
        <w:t xml:space="preserve"> that being insured increases the probability to take up prenatal treatments (Mensah et al., 2010; Hanson at al., 2017; Owoo and </w:t>
      </w:r>
      <w:proofErr w:type="spellStart"/>
      <w:r w:rsidRPr="00294B09">
        <w:rPr>
          <w:lang w:val="en-US"/>
        </w:rPr>
        <w:t>Lambon-Quayefio</w:t>
      </w:r>
      <w:proofErr w:type="spellEnd"/>
      <w:r w:rsidRPr="00294B09">
        <w:rPr>
          <w:lang w:val="en-US"/>
        </w:rPr>
        <w:t xml:space="preserve">, 2013; Browne et al., 2016; </w:t>
      </w:r>
      <w:proofErr w:type="spellStart"/>
      <w:r w:rsidRPr="00294B09">
        <w:rPr>
          <w:lang w:val="en-US"/>
        </w:rPr>
        <w:t>Brugiavini</w:t>
      </w:r>
      <w:proofErr w:type="spellEnd"/>
      <w:r w:rsidRPr="00294B09">
        <w:rPr>
          <w:lang w:val="en-US"/>
        </w:rPr>
        <w:t xml:space="preserve"> and Pace, 2016; Wang et al., 2017), to deliver </w:t>
      </w:r>
      <w:r>
        <w:rPr>
          <w:lang w:val="en-US"/>
        </w:rPr>
        <w:t>at</w:t>
      </w:r>
      <w:r w:rsidRPr="00294B09">
        <w:rPr>
          <w:lang w:val="en-US"/>
        </w:rPr>
        <w:t xml:space="preserve"> a health facility </w:t>
      </w:r>
      <w:r>
        <w:rPr>
          <w:lang w:val="en-US"/>
        </w:rPr>
        <w:t>with</w:t>
      </w:r>
      <w:r w:rsidRPr="00294B09">
        <w:rPr>
          <w:lang w:val="en-US"/>
        </w:rPr>
        <w:t xml:space="preserve"> professional assistance (Mensah et al., 2010; Hanson </w:t>
      </w:r>
      <w:r>
        <w:rPr>
          <w:lang w:val="en-US"/>
        </w:rPr>
        <w:t>e</w:t>
      </w:r>
      <w:r w:rsidRPr="00294B09">
        <w:rPr>
          <w:lang w:val="en-US"/>
        </w:rPr>
        <w:t xml:space="preserve">t al., 2017; Wang et al., 2017; </w:t>
      </w:r>
      <w:proofErr w:type="spellStart"/>
      <w:r w:rsidRPr="00294B09">
        <w:rPr>
          <w:lang w:val="en-US"/>
        </w:rPr>
        <w:t>Brugiavini</w:t>
      </w:r>
      <w:proofErr w:type="spellEnd"/>
      <w:r w:rsidRPr="00294B09">
        <w:rPr>
          <w:lang w:val="en-US"/>
        </w:rPr>
        <w:t xml:space="preserve"> and Pace, 2016; </w:t>
      </w:r>
      <w:proofErr w:type="spellStart"/>
      <w:r w:rsidRPr="00294B09">
        <w:rPr>
          <w:lang w:val="en-US"/>
        </w:rPr>
        <w:t>Dalinjong</w:t>
      </w:r>
      <w:proofErr w:type="spellEnd"/>
      <w:r w:rsidRPr="00294B09">
        <w:rPr>
          <w:lang w:val="en-US"/>
        </w:rPr>
        <w:t xml:space="preserve"> et al., 2017), and to take up postnatal treatments (Mensah et al., 2010; Browne et al., 2016). Other correlating factors mentioned in the literature for the usage of maternal and child health services are location (</w:t>
      </w:r>
      <w:proofErr w:type="spellStart"/>
      <w:r w:rsidRPr="00294B09">
        <w:rPr>
          <w:lang w:val="en-US"/>
        </w:rPr>
        <w:t>Mesah</w:t>
      </w:r>
      <w:proofErr w:type="spellEnd"/>
      <w:r w:rsidRPr="00294B09">
        <w:rPr>
          <w:lang w:val="en-US"/>
        </w:rPr>
        <w:t xml:space="preserve"> et al., 2010), social factors</w:t>
      </w:r>
      <w:r>
        <w:rPr>
          <w:lang w:val="en-US"/>
        </w:rPr>
        <w:t>, such as perception of the quality of health services</w:t>
      </w:r>
      <w:r w:rsidRPr="00294B09">
        <w:rPr>
          <w:lang w:val="en-US"/>
        </w:rPr>
        <w:t xml:space="preserve"> within the community (Owoo and </w:t>
      </w:r>
      <w:proofErr w:type="spellStart"/>
      <w:r w:rsidRPr="00294B09">
        <w:rPr>
          <w:lang w:val="en-US"/>
        </w:rPr>
        <w:t>Lambon-Quayefio</w:t>
      </w:r>
      <w:proofErr w:type="spellEnd"/>
      <w:r w:rsidRPr="00294B09">
        <w:rPr>
          <w:lang w:val="en-US"/>
        </w:rPr>
        <w:t>, 2013), or individual preferences (</w:t>
      </w:r>
      <w:proofErr w:type="spellStart"/>
      <w:r w:rsidRPr="00294B09">
        <w:rPr>
          <w:lang w:val="en-US"/>
        </w:rPr>
        <w:t>Brugiavini</w:t>
      </w:r>
      <w:proofErr w:type="spellEnd"/>
      <w:r w:rsidRPr="00294B09">
        <w:rPr>
          <w:lang w:val="en-US"/>
        </w:rPr>
        <w:t xml:space="preserve"> and Pace, 2016). </w:t>
      </w:r>
      <w:r w:rsidRPr="00383E72" w:rsidR="00383E72">
        <w:t>These findings motivate our focus on jointly predicting financial protection and service use outcomes.</w:t>
      </w:r>
    </w:p>
    <w:p w:rsidR="002E5673" w:rsidP="00294B09" w:rsidRDefault="00294B09" w14:paraId="04AC0740" w14:textId="586D153A">
      <w:pPr>
        <w:pStyle w:val="KeinLeerraum"/>
        <w:spacing w:after="120" w:line="360" w:lineRule="auto"/>
        <w:ind w:firstLine="284"/>
        <w:rPr>
          <w:lang w:val="en-US"/>
        </w:rPr>
      </w:pPr>
      <w:r w:rsidRPr="00294B09">
        <w:rPr>
          <w:lang w:val="en-US"/>
        </w:rPr>
        <w:t xml:space="preserve">Our contribution to the current literature is </w:t>
      </w:r>
      <w:r w:rsidR="00446F8C">
        <w:rPr>
          <w:lang w:val="en-US"/>
        </w:rPr>
        <w:t>two</w:t>
      </w:r>
      <w:r w:rsidRPr="00294B09" w:rsidR="00446F8C">
        <w:rPr>
          <w:lang w:val="en-US"/>
        </w:rPr>
        <w:t>fold</w:t>
      </w:r>
      <w:r w:rsidRPr="00294B09">
        <w:rPr>
          <w:lang w:val="en-US"/>
        </w:rPr>
        <w:t>. First, we show that within-country</w:t>
      </w:r>
      <w:r w:rsidR="00494878">
        <w:rPr>
          <w:lang w:val="en-US"/>
        </w:rPr>
        <w:t xml:space="preserve"> </w:t>
      </w:r>
      <w:r w:rsidR="00446F8C">
        <w:rPr>
          <w:lang w:val="en-US"/>
        </w:rPr>
        <w:t>variations</w:t>
      </w:r>
      <w:r w:rsidRPr="00294B09" w:rsidR="00446F8C">
        <w:rPr>
          <w:lang w:val="en-US"/>
        </w:rPr>
        <w:t xml:space="preserve"> </w:t>
      </w:r>
      <w:r w:rsidRPr="00294B09">
        <w:rPr>
          <w:lang w:val="en-US"/>
        </w:rPr>
        <w:t>of health insurance coverage and usage of health services can be more accurately predicted with ML techniques than with a classical regression approach</w:t>
      </w:r>
      <w:r w:rsidR="004528E9">
        <w:rPr>
          <w:lang w:val="en-US"/>
        </w:rPr>
        <w:t xml:space="preserve">, </w:t>
      </w:r>
      <w:r w:rsidR="00EB653B">
        <w:rPr>
          <w:lang w:val="en-US"/>
        </w:rPr>
        <w:t>particularly when outcomes are rare and highly imbalanced</w:t>
      </w:r>
      <w:r w:rsidRPr="00294B09">
        <w:rPr>
          <w:lang w:val="en-US"/>
        </w:rPr>
        <w:t xml:space="preserve">. This contributes to the literature </w:t>
      </w:r>
      <w:r w:rsidR="00051BCA">
        <w:rPr>
          <w:lang w:val="en-US"/>
        </w:rPr>
        <w:t>on</w:t>
      </w:r>
      <w:r w:rsidRPr="00294B09">
        <w:rPr>
          <w:lang w:val="en-US"/>
        </w:rPr>
        <w:t xml:space="preserve"> using ML to improve targeting (e.g., Sansone </w:t>
      </w:r>
      <w:r w:rsidRPr="00636516">
        <w:rPr>
          <w:lang w:val="en-US"/>
        </w:rPr>
        <w:t>and Zhu, 2021; Brahma, 2021). Second,</w:t>
      </w:r>
      <w:r w:rsidRPr="00636516" w:rsidR="00494878">
        <w:rPr>
          <w:lang w:val="en-US"/>
        </w:rPr>
        <w:t xml:space="preserve"> </w:t>
      </w:r>
      <w:r w:rsidRPr="00636516">
        <w:rPr>
          <w:lang w:val="en-US"/>
        </w:rPr>
        <w:t xml:space="preserve">we demonstrate how broader data sources, e.g., census data, </w:t>
      </w:r>
      <w:r w:rsidRPr="00636516" w:rsidR="00636516">
        <w:t>can be used to generate diagnostics for lower administrative levels, enabling country-wide predictions rather than predictions limited to the survey sample. We interpret these outputs as decision-support diagnostics that can help policymakers prioritize outreach and implementation efforts aimed at expanding social health protection, rather than as precise local estimates. This is particularly important because, in many countries, the lower administrative levels play a crucial role in the organization and management of the health system.</w:t>
      </w:r>
    </w:p>
    <w:p w:rsidR="002E5673" w:rsidP="00294B09" w:rsidRDefault="002E5673" w14:paraId="2803E087" w14:textId="77777777">
      <w:pPr>
        <w:pStyle w:val="KeinLeerraum"/>
        <w:spacing w:after="120" w:line="360" w:lineRule="auto"/>
        <w:ind w:firstLine="284"/>
        <w:rPr>
          <w:lang w:val="en-US"/>
        </w:rPr>
      </w:pPr>
    </w:p>
    <w:p w:rsidR="002E5673" w:rsidP="00294B09" w:rsidRDefault="002E5673" w14:paraId="3A3E6169" w14:textId="77777777">
      <w:pPr>
        <w:pStyle w:val="KeinLeerraum"/>
        <w:spacing w:after="120" w:line="360" w:lineRule="auto"/>
        <w:ind w:firstLine="284"/>
        <w:rPr>
          <w:lang w:val="en-US"/>
        </w:rPr>
      </w:pPr>
    </w:p>
    <w:p w:rsidR="002E5673" w:rsidP="00294B09" w:rsidRDefault="002E5673" w14:paraId="0EB38814" w14:textId="77777777">
      <w:pPr>
        <w:pStyle w:val="KeinLeerraum"/>
        <w:spacing w:after="120" w:line="360" w:lineRule="auto"/>
        <w:ind w:firstLine="284"/>
        <w:rPr>
          <w:lang w:val="en-US"/>
        </w:rPr>
      </w:pPr>
    </w:p>
    <w:p w:rsidRPr="00F34B3E" w:rsidR="00965554" w:rsidP="00965554" w:rsidRDefault="00965554" w14:paraId="53A4C594" w14:textId="77777777">
      <w:pPr>
        <w:pStyle w:val="berschrift1"/>
        <w:numPr>
          <w:ilvl w:val="0"/>
          <w:numId w:val="4"/>
        </w:numPr>
        <w:rPr>
          <w:rFonts w:cs="Times New Roman"/>
          <w:color w:val="auto"/>
          <w:shd w:val="clear" w:color="auto" w:fill="FFFFFF"/>
          <w:lang w:val="en-US"/>
        </w:rPr>
      </w:pPr>
      <w:bookmarkStart w:name="_Hlk188623336" w:id="8"/>
      <w:r w:rsidRPr="00F34B3E">
        <w:rPr>
          <w:rFonts w:cs="Times New Roman"/>
          <w:color w:val="auto"/>
          <w:shd w:val="clear" w:color="auto" w:fill="FFFFFF"/>
          <w:lang w:val="en-US"/>
        </w:rPr>
        <w:t>Data</w:t>
      </w:r>
    </w:p>
    <w:p w:rsidR="00965554" w:rsidP="00965554" w:rsidRDefault="00965554" w14:paraId="733C9544" w14:textId="77777777">
      <w:pPr>
        <w:spacing w:after="120" w:line="360" w:lineRule="auto"/>
        <w:ind w:firstLine="284"/>
        <w:rPr>
          <w:lang w:val="en-US"/>
        </w:rPr>
      </w:pPr>
      <w:r w:rsidRPr="00491803">
        <w:rPr>
          <w:lang w:val="en-US"/>
        </w:rPr>
        <w:t>We use two data sources for our analysis: the Demographic Health Survey</w:t>
      </w:r>
      <w:r>
        <w:rPr>
          <w:lang w:val="en-US"/>
        </w:rPr>
        <w:t>s</w:t>
      </w:r>
      <w:r w:rsidRPr="00491803">
        <w:rPr>
          <w:lang w:val="en-US"/>
        </w:rPr>
        <w:t xml:space="preserve"> (DHS) and the census data. </w:t>
      </w:r>
    </w:p>
    <w:p w:rsidRPr="000448D1" w:rsidR="00965554" w:rsidP="00965554" w:rsidRDefault="00965554" w14:paraId="763759C5" w14:textId="77777777">
      <w:pPr>
        <w:spacing w:after="120" w:line="360" w:lineRule="auto"/>
        <w:rPr>
          <w:b/>
          <w:bCs/>
          <w:lang w:val="en-US"/>
        </w:rPr>
      </w:pPr>
      <w:r w:rsidRPr="000448D1">
        <w:rPr>
          <w:b/>
          <w:bCs/>
          <w:lang w:val="en-US"/>
        </w:rPr>
        <w:t>DHS data</w:t>
      </w:r>
    </w:p>
    <w:p w:rsidRPr="00491803" w:rsidR="00965554" w:rsidP="00965554" w:rsidRDefault="00965554" w14:paraId="447BD560" w14:textId="5B1091C9">
      <w:pPr>
        <w:spacing w:after="120" w:line="360" w:lineRule="auto"/>
        <w:ind w:firstLine="284"/>
        <w:rPr>
          <w:lang w:val="en-US"/>
        </w:rPr>
      </w:pPr>
      <w:r w:rsidRPr="00491803">
        <w:rPr>
          <w:lang w:val="en-US"/>
        </w:rPr>
        <w:t xml:space="preserve">The </w:t>
      </w:r>
      <w:r>
        <w:rPr>
          <w:lang w:val="en-US"/>
        </w:rPr>
        <w:t xml:space="preserve">DHS are </w:t>
      </w:r>
      <w:r w:rsidRPr="00491803">
        <w:rPr>
          <w:lang w:val="en-US"/>
        </w:rPr>
        <w:t xml:space="preserve">representative household surveys </w:t>
      </w:r>
      <w:r>
        <w:rPr>
          <w:lang w:val="en-US"/>
        </w:rPr>
        <w:t xml:space="preserve">that </w:t>
      </w:r>
      <w:r w:rsidRPr="00491803">
        <w:rPr>
          <w:lang w:val="en-US"/>
        </w:rPr>
        <w:t xml:space="preserve">collect individual-specific indicators in the areas of population, health, and nutrition (DHS, 2021). We use the most recent wave collected for each country </w:t>
      </w:r>
      <w:r>
        <w:rPr>
          <w:lang w:val="en-US"/>
        </w:rPr>
        <w:t>on the African continent</w:t>
      </w:r>
      <w:r w:rsidR="008142CA">
        <w:rPr>
          <w:lang w:val="en-US"/>
        </w:rPr>
        <w:t xml:space="preserve">, </w:t>
      </w:r>
      <w:proofErr w:type="gramStart"/>
      <w:r w:rsidR="008142CA">
        <w:rPr>
          <w:lang w:val="en-US"/>
        </w:rPr>
        <w:t>with the</w:t>
      </w:r>
      <w:r>
        <w:rPr>
          <w:lang w:val="en-US"/>
        </w:rPr>
        <w:t xml:space="preserve"> except</w:t>
      </w:r>
      <w:r w:rsidR="008142CA">
        <w:rPr>
          <w:lang w:val="en-US"/>
        </w:rPr>
        <w:t>ion of</w:t>
      </w:r>
      <w:proofErr w:type="gramEnd"/>
      <w:r w:rsidR="008142CA">
        <w:rPr>
          <w:lang w:val="en-US"/>
        </w:rPr>
        <w:t xml:space="preserve"> </w:t>
      </w:r>
      <w:r>
        <w:rPr>
          <w:lang w:val="en-US"/>
        </w:rPr>
        <w:t>small islands such as</w:t>
      </w:r>
      <w:r w:rsidRPr="00C937E3">
        <w:t xml:space="preserve"> </w:t>
      </w:r>
      <w:r w:rsidRPr="00C937E3">
        <w:rPr>
          <w:lang w:val="en-US"/>
        </w:rPr>
        <w:t>São Tomé and Príncipe</w:t>
      </w:r>
      <w:r>
        <w:rPr>
          <w:lang w:val="en-US"/>
        </w:rPr>
        <w:t xml:space="preserve"> and Comoros</w:t>
      </w:r>
      <w:r w:rsidRPr="00491803">
        <w:rPr>
          <w:lang w:val="en-US"/>
        </w:rPr>
        <w:t xml:space="preserve"> (Table 1)</w:t>
      </w:r>
      <w:r>
        <w:rPr>
          <w:lang w:val="en-US"/>
        </w:rPr>
        <w:t>. In each country sample we</w:t>
      </w:r>
      <w:r w:rsidRPr="00491803">
        <w:rPr>
          <w:lang w:val="en-US"/>
        </w:rPr>
        <w:t xml:space="preserve"> exclud</w:t>
      </w:r>
      <w:r>
        <w:rPr>
          <w:lang w:val="en-US"/>
        </w:rPr>
        <w:t>ed</w:t>
      </w:r>
      <w:r w:rsidRPr="00491803">
        <w:rPr>
          <w:lang w:val="en-US"/>
        </w:rPr>
        <w:t xml:space="preserve">: (1) </w:t>
      </w:r>
      <w:r>
        <w:rPr>
          <w:lang w:val="en-US"/>
        </w:rPr>
        <w:t>all m</w:t>
      </w:r>
      <w:r w:rsidR="008142CA">
        <w:rPr>
          <w:lang w:val="en-US"/>
        </w:rPr>
        <w:t>ales</w:t>
      </w:r>
      <w:r>
        <w:rPr>
          <w:lang w:val="en-US"/>
        </w:rPr>
        <w:t>, (2</w:t>
      </w:r>
      <w:r w:rsidRPr="00491803">
        <w:rPr>
          <w:lang w:val="en-US"/>
        </w:rPr>
        <w:t>) all observations younger than 15 y</w:t>
      </w:r>
      <w:r>
        <w:rPr>
          <w:lang w:val="en-US"/>
        </w:rPr>
        <w:t>ears and older than 49 years, (3</w:t>
      </w:r>
      <w:r w:rsidRPr="00491803">
        <w:rPr>
          <w:lang w:val="en-US"/>
        </w:rPr>
        <w:t xml:space="preserve">) the observations </w:t>
      </w:r>
      <w:r w:rsidR="008142CA">
        <w:rPr>
          <w:lang w:val="en-US"/>
        </w:rPr>
        <w:t xml:space="preserve">that did not have </w:t>
      </w:r>
      <w:r w:rsidRPr="00491803">
        <w:rPr>
          <w:lang w:val="en-US"/>
        </w:rPr>
        <w:t xml:space="preserve">information </w:t>
      </w:r>
      <w:r w:rsidR="008142CA">
        <w:rPr>
          <w:lang w:val="en-US"/>
        </w:rPr>
        <w:t>on</w:t>
      </w:r>
      <w:r w:rsidRPr="00491803">
        <w:rPr>
          <w:lang w:val="en-US"/>
        </w:rPr>
        <w:t xml:space="preserve"> the four outcome variables</w:t>
      </w:r>
      <w:r>
        <w:rPr>
          <w:lang w:val="en-US"/>
        </w:rPr>
        <w:t>, (4</w:t>
      </w:r>
      <w:r w:rsidRPr="00491803">
        <w:rPr>
          <w:lang w:val="en-US"/>
        </w:rPr>
        <w:t>) the observations</w:t>
      </w:r>
      <w:r w:rsidR="008142CA">
        <w:rPr>
          <w:lang w:val="en-US"/>
        </w:rPr>
        <w:t xml:space="preserve"> that did not have i</w:t>
      </w:r>
      <w:r w:rsidRPr="00491803">
        <w:rPr>
          <w:lang w:val="en-US"/>
        </w:rPr>
        <w:t xml:space="preserve">nformation </w:t>
      </w:r>
      <w:r w:rsidR="008142CA">
        <w:rPr>
          <w:lang w:val="en-US"/>
        </w:rPr>
        <w:t>on</w:t>
      </w:r>
      <w:r>
        <w:rPr>
          <w:lang w:val="en-US"/>
        </w:rPr>
        <w:t xml:space="preserve"> </w:t>
      </w:r>
      <w:r w:rsidR="00A41025">
        <w:rPr>
          <w:lang w:val="en-US"/>
        </w:rPr>
        <w:t xml:space="preserve">the </w:t>
      </w:r>
      <w:r w:rsidRPr="00491803">
        <w:rPr>
          <w:lang w:val="en-US"/>
        </w:rPr>
        <w:t>covariates</w:t>
      </w:r>
      <w:r>
        <w:rPr>
          <w:lang w:val="en-US"/>
        </w:rPr>
        <w:t xml:space="preserve">. </w:t>
      </w:r>
      <w:r w:rsidRPr="00491803">
        <w:rPr>
          <w:lang w:val="en-US"/>
        </w:rPr>
        <w:t xml:space="preserve">In total, the datasets consist of </w:t>
      </w:r>
      <w:r>
        <w:rPr>
          <w:lang w:val="en-US"/>
        </w:rPr>
        <w:t>over 380,000</w:t>
      </w:r>
      <w:r w:rsidRPr="00491803">
        <w:rPr>
          <w:lang w:val="en-US"/>
        </w:rPr>
        <w:t xml:space="preserve"> observations</w:t>
      </w:r>
      <w:r>
        <w:rPr>
          <w:lang w:val="en-US"/>
        </w:rPr>
        <w:t xml:space="preserve"> </w:t>
      </w:r>
      <w:r w:rsidRPr="00491803">
        <w:rPr>
          <w:lang w:val="en-US"/>
        </w:rPr>
        <w:t>from 3</w:t>
      </w:r>
      <w:r w:rsidR="008D6F57">
        <w:rPr>
          <w:lang w:val="en-US"/>
        </w:rPr>
        <w:t>2</w:t>
      </w:r>
      <w:r w:rsidRPr="00491803">
        <w:rPr>
          <w:lang w:val="en-US"/>
        </w:rPr>
        <w:t xml:space="preserve"> SSA countries</w:t>
      </w:r>
      <w:r>
        <w:rPr>
          <w:lang w:val="en-US"/>
        </w:rPr>
        <w:t>.</w:t>
      </w:r>
      <w:r w:rsidRPr="00491803">
        <w:rPr>
          <w:lang w:val="en-US"/>
        </w:rPr>
        <w:t xml:space="preserve"> </w:t>
      </w:r>
      <w:r>
        <w:rPr>
          <w:lang w:val="en-US"/>
        </w:rPr>
        <w:t xml:space="preserve"> </w:t>
      </w:r>
    </w:p>
    <w:p w:rsidR="00965554" w:rsidP="00965554" w:rsidRDefault="00965554" w14:paraId="5DB592A0" w14:textId="5C692D39">
      <w:pPr>
        <w:spacing w:after="120" w:line="360" w:lineRule="auto"/>
        <w:ind w:firstLine="284"/>
        <w:rPr>
          <w:lang w:val="en-US"/>
        </w:rPr>
      </w:pPr>
      <w:r>
        <w:rPr>
          <w:lang w:val="en-US"/>
        </w:rPr>
        <w:t>We</w:t>
      </w:r>
      <w:r w:rsidRPr="003E2E4C">
        <w:rPr>
          <w:lang w:val="en-US"/>
        </w:rPr>
        <w:t xml:space="preserve"> consider four outcome variables</w:t>
      </w:r>
      <w:r>
        <w:rPr>
          <w:lang w:val="en-US"/>
        </w:rPr>
        <w:t>:</w:t>
      </w:r>
      <w:r w:rsidRPr="003E2E4C">
        <w:rPr>
          <w:lang w:val="en-US"/>
        </w:rPr>
        <w:t xml:space="preserve"> (</w:t>
      </w:r>
      <w:proofErr w:type="spellStart"/>
      <w:r w:rsidRPr="003E2E4C">
        <w:rPr>
          <w:lang w:val="en-US"/>
        </w:rPr>
        <w:t>i</w:t>
      </w:r>
      <w:proofErr w:type="spellEnd"/>
      <w:r w:rsidRPr="003E2E4C">
        <w:rPr>
          <w:lang w:val="en-US"/>
        </w:rPr>
        <w:t xml:space="preserve">) </w:t>
      </w:r>
      <w:r w:rsidR="008142CA">
        <w:rPr>
          <w:lang w:val="en-US"/>
        </w:rPr>
        <w:t>whether</w:t>
      </w:r>
      <w:r w:rsidRPr="003E2E4C">
        <w:rPr>
          <w:lang w:val="en-US"/>
        </w:rPr>
        <w:t xml:space="preserve"> a </w:t>
      </w:r>
      <w:r>
        <w:rPr>
          <w:lang w:val="en-US"/>
        </w:rPr>
        <w:t>woman</w:t>
      </w:r>
      <w:r w:rsidRPr="003E2E4C">
        <w:rPr>
          <w:lang w:val="en-US"/>
        </w:rPr>
        <w:t xml:space="preserve"> is covered by a health insurance scheme</w:t>
      </w:r>
      <w:r>
        <w:rPr>
          <w:lang w:val="en-US"/>
        </w:rPr>
        <w:t xml:space="preserve">, </w:t>
      </w:r>
      <w:r w:rsidRPr="003E2E4C">
        <w:rPr>
          <w:lang w:val="en-US"/>
        </w:rPr>
        <w:t xml:space="preserve">(ii) </w:t>
      </w:r>
      <w:r w:rsidR="008142CA">
        <w:rPr>
          <w:lang w:val="en-US"/>
        </w:rPr>
        <w:t>whether</w:t>
      </w:r>
      <w:r w:rsidRPr="003E2E4C">
        <w:rPr>
          <w:lang w:val="en-US"/>
        </w:rPr>
        <w:t xml:space="preserve"> a </w:t>
      </w:r>
      <w:r>
        <w:rPr>
          <w:lang w:val="en-US"/>
        </w:rPr>
        <w:t>woman</w:t>
      </w:r>
      <w:r w:rsidRPr="003E2E4C">
        <w:rPr>
          <w:lang w:val="en-US"/>
        </w:rPr>
        <w:t xml:space="preserve"> has visited a health facility </w:t>
      </w:r>
      <w:r>
        <w:rPr>
          <w:lang w:val="en-US"/>
        </w:rPr>
        <w:t xml:space="preserve">because she was sick </w:t>
      </w:r>
      <w:r w:rsidRPr="003E2E4C">
        <w:rPr>
          <w:lang w:val="en-US"/>
        </w:rPr>
        <w:t xml:space="preserve">in the </w:t>
      </w:r>
      <w:r w:rsidR="00F34CAE">
        <w:rPr>
          <w:lang w:val="en-US"/>
        </w:rPr>
        <w:t>last</w:t>
      </w:r>
      <w:r w:rsidRPr="003E2E4C">
        <w:rPr>
          <w:lang w:val="en-US"/>
        </w:rPr>
        <w:t xml:space="preserve"> year</w:t>
      </w:r>
      <w:r w:rsidR="008142CA">
        <w:rPr>
          <w:lang w:val="en-US"/>
        </w:rPr>
        <w:t>,</w:t>
      </w:r>
      <w:r>
        <w:rPr>
          <w:lang w:val="en-US"/>
        </w:rPr>
        <w:t xml:space="preserve"> </w:t>
      </w:r>
      <w:r w:rsidRPr="003E2E4C">
        <w:rPr>
          <w:lang w:val="en-US"/>
        </w:rPr>
        <w:t>(ii</w:t>
      </w:r>
      <w:r>
        <w:rPr>
          <w:lang w:val="en-US"/>
        </w:rPr>
        <w:t>i</w:t>
      </w:r>
      <w:r w:rsidRPr="003E2E4C">
        <w:rPr>
          <w:lang w:val="en-US"/>
        </w:rPr>
        <w:t xml:space="preserve">) </w:t>
      </w:r>
      <w:r w:rsidR="008142CA">
        <w:rPr>
          <w:lang w:val="en-US"/>
        </w:rPr>
        <w:t>whether</w:t>
      </w:r>
      <w:r w:rsidRPr="003E2E4C">
        <w:rPr>
          <w:lang w:val="en-US"/>
        </w:rPr>
        <w:t xml:space="preserve"> </w:t>
      </w:r>
      <w:r>
        <w:rPr>
          <w:lang w:val="en-US"/>
        </w:rPr>
        <w:t>the woman’s</w:t>
      </w:r>
      <w:r w:rsidRPr="003E2E4C">
        <w:rPr>
          <w:lang w:val="en-US"/>
        </w:rPr>
        <w:t xml:space="preserve"> last</w:t>
      </w:r>
      <w:r>
        <w:rPr>
          <w:lang w:val="en-US"/>
        </w:rPr>
        <w:t>-</w:t>
      </w:r>
      <w:r w:rsidRPr="003E2E4C">
        <w:rPr>
          <w:lang w:val="en-US"/>
        </w:rPr>
        <w:t>born child was born in a health</w:t>
      </w:r>
      <w:r>
        <w:rPr>
          <w:lang w:val="en-US"/>
        </w:rPr>
        <w:t xml:space="preserve"> facility, and (iv) </w:t>
      </w:r>
      <w:r w:rsidR="00F34CAE">
        <w:rPr>
          <w:lang w:val="en-US"/>
        </w:rPr>
        <w:t>whether</w:t>
      </w:r>
      <w:r>
        <w:rPr>
          <w:lang w:val="en-US"/>
        </w:rPr>
        <w:t xml:space="preserve"> woman’s last-</w:t>
      </w:r>
      <w:r w:rsidRPr="003E2E4C">
        <w:rPr>
          <w:lang w:val="en-US"/>
        </w:rPr>
        <w:t>born child had a postnatal check</w:t>
      </w:r>
      <w:r>
        <w:rPr>
          <w:lang w:val="en-US"/>
        </w:rPr>
        <w:t>-up</w:t>
      </w:r>
      <w:r w:rsidRPr="003E2E4C">
        <w:rPr>
          <w:lang w:val="en-US"/>
        </w:rPr>
        <w:t xml:space="preserve"> within two weeks.</w:t>
      </w:r>
      <w:r>
        <w:rPr>
          <w:lang w:val="en-US"/>
        </w:rPr>
        <w:t xml:space="preserve"> The last two are cr</w:t>
      </w:r>
      <w:r w:rsidR="00F34CAE">
        <w:rPr>
          <w:lang w:val="en-US"/>
        </w:rPr>
        <w:t>itical</w:t>
      </w:r>
      <w:r>
        <w:rPr>
          <w:lang w:val="en-US"/>
        </w:rPr>
        <w:t xml:space="preserve"> to improving maternal and </w:t>
      </w:r>
      <w:r w:rsidRPr="00F34B3E">
        <w:rPr>
          <w:lang w:val="en-US"/>
        </w:rPr>
        <w:t>n</w:t>
      </w:r>
      <w:r w:rsidR="00F34CAE">
        <w:rPr>
          <w:lang w:val="en-US"/>
        </w:rPr>
        <w:t>ewborn</w:t>
      </w:r>
      <w:r w:rsidRPr="00F34B3E">
        <w:rPr>
          <w:lang w:val="en-US"/>
        </w:rPr>
        <w:t xml:space="preserve"> mortality</w:t>
      </w:r>
      <w:r>
        <w:rPr>
          <w:lang w:val="en-US"/>
        </w:rPr>
        <w:t xml:space="preserve">. Prenatal or other maternal and child health services are not analyzed </w:t>
      </w:r>
      <w:r w:rsidR="00F34CAE">
        <w:rPr>
          <w:lang w:val="en-US"/>
        </w:rPr>
        <w:t xml:space="preserve">due to </w:t>
      </w:r>
      <w:r>
        <w:rPr>
          <w:lang w:val="en-US"/>
        </w:rPr>
        <w:t xml:space="preserve">lack of relevant data. </w:t>
      </w:r>
    </w:p>
    <w:p w:rsidR="00965554" w:rsidP="00965554" w:rsidRDefault="00965554" w14:paraId="19C6DA4C" w14:textId="40DD47E2">
      <w:pPr>
        <w:spacing w:after="120" w:line="360" w:lineRule="auto"/>
        <w:ind w:firstLine="284"/>
        <w:rPr>
          <w:lang w:val="en-US"/>
        </w:rPr>
      </w:pPr>
      <w:r>
        <w:rPr>
          <w:lang w:val="en-US"/>
        </w:rPr>
        <w:t>On average, women in the 3</w:t>
      </w:r>
      <w:r w:rsidR="008D6F57">
        <w:rPr>
          <w:lang w:val="en-US"/>
        </w:rPr>
        <w:t>2</w:t>
      </w:r>
      <w:r>
        <w:rPr>
          <w:lang w:val="en-US"/>
        </w:rPr>
        <w:t xml:space="preserve"> countries with DHS data have health insurance coverage of 9.5%, 52.</w:t>
      </w:r>
      <w:r w:rsidR="000F1708">
        <w:rPr>
          <w:lang w:val="en-US"/>
        </w:rPr>
        <w:t>8</w:t>
      </w:r>
      <w:r>
        <w:rPr>
          <w:lang w:val="en-US"/>
        </w:rPr>
        <w:t>% visited a health facility at least once in the last year, 6</w:t>
      </w:r>
      <w:r w:rsidR="000F1708">
        <w:rPr>
          <w:lang w:val="en-US"/>
        </w:rPr>
        <w:t>8.4</w:t>
      </w:r>
      <w:r>
        <w:rPr>
          <w:lang w:val="en-US"/>
        </w:rPr>
        <w:t xml:space="preserve">% gave birth </w:t>
      </w:r>
      <w:r w:rsidR="00F34CAE">
        <w:rPr>
          <w:lang w:val="en-US"/>
        </w:rPr>
        <w:t>in</w:t>
      </w:r>
      <w:r>
        <w:rPr>
          <w:lang w:val="en-US"/>
        </w:rPr>
        <w:t xml:space="preserve"> a health facility</w:t>
      </w:r>
      <w:r w:rsidR="00E371FD">
        <w:rPr>
          <w:lang w:val="en-US"/>
        </w:rPr>
        <w:t>,</w:t>
      </w:r>
      <w:r>
        <w:rPr>
          <w:lang w:val="en-US"/>
        </w:rPr>
        <w:t xml:space="preserve"> and only </w:t>
      </w:r>
      <w:r w:rsidR="000F1708">
        <w:rPr>
          <w:lang w:val="en-US"/>
        </w:rPr>
        <w:t>40.4</w:t>
      </w:r>
      <w:r>
        <w:rPr>
          <w:lang w:val="en-US"/>
        </w:rPr>
        <w:t xml:space="preserve">% </w:t>
      </w:r>
      <w:r w:rsidR="00F34CAE">
        <w:rPr>
          <w:lang w:val="en-US"/>
        </w:rPr>
        <w:t>took</w:t>
      </w:r>
      <w:r>
        <w:rPr>
          <w:lang w:val="en-US"/>
        </w:rPr>
        <w:t xml:space="preserve"> their baby to a postnatal check within two weeks after the last birth. Table 1 shows the </w:t>
      </w:r>
      <w:proofErr w:type="gramStart"/>
      <w:r>
        <w:rPr>
          <w:lang w:val="en-US"/>
        </w:rPr>
        <w:t>country</w:t>
      </w:r>
      <w:proofErr w:type="gramEnd"/>
      <w:r>
        <w:rPr>
          <w:lang w:val="en-US"/>
        </w:rPr>
        <w:t xml:space="preserve"> averages for each of the 3</w:t>
      </w:r>
      <w:r w:rsidR="006D4120">
        <w:rPr>
          <w:lang w:val="en-US"/>
        </w:rPr>
        <w:t>2</w:t>
      </w:r>
      <w:r>
        <w:rPr>
          <w:lang w:val="en-US"/>
        </w:rPr>
        <w:t xml:space="preserve"> countries. We find a </w:t>
      </w:r>
      <w:r w:rsidR="00F34CAE">
        <w:rPr>
          <w:lang w:val="en-US"/>
        </w:rPr>
        <w:t>wide range of</w:t>
      </w:r>
      <w:r>
        <w:rPr>
          <w:lang w:val="en-US"/>
        </w:rPr>
        <w:t xml:space="preserve"> health insurance coverage, with many countries below 5%, such as Burkina Faso or Benin, but </w:t>
      </w:r>
      <w:r w:rsidR="006B454D">
        <w:rPr>
          <w:lang w:val="en-US"/>
        </w:rPr>
        <w:t>two</w:t>
      </w:r>
      <w:r>
        <w:rPr>
          <w:lang w:val="en-US"/>
        </w:rPr>
        <w:t xml:space="preserve"> countries with much higher rates: Rwanda with 83.7%</w:t>
      </w:r>
      <w:r w:rsidR="006B454D">
        <w:rPr>
          <w:lang w:val="en-US"/>
        </w:rPr>
        <w:t xml:space="preserve"> and </w:t>
      </w:r>
      <w:r>
        <w:rPr>
          <w:lang w:val="en-US"/>
        </w:rPr>
        <w:t>Ghana with 66.4</w:t>
      </w:r>
      <w:r w:rsidR="006B454D">
        <w:rPr>
          <w:lang w:val="en-US"/>
        </w:rPr>
        <w:t xml:space="preserve">%. </w:t>
      </w:r>
      <w:r>
        <w:rPr>
          <w:lang w:val="en-US"/>
        </w:rPr>
        <w:t>At the country level, visiting a</w:t>
      </w:r>
      <w:r w:rsidRPr="00F34B3E">
        <w:rPr>
          <w:lang w:val="en-US"/>
        </w:rPr>
        <w:t xml:space="preserve"> health facility </w:t>
      </w:r>
      <w:r>
        <w:rPr>
          <w:lang w:val="en-US"/>
        </w:rPr>
        <w:t xml:space="preserve">ranges from around 35% (Chad and Guinea) up to 74% (Burundi), giving birth from around 20% (Chad) up to 95% (Malawi and Rwanda), </w:t>
      </w:r>
      <w:r w:rsidRPr="00F34B3E">
        <w:rPr>
          <w:lang w:val="en-US"/>
        </w:rPr>
        <w:t>and postnatal check</w:t>
      </w:r>
      <w:r>
        <w:rPr>
          <w:lang w:val="en-US"/>
        </w:rPr>
        <w:t>s</w:t>
      </w:r>
      <w:r w:rsidRPr="00F34B3E">
        <w:rPr>
          <w:lang w:val="en-US"/>
        </w:rPr>
        <w:t xml:space="preserve"> within two weeks after birth</w:t>
      </w:r>
      <w:r>
        <w:rPr>
          <w:lang w:val="en-US"/>
        </w:rPr>
        <w:t xml:space="preserve"> range from around 9% (Burundi and Ethiopia) up to 86% (Zimbabwe).</w:t>
      </w:r>
    </w:p>
    <w:p w:rsidR="00965554" w:rsidP="00965554" w:rsidRDefault="00965554" w14:paraId="7CB144BC" w14:textId="3AF92032">
      <w:pPr>
        <w:spacing w:after="120" w:line="360" w:lineRule="auto"/>
        <w:ind w:firstLine="284"/>
        <w:rPr>
          <w:lang w:val="en-US"/>
        </w:rPr>
      </w:pPr>
      <w:r>
        <w:rPr>
          <w:lang w:val="en-US"/>
        </w:rPr>
        <w:t>We had three approache</w:t>
      </w:r>
      <w:r w:rsidR="00F34CAE">
        <w:rPr>
          <w:lang w:val="en-US"/>
        </w:rPr>
        <w:t>s</w:t>
      </w:r>
      <w:r>
        <w:rPr>
          <w:lang w:val="en-US"/>
        </w:rPr>
        <w:t xml:space="preserve"> to decid</w:t>
      </w:r>
      <w:r w:rsidR="00F34CAE">
        <w:rPr>
          <w:lang w:val="en-US"/>
        </w:rPr>
        <w:t>ing</w:t>
      </w:r>
      <w:r>
        <w:rPr>
          <w:lang w:val="en-US"/>
        </w:rPr>
        <w:t xml:space="preserve"> on the covariates from the DHS data, depending on the models we were using (more details on the analysis are in Section 3):</w:t>
      </w:r>
    </w:p>
    <w:p w:rsidRPr="00016F30" w:rsidR="00965554" w:rsidP="00965554" w:rsidRDefault="00965554" w14:paraId="37A6EA2A" w14:textId="1BF6FB32">
      <w:pPr>
        <w:pStyle w:val="Listenabsatz"/>
        <w:numPr>
          <w:ilvl w:val="0"/>
          <w:numId w:val="16"/>
        </w:numPr>
        <w:spacing w:after="120" w:line="360" w:lineRule="auto"/>
        <w:rPr>
          <w:lang w:val="en-US"/>
        </w:rPr>
      </w:pPr>
      <w:r w:rsidRPr="66D1B340">
        <w:rPr>
          <w:b/>
          <w:bCs/>
          <w:lang w:val="en-US"/>
        </w:rPr>
        <w:t>Approach 1:</w:t>
      </w:r>
      <w:r w:rsidRPr="66D1B340">
        <w:rPr>
          <w:lang w:val="en-US"/>
        </w:rPr>
        <w:t xml:space="preserve"> All available information in the DHS surveys was used to create the covariates. In this data-driven approach we went through the DHS survey data of each of the countries and</w:t>
      </w:r>
      <w:r w:rsidRPr="66D1B340" w:rsidR="00F34CAE">
        <w:rPr>
          <w:lang w:val="en-US"/>
        </w:rPr>
        <w:t xml:space="preserve"> created </w:t>
      </w:r>
      <w:r w:rsidRPr="66D1B340">
        <w:rPr>
          <w:lang w:val="en-US"/>
        </w:rPr>
        <w:t xml:space="preserve">covariates of all available information, except </w:t>
      </w:r>
      <w:proofErr w:type="spellStart"/>
      <w:r w:rsidRPr="66D1B340">
        <w:rPr>
          <w:lang w:val="en-US"/>
        </w:rPr>
        <w:t>i</w:t>
      </w:r>
      <w:proofErr w:type="spellEnd"/>
      <w:r w:rsidRPr="66D1B340">
        <w:rPr>
          <w:lang w:val="en-US"/>
        </w:rPr>
        <w:t>)</w:t>
      </w:r>
      <w:r>
        <w:t xml:space="preserve"> </w:t>
      </w:r>
      <w:r w:rsidR="00F34CAE">
        <w:t xml:space="preserve">those </w:t>
      </w:r>
      <w:r w:rsidRPr="66D1B340">
        <w:rPr>
          <w:lang w:val="en-US"/>
        </w:rPr>
        <w:t xml:space="preserve">with more than 10% missing values, ii) </w:t>
      </w:r>
      <w:r w:rsidRPr="66D1B340" w:rsidR="00F34CAE">
        <w:rPr>
          <w:lang w:val="en-US"/>
        </w:rPr>
        <w:t xml:space="preserve">those </w:t>
      </w:r>
      <w:r w:rsidRPr="66D1B340">
        <w:rPr>
          <w:lang w:val="en-US"/>
        </w:rPr>
        <w:t xml:space="preserve">with too little variation, iii) </w:t>
      </w:r>
      <w:r w:rsidRPr="66D1B340" w:rsidR="00F34CAE">
        <w:rPr>
          <w:lang w:val="en-US"/>
        </w:rPr>
        <w:t>all</w:t>
      </w:r>
      <w:r w:rsidRPr="66D1B340">
        <w:rPr>
          <w:lang w:val="en-US"/>
        </w:rPr>
        <w:t xml:space="preserve"> types of treatment covariates (e.g., receiving a tuberculosis injection), and iv) a</w:t>
      </w:r>
      <w:r w:rsidRPr="66D1B340" w:rsidR="00F34CAE">
        <w:rPr>
          <w:lang w:val="en-US"/>
        </w:rPr>
        <w:t>ll</w:t>
      </w:r>
      <w:r w:rsidRPr="66D1B340">
        <w:rPr>
          <w:lang w:val="en-US"/>
        </w:rPr>
        <w:t xml:space="preserve"> acute health issues (e.g., anemia). </w:t>
      </w:r>
      <w:r w:rsidRPr="66D1B340" w:rsidR="00F34CAE">
        <w:rPr>
          <w:lang w:val="en-US"/>
        </w:rPr>
        <w:t>A</w:t>
      </w:r>
      <w:r w:rsidRPr="66D1B340">
        <w:rPr>
          <w:lang w:val="en-US"/>
        </w:rPr>
        <w:t xml:space="preserve"> </w:t>
      </w:r>
      <w:r w:rsidRPr="66D1B340" w:rsidR="004913AE">
        <w:rPr>
          <w:lang w:val="en-US"/>
        </w:rPr>
        <w:t xml:space="preserve">maximum </w:t>
      </w:r>
      <w:r w:rsidRPr="66D1B340" w:rsidR="00F34CAE">
        <w:rPr>
          <w:lang w:val="en-US"/>
        </w:rPr>
        <w:t>of</w:t>
      </w:r>
      <w:r w:rsidRPr="66D1B340">
        <w:rPr>
          <w:lang w:val="en-US"/>
        </w:rPr>
        <w:t xml:space="preserve"> </w:t>
      </w:r>
      <w:r w:rsidRPr="66D1B340" w:rsidR="004913AE">
        <w:rPr>
          <w:lang w:val="en-US"/>
        </w:rPr>
        <w:t>8</w:t>
      </w:r>
      <w:r w:rsidRPr="66D1B340" w:rsidR="71974793">
        <w:rPr>
          <w:lang w:val="en-US"/>
        </w:rPr>
        <w:t>5</w:t>
      </w:r>
      <w:r w:rsidRPr="66D1B340" w:rsidR="004913AE">
        <w:rPr>
          <w:lang w:val="en-US"/>
        </w:rPr>
        <w:t xml:space="preserve"> </w:t>
      </w:r>
      <w:r w:rsidRPr="66D1B340">
        <w:rPr>
          <w:lang w:val="en-US"/>
        </w:rPr>
        <w:t>variables</w:t>
      </w:r>
      <w:r w:rsidRPr="66D1B340" w:rsidR="00F34CAE">
        <w:rPr>
          <w:lang w:val="en-US"/>
        </w:rPr>
        <w:t xml:space="preserve"> were identified</w:t>
      </w:r>
      <w:r w:rsidRPr="66D1B340">
        <w:rPr>
          <w:lang w:val="en-US"/>
        </w:rPr>
        <w:t>,</w:t>
      </w:r>
      <w:r w:rsidRPr="66D1B340" w:rsidR="00F34CAE">
        <w:rPr>
          <w:lang w:val="en-US"/>
        </w:rPr>
        <w:t xml:space="preserve"> with</w:t>
      </w:r>
      <w:r w:rsidRPr="66D1B340">
        <w:rPr>
          <w:lang w:val="en-US"/>
        </w:rPr>
        <w:t xml:space="preserve"> categorical variables included </w:t>
      </w:r>
      <w:r w:rsidRPr="66D1B340" w:rsidR="00F34CAE">
        <w:rPr>
          <w:lang w:val="en-US"/>
        </w:rPr>
        <w:t>in the models as dummies</w:t>
      </w:r>
      <w:r w:rsidRPr="66D1B340">
        <w:rPr>
          <w:lang w:val="en-US"/>
        </w:rPr>
        <w:t xml:space="preserve"> (see Table A.1). </w:t>
      </w:r>
    </w:p>
    <w:p w:rsidR="00965554" w:rsidP="00965554" w:rsidRDefault="00965554" w14:paraId="19722F7E" w14:textId="024D6053">
      <w:pPr>
        <w:pStyle w:val="Listenabsatz"/>
        <w:numPr>
          <w:ilvl w:val="0"/>
          <w:numId w:val="16"/>
        </w:numPr>
        <w:spacing w:after="120" w:line="360" w:lineRule="auto"/>
        <w:rPr>
          <w:lang w:val="en-US"/>
        </w:rPr>
      </w:pPr>
      <w:r w:rsidRPr="005D2D0E">
        <w:rPr>
          <w:b/>
          <w:bCs/>
          <w:lang w:val="en-US"/>
        </w:rPr>
        <w:t>Approach 2:</w:t>
      </w:r>
      <w:r>
        <w:rPr>
          <w:lang w:val="en-US"/>
        </w:rPr>
        <w:t xml:space="preserve"> Only covariates of the classical model </w:t>
      </w:r>
      <w:r w:rsidRPr="00810F12">
        <w:rPr>
          <w:lang w:val="en-US"/>
        </w:rPr>
        <w:t>de</w:t>
      </w:r>
      <w:r w:rsidR="00C64A78">
        <w:rPr>
          <w:lang w:val="en-US"/>
        </w:rPr>
        <w:t xml:space="preserve">rived </w:t>
      </w:r>
      <w:r w:rsidRPr="00810F12">
        <w:rPr>
          <w:lang w:val="en-US"/>
        </w:rPr>
        <w:t xml:space="preserve">from </w:t>
      </w:r>
      <w:r w:rsidRPr="00810F12" w:rsidR="005D2D0E">
        <w:rPr>
          <w:lang w:val="en-US"/>
        </w:rPr>
        <w:t>literature</w:t>
      </w:r>
      <w:r w:rsidRPr="00810F12">
        <w:rPr>
          <w:lang w:val="en-US"/>
        </w:rPr>
        <w:t xml:space="preserve">. </w:t>
      </w:r>
      <w:r w:rsidRPr="00F52950">
        <w:rPr>
          <w:lang w:val="en-US"/>
        </w:rPr>
        <w:t xml:space="preserve">We also include variables with mixed evidence, such as the sex of the household head (Kimani et al., 2014; Macha et al., 2014); household size (Macha et al., 2014; </w:t>
      </w:r>
      <w:proofErr w:type="spellStart"/>
      <w:r w:rsidRPr="00F52950">
        <w:rPr>
          <w:lang w:val="en-US"/>
        </w:rPr>
        <w:t>Kirigia</w:t>
      </w:r>
      <w:proofErr w:type="spellEnd"/>
      <w:r w:rsidRPr="00F52950">
        <w:rPr>
          <w:lang w:val="en-US"/>
        </w:rPr>
        <w:t xml:space="preserve"> et al., 2005; Jehu-Appiah et al., 2011), children at home (</w:t>
      </w:r>
      <w:proofErr w:type="spellStart"/>
      <w:r w:rsidRPr="00F52950">
        <w:rPr>
          <w:lang w:val="en-US"/>
        </w:rPr>
        <w:t>Akazili</w:t>
      </w:r>
      <w:proofErr w:type="spellEnd"/>
      <w:r w:rsidRPr="00F52950">
        <w:rPr>
          <w:lang w:val="en-US"/>
        </w:rPr>
        <w:t xml:space="preserve"> et al., 2014; Kusi et al., 2017), and media</w:t>
      </w:r>
      <w:r w:rsidR="00CD02B7">
        <w:rPr>
          <w:lang w:val="en-US"/>
        </w:rPr>
        <w:t xml:space="preserve"> </w:t>
      </w:r>
      <w:r w:rsidRPr="00F52950">
        <w:rPr>
          <w:lang w:val="en-US"/>
        </w:rPr>
        <w:t>exposure (</w:t>
      </w:r>
      <w:proofErr w:type="spellStart"/>
      <w:r w:rsidRPr="00F52950">
        <w:rPr>
          <w:lang w:val="en-US"/>
        </w:rPr>
        <w:t>Mosonsieyiri</w:t>
      </w:r>
      <w:proofErr w:type="spellEnd"/>
      <w:r w:rsidRPr="00F52950">
        <w:rPr>
          <w:lang w:val="en-US"/>
        </w:rPr>
        <w:t xml:space="preserve"> </w:t>
      </w:r>
      <w:proofErr w:type="spellStart"/>
      <w:r w:rsidRPr="00F52950">
        <w:rPr>
          <w:lang w:val="en-US"/>
        </w:rPr>
        <w:t>Kansanga</w:t>
      </w:r>
      <w:proofErr w:type="spellEnd"/>
      <w:r w:rsidRPr="00F52950">
        <w:rPr>
          <w:lang w:val="en-US"/>
        </w:rPr>
        <w:t xml:space="preserve"> et al., 2018, Kimani et al., 2014).</w:t>
      </w:r>
      <w:r>
        <w:rPr>
          <w:lang w:val="en-US"/>
        </w:rPr>
        <w:t xml:space="preserve"> In particular, woman</w:t>
      </w:r>
      <w:r w:rsidRPr="00185486">
        <w:rPr>
          <w:lang w:val="en-US"/>
        </w:rPr>
        <w:t xml:space="preserve"> is married (binary), age (categories, 15-</w:t>
      </w:r>
      <w:r>
        <w:rPr>
          <w:lang w:val="en-US"/>
        </w:rPr>
        <w:t>4</w:t>
      </w:r>
      <w:r w:rsidRPr="00185486">
        <w:rPr>
          <w:lang w:val="en-US"/>
        </w:rPr>
        <w:t xml:space="preserve">9), </w:t>
      </w:r>
      <w:r>
        <w:rPr>
          <w:lang w:val="en-US"/>
        </w:rPr>
        <w:t>age of household head (</w:t>
      </w:r>
      <w:r w:rsidRPr="00185486">
        <w:rPr>
          <w:lang w:val="en-US"/>
        </w:rPr>
        <w:t>categories, 15-59</w:t>
      </w:r>
      <w:r>
        <w:rPr>
          <w:lang w:val="en-US"/>
        </w:rPr>
        <w:t xml:space="preserve">), </w:t>
      </w:r>
      <w:r w:rsidRPr="00185486">
        <w:rPr>
          <w:lang w:val="en-US"/>
        </w:rPr>
        <w:t>education (categories: no</w:t>
      </w:r>
      <w:r w:rsidR="00C64A78">
        <w:rPr>
          <w:lang w:val="en-US"/>
        </w:rPr>
        <w:t>ne</w:t>
      </w:r>
      <w:r w:rsidRPr="00185486">
        <w:rPr>
          <w:lang w:val="en-US"/>
        </w:rPr>
        <w:t xml:space="preserve">, primary, secondary, tertiary), </w:t>
      </w:r>
      <w:r>
        <w:rPr>
          <w:lang w:val="en-US"/>
        </w:rPr>
        <w:t>wealth index (categories, 1-5), woman</w:t>
      </w:r>
      <w:r w:rsidRPr="00185486">
        <w:rPr>
          <w:lang w:val="en-US"/>
        </w:rPr>
        <w:t xml:space="preserve"> is working (binary), location is rural (binary), </w:t>
      </w:r>
      <w:r>
        <w:rPr>
          <w:lang w:val="en-US"/>
        </w:rPr>
        <w:t>women is smoking</w:t>
      </w:r>
      <w:r w:rsidRPr="00185486">
        <w:rPr>
          <w:lang w:val="en-US"/>
        </w:rPr>
        <w:t xml:space="preserve"> (binary), </w:t>
      </w:r>
      <w:r>
        <w:rPr>
          <w:lang w:val="en-US"/>
        </w:rPr>
        <w:t>wom</w:t>
      </w:r>
      <w:r w:rsidR="00C64A78">
        <w:rPr>
          <w:lang w:val="en-US"/>
        </w:rPr>
        <w:t>a</w:t>
      </w:r>
      <w:r>
        <w:rPr>
          <w:lang w:val="en-US"/>
        </w:rPr>
        <w:t>n is the household head</w:t>
      </w:r>
      <w:r w:rsidRPr="00185486">
        <w:rPr>
          <w:lang w:val="en-US"/>
        </w:rPr>
        <w:t xml:space="preserve"> (binary), </w:t>
      </w:r>
      <w:r>
        <w:rPr>
          <w:lang w:val="en-US"/>
        </w:rPr>
        <w:t>household</w:t>
      </w:r>
      <w:r w:rsidRPr="00185486">
        <w:rPr>
          <w:lang w:val="en-US"/>
        </w:rPr>
        <w:t xml:space="preserve"> </w:t>
      </w:r>
      <w:r>
        <w:rPr>
          <w:lang w:val="en-US"/>
        </w:rPr>
        <w:t xml:space="preserve">has some exposure to media </w:t>
      </w:r>
      <w:r w:rsidRPr="00185486">
        <w:rPr>
          <w:lang w:val="en-US"/>
        </w:rPr>
        <w:t>(binary).</w:t>
      </w:r>
      <w:r>
        <w:rPr>
          <w:lang w:val="en-US"/>
        </w:rPr>
        <w:t xml:space="preserve"> In total, we included 1</w:t>
      </w:r>
      <w:r w:rsidR="005D5D70">
        <w:rPr>
          <w:lang w:val="en-US"/>
        </w:rPr>
        <w:t>1</w:t>
      </w:r>
      <w:r>
        <w:rPr>
          <w:lang w:val="en-US"/>
        </w:rPr>
        <w:t xml:space="preserve"> variables, where categorical variables were included as dummies in the models (see Table A.1)</w:t>
      </w:r>
    </w:p>
    <w:p w:rsidR="00965554" w:rsidP="004E60BF" w:rsidRDefault="00965554" w14:paraId="7EC80841" w14:textId="5B846137">
      <w:pPr>
        <w:pStyle w:val="Listenabsatz"/>
        <w:numPr>
          <w:ilvl w:val="0"/>
          <w:numId w:val="16"/>
        </w:numPr>
        <w:spacing w:after="120" w:line="360" w:lineRule="auto"/>
        <w:rPr>
          <w:lang w:val="en-US"/>
        </w:rPr>
      </w:pPr>
      <w:r w:rsidRPr="005D2D0E">
        <w:rPr>
          <w:b/>
          <w:bCs/>
          <w:lang w:val="en-US"/>
        </w:rPr>
        <w:t>Approach 3:</w:t>
      </w:r>
      <w:r>
        <w:rPr>
          <w:lang w:val="en-US"/>
        </w:rPr>
        <w:t xml:space="preserve"> Only covariates that are also available in the </w:t>
      </w:r>
      <w:r w:rsidR="00C64A78">
        <w:rPr>
          <w:lang w:val="en-US"/>
        </w:rPr>
        <w:t>c</w:t>
      </w:r>
      <w:r>
        <w:rPr>
          <w:lang w:val="en-US"/>
        </w:rPr>
        <w:t>ensus data were used.</w:t>
      </w:r>
      <w:r w:rsidRPr="00185486">
        <w:t xml:space="preserve"> </w:t>
      </w:r>
      <w:r>
        <w:rPr>
          <w:lang w:val="en-US"/>
        </w:rPr>
        <w:t xml:space="preserve">In particular, we used the following </w:t>
      </w:r>
      <w:r w:rsidR="005D2D0E">
        <w:rPr>
          <w:lang w:val="en-US"/>
        </w:rPr>
        <w:t>nine</w:t>
      </w:r>
      <w:r w:rsidR="006D4120">
        <w:rPr>
          <w:lang w:val="en-US"/>
        </w:rPr>
        <w:t xml:space="preserve"> </w:t>
      </w:r>
      <w:r>
        <w:rPr>
          <w:lang w:val="en-US"/>
        </w:rPr>
        <w:t>covariates, where categorical variables were included as dummies:</w:t>
      </w:r>
      <w:r w:rsidRPr="00185486">
        <w:rPr>
          <w:lang w:val="en-US"/>
        </w:rPr>
        <w:t xml:space="preserve"> </w:t>
      </w:r>
      <w:r>
        <w:rPr>
          <w:lang w:val="en-US"/>
        </w:rPr>
        <w:t>woman</w:t>
      </w:r>
      <w:r w:rsidRPr="00185486">
        <w:rPr>
          <w:lang w:val="en-US"/>
        </w:rPr>
        <w:t xml:space="preserve"> is married (binary), age (categories, 15-</w:t>
      </w:r>
      <w:r>
        <w:rPr>
          <w:lang w:val="en-US"/>
        </w:rPr>
        <w:t>4</w:t>
      </w:r>
      <w:r w:rsidRPr="00185486">
        <w:rPr>
          <w:lang w:val="en-US"/>
        </w:rPr>
        <w:t xml:space="preserve">9), education (categories: no, primary, secondary, tertiary), </w:t>
      </w:r>
      <w:r>
        <w:rPr>
          <w:lang w:val="en-US"/>
        </w:rPr>
        <w:t>woman</w:t>
      </w:r>
      <w:r w:rsidRPr="00185486">
        <w:rPr>
          <w:lang w:val="en-US"/>
        </w:rPr>
        <w:t xml:space="preserve"> is working (binary), location is rural (binary), household has children (binary), electricity (binary), toilet (binary</w:t>
      </w:r>
      <w:r w:rsidR="006D4120">
        <w:rPr>
          <w:lang w:val="en-US"/>
        </w:rPr>
        <w:t>)</w:t>
      </w:r>
      <w:r w:rsidR="00864CBB">
        <w:rPr>
          <w:lang w:val="en-US"/>
        </w:rPr>
        <w:t>, region (categories)</w:t>
      </w:r>
      <w:r w:rsidR="008A4F17">
        <w:rPr>
          <w:lang w:val="en-US"/>
        </w:rPr>
        <w:t>.</w:t>
      </w:r>
      <w:r>
        <w:rPr>
          <w:lang w:val="en-US"/>
        </w:rPr>
        <w:t xml:space="preserve"> </w:t>
      </w:r>
    </w:p>
    <w:p w:rsidRPr="004E60BF" w:rsidR="004E60BF" w:rsidP="004E60BF" w:rsidRDefault="004E60BF" w14:paraId="0D9DF67C" w14:textId="77777777">
      <w:pPr>
        <w:pStyle w:val="Listenabsatz"/>
        <w:spacing w:after="120" w:line="360" w:lineRule="auto"/>
        <w:ind w:left="644"/>
        <w:rPr>
          <w:lang w:val="en-US"/>
        </w:rPr>
      </w:pPr>
    </w:p>
    <w:p w:rsidRPr="00F34B3E" w:rsidR="00965554" w:rsidP="00965554" w:rsidRDefault="00965554" w14:paraId="7CCE3AFC" w14:textId="77777777">
      <w:pPr>
        <w:pStyle w:val="KeinLeerraum"/>
        <w:rPr>
          <w:b/>
          <w:lang w:val="en-US"/>
        </w:rPr>
      </w:pPr>
      <w:bookmarkStart w:name="_Hlk188623627" w:id="9"/>
      <w:r w:rsidRPr="00F34B3E">
        <w:rPr>
          <w:b/>
          <w:lang w:val="en-US"/>
        </w:rPr>
        <w:t>Table 1: Used dataset by country</w:t>
      </w:r>
    </w:p>
    <w:tbl>
      <w:tblPr>
        <w:tblW w:w="5129" w:type="pct"/>
        <w:tblLayout w:type="fixed"/>
        <w:tblCellMar>
          <w:left w:w="70" w:type="dxa"/>
          <w:right w:w="70" w:type="dxa"/>
        </w:tblCellMar>
        <w:tblLook w:val="04A0" w:firstRow="1" w:lastRow="0" w:firstColumn="1" w:lastColumn="0" w:noHBand="0" w:noVBand="1"/>
      </w:tblPr>
      <w:tblGrid>
        <w:gridCol w:w="1949"/>
        <w:gridCol w:w="904"/>
        <w:gridCol w:w="1285"/>
        <w:gridCol w:w="1038"/>
        <w:gridCol w:w="1430"/>
        <w:gridCol w:w="1416"/>
        <w:gridCol w:w="1864"/>
      </w:tblGrid>
      <w:tr w:rsidRPr="00F34B3E" w:rsidR="00965554" w:rsidTr="00645C67" w14:paraId="3FEFEEFC" w14:textId="77777777">
        <w:trPr>
          <w:trHeight w:val="300"/>
        </w:trPr>
        <w:tc>
          <w:tcPr>
            <w:tcW w:w="986" w:type="pct"/>
            <w:tcBorders>
              <w:top w:val="single" w:color="auto" w:sz="4" w:space="0"/>
            </w:tcBorders>
            <w:shd w:val="clear" w:color="auto" w:fill="808080" w:themeFill="background1" w:themeFillShade="80"/>
            <w:vAlign w:val="center"/>
            <w:hideMark/>
          </w:tcPr>
          <w:p w:rsidRPr="00F34B3E" w:rsidR="00965554" w:rsidP="00645C67" w:rsidRDefault="00965554" w14:paraId="0EB9D7DA" w14:textId="77777777">
            <w:pPr>
              <w:spacing w:after="0" w:line="240" w:lineRule="auto"/>
              <w:jc w:val="left"/>
              <w:rPr>
                <w:rFonts w:eastAsia="Times New Roman" w:cs="Calibri"/>
                <w:b/>
                <w:color w:val="FFFFFF" w:themeColor="background1"/>
                <w:sz w:val="20"/>
                <w:szCs w:val="20"/>
                <w:lang w:eastAsia="de-CH"/>
              </w:rPr>
            </w:pPr>
            <w:r w:rsidRPr="00F34B3E">
              <w:rPr>
                <w:rFonts w:eastAsia="Times New Roman" w:cs="Calibri"/>
                <w:b/>
                <w:color w:val="FFFFFF" w:themeColor="background1"/>
                <w:sz w:val="20"/>
                <w:szCs w:val="20"/>
                <w:lang w:eastAsia="de-CH"/>
              </w:rPr>
              <w:t> Country</w:t>
            </w:r>
          </w:p>
        </w:tc>
        <w:tc>
          <w:tcPr>
            <w:tcW w:w="457" w:type="pct"/>
            <w:tcBorders>
              <w:top w:val="single" w:color="auto" w:sz="4" w:space="0"/>
            </w:tcBorders>
            <w:shd w:val="clear" w:color="auto" w:fill="808080" w:themeFill="background1" w:themeFillShade="80"/>
            <w:vAlign w:val="center"/>
          </w:tcPr>
          <w:p w:rsidRPr="00F34B3E" w:rsidR="00965554" w:rsidP="00645C67" w:rsidRDefault="00965554" w14:paraId="0A9A74E1" w14:textId="77777777">
            <w:pPr>
              <w:spacing w:after="0" w:line="240" w:lineRule="auto"/>
              <w:jc w:val="left"/>
              <w:rPr>
                <w:rFonts w:eastAsia="Times New Roman" w:cs="Calibri"/>
                <w:b/>
                <w:bCs/>
                <w:color w:val="FFFFFF" w:themeColor="background1"/>
                <w:sz w:val="20"/>
                <w:szCs w:val="20"/>
                <w:lang w:eastAsia="de-CH"/>
              </w:rPr>
            </w:pPr>
            <w:r w:rsidRPr="00F34B3E">
              <w:rPr>
                <w:rFonts w:eastAsia="Times New Roman" w:cs="Calibri"/>
                <w:b/>
                <w:bCs/>
                <w:color w:val="FFFFFF" w:themeColor="background1"/>
                <w:sz w:val="20"/>
                <w:szCs w:val="20"/>
                <w:lang w:eastAsia="de-CH"/>
              </w:rPr>
              <w:t>DHS</w:t>
            </w:r>
          </w:p>
        </w:tc>
        <w:tc>
          <w:tcPr>
            <w:tcW w:w="650" w:type="pct"/>
            <w:tcBorders>
              <w:top w:val="single" w:color="auto" w:sz="4" w:space="0"/>
              <w:right w:val="double" w:color="auto" w:sz="4" w:space="0"/>
            </w:tcBorders>
            <w:shd w:val="clear" w:color="auto" w:fill="808080" w:themeFill="background1" w:themeFillShade="80"/>
            <w:vAlign w:val="center"/>
          </w:tcPr>
          <w:p w:rsidRPr="00F34B3E" w:rsidR="00965554" w:rsidP="00645C67" w:rsidRDefault="00965554" w14:paraId="6282956E" w14:textId="77777777">
            <w:pPr>
              <w:spacing w:after="0" w:line="240" w:lineRule="auto"/>
              <w:jc w:val="left"/>
              <w:rPr>
                <w:rFonts w:eastAsia="Times New Roman" w:cs="Calibri"/>
                <w:b/>
                <w:bCs/>
                <w:color w:val="FFFFFF" w:themeColor="background1"/>
                <w:sz w:val="20"/>
                <w:szCs w:val="20"/>
                <w:lang w:eastAsia="de-CH"/>
              </w:rPr>
            </w:pPr>
            <w:r w:rsidRPr="00F34B3E">
              <w:rPr>
                <w:rFonts w:eastAsia="Times New Roman" w:cs="Calibri"/>
                <w:b/>
                <w:bCs/>
                <w:color w:val="FFFFFF" w:themeColor="background1"/>
                <w:sz w:val="20"/>
                <w:szCs w:val="20"/>
                <w:lang w:eastAsia="de-CH"/>
              </w:rPr>
              <w:t>Census</w:t>
            </w:r>
          </w:p>
        </w:tc>
        <w:tc>
          <w:tcPr>
            <w:tcW w:w="2907" w:type="pct"/>
            <w:gridSpan w:val="4"/>
            <w:tcBorders>
              <w:top w:val="single" w:color="auto" w:sz="4" w:space="0"/>
              <w:left w:val="double" w:color="auto" w:sz="4" w:space="0"/>
            </w:tcBorders>
            <w:shd w:val="clear" w:color="auto" w:fill="808080" w:themeFill="background1" w:themeFillShade="80"/>
            <w:vAlign w:val="center"/>
          </w:tcPr>
          <w:p w:rsidR="00965554" w:rsidP="00645C67" w:rsidRDefault="00965554" w14:paraId="46AB97EB" w14:textId="77777777">
            <w:pPr>
              <w:spacing w:after="0" w:line="240" w:lineRule="auto"/>
              <w:jc w:val="center"/>
              <w:rPr>
                <w:rFonts w:eastAsia="Times New Roman" w:cs="Calibri"/>
                <w:b/>
                <w:bCs/>
                <w:color w:val="FFFFFF" w:themeColor="background1"/>
                <w:sz w:val="20"/>
                <w:szCs w:val="20"/>
                <w:lang w:eastAsia="de-CH"/>
              </w:rPr>
            </w:pPr>
            <w:r>
              <w:rPr>
                <w:rFonts w:eastAsia="Times New Roman" w:cs="Calibri"/>
                <w:b/>
                <w:bCs/>
                <w:color w:val="FFFFFF" w:themeColor="background1"/>
                <w:sz w:val="20"/>
                <w:szCs w:val="20"/>
                <w:lang w:eastAsia="de-CH"/>
              </w:rPr>
              <w:t>DHS sample country average</w:t>
            </w:r>
          </w:p>
        </w:tc>
      </w:tr>
      <w:tr w:rsidRPr="00F34B3E" w:rsidR="00965554" w:rsidTr="00156745" w14:paraId="3EEEA817" w14:textId="77777777">
        <w:trPr>
          <w:trHeight w:val="300"/>
        </w:trPr>
        <w:tc>
          <w:tcPr>
            <w:tcW w:w="986" w:type="pct"/>
            <w:tcBorders>
              <w:top w:val="single" w:color="auto" w:sz="4" w:space="0"/>
            </w:tcBorders>
            <w:shd w:val="clear" w:color="auto" w:fill="808080" w:themeFill="background1" w:themeFillShade="80"/>
            <w:vAlign w:val="center"/>
          </w:tcPr>
          <w:p w:rsidRPr="00F34B3E" w:rsidR="00965554" w:rsidP="00645C67" w:rsidRDefault="00965554" w14:paraId="72B00080" w14:textId="77777777">
            <w:pPr>
              <w:spacing w:after="0" w:line="240" w:lineRule="auto"/>
              <w:jc w:val="left"/>
              <w:rPr>
                <w:rFonts w:eastAsia="Times New Roman" w:cs="Calibri"/>
                <w:b/>
                <w:color w:val="FFFFFF" w:themeColor="background1"/>
                <w:sz w:val="20"/>
                <w:szCs w:val="20"/>
                <w:lang w:eastAsia="de-CH"/>
              </w:rPr>
            </w:pPr>
          </w:p>
        </w:tc>
        <w:tc>
          <w:tcPr>
            <w:tcW w:w="457" w:type="pct"/>
            <w:tcBorders>
              <w:top w:val="single" w:color="auto" w:sz="4" w:space="0"/>
            </w:tcBorders>
            <w:shd w:val="clear" w:color="auto" w:fill="808080" w:themeFill="background1" w:themeFillShade="80"/>
            <w:vAlign w:val="center"/>
          </w:tcPr>
          <w:p w:rsidRPr="00F34B3E" w:rsidR="00965554" w:rsidP="00645C67" w:rsidRDefault="00965554" w14:paraId="65102F3A" w14:textId="77777777">
            <w:pPr>
              <w:spacing w:after="0" w:line="240" w:lineRule="auto"/>
              <w:jc w:val="left"/>
              <w:rPr>
                <w:rFonts w:eastAsia="Times New Roman" w:cs="Calibri"/>
                <w:b/>
                <w:bCs/>
                <w:color w:val="FFFFFF" w:themeColor="background1"/>
                <w:sz w:val="20"/>
                <w:szCs w:val="20"/>
                <w:lang w:eastAsia="de-CH"/>
              </w:rPr>
            </w:pPr>
          </w:p>
        </w:tc>
        <w:tc>
          <w:tcPr>
            <w:tcW w:w="650" w:type="pct"/>
            <w:tcBorders>
              <w:top w:val="single" w:color="auto" w:sz="4" w:space="0"/>
              <w:right w:val="double" w:color="auto" w:sz="4" w:space="0"/>
            </w:tcBorders>
            <w:shd w:val="clear" w:color="auto" w:fill="808080" w:themeFill="background1" w:themeFillShade="80"/>
            <w:vAlign w:val="center"/>
          </w:tcPr>
          <w:p w:rsidRPr="00F34B3E" w:rsidR="00965554" w:rsidP="00645C67" w:rsidRDefault="00965554" w14:paraId="38F0A04F" w14:textId="77777777">
            <w:pPr>
              <w:spacing w:after="0" w:line="240" w:lineRule="auto"/>
              <w:jc w:val="left"/>
              <w:rPr>
                <w:rFonts w:eastAsia="Times New Roman" w:cs="Calibri"/>
                <w:b/>
                <w:bCs/>
                <w:color w:val="FFFFFF" w:themeColor="background1"/>
                <w:sz w:val="20"/>
                <w:szCs w:val="20"/>
                <w:lang w:eastAsia="de-CH"/>
              </w:rPr>
            </w:pPr>
          </w:p>
        </w:tc>
        <w:tc>
          <w:tcPr>
            <w:tcW w:w="525" w:type="pct"/>
            <w:tcBorders>
              <w:top w:val="single" w:color="auto" w:sz="4" w:space="0"/>
              <w:left w:val="double" w:color="auto" w:sz="4" w:space="0"/>
            </w:tcBorders>
            <w:shd w:val="clear" w:color="auto" w:fill="808080" w:themeFill="background1" w:themeFillShade="80"/>
            <w:vAlign w:val="center"/>
          </w:tcPr>
          <w:p w:rsidR="00965554" w:rsidP="00645C67" w:rsidRDefault="00965554" w14:paraId="0242C12F" w14:textId="77777777">
            <w:pPr>
              <w:spacing w:after="0" w:line="240" w:lineRule="auto"/>
              <w:jc w:val="left"/>
              <w:rPr>
                <w:rFonts w:eastAsia="Times New Roman" w:cs="Calibri"/>
                <w:b/>
                <w:bCs/>
                <w:color w:val="FFFFFF" w:themeColor="background1"/>
                <w:sz w:val="20"/>
                <w:szCs w:val="20"/>
                <w:lang w:val="en-US" w:eastAsia="de-CH"/>
              </w:rPr>
            </w:pPr>
            <w:r>
              <w:rPr>
                <w:rFonts w:eastAsia="Times New Roman" w:cs="Calibri"/>
                <w:b/>
                <w:bCs/>
                <w:color w:val="FFFFFF" w:themeColor="background1"/>
                <w:sz w:val="20"/>
                <w:szCs w:val="20"/>
                <w:lang w:val="en-US" w:eastAsia="de-CH"/>
              </w:rPr>
              <w:t>Health i</w:t>
            </w:r>
            <w:r w:rsidRPr="00F34B3E">
              <w:rPr>
                <w:rFonts w:eastAsia="Times New Roman" w:cs="Calibri"/>
                <w:b/>
                <w:bCs/>
                <w:color w:val="FFFFFF" w:themeColor="background1"/>
                <w:sz w:val="20"/>
                <w:szCs w:val="20"/>
                <w:lang w:val="en-US" w:eastAsia="de-CH"/>
              </w:rPr>
              <w:t xml:space="preserve">nsurance </w:t>
            </w:r>
          </w:p>
          <w:p w:rsidR="00965554" w:rsidP="00645C67" w:rsidRDefault="00965554" w14:paraId="55F9CA51" w14:textId="77777777">
            <w:pPr>
              <w:spacing w:after="0" w:line="240" w:lineRule="auto"/>
              <w:jc w:val="left"/>
              <w:rPr>
                <w:rFonts w:eastAsia="Times New Roman" w:cs="Calibri"/>
                <w:b/>
                <w:color w:val="FFFFFF" w:themeColor="background1"/>
                <w:sz w:val="20"/>
                <w:szCs w:val="20"/>
                <w:lang w:eastAsia="de-CH"/>
              </w:rPr>
            </w:pPr>
            <w:r>
              <w:rPr>
                <w:rFonts w:eastAsia="Times New Roman" w:cs="Calibri"/>
                <w:b/>
                <w:bCs/>
                <w:color w:val="FFFFFF" w:themeColor="background1"/>
                <w:sz w:val="20"/>
                <w:szCs w:val="20"/>
                <w:lang w:val="en-US" w:eastAsia="de-CH"/>
              </w:rPr>
              <w:t>Coverage (%)</w:t>
            </w:r>
          </w:p>
        </w:tc>
        <w:tc>
          <w:tcPr>
            <w:tcW w:w="723" w:type="pct"/>
            <w:tcBorders>
              <w:top w:val="single" w:color="auto" w:sz="4" w:space="0"/>
            </w:tcBorders>
            <w:shd w:val="clear" w:color="auto" w:fill="808080" w:themeFill="background1" w:themeFillShade="80"/>
            <w:vAlign w:val="center"/>
          </w:tcPr>
          <w:p w:rsidR="00965554" w:rsidP="00645C67" w:rsidRDefault="00965554" w14:paraId="6AD35FA4" w14:textId="77777777">
            <w:pPr>
              <w:spacing w:after="0" w:line="240" w:lineRule="auto"/>
              <w:jc w:val="left"/>
              <w:rPr>
                <w:rFonts w:eastAsia="Times New Roman" w:cs="Calibri"/>
                <w:b/>
                <w:bCs/>
                <w:color w:val="FFFFFF" w:themeColor="background1"/>
                <w:sz w:val="20"/>
                <w:szCs w:val="20"/>
                <w:lang w:val="en-US" w:eastAsia="de-CH"/>
              </w:rPr>
            </w:pPr>
            <w:r w:rsidRPr="00F34B3E">
              <w:rPr>
                <w:rFonts w:eastAsia="Times New Roman" w:cs="Calibri"/>
                <w:b/>
                <w:bCs/>
                <w:color w:val="FFFFFF" w:themeColor="background1"/>
                <w:sz w:val="20"/>
                <w:szCs w:val="20"/>
                <w:lang w:val="en-US" w:eastAsia="de-CH"/>
              </w:rPr>
              <w:t xml:space="preserve">Visited health facility </w:t>
            </w:r>
            <w:proofErr w:type="gramStart"/>
            <w:r w:rsidRPr="00F34B3E">
              <w:rPr>
                <w:rFonts w:eastAsia="Times New Roman" w:cs="Calibri"/>
                <w:b/>
                <w:bCs/>
                <w:color w:val="FFFFFF" w:themeColor="background1"/>
                <w:sz w:val="20"/>
                <w:szCs w:val="20"/>
                <w:lang w:val="en-US" w:eastAsia="de-CH"/>
              </w:rPr>
              <w:t>last  year</w:t>
            </w:r>
            <w:proofErr w:type="gramEnd"/>
            <w:r>
              <w:rPr>
                <w:rFonts w:eastAsia="Times New Roman" w:cs="Calibri"/>
                <w:b/>
                <w:bCs/>
                <w:color w:val="FFFFFF" w:themeColor="background1"/>
                <w:sz w:val="20"/>
                <w:szCs w:val="20"/>
                <w:lang w:val="en-US" w:eastAsia="de-CH"/>
              </w:rPr>
              <w:t xml:space="preserve"> </w:t>
            </w:r>
          </w:p>
          <w:p w:rsidR="00965554" w:rsidP="00645C67" w:rsidRDefault="00965554" w14:paraId="4A08FBBB" w14:textId="77777777">
            <w:pPr>
              <w:spacing w:after="0" w:line="240" w:lineRule="auto"/>
              <w:jc w:val="left"/>
              <w:rPr>
                <w:rFonts w:eastAsia="Times New Roman" w:cs="Calibri"/>
                <w:b/>
                <w:bCs/>
                <w:color w:val="FFFFFF" w:themeColor="background1"/>
                <w:sz w:val="20"/>
                <w:szCs w:val="20"/>
                <w:lang w:eastAsia="de-CH"/>
              </w:rPr>
            </w:pPr>
            <w:r>
              <w:rPr>
                <w:rFonts w:eastAsia="Times New Roman" w:cs="Calibri"/>
                <w:b/>
                <w:bCs/>
                <w:color w:val="FFFFFF" w:themeColor="background1"/>
                <w:sz w:val="20"/>
                <w:szCs w:val="20"/>
                <w:lang w:val="en-US" w:eastAsia="de-CH"/>
              </w:rPr>
              <w:t>(%)</w:t>
            </w:r>
          </w:p>
        </w:tc>
        <w:tc>
          <w:tcPr>
            <w:tcW w:w="716" w:type="pct"/>
            <w:tcBorders>
              <w:top w:val="single" w:color="auto" w:sz="4" w:space="0"/>
            </w:tcBorders>
            <w:shd w:val="clear" w:color="auto" w:fill="808080" w:themeFill="background1" w:themeFillShade="80"/>
            <w:vAlign w:val="center"/>
          </w:tcPr>
          <w:p w:rsidR="00965554" w:rsidP="00645C67" w:rsidRDefault="00965554" w14:paraId="55AE172A" w14:textId="77777777">
            <w:pPr>
              <w:spacing w:after="0" w:line="240" w:lineRule="auto"/>
              <w:jc w:val="left"/>
              <w:rPr>
                <w:rFonts w:eastAsia="Times New Roman" w:cs="Calibri"/>
                <w:b/>
                <w:bCs/>
                <w:color w:val="FFFFFF" w:themeColor="background1"/>
                <w:sz w:val="20"/>
                <w:szCs w:val="20"/>
                <w:lang w:eastAsia="de-CH"/>
              </w:rPr>
            </w:pPr>
            <w:r>
              <w:rPr>
                <w:rFonts w:eastAsia="Times New Roman" w:cs="Calibri"/>
                <w:b/>
                <w:bCs/>
                <w:color w:val="FFFFFF" w:themeColor="background1"/>
                <w:sz w:val="20"/>
                <w:szCs w:val="20"/>
                <w:lang w:val="en-US" w:eastAsia="de-CH"/>
              </w:rPr>
              <w:t>Last-</w:t>
            </w:r>
            <w:r w:rsidRPr="00F34B3E">
              <w:rPr>
                <w:rFonts w:eastAsia="Times New Roman" w:cs="Calibri"/>
                <w:b/>
                <w:bCs/>
                <w:color w:val="FFFFFF" w:themeColor="background1"/>
                <w:sz w:val="20"/>
                <w:szCs w:val="20"/>
                <w:lang w:val="en-US" w:eastAsia="de-CH"/>
              </w:rPr>
              <w:t>born children born in health facility</w:t>
            </w:r>
            <w:r>
              <w:rPr>
                <w:rFonts w:eastAsia="Times New Roman" w:cs="Calibri"/>
                <w:b/>
                <w:bCs/>
                <w:color w:val="FFFFFF" w:themeColor="background1"/>
                <w:sz w:val="20"/>
                <w:szCs w:val="20"/>
                <w:lang w:val="en-US" w:eastAsia="de-CH"/>
              </w:rPr>
              <w:t xml:space="preserve"> (%)</w:t>
            </w:r>
          </w:p>
        </w:tc>
        <w:tc>
          <w:tcPr>
            <w:tcW w:w="943" w:type="pct"/>
            <w:tcBorders>
              <w:top w:val="single" w:color="auto" w:sz="4" w:space="0"/>
            </w:tcBorders>
            <w:shd w:val="clear" w:color="auto" w:fill="808080" w:themeFill="background1" w:themeFillShade="80"/>
            <w:vAlign w:val="center"/>
          </w:tcPr>
          <w:p w:rsidR="00965554" w:rsidP="00645C67" w:rsidRDefault="00965554" w14:paraId="12BB851F" w14:textId="77777777">
            <w:pPr>
              <w:spacing w:after="0" w:line="240" w:lineRule="auto"/>
              <w:jc w:val="left"/>
              <w:rPr>
                <w:rFonts w:eastAsia="Times New Roman" w:cs="Calibri"/>
                <w:b/>
                <w:bCs/>
                <w:color w:val="FFFFFF" w:themeColor="background1"/>
                <w:sz w:val="20"/>
                <w:szCs w:val="20"/>
                <w:lang w:eastAsia="de-CH"/>
              </w:rPr>
            </w:pPr>
            <w:r>
              <w:rPr>
                <w:rFonts w:eastAsia="Times New Roman" w:cs="Calibri"/>
                <w:b/>
                <w:bCs/>
                <w:color w:val="FFFFFF" w:themeColor="background1"/>
                <w:sz w:val="20"/>
                <w:szCs w:val="20"/>
                <w:lang w:val="en-US" w:eastAsia="de-CH"/>
              </w:rPr>
              <w:t>Last-</w:t>
            </w:r>
            <w:r w:rsidRPr="00F34B3E">
              <w:rPr>
                <w:rFonts w:eastAsia="Times New Roman" w:cs="Calibri"/>
                <w:b/>
                <w:bCs/>
                <w:color w:val="FFFFFF" w:themeColor="background1"/>
                <w:sz w:val="20"/>
                <w:szCs w:val="20"/>
                <w:lang w:val="en-US" w:eastAsia="de-CH"/>
              </w:rPr>
              <w:t xml:space="preserve">born children had postnatal check within </w:t>
            </w:r>
            <w:proofErr w:type="gramStart"/>
            <w:r w:rsidRPr="00F34B3E">
              <w:rPr>
                <w:rFonts w:eastAsia="Times New Roman" w:cs="Calibri"/>
                <w:b/>
                <w:bCs/>
                <w:color w:val="FFFFFF" w:themeColor="background1"/>
                <w:sz w:val="20"/>
                <w:szCs w:val="20"/>
                <w:lang w:val="en-US" w:eastAsia="de-CH"/>
              </w:rPr>
              <w:t xml:space="preserve">two </w:t>
            </w:r>
            <w:r>
              <w:rPr>
                <w:rFonts w:eastAsia="Times New Roman" w:cs="Calibri"/>
                <w:b/>
                <w:bCs/>
                <w:color w:val="FFFFFF" w:themeColor="background1"/>
                <w:sz w:val="20"/>
                <w:szCs w:val="20"/>
                <w:lang w:val="en-US" w:eastAsia="de-CH"/>
              </w:rPr>
              <w:t xml:space="preserve"> </w:t>
            </w:r>
            <w:r w:rsidRPr="00F34B3E">
              <w:rPr>
                <w:rFonts w:eastAsia="Times New Roman" w:cs="Calibri"/>
                <w:b/>
                <w:bCs/>
                <w:color w:val="FFFFFF" w:themeColor="background1"/>
                <w:sz w:val="20"/>
                <w:szCs w:val="20"/>
                <w:lang w:val="en-US" w:eastAsia="de-CH"/>
              </w:rPr>
              <w:t>weeks</w:t>
            </w:r>
            <w:proofErr w:type="gramEnd"/>
            <w:r>
              <w:rPr>
                <w:rFonts w:eastAsia="Times New Roman" w:cs="Calibri"/>
                <w:b/>
                <w:bCs/>
                <w:color w:val="FFFFFF" w:themeColor="background1"/>
                <w:sz w:val="20"/>
                <w:szCs w:val="20"/>
                <w:lang w:val="en-US" w:eastAsia="de-CH"/>
              </w:rPr>
              <w:t xml:space="preserve"> (%)</w:t>
            </w:r>
          </w:p>
        </w:tc>
      </w:tr>
      <w:tr w:rsidRPr="009523F5" w:rsidR="00965554" w:rsidTr="00156745" w14:paraId="32608D04" w14:textId="77777777">
        <w:trPr>
          <w:trHeight w:val="170"/>
        </w:trPr>
        <w:tc>
          <w:tcPr>
            <w:tcW w:w="986" w:type="pct"/>
            <w:vAlign w:val="center"/>
          </w:tcPr>
          <w:p w:rsidRPr="00F34B3E" w:rsidR="00965554" w:rsidP="00645C67" w:rsidRDefault="00965554" w14:paraId="64B34C2D" w14:textId="77777777">
            <w:pPr>
              <w:spacing w:after="0" w:line="240" w:lineRule="auto"/>
              <w:jc w:val="left"/>
              <w:rPr>
                <w:rFonts w:eastAsia="Times New Roman" w:cs="Calibri"/>
                <w:color w:val="000000"/>
                <w:sz w:val="20"/>
                <w:szCs w:val="20"/>
                <w:lang w:eastAsia="de-CH"/>
              </w:rPr>
            </w:pPr>
            <w:r>
              <w:rPr>
                <w:rFonts w:cs="Arial"/>
                <w:color w:val="000000"/>
                <w:sz w:val="20"/>
                <w:szCs w:val="20"/>
              </w:rPr>
              <w:t>Benin</w:t>
            </w:r>
          </w:p>
        </w:tc>
        <w:tc>
          <w:tcPr>
            <w:tcW w:w="457" w:type="pct"/>
            <w:vAlign w:val="center"/>
          </w:tcPr>
          <w:p w:rsidRPr="00F34B3E" w:rsidR="00965554" w:rsidP="00645C67" w:rsidRDefault="00965554" w14:paraId="4D7E41AC" w14:textId="77777777">
            <w:pPr>
              <w:spacing w:after="0" w:line="240" w:lineRule="auto"/>
              <w:jc w:val="right"/>
              <w:rPr>
                <w:rFonts w:eastAsia="Times New Roman" w:cs="Calibri"/>
                <w:color w:val="000000"/>
                <w:sz w:val="20"/>
                <w:szCs w:val="20"/>
                <w:lang w:eastAsia="de-CH"/>
              </w:rPr>
            </w:pPr>
            <w:r>
              <w:rPr>
                <w:rFonts w:cs="Arial"/>
                <w:color w:val="000000"/>
                <w:sz w:val="20"/>
                <w:szCs w:val="20"/>
              </w:rPr>
              <w:t>2017-18</w:t>
            </w:r>
          </w:p>
        </w:tc>
        <w:tc>
          <w:tcPr>
            <w:tcW w:w="650" w:type="pct"/>
            <w:tcBorders>
              <w:right w:val="double" w:color="auto" w:sz="4" w:space="0"/>
            </w:tcBorders>
            <w:vAlign w:val="center"/>
          </w:tcPr>
          <w:p w:rsidRPr="00F34B3E" w:rsidR="00965554" w:rsidP="00645C67" w:rsidRDefault="00965554" w14:paraId="7FAA4FD4" w14:textId="77777777">
            <w:pPr>
              <w:spacing w:after="0" w:line="240" w:lineRule="auto"/>
              <w:jc w:val="right"/>
              <w:rPr>
                <w:rFonts w:eastAsia="Times New Roman" w:cs="Calibri"/>
                <w:color w:val="000000"/>
                <w:sz w:val="20"/>
                <w:szCs w:val="20"/>
                <w:lang w:eastAsia="de-CH"/>
              </w:rPr>
            </w:pPr>
            <w:r>
              <w:rPr>
                <w:rFonts w:cs="Arial"/>
                <w:color w:val="000000"/>
                <w:sz w:val="20"/>
                <w:szCs w:val="20"/>
              </w:rPr>
              <w:t>2013</w:t>
            </w:r>
          </w:p>
        </w:tc>
        <w:tc>
          <w:tcPr>
            <w:tcW w:w="525" w:type="pct"/>
            <w:tcBorders>
              <w:left w:val="double" w:color="auto" w:sz="4" w:space="0"/>
            </w:tcBorders>
            <w:vAlign w:val="bottom"/>
          </w:tcPr>
          <w:p w:rsidRPr="009523F5" w:rsidR="00965554" w:rsidP="00645C67" w:rsidRDefault="00965554" w14:paraId="43C56AE1" w14:textId="77777777">
            <w:pPr>
              <w:spacing w:after="0" w:line="240" w:lineRule="auto"/>
              <w:jc w:val="right"/>
              <w:rPr>
                <w:rFonts w:cs="Arial"/>
                <w:color w:val="000000"/>
                <w:sz w:val="20"/>
                <w:szCs w:val="20"/>
              </w:rPr>
            </w:pPr>
            <w:r w:rsidRPr="009523F5">
              <w:rPr>
                <w:rFonts w:cs="Arial"/>
                <w:color w:val="000000"/>
                <w:sz w:val="20"/>
                <w:szCs w:val="20"/>
              </w:rPr>
              <w:t>1.2</w:t>
            </w:r>
          </w:p>
        </w:tc>
        <w:tc>
          <w:tcPr>
            <w:tcW w:w="723" w:type="pct"/>
            <w:vAlign w:val="bottom"/>
          </w:tcPr>
          <w:p w:rsidRPr="009523F5" w:rsidR="00965554" w:rsidP="00645C67" w:rsidRDefault="00965554" w14:paraId="07A2251D" w14:textId="77777777">
            <w:pPr>
              <w:spacing w:after="0" w:line="240" w:lineRule="auto"/>
              <w:jc w:val="right"/>
              <w:rPr>
                <w:rFonts w:cs="Arial"/>
                <w:color w:val="000000"/>
                <w:sz w:val="20"/>
                <w:szCs w:val="20"/>
              </w:rPr>
            </w:pPr>
            <w:r w:rsidRPr="009523F5">
              <w:rPr>
                <w:rFonts w:cs="Arial"/>
                <w:color w:val="000000"/>
                <w:sz w:val="20"/>
                <w:szCs w:val="20"/>
              </w:rPr>
              <w:t>40.5</w:t>
            </w:r>
          </w:p>
        </w:tc>
        <w:tc>
          <w:tcPr>
            <w:tcW w:w="716" w:type="pct"/>
            <w:vAlign w:val="bottom"/>
          </w:tcPr>
          <w:p w:rsidRPr="009523F5" w:rsidR="00965554" w:rsidP="00645C67" w:rsidRDefault="00965554" w14:paraId="7276882C" w14:textId="77777777">
            <w:pPr>
              <w:spacing w:after="0" w:line="240" w:lineRule="auto"/>
              <w:jc w:val="right"/>
              <w:rPr>
                <w:rFonts w:cs="Arial"/>
                <w:color w:val="000000"/>
                <w:sz w:val="20"/>
                <w:szCs w:val="20"/>
              </w:rPr>
            </w:pPr>
            <w:r w:rsidRPr="009523F5">
              <w:rPr>
                <w:rFonts w:cs="Arial"/>
                <w:color w:val="000000"/>
                <w:sz w:val="20"/>
                <w:szCs w:val="20"/>
              </w:rPr>
              <w:t>86.0</w:t>
            </w:r>
          </w:p>
        </w:tc>
        <w:tc>
          <w:tcPr>
            <w:tcW w:w="943" w:type="pct"/>
            <w:vAlign w:val="bottom"/>
          </w:tcPr>
          <w:p w:rsidRPr="009523F5" w:rsidR="00965554" w:rsidP="00645C67" w:rsidRDefault="00965554" w14:paraId="4852FA7E" w14:textId="77777777">
            <w:pPr>
              <w:spacing w:after="0" w:line="240" w:lineRule="auto"/>
              <w:jc w:val="right"/>
              <w:rPr>
                <w:rFonts w:cs="Arial"/>
                <w:color w:val="000000"/>
                <w:sz w:val="20"/>
                <w:szCs w:val="20"/>
              </w:rPr>
            </w:pPr>
            <w:r w:rsidRPr="009523F5">
              <w:rPr>
                <w:rFonts w:cs="Arial"/>
                <w:color w:val="000000"/>
                <w:sz w:val="20"/>
                <w:szCs w:val="20"/>
              </w:rPr>
              <w:t>19.4</w:t>
            </w:r>
          </w:p>
        </w:tc>
      </w:tr>
      <w:tr w:rsidRPr="009523F5" w:rsidR="00965554" w:rsidTr="00156745" w14:paraId="0FEE1DC8" w14:textId="77777777">
        <w:trPr>
          <w:trHeight w:val="170"/>
        </w:trPr>
        <w:tc>
          <w:tcPr>
            <w:tcW w:w="986" w:type="pct"/>
            <w:vAlign w:val="center"/>
          </w:tcPr>
          <w:p w:rsidRPr="00F34B3E" w:rsidR="00965554" w:rsidP="00645C67" w:rsidRDefault="00965554" w14:paraId="3D0E92BE" w14:textId="77777777">
            <w:pPr>
              <w:spacing w:after="0" w:line="240" w:lineRule="auto"/>
              <w:jc w:val="left"/>
              <w:rPr>
                <w:rFonts w:eastAsia="Times New Roman" w:cs="Calibri"/>
                <w:color w:val="000000"/>
                <w:sz w:val="20"/>
                <w:szCs w:val="20"/>
                <w:lang w:eastAsia="de-CH"/>
              </w:rPr>
            </w:pPr>
            <w:r>
              <w:rPr>
                <w:rFonts w:cs="Arial"/>
                <w:color w:val="000000"/>
                <w:sz w:val="20"/>
                <w:szCs w:val="20"/>
              </w:rPr>
              <w:t>Burkina Faso</w:t>
            </w:r>
          </w:p>
        </w:tc>
        <w:tc>
          <w:tcPr>
            <w:tcW w:w="457" w:type="pct"/>
            <w:vAlign w:val="center"/>
          </w:tcPr>
          <w:p w:rsidRPr="00F34B3E" w:rsidR="00965554" w:rsidP="00645C67" w:rsidRDefault="00965554" w14:paraId="73205704" w14:textId="77777777">
            <w:pPr>
              <w:spacing w:after="0" w:line="240" w:lineRule="auto"/>
              <w:jc w:val="right"/>
              <w:rPr>
                <w:rFonts w:eastAsia="Times New Roman" w:cs="Calibri"/>
                <w:color w:val="000000"/>
                <w:sz w:val="20"/>
                <w:szCs w:val="20"/>
                <w:lang w:eastAsia="de-CH"/>
              </w:rPr>
            </w:pPr>
            <w:r>
              <w:rPr>
                <w:rFonts w:cs="Arial"/>
                <w:color w:val="000000"/>
                <w:sz w:val="20"/>
                <w:szCs w:val="20"/>
              </w:rPr>
              <w:t>2010</w:t>
            </w:r>
          </w:p>
        </w:tc>
        <w:tc>
          <w:tcPr>
            <w:tcW w:w="650" w:type="pct"/>
            <w:tcBorders>
              <w:right w:val="double" w:color="auto" w:sz="4" w:space="0"/>
            </w:tcBorders>
            <w:vAlign w:val="center"/>
          </w:tcPr>
          <w:p w:rsidRPr="00F34B3E" w:rsidR="00965554" w:rsidP="00645C67" w:rsidRDefault="00965554" w14:paraId="3AB7260C" w14:textId="77777777">
            <w:pPr>
              <w:spacing w:after="0" w:line="240" w:lineRule="auto"/>
              <w:jc w:val="right"/>
              <w:rPr>
                <w:rFonts w:eastAsia="Times New Roman" w:cs="Calibri"/>
                <w:color w:val="000000"/>
                <w:sz w:val="20"/>
                <w:szCs w:val="20"/>
                <w:lang w:eastAsia="de-CH"/>
              </w:rPr>
            </w:pPr>
            <w:r>
              <w:rPr>
                <w:rFonts w:cs="Arial"/>
                <w:color w:val="000000"/>
                <w:sz w:val="20"/>
                <w:szCs w:val="20"/>
              </w:rPr>
              <w:t>2006</w:t>
            </w:r>
          </w:p>
        </w:tc>
        <w:tc>
          <w:tcPr>
            <w:tcW w:w="525" w:type="pct"/>
            <w:tcBorders>
              <w:left w:val="double" w:color="auto" w:sz="4" w:space="0"/>
            </w:tcBorders>
            <w:vAlign w:val="bottom"/>
          </w:tcPr>
          <w:p w:rsidRPr="009523F5" w:rsidR="00965554" w:rsidP="00645C67" w:rsidRDefault="00965554" w14:paraId="1F3B5BED" w14:textId="77777777">
            <w:pPr>
              <w:spacing w:after="0" w:line="240" w:lineRule="auto"/>
              <w:jc w:val="right"/>
              <w:rPr>
                <w:rFonts w:cs="Arial"/>
                <w:color w:val="000000"/>
                <w:sz w:val="20"/>
                <w:szCs w:val="20"/>
              </w:rPr>
            </w:pPr>
            <w:r w:rsidRPr="009523F5">
              <w:rPr>
                <w:rFonts w:cs="Arial"/>
                <w:color w:val="000000"/>
                <w:sz w:val="20"/>
                <w:szCs w:val="20"/>
              </w:rPr>
              <w:t>0.5</w:t>
            </w:r>
          </w:p>
        </w:tc>
        <w:tc>
          <w:tcPr>
            <w:tcW w:w="723" w:type="pct"/>
            <w:vAlign w:val="bottom"/>
          </w:tcPr>
          <w:p w:rsidRPr="009523F5" w:rsidR="00965554" w:rsidP="00645C67" w:rsidRDefault="00965554" w14:paraId="4342441A" w14:textId="77777777">
            <w:pPr>
              <w:spacing w:after="0" w:line="240" w:lineRule="auto"/>
              <w:jc w:val="right"/>
              <w:rPr>
                <w:rFonts w:cs="Arial"/>
                <w:color w:val="000000"/>
                <w:sz w:val="20"/>
                <w:szCs w:val="20"/>
              </w:rPr>
            </w:pPr>
            <w:r w:rsidRPr="009523F5">
              <w:rPr>
                <w:rFonts w:cs="Arial"/>
                <w:color w:val="000000"/>
                <w:sz w:val="20"/>
                <w:szCs w:val="20"/>
              </w:rPr>
              <w:t>59.2</w:t>
            </w:r>
          </w:p>
        </w:tc>
        <w:tc>
          <w:tcPr>
            <w:tcW w:w="716" w:type="pct"/>
            <w:vAlign w:val="bottom"/>
          </w:tcPr>
          <w:p w:rsidRPr="009523F5" w:rsidR="00965554" w:rsidP="00645C67" w:rsidRDefault="00965554" w14:paraId="603B6B57" w14:textId="77777777">
            <w:pPr>
              <w:spacing w:after="0" w:line="240" w:lineRule="auto"/>
              <w:jc w:val="right"/>
              <w:rPr>
                <w:rFonts w:cs="Arial"/>
                <w:color w:val="000000"/>
                <w:sz w:val="20"/>
                <w:szCs w:val="20"/>
              </w:rPr>
            </w:pPr>
            <w:r w:rsidRPr="009523F5">
              <w:rPr>
                <w:rFonts w:cs="Arial"/>
                <w:color w:val="000000"/>
                <w:sz w:val="20"/>
                <w:szCs w:val="20"/>
              </w:rPr>
              <w:t>71.8</w:t>
            </w:r>
          </w:p>
        </w:tc>
        <w:tc>
          <w:tcPr>
            <w:tcW w:w="943" w:type="pct"/>
            <w:vAlign w:val="bottom"/>
          </w:tcPr>
          <w:p w:rsidRPr="009523F5" w:rsidR="00965554" w:rsidP="00645C67" w:rsidRDefault="00965554" w14:paraId="6291D6E6" w14:textId="77777777">
            <w:pPr>
              <w:spacing w:after="0" w:line="240" w:lineRule="auto"/>
              <w:jc w:val="right"/>
              <w:rPr>
                <w:rFonts w:cs="Arial"/>
                <w:color w:val="000000"/>
                <w:sz w:val="20"/>
                <w:szCs w:val="20"/>
              </w:rPr>
            </w:pPr>
            <w:r w:rsidRPr="009523F5">
              <w:rPr>
                <w:rFonts w:cs="Arial"/>
                <w:color w:val="000000"/>
                <w:sz w:val="20"/>
                <w:szCs w:val="20"/>
              </w:rPr>
              <w:t>83.8</w:t>
            </w:r>
          </w:p>
        </w:tc>
      </w:tr>
      <w:tr w:rsidRPr="009523F5" w:rsidR="00965554" w:rsidTr="00156745" w14:paraId="0715D810" w14:textId="77777777">
        <w:trPr>
          <w:trHeight w:val="170"/>
        </w:trPr>
        <w:tc>
          <w:tcPr>
            <w:tcW w:w="986" w:type="pct"/>
            <w:vAlign w:val="center"/>
          </w:tcPr>
          <w:p w:rsidRPr="00F34B3E" w:rsidR="00965554" w:rsidP="00645C67" w:rsidRDefault="00965554" w14:paraId="3CF94E88" w14:textId="77777777">
            <w:pPr>
              <w:spacing w:after="0" w:line="240" w:lineRule="auto"/>
              <w:jc w:val="left"/>
              <w:rPr>
                <w:rFonts w:eastAsia="Times New Roman" w:cs="Calibri"/>
                <w:color w:val="000000"/>
                <w:sz w:val="20"/>
                <w:szCs w:val="20"/>
                <w:lang w:eastAsia="de-CH"/>
              </w:rPr>
            </w:pPr>
            <w:r>
              <w:rPr>
                <w:rFonts w:cs="Arial"/>
                <w:color w:val="000000"/>
                <w:sz w:val="20"/>
                <w:szCs w:val="20"/>
              </w:rPr>
              <w:t>Burundi</w:t>
            </w:r>
          </w:p>
        </w:tc>
        <w:tc>
          <w:tcPr>
            <w:tcW w:w="457" w:type="pct"/>
            <w:vAlign w:val="center"/>
          </w:tcPr>
          <w:p w:rsidRPr="00F34B3E" w:rsidR="00965554" w:rsidP="00645C67" w:rsidRDefault="00965554" w14:paraId="43469F2F" w14:textId="77777777">
            <w:pPr>
              <w:spacing w:after="0" w:line="240" w:lineRule="auto"/>
              <w:jc w:val="right"/>
              <w:rPr>
                <w:rFonts w:eastAsia="Times New Roman" w:cs="Calibri"/>
                <w:color w:val="000000"/>
                <w:sz w:val="20"/>
                <w:szCs w:val="20"/>
                <w:lang w:eastAsia="de-CH"/>
              </w:rPr>
            </w:pPr>
            <w:r>
              <w:rPr>
                <w:rFonts w:cs="Arial"/>
                <w:color w:val="000000"/>
                <w:sz w:val="20"/>
                <w:szCs w:val="20"/>
              </w:rPr>
              <w:t>2015-17</w:t>
            </w:r>
          </w:p>
        </w:tc>
        <w:tc>
          <w:tcPr>
            <w:tcW w:w="650" w:type="pct"/>
            <w:tcBorders>
              <w:right w:val="double" w:color="auto" w:sz="4" w:space="0"/>
            </w:tcBorders>
            <w:vAlign w:val="center"/>
          </w:tcPr>
          <w:p w:rsidRPr="00F34B3E" w:rsidR="00965554" w:rsidP="00645C67" w:rsidRDefault="00965554" w14:paraId="07559782"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965554" w:rsidP="00645C67" w:rsidRDefault="00965554" w14:paraId="79A20A00" w14:textId="77777777">
            <w:pPr>
              <w:spacing w:after="0" w:line="240" w:lineRule="auto"/>
              <w:jc w:val="right"/>
              <w:rPr>
                <w:rFonts w:cs="Arial"/>
                <w:color w:val="000000"/>
                <w:sz w:val="20"/>
                <w:szCs w:val="20"/>
              </w:rPr>
            </w:pPr>
            <w:r w:rsidRPr="009523F5">
              <w:rPr>
                <w:rFonts w:cs="Arial"/>
                <w:color w:val="000000"/>
                <w:sz w:val="20"/>
                <w:szCs w:val="20"/>
              </w:rPr>
              <w:t>24.0</w:t>
            </w:r>
          </w:p>
        </w:tc>
        <w:tc>
          <w:tcPr>
            <w:tcW w:w="723" w:type="pct"/>
            <w:vAlign w:val="bottom"/>
          </w:tcPr>
          <w:p w:rsidRPr="009523F5" w:rsidR="00965554" w:rsidP="00645C67" w:rsidRDefault="00965554" w14:paraId="58668F8B" w14:textId="77777777">
            <w:pPr>
              <w:spacing w:after="0" w:line="240" w:lineRule="auto"/>
              <w:jc w:val="right"/>
              <w:rPr>
                <w:rFonts w:cs="Arial"/>
                <w:color w:val="000000"/>
                <w:sz w:val="20"/>
                <w:szCs w:val="20"/>
              </w:rPr>
            </w:pPr>
            <w:r w:rsidRPr="009523F5">
              <w:rPr>
                <w:rFonts w:cs="Arial"/>
                <w:color w:val="000000"/>
                <w:sz w:val="20"/>
                <w:szCs w:val="20"/>
              </w:rPr>
              <w:t>74.0</w:t>
            </w:r>
          </w:p>
        </w:tc>
        <w:tc>
          <w:tcPr>
            <w:tcW w:w="716" w:type="pct"/>
            <w:vAlign w:val="bottom"/>
          </w:tcPr>
          <w:p w:rsidRPr="009523F5" w:rsidR="00965554" w:rsidP="00645C67" w:rsidRDefault="00965554" w14:paraId="719DB6E9" w14:textId="77777777">
            <w:pPr>
              <w:spacing w:after="0" w:line="240" w:lineRule="auto"/>
              <w:jc w:val="right"/>
              <w:rPr>
                <w:rFonts w:cs="Arial"/>
                <w:color w:val="000000"/>
                <w:sz w:val="20"/>
                <w:szCs w:val="20"/>
              </w:rPr>
            </w:pPr>
            <w:r w:rsidRPr="009523F5">
              <w:rPr>
                <w:rFonts w:cs="Arial"/>
                <w:color w:val="000000"/>
                <w:sz w:val="20"/>
                <w:szCs w:val="20"/>
              </w:rPr>
              <w:t>89.2</w:t>
            </w:r>
          </w:p>
        </w:tc>
        <w:tc>
          <w:tcPr>
            <w:tcW w:w="943" w:type="pct"/>
            <w:vAlign w:val="bottom"/>
          </w:tcPr>
          <w:p w:rsidRPr="009523F5" w:rsidR="00965554" w:rsidP="00645C67" w:rsidRDefault="00965554" w14:paraId="4A7F0CAB" w14:textId="77777777">
            <w:pPr>
              <w:spacing w:after="0" w:line="240" w:lineRule="auto"/>
              <w:jc w:val="right"/>
              <w:rPr>
                <w:rFonts w:cs="Arial"/>
                <w:color w:val="000000"/>
                <w:sz w:val="20"/>
                <w:szCs w:val="20"/>
              </w:rPr>
            </w:pPr>
            <w:r w:rsidRPr="009523F5">
              <w:rPr>
                <w:rFonts w:cs="Arial"/>
                <w:color w:val="000000"/>
                <w:sz w:val="20"/>
                <w:szCs w:val="20"/>
              </w:rPr>
              <w:t>8.8</w:t>
            </w:r>
          </w:p>
        </w:tc>
      </w:tr>
      <w:tr w:rsidRPr="009523F5" w:rsidR="00965554" w:rsidTr="00156745" w14:paraId="6E634961" w14:textId="77777777">
        <w:trPr>
          <w:trHeight w:val="170"/>
        </w:trPr>
        <w:tc>
          <w:tcPr>
            <w:tcW w:w="986" w:type="pct"/>
            <w:vAlign w:val="center"/>
          </w:tcPr>
          <w:p w:rsidRPr="00F34B3E" w:rsidR="00965554" w:rsidP="00645C67" w:rsidRDefault="00965554" w14:paraId="6C0E8C6A" w14:textId="77777777">
            <w:pPr>
              <w:spacing w:after="0" w:line="240" w:lineRule="auto"/>
              <w:jc w:val="left"/>
              <w:rPr>
                <w:rFonts w:eastAsia="Times New Roman" w:cs="Calibri"/>
                <w:color w:val="000000"/>
                <w:sz w:val="20"/>
                <w:szCs w:val="20"/>
                <w:lang w:eastAsia="de-CH"/>
              </w:rPr>
            </w:pPr>
            <w:r>
              <w:rPr>
                <w:rFonts w:cs="Arial"/>
                <w:color w:val="000000"/>
                <w:sz w:val="20"/>
                <w:szCs w:val="20"/>
              </w:rPr>
              <w:t>Cameroon</w:t>
            </w:r>
          </w:p>
        </w:tc>
        <w:tc>
          <w:tcPr>
            <w:tcW w:w="457" w:type="pct"/>
            <w:vAlign w:val="center"/>
          </w:tcPr>
          <w:p w:rsidRPr="00F34B3E" w:rsidR="00965554" w:rsidP="00645C67" w:rsidRDefault="00965554" w14:paraId="052DBDF7" w14:textId="77777777">
            <w:pPr>
              <w:spacing w:after="0" w:line="240" w:lineRule="auto"/>
              <w:jc w:val="right"/>
              <w:rPr>
                <w:rFonts w:eastAsia="Times New Roman" w:cs="Calibri"/>
                <w:color w:val="000000"/>
                <w:sz w:val="20"/>
                <w:szCs w:val="20"/>
                <w:lang w:eastAsia="de-CH"/>
              </w:rPr>
            </w:pPr>
            <w:r>
              <w:rPr>
                <w:rFonts w:cs="Arial"/>
                <w:color w:val="000000"/>
                <w:sz w:val="20"/>
                <w:szCs w:val="20"/>
              </w:rPr>
              <w:t>2018</w:t>
            </w:r>
          </w:p>
        </w:tc>
        <w:tc>
          <w:tcPr>
            <w:tcW w:w="650" w:type="pct"/>
            <w:tcBorders>
              <w:right w:val="double" w:color="auto" w:sz="4" w:space="0"/>
            </w:tcBorders>
            <w:vAlign w:val="center"/>
          </w:tcPr>
          <w:p w:rsidRPr="00F34B3E" w:rsidR="00965554" w:rsidP="00645C67" w:rsidRDefault="00965554" w14:paraId="46DD5F28" w14:textId="77777777">
            <w:pPr>
              <w:spacing w:after="0" w:line="240" w:lineRule="auto"/>
              <w:jc w:val="right"/>
              <w:rPr>
                <w:rFonts w:eastAsia="Times New Roman" w:cs="Calibri"/>
                <w:color w:val="000000"/>
                <w:sz w:val="20"/>
                <w:szCs w:val="20"/>
                <w:lang w:eastAsia="de-CH"/>
              </w:rPr>
            </w:pPr>
            <w:r>
              <w:rPr>
                <w:rFonts w:cs="Arial"/>
                <w:color w:val="000000"/>
                <w:sz w:val="20"/>
                <w:szCs w:val="20"/>
              </w:rPr>
              <w:t>2005</w:t>
            </w:r>
          </w:p>
        </w:tc>
        <w:tc>
          <w:tcPr>
            <w:tcW w:w="525" w:type="pct"/>
            <w:tcBorders>
              <w:left w:val="double" w:color="auto" w:sz="4" w:space="0"/>
            </w:tcBorders>
            <w:vAlign w:val="bottom"/>
          </w:tcPr>
          <w:p w:rsidRPr="009523F5" w:rsidR="00965554" w:rsidP="00645C67" w:rsidRDefault="00965554" w14:paraId="359864BD" w14:textId="77777777">
            <w:pPr>
              <w:spacing w:after="0" w:line="240" w:lineRule="auto"/>
              <w:jc w:val="right"/>
              <w:rPr>
                <w:rFonts w:cs="Arial"/>
                <w:color w:val="000000"/>
                <w:sz w:val="20"/>
                <w:szCs w:val="20"/>
              </w:rPr>
            </w:pPr>
            <w:r w:rsidRPr="009523F5">
              <w:rPr>
                <w:rFonts w:cs="Arial"/>
                <w:color w:val="000000"/>
                <w:sz w:val="20"/>
                <w:szCs w:val="20"/>
              </w:rPr>
              <w:t>2.6</w:t>
            </w:r>
          </w:p>
        </w:tc>
        <w:tc>
          <w:tcPr>
            <w:tcW w:w="723" w:type="pct"/>
            <w:vAlign w:val="bottom"/>
          </w:tcPr>
          <w:p w:rsidRPr="009523F5" w:rsidR="00965554" w:rsidP="00645C67" w:rsidRDefault="00965554" w14:paraId="325D6D05" w14:textId="77777777">
            <w:pPr>
              <w:spacing w:after="0" w:line="240" w:lineRule="auto"/>
              <w:jc w:val="right"/>
              <w:rPr>
                <w:rFonts w:cs="Arial"/>
                <w:color w:val="000000"/>
                <w:sz w:val="20"/>
                <w:szCs w:val="20"/>
              </w:rPr>
            </w:pPr>
            <w:r w:rsidRPr="009523F5">
              <w:rPr>
                <w:rFonts w:cs="Arial"/>
                <w:color w:val="000000"/>
                <w:sz w:val="20"/>
                <w:szCs w:val="20"/>
              </w:rPr>
              <w:t>51.0</w:t>
            </w:r>
          </w:p>
        </w:tc>
        <w:tc>
          <w:tcPr>
            <w:tcW w:w="716" w:type="pct"/>
            <w:vAlign w:val="bottom"/>
          </w:tcPr>
          <w:p w:rsidRPr="009523F5" w:rsidR="00965554" w:rsidP="00645C67" w:rsidRDefault="00965554" w14:paraId="452C21CC" w14:textId="77777777">
            <w:pPr>
              <w:spacing w:after="0" w:line="240" w:lineRule="auto"/>
              <w:jc w:val="right"/>
              <w:rPr>
                <w:rFonts w:cs="Arial"/>
                <w:color w:val="000000"/>
                <w:sz w:val="20"/>
                <w:szCs w:val="20"/>
              </w:rPr>
            </w:pPr>
            <w:r w:rsidRPr="009523F5">
              <w:rPr>
                <w:rFonts w:cs="Arial"/>
                <w:color w:val="000000"/>
                <w:sz w:val="20"/>
                <w:szCs w:val="20"/>
              </w:rPr>
              <w:t>76.0</w:t>
            </w:r>
          </w:p>
        </w:tc>
        <w:tc>
          <w:tcPr>
            <w:tcW w:w="943" w:type="pct"/>
            <w:vAlign w:val="bottom"/>
          </w:tcPr>
          <w:p w:rsidRPr="009523F5" w:rsidR="00965554" w:rsidP="00645C67" w:rsidRDefault="00965554" w14:paraId="491965CD" w14:textId="77777777">
            <w:pPr>
              <w:spacing w:after="0" w:line="240" w:lineRule="auto"/>
              <w:jc w:val="right"/>
              <w:rPr>
                <w:rFonts w:cs="Arial"/>
                <w:color w:val="000000"/>
                <w:sz w:val="20"/>
                <w:szCs w:val="20"/>
              </w:rPr>
            </w:pPr>
            <w:r w:rsidRPr="009523F5">
              <w:rPr>
                <w:rFonts w:cs="Arial"/>
                <w:color w:val="000000"/>
                <w:sz w:val="20"/>
                <w:szCs w:val="20"/>
              </w:rPr>
              <w:t>28.0</w:t>
            </w:r>
          </w:p>
        </w:tc>
      </w:tr>
      <w:tr w:rsidRPr="009523F5" w:rsidR="00965554" w:rsidTr="00156745" w14:paraId="319429CB" w14:textId="77777777">
        <w:trPr>
          <w:trHeight w:val="170"/>
        </w:trPr>
        <w:tc>
          <w:tcPr>
            <w:tcW w:w="986" w:type="pct"/>
            <w:vAlign w:val="center"/>
          </w:tcPr>
          <w:p w:rsidRPr="00F34B3E" w:rsidR="00965554" w:rsidP="00645C67" w:rsidRDefault="00965554" w14:paraId="7202FB42" w14:textId="77777777">
            <w:pPr>
              <w:spacing w:after="0" w:line="240" w:lineRule="auto"/>
              <w:jc w:val="left"/>
              <w:rPr>
                <w:rFonts w:eastAsia="Times New Roman" w:cs="Calibri"/>
                <w:color w:val="000000"/>
                <w:sz w:val="20"/>
                <w:szCs w:val="20"/>
                <w:lang w:eastAsia="de-CH"/>
              </w:rPr>
            </w:pPr>
            <w:r>
              <w:rPr>
                <w:rFonts w:cs="Arial"/>
                <w:color w:val="000000"/>
                <w:sz w:val="20"/>
                <w:szCs w:val="20"/>
              </w:rPr>
              <w:t>Chad</w:t>
            </w:r>
          </w:p>
        </w:tc>
        <w:tc>
          <w:tcPr>
            <w:tcW w:w="457" w:type="pct"/>
            <w:vAlign w:val="center"/>
          </w:tcPr>
          <w:p w:rsidRPr="00F34B3E" w:rsidR="00965554" w:rsidP="00645C67" w:rsidRDefault="00965554" w14:paraId="776DF7E7" w14:textId="77777777">
            <w:pPr>
              <w:spacing w:after="0" w:line="240" w:lineRule="auto"/>
              <w:jc w:val="right"/>
              <w:rPr>
                <w:rFonts w:eastAsia="Times New Roman" w:cs="Calibri"/>
                <w:color w:val="000000"/>
                <w:sz w:val="20"/>
                <w:szCs w:val="20"/>
                <w:lang w:eastAsia="de-CH"/>
              </w:rPr>
            </w:pPr>
            <w:r>
              <w:rPr>
                <w:rFonts w:cs="Arial"/>
                <w:color w:val="000000"/>
                <w:sz w:val="20"/>
                <w:szCs w:val="20"/>
              </w:rPr>
              <w:t>2014-15</w:t>
            </w:r>
          </w:p>
        </w:tc>
        <w:tc>
          <w:tcPr>
            <w:tcW w:w="650" w:type="pct"/>
            <w:tcBorders>
              <w:right w:val="double" w:color="auto" w:sz="4" w:space="0"/>
            </w:tcBorders>
            <w:vAlign w:val="center"/>
          </w:tcPr>
          <w:p w:rsidRPr="00F34B3E" w:rsidR="00965554" w:rsidP="00645C67" w:rsidRDefault="00965554" w14:paraId="50CC4C88"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965554" w:rsidP="00645C67" w:rsidRDefault="00965554" w14:paraId="48A0E1BC" w14:textId="77777777">
            <w:pPr>
              <w:spacing w:after="0" w:line="240" w:lineRule="auto"/>
              <w:jc w:val="right"/>
              <w:rPr>
                <w:rFonts w:cs="Arial"/>
                <w:color w:val="000000"/>
                <w:sz w:val="20"/>
                <w:szCs w:val="20"/>
              </w:rPr>
            </w:pPr>
            <w:r w:rsidRPr="009523F5">
              <w:rPr>
                <w:rFonts w:cs="Arial"/>
                <w:color w:val="000000"/>
                <w:sz w:val="20"/>
                <w:szCs w:val="20"/>
              </w:rPr>
              <w:t>0.8</w:t>
            </w:r>
          </w:p>
        </w:tc>
        <w:tc>
          <w:tcPr>
            <w:tcW w:w="723" w:type="pct"/>
            <w:vAlign w:val="bottom"/>
          </w:tcPr>
          <w:p w:rsidRPr="009523F5" w:rsidR="00965554" w:rsidP="00645C67" w:rsidRDefault="00965554" w14:paraId="5F00CB74" w14:textId="77777777">
            <w:pPr>
              <w:spacing w:after="0" w:line="240" w:lineRule="auto"/>
              <w:jc w:val="right"/>
              <w:rPr>
                <w:rFonts w:cs="Arial"/>
                <w:color w:val="000000"/>
                <w:sz w:val="20"/>
                <w:szCs w:val="20"/>
              </w:rPr>
            </w:pPr>
            <w:r w:rsidRPr="009523F5">
              <w:rPr>
                <w:rFonts w:cs="Arial"/>
                <w:color w:val="000000"/>
                <w:sz w:val="20"/>
                <w:szCs w:val="20"/>
              </w:rPr>
              <w:t>33.5</w:t>
            </w:r>
          </w:p>
        </w:tc>
        <w:tc>
          <w:tcPr>
            <w:tcW w:w="716" w:type="pct"/>
            <w:vAlign w:val="bottom"/>
          </w:tcPr>
          <w:p w:rsidRPr="009523F5" w:rsidR="00965554" w:rsidP="00645C67" w:rsidRDefault="00965554" w14:paraId="3C89F908" w14:textId="77777777">
            <w:pPr>
              <w:spacing w:after="0" w:line="240" w:lineRule="auto"/>
              <w:jc w:val="right"/>
              <w:rPr>
                <w:rFonts w:cs="Arial"/>
                <w:color w:val="000000"/>
                <w:sz w:val="20"/>
                <w:szCs w:val="20"/>
              </w:rPr>
            </w:pPr>
            <w:r w:rsidRPr="009523F5">
              <w:rPr>
                <w:rFonts w:cs="Arial"/>
                <w:color w:val="000000"/>
                <w:sz w:val="20"/>
                <w:szCs w:val="20"/>
              </w:rPr>
              <w:t>19.0</w:t>
            </w:r>
          </w:p>
        </w:tc>
        <w:tc>
          <w:tcPr>
            <w:tcW w:w="943" w:type="pct"/>
            <w:vAlign w:val="bottom"/>
          </w:tcPr>
          <w:p w:rsidRPr="009523F5" w:rsidR="00965554" w:rsidP="00645C67" w:rsidRDefault="00965554" w14:paraId="14238439" w14:textId="77777777">
            <w:pPr>
              <w:spacing w:after="0" w:line="240" w:lineRule="auto"/>
              <w:jc w:val="right"/>
              <w:rPr>
                <w:rFonts w:cs="Arial"/>
                <w:color w:val="000000"/>
                <w:sz w:val="20"/>
                <w:szCs w:val="20"/>
              </w:rPr>
            </w:pPr>
            <w:r w:rsidRPr="009523F5">
              <w:rPr>
                <w:rFonts w:cs="Arial"/>
                <w:color w:val="000000"/>
                <w:sz w:val="20"/>
                <w:szCs w:val="20"/>
              </w:rPr>
              <w:t>14.7</w:t>
            </w:r>
          </w:p>
        </w:tc>
      </w:tr>
      <w:tr w:rsidRPr="009523F5" w:rsidR="00965554" w:rsidTr="00156745" w14:paraId="214B5280" w14:textId="77777777">
        <w:trPr>
          <w:trHeight w:val="170"/>
        </w:trPr>
        <w:tc>
          <w:tcPr>
            <w:tcW w:w="986" w:type="pct"/>
            <w:vAlign w:val="center"/>
          </w:tcPr>
          <w:p w:rsidRPr="00F34B3E" w:rsidR="00965554" w:rsidP="00645C67" w:rsidRDefault="00965554" w14:paraId="1C14153C" w14:textId="77777777">
            <w:pPr>
              <w:spacing w:after="0" w:line="240" w:lineRule="auto"/>
              <w:jc w:val="left"/>
              <w:rPr>
                <w:rFonts w:eastAsia="Times New Roman" w:cs="Calibri"/>
                <w:color w:val="000000"/>
                <w:sz w:val="20"/>
                <w:szCs w:val="20"/>
                <w:lang w:eastAsia="de-CH"/>
              </w:rPr>
            </w:pPr>
            <w:r>
              <w:rPr>
                <w:rFonts w:cs="Arial"/>
                <w:color w:val="000000"/>
                <w:sz w:val="20"/>
                <w:szCs w:val="20"/>
              </w:rPr>
              <w:t>Côte d’Ivoire</w:t>
            </w:r>
          </w:p>
        </w:tc>
        <w:tc>
          <w:tcPr>
            <w:tcW w:w="457" w:type="pct"/>
            <w:vAlign w:val="center"/>
          </w:tcPr>
          <w:p w:rsidRPr="00F34B3E" w:rsidR="00965554" w:rsidP="00645C67" w:rsidRDefault="00965554" w14:paraId="497F5306" w14:textId="77777777">
            <w:pPr>
              <w:spacing w:after="0" w:line="240" w:lineRule="auto"/>
              <w:jc w:val="right"/>
              <w:rPr>
                <w:rFonts w:eastAsia="Times New Roman" w:cs="Calibri"/>
                <w:color w:val="000000"/>
                <w:sz w:val="20"/>
                <w:szCs w:val="20"/>
                <w:lang w:eastAsia="de-CH"/>
              </w:rPr>
            </w:pPr>
            <w:r>
              <w:rPr>
                <w:rFonts w:cs="Arial"/>
                <w:color w:val="000000"/>
                <w:sz w:val="20"/>
                <w:szCs w:val="20"/>
              </w:rPr>
              <w:t>2011-12</w:t>
            </w:r>
          </w:p>
        </w:tc>
        <w:tc>
          <w:tcPr>
            <w:tcW w:w="650" w:type="pct"/>
            <w:tcBorders>
              <w:right w:val="double" w:color="auto" w:sz="4" w:space="0"/>
            </w:tcBorders>
            <w:vAlign w:val="center"/>
          </w:tcPr>
          <w:p w:rsidRPr="00F34B3E" w:rsidR="00965554" w:rsidP="00645C67" w:rsidRDefault="00965554" w14:paraId="34A0D7CF"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965554" w:rsidP="00645C67" w:rsidRDefault="00965554" w14:paraId="1983F6BE" w14:textId="77777777">
            <w:pPr>
              <w:spacing w:after="0" w:line="240" w:lineRule="auto"/>
              <w:jc w:val="right"/>
              <w:rPr>
                <w:rFonts w:cs="Arial"/>
                <w:color w:val="000000"/>
                <w:sz w:val="20"/>
                <w:szCs w:val="20"/>
              </w:rPr>
            </w:pPr>
            <w:r w:rsidRPr="009523F5">
              <w:rPr>
                <w:rFonts w:cs="Arial"/>
                <w:color w:val="000000"/>
                <w:sz w:val="20"/>
                <w:szCs w:val="20"/>
              </w:rPr>
              <w:t>3.2</w:t>
            </w:r>
          </w:p>
        </w:tc>
        <w:tc>
          <w:tcPr>
            <w:tcW w:w="723" w:type="pct"/>
            <w:vAlign w:val="bottom"/>
          </w:tcPr>
          <w:p w:rsidRPr="009523F5" w:rsidR="00965554" w:rsidP="00645C67" w:rsidRDefault="00965554" w14:paraId="769DA8FE" w14:textId="77777777">
            <w:pPr>
              <w:spacing w:after="0" w:line="240" w:lineRule="auto"/>
              <w:jc w:val="right"/>
              <w:rPr>
                <w:rFonts w:cs="Arial"/>
                <w:color w:val="000000"/>
                <w:sz w:val="20"/>
                <w:szCs w:val="20"/>
              </w:rPr>
            </w:pPr>
            <w:r w:rsidRPr="009523F5">
              <w:rPr>
                <w:rFonts w:cs="Arial"/>
                <w:color w:val="000000"/>
                <w:sz w:val="20"/>
                <w:szCs w:val="20"/>
              </w:rPr>
              <w:t>47.3</w:t>
            </w:r>
          </w:p>
        </w:tc>
        <w:tc>
          <w:tcPr>
            <w:tcW w:w="716" w:type="pct"/>
            <w:vAlign w:val="bottom"/>
          </w:tcPr>
          <w:p w:rsidRPr="009523F5" w:rsidR="00965554" w:rsidP="00645C67" w:rsidRDefault="00965554" w14:paraId="19690D8A" w14:textId="77777777">
            <w:pPr>
              <w:spacing w:after="0" w:line="240" w:lineRule="auto"/>
              <w:jc w:val="right"/>
              <w:rPr>
                <w:rFonts w:cs="Arial"/>
                <w:color w:val="000000"/>
                <w:sz w:val="20"/>
                <w:szCs w:val="20"/>
              </w:rPr>
            </w:pPr>
            <w:r w:rsidRPr="009523F5">
              <w:rPr>
                <w:rFonts w:cs="Arial"/>
                <w:color w:val="000000"/>
                <w:sz w:val="20"/>
                <w:szCs w:val="20"/>
              </w:rPr>
              <w:t>59.0</w:t>
            </w:r>
          </w:p>
        </w:tc>
        <w:tc>
          <w:tcPr>
            <w:tcW w:w="943" w:type="pct"/>
            <w:vAlign w:val="bottom"/>
          </w:tcPr>
          <w:p w:rsidRPr="009523F5" w:rsidR="00965554" w:rsidP="00645C67" w:rsidRDefault="00965554" w14:paraId="6E3924F2" w14:textId="77777777">
            <w:pPr>
              <w:spacing w:after="0" w:line="240" w:lineRule="auto"/>
              <w:jc w:val="right"/>
              <w:rPr>
                <w:rFonts w:cs="Arial"/>
                <w:color w:val="000000"/>
                <w:sz w:val="20"/>
                <w:szCs w:val="20"/>
              </w:rPr>
            </w:pPr>
            <w:r w:rsidRPr="009523F5">
              <w:rPr>
                <w:rFonts w:cs="Arial"/>
                <w:color w:val="000000"/>
                <w:sz w:val="20"/>
                <w:szCs w:val="20"/>
              </w:rPr>
              <w:t>73.3</w:t>
            </w:r>
          </w:p>
        </w:tc>
      </w:tr>
      <w:tr w:rsidRPr="009523F5" w:rsidR="00965554" w:rsidTr="00156745" w14:paraId="11FD2C75" w14:textId="77777777">
        <w:trPr>
          <w:trHeight w:val="170"/>
        </w:trPr>
        <w:tc>
          <w:tcPr>
            <w:tcW w:w="986" w:type="pct"/>
            <w:vAlign w:val="center"/>
          </w:tcPr>
          <w:p w:rsidRPr="00F34B3E" w:rsidR="00965554" w:rsidP="00645C67" w:rsidRDefault="00965554" w14:paraId="61A8B245" w14:textId="77777777">
            <w:pPr>
              <w:spacing w:after="0" w:line="240" w:lineRule="auto"/>
              <w:jc w:val="left"/>
              <w:rPr>
                <w:rFonts w:eastAsia="Times New Roman" w:cs="Calibri"/>
                <w:color w:val="000000"/>
                <w:sz w:val="20"/>
                <w:szCs w:val="20"/>
                <w:lang w:eastAsia="de-CH"/>
              </w:rPr>
            </w:pPr>
            <w:r>
              <w:rPr>
                <w:rFonts w:cs="Arial"/>
                <w:color w:val="000000"/>
                <w:sz w:val="20"/>
                <w:szCs w:val="20"/>
              </w:rPr>
              <w:t>DRC</w:t>
            </w:r>
          </w:p>
        </w:tc>
        <w:tc>
          <w:tcPr>
            <w:tcW w:w="457" w:type="pct"/>
            <w:vAlign w:val="center"/>
          </w:tcPr>
          <w:p w:rsidRPr="00F34B3E" w:rsidR="00965554" w:rsidP="00645C67" w:rsidRDefault="00965554" w14:paraId="1FCBDCA2" w14:textId="77777777">
            <w:pPr>
              <w:spacing w:after="0" w:line="240" w:lineRule="auto"/>
              <w:jc w:val="right"/>
              <w:rPr>
                <w:rFonts w:eastAsia="Times New Roman" w:cs="Calibri"/>
                <w:color w:val="000000"/>
                <w:sz w:val="20"/>
                <w:szCs w:val="20"/>
                <w:lang w:eastAsia="de-CH"/>
              </w:rPr>
            </w:pPr>
            <w:r>
              <w:rPr>
                <w:rFonts w:cs="Arial"/>
                <w:color w:val="000000"/>
                <w:sz w:val="20"/>
                <w:szCs w:val="20"/>
              </w:rPr>
              <w:t>2013-14</w:t>
            </w:r>
          </w:p>
        </w:tc>
        <w:tc>
          <w:tcPr>
            <w:tcW w:w="650" w:type="pct"/>
            <w:tcBorders>
              <w:right w:val="double" w:color="auto" w:sz="4" w:space="0"/>
            </w:tcBorders>
            <w:vAlign w:val="center"/>
          </w:tcPr>
          <w:p w:rsidRPr="00F34B3E" w:rsidR="00965554" w:rsidP="00645C67" w:rsidRDefault="00965554" w14:paraId="6ADBE4FA"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965554" w:rsidP="00645C67" w:rsidRDefault="00965554" w14:paraId="10EC3885" w14:textId="77777777">
            <w:pPr>
              <w:spacing w:after="0" w:line="240" w:lineRule="auto"/>
              <w:jc w:val="right"/>
              <w:rPr>
                <w:rFonts w:cs="Arial"/>
                <w:color w:val="000000"/>
                <w:sz w:val="20"/>
                <w:szCs w:val="20"/>
              </w:rPr>
            </w:pPr>
            <w:r w:rsidRPr="009523F5">
              <w:rPr>
                <w:rFonts w:cs="Arial"/>
                <w:color w:val="000000"/>
                <w:sz w:val="20"/>
                <w:szCs w:val="20"/>
              </w:rPr>
              <w:t>3.1</w:t>
            </w:r>
          </w:p>
        </w:tc>
        <w:tc>
          <w:tcPr>
            <w:tcW w:w="723" w:type="pct"/>
            <w:vAlign w:val="bottom"/>
          </w:tcPr>
          <w:p w:rsidRPr="009523F5" w:rsidR="00965554" w:rsidP="00645C67" w:rsidRDefault="00965554" w14:paraId="5140F6CB" w14:textId="77777777">
            <w:pPr>
              <w:spacing w:after="0" w:line="240" w:lineRule="auto"/>
              <w:jc w:val="right"/>
              <w:rPr>
                <w:rFonts w:cs="Arial"/>
                <w:color w:val="000000"/>
                <w:sz w:val="20"/>
                <w:szCs w:val="20"/>
              </w:rPr>
            </w:pPr>
            <w:r w:rsidRPr="009523F5">
              <w:rPr>
                <w:rFonts w:cs="Arial"/>
                <w:color w:val="000000"/>
                <w:sz w:val="20"/>
                <w:szCs w:val="20"/>
              </w:rPr>
              <w:t>38.6</w:t>
            </w:r>
          </w:p>
        </w:tc>
        <w:tc>
          <w:tcPr>
            <w:tcW w:w="716" w:type="pct"/>
            <w:vAlign w:val="bottom"/>
          </w:tcPr>
          <w:p w:rsidRPr="009523F5" w:rsidR="00965554" w:rsidP="00645C67" w:rsidRDefault="00965554" w14:paraId="4448B797" w14:textId="77777777">
            <w:pPr>
              <w:spacing w:after="0" w:line="240" w:lineRule="auto"/>
              <w:jc w:val="right"/>
              <w:rPr>
                <w:rFonts w:cs="Arial"/>
                <w:color w:val="000000"/>
                <w:sz w:val="20"/>
                <w:szCs w:val="20"/>
              </w:rPr>
            </w:pPr>
            <w:r w:rsidRPr="009523F5">
              <w:rPr>
                <w:rFonts w:cs="Arial"/>
                <w:color w:val="000000"/>
                <w:sz w:val="20"/>
                <w:szCs w:val="20"/>
              </w:rPr>
              <w:t>77.5</w:t>
            </w:r>
          </w:p>
        </w:tc>
        <w:tc>
          <w:tcPr>
            <w:tcW w:w="943" w:type="pct"/>
            <w:vAlign w:val="bottom"/>
          </w:tcPr>
          <w:p w:rsidRPr="009523F5" w:rsidR="00965554" w:rsidP="00645C67" w:rsidRDefault="00965554" w14:paraId="34B800A3" w14:textId="77777777">
            <w:pPr>
              <w:spacing w:after="0" w:line="240" w:lineRule="auto"/>
              <w:jc w:val="right"/>
              <w:rPr>
                <w:rFonts w:cs="Arial"/>
                <w:color w:val="000000"/>
                <w:sz w:val="20"/>
                <w:szCs w:val="20"/>
              </w:rPr>
            </w:pPr>
            <w:r w:rsidRPr="009523F5">
              <w:rPr>
                <w:rFonts w:cs="Arial"/>
                <w:color w:val="000000"/>
                <w:sz w:val="20"/>
                <w:szCs w:val="20"/>
              </w:rPr>
              <w:t>16.7</w:t>
            </w:r>
          </w:p>
        </w:tc>
      </w:tr>
      <w:tr w:rsidRPr="009523F5" w:rsidR="00965554" w:rsidTr="00156745" w14:paraId="0F5959BF" w14:textId="77777777">
        <w:trPr>
          <w:trHeight w:val="170"/>
        </w:trPr>
        <w:tc>
          <w:tcPr>
            <w:tcW w:w="986" w:type="pct"/>
            <w:vAlign w:val="center"/>
          </w:tcPr>
          <w:p w:rsidRPr="00F34B3E" w:rsidR="00965554" w:rsidP="00645C67" w:rsidRDefault="00965554" w14:paraId="389F43AB" w14:textId="77777777">
            <w:pPr>
              <w:spacing w:after="0" w:line="240" w:lineRule="auto"/>
              <w:jc w:val="left"/>
              <w:rPr>
                <w:rFonts w:eastAsia="Times New Roman" w:cs="Calibri"/>
                <w:color w:val="000000"/>
                <w:sz w:val="20"/>
                <w:szCs w:val="20"/>
                <w:lang w:eastAsia="de-CH"/>
              </w:rPr>
            </w:pPr>
            <w:r>
              <w:rPr>
                <w:rFonts w:cs="Arial"/>
                <w:color w:val="000000"/>
                <w:sz w:val="20"/>
                <w:szCs w:val="20"/>
              </w:rPr>
              <w:t>Eswatini</w:t>
            </w:r>
          </w:p>
        </w:tc>
        <w:tc>
          <w:tcPr>
            <w:tcW w:w="457" w:type="pct"/>
            <w:vAlign w:val="center"/>
          </w:tcPr>
          <w:p w:rsidRPr="00F34B3E" w:rsidR="00965554" w:rsidP="00645C67" w:rsidRDefault="00965554" w14:paraId="50F3D5AE" w14:textId="77777777">
            <w:pPr>
              <w:spacing w:after="0" w:line="240" w:lineRule="auto"/>
              <w:jc w:val="right"/>
              <w:rPr>
                <w:rFonts w:eastAsia="Times New Roman" w:cs="Calibri"/>
                <w:color w:val="000000"/>
                <w:sz w:val="20"/>
                <w:szCs w:val="20"/>
                <w:lang w:eastAsia="de-CH"/>
              </w:rPr>
            </w:pPr>
            <w:r>
              <w:rPr>
                <w:rFonts w:cs="Arial"/>
                <w:color w:val="000000"/>
                <w:sz w:val="20"/>
                <w:szCs w:val="20"/>
              </w:rPr>
              <w:t>2007</w:t>
            </w:r>
          </w:p>
        </w:tc>
        <w:tc>
          <w:tcPr>
            <w:tcW w:w="650" w:type="pct"/>
            <w:tcBorders>
              <w:right w:val="double" w:color="auto" w:sz="4" w:space="0"/>
            </w:tcBorders>
            <w:vAlign w:val="center"/>
          </w:tcPr>
          <w:p w:rsidRPr="00F34B3E" w:rsidR="00965554" w:rsidP="00645C67" w:rsidRDefault="00965554" w14:paraId="355956E4"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965554" w:rsidP="00645C67" w:rsidRDefault="00965554" w14:paraId="3F674B22" w14:textId="77777777">
            <w:pPr>
              <w:spacing w:after="0" w:line="240" w:lineRule="auto"/>
              <w:jc w:val="right"/>
              <w:rPr>
                <w:rFonts w:cs="Arial"/>
                <w:color w:val="000000"/>
                <w:sz w:val="20"/>
                <w:szCs w:val="20"/>
              </w:rPr>
            </w:pPr>
            <w:r w:rsidRPr="009523F5">
              <w:rPr>
                <w:rFonts w:cs="Arial"/>
                <w:color w:val="000000"/>
                <w:sz w:val="20"/>
                <w:szCs w:val="20"/>
              </w:rPr>
              <w:t>5.3</w:t>
            </w:r>
          </w:p>
        </w:tc>
        <w:tc>
          <w:tcPr>
            <w:tcW w:w="723" w:type="pct"/>
            <w:vAlign w:val="bottom"/>
          </w:tcPr>
          <w:p w:rsidRPr="009523F5" w:rsidR="00965554" w:rsidP="00645C67" w:rsidRDefault="00965554" w14:paraId="78BA3D2D" w14:textId="77777777">
            <w:pPr>
              <w:spacing w:after="0" w:line="240" w:lineRule="auto"/>
              <w:jc w:val="right"/>
              <w:rPr>
                <w:rFonts w:cs="Arial"/>
                <w:color w:val="000000"/>
                <w:sz w:val="20"/>
                <w:szCs w:val="20"/>
              </w:rPr>
            </w:pPr>
            <w:r w:rsidRPr="009523F5">
              <w:rPr>
                <w:rFonts w:cs="Arial"/>
                <w:color w:val="000000"/>
                <w:sz w:val="20"/>
                <w:szCs w:val="20"/>
              </w:rPr>
              <w:t>49.7</w:t>
            </w:r>
          </w:p>
        </w:tc>
        <w:tc>
          <w:tcPr>
            <w:tcW w:w="716" w:type="pct"/>
            <w:vAlign w:val="bottom"/>
          </w:tcPr>
          <w:p w:rsidRPr="009523F5" w:rsidR="00965554" w:rsidP="00645C67" w:rsidRDefault="00965554" w14:paraId="1BC9E1C8" w14:textId="77777777">
            <w:pPr>
              <w:spacing w:after="0" w:line="240" w:lineRule="auto"/>
              <w:jc w:val="right"/>
              <w:rPr>
                <w:rFonts w:cs="Arial"/>
                <w:color w:val="000000"/>
                <w:sz w:val="20"/>
                <w:szCs w:val="20"/>
              </w:rPr>
            </w:pPr>
            <w:r w:rsidRPr="009523F5">
              <w:rPr>
                <w:rFonts w:cs="Arial"/>
                <w:color w:val="000000"/>
                <w:sz w:val="20"/>
                <w:szCs w:val="20"/>
              </w:rPr>
              <w:t>76.2</w:t>
            </w:r>
          </w:p>
        </w:tc>
        <w:tc>
          <w:tcPr>
            <w:tcW w:w="943" w:type="pct"/>
            <w:vAlign w:val="bottom"/>
          </w:tcPr>
          <w:p w:rsidRPr="009523F5" w:rsidR="00965554" w:rsidP="00645C67" w:rsidRDefault="00965554" w14:paraId="2AE78801" w14:textId="77777777">
            <w:pPr>
              <w:spacing w:after="0" w:line="240" w:lineRule="auto"/>
              <w:jc w:val="right"/>
              <w:rPr>
                <w:rFonts w:cs="Arial"/>
                <w:color w:val="000000"/>
                <w:sz w:val="20"/>
                <w:szCs w:val="20"/>
              </w:rPr>
            </w:pPr>
            <w:r w:rsidRPr="009523F5">
              <w:rPr>
                <w:rFonts w:cs="Arial"/>
                <w:color w:val="000000"/>
                <w:sz w:val="20"/>
                <w:szCs w:val="20"/>
              </w:rPr>
              <w:t>22.6</w:t>
            </w:r>
          </w:p>
        </w:tc>
      </w:tr>
      <w:tr w:rsidRPr="009523F5" w:rsidR="00965554" w:rsidTr="00156745" w14:paraId="2D3BEE26" w14:textId="77777777">
        <w:trPr>
          <w:trHeight w:val="170"/>
        </w:trPr>
        <w:tc>
          <w:tcPr>
            <w:tcW w:w="986" w:type="pct"/>
            <w:vAlign w:val="center"/>
          </w:tcPr>
          <w:p w:rsidRPr="00865BA7" w:rsidR="00965554" w:rsidP="00645C67" w:rsidRDefault="00965554" w14:paraId="71D49D85" w14:textId="77777777">
            <w:pPr>
              <w:spacing w:after="0" w:line="240" w:lineRule="auto"/>
              <w:jc w:val="left"/>
              <w:rPr>
                <w:rFonts w:eastAsia="Times New Roman" w:cs="Calibri"/>
                <w:color w:val="000000"/>
                <w:sz w:val="20"/>
                <w:szCs w:val="20"/>
                <w:lang w:eastAsia="de-CH"/>
              </w:rPr>
            </w:pPr>
            <w:r>
              <w:rPr>
                <w:rFonts w:cs="Arial"/>
                <w:color w:val="000000"/>
                <w:sz w:val="20"/>
                <w:szCs w:val="20"/>
              </w:rPr>
              <w:t>Ethiopia</w:t>
            </w:r>
          </w:p>
        </w:tc>
        <w:tc>
          <w:tcPr>
            <w:tcW w:w="457" w:type="pct"/>
            <w:vAlign w:val="center"/>
          </w:tcPr>
          <w:p w:rsidRPr="00F34B3E" w:rsidR="00965554" w:rsidP="00645C67" w:rsidRDefault="00965554" w14:paraId="04ABECCF" w14:textId="77777777">
            <w:pPr>
              <w:spacing w:after="0" w:line="240" w:lineRule="auto"/>
              <w:jc w:val="right"/>
              <w:rPr>
                <w:rFonts w:eastAsia="Times New Roman" w:cs="Calibri"/>
                <w:color w:val="000000"/>
                <w:sz w:val="20"/>
                <w:szCs w:val="20"/>
                <w:lang w:eastAsia="de-CH"/>
              </w:rPr>
            </w:pPr>
            <w:r>
              <w:rPr>
                <w:rFonts w:cs="Arial"/>
                <w:color w:val="000000"/>
                <w:sz w:val="20"/>
                <w:szCs w:val="20"/>
              </w:rPr>
              <w:t>2006</w:t>
            </w:r>
          </w:p>
        </w:tc>
        <w:tc>
          <w:tcPr>
            <w:tcW w:w="650" w:type="pct"/>
            <w:tcBorders>
              <w:right w:val="double" w:color="auto" w:sz="4" w:space="0"/>
            </w:tcBorders>
            <w:vAlign w:val="center"/>
          </w:tcPr>
          <w:p w:rsidRPr="00F34B3E" w:rsidR="00965554" w:rsidP="00645C67" w:rsidRDefault="00965554" w14:paraId="52A86D7B" w14:textId="77777777">
            <w:pPr>
              <w:spacing w:after="0" w:line="240" w:lineRule="auto"/>
              <w:jc w:val="right"/>
              <w:rPr>
                <w:rFonts w:eastAsia="Times New Roman" w:cs="Calibri"/>
                <w:color w:val="000000"/>
                <w:sz w:val="20"/>
                <w:szCs w:val="20"/>
                <w:lang w:eastAsia="de-CH"/>
              </w:rPr>
            </w:pPr>
            <w:r>
              <w:rPr>
                <w:rFonts w:cs="Arial"/>
                <w:color w:val="000000"/>
                <w:sz w:val="20"/>
                <w:szCs w:val="20"/>
              </w:rPr>
              <w:t>2007</w:t>
            </w:r>
          </w:p>
        </w:tc>
        <w:tc>
          <w:tcPr>
            <w:tcW w:w="525" w:type="pct"/>
            <w:tcBorders>
              <w:left w:val="double" w:color="auto" w:sz="4" w:space="0"/>
            </w:tcBorders>
            <w:vAlign w:val="bottom"/>
          </w:tcPr>
          <w:p w:rsidRPr="009523F5" w:rsidR="00965554" w:rsidP="00645C67" w:rsidRDefault="00965554" w14:paraId="227CEEF0" w14:textId="77777777">
            <w:pPr>
              <w:spacing w:after="0" w:line="240" w:lineRule="auto"/>
              <w:jc w:val="right"/>
              <w:rPr>
                <w:rFonts w:cs="Arial"/>
                <w:color w:val="000000"/>
                <w:sz w:val="20"/>
                <w:szCs w:val="20"/>
              </w:rPr>
            </w:pPr>
            <w:r w:rsidRPr="009523F5">
              <w:rPr>
                <w:rFonts w:cs="Arial"/>
                <w:color w:val="000000"/>
                <w:sz w:val="20"/>
                <w:szCs w:val="20"/>
              </w:rPr>
              <w:t>4.6</w:t>
            </w:r>
          </w:p>
        </w:tc>
        <w:tc>
          <w:tcPr>
            <w:tcW w:w="723" w:type="pct"/>
            <w:vAlign w:val="bottom"/>
          </w:tcPr>
          <w:p w:rsidRPr="009523F5" w:rsidR="00965554" w:rsidP="00645C67" w:rsidRDefault="00965554" w14:paraId="2DE72C34" w14:textId="77777777">
            <w:pPr>
              <w:spacing w:after="0" w:line="240" w:lineRule="auto"/>
              <w:jc w:val="right"/>
              <w:rPr>
                <w:rFonts w:cs="Arial"/>
                <w:color w:val="000000"/>
                <w:sz w:val="20"/>
                <w:szCs w:val="20"/>
              </w:rPr>
            </w:pPr>
            <w:r w:rsidRPr="009523F5">
              <w:rPr>
                <w:rFonts w:cs="Arial"/>
                <w:color w:val="000000"/>
                <w:sz w:val="20"/>
                <w:szCs w:val="20"/>
              </w:rPr>
              <w:t>45.8</w:t>
            </w:r>
          </w:p>
        </w:tc>
        <w:tc>
          <w:tcPr>
            <w:tcW w:w="716" w:type="pct"/>
            <w:vAlign w:val="bottom"/>
          </w:tcPr>
          <w:p w:rsidRPr="009523F5" w:rsidR="00965554" w:rsidP="00645C67" w:rsidRDefault="00965554" w14:paraId="18979784" w14:textId="77777777">
            <w:pPr>
              <w:spacing w:after="0" w:line="240" w:lineRule="auto"/>
              <w:jc w:val="right"/>
              <w:rPr>
                <w:rFonts w:cs="Arial"/>
                <w:color w:val="000000"/>
                <w:sz w:val="20"/>
                <w:szCs w:val="20"/>
              </w:rPr>
            </w:pPr>
            <w:r w:rsidRPr="009523F5">
              <w:rPr>
                <w:rFonts w:cs="Arial"/>
                <w:color w:val="000000"/>
                <w:sz w:val="20"/>
                <w:szCs w:val="20"/>
              </w:rPr>
              <w:t>37.8</w:t>
            </w:r>
          </w:p>
        </w:tc>
        <w:tc>
          <w:tcPr>
            <w:tcW w:w="943" w:type="pct"/>
            <w:vAlign w:val="bottom"/>
          </w:tcPr>
          <w:p w:rsidRPr="009523F5" w:rsidR="00965554" w:rsidP="00645C67" w:rsidRDefault="00965554" w14:paraId="0A9C6784" w14:textId="77777777">
            <w:pPr>
              <w:spacing w:after="0" w:line="240" w:lineRule="auto"/>
              <w:jc w:val="right"/>
              <w:rPr>
                <w:rFonts w:cs="Arial"/>
                <w:color w:val="000000"/>
                <w:sz w:val="20"/>
                <w:szCs w:val="20"/>
              </w:rPr>
            </w:pPr>
            <w:r w:rsidRPr="009523F5">
              <w:rPr>
                <w:rFonts w:cs="Arial"/>
                <w:color w:val="000000"/>
                <w:sz w:val="20"/>
                <w:szCs w:val="20"/>
              </w:rPr>
              <w:t>9.2</w:t>
            </w:r>
          </w:p>
        </w:tc>
      </w:tr>
      <w:tr w:rsidRPr="009523F5" w:rsidR="00965554" w:rsidTr="00156745" w14:paraId="2D5A9530" w14:textId="77777777">
        <w:trPr>
          <w:trHeight w:val="170"/>
        </w:trPr>
        <w:tc>
          <w:tcPr>
            <w:tcW w:w="986" w:type="pct"/>
            <w:vAlign w:val="center"/>
          </w:tcPr>
          <w:p w:rsidRPr="00865BA7" w:rsidR="00965554" w:rsidP="00645C67" w:rsidRDefault="00965554" w14:paraId="6F2BEE4F" w14:textId="77777777">
            <w:pPr>
              <w:spacing w:after="0" w:line="240" w:lineRule="auto"/>
              <w:jc w:val="left"/>
              <w:rPr>
                <w:rFonts w:eastAsia="Times New Roman" w:cs="Calibri"/>
                <w:color w:val="000000"/>
                <w:sz w:val="20"/>
                <w:szCs w:val="20"/>
                <w:lang w:eastAsia="de-CH"/>
              </w:rPr>
            </w:pPr>
            <w:r>
              <w:rPr>
                <w:rFonts w:cs="Arial"/>
                <w:color w:val="000000"/>
                <w:sz w:val="20"/>
                <w:szCs w:val="20"/>
              </w:rPr>
              <w:t>Ghana</w:t>
            </w:r>
          </w:p>
        </w:tc>
        <w:tc>
          <w:tcPr>
            <w:tcW w:w="457" w:type="pct"/>
            <w:vAlign w:val="center"/>
          </w:tcPr>
          <w:p w:rsidRPr="00F34B3E" w:rsidR="00965554" w:rsidP="00645C67" w:rsidRDefault="00965554" w14:paraId="036249FC" w14:textId="77777777">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650" w:type="pct"/>
            <w:tcBorders>
              <w:right w:val="double" w:color="auto" w:sz="4" w:space="0"/>
            </w:tcBorders>
            <w:vAlign w:val="center"/>
          </w:tcPr>
          <w:p w:rsidRPr="00F34B3E" w:rsidR="00965554" w:rsidP="00645C67" w:rsidRDefault="00965554" w14:paraId="6CBCF0A2" w14:textId="77777777">
            <w:pPr>
              <w:spacing w:after="0" w:line="240" w:lineRule="auto"/>
              <w:jc w:val="right"/>
              <w:rPr>
                <w:rFonts w:eastAsia="Times New Roman" w:cs="Calibri"/>
                <w:color w:val="000000"/>
                <w:sz w:val="20"/>
                <w:szCs w:val="20"/>
                <w:lang w:eastAsia="de-CH"/>
              </w:rPr>
            </w:pPr>
            <w:r>
              <w:rPr>
                <w:rFonts w:cs="Arial"/>
                <w:color w:val="000000"/>
                <w:sz w:val="20"/>
                <w:szCs w:val="20"/>
              </w:rPr>
              <w:t>2010</w:t>
            </w:r>
          </w:p>
        </w:tc>
        <w:tc>
          <w:tcPr>
            <w:tcW w:w="525" w:type="pct"/>
            <w:tcBorders>
              <w:left w:val="double" w:color="auto" w:sz="4" w:space="0"/>
            </w:tcBorders>
            <w:vAlign w:val="bottom"/>
          </w:tcPr>
          <w:p w:rsidRPr="009523F5" w:rsidR="00965554" w:rsidP="00645C67" w:rsidRDefault="00965554" w14:paraId="27685783" w14:textId="77777777">
            <w:pPr>
              <w:spacing w:after="0" w:line="240" w:lineRule="auto"/>
              <w:jc w:val="right"/>
              <w:rPr>
                <w:rFonts w:cs="Arial"/>
                <w:color w:val="000000"/>
                <w:sz w:val="20"/>
                <w:szCs w:val="20"/>
              </w:rPr>
            </w:pPr>
            <w:r w:rsidRPr="009523F5">
              <w:rPr>
                <w:rFonts w:cs="Arial"/>
                <w:color w:val="000000"/>
                <w:sz w:val="20"/>
                <w:szCs w:val="20"/>
              </w:rPr>
              <w:t>66.4</w:t>
            </w:r>
          </w:p>
        </w:tc>
        <w:tc>
          <w:tcPr>
            <w:tcW w:w="723" w:type="pct"/>
            <w:vAlign w:val="bottom"/>
          </w:tcPr>
          <w:p w:rsidRPr="009523F5" w:rsidR="00965554" w:rsidP="00645C67" w:rsidRDefault="00965554" w14:paraId="68F1FC5A" w14:textId="77777777">
            <w:pPr>
              <w:spacing w:after="0" w:line="240" w:lineRule="auto"/>
              <w:jc w:val="right"/>
              <w:rPr>
                <w:rFonts w:cs="Arial"/>
                <w:color w:val="000000"/>
                <w:sz w:val="20"/>
                <w:szCs w:val="20"/>
              </w:rPr>
            </w:pPr>
            <w:r w:rsidRPr="009523F5">
              <w:rPr>
                <w:rFonts w:cs="Arial"/>
                <w:color w:val="000000"/>
                <w:sz w:val="20"/>
                <w:szCs w:val="20"/>
              </w:rPr>
              <w:t>51.2</w:t>
            </w:r>
          </w:p>
        </w:tc>
        <w:tc>
          <w:tcPr>
            <w:tcW w:w="716" w:type="pct"/>
            <w:vAlign w:val="bottom"/>
          </w:tcPr>
          <w:p w:rsidRPr="009523F5" w:rsidR="00965554" w:rsidP="00645C67" w:rsidRDefault="00965554" w14:paraId="266AF8A4" w14:textId="77777777">
            <w:pPr>
              <w:spacing w:after="0" w:line="240" w:lineRule="auto"/>
              <w:jc w:val="right"/>
              <w:rPr>
                <w:rFonts w:cs="Arial"/>
                <w:color w:val="000000"/>
                <w:sz w:val="20"/>
                <w:szCs w:val="20"/>
              </w:rPr>
            </w:pPr>
            <w:r w:rsidRPr="009523F5">
              <w:rPr>
                <w:rFonts w:cs="Arial"/>
                <w:color w:val="000000"/>
                <w:sz w:val="20"/>
                <w:szCs w:val="20"/>
              </w:rPr>
              <w:t>73.3</w:t>
            </w:r>
          </w:p>
        </w:tc>
        <w:tc>
          <w:tcPr>
            <w:tcW w:w="943" w:type="pct"/>
            <w:vAlign w:val="bottom"/>
          </w:tcPr>
          <w:p w:rsidRPr="009523F5" w:rsidR="00965554" w:rsidP="00645C67" w:rsidRDefault="00965554" w14:paraId="70D16D4A" w14:textId="77777777">
            <w:pPr>
              <w:spacing w:after="0" w:line="240" w:lineRule="auto"/>
              <w:jc w:val="right"/>
              <w:rPr>
                <w:rFonts w:cs="Arial"/>
                <w:color w:val="000000"/>
                <w:sz w:val="20"/>
                <w:szCs w:val="20"/>
              </w:rPr>
            </w:pPr>
            <w:r w:rsidRPr="009523F5">
              <w:rPr>
                <w:rFonts w:cs="Arial"/>
                <w:color w:val="000000"/>
                <w:sz w:val="20"/>
                <w:szCs w:val="20"/>
              </w:rPr>
              <w:t>74.4</w:t>
            </w:r>
          </w:p>
        </w:tc>
      </w:tr>
      <w:tr w:rsidRPr="009523F5" w:rsidR="00965554" w:rsidTr="00156745" w14:paraId="1E4C3ABC" w14:textId="77777777">
        <w:trPr>
          <w:trHeight w:val="170"/>
        </w:trPr>
        <w:tc>
          <w:tcPr>
            <w:tcW w:w="986" w:type="pct"/>
            <w:vAlign w:val="center"/>
          </w:tcPr>
          <w:p w:rsidRPr="00865BA7" w:rsidR="00965554" w:rsidP="00645C67" w:rsidRDefault="00965554" w14:paraId="071A1C19" w14:textId="77777777">
            <w:pPr>
              <w:spacing w:after="0" w:line="240" w:lineRule="auto"/>
              <w:jc w:val="left"/>
              <w:rPr>
                <w:rFonts w:eastAsia="Times New Roman" w:cs="Calibri"/>
                <w:color w:val="000000"/>
                <w:sz w:val="20"/>
                <w:szCs w:val="20"/>
                <w:lang w:eastAsia="de-CH"/>
              </w:rPr>
            </w:pPr>
            <w:r>
              <w:rPr>
                <w:rFonts w:cs="Arial"/>
                <w:color w:val="000000"/>
                <w:sz w:val="20"/>
                <w:szCs w:val="20"/>
              </w:rPr>
              <w:t>Guinea</w:t>
            </w:r>
          </w:p>
        </w:tc>
        <w:tc>
          <w:tcPr>
            <w:tcW w:w="457" w:type="pct"/>
            <w:vAlign w:val="center"/>
          </w:tcPr>
          <w:p w:rsidRPr="00F34B3E" w:rsidR="00965554" w:rsidP="00645C67" w:rsidRDefault="00965554" w14:paraId="0FB48D67" w14:textId="77777777">
            <w:pPr>
              <w:spacing w:after="0" w:line="240" w:lineRule="auto"/>
              <w:jc w:val="right"/>
              <w:rPr>
                <w:rFonts w:eastAsia="Times New Roman" w:cs="Calibri"/>
                <w:color w:val="000000"/>
                <w:sz w:val="20"/>
                <w:szCs w:val="20"/>
                <w:lang w:eastAsia="de-CH"/>
              </w:rPr>
            </w:pPr>
            <w:r>
              <w:rPr>
                <w:rFonts w:cs="Arial"/>
                <w:color w:val="000000"/>
                <w:sz w:val="20"/>
                <w:szCs w:val="20"/>
              </w:rPr>
              <w:t>2018</w:t>
            </w:r>
          </w:p>
        </w:tc>
        <w:tc>
          <w:tcPr>
            <w:tcW w:w="650" w:type="pct"/>
            <w:tcBorders>
              <w:right w:val="double" w:color="auto" w:sz="4" w:space="0"/>
            </w:tcBorders>
            <w:vAlign w:val="center"/>
          </w:tcPr>
          <w:p w:rsidRPr="00F34B3E" w:rsidR="00965554" w:rsidP="00645C67" w:rsidRDefault="00965554" w14:paraId="1CA1633D" w14:textId="77777777">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525" w:type="pct"/>
            <w:tcBorders>
              <w:left w:val="double" w:color="auto" w:sz="4" w:space="0"/>
            </w:tcBorders>
            <w:vAlign w:val="bottom"/>
          </w:tcPr>
          <w:p w:rsidRPr="009523F5" w:rsidR="00965554" w:rsidP="00645C67" w:rsidRDefault="00965554" w14:paraId="7668E530" w14:textId="77777777">
            <w:pPr>
              <w:spacing w:after="0" w:line="240" w:lineRule="auto"/>
              <w:jc w:val="right"/>
              <w:rPr>
                <w:rFonts w:cs="Arial"/>
                <w:color w:val="000000"/>
                <w:sz w:val="20"/>
                <w:szCs w:val="20"/>
              </w:rPr>
            </w:pPr>
            <w:r w:rsidRPr="009523F5">
              <w:rPr>
                <w:rFonts w:cs="Arial"/>
                <w:color w:val="000000"/>
                <w:sz w:val="20"/>
                <w:szCs w:val="20"/>
              </w:rPr>
              <w:t>1.5</w:t>
            </w:r>
          </w:p>
        </w:tc>
        <w:tc>
          <w:tcPr>
            <w:tcW w:w="723" w:type="pct"/>
            <w:vAlign w:val="bottom"/>
          </w:tcPr>
          <w:p w:rsidRPr="009523F5" w:rsidR="00965554" w:rsidP="00645C67" w:rsidRDefault="00965554" w14:paraId="312D4DF6" w14:textId="77777777">
            <w:pPr>
              <w:spacing w:after="0" w:line="240" w:lineRule="auto"/>
              <w:jc w:val="right"/>
              <w:rPr>
                <w:rFonts w:cs="Arial"/>
                <w:color w:val="000000"/>
                <w:sz w:val="20"/>
                <w:szCs w:val="20"/>
              </w:rPr>
            </w:pPr>
            <w:r w:rsidRPr="009523F5">
              <w:rPr>
                <w:rFonts w:cs="Arial"/>
                <w:color w:val="000000"/>
                <w:sz w:val="20"/>
                <w:szCs w:val="20"/>
              </w:rPr>
              <w:t>36.5</w:t>
            </w:r>
          </w:p>
        </w:tc>
        <w:tc>
          <w:tcPr>
            <w:tcW w:w="716" w:type="pct"/>
            <w:vAlign w:val="bottom"/>
          </w:tcPr>
          <w:p w:rsidRPr="009523F5" w:rsidR="00965554" w:rsidP="00645C67" w:rsidRDefault="00965554" w14:paraId="3214A305" w14:textId="77777777">
            <w:pPr>
              <w:spacing w:after="0" w:line="240" w:lineRule="auto"/>
              <w:jc w:val="right"/>
              <w:rPr>
                <w:rFonts w:cs="Arial"/>
                <w:color w:val="000000"/>
                <w:sz w:val="20"/>
                <w:szCs w:val="20"/>
              </w:rPr>
            </w:pPr>
            <w:r w:rsidRPr="009523F5">
              <w:rPr>
                <w:rFonts w:cs="Arial"/>
                <w:color w:val="000000"/>
                <w:sz w:val="20"/>
                <w:szCs w:val="20"/>
              </w:rPr>
              <w:t>50.6</w:t>
            </w:r>
          </w:p>
        </w:tc>
        <w:tc>
          <w:tcPr>
            <w:tcW w:w="943" w:type="pct"/>
            <w:vAlign w:val="bottom"/>
          </w:tcPr>
          <w:p w:rsidRPr="009523F5" w:rsidR="00965554" w:rsidP="00645C67" w:rsidRDefault="00965554" w14:paraId="5CBEC9B0" w14:textId="77777777">
            <w:pPr>
              <w:spacing w:after="0" w:line="240" w:lineRule="auto"/>
              <w:jc w:val="right"/>
              <w:rPr>
                <w:rFonts w:cs="Arial"/>
                <w:color w:val="000000"/>
                <w:sz w:val="20"/>
                <w:szCs w:val="20"/>
              </w:rPr>
            </w:pPr>
            <w:r w:rsidRPr="009523F5">
              <w:rPr>
                <w:rFonts w:cs="Arial"/>
                <w:color w:val="000000"/>
                <w:sz w:val="20"/>
                <w:szCs w:val="20"/>
              </w:rPr>
              <w:t>33.5</w:t>
            </w:r>
          </w:p>
        </w:tc>
      </w:tr>
      <w:tr w:rsidRPr="009523F5" w:rsidR="00965554" w:rsidTr="00156745" w14:paraId="61F2F166" w14:textId="77777777">
        <w:trPr>
          <w:trHeight w:val="170"/>
        </w:trPr>
        <w:tc>
          <w:tcPr>
            <w:tcW w:w="986" w:type="pct"/>
            <w:vAlign w:val="center"/>
          </w:tcPr>
          <w:p w:rsidRPr="00865BA7" w:rsidR="00965554" w:rsidP="00645C67" w:rsidRDefault="00965554" w14:paraId="6D75F0F2" w14:textId="77777777">
            <w:pPr>
              <w:spacing w:after="0" w:line="240" w:lineRule="auto"/>
              <w:jc w:val="left"/>
              <w:rPr>
                <w:rFonts w:eastAsia="Times New Roman" w:cs="Calibri"/>
                <w:color w:val="000000"/>
                <w:sz w:val="20"/>
                <w:szCs w:val="20"/>
                <w:lang w:eastAsia="de-CH"/>
              </w:rPr>
            </w:pPr>
            <w:r>
              <w:rPr>
                <w:rFonts w:cs="Arial"/>
                <w:color w:val="000000"/>
                <w:sz w:val="20"/>
                <w:szCs w:val="20"/>
              </w:rPr>
              <w:t>Kenya</w:t>
            </w:r>
          </w:p>
        </w:tc>
        <w:tc>
          <w:tcPr>
            <w:tcW w:w="457" w:type="pct"/>
            <w:vAlign w:val="center"/>
          </w:tcPr>
          <w:p w:rsidRPr="00F34B3E" w:rsidR="00965554" w:rsidP="00645C67" w:rsidRDefault="00965554" w14:paraId="60A96C06" w14:textId="77777777">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650" w:type="pct"/>
            <w:tcBorders>
              <w:right w:val="double" w:color="auto" w:sz="4" w:space="0"/>
            </w:tcBorders>
            <w:vAlign w:val="center"/>
          </w:tcPr>
          <w:p w:rsidRPr="00F34B3E" w:rsidR="00965554" w:rsidP="00645C67" w:rsidRDefault="00965554" w14:paraId="5EA2029C" w14:textId="77777777">
            <w:pPr>
              <w:spacing w:after="0" w:line="240" w:lineRule="auto"/>
              <w:jc w:val="right"/>
              <w:rPr>
                <w:rFonts w:eastAsia="Times New Roman" w:cs="Calibri"/>
                <w:color w:val="000000"/>
                <w:sz w:val="20"/>
                <w:szCs w:val="20"/>
                <w:lang w:eastAsia="de-CH"/>
              </w:rPr>
            </w:pPr>
            <w:r>
              <w:rPr>
                <w:rFonts w:cs="Arial"/>
                <w:color w:val="000000"/>
                <w:sz w:val="20"/>
                <w:szCs w:val="20"/>
              </w:rPr>
              <w:t>2009</w:t>
            </w:r>
          </w:p>
        </w:tc>
        <w:tc>
          <w:tcPr>
            <w:tcW w:w="525" w:type="pct"/>
            <w:tcBorders>
              <w:left w:val="double" w:color="auto" w:sz="4" w:space="0"/>
            </w:tcBorders>
            <w:vAlign w:val="bottom"/>
          </w:tcPr>
          <w:p w:rsidRPr="009523F5" w:rsidR="00965554" w:rsidP="00645C67" w:rsidRDefault="00965554" w14:paraId="084B121C" w14:textId="77777777">
            <w:pPr>
              <w:spacing w:after="0" w:line="240" w:lineRule="auto"/>
              <w:jc w:val="right"/>
              <w:rPr>
                <w:rFonts w:cs="Arial"/>
                <w:color w:val="000000"/>
                <w:sz w:val="20"/>
                <w:szCs w:val="20"/>
              </w:rPr>
            </w:pPr>
            <w:r w:rsidRPr="009523F5">
              <w:rPr>
                <w:rFonts w:cs="Arial"/>
                <w:color w:val="000000"/>
                <w:sz w:val="20"/>
                <w:szCs w:val="20"/>
              </w:rPr>
              <w:t>15.6</w:t>
            </w:r>
          </w:p>
        </w:tc>
        <w:tc>
          <w:tcPr>
            <w:tcW w:w="723" w:type="pct"/>
            <w:vAlign w:val="bottom"/>
          </w:tcPr>
          <w:p w:rsidRPr="009523F5" w:rsidR="00965554" w:rsidP="00645C67" w:rsidRDefault="00965554" w14:paraId="4302842E" w14:textId="77777777">
            <w:pPr>
              <w:spacing w:after="0" w:line="240" w:lineRule="auto"/>
              <w:jc w:val="right"/>
              <w:rPr>
                <w:rFonts w:cs="Arial"/>
                <w:color w:val="000000"/>
                <w:sz w:val="20"/>
                <w:szCs w:val="20"/>
              </w:rPr>
            </w:pPr>
            <w:r w:rsidRPr="009523F5">
              <w:rPr>
                <w:rFonts w:cs="Arial"/>
                <w:color w:val="000000"/>
                <w:sz w:val="20"/>
                <w:szCs w:val="20"/>
              </w:rPr>
              <w:t>64.9</w:t>
            </w:r>
          </w:p>
        </w:tc>
        <w:tc>
          <w:tcPr>
            <w:tcW w:w="716" w:type="pct"/>
            <w:vAlign w:val="bottom"/>
          </w:tcPr>
          <w:p w:rsidRPr="009523F5" w:rsidR="00965554" w:rsidP="00645C67" w:rsidRDefault="00965554" w14:paraId="5295A18A" w14:textId="77777777">
            <w:pPr>
              <w:spacing w:after="0" w:line="240" w:lineRule="auto"/>
              <w:jc w:val="right"/>
              <w:rPr>
                <w:rFonts w:cs="Arial"/>
                <w:color w:val="000000"/>
                <w:sz w:val="20"/>
                <w:szCs w:val="20"/>
              </w:rPr>
            </w:pPr>
            <w:r w:rsidRPr="009523F5">
              <w:rPr>
                <w:rFonts w:cs="Arial"/>
                <w:color w:val="000000"/>
                <w:sz w:val="20"/>
                <w:szCs w:val="20"/>
              </w:rPr>
              <w:t>60.0</w:t>
            </w:r>
          </w:p>
        </w:tc>
        <w:tc>
          <w:tcPr>
            <w:tcW w:w="943" w:type="pct"/>
            <w:vAlign w:val="bottom"/>
          </w:tcPr>
          <w:p w:rsidRPr="009523F5" w:rsidR="00965554" w:rsidP="00645C67" w:rsidRDefault="00965554" w14:paraId="51631A40" w14:textId="77777777">
            <w:pPr>
              <w:spacing w:after="0" w:line="240" w:lineRule="auto"/>
              <w:jc w:val="right"/>
              <w:rPr>
                <w:rFonts w:cs="Arial"/>
                <w:color w:val="000000"/>
                <w:sz w:val="20"/>
                <w:szCs w:val="20"/>
              </w:rPr>
            </w:pPr>
            <w:r w:rsidRPr="009523F5">
              <w:rPr>
                <w:rFonts w:cs="Arial"/>
                <w:color w:val="000000"/>
                <w:sz w:val="20"/>
                <w:szCs w:val="20"/>
              </w:rPr>
              <w:t>64.1</w:t>
            </w:r>
          </w:p>
        </w:tc>
      </w:tr>
      <w:tr w:rsidRPr="009523F5" w:rsidR="00965554" w:rsidTr="00156745" w14:paraId="60B57146" w14:textId="77777777">
        <w:trPr>
          <w:trHeight w:val="170"/>
        </w:trPr>
        <w:tc>
          <w:tcPr>
            <w:tcW w:w="986" w:type="pct"/>
            <w:vAlign w:val="center"/>
          </w:tcPr>
          <w:p w:rsidRPr="00865BA7" w:rsidR="00965554" w:rsidP="00645C67" w:rsidRDefault="00965554" w14:paraId="4023C254" w14:textId="77777777">
            <w:pPr>
              <w:spacing w:after="0" w:line="240" w:lineRule="auto"/>
              <w:jc w:val="left"/>
              <w:rPr>
                <w:rFonts w:cs="Calibri"/>
                <w:color w:val="000000"/>
                <w:sz w:val="20"/>
                <w:szCs w:val="20"/>
              </w:rPr>
            </w:pPr>
            <w:r>
              <w:rPr>
                <w:rFonts w:cs="Arial"/>
                <w:color w:val="000000"/>
                <w:sz w:val="20"/>
                <w:szCs w:val="20"/>
              </w:rPr>
              <w:t>Lesotho</w:t>
            </w:r>
          </w:p>
        </w:tc>
        <w:tc>
          <w:tcPr>
            <w:tcW w:w="457" w:type="pct"/>
            <w:vAlign w:val="center"/>
          </w:tcPr>
          <w:p w:rsidRPr="00F34B3E" w:rsidR="00965554" w:rsidP="00645C67" w:rsidRDefault="00965554" w14:paraId="36E2D60D" w14:textId="77777777">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650" w:type="pct"/>
            <w:tcBorders>
              <w:right w:val="double" w:color="auto" w:sz="4" w:space="0"/>
            </w:tcBorders>
            <w:vAlign w:val="center"/>
          </w:tcPr>
          <w:p w:rsidRPr="00F34B3E" w:rsidR="00965554" w:rsidP="00645C67" w:rsidRDefault="00965554" w14:paraId="373A79C7" w14:textId="77777777">
            <w:pPr>
              <w:spacing w:after="0" w:line="240" w:lineRule="auto"/>
              <w:jc w:val="right"/>
              <w:rPr>
                <w:rFonts w:eastAsia="Times New Roman" w:cs="Calibri"/>
                <w:color w:val="000000"/>
                <w:sz w:val="20"/>
                <w:szCs w:val="20"/>
                <w:lang w:eastAsia="de-CH"/>
              </w:rPr>
            </w:pPr>
            <w:r>
              <w:rPr>
                <w:rFonts w:cs="Arial"/>
                <w:color w:val="000000"/>
                <w:sz w:val="20"/>
                <w:szCs w:val="20"/>
              </w:rPr>
              <w:t>2006</w:t>
            </w:r>
          </w:p>
        </w:tc>
        <w:tc>
          <w:tcPr>
            <w:tcW w:w="525" w:type="pct"/>
            <w:tcBorders>
              <w:left w:val="double" w:color="auto" w:sz="4" w:space="0"/>
            </w:tcBorders>
            <w:vAlign w:val="bottom"/>
          </w:tcPr>
          <w:p w:rsidRPr="009523F5" w:rsidR="00965554" w:rsidP="00645C67" w:rsidRDefault="00965554" w14:paraId="595EA4F4" w14:textId="77777777">
            <w:pPr>
              <w:spacing w:after="0" w:line="240" w:lineRule="auto"/>
              <w:jc w:val="right"/>
              <w:rPr>
                <w:rFonts w:cs="Arial"/>
                <w:color w:val="000000"/>
                <w:sz w:val="20"/>
                <w:szCs w:val="20"/>
              </w:rPr>
            </w:pPr>
            <w:r w:rsidRPr="009523F5">
              <w:rPr>
                <w:rFonts w:cs="Arial"/>
                <w:color w:val="000000"/>
                <w:sz w:val="20"/>
                <w:szCs w:val="20"/>
              </w:rPr>
              <w:t>1.6</w:t>
            </w:r>
          </w:p>
        </w:tc>
        <w:tc>
          <w:tcPr>
            <w:tcW w:w="723" w:type="pct"/>
            <w:vAlign w:val="bottom"/>
          </w:tcPr>
          <w:p w:rsidRPr="009523F5" w:rsidR="00965554" w:rsidP="00645C67" w:rsidRDefault="00965554" w14:paraId="1EEB006E" w14:textId="77777777">
            <w:pPr>
              <w:spacing w:after="0" w:line="240" w:lineRule="auto"/>
              <w:jc w:val="right"/>
              <w:rPr>
                <w:rFonts w:cs="Arial"/>
                <w:color w:val="000000"/>
                <w:sz w:val="20"/>
                <w:szCs w:val="20"/>
              </w:rPr>
            </w:pPr>
            <w:r w:rsidRPr="009523F5">
              <w:rPr>
                <w:rFonts w:cs="Arial"/>
                <w:color w:val="000000"/>
                <w:sz w:val="20"/>
                <w:szCs w:val="20"/>
              </w:rPr>
              <w:t>63.4</w:t>
            </w:r>
          </w:p>
        </w:tc>
        <w:tc>
          <w:tcPr>
            <w:tcW w:w="716" w:type="pct"/>
            <w:vAlign w:val="bottom"/>
          </w:tcPr>
          <w:p w:rsidRPr="009523F5" w:rsidR="00965554" w:rsidP="00645C67" w:rsidRDefault="00965554" w14:paraId="387C42FE" w14:textId="77777777">
            <w:pPr>
              <w:spacing w:after="0" w:line="240" w:lineRule="auto"/>
              <w:jc w:val="right"/>
              <w:rPr>
                <w:rFonts w:cs="Arial"/>
                <w:color w:val="000000"/>
                <w:sz w:val="20"/>
                <w:szCs w:val="20"/>
              </w:rPr>
            </w:pPr>
            <w:r w:rsidRPr="009523F5">
              <w:rPr>
                <w:rFonts w:cs="Arial"/>
                <w:color w:val="000000"/>
                <w:sz w:val="20"/>
                <w:szCs w:val="20"/>
              </w:rPr>
              <w:t>77.8</w:t>
            </w:r>
          </w:p>
        </w:tc>
        <w:tc>
          <w:tcPr>
            <w:tcW w:w="943" w:type="pct"/>
            <w:vAlign w:val="bottom"/>
          </w:tcPr>
          <w:p w:rsidRPr="009523F5" w:rsidR="00965554" w:rsidP="00645C67" w:rsidRDefault="00965554" w14:paraId="1222EB9C" w14:textId="77777777">
            <w:pPr>
              <w:spacing w:after="0" w:line="240" w:lineRule="auto"/>
              <w:jc w:val="right"/>
              <w:rPr>
                <w:rFonts w:cs="Arial"/>
                <w:color w:val="000000"/>
                <w:sz w:val="20"/>
                <w:szCs w:val="20"/>
              </w:rPr>
            </w:pPr>
            <w:r w:rsidRPr="009523F5">
              <w:rPr>
                <w:rFonts w:cs="Arial"/>
                <w:color w:val="000000"/>
                <w:sz w:val="20"/>
                <w:szCs w:val="20"/>
              </w:rPr>
              <w:t>82.7</w:t>
            </w:r>
          </w:p>
        </w:tc>
      </w:tr>
      <w:tr w:rsidRPr="009523F5" w:rsidR="00965554" w:rsidTr="00156745" w14:paraId="08BD1824" w14:textId="77777777">
        <w:trPr>
          <w:trHeight w:val="170"/>
        </w:trPr>
        <w:tc>
          <w:tcPr>
            <w:tcW w:w="986" w:type="pct"/>
            <w:vAlign w:val="center"/>
          </w:tcPr>
          <w:p w:rsidRPr="00865BA7" w:rsidR="00965554" w:rsidP="00645C67" w:rsidRDefault="00965554" w14:paraId="2BC76DB6" w14:textId="77777777">
            <w:pPr>
              <w:spacing w:after="0" w:line="240" w:lineRule="auto"/>
              <w:jc w:val="left"/>
              <w:rPr>
                <w:rFonts w:eastAsia="Times New Roman" w:cs="Calibri"/>
                <w:color w:val="000000"/>
                <w:sz w:val="20"/>
                <w:szCs w:val="20"/>
                <w:lang w:eastAsia="de-CH"/>
              </w:rPr>
            </w:pPr>
            <w:r>
              <w:rPr>
                <w:rFonts w:cs="Arial"/>
                <w:color w:val="000000"/>
                <w:sz w:val="20"/>
                <w:szCs w:val="20"/>
              </w:rPr>
              <w:t>Liberia</w:t>
            </w:r>
          </w:p>
        </w:tc>
        <w:tc>
          <w:tcPr>
            <w:tcW w:w="457" w:type="pct"/>
            <w:vAlign w:val="center"/>
          </w:tcPr>
          <w:p w:rsidRPr="00F34B3E" w:rsidR="00965554" w:rsidP="00645C67" w:rsidRDefault="00965554" w14:paraId="1CC8AC72" w14:textId="77777777">
            <w:pPr>
              <w:spacing w:after="0" w:line="240" w:lineRule="auto"/>
              <w:jc w:val="right"/>
              <w:rPr>
                <w:rFonts w:eastAsia="Times New Roman" w:cs="Calibri"/>
                <w:color w:val="000000"/>
                <w:sz w:val="20"/>
                <w:szCs w:val="20"/>
                <w:lang w:eastAsia="de-CH"/>
              </w:rPr>
            </w:pPr>
            <w:r>
              <w:rPr>
                <w:rFonts w:cs="Arial"/>
                <w:color w:val="000000"/>
                <w:sz w:val="20"/>
                <w:szCs w:val="20"/>
              </w:rPr>
              <w:t>2019</w:t>
            </w:r>
          </w:p>
        </w:tc>
        <w:tc>
          <w:tcPr>
            <w:tcW w:w="650" w:type="pct"/>
            <w:tcBorders>
              <w:right w:val="double" w:color="auto" w:sz="4" w:space="0"/>
            </w:tcBorders>
            <w:vAlign w:val="center"/>
          </w:tcPr>
          <w:p w:rsidRPr="00F34B3E" w:rsidR="00965554" w:rsidP="00645C67" w:rsidRDefault="00965554" w14:paraId="598C5646" w14:textId="77777777">
            <w:pPr>
              <w:spacing w:after="0" w:line="240" w:lineRule="auto"/>
              <w:jc w:val="right"/>
              <w:rPr>
                <w:rFonts w:eastAsia="Times New Roman" w:cs="Calibri"/>
                <w:color w:val="000000"/>
                <w:sz w:val="20"/>
                <w:szCs w:val="20"/>
                <w:lang w:eastAsia="de-CH"/>
              </w:rPr>
            </w:pPr>
            <w:r>
              <w:rPr>
                <w:rFonts w:cs="Arial"/>
                <w:color w:val="000000"/>
                <w:sz w:val="20"/>
                <w:szCs w:val="20"/>
              </w:rPr>
              <w:t>2008</w:t>
            </w:r>
          </w:p>
        </w:tc>
        <w:tc>
          <w:tcPr>
            <w:tcW w:w="525" w:type="pct"/>
            <w:tcBorders>
              <w:left w:val="double" w:color="auto" w:sz="4" w:space="0"/>
            </w:tcBorders>
            <w:vAlign w:val="bottom"/>
          </w:tcPr>
          <w:p w:rsidRPr="009523F5" w:rsidR="00965554" w:rsidP="00645C67" w:rsidRDefault="00965554" w14:paraId="77D6927E" w14:textId="77777777">
            <w:pPr>
              <w:spacing w:after="0" w:line="240" w:lineRule="auto"/>
              <w:jc w:val="right"/>
              <w:rPr>
                <w:rFonts w:cs="Arial"/>
                <w:color w:val="000000"/>
                <w:sz w:val="20"/>
                <w:szCs w:val="20"/>
              </w:rPr>
            </w:pPr>
            <w:r w:rsidRPr="009523F5">
              <w:rPr>
                <w:rFonts w:cs="Arial"/>
                <w:color w:val="000000"/>
                <w:sz w:val="20"/>
                <w:szCs w:val="20"/>
              </w:rPr>
              <w:t>4.0</w:t>
            </w:r>
          </w:p>
        </w:tc>
        <w:tc>
          <w:tcPr>
            <w:tcW w:w="723" w:type="pct"/>
            <w:vAlign w:val="bottom"/>
          </w:tcPr>
          <w:p w:rsidRPr="009523F5" w:rsidR="00965554" w:rsidP="00645C67" w:rsidRDefault="00965554" w14:paraId="7DBEEE85" w14:textId="77777777">
            <w:pPr>
              <w:spacing w:after="0" w:line="240" w:lineRule="auto"/>
              <w:jc w:val="right"/>
              <w:rPr>
                <w:rFonts w:cs="Arial"/>
                <w:color w:val="000000"/>
                <w:sz w:val="20"/>
                <w:szCs w:val="20"/>
              </w:rPr>
            </w:pPr>
            <w:r w:rsidRPr="009523F5">
              <w:rPr>
                <w:rFonts w:cs="Arial"/>
                <w:color w:val="000000"/>
                <w:sz w:val="20"/>
                <w:szCs w:val="20"/>
              </w:rPr>
              <w:t>62.1</w:t>
            </w:r>
          </w:p>
        </w:tc>
        <w:tc>
          <w:tcPr>
            <w:tcW w:w="716" w:type="pct"/>
            <w:vAlign w:val="bottom"/>
          </w:tcPr>
          <w:p w:rsidRPr="009523F5" w:rsidR="00965554" w:rsidP="00645C67" w:rsidRDefault="00965554" w14:paraId="20D1632C" w14:textId="77777777">
            <w:pPr>
              <w:spacing w:after="0" w:line="240" w:lineRule="auto"/>
              <w:jc w:val="right"/>
              <w:rPr>
                <w:rFonts w:cs="Arial"/>
                <w:color w:val="000000"/>
                <w:sz w:val="20"/>
                <w:szCs w:val="20"/>
              </w:rPr>
            </w:pPr>
            <w:r w:rsidRPr="009523F5">
              <w:rPr>
                <w:rFonts w:cs="Arial"/>
                <w:color w:val="000000"/>
                <w:sz w:val="20"/>
                <w:szCs w:val="20"/>
              </w:rPr>
              <w:t>82.6</w:t>
            </w:r>
          </w:p>
        </w:tc>
        <w:tc>
          <w:tcPr>
            <w:tcW w:w="943" w:type="pct"/>
            <w:vAlign w:val="bottom"/>
          </w:tcPr>
          <w:p w:rsidRPr="009523F5" w:rsidR="00965554" w:rsidP="00645C67" w:rsidRDefault="00965554" w14:paraId="1BD65665" w14:textId="77777777">
            <w:pPr>
              <w:spacing w:after="0" w:line="240" w:lineRule="auto"/>
              <w:jc w:val="right"/>
              <w:rPr>
                <w:rFonts w:cs="Arial"/>
                <w:color w:val="000000"/>
                <w:sz w:val="20"/>
                <w:szCs w:val="20"/>
              </w:rPr>
            </w:pPr>
            <w:r w:rsidRPr="009523F5">
              <w:rPr>
                <w:rFonts w:cs="Arial"/>
                <w:color w:val="000000"/>
                <w:sz w:val="20"/>
                <w:szCs w:val="20"/>
              </w:rPr>
              <w:t>28.4</w:t>
            </w:r>
          </w:p>
        </w:tc>
      </w:tr>
      <w:tr w:rsidRPr="009523F5" w:rsidR="00965554" w:rsidTr="00156745" w14:paraId="33EA6B24" w14:textId="77777777">
        <w:trPr>
          <w:trHeight w:val="170"/>
        </w:trPr>
        <w:tc>
          <w:tcPr>
            <w:tcW w:w="986" w:type="pct"/>
            <w:vAlign w:val="center"/>
          </w:tcPr>
          <w:p w:rsidRPr="00865BA7" w:rsidR="00965554" w:rsidP="00645C67" w:rsidRDefault="00965554" w14:paraId="5953E070" w14:textId="77777777">
            <w:pPr>
              <w:spacing w:after="0" w:line="240" w:lineRule="auto"/>
              <w:jc w:val="left"/>
              <w:rPr>
                <w:rFonts w:cs="Calibri"/>
                <w:color w:val="000000"/>
                <w:sz w:val="20"/>
                <w:szCs w:val="20"/>
              </w:rPr>
            </w:pPr>
            <w:r>
              <w:rPr>
                <w:rFonts w:cs="Arial"/>
                <w:color w:val="000000"/>
                <w:sz w:val="20"/>
                <w:szCs w:val="20"/>
              </w:rPr>
              <w:t>Madagascar</w:t>
            </w:r>
          </w:p>
        </w:tc>
        <w:tc>
          <w:tcPr>
            <w:tcW w:w="457" w:type="pct"/>
            <w:vAlign w:val="center"/>
          </w:tcPr>
          <w:p w:rsidRPr="00F34B3E" w:rsidR="00965554" w:rsidP="00645C67" w:rsidRDefault="00965554" w14:paraId="01D60DD8" w14:textId="77777777">
            <w:pPr>
              <w:spacing w:after="0" w:line="240" w:lineRule="auto"/>
              <w:jc w:val="right"/>
              <w:rPr>
                <w:rFonts w:eastAsia="Times New Roman" w:cs="Calibri"/>
                <w:color w:val="000000"/>
                <w:sz w:val="20"/>
                <w:szCs w:val="20"/>
                <w:lang w:eastAsia="de-CH"/>
              </w:rPr>
            </w:pPr>
            <w:r>
              <w:rPr>
                <w:rFonts w:cs="Arial"/>
                <w:color w:val="000000"/>
                <w:sz w:val="20"/>
                <w:szCs w:val="20"/>
              </w:rPr>
              <w:t>2021</w:t>
            </w:r>
          </w:p>
        </w:tc>
        <w:tc>
          <w:tcPr>
            <w:tcW w:w="650" w:type="pct"/>
            <w:tcBorders>
              <w:right w:val="double" w:color="auto" w:sz="4" w:space="0"/>
            </w:tcBorders>
            <w:vAlign w:val="center"/>
          </w:tcPr>
          <w:p w:rsidRPr="00F34B3E" w:rsidR="00965554" w:rsidP="00645C67" w:rsidRDefault="00965554" w14:paraId="0BDDD331"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965554" w:rsidP="00645C67" w:rsidRDefault="00965554" w14:paraId="57FBA95C" w14:textId="77777777">
            <w:pPr>
              <w:spacing w:after="0" w:line="240" w:lineRule="auto"/>
              <w:jc w:val="right"/>
              <w:rPr>
                <w:rFonts w:cs="Arial"/>
                <w:color w:val="000000"/>
                <w:sz w:val="20"/>
                <w:szCs w:val="20"/>
              </w:rPr>
            </w:pPr>
            <w:r w:rsidRPr="009523F5">
              <w:rPr>
                <w:rFonts w:cs="Arial"/>
                <w:color w:val="000000"/>
                <w:sz w:val="20"/>
                <w:szCs w:val="20"/>
              </w:rPr>
              <w:t>3.4</w:t>
            </w:r>
          </w:p>
        </w:tc>
        <w:tc>
          <w:tcPr>
            <w:tcW w:w="723" w:type="pct"/>
            <w:vAlign w:val="bottom"/>
          </w:tcPr>
          <w:p w:rsidRPr="009523F5" w:rsidR="00965554" w:rsidP="00645C67" w:rsidRDefault="00965554" w14:paraId="6C9D25D9" w14:textId="77777777">
            <w:pPr>
              <w:spacing w:after="0" w:line="240" w:lineRule="auto"/>
              <w:jc w:val="right"/>
              <w:rPr>
                <w:rFonts w:cs="Arial"/>
                <w:color w:val="000000"/>
                <w:sz w:val="20"/>
                <w:szCs w:val="20"/>
              </w:rPr>
            </w:pPr>
            <w:r w:rsidRPr="009523F5">
              <w:rPr>
                <w:rFonts w:cs="Arial"/>
                <w:color w:val="000000"/>
                <w:sz w:val="20"/>
                <w:szCs w:val="20"/>
              </w:rPr>
              <w:t>44.1</w:t>
            </w:r>
          </w:p>
        </w:tc>
        <w:tc>
          <w:tcPr>
            <w:tcW w:w="716" w:type="pct"/>
            <w:vAlign w:val="bottom"/>
          </w:tcPr>
          <w:p w:rsidRPr="009523F5" w:rsidR="00965554" w:rsidP="00645C67" w:rsidRDefault="00965554" w14:paraId="63C1D4EA" w14:textId="77777777">
            <w:pPr>
              <w:spacing w:after="0" w:line="240" w:lineRule="auto"/>
              <w:jc w:val="right"/>
              <w:rPr>
                <w:rFonts w:cs="Arial"/>
                <w:color w:val="000000"/>
                <w:sz w:val="20"/>
                <w:szCs w:val="20"/>
              </w:rPr>
            </w:pPr>
            <w:r w:rsidRPr="009523F5">
              <w:rPr>
                <w:rFonts w:cs="Arial"/>
                <w:color w:val="000000"/>
                <w:sz w:val="20"/>
                <w:szCs w:val="20"/>
              </w:rPr>
              <w:t>39.8</w:t>
            </w:r>
          </w:p>
        </w:tc>
        <w:tc>
          <w:tcPr>
            <w:tcW w:w="943" w:type="pct"/>
            <w:vAlign w:val="bottom"/>
          </w:tcPr>
          <w:p w:rsidRPr="009523F5" w:rsidR="00965554" w:rsidP="00645C67" w:rsidRDefault="00965554" w14:paraId="1E12022E" w14:textId="77777777">
            <w:pPr>
              <w:spacing w:after="0" w:line="240" w:lineRule="auto"/>
              <w:jc w:val="right"/>
              <w:rPr>
                <w:rFonts w:cs="Arial"/>
                <w:color w:val="000000"/>
                <w:sz w:val="20"/>
                <w:szCs w:val="20"/>
              </w:rPr>
            </w:pPr>
            <w:r w:rsidRPr="009523F5">
              <w:rPr>
                <w:rFonts w:cs="Arial"/>
                <w:color w:val="000000"/>
                <w:sz w:val="20"/>
                <w:szCs w:val="20"/>
              </w:rPr>
              <w:t>33.5</w:t>
            </w:r>
          </w:p>
        </w:tc>
      </w:tr>
      <w:tr w:rsidRPr="009523F5" w:rsidR="00965554" w:rsidTr="00156745" w14:paraId="5D47DF4A" w14:textId="77777777">
        <w:trPr>
          <w:trHeight w:val="170"/>
        </w:trPr>
        <w:tc>
          <w:tcPr>
            <w:tcW w:w="986" w:type="pct"/>
            <w:vAlign w:val="center"/>
          </w:tcPr>
          <w:p w:rsidRPr="00865BA7" w:rsidR="00965554" w:rsidP="00645C67" w:rsidRDefault="00965554" w14:paraId="431D020B" w14:textId="77777777">
            <w:pPr>
              <w:spacing w:after="0" w:line="240" w:lineRule="auto"/>
              <w:jc w:val="left"/>
              <w:rPr>
                <w:rFonts w:eastAsia="Times New Roman" w:cs="Calibri"/>
                <w:color w:val="000000"/>
                <w:sz w:val="20"/>
                <w:szCs w:val="20"/>
                <w:lang w:eastAsia="de-CH"/>
              </w:rPr>
            </w:pPr>
            <w:r>
              <w:rPr>
                <w:rFonts w:cs="Arial"/>
                <w:color w:val="000000"/>
                <w:sz w:val="20"/>
                <w:szCs w:val="20"/>
              </w:rPr>
              <w:t>Malawi</w:t>
            </w:r>
          </w:p>
        </w:tc>
        <w:tc>
          <w:tcPr>
            <w:tcW w:w="457" w:type="pct"/>
            <w:vAlign w:val="center"/>
          </w:tcPr>
          <w:p w:rsidRPr="00F34B3E" w:rsidR="00965554" w:rsidP="00645C67" w:rsidRDefault="00965554" w14:paraId="4AE44227" w14:textId="77777777">
            <w:pPr>
              <w:spacing w:after="0" w:line="240" w:lineRule="auto"/>
              <w:jc w:val="right"/>
              <w:rPr>
                <w:rFonts w:eastAsia="Times New Roman" w:cs="Calibri"/>
                <w:color w:val="000000"/>
                <w:sz w:val="20"/>
                <w:szCs w:val="20"/>
                <w:lang w:eastAsia="de-CH"/>
              </w:rPr>
            </w:pPr>
            <w:r>
              <w:rPr>
                <w:rFonts w:cs="Arial"/>
                <w:color w:val="000000"/>
                <w:sz w:val="20"/>
                <w:szCs w:val="20"/>
              </w:rPr>
              <w:t>2015-16</w:t>
            </w:r>
          </w:p>
        </w:tc>
        <w:tc>
          <w:tcPr>
            <w:tcW w:w="650" w:type="pct"/>
            <w:tcBorders>
              <w:right w:val="double" w:color="auto" w:sz="4" w:space="0"/>
            </w:tcBorders>
            <w:vAlign w:val="center"/>
          </w:tcPr>
          <w:p w:rsidRPr="00F34B3E" w:rsidR="00965554" w:rsidP="00645C67" w:rsidRDefault="00965554" w14:paraId="31CAAA0F" w14:textId="77777777">
            <w:pPr>
              <w:spacing w:after="0" w:line="240" w:lineRule="auto"/>
              <w:jc w:val="right"/>
              <w:rPr>
                <w:rFonts w:eastAsia="Times New Roman" w:cs="Calibri"/>
                <w:color w:val="000000"/>
                <w:sz w:val="20"/>
                <w:szCs w:val="20"/>
                <w:lang w:eastAsia="de-CH"/>
              </w:rPr>
            </w:pPr>
            <w:r>
              <w:rPr>
                <w:rFonts w:cs="Arial"/>
                <w:color w:val="000000"/>
                <w:sz w:val="20"/>
                <w:szCs w:val="20"/>
              </w:rPr>
              <w:t>2008</w:t>
            </w:r>
          </w:p>
        </w:tc>
        <w:tc>
          <w:tcPr>
            <w:tcW w:w="525" w:type="pct"/>
            <w:tcBorders>
              <w:left w:val="double" w:color="auto" w:sz="4" w:space="0"/>
            </w:tcBorders>
            <w:vAlign w:val="bottom"/>
          </w:tcPr>
          <w:p w:rsidRPr="009523F5" w:rsidR="00965554" w:rsidP="00645C67" w:rsidRDefault="00965554" w14:paraId="46EADDC3" w14:textId="77777777">
            <w:pPr>
              <w:spacing w:after="0" w:line="240" w:lineRule="auto"/>
              <w:jc w:val="right"/>
              <w:rPr>
                <w:rFonts w:cs="Arial"/>
                <w:color w:val="000000"/>
                <w:sz w:val="20"/>
                <w:szCs w:val="20"/>
              </w:rPr>
            </w:pPr>
            <w:r w:rsidRPr="009523F5">
              <w:rPr>
                <w:rFonts w:cs="Arial"/>
                <w:color w:val="000000"/>
                <w:sz w:val="20"/>
                <w:szCs w:val="20"/>
              </w:rPr>
              <w:t>1.4</w:t>
            </w:r>
          </w:p>
        </w:tc>
        <w:tc>
          <w:tcPr>
            <w:tcW w:w="723" w:type="pct"/>
            <w:vAlign w:val="bottom"/>
          </w:tcPr>
          <w:p w:rsidRPr="009523F5" w:rsidR="00965554" w:rsidP="00645C67" w:rsidRDefault="00965554" w14:paraId="3B4A534A" w14:textId="77777777">
            <w:pPr>
              <w:spacing w:after="0" w:line="240" w:lineRule="auto"/>
              <w:jc w:val="right"/>
              <w:rPr>
                <w:rFonts w:cs="Arial"/>
                <w:color w:val="000000"/>
                <w:sz w:val="20"/>
                <w:szCs w:val="20"/>
              </w:rPr>
            </w:pPr>
            <w:r w:rsidRPr="009523F5">
              <w:rPr>
                <w:rFonts w:cs="Arial"/>
                <w:color w:val="000000"/>
                <w:sz w:val="20"/>
                <w:szCs w:val="20"/>
              </w:rPr>
              <w:t>62.9</w:t>
            </w:r>
          </w:p>
        </w:tc>
        <w:tc>
          <w:tcPr>
            <w:tcW w:w="716" w:type="pct"/>
            <w:vAlign w:val="bottom"/>
          </w:tcPr>
          <w:p w:rsidRPr="009523F5" w:rsidR="00965554" w:rsidP="00645C67" w:rsidRDefault="00965554" w14:paraId="2D6A025E" w14:textId="77777777">
            <w:pPr>
              <w:spacing w:after="0" w:line="240" w:lineRule="auto"/>
              <w:jc w:val="right"/>
              <w:rPr>
                <w:rFonts w:cs="Arial"/>
                <w:color w:val="000000"/>
                <w:sz w:val="20"/>
                <w:szCs w:val="20"/>
              </w:rPr>
            </w:pPr>
            <w:r w:rsidRPr="009523F5">
              <w:rPr>
                <w:rFonts w:cs="Arial"/>
                <w:color w:val="000000"/>
                <w:sz w:val="20"/>
                <w:szCs w:val="20"/>
              </w:rPr>
              <w:t>94.8</w:t>
            </w:r>
          </w:p>
        </w:tc>
        <w:tc>
          <w:tcPr>
            <w:tcW w:w="943" w:type="pct"/>
            <w:vAlign w:val="bottom"/>
          </w:tcPr>
          <w:p w:rsidRPr="009523F5" w:rsidR="00965554" w:rsidP="00645C67" w:rsidRDefault="00965554" w14:paraId="56E9AABC" w14:textId="77777777">
            <w:pPr>
              <w:spacing w:after="0" w:line="240" w:lineRule="auto"/>
              <w:jc w:val="right"/>
              <w:rPr>
                <w:rFonts w:cs="Arial"/>
                <w:color w:val="000000"/>
                <w:sz w:val="20"/>
                <w:szCs w:val="20"/>
              </w:rPr>
            </w:pPr>
            <w:r w:rsidRPr="009523F5">
              <w:rPr>
                <w:rFonts w:cs="Arial"/>
                <w:color w:val="000000"/>
                <w:sz w:val="20"/>
                <w:szCs w:val="20"/>
              </w:rPr>
              <w:t>45.2</w:t>
            </w:r>
          </w:p>
        </w:tc>
      </w:tr>
      <w:tr w:rsidRPr="009523F5" w:rsidR="00965554" w:rsidTr="00156745" w14:paraId="625989F7" w14:textId="77777777">
        <w:trPr>
          <w:trHeight w:val="170"/>
        </w:trPr>
        <w:tc>
          <w:tcPr>
            <w:tcW w:w="986" w:type="pct"/>
            <w:vAlign w:val="center"/>
          </w:tcPr>
          <w:p w:rsidRPr="00865BA7" w:rsidR="00965554" w:rsidP="00645C67" w:rsidRDefault="00965554" w14:paraId="294DF06D" w14:textId="77777777">
            <w:pPr>
              <w:spacing w:after="0" w:line="240" w:lineRule="auto"/>
              <w:jc w:val="left"/>
              <w:rPr>
                <w:rFonts w:cs="Calibri"/>
                <w:color w:val="000000"/>
                <w:sz w:val="20"/>
                <w:szCs w:val="20"/>
              </w:rPr>
            </w:pPr>
            <w:r>
              <w:rPr>
                <w:rFonts w:cs="Arial"/>
                <w:color w:val="000000"/>
                <w:sz w:val="20"/>
                <w:szCs w:val="20"/>
              </w:rPr>
              <w:t>Mali</w:t>
            </w:r>
          </w:p>
        </w:tc>
        <w:tc>
          <w:tcPr>
            <w:tcW w:w="457" w:type="pct"/>
            <w:vAlign w:val="center"/>
          </w:tcPr>
          <w:p w:rsidRPr="00F34B3E" w:rsidR="00965554" w:rsidP="00645C67" w:rsidRDefault="00965554" w14:paraId="2E0D5792" w14:textId="77777777">
            <w:pPr>
              <w:spacing w:after="0" w:line="240" w:lineRule="auto"/>
              <w:jc w:val="right"/>
              <w:rPr>
                <w:rFonts w:eastAsia="Times New Roman" w:cs="Calibri"/>
                <w:color w:val="000000"/>
                <w:sz w:val="20"/>
                <w:szCs w:val="20"/>
                <w:lang w:eastAsia="de-CH"/>
              </w:rPr>
            </w:pPr>
            <w:r>
              <w:rPr>
                <w:rFonts w:cs="Arial"/>
                <w:color w:val="000000"/>
                <w:sz w:val="20"/>
                <w:szCs w:val="20"/>
              </w:rPr>
              <w:t>2018</w:t>
            </w:r>
          </w:p>
        </w:tc>
        <w:tc>
          <w:tcPr>
            <w:tcW w:w="650" w:type="pct"/>
            <w:tcBorders>
              <w:right w:val="double" w:color="auto" w:sz="4" w:space="0"/>
            </w:tcBorders>
            <w:vAlign w:val="center"/>
          </w:tcPr>
          <w:p w:rsidRPr="00F34B3E" w:rsidR="00965554" w:rsidP="00645C67" w:rsidRDefault="00965554" w14:paraId="50E54AF0" w14:textId="77777777">
            <w:pPr>
              <w:spacing w:after="0" w:line="240" w:lineRule="auto"/>
              <w:jc w:val="right"/>
              <w:rPr>
                <w:rFonts w:eastAsia="Times New Roman" w:cs="Calibri"/>
                <w:color w:val="000000"/>
                <w:sz w:val="20"/>
                <w:szCs w:val="20"/>
                <w:lang w:eastAsia="de-CH"/>
              </w:rPr>
            </w:pPr>
            <w:r>
              <w:rPr>
                <w:rFonts w:cs="Arial"/>
                <w:color w:val="000000"/>
                <w:sz w:val="20"/>
                <w:szCs w:val="20"/>
              </w:rPr>
              <w:t>2009</w:t>
            </w:r>
          </w:p>
        </w:tc>
        <w:tc>
          <w:tcPr>
            <w:tcW w:w="525" w:type="pct"/>
            <w:tcBorders>
              <w:left w:val="double" w:color="auto" w:sz="4" w:space="0"/>
            </w:tcBorders>
            <w:vAlign w:val="bottom"/>
          </w:tcPr>
          <w:p w:rsidRPr="009523F5" w:rsidR="00965554" w:rsidP="00645C67" w:rsidRDefault="00965554" w14:paraId="0778BD4C" w14:textId="77777777">
            <w:pPr>
              <w:spacing w:after="0" w:line="240" w:lineRule="auto"/>
              <w:jc w:val="right"/>
              <w:rPr>
                <w:rFonts w:cs="Arial"/>
                <w:color w:val="000000"/>
                <w:sz w:val="20"/>
                <w:szCs w:val="20"/>
              </w:rPr>
            </w:pPr>
            <w:r w:rsidRPr="009523F5">
              <w:rPr>
                <w:rFonts w:cs="Arial"/>
                <w:color w:val="000000"/>
                <w:sz w:val="20"/>
                <w:szCs w:val="20"/>
              </w:rPr>
              <w:t>4.7</w:t>
            </w:r>
          </w:p>
        </w:tc>
        <w:tc>
          <w:tcPr>
            <w:tcW w:w="723" w:type="pct"/>
            <w:vAlign w:val="bottom"/>
          </w:tcPr>
          <w:p w:rsidRPr="009523F5" w:rsidR="00965554" w:rsidP="00645C67" w:rsidRDefault="00965554" w14:paraId="3E02B37F" w14:textId="77777777">
            <w:pPr>
              <w:spacing w:after="0" w:line="240" w:lineRule="auto"/>
              <w:jc w:val="right"/>
              <w:rPr>
                <w:rFonts w:cs="Arial"/>
                <w:color w:val="000000"/>
                <w:sz w:val="20"/>
                <w:szCs w:val="20"/>
              </w:rPr>
            </w:pPr>
            <w:r w:rsidRPr="009523F5">
              <w:rPr>
                <w:rFonts w:cs="Arial"/>
                <w:color w:val="000000"/>
                <w:sz w:val="20"/>
                <w:szCs w:val="20"/>
              </w:rPr>
              <w:t>41.6</w:t>
            </w:r>
          </w:p>
        </w:tc>
        <w:tc>
          <w:tcPr>
            <w:tcW w:w="716" w:type="pct"/>
            <w:vAlign w:val="bottom"/>
          </w:tcPr>
          <w:p w:rsidRPr="009523F5" w:rsidR="00965554" w:rsidP="00645C67" w:rsidRDefault="00965554" w14:paraId="08ACF365" w14:textId="77777777">
            <w:pPr>
              <w:spacing w:after="0" w:line="240" w:lineRule="auto"/>
              <w:jc w:val="right"/>
              <w:rPr>
                <w:rFonts w:cs="Arial"/>
                <w:color w:val="000000"/>
                <w:sz w:val="20"/>
                <w:szCs w:val="20"/>
              </w:rPr>
            </w:pPr>
            <w:r w:rsidRPr="009523F5">
              <w:rPr>
                <w:rFonts w:cs="Arial"/>
                <w:color w:val="000000"/>
                <w:sz w:val="20"/>
                <w:szCs w:val="20"/>
              </w:rPr>
              <w:t>66.9</w:t>
            </w:r>
          </w:p>
        </w:tc>
        <w:tc>
          <w:tcPr>
            <w:tcW w:w="943" w:type="pct"/>
            <w:vAlign w:val="bottom"/>
          </w:tcPr>
          <w:p w:rsidRPr="009523F5" w:rsidR="00965554" w:rsidP="00645C67" w:rsidRDefault="00965554" w14:paraId="6E021E83" w14:textId="77777777">
            <w:pPr>
              <w:spacing w:after="0" w:line="240" w:lineRule="auto"/>
              <w:jc w:val="right"/>
              <w:rPr>
                <w:rFonts w:cs="Arial"/>
                <w:color w:val="000000"/>
                <w:sz w:val="20"/>
                <w:szCs w:val="20"/>
              </w:rPr>
            </w:pPr>
            <w:r w:rsidRPr="009523F5">
              <w:rPr>
                <w:rFonts w:cs="Arial"/>
                <w:color w:val="000000"/>
                <w:sz w:val="20"/>
                <w:szCs w:val="20"/>
              </w:rPr>
              <w:t>25.0</w:t>
            </w:r>
          </w:p>
        </w:tc>
      </w:tr>
      <w:tr w:rsidRPr="009523F5" w:rsidR="00965554" w:rsidTr="00156745" w14:paraId="66A65299" w14:textId="77777777">
        <w:trPr>
          <w:trHeight w:val="170"/>
        </w:trPr>
        <w:tc>
          <w:tcPr>
            <w:tcW w:w="986" w:type="pct"/>
            <w:vAlign w:val="center"/>
          </w:tcPr>
          <w:p w:rsidRPr="00865BA7" w:rsidR="00965554" w:rsidP="00645C67" w:rsidRDefault="00965554" w14:paraId="200EA4AB" w14:textId="77777777">
            <w:pPr>
              <w:spacing w:after="0" w:line="240" w:lineRule="auto"/>
              <w:jc w:val="left"/>
              <w:rPr>
                <w:rFonts w:eastAsia="Times New Roman" w:cs="Calibri"/>
                <w:color w:val="000000"/>
                <w:sz w:val="20"/>
                <w:szCs w:val="20"/>
                <w:lang w:eastAsia="de-CH"/>
              </w:rPr>
            </w:pPr>
            <w:r>
              <w:rPr>
                <w:rFonts w:cs="Arial"/>
                <w:color w:val="000000"/>
                <w:sz w:val="20"/>
                <w:szCs w:val="20"/>
              </w:rPr>
              <w:t>Mauritania</w:t>
            </w:r>
          </w:p>
        </w:tc>
        <w:tc>
          <w:tcPr>
            <w:tcW w:w="457" w:type="pct"/>
            <w:vAlign w:val="center"/>
          </w:tcPr>
          <w:p w:rsidRPr="00F34B3E" w:rsidR="00965554" w:rsidP="00645C67" w:rsidRDefault="00965554" w14:paraId="6CD00916" w14:textId="77777777">
            <w:pPr>
              <w:spacing w:after="0" w:line="240" w:lineRule="auto"/>
              <w:jc w:val="right"/>
              <w:rPr>
                <w:rFonts w:eastAsia="Times New Roman" w:cs="Calibri"/>
                <w:color w:val="000000"/>
                <w:sz w:val="20"/>
                <w:szCs w:val="20"/>
                <w:lang w:eastAsia="de-CH"/>
              </w:rPr>
            </w:pPr>
            <w:r>
              <w:rPr>
                <w:rFonts w:cs="Arial"/>
                <w:color w:val="000000"/>
                <w:sz w:val="20"/>
                <w:szCs w:val="20"/>
              </w:rPr>
              <w:t>2021</w:t>
            </w:r>
          </w:p>
        </w:tc>
        <w:tc>
          <w:tcPr>
            <w:tcW w:w="650" w:type="pct"/>
            <w:tcBorders>
              <w:right w:val="double" w:color="auto" w:sz="4" w:space="0"/>
            </w:tcBorders>
            <w:vAlign w:val="center"/>
          </w:tcPr>
          <w:p w:rsidRPr="00F34B3E" w:rsidR="00965554" w:rsidP="00645C67" w:rsidRDefault="00965554" w14:paraId="03F99073"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965554" w:rsidP="00645C67" w:rsidRDefault="00965554" w14:paraId="18273E35" w14:textId="77777777">
            <w:pPr>
              <w:spacing w:after="0" w:line="240" w:lineRule="auto"/>
              <w:jc w:val="right"/>
              <w:rPr>
                <w:rFonts w:cs="Arial"/>
                <w:color w:val="000000"/>
                <w:sz w:val="20"/>
                <w:szCs w:val="20"/>
              </w:rPr>
            </w:pPr>
            <w:r w:rsidRPr="009523F5">
              <w:rPr>
                <w:rFonts w:cs="Arial"/>
                <w:color w:val="000000"/>
                <w:sz w:val="20"/>
                <w:szCs w:val="20"/>
              </w:rPr>
              <w:t>8.9</w:t>
            </w:r>
          </w:p>
        </w:tc>
        <w:tc>
          <w:tcPr>
            <w:tcW w:w="723" w:type="pct"/>
            <w:vAlign w:val="bottom"/>
          </w:tcPr>
          <w:p w:rsidRPr="009523F5" w:rsidR="00965554" w:rsidP="00645C67" w:rsidRDefault="00965554" w14:paraId="348A3419" w14:textId="77777777">
            <w:pPr>
              <w:spacing w:after="0" w:line="240" w:lineRule="auto"/>
              <w:jc w:val="right"/>
              <w:rPr>
                <w:rFonts w:cs="Arial"/>
                <w:color w:val="000000"/>
                <w:sz w:val="20"/>
                <w:szCs w:val="20"/>
              </w:rPr>
            </w:pPr>
            <w:r w:rsidRPr="009523F5">
              <w:rPr>
                <w:rFonts w:cs="Arial"/>
                <w:color w:val="000000"/>
                <w:sz w:val="20"/>
                <w:szCs w:val="20"/>
              </w:rPr>
              <w:t>47.0</w:t>
            </w:r>
          </w:p>
        </w:tc>
        <w:tc>
          <w:tcPr>
            <w:tcW w:w="716" w:type="pct"/>
            <w:vAlign w:val="bottom"/>
          </w:tcPr>
          <w:p w:rsidRPr="009523F5" w:rsidR="00965554" w:rsidP="00645C67" w:rsidRDefault="00965554" w14:paraId="34FD6971" w14:textId="77777777">
            <w:pPr>
              <w:spacing w:after="0" w:line="240" w:lineRule="auto"/>
              <w:jc w:val="right"/>
              <w:rPr>
                <w:rFonts w:cs="Arial"/>
                <w:color w:val="000000"/>
                <w:sz w:val="20"/>
                <w:szCs w:val="20"/>
              </w:rPr>
            </w:pPr>
            <w:r w:rsidRPr="009523F5">
              <w:rPr>
                <w:rFonts w:cs="Arial"/>
                <w:color w:val="000000"/>
                <w:sz w:val="20"/>
                <w:szCs w:val="20"/>
              </w:rPr>
              <w:t>73.9</w:t>
            </w:r>
          </w:p>
        </w:tc>
        <w:tc>
          <w:tcPr>
            <w:tcW w:w="943" w:type="pct"/>
            <w:vAlign w:val="bottom"/>
          </w:tcPr>
          <w:p w:rsidRPr="009523F5" w:rsidR="00965554" w:rsidP="00645C67" w:rsidRDefault="00965554" w14:paraId="78C2DD07" w14:textId="77777777">
            <w:pPr>
              <w:spacing w:after="0" w:line="240" w:lineRule="auto"/>
              <w:jc w:val="right"/>
              <w:rPr>
                <w:rFonts w:cs="Arial"/>
                <w:color w:val="000000"/>
                <w:sz w:val="20"/>
                <w:szCs w:val="20"/>
              </w:rPr>
            </w:pPr>
            <w:r w:rsidRPr="009523F5">
              <w:rPr>
                <w:rFonts w:cs="Arial"/>
                <w:color w:val="000000"/>
                <w:sz w:val="20"/>
                <w:szCs w:val="20"/>
              </w:rPr>
              <w:t>19.9</w:t>
            </w:r>
          </w:p>
        </w:tc>
      </w:tr>
      <w:tr w:rsidRPr="009523F5" w:rsidR="00965554" w:rsidTr="00156745" w14:paraId="1138D2F6" w14:textId="77777777">
        <w:trPr>
          <w:trHeight w:val="170"/>
        </w:trPr>
        <w:tc>
          <w:tcPr>
            <w:tcW w:w="986" w:type="pct"/>
            <w:vAlign w:val="center"/>
          </w:tcPr>
          <w:p w:rsidRPr="00865BA7" w:rsidR="00965554" w:rsidP="00645C67" w:rsidRDefault="00965554" w14:paraId="15BB9791" w14:textId="77777777">
            <w:pPr>
              <w:spacing w:after="0" w:line="240" w:lineRule="auto"/>
              <w:jc w:val="left"/>
              <w:rPr>
                <w:rFonts w:cs="Calibri"/>
                <w:color w:val="000000"/>
                <w:sz w:val="20"/>
                <w:szCs w:val="20"/>
              </w:rPr>
            </w:pPr>
            <w:r>
              <w:rPr>
                <w:rFonts w:cs="Arial"/>
                <w:color w:val="000000"/>
                <w:sz w:val="20"/>
                <w:szCs w:val="20"/>
              </w:rPr>
              <w:t>Namibia</w:t>
            </w:r>
          </w:p>
        </w:tc>
        <w:tc>
          <w:tcPr>
            <w:tcW w:w="457" w:type="pct"/>
            <w:vAlign w:val="center"/>
          </w:tcPr>
          <w:p w:rsidRPr="00F34B3E" w:rsidR="00965554" w:rsidP="00645C67" w:rsidRDefault="00965554" w14:paraId="58B2634D" w14:textId="77777777">
            <w:pPr>
              <w:spacing w:after="0" w:line="240" w:lineRule="auto"/>
              <w:jc w:val="right"/>
              <w:rPr>
                <w:rFonts w:eastAsia="Times New Roman" w:cs="Calibri"/>
                <w:color w:val="000000"/>
                <w:sz w:val="20"/>
                <w:szCs w:val="20"/>
                <w:lang w:eastAsia="de-CH"/>
              </w:rPr>
            </w:pPr>
            <w:r>
              <w:rPr>
                <w:rFonts w:cs="Arial"/>
                <w:color w:val="000000"/>
                <w:sz w:val="20"/>
                <w:szCs w:val="20"/>
              </w:rPr>
              <w:t>2013</w:t>
            </w:r>
          </w:p>
        </w:tc>
        <w:tc>
          <w:tcPr>
            <w:tcW w:w="650" w:type="pct"/>
            <w:tcBorders>
              <w:right w:val="double" w:color="auto" w:sz="4" w:space="0"/>
            </w:tcBorders>
            <w:vAlign w:val="center"/>
          </w:tcPr>
          <w:p w:rsidRPr="00F34B3E" w:rsidR="00965554" w:rsidP="00645C67" w:rsidRDefault="00965554" w14:paraId="4E9861B4"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965554" w:rsidP="00645C67" w:rsidRDefault="00965554" w14:paraId="46E92356" w14:textId="77777777">
            <w:pPr>
              <w:spacing w:after="0" w:line="240" w:lineRule="auto"/>
              <w:jc w:val="right"/>
              <w:rPr>
                <w:rFonts w:cs="Arial"/>
                <w:color w:val="000000"/>
                <w:sz w:val="20"/>
                <w:szCs w:val="20"/>
              </w:rPr>
            </w:pPr>
            <w:r w:rsidRPr="009523F5">
              <w:rPr>
                <w:rFonts w:cs="Arial"/>
                <w:color w:val="000000"/>
                <w:sz w:val="20"/>
                <w:szCs w:val="20"/>
              </w:rPr>
              <w:t>16.2</w:t>
            </w:r>
          </w:p>
        </w:tc>
        <w:tc>
          <w:tcPr>
            <w:tcW w:w="723" w:type="pct"/>
            <w:vAlign w:val="bottom"/>
          </w:tcPr>
          <w:p w:rsidRPr="009523F5" w:rsidR="00965554" w:rsidP="00645C67" w:rsidRDefault="00965554" w14:paraId="78FD7820" w14:textId="77777777">
            <w:pPr>
              <w:spacing w:after="0" w:line="240" w:lineRule="auto"/>
              <w:jc w:val="right"/>
              <w:rPr>
                <w:rFonts w:cs="Arial"/>
                <w:color w:val="000000"/>
                <w:sz w:val="20"/>
                <w:szCs w:val="20"/>
              </w:rPr>
            </w:pPr>
            <w:r w:rsidRPr="009523F5">
              <w:rPr>
                <w:rFonts w:cs="Arial"/>
                <w:color w:val="000000"/>
                <w:sz w:val="20"/>
                <w:szCs w:val="20"/>
              </w:rPr>
              <w:t>50.5</w:t>
            </w:r>
          </w:p>
        </w:tc>
        <w:tc>
          <w:tcPr>
            <w:tcW w:w="716" w:type="pct"/>
            <w:vAlign w:val="bottom"/>
          </w:tcPr>
          <w:p w:rsidRPr="009523F5" w:rsidR="00965554" w:rsidP="00645C67" w:rsidRDefault="00965554" w14:paraId="2EF65452" w14:textId="77777777">
            <w:pPr>
              <w:spacing w:after="0" w:line="240" w:lineRule="auto"/>
              <w:jc w:val="right"/>
              <w:rPr>
                <w:rFonts w:cs="Arial"/>
                <w:color w:val="000000"/>
                <w:sz w:val="20"/>
                <w:szCs w:val="20"/>
              </w:rPr>
            </w:pPr>
            <w:r w:rsidRPr="009523F5">
              <w:rPr>
                <w:rFonts w:cs="Arial"/>
                <w:color w:val="000000"/>
                <w:sz w:val="20"/>
                <w:szCs w:val="20"/>
              </w:rPr>
              <w:t>88.5</w:t>
            </w:r>
          </w:p>
        </w:tc>
        <w:tc>
          <w:tcPr>
            <w:tcW w:w="943" w:type="pct"/>
            <w:vAlign w:val="bottom"/>
          </w:tcPr>
          <w:p w:rsidRPr="009523F5" w:rsidR="00965554" w:rsidP="00645C67" w:rsidRDefault="00965554" w14:paraId="3B0D8875" w14:textId="77777777">
            <w:pPr>
              <w:spacing w:after="0" w:line="240" w:lineRule="auto"/>
              <w:jc w:val="right"/>
              <w:rPr>
                <w:rFonts w:cs="Arial"/>
                <w:color w:val="000000"/>
                <w:sz w:val="20"/>
                <w:szCs w:val="20"/>
              </w:rPr>
            </w:pPr>
            <w:r w:rsidRPr="009523F5">
              <w:rPr>
                <w:rFonts w:cs="Arial"/>
                <w:color w:val="000000"/>
                <w:sz w:val="20"/>
                <w:szCs w:val="20"/>
              </w:rPr>
              <w:t>53.4</w:t>
            </w:r>
          </w:p>
        </w:tc>
      </w:tr>
      <w:tr w:rsidRPr="009523F5" w:rsidR="00965554" w:rsidTr="00156745" w14:paraId="179FFEF9" w14:textId="77777777">
        <w:trPr>
          <w:trHeight w:val="170"/>
        </w:trPr>
        <w:tc>
          <w:tcPr>
            <w:tcW w:w="986" w:type="pct"/>
            <w:vAlign w:val="center"/>
          </w:tcPr>
          <w:p w:rsidRPr="00865BA7" w:rsidR="00965554" w:rsidP="00645C67" w:rsidRDefault="00965554" w14:paraId="4C01F4C5" w14:textId="77777777">
            <w:pPr>
              <w:spacing w:after="0" w:line="240" w:lineRule="auto"/>
              <w:jc w:val="left"/>
              <w:rPr>
                <w:rFonts w:cs="Calibri"/>
                <w:color w:val="000000"/>
                <w:sz w:val="20"/>
                <w:szCs w:val="20"/>
              </w:rPr>
            </w:pPr>
            <w:r>
              <w:rPr>
                <w:rFonts w:cs="Arial"/>
                <w:color w:val="000000"/>
                <w:sz w:val="20"/>
                <w:szCs w:val="20"/>
              </w:rPr>
              <w:t>Niger</w:t>
            </w:r>
          </w:p>
        </w:tc>
        <w:tc>
          <w:tcPr>
            <w:tcW w:w="457" w:type="pct"/>
            <w:vAlign w:val="center"/>
          </w:tcPr>
          <w:p w:rsidRPr="00F34B3E" w:rsidR="00965554" w:rsidP="00645C67" w:rsidRDefault="00965554" w14:paraId="0217F566" w14:textId="77777777">
            <w:pPr>
              <w:spacing w:after="0" w:line="240" w:lineRule="auto"/>
              <w:jc w:val="right"/>
              <w:rPr>
                <w:rFonts w:eastAsia="Times New Roman" w:cs="Calibri"/>
                <w:color w:val="000000"/>
                <w:sz w:val="20"/>
                <w:szCs w:val="20"/>
                <w:lang w:eastAsia="de-CH"/>
              </w:rPr>
            </w:pPr>
            <w:r>
              <w:rPr>
                <w:rFonts w:cs="Arial"/>
                <w:color w:val="000000"/>
                <w:sz w:val="20"/>
                <w:szCs w:val="20"/>
              </w:rPr>
              <w:t>2012</w:t>
            </w:r>
          </w:p>
        </w:tc>
        <w:tc>
          <w:tcPr>
            <w:tcW w:w="650" w:type="pct"/>
            <w:tcBorders>
              <w:right w:val="double" w:color="auto" w:sz="4" w:space="0"/>
            </w:tcBorders>
            <w:vAlign w:val="center"/>
          </w:tcPr>
          <w:p w:rsidRPr="00F34B3E" w:rsidR="00965554" w:rsidP="00645C67" w:rsidRDefault="00965554" w14:paraId="6C2DF6A2"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965554" w:rsidP="00645C67" w:rsidRDefault="00965554" w14:paraId="3A5BA7FB" w14:textId="77777777">
            <w:pPr>
              <w:spacing w:after="0" w:line="240" w:lineRule="auto"/>
              <w:jc w:val="right"/>
              <w:rPr>
                <w:rFonts w:cs="Arial"/>
                <w:color w:val="000000"/>
                <w:sz w:val="20"/>
                <w:szCs w:val="20"/>
              </w:rPr>
            </w:pPr>
            <w:r w:rsidRPr="009523F5">
              <w:rPr>
                <w:rFonts w:cs="Arial"/>
                <w:color w:val="000000"/>
                <w:sz w:val="20"/>
                <w:szCs w:val="20"/>
              </w:rPr>
              <w:t>3.5</w:t>
            </w:r>
          </w:p>
        </w:tc>
        <w:tc>
          <w:tcPr>
            <w:tcW w:w="723" w:type="pct"/>
            <w:vAlign w:val="bottom"/>
          </w:tcPr>
          <w:p w:rsidRPr="009523F5" w:rsidR="00965554" w:rsidP="00645C67" w:rsidRDefault="00965554" w14:paraId="69480DCA" w14:textId="77777777">
            <w:pPr>
              <w:spacing w:after="0" w:line="240" w:lineRule="auto"/>
              <w:jc w:val="right"/>
              <w:rPr>
                <w:rFonts w:cs="Arial"/>
                <w:color w:val="000000"/>
                <w:sz w:val="20"/>
                <w:szCs w:val="20"/>
              </w:rPr>
            </w:pPr>
            <w:r w:rsidRPr="009523F5">
              <w:rPr>
                <w:rFonts w:cs="Arial"/>
                <w:color w:val="000000"/>
                <w:sz w:val="20"/>
                <w:szCs w:val="20"/>
              </w:rPr>
              <w:t>49.0</w:t>
            </w:r>
          </w:p>
        </w:tc>
        <w:tc>
          <w:tcPr>
            <w:tcW w:w="716" w:type="pct"/>
            <w:vAlign w:val="bottom"/>
          </w:tcPr>
          <w:p w:rsidRPr="009523F5" w:rsidR="00965554" w:rsidP="00645C67" w:rsidRDefault="00965554" w14:paraId="0C45F4C6" w14:textId="77777777">
            <w:pPr>
              <w:spacing w:after="0" w:line="240" w:lineRule="auto"/>
              <w:jc w:val="right"/>
              <w:rPr>
                <w:rFonts w:cs="Arial"/>
                <w:color w:val="000000"/>
                <w:sz w:val="20"/>
                <w:szCs w:val="20"/>
              </w:rPr>
            </w:pPr>
            <w:r w:rsidRPr="009523F5">
              <w:rPr>
                <w:rFonts w:cs="Arial"/>
                <w:color w:val="000000"/>
                <w:sz w:val="20"/>
                <w:szCs w:val="20"/>
              </w:rPr>
              <w:t>39.4</w:t>
            </w:r>
          </w:p>
        </w:tc>
        <w:tc>
          <w:tcPr>
            <w:tcW w:w="943" w:type="pct"/>
            <w:vAlign w:val="bottom"/>
          </w:tcPr>
          <w:p w:rsidRPr="009523F5" w:rsidR="00965554" w:rsidP="00645C67" w:rsidRDefault="00965554" w14:paraId="72CC031A" w14:textId="77777777">
            <w:pPr>
              <w:spacing w:after="0" w:line="240" w:lineRule="auto"/>
              <w:jc w:val="right"/>
              <w:rPr>
                <w:rFonts w:cs="Arial"/>
                <w:color w:val="000000"/>
                <w:sz w:val="20"/>
                <w:szCs w:val="20"/>
              </w:rPr>
            </w:pPr>
            <w:r w:rsidRPr="009523F5">
              <w:rPr>
                <w:rFonts w:cs="Arial"/>
                <w:color w:val="000000"/>
                <w:sz w:val="20"/>
                <w:szCs w:val="20"/>
              </w:rPr>
              <w:t>63.6</w:t>
            </w:r>
          </w:p>
        </w:tc>
      </w:tr>
      <w:tr w:rsidRPr="009523F5" w:rsidR="00965554" w:rsidTr="00156745" w14:paraId="50B66C37" w14:textId="77777777">
        <w:trPr>
          <w:trHeight w:val="170"/>
        </w:trPr>
        <w:tc>
          <w:tcPr>
            <w:tcW w:w="986" w:type="pct"/>
            <w:vAlign w:val="center"/>
          </w:tcPr>
          <w:p w:rsidRPr="00865BA7" w:rsidR="00965554" w:rsidP="00645C67" w:rsidRDefault="00965554" w14:paraId="70055A1D" w14:textId="77777777">
            <w:pPr>
              <w:spacing w:after="0" w:line="240" w:lineRule="auto"/>
              <w:jc w:val="left"/>
              <w:rPr>
                <w:rFonts w:cs="Calibri"/>
                <w:color w:val="000000"/>
                <w:sz w:val="20"/>
                <w:szCs w:val="20"/>
              </w:rPr>
            </w:pPr>
            <w:r>
              <w:rPr>
                <w:rFonts w:cs="Arial"/>
                <w:color w:val="000000"/>
                <w:sz w:val="20"/>
                <w:szCs w:val="20"/>
              </w:rPr>
              <w:t>Nigeria</w:t>
            </w:r>
          </w:p>
        </w:tc>
        <w:tc>
          <w:tcPr>
            <w:tcW w:w="457" w:type="pct"/>
            <w:vAlign w:val="center"/>
          </w:tcPr>
          <w:p w:rsidRPr="00F34B3E" w:rsidR="00965554" w:rsidP="00645C67" w:rsidRDefault="00965554" w14:paraId="185F0B90" w14:textId="77777777">
            <w:pPr>
              <w:spacing w:after="0" w:line="240" w:lineRule="auto"/>
              <w:jc w:val="right"/>
              <w:rPr>
                <w:rFonts w:eastAsia="Times New Roman" w:cs="Calibri"/>
                <w:color w:val="000000"/>
                <w:sz w:val="20"/>
                <w:szCs w:val="20"/>
                <w:lang w:eastAsia="de-CH"/>
              </w:rPr>
            </w:pPr>
            <w:r>
              <w:rPr>
                <w:rFonts w:cs="Arial"/>
                <w:color w:val="000000"/>
                <w:sz w:val="20"/>
                <w:szCs w:val="20"/>
              </w:rPr>
              <w:t>2018</w:t>
            </w:r>
          </w:p>
        </w:tc>
        <w:tc>
          <w:tcPr>
            <w:tcW w:w="650" w:type="pct"/>
            <w:tcBorders>
              <w:right w:val="double" w:color="auto" w:sz="4" w:space="0"/>
            </w:tcBorders>
            <w:vAlign w:val="center"/>
          </w:tcPr>
          <w:p w:rsidRPr="00F34B3E" w:rsidR="00965554" w:rsidP="00645C67" w:rsidRDefault="00965554" w14:paraId="114B6510" w14:textId="77777777">
            <w:pPr>
              <w:spacing w:after="0" w:line="240" w:lineRule="auto"/>
              <w:jc w:val="right"/>
              <w:rPr>
                <w:rFonts w:eastAsia="Times New Roman" w:cs="Calibri"/>
                <w:color w:val="000000"/>
                <w:sz w:val="20"/>
                <w:szCs w:val="20"/>
                <w:lang w:eastAsia="de-CH"/>
              </w:rPr>
            </w:pPr>
            <w:r>
              <w:rPr>
                <w:rFonts w:cs="Arial"/>
                <w:color w:val="000000"/>
                <w:sz w:val="20"/>
                <w:szCs w:val="20"/>
              </w:rPr>
              <w:t>2010</w:t>
            </w:r>
          </w:p>
        </w:tc>
        <w:tc>
          <w:tcPr>
            <w:tcW w:w="525" w:type="pct"/>
            <w:tcBorders>
              <w:left w:val="double" w:color="auto" w:sz="4" w:space="0"/>
            </w:tcBorders>
            <w:vAlign w:val="bottom"/>
          </w:tcPr>
          <w:p w:rsidRPr="009523F5" w:rsidR="00965554" w:rsidP="00645C67" w:rsidRDefault="00965554" w14:paraId="1470D0CF" w14:textId="77777777">
            <w:pPr>
              <w:spacing w:after="0" w:line="240" w:lineRule="auto"/>
              <w:jc w:val="right"/>
              <w:rPr>
                <w:rFonts w:cs="Arial"/>
                <w:color w:val="000000"/>
                <w:sz w:val="20"/>
                <w:szCs w:val="20"/>
              </w:rPr>
            </w:pPr>
            <w:r w:rsidRPr="009523F5">
              <w:rPr>
                <w:rFonts w:cs="Arial"/>
                <w:color w:val="000000"/>
                <w:sz w:val="20"/>
                <w:szCs w:val="20"/>
              </w:rPr>
              <w:t>2.8</w:t>
            </w:r>
          </w:p>
        </w:tc>
        <w:tc>
          <w:tcPr>
            <w:tcW w:w="723" w:type="pct"/>
            <w:vAlign w:val="bottom"/>
          </w:tcPr>
          <w:p w:rsidRPr="009523F5" w:rsidR="00965554" w:rsidP="00645C67" w:rsidRDefault="00965554" w14:paraId="47075F4E" w14:textId="77777777">
            <w:pPr>
              <w:spacing w:after="0" w:line="240" w:lineRule="auto"/>
              <w:jc w:val="right"/>
              <w:rPr>
                <w:rFonts w:cs="Arial"/>
                <w:color w:val="000000"/>
                <w:sz w:val="20"/>
                <w:szCs w:val="20"/>
              </w:rPr>
            </w:pPr>
            <w:r w:rsidRPr="009523F5">
              <w:rPr>
                <w:rFonts w:cs="Arial"/>
                <w:color w:val="000000"/>
                <w:sz w:val="20"/>
                <w:szCs w:val="20"/>
              </w:rPr>
              <w:t>41.0</w:t>
            </w:r>
          </w:p>
        </w:tc>
        <w:tc>
          <w:tcPr>
            <w:tcW w:w="716" w:type="pct"/>
            <w:vAlign w:val="bottom"/>
          </w:tcPr>
          <w:p w:rsidRPr="009523F5" w:rsidR="00965554" w:rsidP="00645C67" w:rsidRDefault="00965554" w14:paraId="00DFFF78" w14:textId="77777777">
            <w:pPr>
              <w:spacing w:after="0" w:line="240" w:lineRule="auto"/>
              <w:jc w:val="right"/>
              <w:rPr>
                <w:rFonts w:cs="Arial"/>
                <w:color w:val="000000"/>
                <w:sz w:val="20"/>
                <w:szCs w:val="20"/>
              </w:rPr>
            </w:pPr>
            <w:r w:rsidRPr="009523F5">
              <w:rPr>
                <w:rFonts w:cs="Arial"/>
                <w:color w:val="000000"/>
                <w:sz w:val="20"/>
                <w:szCs w:val="20"/>
              </w:rPr>
              <w:t>43.1</w:t>
            </w:r>
          </w:p>
        </w:tc>
        <w:tc>
          <w:tcPr>
            <w:tcW w:w="943" w:type="pct"/>
            <w:vAlign w:val="bottom"/>
          </w:tcPr>
          <w:p w:rsidRPr="009523F5" w:rsidR="00965554" w:rsidP="00645C67" w:rsidRDefault="00965554" w14:paraId="2C5840B0" w14:textId="77777777">
            <w:pPr>
              <w:spacing w:after="0" w:line="240" w:lineRule="auto"/>
              <w:jc w:val="right"/>
              <w:rPr>
                <w:rFonts w:cs="Arial"/>
                <w:color w:val="000000"/>
                <w:sz w:val="20"/>
                <w:szCs w:val="20"/>
              </w:rPr>
            </w:pPr>
            <w:r w:rsidRPr="009523F5">
              <w:rPr>
                <w:rFonts w:cs="Arial"/>
                <w:color w:val="000000"/>
                <w:sz w:val="20"/>
                <w:szCs w:val="20"/>
              </w:rPr>
              <w:t>21.2</w:t>
            </w:r>
          </w:p>
        </w:tc>
      </w:tr>
      <w:tr w:rsidRPr="009523F5" w:rsidR="00965554" w:rsidTr="00156745" w14:paraId="4434AA70" w14:textId="77777777">
        <w:trPr>
          <w:trHeight w:val="170"/>
        </w:trPr>
        <w:tc>
          <w:tcPr>
            <w:tcW w:w="986" w:type="pct"/>
            <w:vAlign w:val="center"/>
          </w:tcPr>
          <w:p w:rsidRPr="00865BA7" w:rsidR="00965554" w:rsidP="00645C67" w:rsidRDefault="00965554" w14:paraId="01625BE1" w14:textId="77777777">
            <w:pPr>
              <w:spacing w:after="0" w:line="240" w:lineRule="auto"/>
              <w:jc w:val="left"/>
              <w:rPr>
                <w:rFonts w:cs="Calibri"/>
                <w:color w:val="000000"/>
                <w:sz w:val="20"/>
                <w:szCs w:val="20"/>
              </w:rPr>
            </w:pPr>
            <w:r>
              <w:rPr>
                <w:rFonts w:cs="Arial"/>
                <w:color w:val="000000"/>
                <w:sz w:val="20"/>
                <w:szCs w:val="20"/>
              </w:rPr>
              <w:t>Rep. of the Congo</w:t>
            </w:r>
          </w:p>
        </w:tc>
        <w:tc>
          <w:tcPr>
            <w:tcW w:w="457" w:type="pct"/>
            <w:vAlign w:val="center"/>
          </w:tcPr>
          <w:p w:rsidRPr="00F34B3E" w:rsidR="00965554" w:rsidP="00645C67" w:rsidRDefault="00965554" w14:paraId="356B7319" w14:textId="77777777">
            <w:pPr>
              <w:spacing w:after="0" w:line="240" w:lineRule="auto"/>
              <w:jc w:val="right"/>
              <w:rPr>
                <w:rFonts w:eastAsia="Times New Roman" w:cs="Calibri"/>
                <w:color w:val="000000"/>
                <w:sz w:val="20"/>
                <w:szCs w:val="20"/>
                <w:lang w:eastAsia="de-CH"/>
              </w:rPr>
            </w:pPr>
            <w:r>
              <w:rPr>
                <w:rFonts w:cs="Arial"/>
                <w:color w:val="000000"/>
                <w:sz w:val="20"/>
                <w:szCs w:val="20"/>
              </w:rPr>
              <w:t>2011-12</w:t>
            </w:r>
          </w:p>
        </w:tc>
        <w:tc>
          <w:tcPr>
            <w:tcW w:w="650" w:type="pct"/>
            <w:tcBorders>
              <w:right w:val="double" w:color="auto" w:sz="4" w:space="0"/>
            </w:tcBorders>
            <w:vAlign w:val="center"/>
          </w:tcPr>
          <w:p w:rsidRPr="00F34B3E" w:rsidR="00965554" w:rsidP="00645C67" w:rsidRDefault="00965554" w14:paraId="762B4DF0"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965554" w:rsidP="00645C67" w:rsidRDefault="00965554" w14:paraId="7659DCE8" w14:textId="77777777">
            <w:pPr>
              <w:spacing w:after="0" w:line="240" w:lineRule="auto"/>
              <w:jc w:val="right"/>
              <w:rPr>
                <w:rFonts w:cs="Arial"/>
                <w:color w:val="000000"/>
                <w:sz w:val="20"/>
                <w:szCs w:val="20"/>
              </w:rPr>
            </w:pPr>
            <w:r w:rsidRPr="009523F5">
              <w:rPr>
                <w:rFonts w:cs="Arial"/>
                <w:color w:val="000000"/>
                <w:sz w:val="20"/>
                <w:szCs w:val="20"/>
              </w:rPr>
              <w:t>2.2</w:t>
            </w:r>
          </w:p>
        </w:tc>
        <w:tc>
          <w:tcPr>
            <w:tcW w:w="723" w:type="pct"/>
            <w:vAlign w:val="bottom"/>
          </w:tcPr>
          <w:p w:rsidRPr="009523F5" w:rsidR="00965554" w:rsidP="00645C67" w:rsidRDefault="00965554" w14:paraId="707C9FB2" w14:textId="77777777">
            <w:pPr>
              <w:spacing w:after="0" w:line="240" w:lineRule="auto"/>
              <w:jc w:val="right"/>
              <w:rPr>
                <w:rFonts w:cs="Arial"/>
                <w:color w:val="000000"/>
                <w:sz w:val="20"/>
                <w:szCs w:val="20"/>
              </w:rPr>
            </w:pPr>
            <w:r w:rsidRPr="009523F5">
              <w:rPr>
                <w:rFonts w:cs="Arial"/>
                <w:color w:val="000000"/>
                <w:sz w:val="20"/>
                <w:szCs w:val="20"/>
              </w:rPr>
              <w:t>51.7</w:t>
            </w:r>
          </w:p>
        </w:tc>
        <w:tc>
          <w:tcPr>
            <w:tcW w:w="716" w:type="pct"/>
            <w:vAlign w:val="bottom"/>
          </w:tcPr>
          <w:p w:rsidRPr="009523F5" w:rsidR="00965554" w:rsidP="00645C67" w:rsidRDefault="00965554" w14:paraId="780773C2" w14:textId="77777777">
            <w:pPr>
              <w:spacing w:after="0" w:line="240" w:lineRule="auto"/>
              <w:jc w:val="right"/>
              <w:rPr>
                <w:rFonts w:cs="Arial"/>
                <w:color w:val="000000"/>
                <w:sz w:val="20"/>
                <w:szCs w:val="20"/>
              </w:rPr>
            </w:pPr>
            <w:r w:rsidRPr="009523F5">
              <w:rPr>
                <w:rFonts w:cs="Arial"/>
                <w:color w:val="000000"/>
                <w:sz w:val="20"/>
                <w:szCs w:val="20"/>
              </w:rPr>
              <w:t>88.0</w:t>
            </w:r>
          </w:p>
        </w:tc>
        <w:tc>
          <w:tcPr>
            <w:tcW w:w="943" w:type="pct"/>
            <w:vAlign w:val="bottom"/>
          </w:tcPr>
          <w:p w:rsidRPr="009523F5" w:rsidR="00965554" w:rsidP="00645C67" w:rsidRDefault="00965554" w14:paraId="50F0E2AB" w14:textId="77777777">
            <w:pPr>
              <w:spacing w:after="0" w:line="240" w:lineRule="auto"/>
              <w:jc w:val="right"/>
              <w:rPr>
                <w:rFonts w:cs="Arial"/>
                <w:color w:val="000000"/>
                <w:sz w:val="20"/>
                <w:szCs w:val="20"/>
              </w:rPr>
            </w:pPr>
            <w:r w:rsidRPr="009523F5">
              <w:rPr>
                <w:rFonts w:cs="Arial"/>
                <w:color w:val="000000"/>
                <w:sz w:val="20"/>
                <w:szCs w:val="20"/>
              </w:rPr>
              <w:t>54.0</w:t>
            </w:r>
          </w:p>
        </w:tc>
      </w:tr>
      <w:tr w:rsidRPr="009523F5" w:rsidR="00965554" w:rsidTr="00156745" w14:paraId="77598D5A" w14:textId="77777777">
        <w:trPr>
          <w:trHeight w:val="170"/>
        </w:trPr>
        <w:tc>
          <w:tcPr>
            <w:tcW w:w="986" w:type="pct"/>
            <w:vAlign w:val="center"/>
          </w:tcPr>
          <w:p w:rsidRPr="00865BA7" w:rsidR="00965554" w:rsidP="00645C67" w:rsidRDefault="00965554" w14:paraId="337B6F3E" w14:textId="77777777">
            <w:pPr>
              <w:spacing w:after="0" w:line="240" w:lineRule="auto"/>
              <w:jc w:val="left"/>
              <w:rPr>
                <w:rFonts w:cs="Calibri"/>
                <w:color w:val="000000"/>
                <w:sz w:val="20"/>
                <w:szCs w:val="20"/>
              </w:rPr>
            </w:pPr>
            <w:r>
              <w:rPr>
                <w:rFonts w:cs="Arial"/>
                <w:color w:val="000000"/>
                <w:sz w:val="20"/>
                <w:szCs w:val="20"/>
              </w:rPr>
              <w:t>Rwanda</w:t>
            </w:r>
          </w:p>
        </w:tc>
        <w:tc>
          <w:tcPr>
            <w:tcW w:w="457" w:type="pct"/>
            <w:vAlign w:val="center"/>
          </w:tcPr>
          <w:p w:rsidRPr="00F34B3E" w:rsidR="00965554" w:rsidP="00645C67" w:rsidRDefault="00965554" w14:paraId="21676E39" w14:textId="77777777">
            <w:pPr>
              <w:spacing w:after="0" w:line="240" w:lineRule="auto"/>
              <w:jc w:val="right"/>
              <w:rPr>
                <w:rFonts w:eastAsia="Times New Roman" w:cs="Calibri"/>
                <w:color w:val="000000"/>
                <w:sz w:val="20"/>
                <w:szCs w:val="20"/>
                <w:lang w:eastAsia="de-CH"/>
              </w:rPr>
            </w:pPr>
            <w:r>
              <w:rPr>
                <w:rFonts w:cs="Arial"/>
                <w:color w:val="000000"/>
                <w:sz w:val="20"/>
                <w:szCs w:val="20"/>
              </w:rPr>
              <w:t>2020</w:t>
            </w:r>
          </w:p>
        </w:tc>
        <w:tc>
          <w:tcPr>
            <w:tcW w:w="650" w:type="pct"/>
            <w:tcBorders>
              <w:right w:val="double" w:color="auto" w:sz="4" w:space="0"/>
            </w:tcBorders>
            <w:vAlign w:val="center"/>
          </w:tcPr>
          <w:p w:rsidRPr="00F34B3E" w:rsidR="00965554" w:rsidP="00645C67" w:rsidRDefault="00965554" w14:paraId="17FC4C3D" w14:textId="77777777">
            <w:pPr>
              <w:spacing w:after="0" w:line="240" w:lineRule="auto"/>
              <w:jc w:val="right"/>
              <w:rPr>
                <w:rFonts w:eastAsia="Times New Roman" w:cs="Calibri"/>
                <w:color w:val="000000"/>
                <w:sz w:val="20"/>
                <w:szCs w:val="20"/>
                <w:lang w:eastAsia="de-CH"/>
              </w:rPr>
            </w:pPr>
            <w:r>
              <w:rPr>
                <w:rFonts w:cs="Arial"/>
                <w:color w:val="000000"/>
                <w:sz w:val="20"/>
                <w:szCs w:val="20"/>
              </w:rPr>
              <w:t>2012</w:t>
            </w:r>
          </w:p>
        </w:tc>
        <w:tc>
          <w:tcPr>
            <w:tcW w:w="525" w:type="pct"/>
            <w:tcBorders>
              <w:left w:val="double" w:color="auto" w:sz="4" w:space="0"/>
            </w:tcBorders>
            <w:vAlign w:val="bottom"/>
          </w:tcPr>
          <w:p w:rsidRPr="009523F5" w:rsidR="00965554" w:rsidP="00645C67" w:rsidRDefault="00965554" w14:paraId="4505773C" w14:textId="77777777">
            <w:pPr>
              <w:spacing w:after="0" w:line="240" w:lineRule="auto"/>
              <w:jc w:val="right"/>
              <w:rPr>
                <w:rFonts w:cs="Arial"/>
                <w:color w:val="000000"/>
                <w:sz w:val="20"/>
                <w:szCs w:val="20"/>
              </w:rPr>
            </w:pPr>
            <w:r w:rsidRPr="009523F5">
              <w:rPr>
                <w:rFonts w:cs="Arial"/>
                <w:color w:val="000000"/>
                <w:sz w:val="20"/>
                <w:szCs w:val="20"/>
              </w:rPr>
              <w:t>83.7</w:t>
            </w:r>
          </w:p>
        </w:tc>
        <w:tc>
          <w:tcPr>
            <w:tcW w:w="723" w:type="pct"/>
            <w:vAlign w:val="bottom"/>
          </w:tcPr>
          <w:p w:rsidRPr="009523F5" w:rsidR="00965554" w:rsidP="00645C67" w:rsidRDefault="00965554" w14:paraId="7DBBFFAD" w14:textId="77777777">
            <w:pPr>
              <w:spacing w:after="0" w:line="240" w:lineRule="auto"/>
              <w:jc w:val="right"/>
              <w:rPr>
                <w:rFonts w:cs="Arial"/>
                <w:color w:val="000000"/>
                <w:sz w:val="20"/>
                <w:szCs w:val="20"/>
              </w:rPr>
            </w:pPr>
            <w:r w:rsidRPr="009523F5">
              <w:rPr>
                <w:rFonts w:cs="Arial"/>
                <w:color w:val="000000"/>
                <w:sz w:val="20"/>
                <w:szCs w:val="20"/>
              </w:rPr>
              <w:t>61.3</w:t>
            </w:r>
          </w:p>
        </w:tc>
        <w:tc>
          <w:tcPr>
            <w:tcW w:w="716" w:type="pct"/>
            <w:vAlign w:val="bottom"/>
          </w:tcPr>
          <w:p w:rsidRPr="009523F5" w:rsidR="00965554" w:rsidP="00645C67" w:rsidRDefault="00965554" w14:paraId="304C899B" w14:textId="77777777">
            <w:pPr>
              <w:spacing w:after="0" w:line="240" w:lineRule="auto"/>
              <w:jc w:val="right"/>
              <w:rPr>
                <w:rFonts w:cs="Arial"/>
                <w:color w:val="000000"/>
                <w:sz w:val="20"/>
                <w:szCs w:val="20"/>
              </w:rPr>
            </w:pPr>
            <w:r w:rsidRPr="009523F5">
              <w:rPr>
                <w:rFonts w:cs="Arial"/>
                <w:color w:val="000000"/>
                <w:sz w:val="20"/>
                <w:szCs w:val="20"/>
              </w:rPr>
              <w:t>95.2</w:t>
            </w:r>
          </w:p>
        </w:tc>
        <w:tc>
          <w:tcPr>
            <w:tcW w:w="943" w:type="pct"/>
            <w:vAlign w:val="bottom"/>
          </w:tcPr>
          <w:p w:rsidRPr="009523F5" w:rsidR="00965554" w:rsidP="00645C67" w:rsidRDefault="00965554" w14:paraId="0347DF98" w14:textId="77777777">
            <w:pPr>
              <w:spacing w:after="0" w:line="240" w:lineRule="auto"/>
              <w:jc w:val="right"/>
              <w:rPr>
                <w:rFonts w:cs="Arial"/>
                <w:color w:val="000000"/>
                <w:sz w:val="20"/>
                <w:szCs w:val="20"/>
              </w:rPr>
            </w:pPr>
            <w:r w:rsidRPr="009523F5">
              <w:rPr>
                <w:rFonts w:cs="Arial"/>
                <w:color w:val="000000"/>
                <w:sz w:val="20"/>
                <w:szCs w:val="20"/>
              </w:rPr>
              <w:t>18.8</w:t>
            </w:r>
          </w:p>
        </w:tc>
      </w:tr>
      <w:tr w:rsidRPr="009523F5" w:rsidR="00965554" w:rsidTr="00156745" w14:paraId="1A89E051" w14:textId="77777777">
        <w:trPr>
          <w:trHeight w:val="170"/>
        </w:trPr>
        <w:tc>
          <w:tcPr>
            <w:tcW w:w="986" w:type="pct"/>
            <w:vAlign w:val="center"/>
          </w:tcPr>
          <w:p w:rsidRPr="00865BA7" w:rsidR="00965554" w:rsidP="00645C67" w:rsidRDefault="00965554" w14:paraId="4190AC4F" w14:textId="77777777">
            <w:pPr>
              <w:spacing w:after="0" w:line="240" w:lineRule="auto"/>
              <w:jc w:val="left"/>
              <w:rPr>
                <w:rFonts w:cs="Calibri"/>
                <w:color w:val="000000"/>
                <w:sz w:val="20"/>
                <w:szCs w:val="20"/>
              </w:rPr>
            </w:pPr>
            <w:r>
              <w:rPr>
                <w:rFonts w:cs="Arial"/>
                <w:color w:val="000000"/>
                <w:sz w:val="20"/>
                <w:szCs w:val="20"/>
              </w:rPr>
              <w:t>Senegal</w:t>
            </w:r>
          </w:p>
        </w:tc>
        <w:tc>
          <w:tcPr>
            <w:tcW w:w="457" w:type="pct"/>
            <w:vAlign w:val="center"/>
          </w:tcPr>
          <w:p w:rsidRPr="00F34B3E" w:rsidR="00965554" w:rsidP="00645C67" w:rsidRDefault="00965554" w14:paraId="662F31C8" w14:textId="77777777">
            <w:pPr>
              <w:spacing w:after="0" w:line="240" w:lineRule="auto"/>
              <w:jc w:val="right"/>
              <w:rPr>
                <w:rFonts w:eastAsia="Times New Roman" w:cs="Calibri"/>
                <w:color w:val="000000"/>
                <w:sz w:val="20"/>
                <w:szCs w:val="20"/>
                <w:lang w:eastAsia="de-CH"/>
              </w:rPr>
            </w:pPr>
            <w:r>
              <w:rPr>
                <w:rFonts w:cs="Arial"/>
                <w:color w:val="000000"/>
                <w:sz w:val="20"/>
                <w:szCs w:val="20"/>
              </w:rPr>
              <w:t>2016</w:t>
            </w:r>
          </w:p>
        </w:tc>
        <w:tc>
          <w:tcPr>
            <w:tcW w:w="650" w:type="pct"/>
            <w:tcBorders>
              <w:right w:val="double" w:color="auto" w:sz="4" w:space="0"/>
            </w:tcBorders>
            <w:vAlign w:val="center"/>
          </w:tcPr>
          <w:p w:rsidRPr="00F34B3E" w:rsidR="00965554" w:rsidP="00645C67" w:rsidRDefault="00965554" w14:paraId="3B95B2C1"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965554" w:rsidP="00645C67" w:rsidRDefault="00965554" w14:paraId="78F75B92" w14:textId="77777777">
            <w:pPr>
              <w:spacing w:after="0" w:line="240" w:lineRule="auto"/>
              <w:jc w:val="right"/>
              <w:rPr>
                <w:rFonts w:cs="Arial"/>
                <w:color w:val="000000"/>
                <w:sz w:val="20"/>
                <w:szCs w:val="20"/>
              </w:rPr>
            </w:pPr>
            <w:r w:rsidRPr="009523F5">
              <w:rPr>
                <w:rFonts w:cs="Arial"/>
                <w:color w:val="000000"/>
                <w:sz w:val="20"/>
                <w:szCs w:val="20"/>
              </w:rPr>
              <w:t>6.1</w:t>
            </w:r>
          </w:p>
        </w:tc>
        <w:tc>
          <w:tcPr>
            <w:tcW w:w="723" w:type="pct"/>
            <w:vAlign w:val="bottom"/>
          </w:tcPr>
          <w:p w:rsidRPr="009523F5" w:rsidR="00965554" w:rsidP="00645C67" w:rsidRDefault="00965554" w14:paraId="4480D87D" w14:textId="77777777">
            <w:pPr>
              <w:spacing w:after="0" w:line="240" w:lineRule="auto"/>
              <w:jc w:val="right"/>
              <w:rPr>
                <w:rFonts w:cs="Arial"/>
                <w:color w:val="000000"/>
                <w:sz w:val="20"/>
                <w:szCs w:val="20"/>
              </w:rPr>
            </w:pPr>
            <w:r w:rsidRPr="009523F5">
              <w:rPr>
                <w:rFonts w:cs="Arial"/>
                <w:color w:val="000000"/>
                <w:sz w:val="20"/>
                <w:szCs w:val="20"/>
              </w:rPr>
              <w:t>62.4</w:t>
            </w:r>
          </w:p>
        </w:tc>
        <w:tc>
          <w:tcPr>
            <w:tcW w:w="716" w:type="pct"/>
            <w:vAlign w:val="bottom"/>
          </w:tcPr>
          <w:p w:rsidRPr="009523F5" w:rsidR="00965554" w:rsidP="00645C67" w:rsidRDefault="00965554" w14:paraId="1DFE1558" w14:textId="77777777">
            <w:pPr>
              <w:spacing w:after="0" w:line="240" w:lineRule="auto"/>
              <w:jc w:val="right"/>
              <w:rPr>
                <w:rFonts w:cs="Arial"/>
                <w:color w:val="000000"/>
                <w:sz w:val="20"/>
                <w:szCs w:val="20"/>
              </w:rPr>
            </w:pPr>
            <w:r w:rsidRPr="009523F5">
              <w:rPr>
                <w:rFonts w:cs="Arial"/>
                <w:color w:val="000000"/>
                <w:sz w:val="20"/>
                <w:szCs w:val="20"/>
              </w:rPr>
              <w:t>72.7</w:t>
            </w:r>
          </w:p>
        </w:tc>
        <w:tc>
          <w:tcPr>
            <w:tcW w:w="943" w:type="pct"/>
            <w:vAlign w:val="bottom"/>
          </w:tcPr>
          <w:p w:rsidRPr="009523F5" w:rsidR="00965554" w:rsidP="00645C67" w:rsidRDefault="00965554" w14:paraId="378593F5" w14:textId="77777777">
            <w:pPr>
              <w:spacing w:after="0" w:line="240" w:lineRule="auto"/>
              <w:jc w:val="right"/>
              <w:rPr>
                <w:rFonts w:cs="Arial"/>
                <w:color w:val="000000"/>
                <w:sz w:val="20"/>
                <w:szCs w:val="20"/>
              </w:rPr>
            </w:pPr>
            <w:r w:rsidRPr="009523F5">
              <w:rPr>
                <w:rFonts w:cs="Arial"/>
                <w:color w:val="000000"/>
                <w:sz w:val="20"/>
                <w:szCs w:val="20"/>
              </w:rPr>
              <w:t>83.9</w:t>
            </w:r>
          </w:p>
        </w:tc>
      </w:tr>
      <w:tr w:rsidRPr="009523F5" w:rsidR="00965554" w:rsidTr="00156745" w14:paraId="7B6056F3" w14:textId="77777777">
        <w:trPr>
          <w:trHeight w:val="170"/>
        </w:trPr>
        <w:tc>
          <w:tcPr>
            <w:tcW w:w="986" w:type="pct"/>
            <w:vAlign w:val="center"/>
          </w:tcPr>
          <w:p w:rsidRPr="00865BA7" w:rsidR="00965554" w:rsidP="00645C67" w:rsidRDefault="00965554" w14:paraId="366F53C0" w14:textId="77777777">
            <w:pPr>
              <w:spacing w:after="0" w:line="240" w:lineRule="auto"/>
              <w:jc w:val="left"/>
              <w:rPr>
                <w:rFonts w:cs="Calibri"/>
                <w:color w:val="000000"/>
                <w:sz w:val="20"/>
                <w:szCs w:val="20"/>
              </w:rPr>
            </w:pPr>
            <w:r>
              <w:rPr>
                <w:rFonts w:cs="Arial"/>
                <w:color w:val="000000"/>
                <w:sz w:val="20"/>
                <w:szCs w:val="20"/>
              </w:rPr>
              <w:t>Sierra Leone</w:t>
            </w:r>
          </w:p>
        </w:tc>
        <w:tc>
          <w:tcPr>
            <w:tcW w:w="457" w:type="pct"/>
            <w:vAlign w:val="center"/>
          </w:tcPr>
          <w:p w:rsidRPr="00F34B3E" w:rsidR="00965554" w:rsidP="00645C67" w:rsidRDefault="00965554" w14:paraId="67ECBBCC" w14:textId="77777777">
            <w:pPr>
              <w:spacing w:after="0" w:line="240" w:lineRule="auto"/>
              <w:jc w:val="right"/>
              <w:rPr>
                <w:rFonts w:eastAsia="Times New Roman" w:cs="Calibri"/>
                <w:color w:val="000000"/>
                <w:sz w:val="20"/>
                <w:szCs w:val="20"/>
                <w:lang w:eastAsia="de-CH"/>
              </w:rPr>
            </w:pPr>
            <w:r>
              <w:rPr>
                <w:rFonts w:cs="Arial"/>
                <w:color w:val="000000"/>
                <w:sz w:val="20"/>
                <w:szCs w:val="20"/>
              </w:rPr>
              <w:t>2019</w:t>
            </w:r>
          </w:p>
        </w:tc>
        <w:tc>
          <w:tcPr>
            <w:tcW w:w="650" w:type="pct"/>
            <w:tcBorders>
              <w:right w:val="double" w:color="auto" w:sz="4" w:space="0"/>
            </w:tcBorders>
            <w:vAlign w:val="center"/>
          </w:tcPr>
          <w:p w:rsidRPr="00F34B3E" w:rsidR="00965554" w:rsidP="00645C67" w:rsidRDefault="00965554" w14:paraId="7FED7326" w14:textId="77777777">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525" w:type="pct"/>
            <w:tcBorders>
              <w:left w:val="double" w:color="auto" w:sz="4" w:space="0"/>
            </w:tcBorders>
            <w:vAlign w:val="bottom"/>
          </w:tcPr>
          <w:p w:rsidRPr="009523F5" w:rsidR="00965554" w:rsidP="00645C67" w:rsidRDefault="00965554" w14:paraId="5367642D" w14:textId="77777777">
            <w:pPr>
              <w:spacing w:after="0" w:line="240" w:lineRule="auto"/>
              <w:jc w:val="right"/>
              <w:rPr>
                <w:rFonts w:cs="Arial"/>
                <w:color w:val="000000"/>
                <w:sz w:val="20"/>
                <w:szCs w:val="20"/>
              </w:rPr>
            </w:pPr>
            <w:r w:rsidRPr="009523F5">
              <w:rPr>
                <w:rFonts w:cs="Arial"/>
                <w:color w:val="000000"/>
                <w:sz w:val="20"/>
                <w:szCs w:val="20"/>
              </w:rPr>
              <w:t>3.7</w:t>
            </w:r>
          </w:p>
        </w:tc>
        <w:tc>
          <w:tcPr>
            <w:tcW w:w="723" w:type="pct"/>
            <w:vAlign w:val="bottom"/>
          </w:tcPr>
          <w:p w:rsidRPr="009523F5" w:rsidR="00965554" w:rsidP="00645C67" w:rsidRDefault="00965554" w14:paraId="407AF76D" w14:textId="77777777">
            <w:pPr>
              <w:spacing w:after="0" w:line="240" w:lineRule="auto"/>
              <w:jc w:val="right"/>
              <w:rPr>
                <w:rFonts w:cs="Arial"/>
                <w:color w:val="000000"/>
                <w:sz w:val="20"/>
                <w:szCs w:val="20"/>
              </w:rPr>
            </w:pPr>
            <w:r w:rsidRPr="009523F5">
              <w:rPr>
                <w:rFonts w:cs="Arial"/>
                <w:color w:val="000000"/>
                <w:sz w:val="20"/>
                <w:szCs w:val="20"/>
              </w:rPr>
              <w:t>55.1</w:t>
            </w:r>
          </w:p>
        </w:tc>
        <w:tc>
          <w:tcPr>
            <w:tcW w:w="716" w:type="pct"/>
            <w:vAlign w:val="bottom"/>
          </w:tcPr>
          <w:p w:rsidRPr="009523F5" w:rsidR="00965554" w:rsidP="00645C67" w:rsidRDefault="00965554" w14:paraId="4872EBB6" w14:textId="77777777">
            <w:pPr>
              <w:spacing w:after="0" w:line="240" w:lineRule="auto"/>
              <w:jc w:val="right"/>
              <w:rPr>
                <w:rFonts w:cs="Arial"/>
                <w:color w:val="000000"/>
                <w:sz w:val="20"/>
                <w:szCs w:val="20"/>
              </w:rPr>
            </w:pPr>
            <w:r w:rsidRPr="009523F5">
              <w:rPr>
                <w:rFonts w:cs="Arial"/>
                <w:color w:val="000000"/>
                <w:sz w:val="20"/>
                <w:szCs w:val="20"/>
              </w:rPr>
              <w:t>85.0</w:t>
            </w:r>
          </w:p>
        </w:tc>
        <w:tc>
          <w:tcPr>
            <w:tcW w:w="943" w:type="pct"/>
            <w:vAlign w:val="bottom"/>
          </w:tcPr>
          <w:p w:rsidRPr="009523F5" w:rsidR="00965554" w:rsidP="00645C67" w:rsidRDefault="00965554" w14:paraId="7BC97A28" w14:textId="77777777">
            <w:pPr>
              <w:spacing w:after="0" w:line="240" w:lineRule="auto"/>
              <w:jc w:val="right"/>
              <w:rPr>
                <w:rFonts w:cs="Arial"/>
                <w:color w:val="000000"/>
                <w:sz w:val="20"/>
                <w:szCs w:val="20"/>
              </w:rPr>
            </w:pPr>
            <w:r w:rsidRPr="009523F5">
              <w:rPr>
                <w:rFonts w:cs="Arial"/>
                <w:color w:val="000000"/>
                <w:sz w:val="20"/>
                <w:szCs w:val="20"/>
              </w:rPr>
              <w:t>45.8</w:t>
            </w:r>
          </w:p>
        </w:tc>
      </w:tr>
      <w:tr w:rsidRPr="009523F5" w:rsidR="00DB2824" w:rsidTr="00156745" w14:paraId="2F65BF99" w14:textId="77777777">
        <w:trPr>
          <w:trHeight w:val="170"/>
        </w:trPr>
        <w:tc>
          <w:tcPr>
            <w:tcW w:w="986" w:type="pct"/>
            <w:vAlign w:val="center"/>
          </w:tcPr>
          <w:p w:rsidR="00DB2824" w:rsidP="00645C67" w:rsidRDefault="00DB2824" w14:paraId="19AB5FC4" w14:textId="55B58D80">
            <w:pPr>
              <w:spacing w:after="0" w:line="240" w:lineRule="auto"/>
              <w:jc w:val="left"/>
              <w:rPr>
                <w:rFonts w:cs="Arial"/>
                <w:color w:val="000000"/>
                <w:sz w:val="20"/>
                <w:szCs w:val="20"/>
              </w:rPr>
            </w:pPr>
            <w:r>
              <w:rPr>
                <w:rFonts w:cs="Arial"/>
                <w:color w:val="000000"/>
                <w:sz w:val="20"/>
                <w:szCs w:val="20"/>
              </w:rPr>
              <w:t>South Africa</w:t>
            </w:r>
          </w:p>
        </w:tc>
        <w:tc>
          <w:tcPr>
            <w:tcW w:w="457" w:type="pct"/>
            <w:vAlign w:val="center"/>
          </w:tcPr>
          <w:p w:rsidR="00DB2824" w:rsidP="00645C67" w:rsidRDefault="00DB2824" w14:paraId="5E859275" w14:textId="247BBA02">
            <w:pPr>
              <w:spacing w:after="0" w:line="240" w:lineRule="auto"/>
              <w:jc w:val="right"/>
              <w:rPr>
                <w:rFonts w:cs="Arial"/>
                <w:color w:val="000000"/>
                <w:sz w:val="20"/>
                <w:szCs w:val="20"/>
              </w:rPr>
            </w:pPr>
            <w:r>
              <w:rPr>
                <w:rFonts w:cs="Arial"/>
                <w:color w:val="000000"/>
                <w:sz w:val="20"/>
                <w:szCs w:val="20"/>
              </w:rPr>
              <w:t>2016</w:t>
            </w:r>
          </w:p>
        </w:tc>
        <w:tc>
          <w:tcPr>
            <w:tcW w:w="650" w:type="pct"/>
            <w:tcBorders>
              <w:right w:val="double" w:color="auto" w:sz="4" w:space="0"/>
            </w:tcBorders>
            <w:vAlign w:val="center"/>
          </w:tcPr>
          <w:p w:rsidR="00DB2824" w:rsidP="00645C67" w:rsidRDefault="00DB2824" w14:paraId="45506B72" w14:textId="77777777">
            <w:pPr>
              <w:spacing w:after="0" w:line="240" w:lineRule="auto"/>
              <w:jc w:val="right"/>
              <w:rPr>
                <w:rFonts w:cs="Arial"/>
                <w:color w:val="000000"/>
                <w:sz w:val="20"/>
                <w:szCs w:val="20"/>
              </w:rPr>
            </w:pPr>
          </w:p>
        </w:tc>
        <w:tc>
          <w:tcPr>
            <w:tcW w:w="525" w:type="pct"/>
            <w:tcBorders>
              <w:left w:val="double" w:color="auto" w:sz="4" w:space="0"/>
            </w:tcBorders>
            <w:vAlign w:val="bottom"/>
          </w:tcPr>
          <w:p w:rsidRPr="009523F5" w:rsidR="00DB2824" w:rsidP="00645C67" w:rsidRDefault="00DB2824" w14:paraId="3936BF31" w14:textId="6BD6678C">
            <w:pPr>
              <w:spacing w:after="0" w:line="240" w:lineRule="auto"/>
              <w:jc w:val="right"/>
              <w:rPr>
                <w:rFonts w:cs="Arial"/>
                <w:color w:val="000000"/>
                <w:sz w:val="20"/>
                <w:szCs w:val="20"/>
              </w:rPr>
            </w:pPr>
            <w:r>
              <w:rPr>
                <w:rFonts w:cs="Arial"/>
                <w:color w:val="000000"/>
                <w:sz w:val="20"/>
                <w:szCs w:val="20"/>
              </w:rPr>
              <w:t>13.1</w:t>
            </w:r>
          </w:p>
        </w:tc>
        <w:tc>
          <w:tcPr>
            <w:tcW w:w="723" w:type="pct"/>
            <w:vAlign w:val="bottom"/>
          </w:tcPr>
          <w:p w:rsidRPr="009523F5" w:rsidR="00DB2824" w:rsidP="00645C67" w:rsidRDefault="00DB2824" w14:paraId="04519F49" w14:textId="2A60536C">
            <w:pPr>
              <w:spacing w:after="0" w:line="240" w:lineRule="auto"/>
              <w:jc w:val="right"/>
              <w:rPr>
                <w:rFonts w:cs="Arial"/>
                <w:color w:val="000000"/>
                <w:sz w:val="20"/>
                <w:szCs w:val="20"/>
              </w:rPr>
            </w:pPr>
            <w:r>
              <w:rPr>
                <w:rFonts w:cs="Arial"/>
                <w:color w:val="000000"/>
                <w:sz w:val="20"/>
                <w:szCs w:val="20"/>
              </w:rPr>
              <w:t>65.7</w:t>
            </w:r>
          </w:p>
        </w:tc>
        <w:tc>
          <w:tcPr>
            <w:tcW w:w="716" w:type="pct"/>
            <w:vAlign w:val="bottom"/>
          </w:tcPr>
          <w:p w:rsidRPr="009523F5" w:rsidR="00DB2824" w:rsidP="00645C67" w:rsidRDefault="00DB2824" w14:paraId="4A5856E3" w14:textId="41DF9BE3">
            <w:pPr>
              <w:spacing w:after="0" w:line="240" w:lineRule="auto"/>
              <w:jc w:val="right"/>
              <w:rPr>
                <w:rFonts w:cs="Arial"/>
                <w:color w:val="000000"/>
                <w:sz w:val="20"/>
                <w:szCs w:val="20"/>
              </w:rPr>
            </w:pPr>
            <w:r>
              <w:rPr>
                <w:rFonts w:cs="Arial"/>
                <w:color w:val="000000"/>
                <w:sz w:val="20"/>
                <w:szCs w:val="20"/>
              </w:rPr>
              <w:t>96.4</w:t>
            </w:r>
          </w:p>
        </w:tc>
        <w:tc>
          <w:tcPr>
            <w:tcW w:w="943" w:type="pct"/>
            <w:vAlign w:val="bottom"/>
          </w:tcPr>
          <w:p w:rsidRPr="009523F5" w:rsidR="00DB2824" w:rsidP="00645C67" w:rsidRDefault="00DB2824" w14:paraId="3A0A121D" w14:textId="7FE5E64E">
            <w:pPr>
              <w:spacing w:after="0" w:line="240" w:lineRule="auto"/>
              <w:jc w:val="right"/>
              <w:rPr>
                <w:rFonts w:cs="Arial"/>
                <w:color w:val="000000"/>
                <w:sz w:val="20"/>
                <w:szCs w:val="20"/>
              </w:rPr>
            </w:pPr>
            <w:r>
              <w:rPr>
                <w:rFonts w:cs="Arial"/>
                <w:color w:val="000000"/>
                <w:sz w:val="20"/>
                <w:szCs w:val="20"/>
              </w:rPr>
              <w:t>83.2</w:t>
            </w:r>
          </w:p>
        </w:tc>
      </w:tr>
      <w:tr w:rsidRPr="009523F5" w:rsidR="00965554" w:rsidTr="00156745" w14:paraId="23AF547D" w14:textId="77777777">
        <w:trPr>
          <w:trHeight w:val="42"/>
        </w:trPr>
        <w:tc>
          <w:tcPr>
            <w:tcW w:w="986" w:type="pct"/>
            <w:vAlign w:val="center"/>
          </w:tcPr>
          <w:p w:rsidRPr="00865BA7" w:rsidR="00965554" w:rsidP="00645C67" w:rsidRDefault="00965554" w14:paraId="39F4A363" w14:textId="77777777">
            <w:pPr>
              <w:spacing w:after="0" w:line="240" w:lineRule="auto"/>
              <w:jc w:val="left"/>
              <w:rPr>
                <w:rFonts w:cs="Calibri"/>
                <w:color w:val="000000"/>
                <w:sz w:val="20"/>
                <w:szCs w:val="20"/>
              </w:rPr>
            </w:pPr>
            <w:r>
              <w:rPr>
                <w:rFonts w:cs="Arial"/>
                <w:color w:val="000000"/>
                <w:sz w:val="20"/>
                <w:szCs w:val="20"/>
              </w:rPr>
              <w:t>Tanzania</w:t>
            </w:r>
          </w:p>
        </w:tc>
        <w:tc>
          <w:tcPr>
            <w:tcW w:w="457" w:type="pct"/>
            <w:vAlign w:val="center"/>
          </w:tcPr>
          <w:p w:rsidRPr="00F34B3E" w:rsidR="00965554" w:rsidP="00645C67" w:rsidRDefault="00965554" w14:paraId="792CD139" w14:textId="77777777">
            <w:pPr>
              <w:spacing w:after="0" w:line="240" w:lineRule="auto"/>
              <w:jc w:val="right"/>
              <w:rPr>
                <w:rFonts w:eastAsia="Times New Roman" w:cs="Calibri"/>
                <w:color w:val="000000"/>
                <w:sz w:val="20"/>
                <w:szCs w:val="20"/>
                <w:lang w:eastAsia="de-CH"/>
              </w:rPr>
            </w:pPr>
            <w:r>
              <w:rPr>
                <w:rFonts w:cs="Arial"/>
                <w:color w:val="000000"/>
                <w:sz w:val="20"/>
                <w:szCs w:val="20"/>
              </w:rPr>
              <w:t>2015-16</w:t>
            </w:r>
          </w:p>
        </w:tc>
        <w:tc>
          <w:tcPr>
            <w:tcW w:w="650" w:type="pct"/>
            <w:tcBorders>
              <w:right w:val="double" w:color="auto" w:sz="4" w:space="0"/>
            </w:tcBorders>
            <w:vAlign w:val="center"/>
          </w:tcPr>
          <w:p w:rsidRPr="00F34B3E" w:rsidR="00965554" w:rsidP="00645C67" w:rsidRDefault="00965554" w14:paraId="476363C1" w14:textId="77777777">
            <w:pPr>
              <w:spacing w:after="0" w:line="240" w:lineRule="auto"/>
              <w:jc w:val="right"/>
              <w:rPr>
                <w:rFonts w:eastAsia="Times New Roman" w:cs="Calibri"/>
                <w:color w:val="000000"/>
                <w:sz w:val="20"/>
                <w:szCs w:val="20"/>
                <w:lang w:eastAsia="de-CH"/>
              </w:rPr>
            </w:pPr>
            <w:r>
              <w:rPr>
                <w:rFonts w:cs="Arial"/>
                <w:color w:val="000000"/>
                <w:sz w:val="20"/>
                <w:szCs w:val="20"/>
              </w:rPr>
              <w:t>2012</w:t>
            </w:r>
          </w:p>
        </w:tc>
        <w:tc>
          <w:tcPr>
            <w:tcW w:w="525" w:type="pct"/>
            <w:tcBorders>
              <w:left w:val="double" w:color="auto" w:sz="4" w:space="0"/>
            </w:tcBorders>
            <w:vAlign w:val="bottom"/>
          </w:tcPr>
          <w:p w:rsidRPr="009523F5" w:rsidR="00965554" w:rsidP="00645C67" w:rsidRDefault="00965554" w14:paraId="4AF6BA41" w14:textId="77777777">
            <w:pPr>
              <w:spacing w:after="0" w:line="240" w:lineRule="auto"/>
              <w:jc w:val="right"/>
              <w:rPr>
                <w:rFonts w:cs="Arial"/>
                <w:color w:val="000000"/>
                <w:sz w:val="20"/>
                <w:szCs w:val="20"/>
              </w:rPr>
            </w:pPr>
            <w:r w:rsidRPr="009523F5">
              <w:rPr>
                <w:rFonts w:cs="Arial"/>
                <w:color w:val="000000"/>
                <w:sz w:val="20"/>
                <w:szCs w:val="20"/>
              </w:rPr>
              <w:t>8.3</w:t>
            </w:r>
          </w:p>
        </w:tc>
        <w:tc>
          <w:tcPr>
            <w:tcW w:w="723" w:type="pct"/>
            <w:vAlign w:val="bottom"/>
          </w:tcPr>
          <w:p w:rsidRPr="009523F5" w:rsidR="00965554" w:rsidP="00645C67" w:rsidRDefault="00965554" w14:paraId="765432F7" w14:textId="77777777">
            <w:pPr>
              <w:spacing w:after="0" w:line="240" w:lineRule="auto"/>
              <w:jc w:val="right"/>
              <w:rPr>
                <w:rFonts w:cs="Arial"/>
                <w:color w:val="000000"/>
                <w:sz w:val="20"/>
                <w:szCs w:val="20"/>
              </w:rPr>
            </w:pPr>
            <w:r w:rsidRPr="009523F5">
              <w:rPr>
                <w:rFonts w:cs="Arial"/>
                <w:color w:val="000000"/>
                <w:sz w:val="20"/>
                <w:szCs w:val="20"/>
              </w:rPr>
              <w:t>61.4</w:t>
            </w:r>
          </w:p>
        </w:tc>
        <w:tc>
          <w:tcPr>
            <w:tcW w:w="716" w:type="pct"/>
            <w:vAlign w:val="bottom"/>
          </w:tcPr>
          <w:p w:rsidRPr="009523F5" w:rsidR="00965554" w:rsidP="00645C67" w:rsidRDefault="00965554" w14:paraId="17342864" w14:textId="77777777">
            <w:pPr>
              <w:spacing w:after="0" w:line="240" w:lineRule="auto"/>
              <w:jc w:val="right"/>
              <w:rPr>
                <w:rFonts w:cs="Arial"/>
                <w:color w:val="000000"/>
                <w:sz w:val="20"/>
                <w:szCs w:val="20"/>
              </w:rPr>
            </w:pPr>
            <w:r w:rsidRPr="009523F5">
              <w:rPr>
                <w:rFonts w:cs="Arial"/>
                <w:color w:val="000000"/>
                <w:sz w:val="20"/>
                <w:szCs w:val="20"/>
              </w:rPr>
              <w:t>68.1</w:t>
            </w:r>
          </w:p>
        </w:tc>
        <w:tc>
          <w:tcPr>
            <w:tcW w:w="943" w:type="pct"/>
            <w:vAlign w:val="bottom"/>
          </w:tcPr>
          <w:p w:rsidRPr="009523F5" w:rsidR="00965554" w:rsidP="00645C67" w:rsidRDefault="00965554" w14:paraId="46FE4524" w14:textId="77777777">
            <w:pPr>
              <w:spacing w:after="0" w:line="240" w:lineRule="auto"/>
              <w:jc w:val="right"/>
              <w:rPr>
                <w:rFonts w:cs="Arial"/>
                <w:color w:val="000000"/>
                <w:sz w:val="20"/>
                <w:szCs w:val="20"/>
              </w:rPr>
            </w:pPr>
            <w:r w:rsidRPr="009523F5">
              <w:rPr>
                <w:rFonts w:cs="Arial"/>
                <w:color w:val="000000"/>
                <w:sz w:val="20"/>
                <w:szCs w:val="20"/>
              </w:rPr>
              <w:t>36.0</w:t>
            </w:r>
          </w:p>
        </w:tc>
      </w:tr>
      <w:tr w:rsidRPr="009523F5" w:rsidR="00965554" w:rsidTr="00156745" w14:paraId="569010E2" w14:textId="77777777">
        <w:trPr>
          <w:trHeight w:val="170"/>
        </w:trPr>
        <w:tc>
          <w:tcPr>
            <w:tcW w:w="986" w:type="pct"/>
            <w:vAlign w:val="center"/>
          </w:tcPr>
          <w:p w:rsidRPr="00865BA7" w:rsidR="00965554" w:rsidP="00645C67" w:rsidRDefault="00965554" w14:paraId="18491428" w14:textId="77777777">
            <w:pPr>
              <w:spacing w:after="0" w:line="240" w:lineRule="auto"/>
              <w:jc w:val="left"/>
              <w:rPr>
                <w:rFonts w:cs="Calibri"/>
                <w:color w:val="000000"/>
                <w:sz w:val="20"/>
                <w:szCs w:val="20"/>
              </w:rPr>
            </w:pPr>
            <w:r>
              <w:rPr>
                <w:rFonts w:cs="Arial"/>
                <w:color w:val="000000"/>
                <w:sz w:val="20"/>
                <w:szCs w:val="20"/>
              </w:rPr>
              <w:t>The Gambia</w:t>
            </w:r>
          </w:p>
        </w:tc>
        <w:tc>
          <w:tcPr>
            <w:tcW w:w="457" w:type="pct"/>
            <w:vAlign w:val="center"/>
          </w:tcPr>
          <w:p w:rsidRPr="00F34B3E" w:rsidR="00965554" w:rsidP="00645C67" w:rsidRDefault="00965554" w14:paraId="469706B7" w14:textId="77777777">
            <w:pPr>
              <w:spacing w:after="0" w:line="240" w:lineRule="auto"/>
              <w:jc w:val="right"/>
              <w:rPr>
                <w:rFonts w:eastAsia="Times New Roman" w:cs="Calibri"/>
                <w:color w:val="000000"/>
                <w:sz w:val="20"/>
                <w:szCs w:val="20"/>
                <w:lang w:eastAsia="de-CH"/>
              </w:rPr>
            </w:pPr>
            <w:r>
              <w:rPr>
                <w:rFonts w:cs="Arial"/>
                <w:color w:val="000000"/>
                <w:sz w:val="20"/>
                <w:szCs w:val="20"/>
              </w:rPr>
              <w:t>2019</w:t>
            </w:r>
          </w:p>
        </w:tc>
        <w:tc>
          <w:tcPr>
            <w:tcW w:w="650" w:type="pct"/>
            <w:tcBorders>
              <w:right w:val="double" w:color="auto" w:sz="4" w:space="0"/>
            </w:tcBorders>
            <w:vAlign w:val="center"/>
          </w:tcPr>
          <w:p w:rsidRPr="00F34B3E" w:rsidR="00965554" w:rsidP="00645C67" w:rsidRDefault="00965554" w14:paraId="2AE97F8F"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965554" w:rsidP="00645C67" w:rsidRDefault="00965554" w14:paraId="5ACF6C10" w14:textId="77777777">
            <w:pPr>
              <w:spacing w:after="0" w:line="240" w:lineRule="auto"/>
              <w:jc w:val="right"/>
              <w:rPr>
                <w:rFonts w:cs="Arial"/>
                <w:color w:val="000000"/>
                <w:sz w:val="20"/>
                <w:szCs w:val="20"/>
              </w:rPr>
            </w:pPr>
            <w:r w:rsidRPr="009523F5">
              <w:rPr>
                <w:rFonts w:cs="Arial"/>
                <w:color w:val="000000"/>
                <w:sz w:val="20"/>
                <w:szCs w:val="20"/>
              </w:rPr>
              <w:t>2.3</w:t>
            </w:r>
          </w:p>
        </w:tc>
        <w:tc>
          <w:tcPr>
            <w:tcW w:w="723" w:type="pct"/>
            <w:vAlign w:val="bottom"/>
          </w:tcPr>
          <w:p w:rsidRPr="009523F5" w:rsidR="00965554" w:rsidP="00645C67" w:rsidRDefault="00965554" w14:paraId="627176DB" w14:textId="77777777">
            <w:pPr>
              <w:spacing w:after="0" w:line="240" w:lineRule="auto"/>
              <w:jc w:val="right"/>
              <w:rPr>
                <w:rFonts w:cs="Arial"/>
                <w:color w:val="000000"/>
                <w:sz w:val="20"/>
                <w:szCs w:val="20"/>
              </w:rPr>
            </w:pPr>
            <w:r w:rsidRPr="009523F5">
              <w:rPr>
                <w:rFonts w:cs="Arial"/>
                <w:color w:val="000000"/>
                <w:sz w:val="20"/>
                <w:szCs w:val="20"/>
              </w:rPr>
              <w:t>69.2</w:t>
            </w:r>
          </w:p>
        </w:tc>
        <w:tc>
          <w:tcPr>
            <w:tcW w:w="716" w:type="pct"/>
            <w:vAlign w:val="bottom"/>
          </w:tcPr>
          <w:p w:rsidRPr="009523F5" w:rsidR="00965554" w:rsidP="00645C67" w:rsidRDefault="00965554" w14:paraId="35E98F9E" w14:textId="77777777">
            <w:pPr>
              <w:spacing w:after="0" w:line="240" w:lineRule="auto"/>
              <w:jc w:val="right"/>
              <w:rPr>
                <w:rFonts w:cs="Arial"/>
                <w:color w:val="000000"/>
                <w:sz w:val="20"/>
                <w:szCs w:val="20"/>
              </w:rPr>
            </w:pPr>
            <w:r w:rsidRPr="009523F5">
              <w:rPr>
                <w:rFonts w:cs="Arial"/>
                <w:color w:val="000000"/>
                <w:sz w:val="20"/>
                <w:szCs w:val="20"/>
              </w:rPr>
              <w:t>82.7</w:t>
            </w:r>
          </w:p>
        </w:tc>
        <w:tc>
          <w:tcPr>
            <w:tcW w:w="943" w:type="pct"/>
            <w:vAlign w:val="bottom"/>
          </w:tcPr>
          <w:p w:rsidRPr="009523F5" w:rsidR="00965554" w:rsidP="00645C67" w:rsidRDefault="00965554" w14:paraId="5C3774FE" w14:textId="77777777">
            <w:pPr>
              <w:spacing w:after="0" w:line="240" w:lineRule="auto"/>
              <w:jc w:val="right"/>
              <w:rPr>
                <w:rFonts w:cs="Arial"/>
                <w:color w:val="000000"/>
                <w:sz w:val="20"/>
                <w:szCs w:val="20"/>
              </w:rPr>
            </w:pPr>
            <w:r w:rsidRPr="009523F5">
              <w:rPr>
                <w:rFonts w:cs="Arial"/>
                <w:color w:val="000000"/>
                <w:sz w:val="20"/>
                <w:szCs w:val="20"/>
              </w:rPr>
              <w:t>62.9</w:t>
            </w:r>
          </w:p>
        </w:tc>
      </w:tr>
      <w:tr w:rsidRPr="009523F5" w:rsidR="00965554" w:rsidTr="00156745" w14:paraId="6BDAD911" w14:textId="77777777">
        <w:trPr>
          <w:trHeight w:val="170"/>
        </w:trPr>
        <w:tc>
          <w:tcPr>
            <w:tcW w:w="986" w:type="pct"/>
            <w:vAlign w:val="center"/>
          </w:tcPr>
          <w:p w:rsidRPr="00865BA7" w:rsidR="00965554" w:rsidP="00645C67" w:rsidRDefault="00965554" w14:paraId="6FE49B6B" w14:textId="77777777">
            <w:pPr>
              <w:spacing w:after="0" w:line="240" w:lineRule="auto"/>
              <w:jc w:val="left"/>
              <w:rPr>
                <w:rFonts w:cs="Calibri"/>
                <w:color w:val="000000"/>
                <w:sz w:val="20"/>
                <w:szCs w:val="20"/>
              </w:rPr>
            </w:pPr>
            <w:r>
              <w:rPr>
                <w:rFonts w:cs="Arial"/>
                <w:color w:val="000000"/>
                <w:sz w:val="20"/>
                <w:szCs w:val="20"/>
              </w:rPr>
              <w:t>Togo</w:t>
            </w:r>
          </w:p>
        </w:tc>
        <w:tc>
          <w:tcPr>
            <w:tcW w:w="457" w:type="pct"/>
            <w:vAlign w:val="center"/>
          </w:tcPr>
          <w:p w:rsidRPr="00F34B3E" w:rsidR="00965554" w:rsidP="00645C67" w:rsidRDefault="00965554" w14:paraId="302B5899" w14:textId="77777777">
            <w:pPr>
              <w:spacing w:after="0" w:line="240" w:lineRule="auto"/>
              <w:jc w:val="right"/>
              <w:rPr>
                <w:rFonts w:eastAsia="Times New Roman" w:cs="Calibri"/>
                <w:color w:val="000000"/>
                <w:sz w:val="20"/>
                <w:szCs w:val="20"/>
                <w:lang w:eastAsia="de-CH"/>
              </w:rPr>
            </w:pPr>
            <w:r>
              <w:rPr>
                <w:rFonts w:cs="Arial"/>
                <w:color w:val="000000"/>
                <w:sz w:val="20"/>
                <w:szCs w:val="20"/>
              </w:rPr>
              <w:t>2013-14</w:t>
            </w:r>
          </w:p>
        </w:tc>
        <w:tc>
          <w:tcPr>
            <w:tcW w:w="650" w:type="pct"/>
            <w:tcBorders>
              <w:right w:val="double" w:color="auto" w:sz="4" w:space="0"/>
            </w:tcBorders>
            <w:vAlign w:val="center"/>
          </w:tcPr>
          <w:p w:rsidRPr="00F34B3E" w:rsidR="00965554" w:rsidP="00645C67" w:rsidRDefault="00965554" w14:paraId="09F2C1D3" w14:textId="77777777">
            <w:pPr>
              <w:spacing w:after="0" w:line="240" w:lineRule="auto"/>
              <w:jc w:val="right"/>
              <w:rPr>
                <w:rFonts w:eastAsia="Times New Roman" w:cs="Calibri"/>
                <w:color w:val="000000"/>
                <w:sz w:val="20"/>
                <w:szCs w:val="20"/>
                <w:lang w:eastAsia="de-CH"/>
              </w:rPr>
            </w:pPr>
            <w:r>
              <w:rPr>
                <w:rFonts w:cs="Arial"/>
                <w:color w:val="000000"/>
                <w:sz w:val="20"/>
                <w:szCs w:val="20"/>
              </w:rPr>
              <w:t>2010</w:t>
            </w:r>
          </w:p>
        </w:tc>
        <w:tc>
          <w:tcPr>
            <w:tcW w:w="525" w:type="pct"/>
            <w:tcBorders>
              <w:left w:val="double" w:color="auto" w:sz="4" w:space="0"/>
            </w:tcBorders>
            <w:vAlign w:val="bottom"/>
          </w:tcPr>
          <w:p w:rsidRPr="009523F5" w:rsidR="00965554" w:rsidP="00645C67" w:rsidRDefault="00965554" w14:paraId="41025FC5" w14:textId="77777777">
            <w:pPr>
              <w:spacing w:after="0" w:line="240" w:lineRule="auto"/>
              <w:jc w:val="right"/>
              <w:rPr>
                <w:rFonts w:cs="Arial"/>
                <w:color w:val="000000"/>
                <w:sz w:val="20"/>
                <w:szCs w:val="20"/>
              </w:rPr>
            </w:pPr>
            <w:r w:rsidRPr="009523F5">
              <w:rPr>
                <w:rFonts w:cs="Arial"/>
                <w:color w:val="000000"/>
                <w:sz w:val="20"/>
                <w:szCs w:val="20"/>
              </w:rPr>
              <w:t>4.8</w:t>
            </w:r>
          </w:p>
        </w:tc>
        <w:tc>
          <w:tcPr>
            <w:tcW w:w="723" w:type="pct"/>
            <w:vAlign w:val="bottom"/>
          </w:tcPr>
          <w:p w:rsidRPr="009523F5" w:rsidR="00965554" w:rsidP="00645C67" w:rsidRDefault="00965554" w14:paraId="1320D12D" w14:textId="77777777">
            <w:pPr>
              <w:spacing w:after="0" w:line="240" w:lineRule="auto"/>
              <w:jc w:val="right"/>
              <w:rPr>
                <w:rFonts w:cs="Arial"/>
                <w:color w:val="000000"/>
                <w:sz w:val="20"/>
                <w:szCs w:val="20"/>
              </w:rPr>
            </w:pPr>
            <w:r w:rsidRPr="009523F5">
              <w:rPr>
                <w:rFonts w:cs="Arial"/>
                <w:color w:val="000000"/>
                <w:sz w:val="20"/>
                <w:szCs w:val="20"/>
              </w:rPr>
              <w:t>43.3</w:t>
            </w:r>
          </w:p>
        </w:tc>
        <w:tc>
          <w:tcPr>
            <w:tcW w:w="716" w:type="pct"/>
            <w:vAlign w:val="bottom"/>
          </w:tcPr>
          <w:p w:rsidRPr="009523F5" w:rsidR="00965554" w:rsidP="00645C67" w:rsidRDefault="00965554" w14:paraId="6D055F32" w14:textId="77777777">
            <w:pPr>
              <w:spacing w:after="0" w:line="240" w:lineRule="auto"/>
              <w:jc w:val="right"/>
              <w:rPr>
                <w:rFonts w:cs="Arial"/>
                <w:color w:val="000000"/>
                <w:sz w:val="20"/>
                <w:szCs w:val="20"/>
              </w:rPr>
            </w:pPr>
            <w:r w:rsidRPr="009523F5">
              <w:rPr>
                <w:rFonts w:cs="Arial"/>
                <w:color w:val="000000"/>
                <w:sz w:val="20"/>
                <w:szCs w:val="20"/>
              </w:rPr>
              <w:t>70.9</w:t>
            </w:r>
          </w:p>
        </w:tc>
        <w:tc>
          <w:tcPr>
            <w:tcW w:w="943" w:type="pct"/>
            <w:vAlign w:val="bottom"/>
          </w:tcPr>
          <w:p w:rsidRPr="009523F5" w:rsidR="00965554" w:rsidP="00645C67" w:rsidRDefault="00965554" w14:paraId="0221F5AF" w14:textId="77777777">
            <w:pPr>
              <w:spacing w:after="0" w:line="240" w:lineRule="auto"/>
              <w:jc w:val="right"/>
              <w:rPr>
                <w:rFonts w:cs="Arial"/>
                <w:color w:val="000000"/>
                <w:sz w:val="20"/>
                <w:szCs w:val="20"/>
              </w:rPr>
            </w:pPr>
            <w:r w:rsidRPr="009523F5">
              <w:rPr>
                <w:rFonts w:cs="Arial"/>
                <w:color w:val="000000"/>
                <w:sz w:val="20"/>
                <w:szCs w:val="20"/>
              </w:rPr>
              <w:t>76.6</w:t>
            </w:r>
          </w:p>
        </w:tc>
      </w:tr>
      <w:tr w:rsidRPr="009523F5" w:rsidR="00965554" w:rsidTr="00156745" w14:paraId="40764AC8" w14:textId="77777777">
        <w:trPr>
          <w:trHeight w:val="170"/>
        </w:trPr>
        <w:tc>
          <w:tcPr>
            <w:tcW w:w="986" w:type="pct"/>
            <w:vAlign w:val="center"/>
          </w:tcPr>
          <w:p w:rsidRPr="00865BA7" w:rsidR="00965554" w:rsidP="00645C67" w:rsidRDefault="00965554" w14:paraId="45C65E9C" w14:textId="77777777">
            <w:pPr>
              <w:spacing w:after="0" w:line="240" w:lineRule="auto"/>
              <w:jc w:val="left"/>
              <w:rPr>
                <w:rFonts w:cs="Calibri"/>
                <w:color w:val="000000"/>
                <w:sz w:val="20"/>
                <w:szCs w:val="20"/>
              </w:rPr>
            </w:pPr>
            <w:r>
              <w:rPr>
                <w:rFonts w:cs="Arial"/>
                <w:color w:val="000000"/>
                <w:sz w:val="20"/>
                <w:szCs w:val="20"/>
              </w:rPr>
              <w:t>Uganda</w:t>
            </w:r>
          </w:p>
        </w:tc>
        <w:tc>
          <w:tcPr>
            <w:tcW w:w="457" w:type="pct"/>
            <w:vAlign w:val="center"/>
          </w:tcPr>
          <w:p w:rsidRPr="00F34B3E" w:rsidR="00965554" w:rsidP="00645C67" w:rsidRDefault="00965554" w14:paraId="662853C5" w14:textId="77777777">
            <w:pPr>
              <w:spacing w:after="0" w:line="240" w:lineRule="auto"/>
              <w:jc w:val="right"/>
              <w:rPr>
                <w:rFonts w:eastAsia="Times New Roman" w:cs="Calibri"/>
                <w:color w:val="000000"/>
                <w:sz w:val="20"/>
                <w:szCs w:val="20"/>
                <w:lang w:eastAsia="de-CH"/>
              </w:rPr>
            </w:pPr>
            <w:r>
              <w:rPr>
                <w:rFonts w:cs="Arial"/>
                <w:color w:val="000000"/>
                <w:sz w:val="20"/>
                <w:szCs w:val="20"/>
              </w:rPr>
              <w:t>2016</w:t>
            </w:r>
          </w:p>
        </w:tc>
        <w:tc>
          <w:tcPr>
            <w:tcW w:w="650" w:type="pct"/>
            <w:tcBorders>
              <w:right w:val="double" w:color="auto" w:sz="4" w:space="0"/>
            </w:tcBorders>
            <w:vAlign w:val="center"/>
          </w:tcPr>
          <w:p w:rsidRPr="00F34B3E" w:rsidR="00965554" w:rsidP="00645C67" w:rsidRDefault="00965554" w14:paraId="3422A940" w14:textId="77777777">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525" w:type="pct"/>
            <w:tcBorders>
              <w:left w:val="double" w:color="auto" w:sz="4" w:space="0"/>
            </w:tcBorders>
            <w:vAlign w:val="bottom"/>
          </w:tcPr>
          <w:p w:rsidRPr="009523F5" w:rsidR="00965554" w:rsidP="00645C67" w:rsidRDefault="00965554" w14:paraId="30C3B951" w14:textId="77777777">
            <w:pPr>
              <w:spacing w:after="0" w:line="240" w:lineRule="auto"/>
              <w:jc w:val="right"/>
              <w:rPr>
                <w:rFonts w:cs="Arial"/>
                <w:color w:val="000000"/>
                <w:sz w:val="20"/>
                <w:szCs w:val="20"/>
              </w:rPr>
            </w:pPr>
            <w:r w:rsidRPr="009523F5">
              <w:rPr>
                <w:rFonts w:cs="Arial"/>
                <w:color w:val="000000"/>
                <w:sz w:val="20"/>
                <w:szCs w:val="20"/>
              </w:rPr>
              <w:t>1.4</w:t>
            </w:r>
          </w:p>
        </w:tc>
        <w:tc>
          <w:tcPr>
            <w:tcW w:w="723" w:type="pct"/>
            <w:vAlign w:val="bottom"/>
          </w:tcPr>
          <w:p w:rsidRPr="009523F5" w:rsidR="00965554" w:rsidP="00645C67" w:rsidRDefault="00965554" w14:paraId="5FA933B0" w14:textId="77777777">
            <w:pPr>
              <w:spacing w:after="0" w:line="240" w:lineRule="auto"/>
              <w:jc w:val="right"/>
              <w:rPr>
                <w:rFonts w:cs="Arial"/>
                <w:color w:val="000000"/>
                <w:sz w:val="20"/>
                <w:szCs w:val="20"/>
              </w:rPr>
            </w:pPr>
            <w:r w:rsidRPr="009523F5">
              <w:rPr>
                <w:rFonts w:cs="Arial"/>
                <w:color w:val="000000"/>
                <w:sz w:val="20"/>
                <w:szCs w:val="20"/>
              </w:rPr>
              <w:t>68.3</w:t>
            </w:r>
          </w:p>
        </w:tc>
        <w:tc>
          <w:tcPr>
            <w:tcW w:w="716" w:type="pct"/>
            <w:vAlign w:val="bottom"/>
          </w:tcPr>
          <w:p w:rsidRPr="009523F5" w:rsidR="00965554" w:rsidP="00645C67" w:rsidRDefault="00965554" w14:paraId="7930C9EA" w14:textId="77777777">
            <w:pPr>
              <w:spacing w:after="0" w:line="240" w:lineRule="auto"/>
              <w:jc w:val="right"/>
              <w:rPr>
                <w:rFonts w:cs="Arial"/>
                <w:color w:val="000000"/>
                <w:sz w:val="20"/>
                <w:szCs w:val="20"/>
              </w:rPr>
            </w:pPr>
            <w:r w:rsidRPr="009523F5">
              <w:rPr>
                <w:rFonts w:cs="Arial"/>
                <w:color w:val="000000"/>
                <w:sz w:val="20"/>
                <w:szCs w:val="20"/>
              </w:rPr>
              <w:t>76.2</w:t>
            </w:r>
          </w:p>
        </w:tc>
        <w:tc>
          <w:tcPr>
            <w:tcW w:w="943" w:type="pct"/>
            <w:vAlign w:val="bottom"/>
          </w:tcPr>
          <w:p w:rsidRPr="009523F5" w:rsidR="00965554" w:rsidP="00645C67" w:rsidRDefault="00965554" w14:paraId="5FBF142F" w14:textId="77777777">
            <w:pPr>
              <w:spacing w:after="0" w:line="240" w:lineRule="auto"/>
              <w:jc w:val="right"/>
              <w:rPr>
                <w:rFonts w:cs="Arial"/>
                <w:color w:val="000000"/>
                <w:sz w:val="20"/>
                <w:szCs w:val="20"/>
              </w:rPr>
            </w:pPr>
            <w:r w:rsidRPr="009523F5">
              <w:rPr>
                <w:rFonts w:cs="Arial"/>
                <w:color w:val="000000"/>
                <w:sz w:val="20"/>
                <w:szCs w:val="20"/>
              </w:rPr>
              <w:t>22.6</w:t>
            </w:r>
          </w:p>
        </w:tc>
      </w:tr>
      <w:tr w:rsidRPr="009523F5" w:rsidR="00965554" w:rsidTr="00156745" w14:paraId="4343C8A0" w14:textId="77777777">
        <w:trPr>
          <w:trHeight w:val="170"/>
        </w:trPr>
        <w:tc>
          <w:tcPr>
            <w:tcW w:w="986" w:type="pct"/>
            <w:vAlign w:val="center"/>
          </w:tcPr>
          <w:p w:rsidRPr="00865BA7" w:rsidR="00965554" w:rsidP="00645C67" w:rsidRDefault="00965554" w14:paraId="151FB03A" w14:textId="77777777">
            <w:pPr>
              <w:spacing w:after="0" w:line="240" w:lineRule="auto"/>
              <w:jc w:val="left"/>
              <w:rPr>
                <w:rFonts w:cs="Calibri"/>
                <w:color w:val="000000"/>
                <w:sz w:val="20"/>
                <w:szCs w:val="20"/>
              </w:rPr>
            </w:pPr>
            <w:r>
              <w:rPr>
                <w:rFonts w:cs="Arial"/>
                <w:color w:val="000000"/>
                <w:sz w:val="20"/>
                <w:szCs w:val="20"/>
              </w:rPr>
              <w:t>Zambia</w:t>
            </w:r>
          </w:p>
        </w:tc>
        <w:tc>
          <w:tcPr>
            <w:tcW w:w="457" w:type="pct"/>
            <w:vAlign w:val="center"/>
          </w:tcPr>
          <w:p w:rsidRPr="00F34B3E" w:rsidR="00965554" w:rsidP="00645C67" w:rsidRDefault="00965554" w14:paraId="7BB8652D" w14:textId="77777777">
            <w:pPr>
              <w:spacing w:after="0" w:line="240" w:lineRule="auto"/>
              <w:jc w:val="right"/>
              <w:rPr>
                <w:rFonts w:eastAsia="Times New Roman" w:cs="Calibri"/>
                <w:color w:val="000000"/>
                <w:sz w:val="20"/>
                <w:szCs w:val="20"/>
                <w:lang w:eastAsia="de-CH"/>
              </w:rPr>
            </w:pPr>
            <w:r>
              <w:rPr>
                <w:rFonts w:cs="Arial"/>
                <w:color w:val="000000"/>
                <w:sz w:val="20"/>
                <w:szCs w:val="20"/>
              </w:rPr>
              <w:t>2018</w:t>
            </w:r>
          </w:p>
        </w:tc>
        <w:tc>
          <w:tcPr>
            <w:tcW w:w="650" w:type="pct"/>
            <w:tcBorders>
              <w:right w:val="double" w:color="auto" w:sz="4" w:space="0"/>
            </w:tcBorders>
            <w:vAlign w:val="center"/>
          </w:tcPr>
          <w:p w:rsidRPr="00F34B3E" w:rsidR="00965554" w:rsidP="00645C67" w:rsidRDefault="00965554" w14:paraId="6C0E73D2"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965554" w:rsidP="00645C67" w:rsidRDefault="00965554" w14:paraId="017E1E87" w14:textId="77777777">
            <w:pPr>
              <w:spacing w:after="0" w:line="240" w:lineRule="auto"/>
              <w:jc w:val="right"/>
              <w:rPr>
                <w:rFonts w:cs="Arial"/>
                <w:color w:val="000000"/>
                <w:sz w:val="20"/>
                <w:szCs w:val="20"/>
              </w:rPr>
            </w:pPr>
            <w:r w:rsidRPr="009523F5">
              <w:rPr>
                <w:rFonts w:cs="Arial"/>
                <w:color w:val="000000"/>
                <w:sz w:val="20"/>
                <w:szCs w:val="20"/>
              </w:rPr>
              <w:t>2.2</w:t>
            </w:r>
          </w:p>
        </w:tc>
        <w:tc>
          <w:tcPr>
            <w:tcW w:w="723" w:type="pct"/>
            <w:vAlign w:val="bottom"/>
          </w:tcPr>
          <w:p w:rsidRPr="009523F5" w:rsidR="00965554" w:rsidP="00645C67" w:rsidRDefault="00965554" w14:paraId="5E65CF6C" w14:textId="77777777">
            <w:pPr>
              <w:spacing w:after="0" w:line="240" w:lineRule="auto"/>
              <w:jc w:val="right"/>
              <w:rPr>
                <w:rFonts w:cs="Arial"/>
                <w:color w:val="000000"/>
                <w:sz w:val="20"/>
                <w:szCs w:val="20"/>
              </w:rPr>
            </w:pPr>
            <w:r w:rsidRPr="009523F5">
              <w:rPr>
                <w:rFonts w:cs="Arial"/>
                <w:color w:val="000000"/>
                <w:sz w:val="20"/>
                <w:szCs w:val="20"/>
              </w:rPr>
              <w:t>63.2</w:t>
            </w:r>
          </w:p>
        </w:tc>
        <w:tc>
          <w:tcPr>
            <w:tcW w:w="716" w:type="pct"/>
            <w:vAlign w:val="bottom"/>
          </w:tcPr>
          <w:p w:rsidRPr="009523F5" w:rsidR="00965554" w:rsidP="00645C67" w:rsidRDefault="00965554" w14:paraId="02D34CCA" w14:textId="77777777">
            <w:pPr>
              <w:spacing w:after="0" w:line="240" w:lineRule="auto"/>
              <w:jc w:val="right"/>
              <w:rPr>
                <w:rFonts w:cs="Arial"/>
                <w:color w:val="000000"/>
                <w:sz w:val="20"/>
                <w:szCs w:val="20"/>
              </w:rPr>
            </w:pPr>
            <w:r w:rsidRPr="009523F5">
              <w:rPr>
                <w:rFonts w:cs="Arial"/>
                <w:color w:val="000000"/>
                <w:sz w:val="20"/>
                <w:szCs w:val="20"/>
              </w:rPr>
              <w:t>85.8</w:t>
            </w:r>
          </w:p>
        </w:tc>
        <w:tc>
          <w:tcPr>
            <w:tcW w:w="943" w:type="pct"/>
            <w:vAlign w:val="bottom"/>
          </w:tcPr>
          <w:p w:rsidRPr="009523F5" w:rsidR="00965554" w:rsidP="00645C67" w:rsidRDefault="00965554" w14:paraId="7F358532" w14:textId="77777777">
            <w:pPr>
              <w:spacing w:after="0" w:line="240" w:lineRule="auto"/>
              <w:jc w:val="right"/>
              <w:rPr>
                <w:rFonts w:cs="Arial"/>
                <w:color w:val="000000"/>
                <w:sz w:val="20"/>
                <w:szCs w:val="20"/>
              </w:rPr>
            </w:pPr>
            <w:r w:rsidRPr="009523F5">
              <w:rPr>
                <w:rFonts w:cs="Arial"/>
                <w:color w:val="000000"/>
                <w:sz w:val="20"/>
                <w:szCs w:val="20"/>
              </w:rPr>
              <w:t>64.0</w:t>
            </w:r>
          </w:p>
        </w:tc>
      </w:tr>
      <w:tr w:rsidRPr="009523F5" w:rsidR="00965554" w:rsidTr="00156745" w14:paraId="5A3950A5" w14:textId="77777777">
        <w:trPr>
          <w:trHeight w:val="170"/>
        </w:trPr>
        <w:tc>
          <w:tcPr>
            <w:tcW w:w="986" w:type="pct"/>
            <w:tcBorders>
              <w:bottom w:val="single" w:color="auto" w:sz="4" w:space="0"/>
            </w:tcBorders>
            <w:vAlign w:val="center"/>
          </w:tcPr>
          <w:p w:rsidRPr="00F34B3E" w:rsidR="00965554" w:rsidP="00645C67" w:rsidRDefault="00965554" w14:paraId="1A747D77" w14:textId="77777777">
            <w:pPr>
              <w:spacing w:after="0" w:line="240" w:lineRule="auto"/>
              <w:jc w:val="left"/>
              <w:rPr>
                <w:rFonts w:cs="Calibri"/>
                <w:color w:val="000000"/>
                <w:sz w:val="20"/>
                <w:szCs w:val="20"/>
              </w:rPr>
            </w:pPr>
            <w:r>
              <w:rPr>
                <w:rFonts w:cs="Arial"/>
                <w:color w:val="000000"/>
                <w:sz w:val="20"/>
                <w:szCs w:val="20"/>
              </w:rPr>
              <w:t>Zimbabwe</w:t>
            </w:r>
          </w:p>
        </w:tc>
        <w:tc>
          <w:tcPr>
            <w:tcW w:w="457" w:type="pct"/>
            <w:tcBorders>
              <w:bottom w:val="single" w:color="auto" w:sz="4" w:space="0"/>
            </w:tcBorders>
            <w:vAlign w:val="center"/>
          </w:tcPr>
          <w:p w:rsidRPr="00F34B3E" w:rsidR="00965554" w:rsidP="00645C67" w:rsidRDefault="00965554" w14:paraId="01FE01D2" w14:textId="77777777">
            <w:pPr>
              <w:spacing w:after="0" w:line="240" w:lineRule="auto"/>
              <w:jc w:val="right"/>
              <w:rPr>
                <w:rFonts w:eastAsia="Times New Roman" w:cs="Calibri"/>
                <w:color w:val="000000"/>
                <w:sz w:val="20"/>
                <w:szCs w:val="20"/>
                <w:lang w:eastAsia="de-CH"/>
              </w:rPr>
            </w:pPr>
            <w:r>
              <w:rPr>
                <w:rFonts w:cs="Arial"/>
                <w:color w:val="000000"/>
                <w:sz w:val="20"/>
                <w:szCs w:val="20"/>
              </w:rPr>
              <w:t>2015</w:t>
            </w:r>
          </w:p>
        </w:tc>
        <w:tc>
          <w:tcPr>
            <w:tcW w:w="650" w:type="pct"/>
            <w:tcBorders>
              <w:bottom w:val="single" w:color="auto" w:sz="4" w:space="0"/>
              <w:right w:val="double" w:color="auto" w:sz="4" w:space="0"/>
            </w:tcBorders>
            <w:vAlign w:val="center"/>
          </w:tcPr>
          <w:p w:rsidRPr="00F34B3E" w:rsidR="00965554" w:rsidP="00645C67" w:rsidRDefault="00965554" w14:paraId="089882A0" w14:textId="77777777">
            <w:pPr>
              <w:spacing w:after="0" w:line="240" w:lineRule="auto"/>
              <w:jc w:val="right"/>
              <w:rPr>
                <w:rFonts w:eastAsia="Times New Roman" w:cs="Calibri"/>
                <w:color w:val="000000"/>
                <w:sz w:val="20"/>
                <w:szCs w:val="20"/>
                <w:lang w:eastAsia="de-CH"/>
              </w:rPr>
            </w:pPr>
            <w:r>
              <w:rPr>
                <w:rFonts w:cs="Arial"/>
                <w:color w:val="000000"/>
                <w:sz w:val="20"/>
                <w:szCs w:val="20"/>
              </w:rPr>
              <w:t>2012</w:t>
            </w:r>
          </w:p>
        </w:tc>
        <w:tc>
          <w:tcPr>
            <w:tcW w:w="525" w:type="pct"/>
            <w:tcBorders>
              <w:left w:val="double" w:color="auto" w:sz="4" w:space="0"/>
              <w:bottom w:val="single" w:color="auto" w:sz="4" w:space="0"/>
            </w:tcBorders>
            <w:vAlign w:val="bottom"/>
          </w:tcPr>
          <w:p w:rsidRPr="009523F5" w:rsidR="00965554" w:rsidP="00645C67" w:rsidRDefault="00965554" w14:paraId="5DD7E37B" w14:textId="77777777">
            <w:pPr>
              <w:spacing w:after="0" w:line="240" w:lineRule="auto"/>
              <w:jc w:val="right"/>
              <w:rPr>
                <w:rFonts w:cs="Arial"/>
                <w:color w:val="000000"/>
                <w:sz w:val="20"/>
                <w:szCs w:val="20"/>
              </w:rPr>
            </w:pPr>
            <w:r w:rsidRPr="009523F5">
              <w:rPr>
                <w:rFonts w:cs="Arial"/>
                <w:color w:val="000000"/>
                <w:sz w:val="20"/>
                <w:szCs w:val="20"/>
              </w:rPr>
              <w:t>12.1</w:t>
            </w:r>
          </w:p>
        </w:tc>
        <w:tc>
          <w:tcPr>
            <w:tcW w:w="723" w:type="pct"/>
            <w:tcBorders>
              <w:bottom w:val="single" w:color="auto" w:sz="4" w:space="0"/>
            </w:tcBorders>
            <w:vAlign w:val="bottom"/>
          </w:tcPr>
          <w:p w:rsidRPr="009523F5" w:rsidR="00965554" w:rsidP="00645C67" w:rsidRDefault="00965554" w14:paraId="3E3ECEB9" w14:textId="77777777">
            <w:pPr>
              <w:spacing w:after="0" w:line="240" w:lineRule="auto"/>
              <w:jc w:val="right"/>
              <w:rPr>
                <w:rFonts w:cs="Arial"/>
                <w:color w:val="000000"/>
                <w:sz w:val="20"/>
                <w:szCs w:val="20"/>
              </w:rPr>
            </w:pPr>
            <w:r w:rsidRPr="009523F5">
              <w:rPr>
                <w:rFonts w:cs="Arial"/>
                <w:color w:val="000000"/>
                <w:sz w:val="20"/>
                <w:szCs w:val="20"/>
              </w:rPr>
              <w:t>54.9</w:t>
            </w:r>
          </w:p>
        </w:tc>
        <w:tc>
          <w:tcPr>
            <w:tcW w:w="716" w:type="pct"/>
            <w:tcBorders>
              <w:bottom w:val="single" w:color="auto" w:sz="4" w:space="0"/>
            </w:tcBorders>
            <w:vAlign w:val="bottom"/>
          </w:tcPr>
          <w:p w:rsidRPr="009523F5" w:rsidR="00965554" w:rsidP="00645C67" w:rsidRDefault="00965554" w14:paraId="0A8D7317" w14:textId="77777777">
            <w:pPr>
              <w:spacing w:after="0" w:line="240" w:lineRule="auto"/>
              <w:jc w:val="right"/>
              <w:rPr>
                <w:rFonts w:cs="Arial"/>
                <w:color w:val="000000"/>
                <w:sz w:val="20"/>
                <w:szCs w:val="20"/>
              </w:rPr>
            </w:pPr>
            <w:r w:rsidRPr="009523F5">
              <w:rPr>
                <w:rFonts w:cs="Arial"/>
                <w:color w:val="000000"/>
                <w:sz w:val="20"/>
                <w:szCs w:val="20"/>
              </w:rPr>
              <w:t>85.0</w:t>
            </w:r>
          </w:p>
        </w:tc>
        <w:tc>
          <w:tcPr>
            <w:tcW w:w="943" w:type="pct"/>
            <w:tcBorders>
              <w:bottom w:val="single" w:color="auto" w:sz="4" w:space="0"/>
            </w:tcBorders>
            <w:vAlign w:val="bottom"/>
          </w:tcPr>
          <w:p w:rsidRPr="009523F5" w:rsidR="00965554" w:rsidP="00645C67" w:rsidRDefault="00965554" w14:paraId="6F84F1B3" w14:textId="77777777">
            <w:pPr>
              <w:spacing w:after="0" w:line="240" w:lineRule="auto"/>
              <w:jc w:val="right"/>
              <w:rPr>
                <w:rFonts w:cs="Arial"/>
                <w:color w:val="000000"/>
                <w:sz w:val="20"/>
                <w:szCs w:val="20"/>
              </w:rPr>
            </w:pPr>
            <w:r w:rsidRPr="009523F5">
              <w:rPr>
                <w:rFonts w:cs="Arial"/>
                <w:color w:val="000000"/>
                <w:sz w:val="20"/>
                <w:szCs w:val="20"/>
              </w:rPr>
              <w:t>86.0</w:t>
            </w:r>
          </w:p>
        </w:tc>
      </w:tr>
    </w:tbl>
    <w:p w:rsidR="00965554" w:rsidP="00965554" w:rsidRDefault="00965554" w14:paraId="65AC9254" w14:textId="77777777">
      <w:pPr>
        <w:pStyle w:val="KeinLeerraum"/>
        <w:rPr>
          <w:sz w:val="20"/>
          <w:shd w:val="clear" w:color="auto" w:fill="FFFFFF"/>
          <w:lang w:val="en-US"/>
        </w:rPr>
      </w:pPr>
      <w:r w:rsidRPr="00E61C70">
        <w:rPr>
          <w:sz w:val="20"/>
          <w:shd w:val="clear" w:color="auto" w:fill="FFFFFF"/>
          <w:lang w:val="en-US"/>
        </w:rPr>
        <w:t xml:space="preserve">Note: DHS </w:t>
      </w:r>
      <w:r>
        <w:rPr>
          <w:sz w:val="20"/>
          <w:shd w:val="clear" w:color="auto" w:fill="FFFFFF"/>
          <w:lang w:val="en-US"/>
        </w:rPr>
        <w:t xml:space="preserve">country </w:t>
      </w:r>
      <w:r w:rsidRPr="00E61C70">
        <w:rPr>
          <w:sz w:val="20"/>
          <w:shd w:val="clear" w:color="auto" w:fill="FFFFFF"/>
          <w:lang w:val="en-US"/>
        </w:rPr>
        <w:t xml:space="preserve">average was calculated with </w:t>
      </w:r>
      <w:r>
        <w:rPr>
          <w:sz w:val="20"/>
          <w:shd w:val="clear" w:color="auto" w:fill="FFFFFF"/>
          <w:lang w:val="en-US"/>
        </w:rPr>
        <w:t xml:space="preserve">our </w:t>
      </w:r>
      <w:r w:rsidRPr="00E61C70">
        <w:rPr>
          <w:sz w:val="20"/>
          <w:shd w:val="clear" w:color="auto" w:fill="FFFFFF"/>
          <w:lang w:val="en-US"/>
        </w:rPr>
        <w:t>women sample for each country.</w:t>
      </w:r>
    </w:p>
    <w:p w:rsidR="004E60BF" w:rsidP="00965554" w:rsidRDefault="004E60BF" w14:paraId="764D9C39" w14:textId="77777777">
      <w:pPr>
        <w:pStyle w:val="KeinLeerraum"/>
        <w:rPr>
          <w:sz w:val="20"/>
          <w:shd w:val="clear" w:color="auto" w:fill="FFFFFF"/>
          <w:lang w:val="en-US"/>
        </w:rPr>
      </w:pPr>
    </w:p>
    <w:p w:rsidR="004E60BF" w:rsidP="00965554" w:rsidRDefault="004E60BF" w14:paraId="53ADFA8A" w14:textId="77777777">
      <w:pPr>
        <w:pStyle w:val="KeinLeerraum"/>
        <w:rPr>
          <w:sz w:val="20"/>
          <w:shd w:val="clear" w:color="auto" w:fill="FFFFFF"/>
          <w:lang w:val="en-US"/>
        </w:rPr>
      </w:pPr>
    </w:p>
    <w:bookmarkEnd w:id="8"/>
    <w:bookmarkEnd w:id="9"/>
    <w:p w:rsidR="002211C9" w:rsidP="002211C9" w:rsidRDefault="002211C9" w14:paraId="0A3FFB90" w14:textId="77777777">
      <w:pPr>
        <w:pStyle w:val="KeinLeerraum"/>
        <w:spacing w:after="120" w:line="360" w:lineRule="auto"/>
        <w:rPr>
          <w:lang w:val="en-US"/>
        </w:rPr>
      </w:pPr>
    </w:p>
    <w:p w:rsidRPr="000448D1" w:rsidR="004E60BF" w:rsidP="004E60BF" w:rsidRDefault="004E60BF" w14:paraId="0E91D688" w14:textId="77777777">
      <w:pPr>
        <w:pStyle w:val="KeinLeerraum"/>
        <w:spacing w:after="120" w:line="360" w:lineRule="auto"/>
        <w:rPr>
          <w:b/>
          <w:bCs/>
          <w:lang w:val="en-US"/>
        </w:rPr>
      </w:pPr>
      <w:r w:rsidRPr="000448D1">
        <w:rPr>
          <w:b/>
          <w:bCs/>
          <w:lang w:val="en-US"/>
        </w:rPr>
        <w:t>Census Data</w:t>
      </w:r>
    </w:p>
    <w:p w:rsidRPr="00491803" w:rsidR="004E60BF" w:rsidP="004E60BF" w:rsidRDefault="004E60BF" w14:paraId="0BDFCDCA" w14:textId="77777777">
      <w:pPr>
        <w:pStyle w:val="KeinLeerraum"/>
        <w:spacing w:after="120" w:line="360" w:lineRule="auto"/>
        <w:ind w:firstLine="284"/>
        <w:rPr>
          <w:lang w:val="en-US"/>
        </w:rPr>
      </w:pPr>
      <w:r>
        <w:rPr>
          <w:lang w:val="en-US"/>
        </w:rPr>
        <w:t>The most recent c</w:t>
      </w:r>
      <w:r w:rsidRPr="00F34B3E">
        <w:rPr>
          <w:lang w:val="en-US"/>
        </w:rPr>
        <w:t>ensus</w:t>
      </w:r>
      <w:r>
        <w:rPr>
          <w:lang w:val="en-US"/>
        </w:rPr>
        <w:t xml:space="preserve"> data</w:t>
      </w:r>
      <w:r w:rsidRPr="00F34B3E">
        <w:rPr>
          <w:lang w:val="en-US"/>
        </w:rPr>
        <w:t xml:space="preserve"> for </w:t>
      </w:r>
      <w:r>
        <w:rPr>
          <w:lang w:val="en-US"/>
        </w:rPr>
        <w:t xml:space="preserve">all available countries on the African continent from </w:t>
      </w:r>
      <w:r w:rsidRPr="00755746">
        <w:rPr>
          <w:lang w:val="en-US"/>
        </w:rPr>
        <w:t>the IPUMS</w:t>
      </w:r>
      <w:r>
        <w:rPr>
          <w:lang w:val="en-US"/>
        </w:rPr>
        <w:t xml:space="preserve"> </w:t>
      </w:r>
      <w:r w:rsidRPr="00755746">
        <w:rPr>
          <w:lang w:val="en-US"/>
        </w:rPr>
        <w:t xml:space="preserve">international </w:t>
      </w:r>
      <w:r>
        <w:rPr>
          <w:lang w:val="en-US"/>
        </w:rPr>
        <w:t xml:space="preserve">platform (IPUMS, 2021) were used, which also had available DHS data. We made sure that the most recent year was also the closest </w:t>
      </w:r>
      <w:proofErr w:type="gramStart"/>
      <w:r>
        <w:rPr>
          <w:lang w:val="en-US"/>
        </w:rPr>
        <w:t>available year</w:t>
      </w:r>
      <w:proofErr w:type="gramEnd"/>
      <w:r>
        <w:rPr>
          <w:lang w:val="en-US"/>
        </w:rPr>
        <w:t xml:space="preserve"> to the DHS data. </w:t>
      </w:r>
      <w:proofErr w:type="gramStart"/>
      <w:r>
        <w:rPr>
          <w:lang w:val="en-US"/>
        </w:rPr>
        <w:t>Similar to</w:t>
      </w:r>
      <w:proofErr w:type="gramEnd"/>
      <w:r>
        <w:rPr>
          <w:lang w:val="en-US"/>
        </w:rPr>
        <w:t xml:space="preserve"> the DHS data, we excluded from each country sample</w:t>
      </w:r>
      <w:r w:rsidRPr="00491803">
        <w:rPr>
          <w:lang w:val="en-US"/>
        </w:rPr>
        <w:t xml:space="preserve">: (1) </w:t>
      </w:r>
      <w:r>
        <w:rPr>
          <w:lang w:val="en-US"/>
        </w:rPr>
        <w:t>all males, (2</w:t>
      </w:r>
      <w:r w:rsidRPr="00491803">
        <w:rPr>
          <w:lang w:val="en-US"/>
        </w:rPr>
        <w:t>) all observations younger than 15 y</w:t>
      </w:r>
      <w:r>
        <w:rPr>
          <w:lang w:val="en-US"/>
        </w:rPr>
        <w:t xml:space="preserve">ears and older than 49 years. </w:t>
      </w:r>
      <w:r w:rsidRPr="00491803">
        <w:rPr>
          <w:lang w:val="en-US"/>
        </w:rPr>
        <w:t xml:space="preserve">In total, the datasets consist of </w:t>
      </w:r>
      <w:r>
        <w:rPr>
          <w:lang w:val="en-US"/>
        </w:rPr>
        <w:t>over 10 million</w:t>
      </w:r>
      <w:r w:rsidRPr="00491803">
        <w:rPr>
          <w:lang w:val="en-US"/>
        </w:rPr>
        <w:t xml:space="preserve"> observations</w:t>
      </w:r>
      <w:r>
        <w:rPr>
          <w:lang w:val="en-US"/>
        </w:rPr>
        <w:t xml:space="preserve"> </w:t>
      </w:r>
      <w:r w:rsidRPr="00491803">
        <w:rPr>
          <w:lang w:val="en-US"/>
        </w:rPr>
        <w:t xml:space="preserve">from </w:t>
      </w:r>
      <w:r>
        <w:rPr>
          <w:lang w:val="en-US"/>
        </w:rPr>
        <w:t>18</w:t>
      </w:r>
      <w:r w:rsidRPr="00491803">
        <w:rPr>
          <w:lang w:val="en-US"/>
        </w:rPr>
        <w:t xml:space="preserve"> countries</w:t>
      </w:r>
      <w:r>
        <w:rPr>
          <w:lang w:val="en-US"/>
        </w:rPr>
        <w:t xml:space="preserve"> (see Table 1).</w:t>
      </w:r>
      <w:r w:rsidRPr="00491803">
        <w:rPr>
          <w:lang w:val="en-US"/>
        </w:rPr>
        <w:t xml:space="preserve"> </w:t>
      </w:r>
      <w:r>
        <w:rPr>
          <w:lang w:val="en-US"/>
        </w:rPr>
        <w:t xml:space="preserve">Survey years range from 2005 for Cameroon up to 2013 for Benin. </w:t>
      </w:r>
    </w:p>
    <w:p w:rsidR="004E60BF" w:rsidP="004E60BF" w:rsidRDefault="004E60BF" w14:paraId="23E68292" w14:textId="77777777">
      <w:pPr>
        <w:pStyle w:val="KeinLeerraum"/>
        <w:spacing w:after="120" w:line="360" w:lineRule="auto"/>
        <w:ind w:firstLine="284"/>
        <w:rPr>
          <w:lang w:val="en-US"/>
        </w:rPr>
      </w:pPr>
      <w:r>
        <w:rPr>
          <w:lang w:val="en-US"/>
        </w:rPr>
        <w:t>The IPUMS census data</w:t>
      </w:r>
      <w:r w:rsidRPr="00847AB0">
        <w:rPr>
          <w:lang w:val="en-US"/>
        </w:rPr>
        <w:t xml:space="preserve"> </w:t>
      </w:r>
      <w:r w:rsidRPr="00F34B3E">
        <w:rPr>
          <w:lang w:val="en-US"/>
        </w:rPr>
        <w:t>contains various socio-demographic variables</w:t>
      </w:r>
      <w:r>
        <w:rPr>
          <w:lang w:val="en-US"/>
        </w:rPr>
        <w:t>,</w:t>
      </w:r>
      <w:r w:rsidRPr="00F34B3E">
        <w:rPr>
          <w:lang w:val="en-US"/>
        </w:rPr>
        <w:t xml:space="preserve"> but none </w:t>
      </w:r>
      <w:r>
        <w:rPr>
          <w:lang w:val="en-US"/>
        </w:rPr>
        <w:t>on</w:t>
      </w:r>
      <w:r w:rsidRPr="00F34B3E">
        <w:rPr>
          <w:lang w:val="en-US"/>
        </w:rPr>
        <w:t xml:space="preserve"> health, such as health insurance or health services</w:t>
      </w:r>
      <w:r>
        <w:rPr>
          <w:lang w:val="en-US"/>
        </w:rPr>
        <w:t xml:space="preserve"> usage. </w:t>
      </w:r>
      <w:r w:rsidRPr="00706617">
        <w:rPr>
          <w:lang w:val="en-US"/>
        </w:rPr>
        <w:t>It also has</w:t>
      </w:r>
      <w:r>
        <w:rPr>
          <w:lang w:val="en-US"/>
        </w:rPr>
        <w:t xml:space="preserve"> far</w:t>
      </w:r>
      <w:r w:rsidRPr="00706617">
        <w:rPr>
          <w:lang w:val="en-US"/>
        </w:rPr>
        <w:t xml:space="preserve"> fewer covariates than the DHS.</w:t>
      </w:r>
      <w:r>
        <w:rPr>
          <w:lang w:val="en-US"/>
        </w:rPr>
        <w:t xml:space="preserve"> </w:t>
      </w:r>
      <w:proofErr w:type="gramStart"/>
      <w:r>
        <w:rPr>
          <w:lang w:val="en-US"/>
        </w:rPr>
        <w:t>In order to</w:t>
      </w:r>
      <w:proofErr w:type="gramEnd"/>
      <w:r>
        <w:rPr>
          <w:lang w:val="en-US"/>
        </w:rPr>
        <w:t xml:space="preserve"> use the insights from the DHS health outcomes for the census data, we only included variables in the census data that were also available in the DHS data. </w:t>
      </w:r>
      <w:proofErr w:type="gramStart"/>
      <w:r>
        <w:rPr>
          <w:lang w:val="en-US"/>
        </w:rPr>
        <w:t>In particular, we</w:t>
      </w:r>
      <w:proofErr w:type="gramEnd"/>
      <w:r>
        <w:rPr>
          <w:lang w:val="en-US"/>
        </w:rPr>
        <w:t xml:space="preserve"> only used the following nine covariates (see also approach 3. in the DHS data subsection):</w:t>
      </w:r>
      <w:r w:rsidRPr="00185486">
        <w:rPr>
          <w:lang w:val="en-US"/>
        </w:rPr>
        <w:t xml:space="preserve"> </w:t>
      </w:r>
      <w:r>
        <w:rPr>
          <w:lang w:val="en-US"/>
        </w:rPr>
        <w:t>woman</w:t>
      </w:r>
      <w:r w:rsidRPr="00185486">
        <w:rPr>
          <w:lang w:val="en-US"/>
        </w:rPr>
        <w:t xml:space="preserve"> is married (binary), age (categories, 15-</w:t>
      </w:r>
      <w:r>
        <w:rPr>
          <w:lang w:val="en-US"/>
        </w:rPr>
        <w:t>4</w:t>
      </w:r>
      <w:r w:rsidRPr="00185486">
        <w:rPr>
          <w:lang w:val="en-US"/>
        </w:rPr>
        <w:t xml:space="preserve">9), education (categories: no, primary, secondary, tertiary), </w:t>
      </w:r>
      <w:r>
        <w:rPr>
          <w:lang w:val="en-US"/>
        </w:rPr>
        <w:t>woman</w:t>
      </w:r>
      <w:r w:rsidRPr="00185486">
        <w:rPr>
          <w:lang w:val="en-US"/>
        </w:rPr>
        <w:t xml:space="preserve"> is working (binary), location is rural (binary), household has children (binary), electricity (binary), toilet (binary)</w:t>
      </w:r>
      <w:r>
        <w:rPr>
          <w:lang w:val="en-US"/>
        </w:rPr>
        <w:t>, region (categories).</w:t>
      </w:r>
    </w:p>
    <w:p w:rsidR="004E60BF" w:rsidP="002211C9" w:rsidRDefault="004E60BF" w14:paraId="14E83532" w14:textId="77777777">
      <w:pPr>
        <w:pStyle w:val="KeinLeerraum"/>
        <w:spacing w:after="120" w:line="360" w:lineRule="auto"/>
        <w:rPr>
          <w:lang w:val="en-US"/>
        </w:rPr>
      </w:pPr>
    </w:p>
    <w:p w:rsidRPr="00F34B3E" w:rsidR="002211C9" w:rsidP="002211C9" w:rsidRDefault="002211C9" w14:paraId="53A27451" w14:textId="77777777">
      <w:pPr>
        <w:pStyle w:val="berschrift1"/>
        <w:numPr>
          <w:ilvl w:val="0"/>
          <w:numId w:val="4"/>
        </w:numPr>
        <w:rPr>
          <w:rFonts w:cs="Times New Roman"/>
          <w:color w:val="auto"/>
          <w:shd w:val="clear" w:color="auto" w:fill="FFFFFF"/>
          <w:lang w:val="en-US"/>
        </w:rPr>
      </w:pPr>
      <w:r w:rsidRPr="00F34B3E">
        <w:rPr>
          <w:rFonts w:cs="Times New Roman"/>
          <w:color w:val="auto"/>
          <w:shd w:val="clear" w:color="auto" w:fill="FFFFFF"/>
          <w:lang w:val="en-US"/>
        </w:rPr>
        <w:t>Methodological approach</w:t>
      </w:r>
    </w:p>
    <w:p w:rsidRPr="0069709F" w:rsidR="0069709F" w:rsidP="0069709F" w:rsidRDefault="002211C9" w14:paraId="337D2A54" w14:textId="7F73A784">
      <w:pPr>
        <w:spacing w:after="120" w:line="360" w:lineRule="auto"/>
        <w:ind w:firstLine="284"/>
        <w:rPr>
          <w:rFonts w:cs="Times New Roman"/>
          <w:lang w:val="en-US"/>
        </w:rPr>
      </w:pPr>
      <w:r>
        <w:rPr>
          <w:lang w:val="en-US"/>
        </w:rPr>
        <w:t xml:space="preserve">The main </w:t>
      </w:r>
      <w:r w:rsidR="00D345A7">
        <w:rPr>
          <w:lang w:val="en-US"/>
        </w:rPr>
        <w:t xml:space="preserve">objective of this paper is to </w:t>
      </w:r>
      <w:r>
        <w:rPr>
          <w:lang w:val="en-US"/>
        </w:rPr>
        <w:t xml:space="preserve">improve the </w:t>
      </w:r>
      <w:r w:rsidRPr="009523F5">
        <w:rPr>
          <w:lang w:val="en-US"/>
        </w:rPr>
        <w:t>predict</w:t>
      </w:r>
      <w:r>
        <w:rPr>
          <w:lang w:val="en-US"/>
        </w:rPr>
        <w:t>ion of</w:t>
      </w:r>
      <w:r w:rsidRPr="009523F5">
        <w:rPr>
          <w:lang w:val="en-US"/>
        </w:rPr>
        <w:t xml:space="preserve"> health insurance coverage and the use of basic health services</w:t>
      </w:r>
      <w:r w:rsidR="00581317">
        <w:rPr>
          <w:lang w:val="en-US"/>
        </w:rPr>
        <w:t>,</w:t>
      </w:r>
      <w:r w:rsidR="00D345A7">
        <w:rPr>
          <w:lang w:val="en-US"/>
        </w:rPr>
        <w:t xml:space="preserve"> </w:t>
      </w:r>
      <w:proofErr w:type="gramStart"/>
      <w:r w:rsidR="00053088">
        <w:rPr>
          <w:lang w:val="en-US"/>
        </w:rPr>
        <w:t>and</w:t>
      </w:r>
      <w:r w:rsidR="00581317">
        <w:rPr>
          <w:lang w:val="en-US"/>
        </w:rPr>
        <w:t>,</w:t>
      </w:r>
      <w:proofErr w:type="gramEnd"/>
      <w:r w:rsidR="00581317">
        <w:rPr>
          <w:lang w:val="en-US"/>
        </w:rPr>
        <w:t xml:space="preserve"> thus</w:t>
      </w:r>
      <w:r w:rsidR="00053088">
        <w:rPr>
          <w:lang w:val="en-US"/>
        </w:rPr>
        <w:t xml:space="preserve"> the potential targeting of people</w:t>
      </w:r>
      <w:r w:rsidR="00581317">
        <w:rPr>
          <w:lang w:val="en-US"/>
        </w:rPr>
        <w:t>,</w:t>
      </w:r>
      <w:r w:rsidR="00053088">
        <w:rPr>
          <w:lang w:val="en-US"/>
        </w:rPr>
        <w:t xml:space="preserve"> </w:t>
      </w:r>
      <w:r w:rsidR="00D345A7">
        <w:rPr>
          <w:lang w:val="en-US"/>
        </w:rPr>
        <w:t xml:space="preserve">by exploring the potential of supervised </w:t>
      </w:r>
      <w:r w:rsidR="00790009">
        <w:rPr>
          <w:lang w:val="en-US"/>
        </w:rPr>
        <w:t>ML</w:t>
      </w:r>
      <w:r w:rsidR="00D345A7">
        <w:rPr>
          <w:lang w:val="en-US"/>
        </w:rPr>
        <w:t xml:space="preserve"> models.</w:t>
      </w:r>
      <w:r w:rsidR="00790009">
        <w:rPr>
          <w:lang w:val="en-US"/>
        </w:rPr>
        <w:t xml:space="preserve"> </w:t>
      </w:r>
      <w:r w:rsidR="00581317">
        <w:rPr>
          <w:lang w:val="en-US"/>
        </w:rPr>
        <w:t xml:space="preserve">As a first step, we </w:t>
      </w:r>
      <w:r w:rsidR="00790009">
        <w:rPr>
          <w:lang w:val="en-US"/>
        </w:rPr>
        <w:t xml:space="preserve">will explore how ML models </w:t>
      </w:r>
      <w:r w:rsidR="00790009">
        <w:t xml:space="preserve">enhance the prediction of health insurance coverage and take-up of the three health services compared to the classical economic approach. </w:t>
      </w:r>
      <w:r w:rsidRPr="00790009" w:rsidR="00790009">
        <w:t>Accurate</w:t>
      </w:r>
      <w:r w:rsidR="00581317">
        <w:t>ly</w:t>
      </w:r>
      <w:r w:rsidRPr="00790009" w:rsidR="00790009">
        <w:t xml:space="preserve"> predict</w:t>
      </w:r>
      <w:r w:rsidR="00581317">
        <w:t>ing</w:t>
      </w:r>
      <w:r w:rsidRPr="00790009" w:rsidR="00790009">
        <w:t xml:space="preserve"> health insurance coverage and </w:t>
      </w:r>
      <w:r w:rsidR="00790009">
        <w:t xml:space="preserve">take-up of </w:t>
      </w:r>
      <w:r w:rsidRPr="00790009" w:rsidR="00790009">
        <w:t xml:space="preserve">healthcare is </w:t>
      </w:r>
      <w:r w:rsidR="00581317">
        <w:t>critical</w:t>
      </w:r>
      <w:r w:rsidRPr="00790009" w:rsidR="00790009">
        <w:t xml:space="preserve"> for informing policy decisions in </w:t>
      </w:r>
      <w:r w:rsidR="00581317">
        <w:t>SSA</w:t>
      </w:r>
      <w:r w:rsidRPr="00790009" w:rsidR="00790009">
        <w:t>, where disparities in access remain significant</w:t>
      </w:r>
      <w:r w:rsidR="00790009">
        <w:t xml:space="preserve">. In a second step, we explore the </w:t>
      </w:r>
      <w:r w:rsidR="008B2A04">
        <w:t xml:space="preserve">potential </w:t>
      </w:r>
      <w:r w:rsidR="00581317">
        <w:t xml:space="preserve">of </w:t>
      </w:r>
      <w:r w:rsidRPr="00011FF8" w:rsidR="008B2A04">
        <w:rPr>
          <w:rFonts w:cs="Times New Roman"/>
          <w:lang w:val="en-US"/>
        </w:rPr>
        <w:t>out-of-sample predictions</w:t>
      </w:r>
      <w:r w:rsidR="008B2A04">
        <w:rPr>
          <w:rFonts w:cs="Times New Roman"/>
          <w:lang w:val="en-US"/>
        </w:rPr>
        <w:t xml:space="preserve"> with the ML models to gain</w:t>
      </w:r>
      <w:r w:rsidRPr="00011FF8" w:rsidR="008B2A04">
        <w:rPr>
          <w:rFonts w:cs="Times New Roman"/>
          <w:lang w:val="en-US"/>
        </w:rPr>
        <w:t xml:space="preserve"> insight</w:t>
      </w:r>
      <w:r w:rsidR="00581317">
        <w:rPr>
          <w:rFonts w:cs="Times New Roman"/>
          <w:lang w:val="en-US"/>
        </w:rPr>
        <w:t xml:space="preserve"> into</w:t>
      </w:r>
      <w:r w:rsidR="008B2A04">
        <w:rPr>
          <w:rFonts w:cs="Times New Roman"/>
          <w:lang w:val="en-US"/>
        </w:rPr>
        <w:t xml:space="preserve"> small-scale predictions that are representative</w:t>
      </w:r>
      <w:r w:rsidRPr="00011FF8" w:rsidR="008B2A04">
        <w:rPr>
          <w:rFonts w:cs="Times New Roman"/>
          <w:lang w:val="en-US"/>
        </w:rPr>
        <w:t xml:space="preserve"> </w:t>
      </w:r>
      <w:r w:rsidR="00581317">
        <w:rPr>
          <w:rFonts w:cs="Times New Roman"/>
          <w:lang w:val="en-US"/>
        </w:rPr>
        <w:t>of</w:t>
      </w:r>
      <w:r w:rsidRPr="00011FF8" w:rsidR="008B2A04">
        <w:rPr>
          <w:rFonts w:cs="Times New Roman"/>
          <w:lang w:val="en-US"/>
        </w:rPr>
        <w:t xml:space="preserve"> </w:t>
      </w:r>
      <w:r w:rsidR="008B2A04">
        <w:rPr>
          <w:rFonts w:cs="Times New Roman"/>
          <w:lang w:val="en-US"/>
        </w:rPr>
        <w:t xml:space="preserve">the </w:t>
      </w:r>
      <w:r w:rsidR="00581317">
        <w:rPr>
          <w:rFonts w:cs="Times New Roman"/>
          <w:lang w:val="en-US"/>
        </w:rPr>
        <w:t>entire</w:t>
      </w:r>
      <w:r w:rsidRPr="00011FF8" w:rsidR="008B2A04">
        <w:rPr>
          <w:rFonts w:cs="Times New Roman"/>
          <w:lang w:val="en-US"/>
        </w:rPr>
        <w:t xml:space="preserve"> population</w:t>
      </w:r>
      <w:r w:rsidR="00581317">
        <w:rPr>
          <w:rFonts w:cs="Times New Roman"/>
          <w:lang w:val="en-US"/>
        </w:rPr>
        <w:t xml:space="preserve"> at the lowest administrative level</w:t>
      </w:r>
      <w:r w:rsidRPr="00011FF8" w:rsidR="008B2A04">
        <w:rPr>
          <w:rFonts w:cs="Times New Roman"/>
          <w:lang w:val="en-US"/>
        </w:rPr>
        <w:t xml:space="preserve">. </w:t>
      </w:r>
      <w:r w:rsidR="0069709F">
        <w:rPr>
          <w:rFonts w:cs="Times New Roman"/>
          <w:lang w:val="en-US"/>
        </w:rPr>
        <w:t xml:space="preserve">The following subsections will discuss the methods we used to address </w:t>
      </w:r>
      <w:r w:rsidR="00581317">
        <w:rPr>
          <w:rFonts w:cs="Times New Roman"/>
          <w:lang w:val="en-US"/>
        </w:rPr>
        <w:t>both</w:t>
      </w:r>
      <w:r w:rsidR="0069709F">
        <w:rPr>
          <w:rFonts w:cs="Times New Roman"/>
          <w:lang w:val="en-US"/>
        </w:rPr>
        <w:t xml:space="preserve"> steps.</w:t>
      </w:r>
    </w:p>
    <w:p w:rsidRPr="003B5544" w:rsidR="003B5544" w:rsidP="003B5544" w:rsidRDefault="0069709F" w14:paraId="72F32477" w14:textId="29DE7FFA">
      <w:pPr>
        <w:pStyle w:val="berschrift2"/>
        <w:numPr>
          <w:ilvl w:val="1"/>
          <w:numId w:val="4"/>
        </w:numPr>
        <w:rPr>
          <w:rFonts w:ascii="Garamond" w:hAnsi="Garamond"/>
          <w:color w:val="auto"/>
          <w:lang w:val="en-US"/>
        </w:rPr>
      </w:pPr>
      <w:r>
        <w:rPr>
          <w:rFonts w:ascii="Garamond" w:hAnsi="Garamond"/>
          <w:color w:val="auto"/>
          <w:lang w:val="en-US"/>
        </w:rPr>
        <w:t>Machine learning models for improved predictions</w:t>
      </w:r>
    </w:p>
    <w:p w:rsidR="00286F90" w:rsidP="66D1B340" w:rsidRDefault="003B5544" w14:paraId="060B1A2F" w14:textId="77777777">
      <w:pPr>
        <w:spacing w:after="120" w:line="360" w:lineRule="auto"/>
        <w:ind w:firstLine="284"/>
      </w:pPr>
      <w:r w:rsidRPr="00294B09">
        <w:rPr>
          <w:lang w:val="en-US"/>
        </w:rPr>
        <w:t xml:space="preserve">Many studies have </w:t>
      </w:r>
      <w:r>
        <w:rPr>
          <w:lang w:val="en-US"/>
        </w:rPr>
        <w:t>studied the</w:t>
      </w:r>
      <w:r w:rsidRPr="00294B09">
        <w:rPr>
          <w:lang w:val="en-US"/>
        </w:rPr>
        <w:t xml:space="preserve"> </w:t>
      </w:r>
      <w:r>
        <w:rPr>
          <w:lang w:val="en-US"/>
        </w:rPr>
        <w:t xml:space="preserve">correlates </w:t>
      </w:r>
      <w:r w:rsidRPr="00294B09">
        <w:rPr>
          <w:lang w:val="en-US"/>
        </w:rPr>
        <w:t>of health insurance coverage</w:t>
      </w:r>
      <w:r>
        <w:rPr>
          <w:lang w:val="en-US"/>
        </w:rPr>
        <w:t xml:space="preserve"> </w:t>
      </w:r>
      <w:r w:rsidRPr="00294B09">
        <w:rPr>
          <w:lang w:val="en-US"/>
        </w:rPr>
        <w:t>(e.g., Osei Afriyie et al</w:t>
      </w:r>
      <w:r w:rsidRPr="3F176EE4" w:rsidR="000A1452">
        <w:rPr>
          <w:lang w:val="en-US"/>
        </w:rPr>
        <w:t>.</w:t>
      </w:r>
      <w:r w:rsidRPr="00294B09">
        <w:rPr>
          <w:lang w:val="en-US"/>
        </w:rPr>
        <w:t>, 2022; Salari et al., 2019; Amu et al.</w:t>
      </w:r>
      <w:r w:rsidR="00A13EAC">
        <w:rPr>
          <w:lang w:val="en-US"/>
        </w:rPr>
        <w:t>,</w:t>
      </w:r>
      <w:r w:rsidRPr="00294B09">
        <w:rPr>
          <w:lang w:val="en-US"/>
        </w:rPr>
        <w:t xml:space="preserve"> 2018) </w:t>
      </w:r>
      <w:r>
        <w:rPr>
          <w:lang w:val="en-US"/>
        </w:rPr>
        <w:t xml:space="preserve">and take-up of health services (e.g., </w:t>
      </w:r>
      <w:r w:rsidRPr="00294B09">
        <w:rPr>
          <w:lang w:val="en-US"/>
        </w:rPr>
        <w:t xml:space="preserve">Mensah et al., 2010; Hanson </w:t>
      </w:r>
      <w:r w:rsidR="004F72E8">
        <w:rPr>
          <w:lang w:val="en-US"/>
        </w:rPr>
        <w:t>e</w:t>
      </w:r>
      <w:r w:rsidRPr="00294B09">
        <w:rPr>
          <w:lang w:val="en-US"/>
        </w:rPr>
        <w:t xml:space="preserve">t al., 2017; Owoo and </w:t>
      </w:r>
      <w:proofErr w:type="spellStart"/>
      <w:r w:rsidRPr="00294B09">
        <w:rPr>
          <w:lang w:val="en-US"/>
        </w:rPr>
        <w:t>Lambon-Quayefio</w:t>
      </w:r>
      <w:proofErr w:type="spellEnd"/>
      <w:r w:rsidRPr="00294B09">
        <w:rPr>
          <w:lang w:val="en-US"/>
        </w:rPr>
        <w:t xml:space="preserve">, 2013; Browne et al., 2016; </w:t>
      </w:r>
      <w:proofErr w:type="spellStart"/>
      <w:r w:rsidRPr="00294B09">
        <w:rPr>
          <w:lang w:val="en-US"/>
        </w:rPr>
        <w:t>Brugiavini</w:t>
      </w:r>
      <w:proofErr w:type="spellEnd"/>
      <w:r w:rsidRPr="00294B09">
        <w:rPr>
          <w:lang w:val="en-US"/>
        </w:rPr>
        <w:t xml:space="preserve"> and Pace, 2016; Wang et al., 2017</w:t>
      </w:r>
      <w:r>
        <w:rPr>
          <w:lang w:val="en-US"/>
        </w:rPr>
        <w:t xml:space="preserve">) </w:t>
      </w:r>
      <w:r w:rsidRPr="00294B09">
        <w:rPr>
          <w:lang w:val="en-US"/>
        </w:rPr>
        <w:t xml:space="preserve">in LMICs. </w:t>
      </w:r>
      <w:r>
        <w:rPr>
          <w:lang w:val="en-US"/>
        </w:rPr>
        <w:t xml:space="preserve">The classical approach </w:t>
      </w:r>
      <w:r w:rsidR="00FF5F14">
        <w:rPr>
          <w:lang w:val="en-US"/>
        </w:rPr>
        <w:t xml:space="preserve">typically </w:t>
      </w:r>
      <w:proofErr w:type="gramStart"/>
      <w:r w:rsidR="00FF5F14">
        <w:rPr>
          <w:lang w:val="en-US"/>
        </w:rPr>
        <w:t>applies</w:t>
      </w:r>
      <w:proofErr w:type="gramEnd"/>
      <w:r w:rsidR="00FF5F14">
        <w:rPr>
          <w:lang w:val="en-US"/>
        </w:rPr>
        <w:t xml:space="preserve"> </w:t>
      </w:r>
      <w:r w:rsidR="002E2612">
        <w:rPr>
          <w:lang w:val="en-US"/>
        </w:rPr>
        <w:t>a</w:t>
      </w:r>
      <w:r>
        <w:rPr>
          <w:lang w:val="en-US"/>
        </w:rPr>
        <w:t xml:space="preserve"> </w:t>
      </w:r>
      <w:r w:rsidRPr="004503B0">
        <w:rPr>
          <w:lang w:val="en-US"/>
        </w:rPr>
        <w:t>logistic regression model</w:t>
      </w:r>
      <w:r>
        <w:rPr>
          <w:lang w:val="en-US"/>
        </w:rPr>
        <w:t xml:space="preserve"> on DHS data </w:t>
      </w:r>
      <w:r w:rsidR="00FF5F14">
        <w:rPr>
          <w:lang w:val="en-US"/>
        </w:rPr>
        <w:t xml:space="preserve">using </w:t>
      </w:r>
      <w:r>
        <w:rPr>
          <w:lang w:val="en-US"/>
        </w:rPr>
        <w:t>a few</w:t>
      </w:r>
      <w:r w:rsidR="00FE437A">
        <w:rPr>
          <w:lang w:val="en-US"/>
        </w:rPr>
        <w:t xml:space="preserve"> </w:t>
      </w:r>
      <w:r w:rsidR="002E2612">
        <w:rPr>
          <w:lang w:val="en-US"/>
        </w:rPr>
        <w:t>socio-economic variables</w:t>
      </w:r>
      <w:r w:rsidR="0014448D">
        <w:rPr>
          <w:lang w:val="en-US"/>
        </w:rPr>
        <w:t xml:space="preserve"> as predictors</w:t>
      </w:r>
      <w:r w:rsidR="002E2612">
        <w:rPr>
          <w:lang w:val="en-US"/>
        </w:rPr>
        <w:t>. In this paper</w:t>
      </w:r>
      <w:r w:rsidR="00FE437A">
        <w:rPr>
          <w:lang w:val="en-US"/>
        </w:rPr>
        <w:t xml:space="preserve">, </w:t>
      </w:r>
      <w:r w:rsidR="002E2612">
        <w:rPr>
          <w:lang w:val="en-US"/>
        </w:rPr>
        <w:t xml:space="preserve">we will use this classical logistic regression approach as a benchmark model to compare how ML models </w:t>
      </w:r>
      <w:r w:rsidR="002E2612">
        <w:t>enhance the prediction of health insurance coverage and take-up of health services.</w:t>
      </w:r>
      <w:r w:rsidR="001E0CBE">
        <w:t xml:space="preserve"> </w:t>
      </w:r>
    </w:p>
    <w:p w:rsidR="002211C9" w:rsidP="66D1B340" w:rsidRDefault="00134253" w14:paraId="4C1DA619" w14:textId="0132186C">
      <w:pPr>
        <w:spacing w:after="120" w:line="360" w:lineRule="auto"/>
        <w:ind w:firstLine="284"/>
        <w:rPr>
          <w:rFonts w:eastAsiaTheme="minorEastAsia"/>
          <w:lang w:val="en-US"/>
        </w:rPr>
      </w:pPr>
      <w:r w:rsidRPr="00134253">
        <w:t>We use extreme gradient boosting (</w:t>
      </w:r>
      <w:proofErr w:type="spellStart"/>
      <w:r w:rsidRPr="00134253">
        <w:t>XGBoost</w:t>
      </w:r>
      <w:proofErr w:type="spellEnd"/>
      <w:r w:rsidRPr="00134253">
        <w:t xml:space="preserve">) for </w:t>
      </w:r>
      <w:r>
        <w:t>our prediction tasks</w:t>
      </w:r>
      <w:r w:rsidRPr="00134253">
        <w:t>. We selected it after benchmarking four algorithms</w:t>
      </w:r>
      <w:r>
        <w:t xml:space="preserve"> - </w:t>
      </w:r>
      <w:r w:rsidRPr="00134253">
        <w:t xml:space="preserve">LASSO, random forest, a neural network, and </w:t>
      </w:r>
      <w:proofErr w:type="spellStart"/>
      <w:r w:rsidRPr="00134253">
        <w:t>XGBoost</w:t>
      </w:r>
      <w:proofErr w:type="spellEnd"/>
      <w:r>
        <w:t xml:space="preserve"> - </w:t>
      </w:r>
      <w:r w:rsidRPr="00134253">
        <w:t xml:space="preserve">on our dataset with </w:t>
      </w:r>
      <w:r w:rsidR="00904319">
        <w:t>maximally8</w:t>
      </w:r>
      <w:r w:rsidR="07F837DD">
        <w:t>5</w:t>
      </w:r>
      <w:r w:rsidR="00904319">
        <w:t xml:space="preserve"> </w:t>
      </w:r>
      <w:r w:rsidRPr="00134253">
        <w:t xml:space="preserve">predictors and four outcomes; </w:t>
      </w:r>
      <w:proofErr w:type="spellStart"/>
      <w:r w:rsidRPr="00134253">
        <w:t>XGBoost</w:t>
      </w:r>
      <w:proofErr w:type="spellEnd"/>
      <w:r w:rsidRPr="00134253">
        <w:t xml:space="preserve"> achieved the strongest </w:t>
      </w:r>
      <w:r>
        <w:t xml:space="preserve">overall </w:t>
      </w:r>
      <w:r w:rsidRPr="00134253">
        <w:t>out-of-sample performance (Table B1).</w:t>
      </w:r>
      <w:r w:rsidR="00DF7AB6">
        <w:rPr>
          <w:lang w:val="en-US"/>
        </w:rPr>
        <w:t xml:space="preserve"> </w:t>
      </w:r>
      <w:r>
        <w:rPr>
          <w:lang w:val="en-US"/>
        </w:rPr>
        <w:t>Moreover</w:t>
      </w:r>
      <w:r w:rsidR="00F428C0">
        <w:rPr>
          <w:lang w:val="en-US"/>
        </w:rPr>
        <w:t xml:space="preserve">, </w:t>
      </w:r>
      <w:r w:rsidR="00F574A1">
        <w:rPr>
          <w:lang w:val="en-US"/>
        </w:rPr>
        <w:t xml:space="preserve">a large body of literature has </w:t>
      </w:r>
      <w:proofErr w:type="gramStart"/>
      <w:r w:rsidR="00F574A1">
        <w:rPr>
          <w:lang w:val="en-US"/>
        </w:rPr>
        <w:t>shown,</w:t>
      </w:r>
      <w:proofErr w:type="gramEnd"/>
      <w:r w:rsidR="00F574A1">
        <w:rPr>
          <w:lang w:val="en-US"/>
        </w:rPr>
        <w:t xml:space="preserve"> that </w:t>
      </w:r>
      <w:proofErr w:type="spellStart"/>
      <w:r w:rsidR="00F574A1">
        <w:rPr>
          <w:lang w:val="en-US"/>
        </w:rPr>
        <w:t>XGBoost</w:t>
      </w:r>
      <w:proofErr w:type="spellEnd"/>
      <w:r w:rsidR="00F574A1">
        <w:rPr>
          <w:lang w:val="en-US"/>
        </w:rPr>
        <w:t xml:space="preserve"> often outperforms other ML models while still being highly interpretable </w:t>
      </w:r>
      <w:r w:rsidR="00DF7AB6">
        <w:rPr>
          <w:lang w:val="en-US"/>
        </w:rPr>
        <w:t>(</w:t>
      </w:r>
      <w:r w:rsidR="00F574A1">
        <w:rPr>
          <w:lang w:val="en-US"/>
        </w:rPr>
        <w:t>Lundberg et al., 20</w:t>
      </w:r>
      <w:r w:rsidR="00F30256">
        <w:rPr>
          <w:lang w:val="en-US"/>
        </w:rPr>
        <w:t>20</w:t>
      </w:r>
      <w:r w:rsidR="00F574A1">
        <w:rPr>
          <w:lang w:val="en-US"/>
        </w:rPr>
        <w:t xml:space="preserve">; </w:t>
      </w:r>
      <w:r w:rsidR="00DF7AB6">
        <w:rPr>
          <w:lang w:val="en-US"/>
        </w:rPr>
        <w:t xml:space="preserve">Chen and </w:t>
      </w:r>
      <w:proofErr w:type="spellStart"/>
      <w:r w:rsidR="00DF7AB6">
        <w:rPr>
          <w:lang w:val="en-US"/>
        </w:rPr>
        <w:t>Guestrin</w:t>
      </w:r>
      <w:proofErr w:type="spellEnd"/>
      <w:r w:rsidR="00DF7AB6">
        <w:rPr>
          <w:lang w:val="en-US"/>
        </w:rPr>
        <w:t>, 2016</w:t>
      </w:r>
      <w:r w:rsidR="007A604E">
        <w:rPr>
          <w:lang w:val="en-US"/>
        </w:rPr>
        <w:t>).</w:t>
      </w:r>
      <w:r w:rsidR="00DB657D">
        <w:rPr>
          <w:lang w:val="en-US"/>
        </w:rPr>
        <w:t xml:space="preserve"> </w:t>
      </w:r>
      <w:r w:rsidRPr="00F34B3E" w:rsidR="002211C9">
        <w:rPr>
          <w:lang w:val="en-US"/>
        </w:rPr>
        <w:t>Appendix B</w:t>
      </w:r>
      <w:r w:rsidR="00E71967">
        <w:rPr>
          <w:lang w:val="en-US"/>
        </w:rPr>
        <w:t xml:space="preserve"> describes</w:t>
      </w:r>
      <w:r w:rsidRPr="00F34B3E" w:rsidR="002211C9">
        <w:rPr>
          <w:lang w:val="en-US"/>
        </w:rPr>
        <w:t xml:space="preserve"> the </w:t>
      </w:r>
      <w:r w:rsidR="007A604E">
        <w:rPr>
          <w:lang w:val="en-US"/>
        </w:rPr>
        <w:t>four</w:t>
      </w:r>
      <w:r w:rsidRPr="00F34B3E" w:rsidR="00F428C0">
        <w:rPr>
          <w:lang w:val="en-US"/>
        </w:rPr>
        <w:t xml:space="preserve"> </w:t>
      </w:r>
      <w:r w:rsidR="00F428C0">
        <w:rPr>
          <w:lang w:val="en-US"/>
        </w:rPr>
        <w:t xml:space="preserve">ML </w:t>
      </w:r>
      <w:r w:rsidRPr="00F34B3E" w:rsidR="002211C9">
        <w:rPr>
          <w:lang w:val="en-US"/>
        </w:rPr>
        <w:t>models</w:t>
      </w:r>
      <w:r w:rsidR="00F428C0">
        <w:rPr>
          <w:lang w:val="en-US"/>
        </w:rPr>
        <w:t xml:space="preserve"> and the benchmark model</w:t>
      </w:r>
      <w:r w:rsidRPr="00F34B3E" w:rsidR="002211C9">
        <w:rPr>
          <w:lang w:val="en-US"/>
        </w:rPr>
        <w:t xml:space="preserve"> </w:t>
      </w:r>
      <w:r w:rsidR="00094852">
        <w:rPr>
          <w:lang w:val="en-US"/>
        </w:rPr>
        <w:t>and</w:t>
      </w:r>
      <w:r w:rsidRPr="00F34B3E" w:rsidR="002211C9">
        <w:rPr>
          <w:lang w:val="en-US"/>
        </w:rPr>
        <w:t xml:space="preserve"> </w:t>
      </w:r>
      <w:r w:rsidR="00E71967">
        <w:rPr>
          <w:lang w:val="en-US"/>
        </w:rPr>
        <w:t xml:space="preserve">provides </w:t>
      </w:r>
      <w:r w:rsidRPr="00F34B3E" w:rsidR="002211C9">
        <w:rPr>
          <w:lang w:val="en-US"/>
        </w:rPr>
        <w:t xml:space="preserve">an intuition </w:t>
      </w:r>
      <w:r w:rsidR="007A604E">
        <w:rPr>
          <w:lang w:val="en-US"/>
        </w:rPr>
        <w:t>on their main strengths and limitations</w:t>
      </w:r>
      <w:r w:rsidRPr="00F34B3E" w:rsidR="002211C9">
        <w:rPr>
          <w:lang w:val="en-US"/>
        </w:rPr>
        <w:t>.</w:t>
      </w:r>
      <w:r w:rsidRPr="00F34B3E" w:rsidR="002211C9">
        <w:rPr>
          <w:rStyle w:val="Funotenzeichen"/>
          <w:lang w:val="en-US"/>
        </w:rPr>
        <w:footnoteReference w:id="1"/>
      </w:r>
      <w:r w:rsidR="002211C9">
        <w:rPr>
          <w:lang w:val="en-US"/>
        </w:rPr>
        <w:t xml:space="preserve"> </w:t>
      </w:r>
      <w:r w:rsidRPr="007A604E" w:rsidR="007A604E">
        <w:t>To limit overfitting, we split the data into training/validation/test sets and tune hyperparameters using five-fold cross-validation</w:t>
      </w:r>
      <w:r w:rsidR="001860BF">
        <w:t xml:space="preserve"> repeated 20 times</w:t>
      </w:r>
      <w:r w:rsidRPr="007A604E" w:rsidR="007A604E">
        <w:t>.</w:t>
      </w:r>
      <w:r w:rsidRPr="007A604E" w:rsidDel="007A604E" w:rsidR="007A604E">
        <w:rPr>
          <w:lang w:val="en-US"/>
        </w:rPr>
        <w:t xml:space="preserve"> </w:t>
      </w:r>
      <w:r w:rsidR="002211C9">
        <w:rPr>
          <w:lang w:val="en-US"/>
        </w:rPr>
        <w:t xml:space="preserve"> </w:t>
      </w:r>
      <w:r w:rsidR="00E71967">
        <w:rPr>
          <w:lang w:val="en-US"/>
        </w:rPr>
        <w:t>In addition</w:t>
      </w:r>
      <w:r w:rsidR="008C6EDC">
        <w:rPr>
          <w:lang w:val="en-US"/>
        </w:rPr>
        <w:t xml:space="preserve">, we </w:t>
      </w:r>
      <w:r w:rsidR="00971324">
        <w:rPr>
          <w:lang w:val="en-US"/>
        </w:rPr>
        <w:t xml:space="preserve">apply </w:t>
      </w:r>
      <w:r w:rsidR="008C6EDC">
        <w:rPr>
          <w:lang w:val="en-US"/>
        </w:rPr>
        <w:t>over</w:t>
      </w:r>
      <w:r w:rsidR="00971324">
        <w:rPr>
          <w:lang w:val="en-US"/>
        </w:rPr>
        <w:t xml:space="preserve">sampling </w:t>
      </w:r>
      <w:r w:rsidR="007A604E">
        <w:rPr>
          <w:lang w:val="en-US"/>
        </w:rPr>
        <w:t>for outcomes with class imbalance</w:t>
      </w:r>
      <w:r w:rsidR="008C6EDC">
        <w:rPr>
          <w:lang w:val="en-US"/>
        </w:rPr>
        <w:t xml:space="preserve">, </w:t>
      </w:r>
      <w:r w:rsidR="0096218B">
        <w:rPr>
          <w:lang w:val="en-US"/>
        </w:rPr>
        <w:t>i.e</w:t>
      </w:r>
      <w:r w:rsidR="008C6EDC">
        <w:rPr>
          <w:lang w:val="en-US"/>
        </w:rPr>
        <w:t>.</w:t>
      </w:r>
      <w:r w:rsidR="00317914">
        <w:rPr>
          <w:lang w:val="en-US"/>
        </w:rPr>
        <w:t>,</w:t>
      </w:r>
      <w:r w:rsidR="008C6EDC">
        <w:rPr>
          <w:lang w:val="en-US"/>
        </w:rPr>
        <w:t xml:space="preserve"> </w:t>
      </w:r>
      <w:r w:rsidR="0096218B">
        <w:rPr>
          <w:lang w:val="en-US"/>
        </w:rPr>
        <w:t xml:space="preserve">when one outcome class </w:t>
      </w:r>
      <w:r w:rsidR="0014448D">
        <w:rPr>
          <w:lang w:val="en-US"/>
        </w:rPr>
        <w:t>makes up</w:t>
      </w:r>
      <w:r w:rsidR="0096218B">
        <w:rPr>
          <w:lang w:val="en-US"/>
        </w:rPr>
        <w:t xml:space="preserve"> less than 20% </w:t>
      </w:r>
      <w:r w:rsidR="00645C67">
        <w:rPr>
          <w:lang w:val="en-US"/>
        </w:rPr>
        <w:t xml:space="preserve">or more than 80% </w:t>
      </w:r>
      <w:r w:rsidR="0096218B">
        <w:rPr>
          <w:lang w:val="en-US"/>
        </w:rPr>
        <w:t>of the whole data set</w:t>
      </w:r>
      <w:r w:rsidR="00E71967">
        <w:rPr>
          <w:lang w:val="en-US"/>
        </w:rPr>
        <w:t>.</w:t>
      </w:r>
      <w:r w:rsidR="007A604E">
        <w:rPr>
          <w:lang w:val="en-US"/>
        </w:rPr>
        <w:t xml:space="preserve"> Additional details on the implementation are provided in Appendix C.</w:t>
      </w:r>
    </w:p>
    <w:p w:rsidR="00B279D9" w:rsidP="00B279D9" w:rsidRDefault="002211C9" w14:paraId="57861F92" w14:textId="652B1167">
      <w:pPr>
        <w:pStyle w:val="KeinLeerraum"/>
        <w:spacing w:after="120" w:line="360" w:lineRule="auto"/>
        <w:ind w:firstLine="284"/>
        <w:rPr>
          <w:lang w:val="en-US"/>
        </w:rPr>
      </w:pPr>
      <w:r>
        <w:rPr>
          <w:lang w:val="en-US"/>
        </w:rPr>
        <w:t xml:space="preserve">As a first step </w:t>
      </w:r>
      <w:r w:rsidR="00317914">
        <w:rPr>
          <w:lang w:val="en-US"/>
        </w:rPr>
        <w:t>in</w:t>
      </w:r>
      <w:r>
        <w:rPr>
          <w:lang w:val="en-US"/>
        </w:rPr>
        <w:t xml:space="preserve"> Section 4.1, t</w:t>
      </w:r>
      <w:r w:rsidRPr="00F34B3E">
        <w:rPr>
          <w:lang w:val="en-US"/>
        </w:rPr>
        <w:t xml:space="preserve">o evaluate the predictive power of the </w:t>
      </w:r>
      <w:r>
        <w:rPr>
          <w:lang w:val="en-US"/>
        </w:rPr>
        <w:t xml:space="preserve">classical and the ML </w:t>
      </w:r>
      <w:r w:rsidRPr="00F34B3E">
        <w:rPr>
          <w:lang w:val="en-US"/>
        </w:rPr>
        <w:t>model</w:t>
      </w:r>
      <w:r w:rsidR="00F5238C">
        <w:rPr>
          <w:lang w:val="en-US"/>
        </w:rPr>
        <w:t>s</w:t>
      </w:r>
      <w:r w:rsidR="008C6EDC">
        <w:rPr>
          <w:lang w:val="en-US"/>
        </w:rPr>
        <w:t xml:space="preserve"> for each country</w:t>
      </w:r>
      <w:r w:rsidRPr="00F34B3E">
        <w:rPr>
          <w:lang w:val="en-US"/>
        </w:rPr>
        <w:t>, the model performance of</w:t>
      </w:r>
      <w:r w:rsidR="00F5238C">
        <w:rPr>
          <w:lang w:val="en-US"/>
        </w:rPr>
        <w:t xml:space="preserve"> four</w:t>
      </w:r>
      <w:r w:rsidRPr="00F34B3E">
        <w:rPr>
          <w:lang w:val="en-US"/>
        </w:rPr>
        <w:t xml:space="preserve"> different performance metrics is compared and analyzed.</w:t>
      </w:r>
      <w:r w:rsidR="004035DF">
        <w:rPr>
          <w:lang w:val="en-US"/>
        </w:rPr>
        <w:t xml:space="preserve"> </w:t>
      </w:r>
      <w:r w:rsidR="00E71967">
        <w:rPr>
          <w:lang w:val="en-US"/>
        </w:rPr>
        <w:t>To do this</w:t>
      </w:r>
      <w:r w:rsidR="004035DF">
        <w:rPr>
          <w:lang w:val="en-US"/>
        </w:rPr>
        <w:t>, the actual and predicted</w:t>
      </w:r>
      <w:r w:rsidRPr="00F34B3E">
        <w:rPr>
          <w:lang w:val="en-US"/>
        </w:rPr>
        <w:t xml:space="preserve"> </w:t>
      </w:r>
      <w:r w:rsidR="00E71967">
        <w:rPr>
          <w:lang w:val="en-US"/>
        </w:rPr>
        <w:t>results</w:t>
      </w:r>
      <w:r w:rsidR="004035DF">
        <w:rPr>
          <w:lang w:val="en-US"/>
        </w:rPr>
        <w:t xml:space="preserve"> </w:t>
      </w:r>
      <w:r w:rsidR="009B019B">
        <w:rPr>
          <w:lang w:val="en-US"/>
        </w:rPr>
        <w:t xml:space="preserve">of each individual observation in a dataset </w:t>
      </w:r>
      <w:r w:rsidR="00E71967">
        <w:rPr>
          <w:lang w:val="en-US"/>
        </w:rPr>
        <w:t>are</w:t>
      </w:r>
      <w:r w:rsidR="009B019B">
        <w:rPr>
          <w:lang w:val="en-US"/>
        </w:rPr>
        <w:t xml:space="preserve"> compared in a confusion matri</w:t>
      </w:r>
      <w:r w:rsidR="00E71967">
        <w:rPr>
          <w:lang w:val="en-US"/>
        </w:rPr>
        <w:t>x</w:t>
      </w:r>
      <w:r w:rsidR="009B019B">
        <w:rPr>
          <w:lang w:val="en-US"/>
        </w:rPr>
        <w:t xml:space="preserve"> (see Table 2). </w:t>
      </w:r>
      <w:r w:rsidR="004035DF">
        <w:rPr>
          <w:lang w:val="en-US"/>
        </w:rPr>
        <w:t>Table 2</w:t>
      </w:r>
      <w:r w:rsidRPr="00F34B3E" w:rsidR="004035DF">
        <w:rPr>
          <w:lang w:val="en-US"/>
        </w:rPr>
        <w:t xml:space="preserve"> highlights the performance metrics </w:t>
      </w:r>
      <w:r w:rsidR="00E71967">
        <w:rPr>
          <w:lang w:val="en-US"/>
        </w:rPr>
        <w:t xml:space="preserve">of the confusion matrix </w:t>
      </w:r>
      <w:r w:rsidRPr="00F34B3E" w:rsidR="004035DF">
        <w:rPr>
          <w:lang w:val="en-US"/>
        </w:rPr>
        <w:t>(a detailed explanation can be found in Appendix C).</w:t>
      </w:r>
      <w:r w:rsidR="004035DF">
        <w:rPr>
          <w:lang w:val="en-US"/>
        </w:rPr>
        <w:t xml:space="preserve"> </w:t>
      </w:r>
      <w:r w:rsidR="009B019B">
        <w:rPr>
          <w:lang w:val="en-US"/>
        </w:rPr>
        <w:t>S</w:t>
      </w:r>
      <w:r w:rsidRPr="00F34B3E" w:rsidR="009B019B">
        <w:rPr>
          <w:lang w:val="en-US"/>
        </w:rPr>
        <w:t xml:space="preserve">ince our aim is to better identify the </w:t>
      </w:r>
      <w:r w:rsidR="009B019B">
        <w:rPr>
          <w:lang w:val="en-US"/>
        </w:rPr>
        <w:t xml:space="preserve">included and </w:t>
      </w:r>
      <w:r w:rsidRPr="00F34B3E" w:rsidR="009B019B">
        <w:rPr>
          <w:lang w:val="en-US"/>
        </w:rPr>
        <w:t>excluded population, we focus not only on the overall accuracy (</w:t>
      </w:r>
      <w:r w:rsidR="00783508">
        <w:rPr>
          <w:lang w:val="en-US"/>
        </w:rPr>
        <w:t>proportion of correctly</w:t>
      </w:r>
      <w:r w:rsidRPr="00F34B3E" w:rsidR="009B019B">
        <w:rPr>
          <w:lang w:val="en-US"/>
        </w:rPr>
        <w:t xml:space="preserve"> </w:t>
      </w:r>
      <w:r w:rsidR="00783508">
        <w:rPr>
          <w:lang w:val="en-US"/>
        </w:rPr>
        <w:t>classified</w:t>
      </w:r>
      <w:r w:rsidRPr="00F34B3E" w:rsidR="00783508">
        <w:rPr>
          <w:lang w:val="en-US"/>
        </w:rPr>
        <w:t xml:space="preserve"> </w:t>
      </w:r>
      <w:r w:rsidRPr="00F34B3E" w:rsidR="009B019B">
        <w:rPr>
          <w:lang w:val="en-US"/>
        </w:rPr>
        <w:t>observations</w:t>
      </w:r>
      <w:r w:rsidR="009B019B">
        <w:rPr>
          <w:lang w:val="en-US"/>
        </w:rPr>
        <w:t xml:space="preserve"> out of all observations</w:t>
      </w:r>
      <w:r w:rsidRPr="00F34B3E" w:rsidR="009B019B">
        <w:rPr>
          <w:lang w:val="en-US"/>
        </w:rPr>
        <w:t>)</w:t>
      </w:r>
      <w:r w:rsidR="00E71967">
        <w:rPr>
          <w:lang w:val="en-US"/>
        </w:rPr>
        <w:t>,</w:t>
      </w:r>
      <w:r w:rsidRPr="00F34B3E" w:rsidR="009B019B">
        <w:rPr>
          <w:lang w:val="en-US"/>
        </w:rPr>
        <w:t xml:space="preserve"> but also</w:t>
      </w:r>
      <w:r w:rsidR="009B019B">
        <w:rPr>
          <w:lang w:val="en-US"/>
        </w:rPr>
        <w:t xml:space="preserve"> on Cohen’s Kappa (</w:t>
      </w:r>
      <w:r w:rsidRPr="00F34B3E" w:rsidR="009B019B">
        <w:rPr>
          <w:lang w:val="en-US"/>
        </w:rPr>
        <w:t>a measure to classify the accuracy normalized by the imbalance of the sample</w:t>
      </w:r>
      <w:r w:rsidR="009B019B">
        <w:rPr>
          <w:lang w:val="en-US"/>
        </w:rPr>
        <w:t>).</w:t>
      </w:r>
      <w:r w:rsidRPr="00F34B3E" w:rsidR="009B019B">
        <w:rPr>
          <w:lang w:val="en-US"/>
        </w:rPr>
        <w:t xml:space="preserve"> Especially in an imbalanced sample, where most of the observations are negative (e.g., not insured), we mak</w:t>
      </w:r>
      <w:r w:rsidR="00E71967">
        <w:rPr>
          <w:lang w:val="en-US"/>
        </w:rPr>
        <w:t>e</w:t>
      </w:r>
      <w:r w:rsidRPr="00F34B3E" w:rsidR="009B019B">
        <w:rPr>
          <w:lang w:val="en-US"/>
        </w:rPr>
        <w:t xml:space="preserve"> sure that not only the negative cases are correctly identified but also the positive ones. For example, if we have 2% positive cases in a dataset, a model could easily achieve 98% </w:t>
      </w:r>
      <w:r w:rsidR="00E71967">
        <w:rPr>
          <w:lang w:val="en-US"/>
        </w:rPr>
        <w:t xml:space="preserve">accuracy </w:t>
      </w:r>
      <w:r w:rsidRPr="00F34B3E" w:rsidR="009B019B">
        <w:rPr>
          <w:lang w:val="en-US"/>
        </w:rPr>
        <w:t xml:space="preserve">by simply </w:t>
      </w:r>
      <w:r w:rsidR="00783508">
        <w:rPr>
          <w:lang w:val="en-US"/>
        </w:rPr>
        <w:t>classifying</w:t>
      </w:r>
      <w:r w:rsidRPr="00F34B3E" w:rsidR="00783508">
        <w:rPr>
          <w:lang w:val="en-US"/>
        </w:rPr>
        <w:t xml:space="preserve"> </w:t>
      </w:r>
      <w:r w:rsidRPr="00F34B3E" w:rsidR="009B019B">
        <w:rPr>
          <w:lang w:val="en-US"/>
        </w:rPr>
        <w:t xml:space="preserve">all observations as negative. Thus, the model would </w:t>
      </w:r>
      <w:r w:rsidR="00783508">
        <w:rPr>
          <w:lang w:val="en-US"/>
        </w:rPr>
        <w:t xml:space="preserve">not </w:t>
      </w:r>
      <w:r w:rsidR="00E71967">
        <w:rPr>
          <w:lang w:val="en-US"/>
        </w:rPr>
        <w:t xml:space="preserve">provide </w:t>
      </w:r>
      <w:r w:rsidRPr="00F34B3E" w:rsidR="009B019B">
        <w:rPr>
          <w:lang w:val="en-US"/>
        </w:rPr>
        <w:t>useful insight</w:t>
      </w:r>
      <w:r w:rsidR="00783508">
        <w:rPr>
          <w:lang w:val="en-US"/>
        </w:rPr>
        <w:t>s</w:t>
      </w:r>
      <w:r w:rsidR="009B019B">
        <w:rPr>
          <w:lang w:val="en-US"/>
        </w:rPr>
        <w:t>,</w:t>
      </w:r>
      <w:r w:rsidR="00E71967">
        <w:rPr>
          <w:lang w:val="en-US"/>
        </w:rPr>
        <w:t xml:space="preserve"> as</w:t>
      </w:r>
      <w:r w:rsidR="009B019B">
        <w:rPr>
          <w:lang w:val="en-US"/>
        </w:rPr>
        <w:t xml:space="preserve"> indicated by a Cohen’s Kappa of 0</w:t>
      </w:r>
      <w:r w:rsidRPr="00F34B3E" w:rsidR="009B019B">
        <w:rPr>
          <w:lang w:val="en-US"/>
        </w:rPr>
        <w:t>. Other commonly used performance metrics discussed in the result</w:t>
      </w:r>
      <w:r w:rsidR="00E71967">
        <w:rPr>
          <w:lang w:val="en-US"/>
        </w:rPr>
        <w:t>s</w:t>
      </w:r>
      <w:r w:rsidRPr="00F34B3E" w:rsidR="009B019B">
        <w:rPr>
          <w:lang w:val="en-US"/>
        </w:rPr>
        <w:t xml:space="preserve"> section are sensitivity (</w:t>
      </w:r>
      <w:r w:rsidR="00E71967">
        <w:rPr>
          <w:lang w:val="en-US"/>
        </w:rPr>
        <w:t xml:space="preserve">a </w:t>
      </w:r>
      <w:r w:rsidRPr="00F34B3E" w:rsidR="009B019B">
        <w:rPr>
          <w:lang w:val="en-US"/>
        </w:rPr>
        <w:t xml:space="preserve">measure </w:t>
      </w:r>
      <w:r w:rsidR="009B019B">
        <w:rPr>
          <w:lang w:val="en-US"/>
        </w:rPr>
        <w:t>of</w:t>
      </w:r>
      <w:r w:rsidRPr="00F34B3E" w:rsidR="009B019B">
        <w:rPr>
          <w:lang w:val="en-US"/>
        </w:rPr>
        <w:t xml:space="preserve"> how many tr</w:t>
      </w:r>
      <w:r w:rsidR="009B019B">
        <w:rPr>
          <w:lang w:val="en-US"/>
        </w:rPr>
        <w:t>ue positive</w:t>
      </w:r>
      <w:r w:rsidR="00ED3F3F">
        <w:rPr>
          <w:lang w:val="en-US"/>
        </w:rPr>
        <w:t xml:space="preserve">s </w:t>
      </w:r>
      <w:r w:rsidR="009B019B">
        <w:rPr>
          <w:lang w:val="en-US"/>
        </w:rPr>
        <w:t xml:space="preserve">are </w:t>
      </w:r>
      <w:r w:rsidR="00ED3F3F">
        <w:rPr>
          <w:lang w:val="en-US"/>
        </w:rPr>
        <w:t>identified</w:t>
      </w:r>
      <w:r w:rsidR="009B019B">
        <w:rPr>
          <w:lang w:val="en-US"/>
        </w:rPr>
        <w:t>) and</w:t>
      </w:r>
      <w:r w:rsidRPr="00F34B3E" w:rsidR="009B019B">
        <w:rPr>
          <w:lang w:val="en-US"/>
        </w:rPr>
        <w:t xml:space="preserve"> specificity (</w:t>
      </w:r>
      <w:r w:rsidR="00E71967">
        <w:rPr>
          <w:lang w:val="en-US"/>
        </w:rPr>
        <w:t xml:space="preserve">a </w:t>
      </w:r>
      <w:r w:rsidRPr="00F34B3E" w:rsidR="009B019B">
        <w:rPr>
          <w:lang w:val="en-US"/>
        </w:rPr>
        <w:t xml:space="preserve">measure </w:t>
      </w:r>
      <w:r w:rsidR="009B019B">
        <w:rPr>
          <w:lang w:val="en-US"/>
        </w:rPr>
        <w:t>of</w:t>
      </w:r>
      <w:r w:rsidRPr="00F34B3E" w:rsidR="009B019B">
        <w:rPr>
          <w:lang w:val="en-US"/>
        </w:rPr>
        <w:t xml:space="preserve"> how many true</w:t>
      </w:r>
      <w:r w:rsidR="009B019B">
        <w:rPr>
          <w:lang w:val="en-US"/>
        </w:rPr>
        <w:t xml:space="preserve"> negative</w:t>
      </w:r>
      <w:r w:rsidR="00ED3F3F">
        <w:rPr>
          <w:lang w:val="en-US"/>
        </w:rPr>
        <w:t>s</w:t>
      </w:r>
      <w:r w:rsidR="009B019B">
        <w:rPr>
          <w:lang w:val="en-US"/>
        </w:rPr>
        <w:t xml:space="preserve"> are </w:t>
      </w:r>
      <w:r w:rsidR="00ED3F3F">
        <w:rPr>
          <w:lang w:val="en-US"/>
        </w:rPr>
        <w:t>identified</w:t>
      </w:r>
      <w:r w:rsidR="009B019B">
        <w:rPr>
          <w:lang w:val="en-US"/>
        </w:rPr>
        <w:t xml:space="preserve">). </w:t>
      </w:r>
      <w:r w:rsidR="00B279D9">
        <w:rPr>
          <w:lang w:val="en-US"/>
        </w:rPr>
        <w:t>Again, th</w:t>
      </w:r>
      <w:r w:rsidR="00E71967">
        <w:rPr>
          <w:lang w:val="en-US"/>
        </w:rPr>
        <w:t>ese</w:t>
      </w:r>
      <w:r w:rsidR="00B279D9">
        <w:rPr>
          <w:lang w:val="en-US"/>
        </w:rPr>
        <w:t xml:space="preserve"> </w:t>
      </w:r>
      <w:r w:rsidRPr="009B019B" w:rsidR="009B019B">
        <w:rPr>
          <w:lang w:val="en-US"/>
        </w:rPr>
        <w:t>metric</w:t>
      </w:r>
      <w:r w:rsidR="00B279D9">
        <w:rPr>
          <w:lang w:val="en-US"/>
        </w:rPr>
        <w:t>s are</w:t>
      </w:r>
      <w:r w:rsidRPr="009B019B" w:rsidR="009B019B">
        <w:rPr>
          <w:lang w:val="en-US"/>
        </w:rPr>
        <w:t xml:space="preserve"> particularly </w:t>
      </w:r>
      <w:r w:rsidR="00E71967">
        <w:rPr>
          <w:lang w:val="en-US"/>
        </w:rPr>
        <w:t>important</w:t>
      </w:r>
      <w:r w:rsidRPr="009B019B" w:rsidR="009B019B">
        <w:rPr>
          <w:lang w:val="en-US"/>
        </w:rPr>
        <w:t xml:space="preserve"> given the imbalanced nature of </w:t>
      </w:r>
      <w:r w:rsidR="00DF4070">
        <w:rPr>
          <w:lang w:val="en-US"/>
        </w:rPr>
        <w:t>insurance coverage</w:t>
      </w:r>
      <w:r w:rsidRPr="009B019B" w:rsidR="009B019B">
        <w:rPr>
          <w:lang w:val="en-US"/>
        </w:rPr>
        <w:t xml:space="preserve">. For example, </w:t>
      </w:r>
      <w:r w:rsidR="002070F3">
        <w:rPr>
          <w:lang w:val="en-US"/>
        </w:rPr>
        <w:t xml:space="preserve">on average, </w:t>
      </w:r>
      <w:r w:rsidRPr="009B019B" w:rsidR="009B019B">
        <w:rPr>
          <w:lang w:val="en-US"/>
        </w:rPr>
        <w:t>only 9.</w:t>
      </w:r>
      <w:r w:rsidR="009B019B">
        <w:rPr>
          <w:lang w:val="en-US"/>
        </w:rPr>
        <w:t>5</w:t>
      </w:r>
      <w:r w:rsidRPr="009B019B" w:rsidR="009B019B">
        <w:rPr>
          <w:lang w:val="en-US"/>
        </w:rPr>
        <w:t xml:space="preserve">% of the </w:t>
      </w:r>
      <w:proofErr w:type="gramStart"/>
      <w:r w:rsidRPr="009B019B" w:rsidR="009B019B">
        <w:rPr>
          <w:lang w:val="en-US"/>
        </w:rPr>
        <w:t>sample</w:t>
      </w:r>
      <w:r w:rsidR="002070F3">
        <w:rPr>
          <w:lang w:val="en-US"/>
        </w:rPr>
        <w:t xml:space="preserve"> has</w:t>
      </w:r>
      <w:proofErr w:type="gramEnd"/>
      <w:r w:rsidRPr="009B019B" w:rsidR="009B019B">
        <w:rPr>
          <w:lang w:val="en-US"/>
        </w:rPr>
        <w:t xml:space="preserve"> health insurance </w:t>
      </w:r>
      <w:r w:rsidR="002070F3">
        <w:rPr>
          <w:lang w:val="en-US"/>
        </w:rPr>
        <w:t>coverage</w:t>
      </w:r>
      <w:r w:rsidRPr="009B019B" w:rsidR="009B019B">
        <w:rPr>
          <w:lang w:val="en-US"/>
        </w:rPr>
        <w:t xml:space="preserve">. A model </w:t>
      </w:r>
      <w:r w:rsidR="002070F3">
        <w:rPr>
          <w:lang w:val="en-US"/>
        </w:rPr>
        <w:t xml:space="preserve">that </w:t>
      </w:r>
      <w:r w:rsidR="00DF4070">
        <w:rPr>
          <w:lang w:val="en-US"/>
        </w:rPr>
        <w:t>classifies</w:t>
      </w:r>
      <w:r w:rsidRPr="009B019B" w:rsidR="00DF4070">
        <w:rPr>
          <w:lang w:val="en-US"/>
        </w:rPr>
        <w:t xml:space="preserve"> </w:t>
      </w:r>
      <w:r w:rsidRPr="009B019B" w:rsidR="009B019B">
        <w:rPr>
          <w:lang w:val="en-US"/>
        </w:rPr>
        <w:t xml:space="preserve">all cases as </w:t>
      </w:r>
      <w:r w:rsidR="00DF4070">
        <w:rPr>
          <w:lang w:val="en-US"/>
        </w:rPr>
        <w:t>negative (i.e. not insured)</w:t>
      </w:r>
      <w:r w:rsidR="008B0166">
        <w:rPr>
          <w:lang w:val="en-US"/>
        </w:rPr>
        <w:t xml:space="preserve"> </w:t>
      </w:r>
      <w:r w:rsidR="002070F3">
        <w:rPr>
          <w:lang w:val="en-US"/>
        </w:rPr>
        <w:t>will</w:t>
      </w:r>
      <w:r w:rsidRPr="009B019B" w:rsidR="009B019B">
        <w:rPr>
          <w:lang w:val="en-US"/>
        </w:rPr>
        <w:t xml:space="preserve"> achieve </w:t>
      </w:r>
      <w:r w:rsidR="00DF4070">
        <w:rPr>
          <w:lang w:val="en-US"/>
        </w:rPr>
        <w:t>90.5%</w:t>
      </w:r>
      <w:r w:rsidRPr="009B019B" w:rsidR="009B019B">
        <w:rPr>
          <w:lang w:val="en-US"/>
        </w:rPr>
        <w:t xml:space="preserve">% </w:t>
      </w:r>
      <w:r w:rsidR="002070F3">
        <w:rPr>
          <w:lang w:val="en-US"/>
        </w:rPr>
        <w:t>s</w:t>
      </w:r>
      <w:r w:rsidRPr="009B019B" w:rsidR="009B019B">
        <w:rPr>
          <w:lang w:val="en-US"/>
        </w:rPr>
        <w:t xml:space="preserve">pecificity but </w:t>
      </w:r>
      <w:r w:rsidR="00371017">
        <w:rPr>
          <w:lang w:val="en-US"/>
        </w:rPr>
        <w:t xml:space="preserve">only </w:t>
      </w:r>
      <w:r w:rsidR="00DF4070">
        <w:rPr>
          <w:lang w:val="en-US"/>
        </w:rPr>
        <w:t>9.5</w:t>
      </w:r>
      <w:r w:rsidRPr="009B019B" w:rsidR="009B019B">
        <w:rPr>
          <w:lang w:val="en-US"/>
        </w:rPr>
        <w:t xml:space="preserve">% </w:t>
      </w:r>
      <w:r w:rsidR="002070F3">
        <w:rPr>
          <w:lang w:val="en-US"/>
        </w:rPr>
        <w:t>se</w:t>
      </w:r>
      <w:r w:rsidRPr="009B019B" w:rsidR="009B019B">
        <w:rPr>
          <w:lang w:val="en-US"/>
        </w:rPr>
        <w:t>nsitivity, failing to identify the insured population.</w:t>
      </w:r>
    </w:p>
    <w:p w:rsidRPr="00595ABA" w:rsidR="004035DF" w:rsidP="004035DF" w:rsidRDefault="004035DF" w14:paraId="35D50281" w14:textId="77777777">
      <w:pPr>
        <w:pStyle w:val="KeinLeerraum"/>
        <w:rPr>
          <w:b/>
          <w:lang w:val="en-US"/>
        </w:rPr>
      </w:pPr>
      <w:r w:rsidRPr="00595ABA">
        <w:rPr>
          <w:b/>
          <w:lang w:val="en-US"/>
        </w:rPr>
        <w:t>Table 2: Confusion matrix</w:t>
      </w:r>
    </w:p>
    <w:tbl>
      <w:tblPr>
        <w:tblW w:w="5000" w:type="pct"/>
        <w:tblCellMar>
          <w:left w:w="70" w:type="dxa"/>
          <w:right w:w="70" w:type="dxa"/>
        </w:tblCellMar>
        <w:tblLook w:val="04A0" w:firstRow="1" w:lastRow="0" w:firstColumn="1" w:lastColumn="0" w:noHBand="0" w:noVBand="1"/>
      </w:tblPr>
      <w:tblGrid>
        <w:gridCol w:w="2684"/>
        <w:gridCol w:w="2319"/>
        <w:gridCol w:w="2317"/>
        <w:gridCol w:w="2317"/>
      </w:tblGrid>
      <w:tr w:rsidRPr="00F34B3E" w:rsidR="004035DF" w:rsidTr="00472B3A" w14:paraId="16D1A438" w14:textId="77777777">
        <w:trPr>
          <w:cantSplit/>
          <w:trHeight w:val="505"/>
        </w:trPr>
        <w:tc>
          <w:tcPr>
            <w:tcW w:w="1393" w:type="pct"/>
            <w:tcBorders>
              <w:top w:val="single" w:color="auto" w:sz="4" w:space="0"/>
              <w:bottom w:val="single" w:color="auto" w:sz="4" w:space="0"/>
              <w:right w:val="single" w:color="auto" w:sz="4" w:space="0"/>
            </w:tcBorders>
            <w:noWrap/>
            <w:vAlign w:val="center"/>
          </w:tcPr>
          <w:p w:rsidRPr="00F34B3E" w:rsidR="004035DF" w:rsidP="00645C67" w:rsidRDefault="004035DF" w14:paraId="47CDD213" w14:textId="77777777">
            <w:pPr>
              <w:spacing w:after="0" w:line="240" w:lineRule="auto"/>
              <w:jc w:val="left"/>
              <w:rPr>
                <w:rFonts w:eastAsia="Times New Roman" w:cs="Calibri"/>
                <w:color w:val="000000"/>
                <w:sz w:val="20"/>
                <w:szCs w:val="20"/>
                <w:lang w:eastAsia="de-CH"/>
              </w:rPr>
            </w:pPr>
          </w:p>
        </w:tc>
        <w:tc>
          <w:tcPr>
            <w:tcW w:w="1203" w:type="pct"/>
            <w:tcBorders>
              <w:top w:val="single" w:color="auto" w:sz="4" w:space="0"/>
              <w:left w:val="single" w:color="auto" w:sz="4" w:space="0"/>
              <w:bottom w:val="single" w:color="auto" w:sz="4" w:space="0"/>
            </w:tcBorders>
            <w:vAlign w:val="center"/>
          </w:tcPr>
          <w:p w:rsidRPr="00F34B3E" w:rsidR="004035DF" w:rsidP="00645C67" w:rsidRDefault="004035DF" w14:paraId="3E00FA1F" w14:textId="77777777">
            <w:pPr>
              <w:spacing w:after="0" w:line="240" w:lineRule="auto"/>
              <w:jc w:val="right"/>
              <w:rPr>
                <w:rFonts w:eastAsia="Times New Roman" w:cs="Calibri"/>
                <w:color w:val="000000"/>
                <w:sz w:val="20"/>
                <w:szCs w:val="20"/>
                <w:lang w:eastAsia="de-CH"/>
              </w:rPr>
            </w:pPr>
            <w:r>
              <w:rPr>
                <w:rFonts w:eastAsia="Times New Roman" w:cs="Calibri"/>
                <w:color w:val="000000"/>
                <w:sz w:val="20"/>
                <w:szCs w:val="20"/>
                <w:lang w:eastAsia="de-CH"/>
              </w:rPr>
              <w:t>Predicted Positive Cases (PP)</w:t>
            </w:r>
          </w:p>
        </w:tc>
        <w:tc>
          <w:tcPr>
            <w:tcW w:w="1202" w:type="pct"/>
            <w:tcBorders>
              <w:top w:val="single" w:color="auto" w:sz="4" w:space="0"/>
              <w:bottom w:val="single" w:color="auto" w:sz="4" w:space="0"/>
              <w:right w:val="double" w:color="auto" w:sz="4" w:space="0"/>
            </w:tcBorders>
            <w:vAlign w:val="center"/>
          </w:tcPr>
          <w:p w:rsidRPr="00F34B3E" w:rsidR="004035DF" w:rsidP="00645C67" w:rsidRDefault="004035DF" w14:paraId="46883B39" w14:textId="77777777">
            <w:pPr>
              <w:spacing w:after="0" w:line="240" w:lineRule="auto"/>
              <w:jc w:val="right"/>
              <w:rPr>
                <w:rFonts w:eastAsia="Times New Roman" w:cs="Calibri"/>
                <w:color w:val="000000"/>
                <w:sz w:val="20"/>
                <w:szCs w:val="20"/>
                <w:lang w:eastAsia="de-CH"/>
              </w:rPr>
            </w:pPr>
            <w:r>
              <w:rPr>
                <w:rFonts w:eastAsia="Times New Roman" w:cs="Calibri"/>
                <w:color w:val="000000"/>
                <w:sz w:val="20"/>
                <w:szCs w:val="20"/>
                <w:lang w:eastAsia="de-CH"/>
              </w:rPr>
              <w:t>Predicted Negative Cases (NP)</w:t>
            </w:r>
          </w:p>
        </w:tc>
        <w:tc>
          <w:tcPr>
            <w:tcW w:w="1202" w:type="pct"/>
            <w:tcBorders>
              <w:top w:val="single" w:color="auto" w:sz="4" w:space="0"/>
              <w:left w:val="double" w:color="auto" w:sz="4" w:space="0"/>
              <w:bottom w:val="single" w:color="auto" w:sz="4" w:space="0"/>
            </w:tcBorders>
          </w:tcPr>
          <w:p w:rsidR="004035DF" w:rsidP="00645C67" w:rsidRDefault="004035DF" w14:paraId="7354C9E1" w14:textId="77777777">
            <w:pPr>
              <w:spacing w:after="0" w:line="240" w:lineRule="auto"/>
              <w:jc w:val="right"/>
              <w:rPr>
                <w:rFonts w:eastAsia="Times New Roman" w:cs="Calibri"/>
                <w:color w:val="000000"/>
                <w:sz w:val="20"/>
                <w:szCs w:val="20"/>
                <w:lang w:eastAsia="de-CH"/>
              </w:rPr>
            </w:pPr>
          </w:p>
        </w:tc>
      </w:tr>
      <w:tr w:rsidRPr="00F34B3E" w:rsidR="004035DF" w:rsidTr="00472B3A" w14:paraId="53E5745C" w14:textId="77777777">
        <w:trPr>
          <w:trHeight w:val="316"/>
        </w:trPr>
        <w:tc>
          <w:tcPr>
            <w:tcW w:w="1393" w:type="pct"/>
            <w:tcBorders>
              <w:right w:val="single" w:color="auto" w:sz="4" w:space="0"/>
            </w:tcBorders>
            <w:noWrap/>
            <w:vAlign w:val="center"/>
          </w:tcPr>
          <w:p w:rsidRPr="00F34B3E" w:rsidR="004035DF" w:rsidP="00645C67" w:rsidRDefault="004035DF" w14:paraId="0395A5FB" w14:textId="77777777">
            <w:pPr>
              <w:spacing w:after="0" w:line="240" w:lineRule="auto"/>
              <w:jc w:val="left"/>
              <w:rPr>
                <w:rFonts w:eastAsia="Times New Roman" w:cs="Calibri"/>
                <w:color w:val="000000"/>
                <w:sz w:val="20"/>
                <w:szCs w:val="20"/>
                <w:lang w:eastAsia="de-CH"/>
              </w:rPr>
            </w:pPr>
            <w:r w:rsidRPr="00F34B3E">
              <w:rPr>
                <w:rFonts w:cs="Calibri"/>
                <w:color w:val="000000"/>
                <w:sz w:val="20"/>
                <w:szCs w:val="20"/>
              </w:rPr>
              <w:t>A</w:t>
            </w:r>
            <w:r>
              <w:rPr>
                <w:rFonts w:cs="Calibri"/>
                <w:color w:val="000000"/>
                <w:sz w:val="20"/>
                <w:szCs w:val="20"/>
              </w:rPr>
              <w:t>ctual Positive Cases (P)</w:t>
            </w:r>
          </w:p>
        </w:tc>
        <w:tc>
          <w:tcPr>
            <w:tcW w:w="1203" w:type="pct"/>
            <w:tcBorders>
              <w:left w:val="single" w:color="auto" w:sz="4" w:space="0"/>
            </w:tcBorders>
            <w:vAlign w:val="center"/>
          </w:tcPr>
          <w:p w:rsidRPr="00F34B3E" w:rsidR="004035DF" w:rsidP="00645C67" w:rsidRDefault="004035DF" w14:paraId="1F0D330D" w14:textId="77777777">
            <w:pPr>
              <w:spacing w:after="0" w:line="240" w:lineRule="auto"/>
              <w:jc w:val="right"/>
              <w:rPr>
                <w:rFonts w:cs="Calibri"/>
                <w:color w:val="000000"/>
                <w:sz w:val="20"/>
                <w:szCs w:val="20"/>
              </w:rPr>
            </w:pPr>
            <w:r w:rsidRPr="006E212F">
              <w:rPr>
                <w:rFonts w:cs="Calibri"/>
                <w:color w:val="000000"/>
                <w:sz w:val="20"/>
                <w:szCs w:val="20"/>
              </w:rPr>
              <w:t>True positive (TP)</w:t>
            </w:r>
          </w:p>
        </w:tc>
        <w:tc>
          <w:tcPr>
            <w:tcW w:w="1202" w:type="pct"/>
            <w:tcBorders>
              <w:top w:val="single" w:color="auto" w:sz="4" w:space="0"/>
              <w:right w:val="double" w:color="auto" w:sz="4" w:space="0"/>
            </w:tcBorders>
            <w:vAlign w:val="center"/>
          </w:tcPr>
          <w:p w:rsidRPr="00F34B3E" w:rsidR="004035DF" w:rsidP="00645C67" w:rsidRDefault="004035DF" w14:paraId="586C3B49" w14:textId="77777777">
            <w:pPr>
              <w:spacing w:after="0" w:line="240" w:lineRule="auto"/>
              <w:jc w:val="right"/>
              <w:rPr>
                <w:rFonts w:cs="Calibri"/>
                <w:color w:val="000000"/>
                <w:sz w:val="20"/>
                <w:szCs w:val="20"/>
              </w:rPr>
            </w:pPr>
            <w:r w:rsidRPr="006E212F">
              <w:rPr>
                <w:rFonts w:cs="Calibri"/>
                <w:color w:val="000000"/>
                <w:sz w:val="20"/>
                <w:szCs w:val="20"/>
              </w:rPr>
              <w:t>False negative (FN)</w:t>
            </w:r>
          </w:p>
        </w:tc>
        <w:tc>
          <w:tcPr>
            <w:tcW w:w="1202" w:type="pct"/>
            <w:tcBorders>
              <w:top w:val="single" w:color="auto" w:sz="4" w:space="0"/>
              <w:left w:val="double" w:color="auto" w:sz="4" w:space="0"/>
            </w:tcBorders>
          </w:tcPr>
          <w:p w:rsidRPr="006E212F" w:rsidR="004035DF" w:rsidP="00645C67" w:rsidRDefault="004035DF" w14:paraId="4B2B36E3" w14:textId="77777777">
            <w:pPr>
              <w:spacing w:after="0" w:line="240" w:lineRule="auto"/>
              <w:jc w:val="right"/>
              <w:rPr>
                <w:rFonts w:cs="Calibri"/>
                <w:color w:val="000000"/>
                <w:sz w:val="20"/>
                <w:szCs w:val="20"/>
              </w:rPr>
            </w:pPr>
            <w:r w:rsidRPr="006E212F">
              <w:rPr>
                <w:sz w:val="20"/>
                <w:lang w:val="en-US"/>
              </w:rPr>
              <w:t>Sensitivity: TP/</w:t>
            </w:r>
            <w:r>
              <w:rPr>
                <w:sz w:val="20"/>
                <w:lang w:val="en-US"/>
              </w:rPr>
              <w:t>P</w:t>
            </w:r>
          </w:p>
        </w:tc>
      </w:tr>
      <w:tr w:rsidRPr="00F34B3E" w:rsidR="004035DF" w:rsidTr="00645C67" w14:paraId="60C59D22" w14:textId="77777777">
        <w:trPr>
          <w:trHeight w:val="316"/>
        </w:trPr>
        <w:tc>
          <w:tcPr>
            <w:tcW w:w="1393" w:type="pct"/>
            <w:tcBorders>
              <w:bottom w:val="double" w:color="auto" w:sz="4" w:space="0"/>
              <w:right w:val="single" w:color="auto" w:sz="4" w:space="0"/>
            </w:tcBorders>
            <w:noWrap/>
            <w:vAlign w:val="center"/>
          </w:tcPr>
          <w:p w:rsidRPr="00F34B3E" w:rsidR="004035DF" w:rsidP="00645C67" w:rsidRDefault="004035DF" w14:paraId="24ADDBB8" w14:textId="77777777">
            <w:pPr>
              <w:spacing w:after="0" w:line="240" w:lineRule="auto"/>
              <w:jc w:val="left"/>
              <w:rPr>
                <w:rFonts w:eastAsia="Times New Roman" w:cs="Calibri"/>
                <w:color w:val="000000"/>
                <w:sz w:val="20"/>
                <w:szCs w:val="20"/>
                <w:lang w:eastAsia="de-CH"/>
              </w:rPr>
            </w:pPr>
            <w:r>
              <w:rPr>
                <w:rFonts w:cs="Calibri"/>
                <w:color w:val="000000"/>
                <w:sz w:val="20"/>
                <w:szCs w:val="20"/>
              </w:rPr>
              <w:t>Actual Negative Cases (N)</w:t>
            </w:r>
          </w:p>
        </w:tc>
        <w:tc>
          <w:tcPr>
            <w:tcW w:w="1203" w:type="pct"/>
            <w:tcBorders>
              <w:left w:val="single" w:color="auto" w:sz="4" w:space="0"/>
              <w:bottom w:val="double" w:color="auto" w:sz="4" w:space="0"/>
            </w:tcBorders>
            <w:vAlign w:val="center"/>
          </w:tcPr>
          <w:p w:rsidRPr="00F34B3E" w:rsidR="004035DF" w:rsidP="00645C67" w:rsidRDefault="004035DF" w14:paraId="3CD2E3B5" w14:textId="77777777">
            <w:pPr>
              <w:spacing w:after="0" w:line="240" w:lineRule="auto"/>
              <w:jc w:val="right"/>
              <w:rPr>
                <w:rFonts w:cs="Calibri"/>
                <w:color w:val="000000"/>
                <w:sz w:val="20"/>
                <w:szCs w:val="20"/>
              </w:rPr>
            </w:pPr>
            <w:r w:rsidRPr="006E212F">
              <w:rPr>
                <w:rFonts w:cs="Calibri"/>
                <w:color w:val="000000"/>
                <w:sz w:val="20"/>
                <w:szCs w:val="20"/>
              </w:rPr>
              <w:t>False positive (FP)</w:t>
            </w:r>
          </w:p>
        </w:tc>
        <w:tc>
          <w:tcPr>
            <w:tcW w:w="1202" w:type="pct"/>
            <w:tcBorders>
              <w:bottom w:val="double" w:color="auto" w:sz="4" w:space="0"/>
              <w:right w:val="double" w:color="auto" w:sz="4" w:space="0"/>
            </w:tcBorders>
            <w:vAlign w:val="center"/>
          </w:tcPr>
          <w:p w:rsidRPr="00F34B3E" w:rsidR="004035DF" w:rsidP="00645C67" w:rsidRDefault="004035DF" w14:paraId="017663A2" w14:textId="77777777">
            <w:pPr>
              <w:spacing w:after="0" w:line="240" w:lineRule="auto"/>
              <w:jc w:val="right"/>
              <w:rPr>
                <w:rFonts w:cs="Calibri"/>
                <w:color w:val="000000"/>
                <w:sz w:val="20"/>
                <w:szCs w:val="20"/>
              </w:rPr>
            </w:pPr>
            <w:r w:rsidRPr="006E212F">
              <w:rPr>
                <w:rFonts w:cs="Calibri"/>
                <w:color w:val="000000"/>
                <w:sz w:val="20"/>
                <w:szCs w:val="20"/>
              </w:rPr>
              <w:t>True negative (TN)</w:t>
            </w:r>
          </w:p>
        </w:tc>
        <w:tc>
          <w:tcPr>
            <w:tcW w:w="1202" w:type="pct"/>
            <w:tcBorders>
              <w:left w:val="double" w:color="auto" w:sz="4" w:space="0"/>
              <w:bottom w:val="double" w:color="auto" w:sz="4" w:space="0"/>
            </w:tcBorders>
          </w:tcPr>
          <w:p w:rsidRPr="006E212F" w:rsidR="004035DF" w:rsidP="00645C67" w:rsidRDefault="004035DF" w14:paraId="35D8FF44" w14:textId="77777777">
            <w:pPr>
              <w:spacing w:after="0" w:line="240" w:lineRule="auto"/>
              <w:jc w:val="right"/>
              <w:rPr>
                <w:rFonts w:cs="Calibri"/>
                <w:color w:val="000000"/>
                <w:sz w:val="20"/>
                <w:szCs w:val="20"/>
              </w:rPr>
            </w:pPr>
            <w:r>
              <w:rPr>
                <w:sz w:val="20"/>
                <w:lang w:val="en-US"/>
              </w:rPr>
              <w:t>Specificity: TN/ N</w:t>
            </w:r>
          </w:p>
        </w:tc>
      </w:tr>
      <w:tr w:rsidRPr="00F34B3E" w:rsidR="004035DF" w:rsidTr="00645C67" w14:paraId="65EF2DA2" w14:textId="77777777">
        <w:trPr>
          <w:trHeight w:val="316"/>
        </w:trPr>
        <w:tc>
          <w:tcPr>
            <w:tcW w:w="1393" w:type="pct"/>
            <w:tcBorders>
              <w:top w:val="double" w:color="auto" w:sz="4" w:space="0"/>
              <w:bottom w:val="single" w:color="auto" w:sz="4" w:space="0"/>
            </w:tcBorders>
            <w:noWrap/>
            <w:vAlign w:val="center"/>
          </w:tcPr>
          <w:p w:rsidR="004035DF" w:rsidP="00645C67" w:rsidRDefault="004035DF" w14:paraId="182A06F5" w14:textId="77777777">
            <w:pPr>
              <w:spacing w:after="0" w:line="240" w:lineRule="auto"/>
              <w:jc w:val="left"/>
              <w:rPr>
                <w:rFonts w:cs="Calibri"/>
                <w:color w:val="000000"/>
                <w:sz w:val="20"/>
                <w:szCs w:val="20"/>
              </w:rPr>
            </w:pPr>
          </w:p>
        </w:tc>
        <w:tc>
          <w:tcPr>
            <w:tcW w:w="1203" w:type="pct"/>
            <w:tcBorders>
              <w:top w:val="double" w:color="auto" w:sz="4" w:space="0"/>
              <w:bottom w:val="single" w:color="auto" w:sz="4" w:space="0"/>
            </w:tcBorders>
            <w:vAlign w:val="center"/>
          </w:tcPr>
          <w:p w:rsidRPr="006E212F" w:rsidR="004035DF" w:rsidP="00645C67" w:rsidRDefault="004035DF" w14:paraId="1F59A42C" w14:textId="77777777">
            <w:pPr>
              <w:spacing w:after="0" w:line="240" w:lineRule="auto"/>
              <w:jc w:val="right"/>
              <w:rPr>
                <w:rFonts w:cs="Calibri"/>
                <w:color w:val="000000"/>
                <w:sz w:val="20"/>
                <w:szCs w:val="20"/>
              </w:rPr>
            </w:pPr>
          </w:p>
        </w:tc>
        <w:tc>
          <w:tcPr>
            <w:tcW w:w="1202" w:type="pct"/>
            <w:tcBorders>
              <w:top w:val="double" w:color="auto" w:sz="4" w:space="0"/>
              <w:bottom w:val="single" w:color="auto" w:sz="4" w:space="0"/>
              <w:right w:val="double" w:color="auto" w:sz="4" w:space="0"/>
            </w:tcBorders>
            <w:vAlign w:val="center"/>
          </w:tcPr>
          <w:p w:rsidRPr="006E212F" w:rsidR="004035DF" w:rsidP="00645C67" w:rsidRDefault="004035DF" w14:paraId="4CFBE42E" w14:textId="77777777">
            <w:pPr>
              <w:spacing w:after="0" w:line="240" w:lineRule="auto"/>
              <w:jc w:val="right"/>
              <w:rPr>
                <w:rFonts w:cs="Calibri"/>
                <w:color w:val="000000"/>
                <w:sz w:val="20"/>
                <w:szCs w:val="20"/>
              </w:rPr>
            </w:pPr>
          </w:p>
        </w:tc>
        <w:tc>
          <w:tcPr>
            <w:tcW w:w="1202" w:type="pct"/>
            <w:tcBorders>
              <w:top w:val="double" w:color="auto" w:sz="4" w:space="0"/>
              <w:left w:val="double" w:color="auto" w:sz="4" w:space="0"/>
              <w:bottom w:val="single" w:color="auto" w:sz="4" w:space="0"/>
            </w:tcBorders>
          </w:tcPr>
          <w:p w:rsidR="004035DF" w:rsidP="00645C67" w:rsidRDefault="004035DF" w14:paraId="766D9B63" w14:textId="77777777">
            <w:pPr>
              <w:spacing w:after="0" w:line="240" w:lineRule="auto"/>
              <w:jc w:val="right"/>
              <w:rPr>
                <w:sz w:val="20"/>
                <w:lang w:val="en-US"/>
              </w:rPr>
            </w:pPr>
            <w:r w:rsidRPr="006E212F">
              <w:rPr>
                <w:sz w:val="20"/>
                <w:lang w:val="en-US"/>
              </w:rPr>
              <w:t>Accuracy: (TP + TN)/ (P+N)</w:t>
            </w:r>
          </w:p>
        </w:tc>
      </w:tr>
    </w:tbl>
    <w:p w:rsidR="004035DF" w:rsidP="004035DF" w:rsidRDefault="004035DF" w14:paraId="23B685AE" w14:textId="37CA1DD2">
      <w:pPr>
        <w:pStyle w:val="KeinLeerraum"/>
        <w:spacing w:after="120"/>
        <w:rPr>
          <w:sz w:val="20"/>
          <w:lang w:val="en-US"/>
        </w:rPr>
      </w:pPr>
      <w:r>
        <w:rPr>
          <w:sz w:val="20"/>
          <w:lang w:val="en-US"/>
        </w:rPr>
        <w:t>Note</w:t>
      </w:r>
      <w:r w:rsidRPr="006E212F">
        <w:rPr>
          <w:sz w:val="20"/>
          <w:lang w:val="en-US"/>
        </w:rPr>
        <w:t xml:space="preserve">: The performance </w:t>
      </w:r>
      <w:r w:rsidR="00863151">
        <w:rPr>
          <w:sz w:val="20"/>
          <w:lang w:val="en-US"/>
        </w:rPr>
        <w:t>metric</w:t>
      </w:r>
      <w:r w:rsidRPr="006E212F">
        <w:rPr>
          <w:sz w:val="20"/>
          <w:lang w:val="en-US"/>
        </w:rPr>
        <w:t xml:space="preserve"> Cohen’s Kappa</w:t>
      </w:r>
      <w:r>
        <w:rPr>
          <w:sz w:val="20"/>
          <w:lang w:val="en-US"/>
        </w:rPr>
        <w:t xml:space="preserve"> is calculated as</w:t>
      </w:r>
      <w:r w:rsidRPr="006E212F">
        <w:rPr>
          <w:sz w:val="20"/>
          <w:lang w:val="en-US"/>
        </w:rPr>
        <w:t xml:space="preserve">: </w:t>
      </w:r>
      <w:r w:rsidRPr="00F258E5">
        <w:rPr>
          <w:sz w:val="20"/>
          <w:lang w:val="en-US"/>
        </w:rPr>
        <w:t xml:space="preserve">(2 </w:t>
      </w:r>
      <w:r w:rsidRPr="00F258E5">
        <w:rPr>
          <w:rFonts w:ascii="Cambria Math" w:hAnsi="Cambria Math" w:cs="Cambria Math"/>
          <w:sz w:val="20"/>
          <w:lang w:val="en-US"/>
        </w:rPr>
        <w:t>∗</w:t>
      </w:r>
      <w:r w:rsidR="00B279D9">
        <w:rPr>
          <w:rFonts w:ascii="Cambria Math" w:hAnsi="Cambria Math" w:cs="Cambria Math"/>
          <w:sz w:val="20"/>
          <w:lang w:val="en-US"/>
        </w:rPr>
        <w:t xml:space="preserve"> </w:t>
      </w:r>
      <w:r w:rsidRPr="00F258E5">
        <w:rPr>
          <w:sz w:val="20"/>
          <w:lang w:val="en-US"/>
        </w:rPr>
        <w:t>(</w:t>
      </w:r>
      <w:r w:rsidRPr="00F258E5">
        <w:rPr>
          <w:rFonts w:ascii="Cambria Math" w:hAnsi="Cambria Math" w:cs="Cambria Math"/>
          <w:sz w:val="20"/>
          <w:lang w:val="en-US"/>
        </w:rPr>
        <w:t>𝑇𝑃∗</w:t>
      </w:r>
      <w:r w:rsidRPr="00F258E5">
        <w:rPr>
          <w:sz w:val="20"/>
          <w:lang w:val="en-US"/>
        </w:rPr>
        <w:t xml:space="preserve"> </w:t>
      </w:r>
      <w:r w:rsidRPr="00F258E5">
        <w:rPr>
          <w:rFonts w:ascii="Cambria Math" w:hAnsi="Cambria Math" w:cs="Cambria Math"/>
          <w:sz w:val="20"/>
          <w:lang w:val="en-US"/>
        </w:rPr>
        <w:t>𝑇𝑁</w:t>
      </w:r>
      <w:r w:rsidRPr="00F258E5">
        <w:rPr>
          <w:sz w:val="20"/>
          <w:lang w:val="en-US"/>
        </w:rPr>
        <w:t xml:space="preserve"> −</w:t>
      </w:r>
      <w:r w:rsidRPr="00F258E5">
        <w:rPr>
          <w:rFonts w:ascii="Cambria Math" w:hAnsi="Cambria Math" w:cs="Cambria Math"/>
          <w:sz w:val="20"/>
          <w:lang w:val="en-US"/>
        </w:rPr>
        <w:t>𝐹𝑁</w:t>
      </w:r>
      <w:r w:rsidRPr="00F258E5">
        <w:rPr>
          <w:sz w:val="20"/>
          <w:lang w:val="en-US"/>
        </w:rPr>
        <w:t xml:space="preserve"> </w:t>
      </w:r>
      <w:r w:rsidRPr="00F258E5">
        <w:rPr>
          <w:rFonts w:ascii="Cambria Math" w:hAnsi="Cambria Math" w:cs="Cambria Math"/>
          <w:sz w:val="20"/>
          <w:lang w:val="en-US"/>
        </w:rPr>
        <w:t>∗𝐹𝑃</w:t>
      </w:r>
      <w:r w:rsidRPr="00F258E5">
        <w:rPr>
          <w:sz w:val="20"/>
          <w:lang w:val="en-US"/>
        </w:rPr>
        <w:t>))/((</w:t>
      </w:r>
      <w:r w:rsidRPr="00F258E5">
        <w:rPr>
          <w:rFonts w:ascii="Cambria Math" w:hAnsi="Cambria Math" w:cs="Cambria Math"/>
          <w:sz w:val="20"/>
          <w:lang w:val="en-US"/>
        </w:rPr>
        <w:t>𝑇𝑃</w:t>
      </w:r>
      <w:r w:rsidRPr="00F258E5">
        <w:rPr>
          <w:sz w:val="20"/>
          <w:lang w:val="en-US"/>
        </w:rPr>
        <w:t>+</w:t>
      </w:r>
      <w:proofErr w:type="gramStart"/>
      <w:r w:rsidRPr="00F258E5">
        <w:rPr>
          <w:rFonts w:ascii="Cambria Math" w:hAnsi="Cambria Math" w:cs="Cambria Math"/>
          <w:sz w:val="20"/>
          <w:lang w:val="en-US"/>
        </w:rPr>
        <w:t>𝐹𝑃</w:t>
      </w:r>
      <w:r w:rsidRPr="00F258E5">
        <w:rPr>
          <w:sz w:val="20"/>
          <w:lang w:val="en-US"/>
        </w:rPr>
        <w:t>)</w:t>
      </w:r>
      <w:r w:rsidRPr="00F258E5">
        <w:rPr>
          <w:rFonts w:ascii="Cambria Math" w:hAnsi="Cambria Math" w:cs="Cambria Math"/>
          <w:sz w:val="20"/>
          <w:lang w:val="en-US"/>
        </w:rPr>
        <w:t>∗</w:t>
      </w:r>
      <w:proofErr w:type="gramEnd"/>
      <w:r w:rsidRPr="00F258E5">
        <w:rPr>
          <w:sz w:val="20"/>
          <w:lang w:val="en-US"/>
        </w:rPr>
        <w:t>(</w:t>
      </w:r>
      <w:r w:rsidRPr="00F258E5">
        <w:rPr>
          <w:rFonts w:ascii="Cambria Math" w:hAnsi="Cambria Math" w:cs="Cambria Math"/>
          <w:sz w:val="20"/>
          <w:lang w:val="en-US"/>
        </w:rPr>
        <w:t>𝐹𝑃</w:t>
      </w:r>
      <w:r w:rsidRPr="00F258E5">
        <w:rPr>
          <w:sz w:val="20"/>
          <w:lang w:val="en-US"/>
        </w:rPr>
        <w:t>+</w:t>
      </w:r>
      <w:proofErr w:type="gramStart"/>
      <w:r w:rsidRPr="00F258E5">
        <w:rPr>
          <w:rFonts w:ascii="Cambria Math" w:hAnsi="Cambria Math" w:cs="Cambria Math"/>
          <w:sz w:val="20"/>
          <w:lang w:val="en-US"/>
        </w:rPr>
        <w:t>𝑇𝑁</w:t>
      </w:r>
      <w:r w:rsidRPr="00F258E5">
        <w:rPr>
          <w:sz w:val="20"/>
          <w:lang w:val="en-US"/>
        </w:rPr>
        <w:t>)+</w:t>
      </w:r>
      <w:proofErr w:type="gramEnd"/>
      <w:r w:rsidRPr="00F258E5">
        <w:rPr>
          <w:sz w:val="20"/>
          <w:lang w:val="en-US"/>
        </w:rPr>
        <w:t>(</w:t>
      </w:r>
      <w:r w:rsidRPr="00F258E5">
        <w:rPr>
          <w:rFonts w:ascii="Cambria Math" w:hAnsi="Cambria Math" w:cs="Cambria Math"/>
          <w:sz w:val="20"/>
          <w:lang w:val="en-US"/>
        </w:rPr>
        <w:t>𝑇𝑃</w:t>
      </w:r>
      <w:r w:rsidRPr="00F258E5">
        <w:rPr>
          <w:sz w:val="20"/>
          <w:lang w:val="en-US"/>
        </w:rPr>
        <w:t>+</w:t>
      </w:r>
      <w:proofErr w:type="gramStart"/>
      <w:r w:rsidRPr="00F258E5">
        <w:rPr>
          <w:rFonts w:ascii="Cambria Math" w:hAnsi="Cambria Math" w:cs="Cambria Math"/>
          <w:sz w:val="20"/>
          <w:lang w:val="en-US"/>
        </w:rPr>
        <w:t>𝐹𝑁</w:t>
      </w:r>
      <w:r w:rsidRPr="00F258E5">
        <w:rPr>
          <w:sz w:val="20"/>
          <w:lang w:val="en-US"/>
        </w:rPr>
        <w:t>)</w:t>
      </w:r>
      <w:r w:rsidRPr="00F258E5">
        <w:rPr>
          <w:rFonts w:ascii="Cambria Math" w:hAnsi="Cambria Math" w:cs="Cambria Math"/>
          <w:sz w:val="20"/>
          <w:lang w:val="en-US"/>
        </w:rPr>
        <w:t>∗</w:t>
      </w:r>
      <w:proofErr w:type="gramEnd"/>
      <w:r w:rsidRPr="00F258E5">
        <w:rPr>
          <w:sz w:val="20"/>
          <w:lang w:val="en-US"/>
        </w:rPr>
        <w:t>(</w:t>
      </w:r>
      <w:r w:rsidRPr="00F258E5">
        <w:rPr>
          <w:rFonts w:ascii="Cambria Math" w:hAnsi="Cambria Math" w:cs="Cambria Math"/>
          <w:sz w:val="20"/>
          <w:lang w:val="en-US"/>
        </w:rPr>
        <w:t>𝐹𝑁</w:t>
      </w:r>
      <w:r w:rsidRPr="00F258E5">
        <w:rPr>
          <w:sz w:val="20"/>
          <w:lang w:val="en-US"/>
        </w:rPr>
        <w:t>+</w:t>
      </w:r>
      <w:r w:rsidRPr="00F258E5">
        <w:rPr>
          <w:rFonts w:ascii="Cambria Math" w:hAnsi="Cambria Math" w:cs="Cambria Math"/>
          <w:sz w:val="20"/>
          <w:lang w:val="en-US"/>
        </w:rPr>
        <w:t>𝑇𝑁</w:t>
      </w:r>
      <w:r w:rsidRPr="00F258E5">
        <w:rPr>
          <w:sz w:val="20"/>
          <w:lang w:val="en-US"/>
        </w:rPr>
        <w:t>)</w:t>
      </w:r>
    </w:p>
    <w:p w:rsidR="004E60BF" w:rsidP="004035DF" w:rsidRDefault="004E60BF" w14:paraId="4CC3C30E" w14:textId="77777777">
      <w:pPr>
        <w:pStyle w:val="KeinLeerraum"/>
        <w:spacing w:after="120"/>
        <w:rPr>
          <w:sz w:val="20"/>
          <w:lang w:val="en-US"/>
        </w:rPr>
      </w:pPr>
    </w:p>
    <w:p w:rsidRPr="004E60BF" w:rsidR="004E60BF" w:rsidP="004E60BF" w:rsidRDefault="004E60BF" w14:paraId="6FC84B31" w14:textId="7D1173F2">
      <w:pPr>
        <w:pStyle w:val="KeinLeerraum"/>
        <w:spacing w:after="120" w:line="360" w:lineRule="auto"/>
        <w:ind w:firstLine="284"/>
        <w:rPr>
          <w:lang w:val="en-US"/>
        </w:rPr>
      </w:pPr>
      <w:r>
        <w:rPr>
          <w:lang w:val="en-US"/>
        </w:rPr>
        <w:t>In a second step, in Section 4.2, t</w:t>
      </w:r>
      <w:r w:rsidRPr="00F34B3E">
        <w:rPr>
          <w:lang w:val="en-US"/>
        </w:rPr>
        <w:t xml:space="preserve">o </w:t>
      </w:r>
      <w:r>
        <w:rPr>
          <w:lang w:val="en-US"/>
        </w:rPr>
        <w:t>get a better understanding of what the key predictors in our data are that could be used for targeting, we present the</w:t>
      </w:r>
      <w:r w:rsidRPr="00F34B3E">
        <w:rPr>
          <w:lang w:val="en-US"/>
        </w:rPr>
        <w:t xml:space="preserve"> variable importance</w:t>
      </w:r>
      <w:r>
        <w:rPr>
          <w:lang w:val="en-US"/>
        </w:rPr>
        <w:t xml:space="preserve"> </w:t>
      </w:r>
      <w:r w:rsidRPr="00F34B3E">
        <w:rPr>
          <w:lang w:val="en-US"/>
        </w:rPr>
        <w:t xml:space="preserve">for </w:t>
      </w:r>
      <w:r>
        <w:rPr>
          <w:lang w:val="en-US"/>
        </w:rPr>
        <w:t>each country model</w:t>
      </w:r>
      <w:r w:rsidRPr="00F34B3E">
        <w:rPr>
          <w:lang w:val="en-US"/>
        </w:rPr>
        <w:t xml:space="preserve">. </w:t>
      </w:r>
      <w:r>
        <w:t xml:space="preserve">The importance metric of the predictors in our model is based on </w:t>
      </w:r>
      <w:r w:rsidRPr="00BE4272">
        <w:t>SHAP (</w:t>
      </w:r>
      <w:proofErr w:type="spellStart"/>
      <w:r w:rsidRPr="00BE4272">
        <w:t>S</w:t>
      </w:r>
      <w:r>
        <w:t>H</w:t>
      </w:r>
      <w:r w:rsidRPr="00BE4272">
        <w:t>apley</w:t>
      </w:r>
      <w:proofErr w:type="spellEnd"/>
      <w:r w:rsidRPr="00BE4272">
        <w:t xml:space="preserve"> Additive </w:t>
      </w:r>
      <w:proofErr w:type="spellStart"/>
      <w:r w:rsidRPr="00BE4272">
        <w:t>exPlanations</w:t>
      </w:r>
      <w:proofErr w:type="spellEnd"/>
      <w:r w:rsidRPr="00BE4272">
        <w:t>) values</w:t>
      </w:r>
      <w:r>
        <w:t xml:space="preserve"> (Lundberg and Lee, 2017). Shapley values have their roots in cooperative game theory, and they represent the average marginal contribution of each predictor to the final prediction. Unlike Gini importance, SHAP values are not biased in favour of variables with many possible split points (e.g., continuous variables) or against highly correlated variables, which is the case in our sample.</w:t>
      </w:r>
    </w:p>
    <w:p w:rsidR="00B279D9" w:rsidP="004035DF" w:rsidRDefault="00B279D9" w14:paraId="4934B6C8" w14:textId="77777777">
      <w:pPr>
        <w:pStyle w:val="KeinLeerraum"/>
        <w:spacing w:after="120"/>
        <w:rPr>
          <w:sz w:val="20"/>
          <w:lang w:val="en-US"/>
        </w:rPr>
      </w:pPr>
    </w:p>
    <w:p w:rsidRPr="003B5544" w:rsidR="00B279D9" w:rsidP="00B279D9" w:rsidRDefault="00B279D9" w14:paraId="00E27725" w14:textId="21676927">
      <w:pPr>
        <w:pStyle w:val="berschrift2"/>
        <w:numPr>
          <w:ilvl w:val="1"/>
          <w:numId w:val="4"/>
        </w:numPr>
        <w:rPr>
          <w:rFonts w:ascii="Garamond" w:hAnsi="Garamond"/>
          <w:color w:val="auto"/>
          <w:lang w:val="en-US"/>
        </w:rPr>
      </w:pPr>
      <w:r>
        <w:rPr>
          <w:rFonts w:ascii="Garamond" w:hAnsi="Garamond"/>
          <w:color w:val="auto"/>
          <w:lang w:val="en-US"/>
        </w:rPr>
        <w:t>Machine learning models for out-of-sample predictions</w:t>
      </w:r>
    </w:p>
    <w:p w:rsidR="00965554" w:rsidP="00BE5A8F" w:rsidRDefault="00E55CB6" w14:paraId="35B71B11" w14:textId="69D56368">
      <w:pPr>
        <w:pStyle w:val="KeinLeerraum"/>
        <w:spacing w:after="120" w:line="360" w:lineRule="auto"/>
        <w:ind w:firstLine="284"/>
        <w:rPr>
          <w:lang w:val="en-US"/>
        </w:rPr>
      </w:pPr>
      <w:r>
        <w:rPr>
          <w:lang w:val="en-US"/>
        </w:rPr>
        <w:t xml:space="preserve">In </w:t>
      </w:r>
      <w:r w:rsidR="00710FB2">
        <w:rPr>
          <w:lang w:val="en-US"/>
        </w:rPr>
        <w:t>Section</w:t>
      </w:r>
      <w:r>
        <w:rPr>
          <w:lang w:val="en-US"/>
        </w:rPr>
        <w:t xml:space="preserve"> </w:t>
      </w:r>
      <w:r w:rsidR="00C81C6B">
        <w:rPr>
          <w:lang w:val="en-US"/>
        </w:rPr>
        <w:t xml:space="preserve">4.3, </w:t>
      </w:r>
      <w:r w:rsidR="00C81C6B">
        <w:t xml:space="preserve">we explore the potential </w:t>
      </w:r>
      <w:r w:rsidRPr="00011FF8" w:rsidR="00C81C6B">
        <w:rPr>
          <w:rFonts w:cs="Times New Roman"/>
          <w:lang w:val="en-US"/>
        </w:rPr>
        <w:t>out-of-sample predictions</w:t>
      </w:r>
      <w:r w:rsidR="00C81C6B">
        <w:rPr>
          <w:rFonts w:cs="Times New Roman"/>
          <w:lang w:val="en-US"/>
        </w:rPr>
        <w:t xml:space="preserve"> with the ML models to gain</w:t>
      </w:r>
      <w:r w:rsidRPr="00011FF8" w:rsidR="00C81C6B">
        <w:rPr>
          <w:rFonts w:cs="Times New Roman"/>
          <w:lang w:val="en-US"/>
        </w:rPr>
        <w:t xml:space="preserve"> insight</w:t>
      </w:r>
      <w:r w:rsidR="00C81C6B">
        <w:rPr>
          <w:rFonts w:cs="Times New Roman"/>
          <w:lang w:val="en-US"/>
        </w:rPr>
        <w:t xml:space="preserve"> </w:t>
      </w:r>
      <w:r w:rsidR="002070F3">
        <w:rPr>
          <w:rFonts w:cs="Times New Roman"/>
          <w:lang w:val="en-US"/>
        </w:rPr>
        <w:t xml:space="preserve">into </w:t>
      </w:r>
      <w:r w:rsidR="00C81C6B">
        <w:rPr>
          <w:rFonts w:cs="Times New Roman"/>
          <w:lang w:val="en-US"/>
        </w:rPr>
        <w:t xml:space="preserve">small-scale predictions. Therefore, </w:t>
      </w:r>
      <w:r w:rsidRPr="00F34B3E" w:rsidR="002211C9">
        <w:rPr>
          <w:lang w:val="en-US"/>
        </w:rPr>
        <w:t>we apply out-of-sample predictions</w:t>
      </w:r>
      <w:r w:rsidR="002211C9">
        <w:rPr>
          <w:lang w:val="en-US"/>
        </w:rPr>
        <w:t xml:space="preserve"> </w:t>
      </w:r>
      <w:r w:rsidR="00C81C6B">
        <w:rPr>
          <w:lang w:val="en-US"/>
        </w:rPr>
        <w:t xml:space="preserve">with census data </w:t>
      </w:r>
      <w:r w:rsidR="002211C9">
        <w:rPr>
          <w:lang w:val="en-US"/>
        </w:rPr>
        <w:t xml:space="preserve">to countries where we have </w:t>
      </w:r>
      <w:r w:rsidRPr="008142CA" w:rsidR="008142CA">
        <w:rPr>
          <w:lang w:val="en-US"/>
        </w:rPr>
        <w:t>underlying</w:t>
      </w:r>
      <w:r w:rsidR="002211C9">
        <w:rPr>
          <w:lang w:val="en-US"/>
        </w:rPr>
        <w:t xml:space="preserve"> DHS data</w:t>
      </w:r>
      <w:r w:rsidR="00BE5A8F">
        <w:rPr>
          <w:lang w:val="en-US"/>
        </w:rPr>
        <w:t>. W</w:t>
      </w:r>
      <w:r w:rsidR="00965554">
        <w:rPr>
          <w:lang w:val="en-US"/>
        </w:rPr>
        <w:t xml:space="preserve">e </w:t>
      </w:r>
      <w:r w:rsidR="002070F3">
        <w:rPr>
          <w:lang w:val="en-US"/>
        </w:rPr>
        <w:t>use</w:t>
      </w:r>
      <w:r w:rsidR="00965554">
        <w:rPr>
          <w:lang w:val="en-US"/>
        </w:rPr>
        <w:t xml:space="preserve"> the </w:t>
      </w:r>
      <w:proofErr w:type="spellStart"/>
      <w:r w:rsidR="00965554">
        <w:rPr>
          <w:lang w:val="en-US"/>
        </w:rPr>
        <w:t>XGBoost</w:t>
      </w:r>
      <w:proofErr w:type="spellEnd"/>
      <w:r w:rsidR="00965554">
        <w:rPr>
          <w:lang w:val="en-US"/>
        </w:rPr>
        <w:t xml:space="preserve"> ML model and train it with the DHS data for each country. However, </w:t>
      </w:r>
      <w:r w:rsidR="00C005EC">
        <w:rPr>
          <w:lang w:val="en-US"/>
        </w:rPr>
        <w:t>for these models</w:t>
      </w:r>
      <w:r w:rsidR="004E1CF4">
        <w:rPr>
          <w:lang w:val="en-US"/>
        </w:rPr>
        <w:t>,</w:t>
      </w:r>
      <w:r w:rsidR="00C005EC">
        <w:rPr>
          <w:lang w:val="en-US"/>
        </w:rPr>
        <w:t xml:space="preserve"> we </w:t>
      </w:r>
      <w:r w:rsidR="00965554">
        <w:rPr>
          <w:lang w:val="en-US"/>
        </w:rPr>
        <w:t xml:space="preserve">only </w:t>
      </w:r>
      <w:r w:rsidR="00C005EC">
        <w:rPr>
          <w:lang w:val="en-US"/>
        </w:rPr>
        <w:t xml:space="preserve">include </w:t>
      </w:r>
      <w:r w:rsidR="00371017">
        <w:rPr>
          <w:lang w:val="en-US"/>
        </w:rPr>
        <w:t xml:space="preserve">nine </w:t>
      </w:r>
      <w:r w:rsidR="00965554">
        <w:rPr>
          <w:lang w:val="en-US"/>
        </w:rPr>
        <w:t>covariates</w:t>
      </w:r>
      <w:r w:rsidR="00C005EC">
        <w:rPr>
          <w:lang w:val="en-US"/>
        </w:rPr>
        <w:t xml:space="preserve"> in the model,</w:t>
      </w:r>
      <w:r w:rsidR="00965554">
        <w:rPr>
          <w:lang w:val="en-US"/>
        </w:rPr>
        <w:t xml:space="preserve"> because we need to </w:t>
      </w:r>
      <w:r w:rsidR="002070F3">
        <w:rPr>
          <w:lang w:val="en-US"/>
        </w:rPr>
        <w:t>ensure</w:t>
      </w:r>
      <w:r w:rsidR="00C005EC">
        <w:rPr>
          <w:lang w:val="en-US"/>
        </w:rPr>
        <w:t xml:space="preserve"> that the variables used </w:t>
      </w:r>
      <w:r w:rsidR="002070F3">
        <w:rPr>
          <w:lang w:val="en-US"/>
        </w:rPr>
        <w:t>to train</w:t>
      </w:r>
      <w:r w:rsidR="00C005EC">
        <w:rPr>
          <w:lang w:val="en-US"/>
        </w:rPr>
        <w:t xml:space="preserve"> the model are also available in the census data (see Section 2). As discussed in Section 2, </w:t>
      </w:r>
      <w:r w:rsidR="002070F3">
        <w:rPr>
          <w:lang w:val="en-US"/>
        </w:rPr>
        <w:t xml:space="preserve">the census data </w:t>
      </w:r>
      <w:r w:rsidR="00C005EC">
        <w:rPr>
          <w:lang w:val="en-US"/>
        </w:rPr>
        <w:t xml:space="preserve">contains only </w:t>
      </w:r>
      <w:r w:rsidR="002070F3">
        <w:rPr>
          <w:lang w:val="en-US"/>
        </w:rPr>
        <w:t xml:space="preserve">a </w:t>
      </w:r>
      <w:r w:rsidR="00C005EC">
        <w:rPr>
          <w:lang w:val="en-US"/>
        </w:rPr>
        <w:t xml:space="preserve">limited </w:t>
      </w:r>
      <w:r w:rsidR="002070F3">
        <w:rPr>
          <w:lang w:val="en-US"/>
        </w:rPr>
        <w:t xml:space="preserve">number of </w:t>
      </w:r>
      <w:r w:rsidR="00C005EC">
        <w:rPr>
          <w:lang w:val="en-US"/>
        </w:rPr>
        <w:t xml:space="preserve">covariates compared to the DHS survey data. </w:t>
      </w:r>
      <w:r w:rsidR="003845B4">
        <w:rPr>
          <w:lang w:val="en-US"/>
        </w:rPr>
        <w:t xml:space="preserve">We then apply </w:t>
      </w:r>
      <w:r w:rsidR="0047575E">
        <w:rPr>
          <w:lang w:val="en-US"/>
        </w:rPr>
        <w:t xml:space="preserve">each country </w:t>
      </w:r>
      <w:r w:rsidR="003845B4">
        <w:rPr>
          <w:lang w:val="en-US"/>
        </w:rPr>
        <w:t xml:space="preserve">model to the </w:t>
      </w:r>
      <w:r w:rsidR="0047575E">
        <w:rPr>
          <w:lang w:val="en-US"/>
        </w:rPr>
        <w:t>corresponding countr</w:t>
      </w:r>
      <w:r w:rsidR="00A11548">
        <w:rPr>
          <w:lang w:val="en-US"/>
        </w:rPr>
        <w:t>y</w:t>
      </w:r>
      <w:r w:rsidR="0047575E">
        <w:rPr>
          <w:lang w:val="en-US"/>
        </w:rPr>
        <w:t>’</w:t>
      </w:r>
      <w:r w:rsidR="00A11548">
        <w:rPr>
          <w:lang w:val="en-US"/>
        </w:rPr>
        <w:t>s</w:t>
      </w:r>
      <w:r w:rsidR="0047575E">
        <w:rPr>
          <w:lang w:val="en-US"/>
        </w:rPr>
        <w:t xml:space="preserve"> </w:t>
      </w:r>
      <w:r w:rsidR="003845B4">
        <w:rPr>
          <w:lang w:val="en-US"/>
        </w:rPr>
        <w:t>census data</w:t>
      </w:r>
      <w:r w:rsidR="00C9073B">
        <w:rPr>
          <w:lang w:val="en-US"/>
        </w:rPr>
        <w:t xml:space="preserve"> to obtain the</w:t>
      </w:r>
      <w:r w:rsidR="00371017">
        <w:rPr>
          <w:lang w:val="en-US"/>
        </w:rPr>
        <w:t xml:space="preserve"> out-of-sample</w:t>
      </w:r>
      <w:r w:rsidR="00C9073B">
        <w:rPr>
          <w:lang w:val="en-US"/>
        </w:rPr>
        <w:t xml:space="preserve"> predictions</w:t>
      </w:r>
      <w:r w:rsidR="003845B4">
        <w:rPr>
          <w:lang w:val="en-US"/>
        </w:rPr>
        <w:t xml:space="preserve">. </w:t>
      </w:r>
      <w:r w:rsidR="0047575E">
        <w:rPr>
          <w:lang w:val="en-US"/>
        </w:rPr>
        <w:t>S</w:t>
      </w:r>
      <w:r w:rsidR="00C005EC">
        <w:rPr>
          <w:lang w:val="en-US"/>
        </w:rPr>
        <w:t xml:space="preserve">ince the census data </w:t>
      </w:r>
      <w:r w:rsidR="00371017">
        <w:rPr>
          <w:lang w:val="en-US"/>
        </w:rPr>
        <w:t>is</w:t>
      </w:r>
      <w:r w:rsidR="00C005EC">
        <w:rPr>
          <w:lang w:val="en-US"/>
        </w:rPr>
        <w:t xml:space="preserve"> population data, we </w:t>
      </w:r>
      <w:r w:rsidR="00A11548">
        <w:rPr>
          <w:lang w:val="en-US"/>
        </w:rPr>
        <w:t>obtain</w:t>
      </w:r>
      <w:r w:rsidR="00C005EC">
        <w:rPr>
          <w:lang w:val="en-US"/>
        </w:rPr>
        <w:t xml:space="preserve"> representative predictions on a small</w:t>
      </w:r>
      <w:r w:rsidR="00371017">
        <w:rPr>
          <w:lang w:val="en-US"/>
        </w:rPr>
        <w:t xml:space="preserve"> </w:t>
      </w:r>
      <w:r w:rsidR="00C005EC">
        <w:rPr>
          <w:lang w:val="en-US"/>
        </w:rPr>
        <w:t>scale.</w:t>
      </w:r>
    </w:p>
    <w:p w:rsidRPr="00F34B3E" w:rsidR="002211C9" w:rsidP="002211C9" w:rsidRDefault="002211C9" w14:paraId="7EA9563E" w14:textId="725D4D39">
      <w:pPr>
        <w:pStyle w:val="KeinLeerraum"/>
        <w:spacing w:after="120" w:line="360" w:lineRule="auto"/>
        <w:ind w:firstLine="284"/>
        <w:rPr>
          <w:lang w:val="en-US"/>
        </w:rPr>
      </w:pPr>
      <w:r w:rsidRPr="00F34B3E">
        <w:rPr>
          <w:lang w:val="en-US"/>
        </w:rPr>
        <w:t xml:space="preserve">In </w:t>
      </w:r>
      <w:r>
        <w:rPr>
          <w:lang w:val="en-US"/>
        </w:rPr>
        <w:t>a final step</w:t>
      </w:r>
      <w:r w:rsidR="000A65B0">
        <w:rPr>
          <w:lang w:val="en-US"/>
        </w:rPr>
        <w:t>,</w:t>
      </w:r>
      <w:r>
        <w:rPr>
          <w:lang w:val="en-US"/>
        </w:rPr>
        <w:t xml:space="preserve"> </w:t>
      </w:r>
      <w:r w:rsidRPr="00F34B3E">
        <w:rPr>
          <w:rFonts w:eastAsiaTheme="minorEastAsia"/>
          <w:lang w:val="en-US"/>
        </w:rPr>
        <w:t xml:space="preserve">we map </w:t>
      </w:r>
      <w:proofErr w:type="gramStart"/>
      <w:r w:rsidRPr="00F34B3E">
        <w:rPr>
          <w:rFonts w:eastAsiaTheme="minorEastAsia"/>
          <w:lang w:val="en-US"/>
        </w:rPr>
        <w:t xml:space="preserve">all </w:t>
      </w:r>
      <w:r w:rsidR="00A11548">
        <w:rPr>
          <w:rFonts w:eastAsiaTheme="minorEastAsia"/>
          <w:lang w:val="en-US"/>
        </w:rPr>
        <w:t>of</w:t>
      </w:r>
      <w:proofErr w:type="gramEnd"/>
      <w:r w:rsidR="00A11548">
        <w:rPr>
          <w:rFonts w:eastAsiaTheme="minorEastAsia"/>
          <w:lang w:val="en-US"/>
        </w:rPr>
        <w:t xml:space="preserve"> </w:t>
      </w:r>
      <w:r w:rsidRPr="00F34B3E">
        <w:rPr>
          <w:rFonts w:eastAsiaTheme="minorEastAsia"/>
          <w:lang w:val="en-US"/>
        </w:rPr>
        <w:t xml:space="preserve">our results to </w:t>
      </w:r>
      <w:r w:rsidRPr="00F34B3E">
        <w:rPr>
          <w:lang w:val="en-US"/>
        </w:rPr>
        <w:t xml:space="preserve">better understand </w:t>
      </w:r>
      <w:r w:rsidR="00A11548">
        <w:rPr>
          <w:lang w:val="en-US"/>
        </w:rPr>
        <w:t xml:space="preserve">the </w:t>
      </w:r>
      <w:r w:rsidRPr="00F34B3E">
        <w:rPr>
          <w:lang w:val="en-US"/>
        </w:rPr>
        <w:t xml:space="preserve">spatial distributions in SSA and to inform policymakers about which </w:t>
      </w:r>
      <w:r>
        <w:rPr>
          <w:lang w:val="en-US"/>
        </w:rPr>
        <w:t>districts</w:t>
      </w:r>
      <w:r w:rsidRPr="00F34B3E">
        <w:rPr>
          <w:lang w:val="en-US"/>
        </w:rPr>
        <w:t xml:space="preserve"> still exclude</w:t>
      </w:r>
      <w:r w:rsidR="00A11548">
        <w:rPr>
          <w:lang w:val="en-US"/>
        </w:rPr>
        <w:t xml:space="preserve"> people </w:t>
      </w:r>
      <w:r w:rsidRPr="00F34B3E">
        <w:rPr>
          <w:lang w:val="en-US"/>
        </w:rPr>
        <w:t>from health insurance and suffer</w:t>
      </w:r>
      <w:r>
        <w:rPr>
          <w:lang w:val="en-US"/>
        </w:rPr>
        <w:t xml:space="preserve"> </w:t>
      </w:r>
      <w:r w:rsidR="00A11548">
        <w:rPr>
          <w:lang w:val="en-US"/>
        </w:rPr>
        <w:t xml:space="preserve">the </w:t>
      </w:r>
      <w:r>
        <w:rPr>
          <w:lang w:val="en-US"/>
        </w:rPr>
        <w:t>most</w:t>
      </w:r>
      <w:r w:rsidRPr="00F34B3E">
        <w:rPr>
          <w:lang w:val="en-US"/>
        </w:rPr>
        <w:t xml:space="preserve"> from low health service usage. To do </w:t>
      </w:r>
      <w:r w:rsidR="00A11548">
        <w:rPr>
          <w:lang w:val="en-US"/>
        </w:rPr>
        <w:t>this</w:t>
      </w:r>
      <w:r w:rsidRPr="00F34B3E">
        <w:rPr>
          <w:lang w:val="en-US"/>
        </w:rPr>
        <w:t>, we aggregate our estima</w:t>
      </w:r>
      <w:r w:rsidR="00A11548">
        <w:rPr>
          <w:lang w:val="en-US"/>
        </w:rPr>
        <w:t>tes</w:t>
      </w:r>
      <w:r w:rsidRPr="00F34B3E">
        <w:rPr>
          <w:lang w:val="en-US"/>
        </w:rPr>
        <w:t xml:space="preserve"> from </w:t>
      </w:r>
      <w:r w:rsidR="00A11548">
        <w:rPr>
          <w:lang w:val="en-US"/>
        </w:rPr>
        <w:t>the</w:t>
      </w:r>
      <w:r w:rsidRPr="00F34B3E">
        <w:rPr>
          <w:lang w:val="en-US"/>
        </w:rPr>
        <w:t xml:space="preserve"> individual level to </w:t>
      </w:r>
      <w:r>
        <w:rPr>
          <w:lang w:val="en-US"/>
        </w:rPr>
        <w:t>district averages</w:t>
      </w:r>
      <w:r w:rsidR="008D47AF">
        <w:rPr>
          <w:lang w:val="en-US"/>
        </w:rPr>
        <w:t xml:space="preserve"> – the level where health management </w:t>
      </w:r>
      <w:r w:rsidR="008476D8">
        <w:rPr>
          <w:lang w:val="en-US"/>
        </w:rPr>
        <w:t xml:space="preserve">is supervised, and </w:t>
      </w:r>
      <w:r w:rsidR="008D47AF">
        <w:rPr>
          <w:lang w:val="en-US"/>
        </w:rPr>
        <w:t xml:space="preserve">decisions </w:t>
      </w:r>
      <w:r w:rsidR="008476D8">
        <w:rPr>
          <w:lang w:val="en-US"/>
        </w:rPr>
        <w:t>are</w:t>
      </w:r>
      <w:r w:rsidR="008D47AF">
        <w:rPr>
          <w:lang w:val="en-US"/>
        </w:rPr>
        <w:t xml:space="preserve"> taken</w:t>
      </w:r>
      <w:r>
        <w:rPr>
          <w:lang w:val="en-US"/>
        </w:rPr>
        <w:t xml:space="preserve">. </w:t>
      </w:r>
    </w:p>
    <w:p w:rsidRPr="00C81535" w:rsidR="00C81535" w:rsidP="00B279D9" w:rsidRDefault="00C81535" w14:paraId="7446A9BF" w14:textId="11BD5255">
      <w:pPr>
        <w:pStyle w:val="berschrift1"/>
        <w:numPr>
          <w:ilvl w:val="0"/>
          <w:numId w:val="4"/>
        </w:numPr>
        <w:ind w:left="0" w:firstLine="0"/>
        <w:rPr>
          <w:color w:val="auto"/>
          <w:shd w:val="clear" w:color="auto" w:fill="FFFFFF"/>
          <w:lang w:val="en-US"/>
        </w:rPr>
      </w:pPr>
      <w:r>
        <w:rPr>
          <w:color w:val="auto"/>
          <w:shd w:val="clear" w:color="auto" w:fill="FFFFFF"/>
          <w:lang w:val="en-US"/>
        </w:rPr>
        <w:t>Results</w:t>
      </w:r>
    </w:p>
    <w:p w:rsidR="005962F5" w:rsidP="00B279D9" w:rsidRDefault="005962F5" w14:paraId="5F19391E" w14:textId="0B8FC7A9">
      <w:pPr>
        <w:pStyle w:val="berschrift2"/>
        <w:numPr>
          <w:ilvl w:val="1"/>
          <w:numId w:val="4"/>
        </w:numPr>
        <w:rPr>
          <w:rFonts w:ascii="Garamond" w:hAnsi="Garamond"/>
          <w:color w:val="auto"/>
          <w:lang w:val="en-US"/>
        </w:rPr>
      </w:pPr>
      <w:r w:rsidRPr="005962F5">
        <w:rPr>
          <w:rFonts w:ascii="Garamond" w:hAnsi="Garamond"/>
          <w:color w:val="auto"/>
          <w:lang w:val="en-US"/>
        </w:rPr>
        <w:t>Predictive power of ML models</w:t>
      </w:r>
    </w:p>
    <w:p w:rsidR="005962F5" w:rsidP="005962F5" w:rsidRDefault="005962F5" w14:paraId="25EB44FC" w14:textId="0695D9B7">
      <w:pPr>
        <w:spacing w:after="120" w:line="360" w:lineRule="auto"/>
        <w:ind w:firstLine="284"/>
        <w:rPr>
          <w:lang w:val="en-US"/>
        </w:rPr>
      </w:pPr>
      <w:r w:rsidRPr="003D71E8">
        <w:rPr>
          <w:lang w:val="en-US"/>
        </w:rPr>
        <w:t>Accurate prediction of health insurance coverage and healthcare utilization is vital for informing policy decisions in Sub-Saharan Africa, where disparities in access remain significant.</w:t>
      </w:r>
      <w:r>
        <w:rPr>
          <w:lang w:val="en-US"/>
        </w:rPr>
        <w:t xml:space="preserve"> In this section, </w:t>
      </w:r>
      <w:r>
        <w:t xml:space="preserve">we compare the predictive power of classical models against </w:t>
      </w:r>
      <w:r>
        <w:rPr>
          <w:lang w:val="en-US"/>
        </w:rPr>
        <w:t xml:space="preserve">the preferred </w:t>
      </w:r>
      <w:r w:rsidRPr="00662F12">
        <w:rPr>
          <w:lang w:val="en-US"/>
        </w:rPr>
        <w:t>ML model</w:t>
      </w:r>
      <w:r>
        <w:rPr>
          <w:lang w:val="en-US"/>
        </w:rPr>
        <w:t xml:space="preserve"> (see Section 3)</w:t>
      </w:r>
      <w:r w:rsidRPr="00662F12">
        <w:rPr>
          <w:lang w:val="en-US"/>
        </w:rPr>
        <w:t xml:space="preserve"> </w:t>
      </w:r>
      <w:r>
        <w:t>across 3</w:t>
      </w:r>
      <w:r w:rsidR="00EE21E0">
        <w:t>2</w:t>
      </w:r>
      <w:r>
        <w:t xml:space="preserve"> SSA countries with available DHS data. The focus is on enhancing the prediction of health insurance coverage and take-up of the three health services,</w:t>
      </w:r>
      <w:r w:rsidRPr="00294B09">
        <w:rPr>
          <w:lang w:val="en-US"/>
        </w:rPr>
        <w:t xml:space="preserve"> </w:t>
      </w:r>
      <w:r>
        <w:rPr>
          <w:lang w:val="en-US"/>
        </w:rPr>
        <w:t>women</w:t>
      </w:r>
      <w:r w:rsidRPr="00294B09">
        <w:rPr>
          <w:lang w:val="en-US"/>
        </w:rPr>
        <w:t xml:space="preserve"> visited a health facility at least once a year, last-born child was born in a health </w:t>
      </w:r>
      <w:proofErr w:type="gramStart"/>
      <w:r w:rsidRPr="00294B09">
        <w:rPr>
          <w:lang w:val="en-US"/>
        </w:rPr>
        <w:t>facility, and</w:t>
      </w:r>
      <w:proofErr w:type="gramEnd"/>
      <w:r w:rsidRPr="00294B09">
        <w:rPr>
          <w:lang w:val="en-US"/>
        </w:rPr>
        <w:t xml:space="preserve"> </w:t>
      </w:r>
      <w:r>
        <w:rPr>
          <w:lang w:val="en-US"/>
        </w:rPr>
        <w:t>ha</w:t>
      </w:r>
      <w:r w:rsidRPr="00294B09">
        <w:rPr>
          <w:lang w:val="en-US"/>
        </w:rPr>
        <w:t>d a postnatal check within the first two weeks.</w:t>
      </w:r>
    </w:p>
    <w:p w:rsidR="005962F5" w:rsidP="005962F5" w:rsidRDefault="005962F5" w14:paraId="40B51A81" w14:textId="4241F19C">
      <w:pPr>
        <w:pStyle w:val="KeinLeerraum"/>
        <w:spacing w:after="120" w:line="360" w:lineRule="auto"/>
        <w:ind w:firstLine="284"/>
      </w:pPr>
      <w:r>
        <w:t>Figure 1 illustrates that</w:t>
      </w:r>
      <w:r w:rsidR="00F83D40">
        <w:t xml:space="preserve"> </w:t>
      </w:r>
      <w:r w:rsidR="00C13D47">
        <w:t>the</w:t>
      </w:r>
      <w:r>
        <w:t xml:space="preserve"> ML model</w:t>
      </w:r>
      <w:r w:rsidR="00943F8F">
        <w:t xml:space="preserve"> fo</w:t>
      </w:r>
      <w:r w:rsidR="00C13D47">
        <w:t xml:space="preserve">r each country </w:t>
      </w:r>
      <w:r>
        <w:t>consistently outperform</w:t>
      </w:r>
      <w:r w:rsidR="00943F8F">
        <w:t>s</w:t>
      </w:r>
      <w:r>
        <w:t xml:space="preserve"> </w:t>
      </w:r>
      <w:r w:rsidR="00BB5D6A">
        <w:t xml:space="preserve">the </w:t>
      </w:r>
      <w:r>
        <w:t>classical model</w:t>
      </w:r>
      <w:r w:rsidR="0010736C">
        <w:t xml:space="preserve"> for each</w:t>
      </w:r>
      <w:r w:rsidR="00943F8F">
        <w:t xml:space="preserve"> country</w:t>
      </w:r>
      <w:r>
        <w:t xml:space="preserve"> in predictive accuracy. A comparison using Cohen’s Kapp</w:t>
      </w:r>
      <w:r w:rsidR="001E0231">
        <w:t>a</w:t>
      </w:r>
      <w:r w:rsidR="00943F8F">
        <w:t>,</w:t>
      </w:r>
      <w:r>
        <w:t xml:space="preserve"> ML models </w:t>
      </w:r>
      <w:proofErr w:type="gramStart"/>
      <w:r>
        <w:t>reveals</w:t>
      </w:r>
      <w:proofErr w:type="gramEnd"/>
      <w:r>
        <w:t xml:space="preserve"> substantial improvements across all 3</w:t>
      </w:r>
      <w:r w:rsidR="00F23CC0">
        <w:t>2</w:t>
      </w:r>
      <w:r>
        <w:t xml:space="preserve"> countries. Notably, outcomes such as health insurance coverage and postnatal checks often result in a Cohen’s Kappa of 0 for classical models, meaning they fail to correctly identify any cases (Cohen’s Kappa of 1 would be a perfect prediction). In contrast, </w:t>
      </w:r>
      <w:r w:rsidRPr="00333AB2">
        <w:t>ML models improve prediction performance significantly. On average, Cohen’s Kappa increases by 2</w:t>
      </w:r>
      <w:r w:rsidR="001E5262">
        <w:t>1</w:t>
      </w:r>
      <w:r w:rsidRPr="00333AB2">
        <w:t xml:space="preserve"> percentage points (p.p.) for health insurance coverage (from 0.0</w:t>
      </w:r>
      <w:r w:rsidR="001E5262">
        <w:t>6</w:t>
      </w:r>
      <w:r w:rsidRPr="00333AB2">
        <w:t xml:space="preserve"> to 0.2</w:t>
      </w:r>
      <w:r w:rsidR="001E5262">
        <w:t>7</w:t>
      </w:r>
      <w:r>
        <w:t>), by 1</w:t>
      </w:r>
      <w:r w:rsidR="001E5262">
        <w:t>8</w:t>
      </w:r>
      <w:r>
        <w:t xml:space="preserve"> p.p. for visits to health facilities (from 0.1</w:t>
      </w:r>
      <w:r w:rsidR="001E5262">
        <w:t>7</w:t>
      </w:r>
      <w:r>
        <w:t xml:space="preserve"> to 0.3</w:t>
      </w:r>
      <w:r w:rsidR="001E5262">
        <w:t>5</w:t>
      </w:r>
      <w:r>
        <w:t xml:space="preserve">), by </w:t>
      </w:r>
      <w:r w:rsidR="001E5262">
        <w:t>6</w:t>
      </w:r>
      <w:r>
        <w:t xml:space="preserve"> p.p. for facility-based births (from 0.</w:t>
      </w:r>
      <w:r w:rsidR="001E5262">
        <w:t>27</w:t>
      </w:r>
      <w:r>
        <w:t xml:space="preserve"> to 0.3</w:t>
      </w:r>
      <w:r w:rsidR="001E5262">
        <w:t>3</w:t>
      </w:r>
      <w:r>
        <w:t>), and by 16 p.p. for postnatal checks (from 0.0</w:t>
      </w:r>
      <w:r w:rsidR="001E5262">
        <w:t>4</w:t>
      </w:r>
      <w:r>
        <w:t xml:space="preserve"> to 0.</w:t>
      </w:r>
      <w:r w:rsidR="001E5262">
        <w:t>21</w:t>
      </w:r>
      <w:r>
        <w:t>; see Figure A.1 in the Appendix). These results underscore the robustness of ML models in identifying patterns of health insurance and take-up of services.</w:t>
      </w:r>
    </w:p>
    <w:p w:rsidR="005962F5" w:rsidP="005962F5" w:rsidRDefault="005962F5" w14:paraId="023AFB6C" w14:textId="15BA0EB2">
      <w:pPr>
        <w:pStyle w:val="KeinLeerraum"/>
        <w:rPr>
          <w:b/>
          <w:lang w:val="en-US"/>
        </w:rPr>
      </w:pPr>
      <w:r w:rsidRPr="00F34B3E">
        <w:rPr>
          <w:b/>
          <w:lang w:val="en-US"/>
        </w:rPr>
        <w:t>Fig</w:t>
      </w:r>
      <w:r>
        <w:rPr>
          <w:b/>
          <w:lang w:val="en-US"/>
        </w:rPr>
        <w:t>ure 1</w:t>
      </w:r>
      <w:r w:rsidRPr="00F34B3E">
        <w:rPr>
          <w:b/>
          <w:lang w:val="en-US"/>
        </w:rPr>
        <w:t xml:space="preserve">: </w:t>
      </w:r>
      <w:r>
        <w:rPr>
          <w:b/>
          <w:lang w:val="en-US"/>
        </w:rPr>
        <w:t>Cohen’s Kappa of classical models and ML models</w:t>
      </w:r>
    </w:p>
    <w:p w:rsidRPr="00C95C3E" w:rsidR="005962F5" w:rsidP="005962F5" w:rsidRDefault="005962F5" w14:paraId="4F06E255" w14:textId="5E52581E">
      <w:pPr>
        <w:pStyle w:val="KeinLeerraum"/>
        <w:rPr>
          <w:b/>
          <w:bCs/>
          <w:noProof/>
          <w:lang w:val="en-US"/>
        </w:rPr>
      </w:pPr>
      <w:r w:rsidRPr="3F176EE4">
        <w:rPr>
          <w:b/>
          <w:bCs/>
          <w:lang w:val="en-US"/>
        </w:rPr>
        <w:t xml:space="preserve"> </w:t>
      </w:r>
      <w:r w:rsidRPr="3F176EE4">
        <w:rPr>
          <w:b/>
          <w:bCs/>
          <w:noProof/>
          <w:lang w:val="en-US"/>
        </w:rPr>
        <w:t xml:space="preserve"> </w:t>
      </w:r>
      <w:r w:rsidR="2691A781">
        <w:rPr>
          <w:noProof/>
        </w:rPr>
        <w:drawing>
          <wp:inline distT="0" distB="0" distL="0" distR="0" wp14:anchorId="20790B6C" wp14:editId="7D807B7A">
            <wp:extent cx="3004754" cy="2148258"/>
            <wp:effectExtent l="0" t="0" r="0" b="0"/>
            <wp:docPr id="939964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6466" name=""/>
                    <pic:cNvPicPr/>
                  </pic:nvPicPr>
                  <pic:blipFill>
                    <a:blip r:embed="rId12">
                      <a:extLst>
                        <a:ext uri="{28A0092B-C50C-407E-A947-70E740481C1C}">
                          <a14:useLocalDpi xmlns:a14="http://schemas.microsoft.com/office/drawing/2010/main"/>
                        </a:ext>
                      </a:extLst>
                    </a:blip>
                    <a:stretch>
                      <a:fillRect/>
                    </a:stretch>
                  </pic:blipFill>
                  <pic:spPr>
                    <a:xfrm>
                      <a:off x="0" y="0"/>
                      <a:ext cx="3004754" cy="2148258"/>
                    </a:xfrm>
                    <a:prstGeom prst="rect">
                      <a:avLst/>
                    </a:prstGeom>
                  </pic:spPr>
                </pic:pic>
              </a:graphicData>
            </a:graphic>
          </wp:inline>
        </w:drawing>
      </w:r>
      <w:r w:rsidR="2691A781">
        <w:rPr>
          <w:noProof/>
        </w:rPr>
        <w:drawing>
          <wp:inline distT="0" distB="0" distL="0" distR="0" wp14:anchorId="01CE3CC9" wp14:editId="49DC6E01">
            <wp:extent cx="2970992" cy="2124121"/>
            <wp:effectExtent l="0" t="0" r="0" b="0"/>
            <wp:docPr id="4583501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50134" name=""/>
                    <pic:cNvPicPr/>
                  </pic:nvPicPr>
                  <pic:blipFill>
                    <a:blip r:embed="rId13">
                      <a:extLst>
                        <a:ext uri="{28A0092B-C50C-407E-A947-70E740481C1C}">
                          <a14:useLocalDpi xmlns:a14="http://schemas.microsoft.com/office/drawing/2010/main"/>
                        </a:ext>
                      </a:extLst>
                    </a:blip>
                    <a:stretch>
                      <a:fillRect/>
                    </a:stretch>
                  </pic:blipFill>
                  <pic:spPr>
                    <a:xfrm>
                      <a:off x="0" y="0"/>
                      <a:ext cx="2970992" cy="2124121"/>
                    </a:xfrm>
                    <a:prstGeom prst="rect">
                      <a:avLst/>
                    </a:prstGeom>
                  </pic:spPr>
                </pic:pic>
              </a:graphicData>
            </a:graphic>
          </wp:inline>
        </w:drawing>
      </w:r>
    </w:p>
    <w:p w:rsidRPr="007050A7" w:rsidR="005962F5" w:rsidP="005962F5" w:rsidRDefault="005962F5" w14:paraId="5625C5B2" w14:textId="4D453833">
      <w:pPr>
        <w:pStyle w:val="KeinLeerraum"/>
        <w:numPr>
          <w:ilvl w:val="0"/>
          <w:numId w:val="9"/>
        </w:numPr>
        <w:rPr>
          <w:b/>
          <w:noProof/>
          <w:lang w:val="en-US"/>
        </w:rPr>
      </w:pPr>
      <w:r w:rsidRPr="007050A7">
        <w:rPr>
          <w:b/>
          <w:noProof/>
          <w:lang w:val="en-US"/>
        </w:rPr>
        <w:t>Health insurance coverage</w:t>
      </w:r>
      <w:r w:rsidRPr="007050A7">
        <w:rPr>
          <w:b/>
          <w:noProof/>
          <w:lang w:val="en-US"/>
        </w:rPr>
        <w:tab/>
      </w:r>
      <w:r w:rsidRPr="007050A7">
        <w:rPr>
          <w:b/>
          <w:noProof/>
          <w:lang w:val="en-US"/>
        </w:rPr>
        <w:tab/>
      </w:r>
      <w:r w:rsidRPr="007050A7">
        <w:rPr>
          <w:b/>
          <w:noProof/>
          <w:lang w:val="en-US"/>
        </w:rPr>
        <w:tab/>
      </w:r>
      <w:r w:rsidR="00450E1A">
        <w:rPr>
          <w:b/>
          <w:noProof/>
          <w:lang w:val="en-US"/>
        </w:rPr>
        <w:tab/>
      </w:r>
      <w:r w:rsidRPr="007050A7">
        <w:rPr>
          <w:b/>
          <w:noProof/>
          <w:lang w:val="en-US"/>
        </w:rPr>
        <w:t>(b) Visited health facility</w:t>
      </w:r>
    </w:p>
    <w:p w:rsidRPr="007050A7" w:rsidR="005962F5" w:rsidP="005962F5" w:rsidRDefault="005962F5" w14:paraId="021E304F" w14:textId="77777777">
      <w:pPr>
        <w:pStyle w:val="KeinLeerraum"/>
        <w:rPr>
          <w:b/>
          <w:noProof/>
          <w:lang w:val="en-US"/>
        </w:rPr>
      </w:pPr>
    </w:p>
    <w:p w:rsidRPr="007050A7" w:rsidR="005962F5" w:rsidP="005962F5" w:rsidRDefault="5E856038" w14:paraId="5B2FF6BA" w14:textId="32993BCD">
      <w:pPr>
        <w:pStyle w:val="KeinLeerraum"/>
      </w:pPr>
      <w:r>
        <w:rPr>
          <w:noProof/>
        </w:rPr>
        <w:drawing>
          <wp:inline distT="0" distB="0" distL="0" distR="0" wp14:anchorId="160DDD0C" wp14:editId="7B40B3E6">
            <wp:extent cx="2984251" cy="2133600"/>
            <wp:effectExtent l="0" t="0" r="0" b="0"/>
            <wp:docPr id="1302944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4492" name=""/>
                    <pic:cNvPicPr/>
                  </pic:nvPicPr>
                  <pic:blipFill>
                    <a:blip r:embed="rId14">
                      <a:extLst>
                        <a:ext uri="{28A0092B-C50C-407E-A947-70E740481C1C}">
                          <a14:useLocalDpi xmlns:a14="http://schemas.microsoft.com/office/drawing/2010/main"/>
                        </a:ext>
                      </a:extLst>
                    </a:blip>
                    <a:stretch>
                      <a:fillRect/>
                    </a:stretch>
                  </pic:blipFill>
                  <pic:spPr>
                    <a:xfrm>
                      <a:off x="0" y="0"/>
                      <a:ext cx="2984251" cy="2133600"/>
                    </a:xfrm>
                    <a:prstGeom prst="rect">
                      <a:avLst/>
                    </a:prstGeom>
                  </pic:spPr>
                </pic:pic>
              </a:graphicData>
            </a:graphic>
          </wp:inline>
        </w:drawing>
      </w:r>
      <w:r>
        <w:rPr>
          <w:noProof/>
        </w:rPr>
        <w:drawing>
          <wp:inline distT="0" distB="0" distL="0" distR="0" wp14:anchorId="16DDF820" wp14:editId="550162B6">
            <wp:extent cx="3023495" cy="2161658"/>
            <wp:effectExtent l="0" t="0" r="0" b="0"/>
            <wp:docPr id="7514740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74078" name=""/>
                    <pic:cNvPicPr/>
                  </pic:nvPicPr>
                  <pic:blipFill>
                    <a:blip r:embed="rId15">
                      <a:extLst>
                        <a:ext uri="{28A0092B-C50C-407E-A947-70E740481C1C}">
                          <a14:useLocalDpi xmlns:a14="http://schemas.microsoft.com/office/drawing/2010/main"/>
                        </a:ext>
                      </a:extLst>
                    </a:blip>
                    <a:stretch>
                      <a:fillRect/>
                    </a:stretch>
                  </pic:blipFill>
                  <pic:spPr>
                    <a:xfrm>
                      <a:off x="0" y="0"/>
                      <a:ext cx="3023495" cy="2161658"/>
                    </a:xfrm>
                    <a:prstGeom prst="rect">
                      <a:avLst/>
                    </a:prstGeom>
                  </pic:spPr>
                </pic:pic>
              </a:graphicData>
            </a:graphic>
          </wp:inline>
        </w:drawing>
      </w:r>
    </w:p>
    <w:p w:rsidRPr="007050A7" w:rsidR="005962F5" w:rsidP="3F176EE4" w:rsidRDefault="005962F5" w14:paraId="5A1927F8" w14:textId="77777777">
      <w:pPr>
        <w:pStyle w:val="KeinLeerraum"/>
        <w:numPr>
          <w:ilvl w:val="0"/>
          <w:numId w:val="10"/>
        </w:numPr>
        <w:rPr>
          <w:b/>
          <w:bCs/>
          <w:noProof/>
          <w:lang w:val="en-US"/>
        </w:rPr>
      </w:pPr>
      <w:r w:rsidRPr="3F176EE4">
        <w:rPr>
          <w:b/>
          <w:bCs/>
          <w:noProof/>
          <w:lang w:val="en-US"/>
        </w:rPr>
        <w:t>Health facility-based births</w:t>
      </w:r>
      <w:r>
        <w:tab/>
      </w:r>
      <w:r>
        <w:tab/>
      </w:r>
      <w:r>
        <w:tab/>
      </w:r>
      <w:r>
        <w:tab/>
      </w:r>
      <w:r w:rsidRPr="3F176EE4">
        <w:rPr>
          <w:b/>
          <w:bCs/>
          <w:noProof/>
          <w:lang w:val="en-US"/>
        </w:rPr>
        <w:t>(d) Postnatal check</w:t>
      </w:r>
    </w:p>
    <w:p w:rsidR="005962F5" w:rsidP="005962F5" w:rsidRDefault="005962F5" w14:paraId="121F433E" w14:textId="77777777">
      <w:pPr>
        <w:pStyle w:val="KeinLeerraum"/>
        <w:rPr>
          <w:b/>
          <w:lang w:val="en-US"/>
        </w:rPr>
      </w:pPr>
    </w:p>
    <w:p w:rsidR="005962F5" w:rsidP="00126AB7" w:rsidRDefault="005962F5" w14:paraId="2A6ED12D" w14:textId="03A237D1">
      <w:pPr>
        <w:pStyle w:val="KeinLeerraum"/>
        <w:rPr>
          <w:sz w:val="20"/>
          <w:szCs w:val="20"/>
          <w:lang w:val="en-US"/>
        </w:rPr>
      </w:pPr>
      <w:r w:rsidRPr="66D1B340">
        <w:rPr>
          <w:sz w:val="20"/>
          <w:szCs w:val="20"/>
          <w:lang w:val="en-US"/>
        </w:rPr>
        <w:t>Notes: The figures show the predictive power by country for the classical model (consisting of 1</w:t>
      </w:r>
      <w:r w:rsidRPr="66D1B340" w:rsidR="539ABBD4">
        <w:rPr>
          <w:sz w:val="20"/>
          <w:szCs w:val="20"/>
          <w:lang w:val="en-US"/>
        </w:rPr>
        <w:t>1</w:t>
      </w:r>
      <w:r w:rsidRPr="66D1B340">
        <w:rPr>
          <w:sz w:val="20"/>
          <w:szCs w:val="20"/>
          <w:lang w:val="en-US"/>
        </w:rPr>
        <w:t xml:space="preserve"> variables most often used by the literature, details see Section 2) and the ML model using </w:t>
      </w:r>
      <w:r w:rsidR="00C95C3E">
        <w:rPr>
          <w:sz w:val="20"/>
          <w:szCs w:val="20"/>
          <w:lang w:val="en-US"/>
        </w:rPr>
        <w:t>an</w:t>
      </w:r>
      <w:r w:rsidRPr="66D1B340">
        <w:rPr>
          <w:sz w:val="20"/>
          <w:szCs w:val="20"/>
          <w:lang w:val="en-US"/>
        </w:rPr>
        <w:t xml:space="preserve"> </w:t>
      </w:r>
      <w:proofErr w:type="spellStart"/>
      <w:r w:rsidRPr="66D1B340">
        <w:rPr>
          <w:sz w:val="20"/>
          <w:szCs w:val="20"/>
          <w:lang w:val="en-US"/>
        </w:rPr>
        <w:t>XGBoost</w:t>
      </w:r>
      <w:proofErr w:type="spellEnd"/>
      <w:r w:rsidRPr="66D1B340">
        <w:rPr>
          <w:sz w:val="20"/>
          <w:szCs w:val="20"/>
          <w:lang w:val="en-US"/>
        </w:rPr>
        <w:t xml:space="preserve"> model with repeated five-fold cross-validation (consisting of </w:t>
      </w:r>
      <w:r w:rsidR="00C95C3E">
        <w:rPr>
          <w:sz w:val="20"/>
          <w:szCs w:val="20"/>
          <w:lang w:val="en-US"/>
        </w:rPr>
        <w:t>a maximum of</w:t>
      </w:r>
      <w:r w:rsidRPr="66D1B340" w:rsidR="001E5262">
        <w:rPr>
          <w:sz w:val="20"/>
          <w:szCs w:val="20"/>
          <w:lang w:val="en-US"/>
        </w:rPr>
        <w:t xml:space="preserve"> 8</w:t>
      </w:r>
      <w:r w:rsidRPr="66D1B340" w:rsidR="07630614">
        <w:rPr>
          <w:sz w:val="20"/>
          <w:szCs w:val="20"/>
          <w:lang w:val="en-US"/>
        </w:rPr>
        <w:t>5</w:t>
      </w:r>
      <w:r w:rsidRPr="66D1B340">
        <w:rPr>
          <w:sz w:val="20"/>
          <w:szCs w:val="20"/>
          <w:lang w:val="en-US"/>
        </w:rPr>
        <w:t xml:space="preserve"> variables available in the DHS data, details see Section 2). The performance is measured as </w:t>
      </w:r>
      <w:bookmarkStart w:name="_Hlk181282615" w:id="10"/>
      <w:r w:rsidRPr="66D1B340">
        <w:rPr>
          <w:sz w:val="20"/>
          <w:szCs w:val="20"/>
          <w:lang w:val="en-US"/>
        </w:rPr>
        <w:t xml:space="preserve">Cohen’s Kappa, a measure of how often the model correctly </w:t>
      </w:r>
      <w:r w:rsidRPr="66D1B340" w:rsidR="001E5262">
        <w:rPr>
          <w:sz w:val="20"/>
          <w:szCs w:val="20"/>
          <w:lang w:val="en-US"/>
        </w:rPr>
        <w:t xml:space="preserve">classifies </w:t>
      </w:r>
      <w:r w:rsidRPr="66D1B340">
        <w:rPr>
          <w:sz w:val="20"/>
          <w:szCs w:val="20"/>
          <w:lang w:val="en-US"/>
        </w:rPr>
        <w:t>the outcome</w:t>
      </w:r>
      <w:bookmarkEnd w:id="10"/>
      <w:r w:rsidR="00C95C3E">
        <w:rPr>
          <w:sz w:val="20"/>
          <w:szCs w:val="20"/>
          <w:lang w:val="en-US"/>
        </w:rPr>
        <w:t>, adjusted for the underlying probability of making a correct classification by chance (see Section 3 for more details</w:t>
      </w:r>
      <w:r w:rsidRPr="66D1B340">
        <w:rPr>
          <w:sz w:val="20"/>
          <w:szCs w:val="20"/>
          <w:lang w:val="en-US"/>
        </w:rPr>
        <w:t>).</w:t>
      </w:r>
    </w:p>
    <w:p w:rsidRPr="00126AB7" w:rsidR="00126AB7" w:rsidP="00126AB7" w:rsidRDefault="00126AB7" w14:paraId="55CB1D32" w14:textId="77777777">
      <w:pPr>
        <w:pStyle w:val="KeinLeerraum"/>
        <w:rPr>
          <w:sz w:val="20"/>
          <w:szCs w:val="20"/>
          <w:lang w:val="en-US"/>
        </w:rPr>
      </w:pPr>
    </w:p>
    <w:p w:rsidR="00126AB7" w:rsidP="00126AB7" w:rsidRDefault="00126AB7" w14:paraId="0C4A3AE4" w14:textId="46160B33">
      <w:pPr>
        <w:pStyle w:val="KeinLeerraum"/>
        <w:spacing w:after="120" w:line="360" w:lineRule="auto"/>
        <w:ind w:firstLine="284"/>
      </w:pPr>
      <w:r>
        <w:t xml:space="preserve">While ML models generally outperform the classical model in the 32 countries, there are five exceptions regarding the outcome of facility-based births of the last-born child (e.g., in Eswatini, Lesotho, Namibia, Senegal, and Zimbabwe), where Cohen’s Kappa slightly declines (see Figure 1c). However, even in these cases, Accuracy still improves or stays at least the same (see Appendix Figure A.2). For instance, in Senegal where 72.7% of the </w:t>
      </w:r>
      <w:r w:rsidRPr="00294B09">
        <w:rPr>
          <w:lang w:val="en-US"/>
        </w:rPr>
        <w:t>last-born child</w:t>
      </w:r>
      <w:r>
        <w:rPr>
          <w:lang w:val="en-US"/>
        </w:rPr>
        <w:t>ren were</w:t>
      </w:r>
      <w:r w:rsidRPr="00294B09">
        <w:rPr>
          <w:lang w:val="en-US"/>
        </w:rPr>
        <w:t xml:space="preserve"> born in a health facility</w:t>
      </w:r>
      <w:r>
        <w:t>, Cohen’s Kappa decreases from 0.44 to 0.4</w:t>
      </w:r>
      <w:r w:rsidR="00EE7F65">
        <w:t>3</w:t>
      </w:r>
      <w:r>
        <w:t xml:space="preserve"> with the ML model; however, Accuracy improves from 0.76 to 0.78, meaning that with the ML model 78% of the women are correctly </w:t>
      </w:r>
      <w:r w:rsidR="001E5262">
        <w:t>classified</w:t>
      </w:r>
      <w:r>
        <w:t>. These results suggest that while ML models may have occasional limitations, they generally offer substantial benefits for predicting health insurance coverage and service uptake across SSA</w:t>
      </w:r>
      <w:r w:rsidR="00CA1406">
        <w:t>, especially for imbalanced outcomes</w:t>
      </w:r>
      <w:r>
        <w:t xml:space="preserve">. </w:t>
      </w:r>
    </w:p>
    <w:p w:rsidRPr="00EB0621" w:rsidR="00EB0621" w:rsidP="00EB0621" w:rsidRDefault="001C7B7F" w14:paraId="779BF757" w14:textId="67EB2271">
      <w:pPr>
        <w:pStyle w:val="KeinLeerraum"/>
        <w:spacing w:after="120" w:line="360" w:lineRule="auto"/>
        <w:ind w:firstLine="284"/>
      </w:pPr>
      <w:r w:rsidRPr="002D088E">
        <w:t xml:space="preserve">An important question is whether these gains in predictive performance primarily benefit wealthier households or also extend to the poorest. </w:t>
      </w:r>
      <w:r>
        <w:t>Figure</w:t>
      </w:r>
      <w:r w:rsidRPr="002D088E">
        <w:t xml:space="preserve"> </w:t>
      </w:r>
      <w:r>
        <w:t>2</w:t>
      </w:r>
      <w:r w:rsidRPr="002D088E">
        <w:t xml:space="preserve"> shows that the </w:t>
      </w:r>
      <w:r w:rsidR="00A36F71">
        <w:t xml:space="preserve">ML model's predictive power improves across all wealth quintiles, with slightly larger gains observed among households in the lower </w:t>
      </w:r>
      <w:r w:rsidRPr="002D088E">
        <w:t>quintiles. This suggests that the ML approach not only enhances overall accuracy</w:t>
      </w:r>
      <w:r>
        <w:t xml:space="preserve"> but also </w:t>
      </w:r>
      <w:r w:rsidRPr="002D088E">
        <w:t xml:space="preserve">does so </w:t>
      </w:r>
      <w:r>
        <w:t xml:space="preserve">without disproportionately favouring better-off groups and may </w:t>
      </w:r>
      <w:r w:rsidRPr="002D088E">
        <w:t xml:space="preserve">be particularly valuable for identifying </w:t>
      </w:r>
      <w:r>
        <w:t>underserved</w:t>
      </w:r>
      <w:r w:rsidRPr="002D088E">
        <w:t xml:space="preserve"> populations.</w:t>
      </w:r>
    </w:p>
    <w:p w:rsidR="00EB0621" w:rsidP="00C95C3E" w:rsidRDefault="00EB0621" w14:paraId="2A60C1A5" w14:textId="715BFDD6">
      <w:pPr>
        <w:spacing w:after="0" w:line="240" w:lineRule="auto"/>
        <w:rPr>
          <w:b/>
          <w:lang w:val="en-US"/>
        </w:rPr>
      </w:pPr>
      <w:r w:rsidRPr="00F34B3E">
        <w:rPr>
          <w:b/>
          <w:lang w:val="en-US"/>
        </w:rPr>
        <w:t>Fig</w:t>
      </w:r>
      <w:r>
        <w:rPr>
          <w:b/>
          <w:lang w:val="en-US"/>
        </w:rPr>
        <w:t>ure 2</w:t>
      </w:r>
      <w:r w:rsidRPr="00F34B3E">
        <w:rPr>
          <w:b/>
          <w:lang w:val="en-US"/>
        </w:rPr>
        <w:t>:</w:t>
      </w:r>
      <w:r>
        <w:rPr>
          <w:b/>
          <w:lang w:val="en-US"/>
        </w:rPr>
        <w:t xml:space="preserve"> Distribution of Cohen’s Kappa of ML models by wealth quintiles</w:t>
      </w:r>
    </w:p>
    <w:p w:rsidRPr="007B690C" w:rsidR="00EB0621" w:rsidP="008D0388" w:rsidRDefault="00EB0621" w14:paraId="5CF1A072" w14:textId="43115676">
      <w:pPr>
        <w:spacing w:after="0" w:line="240" w:lineRule="auto"/>
        <w:ind w:firstLine="708"/>
        <w:rPr>
          <w:rFonts w:eastAsia="Times New Roman" w:cs="Times New Roman"/>
          <w:lang w:val="en-US"/>
        </w:rPr>
      </w:pPr>
      <w:r w:rsidRPr="007A6DCD">
        <w:rPr>
          <w:noProof/>
        </w:rPr>
        <w:drawing>
          <wp:inline distT="0" distB="0" distL="0" distR="0" wp14:anchorId="074C2A1C" wp14:editId="060E37EE">
            <wp:extent cx="2146514" cy="2160000"/>
            <wp:effectExtent l="0" t="0" r="6350" b="0"/>
            <wp:docPr id="23" name="Picture 23" descr="Ein Bild, das Text, Diagramm, Plan,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Ein Bild, das Text, Diagramm, Plan, Reihe enthält.&#10;&#10;KI-generierte Inhalte können fehlerhaft sein."/>
                    <pic:cNvPicPr/>
                  </pic:nvPicPr>
                  <pic:blipFill>
                    <a:blip r:embed="rId16"/>
                    <a:stretch>
                      <a:fillRect/>
                    </a:stretch>
                  </pic:blipFill>
                  <pic:spPr>
                    <a:xfrm>
                      <a:off x="0" y="0"/>
                      <a:ext cx="2146514" cy="2160000"/>
                    </a:xfrm>
                    <a:prstGeom prst="rect">
                      <a:avLst/>
                    </a:prstGeom>
                  </pic:spPr>
                </pic:pic>
              </a:graphicData>
            </a:graphic>
          </wp:inline>
        </w:drawing>
      </w:r>
      <w:r w:rsidR="008D0388">
        <w:rPr>
          <w:rFonts w:eastAsia="Times New Roman" w:cs="Times New Roman"/>
          <w:lang w:val="en-US"/>
        </w:rPr>
        <w:tab/>
      </w:r>
      <w:r w:rsidR="008D0388">
        <w:rPr>
          <w:rFonts w:eastAsia="Times New Roman" w:cs="Times New Roman"/>
          <w:lang w:val="en-US"/>
        </w:rPr>
        <w:tab/>
      </w:r>
      <w:r w:rsidR="008D0388">
        <w:rPr>
          <w:rFonts w:eastAsia="Times New Roman" w:cs="Times New Roman"/>
          <w:lang w:val="en-US"/>
        </w:rPr>
        <w:tab/>
      </w:r>
      <w:r w:rsidRPr="006B2C55">
        <w:rPr>
          <w:noProof/>
        </w:rPr>
        <w:drawing>
          <wp:inline distT="0" distB="0" distL="0" distR="0" wp14:anchorId="3DA00248" wp14:editId="11270E74">
            <wp:extent cx="2146513" cy="2160000"/>
            <wp:effectExtent l="0" t="0" r="6350" b="0"/>
            <wp:docPr id="29" name="Picture 29" descr="Ein Bild, das Diagramm, Text,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Ein Bild, das Diagramm, Text, Screenshot, Reihe enthält.&#10;&#10;KI-generierte Inhalte können fehlerhaft sein."/>
                    <pic:cNvPicPr/>
                  </pic:nvPicPr>
                  <pic:blipFill>
                    <a:blip r:embed="rId17"/>
                    <a:stretch>
                      <a:fillRect/>
                    </a:stretch>
                  </pic:blipFill>
                  <pic:spPr>
                    <a:xfrm>
                      <a:off x="0" y="0"/>
                      <a:ext cx="2146513" cy="2160000"/>
                    </a:xfrm>
                    <a:prstGeom prst="rect">
                      <a:avLst/>
                    </a:prstGeom>
                  </pic:spPr>
                </pic:pic>
              </a:graphicData>
            </a:graphic>
          </wp:inline>
        </w:drawing>
      </w:r>
    </w:p>
    <w:p w:rsidRPr="00085190" w:rsidR="00EB0621" w:rsidP="00EB0621" w:rsidRDefault="00EB0621" w14:paraId="3CA51686" w14:textId="77777777">
      <w:pPr>
        <w:pStyle w:val="KeinLeerraum"/>
        <w:numPr>
          <w:ilvl w:val="0"/>
          <w:numId w:val="28"/>
        </w:numPr>
        <w:rPr>
          <w:b/>
          <w:lang w:val="en-US"/>
        </w:rPr>
      </w:pPr>
      <w:r w:rsidRPr="00085190">
        <w:rPr>
          <w:b/>
          <w:lang w:val="en-US"/>
        </w:rPr>
        <w:t>Health insurance coverage</w:t>
      </w:r>
      <w:r w:rsidRPr="00085190">
        <w:rPr>
          <w:b/>
          <w:lang w:val="en-US"/>
        </w:rPr>
        <w:tab/>
      </w:r>
      <w:r w:rsidRPr="00085190">
        <w:rPr>
          <w:b/>
          <w:lang w:val="en-US"/>
        </w:rPr>
        <w:tab/>
      </w:r>
      <w:r w:rsidRPr="00085190">
        <w:rPr>
          <w:b/>
          <w:lang w:val="en-US"/>
        </w:rPr>
        <w:tab/>
      </w:r>
      <w:r>
        <w:rPr>
          <w:b/>
          <w:lang w:val="en-US"/>
        </w:rPr>
        <w:tab/>
      </w:r>
      <w:r w:rsidRPr="00085190">
        <w:rPr>
          <w:b/>
          <w:lang w:val="en-US"/>
        </w:rPr>
        <w:t xml:space="preserve">(b) Visited health facility </w:t>
      </w:r>
    </w:p>
    <w:p w:rsidR="00EB0621" w:rsidP="00E004D3" w:rsidRDefault="00EB0621" w14:paraId="245DD5BE" w14:textId="50E681BE">
      <w:pPr>
        <w:pStyle w:val="KeinLeerraum"/>
        <w:ind w:firstLine="708"/>
        <w:rPr>
          <w:b/>
          <w:lang w:val="en-US"/>
        </w:rPr>
      </w:pPr>
      <w:r w:rsidRPr="001E0447">
        <w:rPr>
          <w:noProof/>
        </w:rPr>
        <w:drawing>
          <wp:inline distT="0" distB="0" distL="0" distR="0" wp14:anchorId="7398D987" wp14:editId="34FDE64E">
            <wp:extent cx="2146514" cy="2160000"/>
            <wp:effectExtent l="0" t="0" r="6350" b="0"/>
            <wp:docPr id="26" name="Picture 26" descr="Ein Bild, das Text, Diagramm, Plan,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Ein Bild, das Text, Diagramm, Plan, Screenshot enthält.&#10;&#10;KI-generierte Inhalte können fehlerhaft sein."/>
                    <pic:cNvPicPr/>
                  </pic:nvPicPr>
                  <pic:blipFill>
                    <a:blip r:embed="rId18"/>
                    <a:stretch>
                      <a:fillRect/>
                    </a:stretch>
                  </pic:blipFill>
                  <pic:spPr>
                    <a:xfrm>
                      <a:off x="0" y="0"/>
                      <a:ext cx="2146514" cy="2160000"/>
                    </a:xfrm>
                    <a:prstGeom prst="rect">
                      <a:avLst/>
                    </a:prstGeom>
                  </pic:spPr>
                </pic:pic>
              </a:graphicData>
            </a:graphic>
          </wp:inline>
        </w:drawing>
      </w:r>
      <w:r w:rsidR="008D0388">
        <w:rPr>
          <w:b/>
          <w:lang w:val="en-US"/>
        </w:rPr>
        <w:tab/>
      </w:r>
      <w:r w:rsidR="008D0388">
        <w:rPr>
          <w:b/>
          <w:lang w:val="en-US"/>
        </w:rPr>
        <w:tab/>
      </w:r>
      <w:r w:rsidR="008D0388">
        <w:rPr>
          <w:b/>
          <w:lang w:val="en-US"/>
        </w:rPr>
        <w:tab/>
      </w:r>
      <w:r w:rsidRPr="001E0447">
        <w:rPr>
          <w:noProof/>
        </w:rPr>
        <w:drawing>
          <wp:inline distT="0" distB="0" distL="0" distR="0" wp14:anchorId="63A9DAAB" wp14:editId="3DAFEA05">
            <wp:extent cx="2146514" cy="2160000"/>
            <wp:effectExtent l="0" t="0" r="6350" b="0"/>
            <wp:docPr id="1" name="Picture 1" descr="Ein Bild, das Text, Diagramm, technische Zeichnung, Pl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in Bild, das Text, Diagramm, technische Zeichnung, Plan enthält.&#10;&#10;KI-generierte Inhalte können fehlerhaft sein."/>
                    <pic:cNvPicPr/>
                  </pic:nvPicPr>
                  <pic:blipFill>
                    <a:blip r:embed="rId19"/>
                    <a:stretch>
                      <a:fillRect/>
                    </a:stretch>
                  </pic:blipFill>
                  <pic:spPr>
                    <a:xfrm>
                      <a:off x="0" y="0"/>
                      <a:ext cx="2146514" cy="2160000"/>
                    </a:xfrm>
                    <a:prstGeom prst="rect">
                      <a:avLst/>
                    </a:prstGeom>
                  </pic:spPr>
                </pic:pic>
              </a:graphicData>
            </a:graphic>
          </wp:inline>
        </w:drawing>
      </w:r>
    </w:p>
    <w:p w:rsidR="00EB0621" w:rsidP="00EB0621" w:rsidRDefault="00EB0621" w14:paraId="3EDDA34E" w14:textId="77777777">
      <w:pPr>
        <w:pStyle w:val="KeinLeerraum"/>
        <w:numPr>
          <w:ilvl w:val="0"/>
          <w:numId w:val="27"/>
        </w:numPr>
        <w:rPr>
          <w:b/>
          <w:lang w:val="en-US"/>
        </w:rPr>
      </w:pPr>
      <w:r>
        <w:rPr>
          <w:b/>
          <w:lang w:val="en-US"/>
        </w:rPr>
        <w:t>Health f</w:t>
      </w:r>
      <w:r w:rsidRPr="00FF50CF">
        <w:rPr>
          <w:b/>
          <w:lang w:val="en-US"/>
        </w:rPr>
        <w:t>acility-based births</w:t>
      </w:r>
      <w:r>
        <w:rPr>
          <w:b/>
          <w:lang w:val="en-US"/>
        </w:rPr>
        <w:tab/>
      </w:r>
      <w:r>
        <w:rPr>
          <w:b/>
          <w:lang w:val="en-US"/>
        </w:rPr>
        <w:tab/>
      </w:r>
      <w:r>
        <w:rPr>
          <w:b/>
          <w:lang w:val="en-US"/>
        </w:rPr>
        <w:tab/>
      </w:r>
      <w:r>
        <w:rPr>
          <w:b/>
          <w:lang w:val="en-US"/>
        </w:rPr>
        <w:tab/>
      </w:r>
      <w:r>
        <w:rPr>
          <w:b/>
          <w:lang w:val="en-US"/>
        </w:rPr>
        <w:t>(d) Postnatal check</w:t>
      </w:r>
    </w:p>
    <w:p w:rsidR="00EB0621" w:rsidP="00C95C3E" w:rsidRDefault="00EB0621" w14:paraId="57CEB389" w14:textId="77777777">
      <w:pPr>
        <w:pStyle w:val="KeinLeerraum"/>
        <w:rPr>
          <w:b/>
          <w:lang w:val="en-US"/>
        </w:rPr>
      </w:pPr>
    </w:p>
    <w:p w:rsidR="00EB0621" w:rsidP="00C95C3E" w:rsidRDefault="00EB0621" w14:paraId="2FCA848F" w14:textId="1ABE27C6">
      <w:pPr>
        <w:spacing w:after="0" w:line="240" w:lineRule="auto"/>
        <w:rPr>
          <w:sz w:val="20"/>
          <w:szCs w:val="20"/>
          <w:lang w:val="en-US"/>
        </w:rPr>
      </w:pPr>
      <w:r w:rsidRPr="50E2B32C">
        <w:rPr>
          <w:sz w:val="20"/>
          <w:szCs w:val="20"/>
          <w:lang w:val="en-US"/>
        </w:rPr>
        <w:t xml:space="preserve">Notes: The figures show the distribution of Cohen’s Kappa for the classical model (consisting of 11 variables most often used by the literature, details see Section 2) and the ML model using an </w:t>
      </w:r>
      <w:proofErr w:type="spellStart"/>
      <w:r w:rsidRPr="50E2B32C">
        <w:rPr>
          <w:sz w:val="20"/>
          <w:szCs w:val="20"/>
          <w:lang w:val="en-US"/>
        </w:rPr>
        <w:t>XGBoost</w:t>
      </w:r>
      <w:proofErr w:type="spellEnd"/>
      <w:r w:rsidRPr="50E2B32C">
        <w:rPr>
          <w:sz w:val="20"/>
          <w:szCs w:val="20"/>
          <w:lang w:val="en-US"/>
        </w:rPr>
        <w:t xml:space="preserve"> model with repeated five-fold cross-validation (consisting of maximal 83 variables available in the DHS data, details see Section 2) across the </w:t>
      </w:r>
      <w:r w:rsidR="008D0388">
        <w:rPr>
          <w:sz w:val="20"/>
          <w:szCs w:val="20"/>
          <w:lang w:val="en-US"/>
        </w:rPr>
        <w:t>five</w:t>
      </w:r>
      <w:r w:rsidRPr="50E2B32C">
        <w:rPr>
          <w:sz w:val="20"/>
          <w:szCs w:val="20"/>
          <w:lang w:val="en-US"/>
        </w:rPr>
        <w:t xml:space="preserve"> wealth quintiles. </w:t>
      </w:r>
    </w:p>
    <w:p w:rsidRPr="00EB0621" w:rsidR="00EB0621" w:rsidP="001C7B7F" w:rsidRDefault="00EB0621" w14:paraId="279C1866" w14:textId="77777777">
      <w:pPr>
        <w:pStyle w:val="KeinLeerraum"/>
        <w:spacing w:line="360" w:lineRule="auto"/>
        <w:rPr>
          <w:b/>
          <w:bCs/>
          <w:lang w:val="en-US"/>
        </w:rPr>
      </w:pPr>
    </w:p>
    <w:p w:rsidRPr="00C81535" w:rsidR="00C81535" w:rsidP="00B279D9" w:rsidRDefault="00C81535" w14:paraId="05220F1C" w14:textId="6A29C28B">
      <w:pPr>
        <w:pStyle w:val="berschrift2"/>
        <w:numPr>
          <w:ilvl w:val="1"/>
          <w:numId w:val="4"/>
        </w:numPr>
        <w:rPr>
          <w:rFonts w:ascii="Garamond" w:hAnsi="Garamond"/>
          <w:color w:val="auto"/>
          <w:lang w:val="en-US"/>
        </w:rPr>
      </w:pPr>
      <w:r w:rsidRPr="00C81535">
        <w:rPr>
          <w:rFonts w:ascii="Garamond" w:hAnsi="Garamond"/>
          <w:color w:val="auto"/>
          <w:lang w:val="en-US"/>
        </w:rPr>
        <w:t>Predictors of health insurance coverage and take-up of health services</w:t>
      </w:r>
    </w:p>
    <w:p w:rsidR="00C81535" w:rsidP="00C81535" w:rsidRDefault="00C81535" w14:paraId="0129C5A0" w14:textId="3BF2597D">
      <w:pPr>
        <w:pStyle w:val="KeinLeerraum"/>
        <w:spacing w:after="120" w:line="360" w:lineRule="auto"/>
        <w:ind w:firstLine="284"/>
        <w:rPr>
          <w:lang w:val="en-US"/>
        </w:rPr>
      </w:pPr>
      <w:r>
        <w:rPr>
          <w:lang w:val="en-US"/>
        </w:rPr>
        <w:t>I</w:t>
      </w:r>
      <w:r w:rsidRPr="000C18E7">
        <w:rPr>
          <w:lang w:val="en-US"/>
        </w:rPr>
        <w:t>n the classical models most often about ten socio-economic or household indicators are used to predict health insurance take-up or take-up of health services,</w:t>
      </w:r>
      <w:r>
        <w:rPr>
          <w:lang w:val="en-US"/>
        </w:rPr>
        <w:t xml:space="preserve"> i.e.</w:t>
      </w:r>
      <w:r w:rsidRPr="000C18E7">
        <w:rPr>
          <w:lang w:val="en-US"/>
        </w:rPr>
        <w:t xml:space="preserve">, if a person is married, smokes, age, education, work status, as well as the location and wealth status of household and if a female is the head of the household (e.g., </w:t>
      </w:r>
      <w:proofErr w:type="spellStart"/>
      <w:r>
        <w:rPr>
          <w:lang w:val="en-US"/>
        </w:rPr>
        <w:t>Weldesenbet</w:t>
      </w:r>
      <w:proofErr w:type="spellEnd"/>
      <w:r>
        <w:rPr>
          <w:lang w:val="en-US"/>
        </w:rPr>
        <w:t xml:space="preserve"> et al., 2021</w:t>
      </w:r>
      <w:r w:rsidRPr="000C18E7">
        <w:rPr>
          <w:lang w:val="en-US"/>
        </w:rPr>
        <w:t xml:space="preserve">). With our </w:t>
      </w:r>
      <w:r w:rsidRPr="000C18E7">
        <w:t>data-driven approach</w:t>
      </w:r>
      <w:r>
        <w:t xml:space="preserve"> </w:t>
      </w:r>
      <w:r w:rsidRPr="000C18E7">
        <w:rPr>
          <w:lang w:val="en-US"/>
        </w:rPr>
        <w:t xml:space="preserve">to </w:t>
      </w:r>
      <w:r>
        <w:rPr>
          <w:lang w:val="en-US"/>
        </w:rPr>
        <w:t>understanding</w:t>
      </w:r>
      <w:r w:rsidRPr="000C18E7">
        <w:rPr>
          <w:lang w:val="en-US"/>
        </w:rPr>
        <w:t xml:space="preserve"> the differences from classical models</w:t>
      </w:r>
      <w:r w:rsidRPr="000C18E7">
        <w:t>, all</w:t>
      </w:r>
      <w:r>
        <w:t xml:space="preserve"> </w:t>
      </w:r>
      <w:r w:rsidRPr="000C18E7">
        <w:rPr>
          <w:lang w:val="en-US"/>
        </w:rPr>
        <w:t>available</w:t>
      </w:r>
      <w:r>
        <w:rPr>
          <w:lang w:val="en-US"/>
        </w:rPr>
        <w:t xml:space="preserve"> </w:t>
      </w:r>
      <w:r w:rsidRPr="000C18E7">
        <w:rPr>
          <w:lang w:val="en-US"/>
        </w:rPr>
        <w:t>variables in the DHS data were included in the ML models (details see Section 3), consisting of many more socio-economic or household indicators</w:t>
      </w:r>
      <w:r w:rsidR="00C34B8F">
        <w:rPr>
          <w:lang w:val="en-US"/>
        </w:rPr>
        <w:t>,</w:t>
      </w:r>
      <w:r w:rsidRPr="000C18E7">
        <w:rPr>
          <w:lang w:val="en-US"/>
        </w:rPr>
        <w:t xml:space="preserve"> as well as health, culture, language, ethnicity, and religion</w:t>
      </w:r>
      <w:r w:rsidR="006D6573">
        <w:rPr>
          <w:lang w:val="en-US"/>
        </w:rPr>
        <w:t xml:space="preserve"> variables</w:t>
      </w:r>
      <w:r>
        <w:rPr>
          <w:lang w:val="en-US"/>
        </w:rPr>
        <w:t>.</w:t>
      </w:r>
    </w:p>
    <w:p w:rsidR="00C81535" w:rsidP="00C81535" w:rsidRDefault="00C81535" w14:paraId="3A8F2B32" w14:textId="3AD21805">
      <w:pPr>
        <w:pStyle w:val="KeinLeerraum"/>
        <w:spacing w:line="360" w:lineRule="auto"/>
        <w:ind w:firstLine="284"/>
        <w:rPr>
          <w:lang w:val="en-US"/>
        </w:rPr>
      </w:pPr>
      <w:r w:rsidRPr="00EF2F2F">
        <w:rPr>
          <w:lang w:val="en-US"/>
        </w:rPr>
        <w:t xml:space="preserve">Figure </w:t>
      </w:r>
      <w:r>
        <w:rPr>
          <w:lang w:val="en-US"/>
        </w:rPr>
        <w:t>2</w:t>
      </w:r>
      <w:r w:rsidRPr="00EF2F2F">
        <w:rPr>
          <w:lang w:val="en-US"/>
        </w:rPr>
        <w:t xml:space="preserve"> </w:t>
      </w:r>
      <w:r>
        <w:rPr>
          <w:lang w:val="en-US"/>
        </w:rPr>
        <w:t>shows</w:t>
      </w:r>
      <w:r w:rsidRPr="00EF2F2F">
        <w:rPr>
          <w:lang w:val="en-US"/>
        </w:rPr>
        <w:t xml:space="preserve"> the </w:t>
      </w:r>
      <w:r>
        <w:rPr>
          <w:lang w:val="en-US"/>
        </w:rPr>
        <w:t xml:space="preserve">top </w:t>
      </w:r>
      <w:r w:rsidR="008E6B95">
        <w:rPr>
          <w:lang w:val="en-US"/>
        </w:rPr>
        <w:t>five</w:t>
      </w:r>
      <w:r w:rsidRPr="00EF2F2F">
        <w:rPr>
          <w:lang w:val="en-US"/>
        </w:rPr>
        <w:t xml:space="preserve"> </w:t>
      </w:r>
      <w:r>
        <w:rPr>
          <w:lang w:val="en-US"/>
        </w:rPr>
        <w:t>predictors of the ML model for</w:t>
      </w:r>
      <w:r w:rsidRPr="002C71AC">
        <w:rPr>
          <w:lang w:val="en-US"/>
        </w:rPr>
        <w:t xml:space="preserve"> health insurance coverage and take</w:t>
      </w:r>
      <w:r>
        <w:rPr>
          <w:lang w:val="en-US"/>
        </w:rPr>
        <w:t>-</w:t>
      </w:r>
      <w:r w:rsidRPr="002C71AC">
        <w:rPr>
          <w:lang w:val="en-US"/>
        </w:rPr>
        <w:t>up of health services</w:t>
      </w:r>
      <w:r>
        <w:rPr>
          <w:lang w:val="en-US"/>
        </w:rPr>
        <w:t xml:space="preserve"> for each country. In panel (a), the top </w:t>
      </w:r>
      <w:r w:rsidR="008E6B95">
        <w:rPr>
          <w:lang w:val="en-US"/>
        </w:rPr>
        <w:t>five</w:t>
      </w:r>
      <w:r>
        <w:rPr>
          <w:lang w:val="en-US"/>
        </w:rPr>
        <w:t xml:space="preserve"> predictors for health insurance coverage, we find </w:t>
      </w:r>
      <w:r w:rsidR="00A04651">
        <w:rPr>
          <w:lang w:val="en-US"/>
        </w:rPr>
        <w:t>that, similar to the classical model,</w:t>
      </w:r>
      <w:r>
        <w:rPr>
          <w:lang w:val="en-US"/>
        </w:rPr>
        <w:t xml:space="preserve"> socio-economic variables such as wealth</w:t>
      </w:r>
      <w:r w:rsidR="003903ED">
        <w:rPr>
          <w:lang w:val="en-US"/>
        </w:rPr>
        <w:t xml:space="preserve">, </w:t>
      </w:r>
      <w:r>
        <w:rPr>
          <w:lang w:val="en-US"/>
        </w:rPr>
        <w:t>education</w:t>
      </w:r>
      <w:r w:rsidR="00683A42">
        <w:rPr>
          <w:lang w:val="en-US"/>
        </w:rPr>
        <w:t>,</w:t>
      </w:r>
      <w:r w:rsidR="003903ED">
        <w:rPr>
          <w:lang w:val="en-US"/>
        </w:rPr>
        <w:t xml:space="preserve"> </w:t>
      </w:r>
      <w:r w:rsidR="00683A42">
        <w:rPr>
          <w:lang w:val="en-US"/>
        </w:rPr>
        <w:t xml:space="preserve">being </w:t>
      </w:r>
      <w:r w:rsidR="003903ED">
        <w:rPr>
          <w:lang w:val="en-US"/>
        </w:rPr>
        <w:t>married</w:t>
      </w:r>
      <w:r>
        <w:rPr>
          <w:lang w:val="en-US"/>
        </w:rPr>
        <w:t>, or predictors that are highly correlated, such as having a bank account</w:t>
      </w:r>
      <w:r w:rsidR="00805643">
        <w:rPr>
          <w:lang w:val="en-US"/>
        </w:rPr>
        <w:t xml:space="preserve">, </w:t>
      </w:r>
      <w:r w:rsidR="00B13928">
        <w:rPr>
          <w:lang w:val="en-US"/>
        </w:rPr>
        <w:t xml:space="preserve">being </w:t>
      </w:r>
      <w:r>
        <w:rPr>
          <w:lang w:val="en-US"/>
        </w:rPr>
        <w:t>literate</w:t>
      </w:r>
      <w:r w:rsidR="00704FF3">
        <w:rPr>
          <w:lang w:val="en-US"/>
        </w:rPr>
        <w:t xml:space="preserve">, or </w:t>
      </w:r>
      <w:r w:rsidR="00683A42">
        <w:rPr>
          <w:lang w:val="en-US"/>
        </w:rPr>
        <w:t xml:space="preserve">a </w:t>
      </w:r>
      <w:r w:rsidR="00704FF3">
        <w:rPr>
          <w:lang w:val="en-US"/>
        </w:rPr>
        <w:t>household having electricity</w:t>
      </w:r>
      <w:r>
        <w:rPr>
          <w:lang w:val="en-US"/>
        </w:rPr>
        <w:t>, are strong predictors for</w:t>
      </w:r>
      <w:r w:rsidRPr="005618DA">
        <w:rPr>
          <w:lang w:val="en-US"/>
        </w:rPr>
        <w:t xml:space="preserve"> </w:t>
      </w:r>
      <w:r>
        <w:rPr>
          <w:lang w:val="en-US"/>
        </w:rPr>
        <w:t xml:space="preserve">the majority of </w:t>
      </w:r>
      <w:r w:rsidR="00704FF3">
        <w:rPr>
          <w:lang w:val="en-US"/>
        </w:rPr>
        <w:t>countries</w:t>
      </w:r>
      <w:r>
        <w:rPr>
          <w:lang w:val="en-US"/>
        </w:rPr>
        <w:t xml:space="preserve">. Only a few countries used other classical predictors in the top </w:t>
      </w:r>
      <w:r w:rsidR="008E6B95">
        <w:rPr>
          <w:lang w:val="en-US"/>
        </w:rPr>
        <w:t>five</w:t>
      </w:r>
      <w:r w:rsidR="00A45725">
        <w:rPr>
          <w:lang w:val="en-US"/>
        </w:rPr>
        <w:t>: rural for Tanzania and Sierra Leone; female household head only for Chad; age for Burundi and Kenya;</w:t>
      </w:r>
      <w:r>
        <w:rPr>
          <w:lang w:val="en-US"/>
        </w:rPr>
        <w:t xml:space="preserve"> and exposure to mass media for Liberia</w:t>
      </w:r>
      <w:r w:rsidR="009E1E3C">
        <w:rPr>
          <w:lang w:val="en-US"/>
        </w:rPr>
        <w:t xml:space="preserve"> and C</w:t>
      </w:r>
      <w:r w:rsidR="00A45725">
        <w:rPr>
          <w:lang w:val="en-US"/>
        </w:rPr>
        <w:t>ôte d’Ivoire</w:t>
      </w:r>
      <w:r>
        <w:rPr>
          <w:lang w:val="en-US"/>
        </w:rPr>
        <w:t xml:space="preserve"> (see Table A.2 for detailed predictors per country). </w:t>
      </w:r>
      <w:r>
        <w:t>Numerical variables, such as the number of household members or the ideal number of children, frequently appear as top predictors, as tree-based ML models can flexibly split these variables.</w:t>
      </w:r>
      <w:r w:rsidRPr="0060034B">
        <w:t xml:space="preserve"> </w:t>
      </w:r>
      <w:r>
        <w:t xml:space="preserve">Interestingly, novel predictors, revealed through the data-driven approach of ML models, include household size (e.g., </w:t>
      </w:r>
      <w:r>
        <w:rPr>
          <w:lang w:val="en-US"/>
        </w:rPr>
        <w:t>n</w:t>
      </w:r>
      <w:r w:rsidRPr="007338D8">
        <w:rPr>
          <w:lang w:val="en-US"/>
        </w:rPr>
        <w:t xml:space="preserve">umber of </w:t>
      </w:r>
      <w:r>
        <w:rPr>
          <w:lang w:val="en-US"/>
        </w:rPr>
        <w:t>household</w:t>
      </w:r>
      <w:r w:rsidRPr="007338D8">
        <w:rPr>
          <w:lang w:val="en-US"/>
        </w:rPr>
        <w:t xml:space="preserve"> members</w:t>
      </w:r>
      <w:r>
        <w:rPr>
          <w:lang w:val="en-US"/>
        </w:rPr>
        <w:t xml:space="preserve"> used by </w:t>
      </w:r>
      <w:r w:rsidR="00977560">
        <w:rPr>
          <w:lang w:val="en-US"/>
        </w:rPr>
        <w:t>63% of the</w:t>
      </w:r>
      <w:r>
        <w:rPr>
          <w:lang w:val="en-US"/>
        </w:rPr>
        <w:t xml:space="preserve"> country models)</w:t>
      </w:r>
      <w:r>
        <w:t xml:space="preserve">, protective measures (e.g., number of mosquito nets used by almost </w:t>
      </w:r>
      <w:r w:rsidR="00AC56FB">
        <w:t>half</w:t>
      </w:r>
      <w:r>
        <w:t xml:space="preserve"> of the countries), </w:t>
      </w:r>
      <w:r w:rsidR="00091711">
        <w:t xml:space="preserve">or </w:t>
      </w:r>
      <w:r w:rsidR="00E62BFD">
        <w:t xml:space="preserve">person tested for HIV and </w:t>
      </w:r>
      <w:r>
        <w:t>Body Mass Index (BMI; used by around 1</w:t>
      </w:r>
      <w:r w:rsidR="00917A16">
        <w:t>9</w:t>
      </w:r>
      <w:r>
        <w:t xml:space="preserve">% of the country models). </w:t>
      </w:r>
      <w:r>
        <w:rPr>
          <w:lang w:val="en-US"/>
        </w:rPr>
        <w:t>Nevertheless</w:t>
      </w:r>
      <w:r w:rsidRPr="005618DA">
        <w:rPr>
          <w:lang w:val="en-US"/>
        </w:rPr>
        <w:t xml:space="preserve">, many </w:t>
      </w:r>
      <w:r>
        <w:rPr>
          <w:lang w:val="en-US"/>
        </w:rPr>
        <w:t xml:space="preserve">other </w:t>
      </w:r>
      <w:r w:rsidRPr="005618DA">
        <w:rPr>
          <w:lang w:val="en-US"/>
        </w:rPr>
        <w:t>new</w:t>
      </w:r>
      <w:r>
        <w:rPr>
          <w:lang w:val="en-US"/>
        </w:rPr>
        <w:t xml:space="preserve"> potential</w:t>
      </w:r>
      <w:r w:rsidRPr="005618DA">
        <w:rPr>
          <w:lang w:val="en-US"/>
        </w:rPr>
        <w:t xml:space="preserve"> </w:t>
      </w:r>
      <w:r>
        <w:rPr>
          <w:lang w:val="en-US"/>
        </w:rPr>
        <w:t>predictors defined based on the DHS data availability, such as</w:t>
      </w:r>
      <w:r w:rsidRPr="005618DA">
        <w:rPr>
          <w:lang w:val="en-US"/>
        </w:rPr>
        <w:t xml:space="preserve"> </w:t>
      </w:r>
      <w:r>
        <w:rPr>
          <w:lang w:val="en-US"/>
        </w:rPr>
        <w:t xml:space="preserve">predictors about </w:t>
      </w:r>
      <w:r w:rsidRPr="005618DA">
        <w:rPr>
          <w:lang w:val="en-US"/>
        </w:rPr>
        <w:t xml:space="preserve">health, </w:t>
      </w:r>
      <w:r>
        <w:rPr>
          <w:lang w:val="en-US"/>
        </w:rPr>
        <w:t>household power structures</w:t>
      </w:r>
      <w:r w:rsidRPr="005618DA">
        <w:rPr>
          <w:lang w:val="en-US"/>
        </w:rPr>
        <w:t>, cultu</w:t>
      </w:r>
      <w:r>
        <w:rPr>
          <w:lang w:val="en-US"/>
        </w:rPr>
        <w:t xml:space="preserve">re, language, </w:t>
      </w:r>
      <w:r w:rsidRPr="005618DA">
        <w:rPr>
          <w:lang w:val="en-US"/>
        </w:rPr>
        <w:t xml:space="preserve">ethnicity, and religion seem not </w:t>
      </w:r>
      <w:r w:rsidR="00A255EC">
        <w:rPr>
          <w:lang w:val="en-US"/>
        </w:rPr>
        <w:t>to contribute as predictors to the models significantly</w:t>
      </w:r>
      <w:r w:rsidR="0036422B">
        <w:rPr>
          <w:lang w:val="en-US"/>
        </w:rPr>
        <w:t>,</w:t>
      </w:r>
      <w:r>
        <w:rPr>
          <w:lang w:val="en-US"/>
        </w:rPr>
        <w:t xml:space="preserve"> or if only for individual countries (see Table A.1 for the overview of all available variables</w:t>
      </w:r>
      <w:r w:rsidR="0092617A">
        <w:rPr>
          <w:lang w:val="en-US"/>
        </w:rPr>
        <w:t xml:space="preserve"> and Table A.2 for detailed top five predictors per country</w:t>
      </w:r>
      <w:r>
        <w:rPr>
          <w:lang w:val="en-US"/>
        </w:rPr>
        <w:t>)</w:t>
      </w:r>
      <w:r w:rsidRPr="005618DA">
        <w:rPr>
          <w:lang w:val="en-US"/>
        </w:rPr>
        <w:t>.</w:t>
      </w:r>
      <w:r w:rsidR="00A57A15">
        <w:rPr>
          <w:lang w:val="en-US"/>
        </w:rPr>
        <w:t xml:space="preserve"> Region</w:t>
      </w:r>
      <w:r w:rsidR="00A0081B">
        <w:rPr>
          <w:lang w:val="en-US"/>
        </w:rPr>
        <w:t>,</w:t>
      </w:r>
      <w:r w:rsidR="00A57A15">
        <w:rPr>
          <w:lang w:val="en-US"/>
        </w:rPr>
        <w:t xml:space="preserve"> </w:t>
      </w:r>
      <w:r w:rsidR="00A0081B">
        <w:rPr>
          <w:lang w:val="en-US"/>
        </w:rPr>
        <w:t xml:space="preserve">highlighting unexplained variation, is </w:t>
      </w:r>
      <w:r w:rsidR="007A62AA">
        <w:rPr>
          <w:lang w:val="en-US"/>
        </w:rPr>
        <w:t xml:space="preserve">only a top predictor for </w:t>
      </w:r>
      <w:r w:rsidR="00747EEC">
        <w:rPr>
          <w:lang w:val="en-US"/>
        </w:rPr>
        <w:t>five</w:t>
      </w:r>
      <w:r w:rsidR="007A62AA">
        <w:rPr>
          <w:lang w:val="en-US"/>
        </w:rPr>
        <w:t xml:space="preserve"> countries</w:t>
      </w:r>
      <w:r w:rsidR="00747EEC">
        <w:rPr>
          <w:lang w:val="en-US"/>
        </w:rPr>
        <w:t>:</w:t>
      </w:r>
      <w:r w:rsidR="007A62AA">
        <w:rPr>
          <w:lang w:val="en-US"/>
        </w:rPr>
        <w:t xml:space="preserve"> </w:t>
      </w:r>
      <w:r w:rsidR="00747EEC">
        <w:rPr>
          <w:lang w:val="en-US"/>
        </w:rPr>
        <w:t>Ethiopia, Ghana, Guinea, Lesotho, and Sierra Leone.</w:t>
      </w:r>
    </w:p>
    <w:p w:rsidRPr="004E60BF" w:rsidR="00C81535" w:rsidP="00C81535" w:rsidRDefault="00C81535" w14:paraId="2178ED1E" w14:textId="112B52B4">
      <w:pPr>
        <w:pStyle w:val="KeinLeerraum"/>
        <w:spacing w:line="360" w:lineRule="auto"/>
        <w:ind w:firstLine="284"/>
        <w:rPr>
          <w:lang w:val="en-US"/>
        </w:rPr>
      </w:pPr>
      <w:r>
        <w:t xml:space="preserve">In Panel (b), we examine the top </w:t>
      </w:r>
      <w:r w:rsidR="00A255EC">
        <w:t xml:space="preserve">five </w:t>
      </w:r>
      <w:r>
        <w:t xml:space="preserve">predictors for whether a woman visited a health facility </w:t>
      </w:r>
      <w:r w:rsidR="003D79C7">
        <w:t xml:space="preserve">at least once </w:t>
      </w:r>
      <w:r>
        <w:t xml:space="preserve">in the last 12 months. </w:t>
      </w:r>
      <w:r w:rsidR="00F04321">
        <w:t>T</w:t>
      </w:r>
      <w:r>
        <w:t>raditional socio-economic factors</w:t>
      </w:r>
      <w:r w:rsidR="00F04321">
        <w:t xml:space="preserve"> are less important</w:t>
      </w:r>
      <w:r w:rsidR="0046262C">
        <w:t xml:space="preserve"> than</w:t>
      </w:r>
      <w:r>
        <w:t xml:space="preserve"> predictors related to childbirth, </w:t>
      </w:r>
      <w:r w:rsidR="0094395E">
        <w:t xml:space="preserve">children, and </w:t>
      </w:r>
      <w:r>
        <w:t xml:space="preserve">pregnancy. </w:t>
      </w:r>
      <w:r>
        <w:rPr>
          <w:lang w:val="en-US"/>
        </w:rPr>
        <w:t xml:space="preserve">Additionally, </w:t>
      </w:r>
      <w:r w:rsidR="00731459">
        <w:rPr>
          <w:lang w:val="en-US"/>
        </w:rPr>
        <w:t xml:space="preserve">in some countries, health information indicators, such as knowledge of modern contraception methods, family planning, or </w:t>
      </w:r>
      <w:r w:rsidR="00A34DC8">
        <w:rPr>
          <w:lang w:val="en-US"/>
        </w:rPr>
        <w:t>STIs,</w:t>
      </w:r>
      <w:r>
        <w:rPr>
          <w:lang w:val="en-US"/>
        </w:rPr>
        <w:t xml:space="preserve"> play an important role. </w:t>
      </w:r>
      <w:r w:rsidR="00731459">
        <w:rPr>
          <w:lang w:val="en-US"/>
        </w:rPr>
        <w:t>Insurance status is only an important predictor in</w:t>
      </w:r>
      <w:r w:rsidR="00F03859">
        <w:rPr>
          <w:lang w:val="en-US"/>
        </w:rPr>
        <w:t xml:space="preserve"> three countries</w:t>
      </w:r>
      <w:r w:rsidR="00293802">
        <w:rPr>
          <w:lang w:val="en-US"/>
        </w:rPr>
        <w:t xml:space="preserve"> with the most advanced health insurance schemes in SSA: </w:t>
      </w:r>
      <w:r w:rsidR="00F03859">
        <w:rPr>
          <w:lang w:val="en-US"/>
        </w:rPr>
        <w:t>Rwanda</w:t>
      </w:r>
      <w:r w:rsidR="00293802">
        <w:rPr>
          <w:lang w:val="en-US"/>
        </w:rPr>
        <w:t>, Ghana, and Burundi.</w:t>
      </w:r>
      <w:r>
        <w:rPr>
          <w:lang w:val="en-US"/>
        </w:rPr>
        <w:t xml:space="preserve"> </w:t>
      </w:r>
      <w:r w:rsidR="001E008D">
        <w:rPr>
          <w:lang w:val="en-US"/>
        </w:rPr>
        <w:t xml:space="preserve">In general, the top predictors </w:t>
      </w:r>
      <w:r w:rsidR="00AD0A29">
        <w:rPr>
          <w:lang w:val="en-US"/>
        </w:rPr>
        <w:t xml:space="preserve">for each of the 32 countries are fewer than for the health insurance status prediction, but the unexplained variation in the Region variable </w:t>
      </w:r>
      <w:r w:rsidR="00F64E94">
        <w:rPr>
          <w:lang w:val="en-US"/>
        </w:rPr>
        <w:t>is much higher</w:t>
      </w:r>
      <w:r w:rsidR="001E008D">
        <w:rPr>
          <w:lang w:val="en-US"/>
        </w:rPr>
        <w:t xml:space="preserve"> </w:t>
      </w:r>
      <w:r w:rsidR="00293802">
        <w:rPr>
          <w:lang w:val="en-US"/>
        </w:rPr>
        <w:t xml:space="preserve">(see Table A.3 for detailed predictors per country). </w:t>
      </w:r>
      <w:r w:rsidR="00352C69">
        <w:rPr>
          <w:lang w:val="en-US"/>
        </w:rPr>
        <w:t xml:space="preserve">Region is a top </w:t>
      </w:r>
      <w:r w:rsidR="00AD0A29">
        <w:rPr>
          <w:lang w:val="en-US"/>
        </w:rPr>
        <w:t>predictor for the ten countries: Eswatini</w:t>
      </w:r>
      <w:r w:rsidR="003A0CB8">
        <w:rPr>
          <w:lang w:val="en-US"/>
        </w:rPr>
        <w:t xml:space="preserve">, DRC, </w:t>
      </w:r>
      <w:r w:rsidR="00AD0A29">
        <w:rPr>
          <w:lang w:val="en-US"/>
        </w:rPr>
        <w:t>Guinea</w:t>
      </w:r>
      <w:r w:rsidR="00352C69">
        <w:rPr>
          <w:lang w:val="en-US"/>
        </w:rPr>
        <w:t xml:space="preserve">, Liberia, Namibia, Niger, </w:t>
      </w:r>
      <w:r w:rsidR="00AD0A29">
        <w:rPr>
          <w:lang w:val="en-US"/>
        </w:rPr>
        <w:t>Republic</w:t>
      </w:r>
      <w:r w:rsidR="00352C69">
        <w:rPr>
          <w:lang w:val="en-US"/>
        </w:rPr>
        <w:t xml:space="preserve"> of </w:t>
      </w:r>
      <w:r w:rsidR="001B032C">
        <w:rPr>
          <w:lang w:val="en-US"/>
        </w:rPr>
        <w:t>Congo</w:t>
      </w:r>
      <w:r w:rsidRPr="004E60BF" w:rsidR="00352C69">
        <w:rPr>
          <w:lang w:val="en-US"/>
        </w:rPr>
        <w:t xml:space="preserve">, South Africa, </w:t>
      </w:r>
      <w:r w:rsidRPr="004E60BF" w:rsidR="001B032C">
        <w:rPr>
          <w:lang w:val="en-US"/>
        </w:rPr>
        <w:t>The</w:t>
      </w:r>
      <w:r w:rsidRPr="004E60BF" w:rsidR="00352C69">
        <w:rPr>
          <w:lang w:val="en-US"/>
        </w:rPr>
        <w:t xml:space="preserve"> Gambia</w:t>
      </w:r>
      <w:r w:rsidRPr="004E60BF" w:rsidR="00AD0A29">
        <w:rPr>
          <w:lang w:val="en-US"/>
        </w:rPr>
        <w:t>,</w:t>
      </w:r>
      <w:r w:rsidRPr="004E60BF" w:rsidR="00352C69">
        <w:rPr>
          <w:lang w:val="en-US"/>
        </w:rPr>
        <w:t xml:space="preserve"> and Zambia</w:t>
      </w:r>
      <w:r w:rsidRPr="004E60BF" w:rsidR="00AD0A29">
        <w:rPr>
          <w:lang w:val="en-US"/>
        </w:rPr>
        <w:t>.</w:t>
      </w:r>
    </w:p>
    <w:p w:rsidR="001B032C" w:rsidP="004C5F09" w:rsidRDefault="001B032C" w14:paraId="175357DA" w14:textId="61B29CDC">
      <w:pPr>
        <w:pStyle w:val="KeinLeerraum"/>
        <w:spacing w:line="360" w:lineRule="auto"/>
        <w:ind w:firstLine="284"/>
      </w:pPr>
      <w:r w:rsidRPr="004E60BF">
        <w:t>Panels (c) and (d) focus on maternal</w:t>
      </w:r>
      <w:r>
        <w:t xml:space="preserve"> health services, specifically health facility-based births and postnatal checks for the last-born child. </w:t>
      </w:r>
      <w:proofErr w:type="gramStart"/>
      <w:r>
        <w:t>Similar to</w:t>
      </w:r>
      <w:proofErr w:type="gramEnd"/>
      <w:r>
        <w:t xml:space="preserve"> the results for general health facility visits, </w:t>
      </w:r>
      <w:r w:rsidR="00AA5BA7">
        <w:t>the region plays a major role in predicting</w:t>
      </w:r>
      <w:r w:rsidR="00345D28">
        <w:t xml:space="preserve"> the outcomes. </w:t>
      </w:r>
      <w:r w:rsidR="00051032">
        <w:t>The</w:t>
      </w:r>
      <w:r w:rsidR="00A331BC">
        <w:t xml:space="preserve"> model</w:t>
      </w:r>
      <w:r w:rsidR="00AA518D">
        <w:t>s</w:t>
      </w:r>
      <w:r w:rsidR="00A331BC">
        <w:t xml:space="preserve"> </w:t>
      </w:r>
      <w:r w:rsidR="00526B03">
        <w:t xml:space="preserve">for postnatal checks </w:t>
      </w:r>
      <w:r w:rsidR="00AA518D">
        <w:t xml:space="preserve">of </w:t>
      </w:r>
      <w:r w:rsidR="00787561">
        <w:t xml:space="preserve">Côte </w:t>
      </w:r>
      <w:r w:rsidR="00A331BC">
        <w:t>d’Ivoire</w:t>
      </w:r>
      <w:r w:rsidR="00787561">
        <w:t xml:space="preserve">, </w:t>
      </w:r>
      <w:r w:rsidR="00B825D9">
        <w:t xml:space="preserve">Ghana, </w:t>
      </w:r>
      <w:r w:rsidR="001F75FB">
        <w:t xml:space="preserve">Namibia, </w:t>
      </w:r>
      <w:r w:rsidR="00A331BC">
        <w:t xml:space="preserve">the </w:t>
      </w:r>
      <w:r w:rsidR="001F75FB">
        <w:t>Republic of Congo</w:t>
      </w:r>
      <w:r w:rsidR="00A331BC">
        <w:t xml:space="preserve">, </w:t>
      </w:r>
      <w:r w:rsidR="00AA518D">
        <w:t xml:space="preserve">and </w:t>
      </w:r>
      <w:r w:rsidR="00A331BC">
        <w:t xml:space="preserve">The Gambia </w:t>
      </w:r>
      <w:r w:rsidR="00526B03">
        <w:t>use</w:t>
      </w:r>
      <w:r w:rsidR="00600884">
        <w:t xml:space="preserve"> at least three regions as </w:t>
      </w:r>
      <w:r w:rsidR="00526B03">
        <w:t xml:space="preserve">the </w:t>
      </w:r>
      <w:r w:rsidR="00600884">
        <w:t xml:space="preserve">top five predictors, emphasizing that </w:t>
      </w:r>
      <w:r w:rsidR="00F97E91">
        <w:t xml:space="preserve">many </w:t>
      </w:r>
      <w:r w:rsidR="006B1E2E">
        <w:t xml:space="preserve">unexplained </w:t>
      </w:r>
      <w:r w:rsidR="00423EE5">
        <w:t xml:space="preserve">characteristics </w:t>
      </w:r>
      <w:r w:rsidR="004639A9">
        <w:t xml:space="preserve">are still </w:t>
      </w:r>
      <w:r w:rsidR="00423EE5">
        <w:t>relevant</w:t>
      </w:r>
      <w:r w:rsidR="00467CEC">
        <w:t xml:space="preserve">. In line with this, we also find that </w:t>
      </w:r>
      <w:r w:rsidR="00644F4E">
        <w:t xml:space="preserve">regional variables, such as </w:t>
      </w:r>
      <w:r w:rsidR="00E45600">
        <w:t>l</w:t>
      </w:r>
      <w:r w:rsidR="004639A9">
        <w:t xml:space="preserve">anguage and </w:t>
      </w:r>
      <w:r w:rsidR="00E45600">
        <w:t>e</w:t>
      </w:r>
      <w:r w:rsidR="004639A9">
        <w:t xml:space="preserve">thnicity, are among the </w:t>
      </w:r>
      <w:r w:rsidR="00783770">
        <w:t>top predictors in many countries.</w:t>
      </w:r>
      <w:r w:rsidR="006B1E2E">
        <w:t xml:space="preserve"> </w:t>
      </w:r>
      <w:r w:rsidR="004639A9">
        <w:t>In contrast to the outcome</w:t>
      </w:r>
      <w:r w:rsidR="00E76D47">
        <w:t xml:space="preserve"> a woman visited a health facility at least once in the last 12 months (Panel b), </w:t>
      </w:r>
      <w:r w:rsidR="003C335F">
        <w:t>a larger variety of variables are top 5 predictors</w:t>
      </w:r>
      <w:r w:rsidR="00713F57">
        <w:t xml:space="preserve"> – in the ca</w:t>
      </w:r>
      <w:r w:rsidR="006E6C59">
        <w:t>s</w:t>
      </w:r>
      <w:r w:rsidR="00713F57">
        <w:t xml:space="preserve">e </w:t>
      </w:r>
      <w:r w:rsidR="006E6C59">
        <w:t>of facility-based births and postnatal checks</w:t>
      </w:r>
      <w:r w:rsidR="00F12F84">
        <w:t>,</w:t>
      </w:r>
      <w:r w:rsidR="006E6C59">
        <w:t xml:space="preserve"> </w:t>
      </w:r>
      <w:r w:rsidR="00E76D47">
        <w:t xml:space="preserve">we find that </w:t>
      </w:r>
      <w:r>
        <w:t>socio-economic factors</w:t>
      </w:r>
      <w:r w:rsidR="00E76D47">
        <w:t xml:space="preserve"> are significant</w:t>
      </w:r>
      <w:r w:rsidR="006E6C59">
        <w:t xml:space="preserve"> predi</w:t>
      </w:r>
      <w:r w:rsidR="00F654CC">
        <w:t xml:space="preserve">ctors rather than predictors related to </w:t>
      </w:r>
      <w:r w:rsidR="005A28B5">
        <w:t xml:space="preserve">recently had a </w:t>
      </w:r>
      <w:r w:rsidR="00F654CC">
        <w:t>childbirth</w:t>
      </w:r>
      <w:r w:rsidR="00F75EBB">
        <w:t xml:space="preserve"> </w:t>
      </w:r>
      <w:r w:rsidR="00F654CC">
        <w:t>and pregnancy</w:t>
      </w:r>
      <w:r w:rsidR="004A3C62">
        <w:t xml:space="preserve">. </w:t>
      </w:r>
      <w:r w:rsidR="003C335F">
        <w:t xml:space="preserve">Furthermore, </w:t>
      </w:r>
      <w:r w:rsidR="00086B70">
        <w:t xml:space="preserve">insurance is again not as important as a </w:t>
      </w:r>
      <w:r w:rsidR="00F12F84">
        <w:t>predictor and</w:t>
      </w:r>
      <w:r w:rsidR="00086B70">
        <w:t xml:space="preserve"> is only among the top </w:t>
      </w:r>
      <w:r w:rsidR="001A5E05">
        <w:t>five</w:t>
      </w:r>
      <w:r w:rsidR="00086B70">
        <w:t xml:space="preserve"> for Rwanda</w:t>
      </w:r>
      <w:r w:rsidR="001A5E05">
        <w:t>.</w:t>
      </w:r>
      <w:r w:rsidR="004C5F09">
        <w:t xml:space="preserve"> </w:t>
      </w:r>
      <w:r w:rsidR="00955075">
        <w:t>New</w:t>
      </w:r>
      <w:r>
        <w:t xml:space="preserve"> predictors related to </w:t>
      </w:r>
      <w:r w:rsidR="00955075">
        <w:t xml:space="preserve">household size (e.g., </w:t>
      </w:r>
      <w:r w:rsidR="00955075">
        <w:rPr>
          <w:lang w:val="en-US"/>
        </w:rPr>
        <w:t>n</w:t>
      </w:r>
      <w:r w:rsidRPr="007338D8" w:rsidR="00955075">
        <w:rPr>
          <w:lang w:val="en-US"/>
        </w:rPr>
        <w:t xml:space="preserve">umber of </w:t>
      </w:r>
      <w:r w:rsidR="00955075">
        <w:rPr>
          <w:lang w:val="en-US"/>
        </w:rPr>
        <w:t>household</w:t>
      </w:r>
      <w:r w:rsidRPr="007338D8" w:rsidR="00955075">
        <w:rPr>
          <w:lang w:val="en-US"/>
        </w:rPr>
        <w:t xml:space="preserve"> members</w:t>
      </w:r>
      <w:r w:rsidR="00955075">
        <w:rPr>
          <w:lang w:val="en-US"/>
        </w:rPr>
        <w:t xml:space="preserve">), </w:t>
      </w:r>
      <w:r>
        <w:t>health conditions</w:t>
      </w:r>
      <w:r w:rsidR="00955075">
        <w:t xml:space="preserve"> (e.g.,</w:t>
      </w:r>
      <w:r w:rsidR="00DD716C">
        <w:t xml:space="preserve"> </w:t>
      </w:r>
      <w:r>
        <w:t>tested for HIV</w:t>
      </w:r>
      <w:r w:rsidR="00955075">
        <w:t xml:space="preserve"> or</w:t>
      </w:r>
      <w:r>
        <w:t xml:space="preserve"> BMI</w:t>
      </w:r>
      <w:r w:rsidR="00955075">
        <w:t>)</w:t>
      </w:r>
      <w:r w:rsidR="00DD716C">
        <w:t xml:space="preserve">, as well as </w:t>
      </w:r>
      <w:r w:rsidR="00DD716C">
        <w:rPr>
          <w:lang w:val="en-US"/>
        </w:rPr>
        <w:t xml:space="preserve">health information indicators, </w:t>
      </w:r>
      <w:r w:rsidR="00955075">
        <w:rPr>
          <w:lang w:val="en-US"/>
        </w:rPr>
        <w:t xml:space="preserve">(e.g., </w:t>
      </w:r>
      <w:r w:rsidR="00E33770">
        <w:rPr>
          <w:lang w:val="en-US"/>
        </w:rPr>
        <w:t>heard of family planning</w:t>
      </w:r>
      <w:r w:rsidR="00955075">
        <w:rPr>
          <w:lang w:val="en-US"/>
        </w:rPr>
        <w:t>)</w:t>
      </w:r>
      <w:r w:rsidR="00E33770">
        <w:rPr>
          <w:lang w:val="en-US"/>
        </w:rPr>
        <w:t xml:space="preserve"> </w:t>
      </w:r>
      <w:r>
        <w:t>are prominent in several countries</w:t>
      </w:r>
      <w:r w:rsidR="00F12F84">
        <w:t xml:space="preserve"> (</w:t>
      </w:r>
      <w:r>
        <w:rPr>
          <w:lang w:val="en-US"/>
        </w:rPr>
        <w:t>see Tables A.4 and A.5 for detailed predictors per country).</w:t>
      </w:r>
      <w:r>
        <w:t xml:space="preserve"> </w:t>
      </w:r>
    </w:p>
    <w:p w:rsidR="004E60BF" w:rsidP="004E60BF" w:rsidRDefault="004E60BF" w14:paraId="5A02240C" w14:textId="77777777">
      <w:pPr>
        <w:pStyle w:val="KeinLeerraum"/>
        <w:spacing w:line="360" w:lineRule="auto"/>
        <w:ind w:firstLine="284"/>
        <w:rPr>
          <w:lang w:val="en-US"/>
        </w:rPr>
      </w:pPr>
      <w:r w:rsidRPr="00687B23">
        <w:t>Overall, the ML models uncover a mix of expected</w:t>
      </w:r>
      <w:r>
        <w:t xml:space="preserve"> </w:t>
      </w:r>
      <w:r w:rsidRPr="00687B23">
        <w:t xml:space="preserve">and novel predictors for health insurance coverage and health service uptake. While aligning with classical predictors like </w:t>
      </w:r>
      <w:r>
        <w:t xml:space="preserve">region, </w:t>
      </w:r>
      <w:r w:rsidRPr="00687B23">
        <w:t>wealth</w:t>
      </w:r>
      <w:r>
        <w:t>,</w:t>
      </w:r>
      <w:r w:rsidRPr="00687B23">
        <w:t xml:space="preserve"> and education, the ML approach also highlights previously underexplored factors, such as household </w:t>
      </w:r>
      <w:r>
        <w:t>size, health condition indicators, and health information indicators</w:t>
      </w:r>
      <w:r w:rsidRPr="00687B23">
        <w:t xml:space="preserve">. Additionally, the models reveal context-specific nuances, including cultural and regional differences, such as language and ethnicity, that classical models often overlook. </w:t>
      </w:r>
    </w:p>
    <w:p w:rsidR="004E60BF" w:rsidP="004C5F09" w:rsidRDefault="004E60BF" w14:paraId="2A76A8B9" w14:textId="77777777">
      <w:pPr>
        <w:pStyle w:val="KeinLeerraum"/>
        <w:spacing w:line="360" w:lineRule="auto"/>
        <w:ind w:firstLine="284"/>
      </w:pPr>
    </w:p>
    <w:p w:rsidRPr="002C71AC" w:rsidR="00C81535" w:rsidP="006065C1" w:rsidRDefault="00C81535" w14:paraId="25C43FD5" w14:textId="327CACCF">
      <w:pPr>
        <w:pStyle w:val="KeinLeerraum"/>
        <w:rPr>
          <w:b/>
          <w:bCs/>
        </w:rPr>
      </w:pPr>
      <w:commentRangeStart w:id="11"/>
      <w:commentRangeStart w:id="12"/>
      <w:commentRangeStart w:id="14"/>
      <w:commentRangeStart w:id="13"/>
      <w:r w:rsidRPr="66D1B340">
        <w:rPr>
          <w:b/>
          <w:bCs/>
          <w:lang w:val="en-US"/>
        </w:rPr>
        <w:t xml:space="preserve">Figure 2: </w:t>
      </w:r>
      <w:commentRangeEnd w:id="11"/>
      <w:r w:rsidRPr="66D1B340" w:rsidR="00AE107C">
        <w:rPr>
          <w:rStyle w:val="Kommentarzeichen"/>
          <w:b/>
          <w:bCs/>
          <w:sz w:val="22"/>
          <w:szCs w:val="22"/>
          <w:lang w:val="en-US"/>
        </w:rPr>
        <w:commentReference w:id="11"/>
      </w:r>
      <w:commentRangeEnd w:id="12"/>
      <w:r>
        <w:rPr>
          <w:rStyle w:val="CommentReference"/>
        </w:rPr>
        <w:commentReference w:id="12"/>
      </w:r>
      <w:commentRangeEnd w:id="14"/>
      <w:r>
        <w:rPr>
          <w:rStyle w:val="CommentReference"/>
        </w:rPr>
        <w:commentReference w:id="14"/>
      </w:r>
      <w:commentRangeEnd w:id="13"/>
      <w:r w:rsidRPr="66D1B340" w:rsidR="001969E0">
        <w:rPr>
          <w:rStyle w:val="Kommentarzeichen"/>
          <w:b/>
          <w:bCs/>
          <w:sz w:val="22"/>
          <w:szCs w:val="22"/>
          <w:lang w:val="en-US"/>
        </w:rPr>
        <w:commentReference w:id="13"/>
      </w:r>
      <w:r w:rsidRPr="66D1B340">
        <w:rPr>
          <w:b/>
          <w:bCs/>
          <w:lang w:val="en-US"/>
        </w:rPr>
        <w:t xml:space="preserve">Number of times </w:t>
      </w:r>
      <w:r w:rsidR="00600FD1">
        <w:rPr>
          <w:b/>
          <w:bCs/>
          <w:lang w:val="en-US"/>
        </w:rPr>
        <w:t xml:space="preserve">the </w:t>
      </w:r>
      <w:r w:rsidRPr="66D1B340">
        <w:rPr>
          <w:b/>
          <w:bCs/>
          <w:lang w:val="en-US"/>
        </w:rPr>
        <w:t>variable was ranked top 5 for ML prediction for health insurance coverage and take-up of health services</w:t>
      </w:r>
    </w:p>
    <w:p w:rsidR="00C81535" w:rsidP="00C81535" w:rsidRDefault="001164E9" w14:paraId="74D194BC" w14:textId="3A5DA051">
      <w:pPr>
        <w:pStyle w:val="KeinLeerraum"/>
        <w:spacing w:after="120"/>
      </w:pPr>
      <w:r w:rsidRPr="66D1B340">
        <w:rPr>
          <w:noProof/>
        </w:rPr>
        <w:t xml:space="preserve"> </w:t>
      </w:r>
      <w:r w:rsidR="0A469579">
        <w:rPr>
          <w:noProof/>
        </w:rPr>
        <w:drawing>
          <wp:inline distT="0" distB="0" distL="0" distR="0" wp14:anchorId="30586ED7" wp14:editId="773FEBBB">
            <wp:extent cx="3304830" cy="2275289"/>
            <wp:effectExtent l="0" t="0" r="0" b="0"/>
            <wp:docPr id="9853702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70246" name="Picture 985370246"/>
                    <pic:cNvPicPr/>
                  </pic:nvPicPr>
                  <pic:blipFill>
                    <a:blip r:embed="rId20">
                      <a:extLst>
                        <a:ext uri="{28A0092B-C50C-407E-A947-70E740481C1C}">
                          <a14:useLocalDpi xmlns:a14="http://schemas.microsoft.com/office/drawing/2010/main"/>
                        </a:ext>
                      </a:extLst>
                    </a:blip>
                    <a:stretch>
                      <a:fillRect/>
                    </a:stretch>
                  </pic:blipFill>
                  <pic:spPr>
                    <a:xfrm>
                      <a:off x="0" y="0"/>
                      <a:ext cx="3304830" cy="2275289"/>
                    </a:xfrm>
                    <a:prstGeom prst="rect">
                      <a:avLst/>
                    </a:prstGeom>
                  </pic:spPr>
                </pic:pic>
              </a:graphicData>
            </a:graphic>
          </wp:inline>
        </w:drawing>
      </w:r>
      <w:r w:rsidR="613EDF66">
        <w:rPr>
          <w:noProof/>
        </w:rPr>
        <w:drawing>
          <wp:inline distT="0" distB="0" distL="0" distR="0" wp14:anchorId="3E5100B8" wp14:editId="1A526346">
            <wp:extent cx="2740524" cy="1822746"/>
            <wp:effectExtent l="0" t="0" r="0" b="0"/>
            <wp:docPr id="21205303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30308" name="Picture 2120530308"/>
                    <pic:cNvPicPr/>
                  </pic:nvPicPr>
                  <pic:blipFill>
                    <a:blip r:embed="rId21">
                      <a:extLst>
                        <a:ext uri="{28A0092B-C50C-407E-A947-70E740481C1C}">
                          <a14:useLocalDpi xmlns:a14="http://schemas.microsoft.com/office/drawing/2010/main"/>
                        </a:ext>
                      </a:extLst>
                    </a:blip>
                    <a:stretch>
                      <a:fillRect/>
                    </a:stretch>
                  </pic:blipFill>
                  <pic:spPr>
                    <a:xfrm>
                      <a:off x="0" y="0"/>
                      <a:ext cx="2740524" cy="1822746"/>
                    </a:xfrm>
                    <a:prstGeom prst="rect">
                      <a:avLst/>
                    </a:prstGeom>
                  </pic:spPr>
                </pic:pic>
              </a:graphicData>
            </a:graphic>
          </wp:inline>
        </w:drawing>
      </w:r>
    </w:p>
    <w:p w:rsidRPr="001B6525" w:rsidR="00C81535" w:rsidP="00C81535" w:rsidRDefault="00C81535" w14:paraId="2743DFA4" w14:textId="77777777">
      <w:pPr>
        <w:pStyle w:val="KeinLeerraum"/>
        <w:numPr>
          <w:ilvl w:val="0"/>
          <w:numId w:val="11"/>
        </w:numPr>
        <w:rPr>
          <w:b/>
          <w:lang w:val="en-US"/>
        </w:rPr>
      </w:pPr>
      <w:r>
        <w:rPr>
          <w:b/>
          <w:lang w:val="en-US"/>
        </w:rPr>
        <w:t xml:space="preserve">Health insurance coverage </w:t>
      </w:r>
      <w:r>
        <w:rPr>
          <w:b/>
          <w:lang w:val="en-US"/>
        </w:rPr>
        <w:tab/>
      </w:r>
      <w:r>
        <w:rPr>
          <w:b/>
          <w:lang w:val="en-US"/>
        </w:rPr>
        <w:tab/>
      </w:r>
      <w:r>
        <w:rPr>
          <w:b/>
          <w:lang w:val="en-US"/>
        </w:rPr>
        <w:tab/>
      </w:r>
      <w:r>
        <w:rPr>
          <w:b/>
          <w:lang w:val="en-US"/>
        </w:rPr>
        <w:tab/>
      </w:r>
      <w:r>
        <w:rPr>
          <w:b/>
          <w:lang w:val="en-US"/>
        </w:rPr>
        <w:tab/>
      </w:r>
      <w:r>
        <w:rPr>
          <w:b/>
          <w:lang w:val="en-US"/>
        </w:rPr>
        <w:t>(b) Visited health facility</w:t>
      </w:r>
    </w:p>
    <w:p w:rsidR="00C81535" w:rsidP="00C81535" w:rsidRDefault="00C81535" w14:paraId="71E76D6B" w14:textId="77777777">
      <w:pPr>
        <w:pStyle w:val="KeinLeerraum"/>
        <w:ind w:left="360"/>
        <w:contextualSpacing/>
        <w:jc w:val="left"/>
        <w:rPr>
          <w:b/>
          <w:lang w:val="en-US"/>
        </w:rPr>
      </w:pPr>
    </w:p>
    <w:p w:rsidRPr="007947FC" w:rsidR="007947FC" w:rsidP="66D1B340" w:rsidRDefault="00C81535" w14:paraId="5B7F34D1" w14:textId="6E4F50D7">
      <w:pPr>
        <w:pStyle w:val="KeinLeerraum"/>
        <w:contextualSpacing/>
        <w:jc w:val="left"/>
      </w:pPr>
      <w:r w:rsidRPr="66D1B340">
        <w:rPr>
          <w:noProof/>
          <w:sz w:val="20"/>
          <w:szCs w:val="20"/>
          <w:lang w:val="en-US"/>
        </w:rPr>
        <w:t xml:space="preserve"> </w:t>
      </w:r>
      <w:r w:rsidR="39B29C81">
        <w:rPr>
          <w:noProof/>
        </w:rPr>
        <w:drawing>
          <wp:inline distT="0" distB="0" distL="0" distR="0" wp14:anchorId="7C5034A9" wp14:editId="1D02A829">
            <wp:extent cx="2875998" cy="2436984"/>
            <wp:effectExtent l="0" t="0" r="0" b="0"/>
            <wp:docPr id="7168795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79540" name="drawing"/>
                    <pic:cNvPicPr/>
                  </pic:nvPicPr>
                  <pic:blipFill>
                    <a:blip r:embed="rId22">
                      <a:extLst>
                        <a:ext uri="{28A0092B-C50C-407E-A947-70E740481C1C}">
                          <a14:useLocalDpi xmlns:a14="http://schemas.microsoft.com/office/drawing/2010/main"/>
                        </a:ext>
                      </a:extLst>
                    </a:blip>
                    <a:stretch>
                      <a:fillRect/>
                    </a:stretch>
                  </pic:blipFill>
                  <pic:spPr>
                    <a:xfrm>
                      <a:off x="0" y="0"/>
                      <a:ext cx="2875998" cy="2436984"/>
                    </a:xfrm>
                    <a:prstGeom prst="rect">
                      <a:avLst/>
                    </a:prstGeom>
                  </pic:spPr>
                </pic:pic>
              </a:graphicData>
            </a:graphic>
          </wp:inline>
        </w:drawing>
      </w:r>
      <w:r w:rsidRPr="66D1B340" w:rsidR="007947FC">
        <w:rPr>
          <w:noProof/>
          <w:sz w:val="20"/>
          <w:szCs w:val="20"/>
          <w:lang w:val="en-US"/>
        </w:rPr>
        <w:t xml:space="preserve"> </w:t>
      </w:r>
      <w:r w:rsidR="5CCD4DAF">
        <w:rPr>
          <w:noProof/>
        </w:rPr>
        <w:drawing>
          <wp:inline distT="0" distB="0" distL="0" distR="0" wp14:anchorId="69FA9A77" wp14:editId="04F25619">
            <wp:extent cx="3119741" cy="2366533"/>
            <wp:effectExtent l="0" t="0" r="0" b="0"/>
            <wp:docPr id="4375283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28301" name="Picture 437528301"/>
                    <pic:cNvPicPr/>
                  </pic:nvPicPr>
                  <pic:blipFill>
                    <a:blip r:embed="rId23">
                      <a:extLst>
                        <a:ext uri="{28A0092B-C50C-407E-A947-70E740481C1C}">
                          <a14:useLocalDpi xmlns:a14="http://schemas.microsoft.com/office/drawing/2010/main"/>
                        </a:ext>
                      </a:extLst>
                    </a:blip>
                    <a:stretch>
                      <a:fillRect/>
                    </a:stretch>
                  </pic:blipFill>
                  <pic:spPr>
                    <a:xfrm>
                      <a:off x="0" y="0"/>
                      <a:ext cx="3119741" cy="2366533"/>
                    </a:xfrm>
                    <a:prstGeom prst="rect">
                      <a:avLst/>
                    </a:prstGeom>
                  </pic:spPr>
                </pic:pic>
              </a:graphicData>
            </a:graphic>
          </wp:inline>
        </w:drawing>
      </w:r>
    </w:p>
    <w:p w:rsidRPr="00085190" w:rsidR="00C81535" w:rsidP="00C81535" w:rsidRDefault="00C81535" w14:paraId="5E5F4468" w14:textId="77777777">
      <w:pPr>
        <w:pStyle w:val="KeinLeerraum"/>
        <w:numPr>
          <w:ilvl w:val="0"/>
          <w:numId w:val="12"/>
        </w:numPr>
        <w:contextualSpacing/>
        <w:rPr>
          <w:b/>
          <w:lang w:val="en-US"/>
        </w:rPr>
      </w:pPr>
      <w:r>
        <w:rPr>
          <w:b/>
          <w:lang w:val="en-US"/>
        </w:rPr>
        <w:t>Health f</w:t>
      </w:r>
      <w:r w:rsidRPr="00085190">
        <w:rPr>
          <w:b/>
          <w:lang w:val="en-US"/>
        </w:rPr>
        <w:t>acility-based births</w:t>
      </w:r>
      <w:r w:rsidRPr="00085190">
        <w:rPr>
          <w:b/>
          <w:lang w:val="en-US"/>
        </w:rPr>
        <w:tab/>
      </w:r>
      <w:r w:rsidRPr="00085190">
        <w:rPr>
          <w:b/>
          <w:lang w:val="en-US"/>
        </w:rPr>
        <w:tab/>
      </w:r>
      <w:r w:rsidRPr="00085190">
        <w:rPr>
          <w:b/>
          <w:lang w:val="en-US"/>
        </w:rPr>
        <w:tab/>
      </w:r>
      <w:r w:rsidRPr="00085190">
        <w:rPr>
          <w:b/>
          <w:lang w:val="en-US"/>
        </w:rPr>
        <w:tab/>
      </w:r>
      <w:r w:rsidRPr="00085190">
        <w:rPr>
          <w:b/>
          <w:lang w:val="en-US"/>
        </w:rPr>
        <w:tab/>
      </w:r>
      <w:r w:rsidRPr="00085190">
        <w:rPr>
          <w:b/>
          <w:lang w:val="en-US"/>
        </w:rPr>
        <w:tab/>
      </w:r>
      <w:r w:rsidRPr="00085190">
        <w:rPr>
          <w:b/>
          <w:lang w:val="en-US"/>
        </w:rPr>
        <w:t>(d) Postnatal check</w:t>
      </w:r>
    </w:p>
    <w:p w:rsidR="00C81535" w:rsidP="00C81535" w:rsidRDefault="00C81535" w14:paraId="07D03D53" w14:textId="77777777">
      <w:pPr>
        <w:pStyle w:val="KeinLeerraum"/>
        <w:spacing w:after="120"/>
        <w:rPr>
          <w:noProof/>
          <w:sz w:val="20"/>
          <w:lang w:val="en-US"/>
        </w:rPr>
      </w:pPr>
    </w:p>
    <w:p w:rsidR="00126AB7" w:rsidP="00C81535" w:rsidRDefault="00C81535" w14:paraId="6AECE343" w14:textId="756F8E68">
      <w:pPr>
        <w:pStyle w:val="Kommentartext"/>
        <w:spacing w:after="0"/>
        <w:jc w:val="left"/>
        <w:rPr>
          <w:lang w:val="en-US"/>
        </w:rPr>
      </w:pPr>
      <w:r w:rsidRPr="003909CE">
        <w:rPr>
          <w:lang w:val="en-US"/>
        </w:rPr>
        <w:t xml:space="preserve">Notes: Figures show the </w:t>
      </w:r>
      <w:r>
        <w:rPr>
          <w:lang w:val="en-US"/>
        </w:rPr>
        <w:t>number of times</w:t>
      </w:r>
      <w:r w:rsidRPr="003909CE">
        <w:rPr>
          <w:lang w:val="en-US"/>
        </w:rPr>
        <w:t xml:space="preserve"> </w:t>
      </w:r>
      <w:r>
        <w:rPr>
          <w:lang w:val="en-US"/>
        </w:rPr>
        <w:t>the</w:t>
      </w:r>
      <w:r w:rsidRPr="003909CE">
        <w:rPr>
          <w:lang w:val="en-US"/>
        </w:rPr>
        <w:t xml:space="preserve"> ML model </w:t>
      </w:r>
      <w:r>
        <w:rPr>
          <w:lang w:val="en-US"/>
        </w:rPr>
        <w:t xml:space="preserve">used the variables as a top </w:t>
      </w:r>
      <w:r w:rsidR="004731E3">
        <w:rPr>
          <w:lang w:val="en-US"/>
        </w:rPr>
        <w:t>five</w:t>
      </w:r>
      <w:r>
        <w:rPr>
          <w:lang w:val="en-US"/>
        </w:rPr>
        <w:t xml:space="preserve"> predictor</w:t>
      </w:r>
      <w:r w:rsidRPr="003909CE">
        <w:rPr>
          <w:lang w:val="en-US"/>
        </w:rPr>
        <w:t xml:space="preserve">. </w:t>
      </w:r>
      <w:r>
        <w:rPr>
          <w:lang w:val="en-US"/>
        </w:rPr>
        <w:t>V</w:t>
      </w:r>
      <w:r w:rsidRPr="003909CE">
        <w:rPr>
          <w:lang w:val="en-US"/>
        </w:rPr>
        <w:t xml:space="preserve">ariables </w:t>
      </w:r>
      <w:proofErr w:type="gramStart"/>
      <w:r w:rsidRPr="003909CE">
        <w:rPr>
          <w:lang w:val="en-US"/>
        </w:rPr>
        <w:t>with a</w:t>
      </w:r>
      <w:proofErr w:type="gramEnd"/>
      <w:r w:rsidRPr="003909CE">
        <w:rPr>
          <w:lang w:val="en-US"/>
        </w:rPr>
        <w:t xml:space="preserve"> * highlight variables that are included in the classical model.</w:t>
      </w:r>
      <w:r>
        <w:rPr>
          <w:lang w:val="en-US"/>
        </w:rPr>
        <w:t xml:space="preserve"> The total number of times a variable can be ranked as top </w:t>
      </w:r>
      <w:r w:rsidR="004731E3">
        <w:rPr>
          <w:lang w:val="en-US"/>
        </w:rPr>
        <w:t>five</w:t>
      </w:r>
      <w:r>
        <w:rPr>
          <w:lang w:val="en-US"/>
        </w:rPr>
        <w:t xml:space="preserve"> is 3</w:t>
      </w:r>
      <w:r w:rsidR="00D143B2">
        <w:rPr>
          <w:lang w:val="en-US"/>
        </w:rPr>
        <w:t>2</w:t>
      </w:r>
      <w:r>
        <w:rPr>
          <w:lang w:val="en-US"/>
        </w:rPr>
        <w:t xml:space="preserve"> </w:t>
      </w:r>
      <w:r w:rsidR="00D143B2">
        <w:rPr>
          <w:lang w:val="en-US"/>
        </w:rPr>
        <w:t>because</w:t>
      </w:r>
      <w:r>
        <w:rPr>
          <w:lang w:val="en-US"/>
        </w:rPr>
        <w:t xml:space="preserve"> we include 3</w:t>
      </w:r>
      <w:r w:rsidR="00D143B2">
        <w:rPr>
          <w:lang w:val="en-US"/>
        </w:rPr>
        <w:t>2</w:t>
      </w:r>
      <w:r>
        <w:rPr>
          <w:lang w:val="en-US"/>
        </w:rPr>
        <w:t xml:space="preserve"> countries in the analysis. For some variables, which were not available for all countries based on the selection criteria (see Section 3), the maximum of </w:t>
      </w:r>
      <w:r w:rsidR="007E3AF5">
        <w:rPr>
          <w:lang w:val="en-US"/>
        </w:rPr>
        <w:t>the top five predictors</w:t>
      </w:r>
      <w:r>
        <w:rPr>
          <w:lang w:val="en-US"/>
        </w:rPr>
        <w:t xml:space="preserve"> is lower than 3</w:t>
      </w:r>
      <w:r w:rsidR="007E3AF5">
        <w:rPr>
          <w:lang w:val="en-US"/>
        </w:rPr>
        <w:t>2</w:t>
      </w:r>
      <w:r>
        <w:rPr>
          <w:lang w:val="en-US"/>
        </w:rPr>
        <w:t xml:space="preserve">. A detailed description of the variables and the availability per country can be found in Appendix Table A.1. The table on </w:t>
      </w:r>
      <w:r w:rsidR="007E3AF5">
        <w:rPr>
          <w:lang w:val="en-US"/>
        </w:rPr>
        <w:t xml:space="preserve">the </w:t>
      </w:r>
      <w:r>
        <w:rPr>
          <w:lang w:val="en-US"/>
        </w:rPr>
        <w:t>country level and with the variable importance score can be found in Appendix Table A.2 – A.</w:t>
      </w:r>
      <w:r w:rsidR="00474C75">
        <w:rPr>
          <w:lang w:val="en-US"/>
        </w:rPr>
        <w:t>5</w:t>
      </w:r>
      <w:r>
        <w:rPr>
          <w:lang w:val="en-US"/>
        </w:rPr>
        <w:t>.</w:t>
      </w:r>
    </w:p>
    <w:p w:rsidR="00C81535" w:rsidP="00C81535" w:rsidRDefault="00C81535" w14:paraId="6EA81030" w14:textId="4081EB29">
      <w:pPr>
        <w:pStyle w:val="Kommentartext"/>
        <w:spacing w:after="0"/>
        <w:jc w:val="left"/>
        <w:rPr>
          <w:lang w:val="en-US"/>
        </w:rPr>
      </w:pPr>
    </w:p>
    <w:p w:rsidR="00C81535" w:rsidP="00C81535" w:rsidRDefault="00C81535" w14:paraId="5327691F" w14:textId="77777777">
      <w:pPr>
        <w:pStyle w:val="Kommentartext"/>
        <w:spacing w:after="0"/>
        <w:jc w:val="left"/>
        <w:rPr>
          <w:lang w:val="en-US"/>
        </w:rPr>
      </w:pPr>
    </w:p>
    <w:p w:rsidRPr="00F25221" w:rsidR="003C2386" w:rsidP="003C2386" w:rsidRDefault="003C2386" w14:paraId="32F1D03B" w14:textId="27D97F08">
      <w:pPr>
        <w:pStyle w:val="berschrift2"/>
        <w:rPr>
          <w:rFonts w:ascii="Garamond" w:hAnsi="Garamond"/>
          <w:color w:val="auto"/>
          <w:lang w:val="en-US"/>
        </w:rPr>
      </w:pPr>
      <w:r>
        <w:rPr>
          <w:rFonts w:ascii="Garamond" w:hAnsi="Garamond"/>
          <w:color w:val="auto"/>
          <w:lang w:val="en-US"/>
        </w:rPr>
        <w:t>4.</w:t>
      </w:r>
      <w:r w:rsidR="00F25221">
        <w:rPr>
          <w:rFonts w:ascii="Garamond" w:hAnsi="Garamond"/>
          <w:color w:val="auto"/>
          <w:lang w:val="en-US"/>
        </w:rPr>
        <w:t xml:space="preserve">3 </w:t>
      </w:r>
      <w:commentRangeStart w:id="15"/>
      <w:r w:rsidRPr="003C2386" w:rsidR="00C81535">
        <w:rPr>
          <w:rFonts w:ascii="Garamond" w:hAnsi="Garamond"/>
          <w:color w:val="auto"/>
          <w:lang w:val="en-US"/>
        </w:rPr>
        <w:t>Small-Scale predictions of health insurance coverage and take-up of health services</w:t>
      </w:r>
      <w:commentRangeEnd w:id="15"/>
      <w:r w:rsidRPr="00F25221" w:rsidR="004E60BF">
        <w:rPr>
          <w:rStyle w:val="Kommentarzeichen"/>
          <w:rFonts w:ascii="Garamond" w:hAnsi="Garamond"/>
          <w:color w:val="auto"/>
          <w:sz w:val="26"/>
          <w:szCs w:val="26"/>
          <w:lang w:val="en-US"/>
        </w:rPr>
        <w:commentReference w:id="15"/>
      </w:r>
    </w:p>
    <w:p w:rsidRPr="00011FF8" w:rsidR="00C81535" w:rsidP="00C81535" w:rsidRDefault="00C81535" w14:paraId="094B581E" w14:textId="546BD13B">
      <w:pPr>
        <w:spacing w:after="120" w:line="360" w:lineRule="auto"/>
        <w:ind w:firstLine="284"/>
        <w:rPr>
          <w:rFonts w:cs="Times New Roman"/>
          <w:lang w:val="en-US"/>
        </w:rPr>
      </w:pPr>
      <w:r w:rsidRPr="00011FF8">
        <w:rPr>
          <w:rFonts w:cs="Times New Roman"/>
          <w:lang w:val="en-US"/>
        </w:rPr>
        <w:t xml:space="preserve">Many nationally representative surveys </w:t>
      </w:r>
      <w:r w:rsidR="00372542">
        <w:rPr>
          <w:rFonts w:cs="Times New Roman"/>
          <w:lang w:val="en-US"/>
        </w:rPr>
        <w:t xml:space="preserve">that </w:t>
      </w:r>
      <w:r w:rsidRPr="00011FF8">
        <w:rPr>
          <w:rFonts w:cs="Times New Roman"/>
          <w:lang w:val="en-US"/>
        </w:rPr>
        <w:t xml:space="preserve">contain important information </w:t>
      </w:r>
      <w:r w:rsidR="00372542">
        <w:rPr>
          <w:rFonts w:cs="Times New Roman"/>
          <w:lang w:val="en-US"/>
        </w:rPr>
        <w:t>on</w:t>
      </w:r>
      <w:r w:rsidRPr="00011FF8">
        <w:rPr>
          <w:rFonts w:cs="Times New Roman"/>
          <w:lang w:val="en-US"/>
        </w:rPr>
        <w:t xml:space="preserve"> health insurance coverage and take</w:t>
      </w:r>
      <w:r>
        <w:rPr>
          <w:rFonts w:cs="Times New Roman"/>
          <w:lang w:val="en-US"/>
        </w:rPr>
        <w:t>-</w:t>
      </w:r>
      <w:r w:rsidRPr="00011FF8">
        <w:rPr>
          <w:rFonts w:cs="Times New Roman"/>
          <w:lang w:val="en-US"/>
        </w:rPr>
        <w:t>up of health services, such as the DHS survey, are only representative</w:t>
      </w:r>
      <w:r w:rsidR="00372542">
        <w:rPr>
          <w:rFonts w:cs="Times New Roman"/>
          <w:lang w:val="en-US"/>
        </w:rPr>
        <w:t xml:space="preserve"> at</w:t>
      </w:r>
      <w:r w:rsidRPr="00011FF8">
        <w:rPr>
          <w:rFonts w:cs="Times New Roman"/>
          <w:lang w:val="en-US"/>
        </w:rPr>
        <w:t xml:space="preserve"> </w:t>
      </w:r>
      <w:r>
        <w:rPr>
          <w:rFonts w:cs="Times New Roman"/>
          <w:lang w:val="en-US"/>
        </w:rPr>
        <w:t xml:space="preserve">the </w:t>
      </w:r>
      <w:r w:rsidRPr="00011FF8">
        <w:rPr>
          <w:rFonts w:cs="Times New Roman"/>
          <w:lang w:val="en-US"/>
        </w:rPr>
        <w:t xml:space="preserve">regional level and not </w:t>
      </w:r>
      <w:r w:rsidR="00372542">
        <w:rPr>
          <w:rFonts w:cs="Times New Roman"/>
          <w:lang w:val="en-US"/>
        </w:rPr>
        <w:t>at</w:t>
      </w:r>
      <w:r w:rsidRPr="00011FF8">
        <w:rPr>
          <w:rFonts w:cs="Times New Roman"/>
          <w:lang w:val="en-US"/>
        </w:rPr>
        <w:t xml:space="preserve"> the lower administrative levels. On the contrary, large-scale </w:t>
      </w:r>
      <w:r>
        <w:rPr>
          <w:rFonts w:cs="Times New Roman"/>
          <w:lang w:val="en-US"/>
        </w:rPr>
        <w:t xml:space="preserve">surveys </w:t>
      </w:r>
      <w:r w:rsidR="00372542">
        <w:rPr>
          <w:rFonts w:cs="Times New Roman"/>
          <w:lang w:val="en-US"/>
        </w:rPr>
        <w:t xml:space="preserve">that are </w:t>
      </w:r>
      <w:r>
        <w:rPr>
          <w:rFonts w:cs="Times New Roman"/>
          <w:lang w:val="en-US"/>
        </w:rPr>
        <w:t>representative</w:t>
      </w:r>
      <w:r w:rsidR="00372542">
        <w:rPr>
          <w:rFonts w:cs="Times New Roman"/>
          <w:lang w:val="en-US"/>
        </w:rPr>
        <w:t xml:space="preserve"> at</w:t>
      </w:r>
      <w:r>
        <w:rPr>
          <w:rFonts w:cs="Times New Roman"/>
          <w:lang w:val="en-US"/>
        </w:rPr>
        <w:t xml:space="preserve"> the district level, such as the census, </w:t>
      </w:r>
      <w:r w:rsidRPr="00011FF8">
        <w:rPr>
          <w:rFonts w:cs="Times New Roman"/>
          <w:lang w:val="en-US"/>
        </w:rPr>
        <w:t xml:space="preserve">do not </w:t>
      </w:r>
      <w:r w:rsidR="00372542">
        <w:rPr>
          <w:rFonts w:cs="Times New Roman"/>
          <w:lang w:val="en-US"/>
        </w:rPr>
        <w:t>include detailed</w:t>
      </w:r>
      <w:r w:rsidRPr="00011FF8">
        <w:rPr>
          <w:rFonts w:cs="Times New Roman"/>
          <w:lang w:val="en-US"/>
        </w:rPr>
        <w:t xml:space="preserve"> health-related information. Based on the improved prediction with ML models,</w:t>
      </w:r>
      <w:r>
        <w:rPr>
          <w:rFonts w:cs="Times New Roman"/>
          <w:lang w:val="en-US"/>
        </w:rPr>
        <w:t xml:space="preserve"> as shown in Section 4.1,</w:t>
      </w:r>
      <w:r w:rsidRPr="00011FF8">
        <w:rPr>
          <w:rFonts w:cs="Times New Roman"/>
          <w:lang w:val="en-US"/>
        </w:rPr>
        <w:t xml:space="preserve"> </w:t>
      </w:r>
      <w:r w:rsidRPr="00372542" w:rsidR="00372542">
        <w:rPr>
          <w:rFonts w:cs="Times New Roman"/>
          <w:lang w:val="en-US"/>
        </w:rPr>
        <w:t>in this section</w:t>
      </w:r>
      <w:r w:rsidR="00431333">
        <w:rPr>
          <w:rFonts w:cs="Times New Roman"/>
          <w:lang w:val="en-US"/>
        </w:rPr>
        <w:t>,</w:t>
      </w:r>
      <w:r w:rsidRPr="00372542" w:rsidR="00372542">
        <w:rPr>
          <w:rFonts w:cs="Times New Roman"/>
          <w:lang w:val="en-US"/>
        </w:rPr>
        <w:t xml:space="preserve"> we perform out-of-sample prediction with census data to gain insights at a lower administrative level for the whole population.</w:t>
      </w:r>
    </w:p>
    <w:p w:rsidR="00C47925" w:rsidP="005D4146" w:rsidRDefault="00C81535" w14:paraId="5EA3CB22" w14:textId="0FD8D13B">
      <w:pPr>
        <w:spacing w:after="120" w:line="360" w:lineRule="auto"/>
        <w:ind w:firstLine="284"/>
        <w:rPr>
          <w:rFonts w:cs="Times New Roman"/>
        </w:rPr>
      </w:pPr>
      <w:r w:rsidRPr="770A67D6" w:rsidR="00C81535">
        <w:rPr>
          <w:rFonts w:cs="Times New Roman"/>
          <w:lang w:val="en-US"/>
        </w:rPr>
        <w:t>Figure 3</w:t>
      </w:r>
      <w:r w:rsidRPr="770A67D6" w:rsidR="00BA2E6A">
        <w:rPr>
          <w:rFonts w:cs="Times New Roman"/>
          <w:lang w:val="en-US"/>
        </w:rPr>
        <w:t xml:space="preserve">, panel a, </w:t>
      </w:r>
      <w:r w:rsidRPr="770A67D6" w:rsidR="00C81535">
        <w:rPr>
          <w:rFonts w:cs="Times New Roman"/>
          <w:lang w:val="en-US"/>
        </w:rPr>
        <w:t>shows</w:t>
      </w:r>
      <w:r w:rsidRPr="770A67D6" w:rsidR="000C6580">
        <w:rPr>
          <w:rFonts w:cs="Times New Roman"/>
          <w:lang w:val="en-US"/>
        </w:rPr>
        <w:t xml:space="preserve"> the exemplary</w:t>
      </w:r>
      <w:r w:rsidRPr="770A67D6" w:rsidR="00C81535">
        <w:rPr>
          <w:rFonts w:cs="Times New Roman"/>
          <w:lang w:val="en-US"/>
        </w:rPr>
        <w:t xml:space="preserve"> </w:t>
      </w:r>
      <w:r w:rsidRPr="770A67D6" w:rsidR="00B761CC">
        <w:rPr>
          <w:rFonts w:cs="Times New Roman"/>
          <w:lang w:val="en-US"/>
        </w:rPr>
        <w:t xml:space="preserve">maps for Nigeria, where the rows </w:t>
      </w:r>
      <w:r w:rsidRPr="770A67D6" w:rsidR="00B27590">
        <w:rPr>
          <w:rFonts w:cs="Times New Roman"/>
          <w:lang w:val="en-US"/>
        </w:rPr>
        <w:t xml:space="preserve">correspond each to the four outcomes </w:t>
      </w:r>
      <w:r w:rsidRPr="770A67D6" w:rsidR="00B27590">
        <w:rPr>
          <w:rFonts w:cs="Times New Roman"/>
          <w:lang w:val="en-US"/>
        </w:rPr>
        <w:t>and the columns corresponds to</w:t>
      </w:r>
      <w:r w:rsidRPr="770A67D6" w:rsidR="00D372DE">
        <w:rPr>
          <w:rFonts w:cs="Times New Roman"/>
          <w:lang w:val="en-US"/>
        </w:rPr>
        <w:t xml:space="preserve"> </w:t>
      </w:r>
      <w:r w:rsidRPr="770A67D6" w:rsidR="00B27590">
        <w:rPr>
          <w:rFonts w:cs="Times New Roman"/>
          <w:lang w:val="en-US"/>
        </w:rPr>
        <w:t xml:space="preserve">four different models and data sources (a) the reported regional (admin 1 level) averages in the DHS data, (b) the predicted regional (admin 1 level) averages based on the ML model with all available variables from the DHS data, (c) the predicted regional (admin 1 level) averages based on the ML model with a restricted number of variables from the DHS data that are also available in the </w:t>
      </w:r>
      <w:r w:rsidRPr="770A67D6" w:rsidR="00886C7C">
        <w:rPr>
          <w:rFonts w:cs="Times New Roman"/>
          <w:lang w:val="en-US"/>
        </w:rPr>
        <w:t>census</w:t>
      </w:r>
      <w:r w:rsidRPr="770A67D6" w:rsidR="00B27590">
        <w:rPr>
          <w:rFonts w:cs="Times New Roman"/>
          <w:lang w:val="en-US"/>
        </w:rPr>
        <w:t xml:space="preserve"> data, (d) the predicted district (admin 2 level) average based on the </w:t>
      </w:r>
      <w:r w:rsidRPr="770A67D6" w:rsidR="00886C7C">
        <w:rPr>
          <w:rFonts w:cs="Times New Roman"/>
          <w:lang w:val="en-US"/>
        </w:rPr>
        <w:t xml:space="preserve">out-of-sample </w:t>
      </w:r>
      <w:r w:rsidRPr="770A67D6" w:rsidR="00B27590">
        <w:rPr>
          <w:rFonts w:cs="Times New Roman"/>
          <w:lang w:val="en-US"/>
        </w:rPr>
        <w:t xml:space="preserve">ML model with a restricted number of variables from the </w:t>
      </w:r>
      <w:r w:rsidRPr="770A67D6" w:rsidR="00886C7C">
        <w:rPr>
          <w:rFonts w:cs="Times New Roman"/>
          <w:lang w:val="en-US"/>
        </w:rPr>
        <w:t>census</w:t>
      </w:r>
      <w:r w:rsidRPr="770A67D6" w:rsidR="00B27590">
        <w:rPr>
          <w:rFonts w:cs="Times New Roman"/>
          <w:lang w:val="en-US"/>
        </w:rPr>
        <w:t xml:space="preserve"> data</w:t>
      </w:r>
      <w:r w:rsidRPr="770A67D6" w:rsidR="00886C7C">
        <w:rPr>
          <w:rFonts w:cs="Times New Roman"/>
          <w:lang w:val="en-US"/>
        </w:rPr>
        <w:t xml:space="preserve">. </w:t>
      </w:r>
      <w:commentRangeStart w:id="16"/>
      <w:r w:rsidRPr="770A67D6" w:rsidR="00F57C60">
        <w:rPr>
          <w:rFonts w:cs="Times New Roman"/>
          <w:lang w:val="en-US"/>
        </w:rPr>
        <w:t>Overall, w</w:t>
      </w:r>
      <w:r w:rsidRPr="770A67D6" w:rsidR="00886C7C">
        <w:rPr>
          <w:rFonts w:cs="Times New Roman"/>
          <w:lang w:val="en-US"/>
        </w:rPr>
        <w:t xml:space="preserve">e </w:t>
      </w:r>
      <w:r w:rsidRPr="770A67D6" w:rsidR="00FB54D1">
        <w:rPr>
          <w:rFonts w:cs="Times New Roman"/>
          <w:lang w:val="en-US"/>
        </w:rPr>
        <w:t xml:space="preserve">find that </w:t>
      </w:r>
      <w:r w:rsidRPr="770A67D6" w:rsidR="00975014">
        <w:rPr>
          <w:rFonts w:cs="Times New Roman"/>
          <w:lang w:val="en-US"/>
        </w:rPr>
        <w:t xml:space="preserve">the out-of-sample prediction with the census data </w:t>
      </w:r>
      <w:proofErr w:type="gramStart"/>
      <w:r w:rsidRPr="770A67D6" w:rsidR="00975014">
        <w:rPr>
          <w:rFonts w:cs="Times New Roman"/>
          <w:lang w:val="en-US"/>
        </w:rPr>
        <w:t>is able to</w:t>
      </w:r>
      <w:proofErr w:type="gramEnd"/>
      <w:r w:rsidRPr="770A67D6" w:rsidR="00975014">
        <w:rPr>
          <w:rFonts w:cs="Times New Roman"/>
          <w:lang w:val="en-US"/>
        </w:rPr>
        <w:t xml:space="preserve"> reveal small-scale </w:t>
      </w:r>
      <w:r w:rsidRPr="770A67D6" w:rsidR="007D1DB1">
        <w:rPr>
          <w:rFonts w:cs="Times New Roman"/>
          <w:lang w:val="en-US"/>
        </w:rPr>
        <w:t xml:space="preserve">heterogeneities </w:t>
      </w:r>
      <w:r w:rsidRPr="770A67D6" w:rsidR="00F57C60">
        <w:rPr>
          <w:rFonts w:cs="Times New Roman"/>
          <w:lang w:val="en-US"/>
        </w:rPr>
        <w:t>across districts (column d)</w:t>
      </w:r>
      <w:r w:rsidRPr="770A67D6" w:rsidR="00DB7F21">
        <w:rPr>
          <w:rFonts w:cs="Times New Roman"/>
          <w:lang w:val="en-US"/>
        </w:rPr>
        <w:t>.</w:t>
      </w:r>
      <w:r w:rsidRPr="770A67D6" w:rsidR="005559D8">
        <w:rPr>
          <w:rFonts w:cs="Times New Roman"/>
          <w:lang w:val="en-US"/>
        </w:rPr>
        <w:t xml:space="preserve"> </w:t>
      </w:r>
      <w:r w:rsidRPr="770A67D6" w:rsidR="009B405C">
        <w:rPr>
          <w:rFonts w:cs="Times New Roman"/>
          <w:lang w:val="en-US"/>
        </w:rPr>
        <w:t>For instance,</w:t>
      </w:r>
      <w:r w:rsidRPr="770A67D6" w:rsidR="00B84326">
        <w:rPr>
          <w:rFonts w:cs="Times New Roman"/>
          <w:lang w:val="en-US"/>
        </w:rPr>
        <w:t xml:space="preserve"> based on the DHS survey</w:t>
      </w:r>
      <w:r w:rsidRPr="770A67D6" w:rsidR="00BA69CD">
        <w:rPr>
          <w:rFonts w:cs="Times New Roman"/>
          <w:lang w:val="en-US"/>
        </w:rPr>
        <w:t xml:space="preserve">, the Oyo </w:t>
      </w:r>
      <w:r w:rsidRPr="770A67D6" w:rsidR="002C470D">
        <w:rPr>
          <w:rFonts w:cs="Times New Roman"/>
          <w:lang w:val="en-US"/>
        </w:rPr>
        <w:t>state</w:t>
      </w:r>
      <w:r w:rsidRPr="770A67D6" w:rsidR="00BA69CD">
        <w:rPr>
          <w:rFonts w:cs="Times New Roman"/>
          <w:lang w:val="en-US"/>
        </w:rPr>
        <w:t xml:space="preserve"> in the Southwest of Nigeria has, on average,</w:t>
      </w:r>
      <w:r w:rsidRPr="770A67D6" w:rsidR="009B405C">
        <w:rPr>
          <w:rFonts w:cs="Times New Roman"/>
          <w:lang w:val="en-US"/>
        </w:rPr>
        <w:t xml:space="preserve"> </w:t>
      </w:r>
      <w:r w:rsidRPr="770A67D6" w:rsidR="00BA69CD">
        <w:rPr>
          <w:rFonts w:cs="Times New Roman"/>
          <w:lang w:val="en-US"/>
        </w:rPr>
        <w:t xml:space="preserve">a </w:t>
      </w:r>
      <w:r w:rsidRPr="770A67D6" w:rsidR="00897706">
        <w:rPr>
          <w:rFonts w:cs="Times New Roman"/>
          <w:lang w:val="en-US"/>
        </w:rPr>
        <w:t xml:space="preserve">rather </w:t>
      </w:r>
      <w:r w:rsidRPr="770A67D6" w:rsidR="00BA69CD">
        <w:rPr>
          <w:rFonts w:cs="Times New Roman"/>
          <w:lang w:val="en-US"/>
        </w:rPr>
        <w:t>high share of women visiting a health facility at least once per year</w:t>
      </w:r>
      <w:r w:rsidRPr="770A67D6" w:rsidR="00897706">
        <w:rPr>
          <w:rFonts w:cs="Times New Roman"/>
          <w:lang w:val="en-US"/>
        </w:rPr>
        <w:t xml:space="preserve"> of </w:t>
      </w:r>
      <w:commentRangeStart w:id="17"/>
      <w:commentRangeStart w:id="18"/>
      <w:r w:rsidRPr="770A67D6" w:rsidR="00897706">
        <w:rPr>
          <w:rFonts w:cs="Times New Roman"/>
          <w:lang w:val="en-US"/>
        </w:rPr>
        <w:t>about 75%</w:t>
      </w:r>
      <w:r w:rsidRPr="770A67D6" w:rsidR="00BA69CD">
        <w:rPr>
          <w:rFonts w:cs="Times New Roman"/>
          <w:lang w:val="en-US"/>
        </w:rPr>
        <w:t>.</w:t>
      </w:r>
      <w:r w:rsidRPr="770A67D6" w:rsidR="00EC360B">
        <w:rPr>
          <w:rFonts w:cs="Times New Roman"/>
          <w:lang w:val="en-US"/>
        </w:rPr>
        <w:t xml:space="preserve"> </w:t>
      </w:r>
      <w:commentRangeEnd w:id="17"/>
      <w:r>
        <w:rPr>
          <w:rStyle w:val="CommentReference"/>
        </w:rPr>
        <w:commentReference w:id="17"/>
      </w:r>
      <w:commentRangeEnd w:id="18"/>
      <w:r>
        <w:rPr>
          <w:rStyle w:val="CommentReference"/>
        </w:rPr>
        <w:commentReference w:id="18"/>
      </w:r>
      <w:r w:rsidRPr="770A67D6" w:rsidR="00EC360B">
        <w:rPr>
          <w:rFonts w:cs="Times New Roman"/>
          <w:lang w:val="en-US"/>
        </w:rPr>
        <w:t xml:space="preserve">However, the small-scale predictions on </w:t>
      </w:r>
      <w:r w:rsidRPr="770A67D6" w:rsidR="0053426E">
        <w:rPr>
          <w:rFonts w:cs="Times New Roman"/>
          <w:lang w:val="en-US"/>
        </w:rPr>
        <w:t xml:space="preserve">the </w:t>
      </w:r>
      <w:r w:rsidRPr="770A67D6" w:rsidR="00221F9E">
        <w:rPr>
          <w:rFonts w:cs="Times New Roman"/>
          <w:lang w:val="en-US"/>
        </w:rPr>
        <w:t xml:space="preserve">local government </w:t>
      </w:r>
      <w:r w:rsidRPr="770A67D6" w:rsidR="0053426E">
        <w:rPr>
          <w:rFonts w:cs="Times New Roman"/>
          <w:lang w:val="en-US"/>
        </w:rPr>
        <w:t>area</w:t>
      </w:r>
      <w:r w:rsidRPr="770A67D6" w:rsidR="00221F9E">
        <w:rPr>
          <w:rFonts w:cs="Times New Roman"/>
          <w:lang w:val="en-US"/>
        </w:rPr>
        <w:t xml:space="preserve"> </w:t>
      </w:r>
      <w:r w:rsidRPr="770A67D6" w:rsidR="00EC360B">
        <w:rPr>
          <w:rFonts w:cs="Times New Roman"/>
          <w:lang w:val="en-US"/>
        </w:rPr>
        <w:t xml:space="preserve">level with the census data </w:t>
      </w:r>
      <w:r w:rsidRPr="770A67D6" w:rsidR="00D31289">
        <w:rPr>
          <w:rFonts w:cs="Times New Roman"/>
          <w:lang w:val="en-US"/>
        </w:rPr>
        <w:t>reveal</w:t>
      </w:r>
      <w:r w:rsidRPr="770A67D6" w:rsidR="00897706">
        <w:rPr>
          <w:rFonts w:cs="Times New Roman"/>
          <w:lang w:val="en-US"/>
        </w:rPr>
        <w:t xml:space="preserve"> that</w:t>
      </w:r>
      <w:r w:rsidRPr="770A67D6" w:rsidR="00263113">
        <w:rPr>
          <w:rFonts w:cs="Times New Roman"/>
          <w:lang w:val="en-US"/>
        </w:rPr>
        <w:t xml:space="preserve"> </w:t>
      </w:r>
      <w:r w:rsidRPr="770A67D6" w:rsidR="0053426E">
        <w:rPr>
          <w:rFonts w:cs="Times New Roman"/>
          <w:lang w:val="en-US"/>
        </w:rPr>
        <w:t>some areas have substantially lower</w:t>
      </w:r>
      <w:r w:rsidRPr="770A67D6" w:rsidR="007531C3">
        <w:rPr>
          <w:rFonts w:cs="Times New Roman"/>
          <w:lang w:val="en-US"/>
        </w:rPr>
        <w:t xml:space="preserve"> rates</w:t>
      </w:r>
      <w:r w:rsidRPr="770A67D6" w:rsidR="006215FC">
        <w:rPr>
          <w:rFonts w:cs="Times New Roman"/>
          <w:lang w:val="en-US"/>
        </w:rPr>
        <w:t xml:space="preserve">, i.e., </w:t>
      </w:r>
      <w:proofErr w:type="spellStart"/>
      <w:r w:rsidRPr="770A67D6" w:rsidR="006215FC">
        <w:rPr>
          <w:rFonts w:cs="Times New Roman"/>
          <w:lang w:val="en-US"/>
        </w:rPr>
        <w:t>Ibarapa</w:t>
      </w:r>
      <w:proofErr w:type="spellEnd"/>
      <w:r w:rsidRPr="770A67D6" w:rsidR="006215FC">
        <w:rPr>
          <w:rFonts w:cs="Times New Roman"/>
          <w:lang w:val="en-US"/>
        </w:rPr>
        <w:t xml:space="preserve"> North only has </w:t>
      </w:r>
      <w:r w:rsidRPr="770A67D6" w:rsidR="008672C9">
        <w:rPr>
          <w:rFonts w:cs="Times New Roman"/>
          <w:lang w:val="en-US"/>
        </w:rPr>
        <w:t xml:space="preserve">a rate of </w:t>
      </w:r>
      <w:commentRangeStart w:id="19"/>
      <w:r w:rsidRPr="770A67D6" w:rsidR="008672C9">
        <w:rPr>
          <w:rFonts w:cs="Times New Roman"/>
          <w:lang w:val="en-US"/>
        </w:rPr>
        <w:t>20%.</w:t>
      </w:r>
      <w:commentRangeEnd w:id="19"/>
      <w:r>
        <w:rPr>
          <w:rStyle w:val="CommentReference"/>
        </w:rPr>
        <w:commentReference w:id="19"/>
      </w:r>
      <w:r w:rsidRPr="770A67D6" w:rsidR="00D31289">
        <w:rPr>
          <w:rFonts w:cs="Times New Roman"/>
          <w:lang w:val="en-US"/>
        </w:rPr>
        <w:t xml:space="preserve"> Indeed, a study </w:t>
      </w:r>
      <w:r w:rsidRPr="770A67D6" w:rsidR="00ED7C21">
        <w:rPr>
          <w:rFonts w:cs="Times New Roman"/>
          <w:lang w:val="en-US"/>
        </w:rPr>
        <w:t xml:space="preserve">interviewing </w:t>
      </w:r>
      <w:r w:rsidRPr="770A67D6" w:rsidR="00926CAC">
        <w:rPr>
          <w:rFonts w:cs="Times New Roman"/>
          <w:lang w:val="en-US"/>
        </w:rPr>
        <w:t xml:space="preserve">about 240 </w:t>
      </w:r>
      <w:r w:rsidRPr="770A67D6" w:rsidR="00462465">
        <w:rPr>
          <w:rFonts w:cs="Times New Roman"/>
          <w:lang w:val="en-US"/>
        </w:rPr>
        <w:t>respondents</w:t>
      </w:r>
      <w:r w:rsidRPr="770A67D6" w:rsidR="00ED7C21">
        <w:rPr>
          <w:rFonts w:cs="Times New Roman"/>
          <w:lang w:val="en-US"/>
        </w:rPr>
        <w:t xml:space="preserve"> in </w:t>
      </w:r>
      <w:r w:rsidRPr="770A67D6" w:rsidR="009B304F">
        <w:rPr>
          <w:rFonts w:cs="Times New Roman"/>
          <w:lang w:val="en-US"/>
        </w:rPr>
        <w:t xml:space="preserve">the </w:t>
      </w:r>
      <w:proofErr w:type="spellStart"/>
      <w:r w:rsidRPr="770A67D6" w:rsidR="00ED7C21">
        <w:rPr>
          <w:rFonts w:cs="Times New Roman"/>
          <w:lang w:val="en-US"/>
        </w:rPr>
        <w:t>Ibarapa</w:t>
      </w:r>
      <w:proofErr w:type="spellEnd"/>
      <w:r w:rsidRPr="770A67D6" w:rsidR="00ED7C21">
        <w:rPr>
          <w:rFonts w:cs="Times New Roman"/>
          <w:lang w:val="en-US"/>
        </w:rPr>
        <w:t xml:space="preserve"> </w:t>
      </w:r>
      <w:r w:rsidRPr="770A67D6" w:rsidR="00FD7E05">
        <w:rPr>
          <w:rFonts w:cs="Times New Roman"/>
          <w:lang w:val="en-US"/>
        </w:rPr>
        <w:t xml:space="preserve">area </w:t>
      </w:r>
      <w:r w:rsidRPr="770A67D6" w:rsidR="00ED7C21">
        <w:rPr>
          <w:rFonts w:cs="Times New Roman"/>
          <w:lang w:val="en-US"/>
        </w:rPr>
        <w:t>confirms that</w:t>
      </w:r>
      <w:r w:rsidRPr="770A67D6" w:rsidR="0022349C">
        <w:rPr>
          <w:rFonts w:cs="Times New Roman"/>
          <w:lang w:val="en-US"/>
        </w:rPr>
        <w:t xml:space="preserve"> the share of the population visiting a health facility is </w:t>
      </w:r>
      <w:r w:rsidRPr="770A67D6" w:rsidR="00FD7E05">
        <w:rPr>
          <w:rFonts w:cs="Times New Roman"/>
          <w:lang w:val="en-US"/>
        </w:rPr>
        <w:t xml:space="preserve">often </w:t>
      </w:r>
      <w:r w:rsidRPr="770A67D6" w:rsidR="0022349C">
        <w:rPr>
          <w:rFonts w:cs="Times New Roman"/>
          <w:lang w:val="en-US"/>
        </w:rPr>
        <w:t>below 20%</w:t>
      </w:r>
      <w:r w:rsidRPr="770A67D6" w:rsidR="00462465">
        <w:rPr>
          <w:rFonts w:cs="Times New Roman"/>
          <w:lang w:val="en-US"/>
        </w:rPr>
        <w:t xml:space="preserve">, </w:t>
      </w:r>
      <w:r w:rsidRPr="770A67D6" w:rsidR="004D1E74">
        <w:rPr>
          <w:rFonts w:cs="Times New Roman"/>
          <w:lang w:val="en-US"/>
        </w:rPr>
        <w:t>because</w:t>
      </w:r>
      <w:r w:rsidRPr="770A67D6" w:rsidR="00462465">
        <w:rPr>
          <w:rFonts w:cs="Times New Roman"/>
          <w:lang w:val="en-US"/>
        </w:rPr>
        <w:t xml:space="preserve"> </w:t>
      </w:r>
      <w:r w:rsidRPr="770A67D6" w:rsidR="006A1240">
        <w:rPr>
          <w:rFonts w:cs="Times New Roman"/>
          <w:lang w:val="en-US"/>
        </w:rPr>
        <w:t xml:space="preserve">access to healthcare is </w:t>
      </w:r>
      <w:r w:rsidRPr="770A67D6" w:rsidR="00032ADA">
        <w:rPr>
          <w:rFonts w:cs="Times New Roman"/>
          <w:lang w:val="en-US"/>
        </w:rPr>
        <w:t xml:space="preserve">limited </w:t>
      </w:r>
      <w:commentRangeStart w:id="20"/>
      <w:r w:rsidRPr="770A67D6" w:rsidR="00032ADA">
        <w:rPr>
          <w:rFonts w:cs="Times New Roman"/>
          <w:lang w:val="en-US"/>
        </w:rPr>
        <w:t>due to the distance</w:t>
      </w:r>
      <w:r w:rsidRPr="770A67D6" w:rsidR="001B500D">
        <w:rPr>
          <w:rFonts w:cs="Times New Roman"/>
          <w:lang w:val="en-US"/>
        </w:rPr>
        <w:t xml:space="preserve"> to the next health facility</w:t>
      </w:r>
      <w:r w:rsidRPr="770A67D6" w:rsidR="00032ADA">
        <w:rPr>
          <w:rFonts w:cs="Times New Roman"/>
          <w:lang w:val="en-US"/>
        </w:rPr>
        <w:t xml:space="preserve"> but also </w:t>
      </w:r>
      <w:r w:rsidRPr="770A67D6" w:rsidR="00AA18C5">
        <w:rPr>
          <w:rFonts w:cs="Times New Roman"/>
          <w:lang w:val="en-US"/>
        </w:rPr>
        <w:t xml:space="preserve">due to conflicts </w:t>
      </w:r>
      <w:r w:rsidRPr="770A67D6" w:rsidR="000E6377">
        <w:rPr>
          <w:rFonts w:cs="Times New Roman"/>
          <w:lang w:val="en-US"/>
        </w:rPr>
        <w:t>between</w:t>
      </w:r>
      <w:r w:rsidRPr="770A67D6" w:rsidR="00AA18C5">
        <w:rPr>
          <w:rFonts w:cs="Times New Roman"/>
          <w:lang w:val="en-US"/>
        </w:rPr>
        <w:t xml:space="preserve"> </w:t>
      </w:r>
      <w:r w:rsidRPr="770A67D6" w:rsidR="00D7293C">
        <w:rPr>
          <w:rFonts w:cs="Times New Roman"/>
        </w:rPr>
        <w:t>farmers and nomadic pastoralists</w:t>
      </w:r>
      <w:r w:rsidRPr="770A67D6" w:rsidR="00D7293C">
        <w:rPr>
          <w:rFonts w:cs="Times New Roman"/>
        </w:rPr>
        <w:t xml:space="preserve"> </w:t>
      </w:r>
      <w:commentRangeEnd w:id="20"/>
      <w:r>
        <w:rPr>
          <w:rStyle w:val="CommentReference"/>
        </w:rPr>
        <w:commentReference w:id="20"/>
      </w:r>
      <w:r w:rsidRPr="770A67D6" w:rsidR="00D7293C">
        <w:rPr>
          <w:rFonts w:cs="Times New Roman"/>
        </w:rPr>
        <w:t>(</w:t>
      </w:r>
      <w:commentRangeStart w:id="21"/>
      <w:r w:rsidRPr="770A67D6" w:rsidR="00A212DB">
        <w:rPr>
          <w:rFonts w:cs="Times New Roman"/>
        </w:rPr>
        <w:t xml:space="preserve">Ajala and </w:t>
      </w:r>
      <w:proofErr w:type="spellStart"/>
      <w:r w:rsidRPr="770A67D6" w:rsidR="000E6377">
        <w:rPr>
          <w:rFonts w:cs="Times New Roman"/>
        </w:rPr>
        <w:t>Onyima</w:t>
      </w:r>
      <w:proofErr w:type="spellEnd"/>
      <w:r w:rsidRPr="770A67D6" w:rsidR="000E6377">
        <w:rPr>
          <w:rFonts w:cs="Times New Roman"/>
        </w:rPr>
        <w:t>, 2020</w:t>
      </w:r>
      <w:commentRangeEnd w:id="21"/>
      <w:r>
        <w:rPr>
          <w:rStyle w:val="CommentReference"/>
        </w:rPr>
        <w:commentReference w:id="21"/>
      </w:r>
      <w:r w:rsidRPr="770A67D6" w:rsidR="000E6377">
        <w:rPr>
          <w:rFonts w:cs="Times New Roman"/>
        </w:rPr>
        <w:t>).</w:t>
      </w:r>
      <w:r w:rsidRPr="770A67D6" w:rsidR="00D37CBD">
        <w:rPr>
          <w:rFonts w:cs="Times New Roman"/>
        </w:rPr>
        <w:t xml:space="preserve"> </w:t>
      </w:r>
      <w:r w:rsidRPr="770A67D6" w:rsidR="009C4E5F">
        <w:rPr>
          <w:rFonts w:cs="Times New Roman"/>
        </w:rPr>
        <w:t>T</w:t>
      </w:r>
      <w:r w:rsidRPr="770A67D6" w:rsidR="009C4E5F">
        <w:rPr>
          <w:rFonts w:cs="Times New Roman"/>
        </w:rPr>
        <w:t>his highlights how small-scale predictions can surface pockets of excluded population that would otherwise remain invisible in conventional DHS-based analyses</w:t>
      </w:r>
      <w:commentRangeEnd w:id="16"/>
      <w:r>
        <w:rPr>
          <w:rStyle w:val="CommentReference"/>
        </w:rPr>
        <w:commentReference w:id="16"/>
      </w:r>
      <w:r w:rsidRPr="770A67D6" w:rsidR="009C4E5F">
        <w:rPr>
          <w:rFonts w:cs="Times New Roman"/>
        </w:rPr>
        <w:t>.</w:t>
      </w:r>
      <w:r w:rsidRPr="770A67D6" w:rsidR="00D75F03">
        <w:rPr>
          <w:rFonts w:cs="Times New Roman"/>
        </w:rPr>
        <w:t xml:space="preserve"> </w:t>
      </w:r>
      <w:r w:rsidRPr="770A67D6" w:rsidR="005D4146">
        <w:rPr>
          <w:rFonts w:cs="Times New Roman"/>
        </w:rPr>
        <w:t xml:space="preserve">At the same time, we emphasize that the predictions are not a replacement for direct measurement. </w:t>
      </w:r>
      <w:r w:rsidRPr="770A67D6" w:rsidR="005D4146">
        <w:rPr>
          <w:rFonts w:cs="Times New Roman"/>
        </w:rPr>
        <w:t>D</w:t>
      </w:r>
      <w:proofErr w:type="spellStart"/>
      <w:r w:rsidRPr="770A67D6" w:rsidR="007F09EE">
        <w:rPr>
          <w:rFonts w:cs="Times New Roman"/>
          <w:lang w:val="en-US"/>
        </w:rPr>
        <w:t>ue</w:t>
      </w:r>
      <w:proofErr w:type="spellEnd"/>
      <w:r w:rsidRPr="770A67D6" w:rsidR="007F09EE">
        <w:rPr>
          <w:rFonts w:cs="Times New Roman"/>
          <w:lang w:val="en-US"/>
        </w:rPr>
        <w:t xml:space="preserve"> to the restricted number of variables that are available in </w:t>
      </w:r>
      <w:r w:rsidRPr="770A67D6" w:rsidR="004F1BDA">
        <w:rPr>
          <w:rFonts w:cs="Times New Roman"/>
          <w:lang w:val="en-US"/>
        </w:rPr>
        <w:t>census</w:t>
      </w:r>
      <w:r w:rsidRPr="770A67D6" w:rsidR="007F09EE">
        <w:rPr>
          <w:rFonts w:cs="Times New Roman"/>
          <w:lang w:val="en-US"/>
        </w:rPr>
        <w:t xml:space="preserve"> data compared to the DHS data</w:t>
      </w:r>
      <w:r w:rsidRPr="770A67D6" w:rsidR="009364EA">
        <w:rPr>
          <w:rFonts w:cs="Times New Roman"/>
          <w:lang w:val="en-US"/>
        </w:rPr>
        <w:t xml:space="preserve">, </w:t>
      </w:r>
      <w:r w:rsidRPr="770A67D6" w:rsidR="00ED3A26">
        <w:rPr>
          <w:rFonts w:cs="Times New Roman"/>
          <w:lang w:val="en-US"/>
        </w:rPr>
        <w:t xml:space="preserve">the </w:t>
      </w:r>
      <w:r w:rsidRPr="770A67D6" w:rsidR="009364EA">
        <w:rPr>
          <w:rFonts w:cs="Times New Roman"/>
          <w:lang w:val="en-US"/>
        </w:rPr>
        <w:t xml:space="preserve">overall accuracy </w:t>
      </w:r>
      <w:r w:rsidRPr="770A67D6" w:rsidR="00ED3A26">
        <w:rPr>
          <w:rFonts w:cs="Times New Roman"/>
          <w:lang w:val="en-US"/>
        </w:rPr>
        <w:t xml:space="preserve">of the </w:t>
      </w:r>
      <w:r w:rsidRPr="770A67D6" w:rsidR="00AD6594">
        <w:rPr>
          <w:rFonts w:cs="Times New Roman"/>
          <w:lang w:val="en-US"/>
        </w:rPr>
        <w:t xml:space="preserve">out-of-sample </w:t>
      </w:r>
      <w:r w:rsidRPr="770A67D6" w:rsidR="00ED3A26">
        <w:rPr>
          <w:rFonts w:cs="Times New Roman"/>
          <w:lang w:val="en-US"/>
        </w:rPr>
        <w:t xml:space="preserve">prediction </w:t>
      </w:r>
      <w:r w:rsidRPr="770A67D6" w:rsidR="00E240F2">
        <w:rPr>
          <w:rFonts w:cs="Times New Roman"/>
          <w:lang w:val="en-US"/>
        </w:rPr>
        <w:t>is affected</w:t>
      </w:r>
      <w:r w:rsidRPr="770A67D6" w:rsidR="009364EA">
        <w:rPr>
          <w:rFonts w:cs="Times New Roman"/>
          <w:lang w:val="en-US"/>
        </w:rPr>
        <w:t xml:space="preserve">. </w:t>
      </w:r>
      <w:r w:rsidRPr="770A67D6" w:rsidR="005559D8">
        <w:rPr>
          <w:rFonts w:cs="Times New Roman"/>
          <w:lang w:val="en-US"/>
        </w:rPr>
        <w:t xml:space="preserve">In </w:t>
      </w:r>
      <w:r w:rsidRPr="770A67D6" w:rsidR="00A9129A">
        <w:rPr>
          <w:rFonts w:cs="Times New Roman"/>
          <w:lang w:val="en-US"/>
        </w:rPr>
        <w:t xml:space="preserve">the </w:t>
      </w:r>
      <w:r w:rsidRPr="770A67D6" w:rsidR="005559D8">
        <w:rPr>
          <w:rFonts w:cs="Times New Roman"/>
          <w:lang w:val="en-US"/>
        </w:rPr>
        <w:t>case of Nigeria,</w:t>
      </w:r>
      <w:r w:rsidRPr="770A67D6" w:rsidR="00FB20E3">
        <w:rPr>
          <w:rFonts w:cs="Times New Roman"/>
          <w:lang w:val="en-US"/>
        </w:rPr>
        <w:t xml:space="preserve"> </w:t>
      </w:r>
      <w:r w:rsidRPr="770A67D6" w:rsidR="00ED3A26">
        <w:rPr>
          <w:rFonts w:cs="Times New Roman"/>
          <w:lang w:val="en-US"/>
        </w:rPr>
        <w:t xml:space="preserve">Cohen’s Kappa </w:t>
      </w:r>
      <w:r w:rsidRPr="770A67D6" w:rsidR="007F45B0">
        <w:rPr>
          <w:rFonts w:cs="Times New Roman"/>
          <w:lang w:val="en-US"/>
        </w:rPr>
        <w:t xml:space="preserve">decreases </w:t>
      </w:r>
      <w:r w:rsidRPr="770A67D6" w:rsidR="00680800">
        <w:rPr>
          <w:rFonts w:cs="Times New Roman"/>
          <w:lang w:val="en-US"/>
        </w:rPr>
        <w:t xml:space="preserve">from the </w:t>
      </w:r>
      <w:r w:rsidRPr="770A67D6" w:rsidR="0047286C">
        <w:rPr>
          <w:rFonts w:cs="Times New Roman"/>
          <w:lang w:val="en-US"/>
        </w:rPr>
        <w:t xml:space="preserve">ML model with all available variables (column </w:t>
      </w:r>
      <w:r w:rsidRPr="770A67D6" w:rsidR="006D15F6">
        <w:rPr>
          <w:rFonts w:cs="Times New Roman"/>
          <w:lang w:val="en-US"/>
        </w:rPr>
        <w:t xml:space="preserve">b) to </w:t>
      </w:r>
      <w:r w:rsidRPr="770A67D6" w:rsidR="001D47B4">
        <w:rPr>
          <w:rFonts w:cs="Times New Roman"/>
          <w:lang w:val="en-US"/>
        </w:rPr>
        <w:t xml:space="preserve">the restricted </w:t>
      </w:r>
      <w:r w:rsidRPr="770A67D6" w:rsidR="00866459">
        <w:rPr>
          <w:rFonts w:cs="Times New Roman"/>
          <w:lang w:val="en-US"/>
        </w:rPr>
        <w:t xml:space="preserve">ML model with only </w:t>
      </w:r>
      <w:r w:rsidRPr="770A67D6" w:rsidR="009A3EF6">
        <w:rPr>
          <w:rFonts w:cs="Times New Roman"/>
          <w:lang w:val="en-US"/>
        </w:rPr>
        <w:t>nine</w:t>
      </w:r>
      <w:r w:rsidRPr="770A67D6" w:rsidR="00866459">
        <w:rPr>
          <w:rFonts w:cs="Times New Roman"/>
          <w:lang w:val="en-US"/>
        </w:rPr>
        <w:t xml:space="preserve"> </w:t>
      </w:r>
      <w:r w:rsidRPr="770A67D6" w:rsidR="001D47B4">
        <w:rPr>
          <w:rFonts w:cs="Times New Roman"/>
          <w:lang w:val="en-US"/>
        </w:rPr>
        <w:t>variables that also exist in the census data</w:t>
      </w:r>
      <w:r w:rsidRPr="770A67D6" w:rsidR="00CE57F3">
        <w:rPr>
          <w:rFonts w:cs="Times New Roman"/>
          <w:lang w:val="en-US"/>
        </w:rPr>
        <w:t xml:space="preserve"> (column c) </w:t>
      </w:r>
      <w:r w:rsidRPr="770A67D6" w:rsidR="007F45B0">
        <w:rPr>
          <w:rFonts w:cs="Times New Roman"/>
          <w:lang w:val="en-US"/>
        </w:rPr>
        <w:t xml:space="preserve">from </w:t>
      </w:r>
      <w:r w:rsidRPr="770A67D6" w:rsidR="003F336C">
        <w:rPr>
          <w:rFonts w:cs="Times New Roman"/>
          <w:lang w:val="en-US"/>
        </w:rPr>
        <w:t>0.</w:t>
      </w:r>
      <w:r w:rsidRPr="770A67D6" w:rsidR="001F40E3">
        <w:rPr>
          <w:rFonts w:cs="Times New Roman"/>
          <w:lang w:val="en-US"/>
        </w:rPr>
        <w:t>29</w:t>
      </w:r>
      <w:r w:rsidRPr="770A67D6" w:rsidR="003F336C">
        <w:rPr>
          <w:rFonts w:cs="Times New Roman"/>
          <w:lang w:val="en-US"/>
        </w:rPr>
        <w:t xml:space="preserve"> to </w:t>
      </w:r>
      <w:commentRangeStart w:id="22"/>
      <w:r w:rsidRPr="770A67D6" w:rsidR="003F336C">
        <w:rPr>
          <w:rFonts w:cs="Times New Roman"/>
          <w:lang w:val="en-US"/>
        </w:rPr>
        <w:t>YX</w:t>
      </w:r>
      <w:commentRangeEnd w:id="22"/>
      <w:r>
        <w:rPr>
          <w:rStyle w:val="CommentReference"/>
        </w:rPr>
        <w:commentReference w:id="22"/>
      </w:r>
      <w:r w:rsidRPr="770A67D6" w:rsidR="003F336C">
        <w:rPr>
          <w:rFonts w:cs="Times New Roman"/>
          <w:lang w:val="en-US"/>
        </w:rPr>
        <w:t xml:space="preserve"> for health insurance coverage (Accuracy </w:t>
      </w:r>
      <w:r w:rsidRPr="770A67D6" w:rsidR="001F40E3">
        <w:rPr>
          <w:rFonts w:cs="Times New Roman"/>
          <w:lang w:val="en-US"/>
        </w:rPr>
        <w:t>97</w:t>
      </w:r>
      <w:r w:rsidRPr="770A67D6" w:rsidR="00486446">
        <w:rPr>
          <w:rFonts w:cs="Times New Roman"/>
          <w:lang w:val="en-US"/>
        </w:rPr>
        <w:t>.0</w:t>
      </w:r>
      <w:r w:rsidRPr="770A67D6" w:rsidR="003F336C">
        <w:rPr>
          <w:rFonts w:cs="Times New Roman"/>
          <w:lang w:val="en-US"/>
        </w:rPr>
        <w:t>% to</w:t>
      </w:r>
      <w:r w:rsidRPr="770A67D6" w:rsidR="00486446">
        <w:rPr>
          <w:rFonts w:cs="Times New Roman"/>
          <w:lang w:val="en-US"/>
        </w:rPr>
        <w:t xml:space="preserve"> YX</w:t>
      </w:r>
      <w:r w:rsidRPr="770A67D6" w:rsidR="003F336C">
        <w:rPr>
          <w:rFonts w:cs="Times New Roman"/>
          <w:lang w:val="en-US"/>
        </w:rPr>
        <w:t xml:space="preserve">), </w:t>
      </w:r>
      <w:r w:rsidRPr="770A67D6" w:rsidR="00D349E4">
        <w:rPr>
          <w:rFonts w:cs="Times New Roman"/>
          <w:lang w:val="en-US"/>
        </w:rPr>
        <w:t xml:space="preserve">from </w:t>
      </w:r>
      <w:r w:rsidRPr="770A67D6" w:rsidR="008944D6">
        <w:rPr>
          <w:rFonts w:cs="Times New Roman"/>
          <w:lang w:val="en-US"/>
        </w:rPr>
        <w:t>0.37 to YX for visited a health facility (</w:t>
      </w:r>
      <w:r w:rsidRPr="770A67D6" w:rsidR="00FB20E3">
        <w:rPr>
          <w:rFonts w:cs="Times New Roman"/>
          <w:lang w:val="en-US"/>
        </w:rPr>
        <w:t>Accuracy 70.4% to YX)</w:t>
      </w:r>
      <w:r w:rsidRPr="770A67D6" w:rsidR="00D349E4">
        <w:rPr>
          <w:rFonts w:cs="Times New Roman"/>
          <w:lang w:val="en-US"/>
        </w:rPr>
        <w:t xml:space="preserve">, </w:t>
      </w:r>
      <w:r w:rsidRPr="770A67D6" w:rsidR="003F336C">
        <w:rPr>
          <w:rFonts w:cs="Times New Roman"/>
          <w:lang w:val="en-US"/>
        </w:rPr>
        <w:t xml:space="preserve">from </w:t>
      </w:r>
      <w:r w:rsidRPr="770A67D6" w:rsidR="007F45B0">
        <w:rPr>
          <w:rFonts w:cs="Times New Roman"/>
          <w:lang w:val="en-US"/>
        </w:rPr>
        <w:t xml:space="preserve">0.61 to YX for </w:t>
      </w:r>
      <w:r w:rsidRPr="770A67D6" w:rsidR="00234030">
        <w:rPr>
          <w:rFonts w:cs="Times New Roman"/>
          <w:lang w:val="en-US"/>
        </w:rPr>
        <w:t>health facility-based birth</w:t>
      </w:r>
      <w:r w:rsidRPr="770A67D6" w:rsidR="001E4A8E">
        <w:rPr>
          <w:rFonts w:cs="Times New Roman"/>
          <w:lang w:val="en-US"/>
        </w:rPr>
        <w:t xml:space="preserve"> (Accuracy </w:t>
      </w:r>
      <w:r w:rsidRPr="770A67D6" w:rsidR="007B616B">
        <w:rPr>
          <w:rFonts w:cs="Times New Roman"/>
          <w:lang w:val="en-US"/>
        </w:rPr>
        <w:t xml:space="preserve">80.7% to </w:t>
      </w:r>
      <w:r w:rsidRPr="770A67D6" w:rsidR="00234030">
        <w:rPr>
          <w:rFonts w:cs="Times New Roman"/>
          <w:lang w:val="en-US"/>
        </w:rPr>
        <w:t>YX</w:t>
      </w:r>
      <w:r w:rsidRPr="770A67D6" w:rsidR="007B616B">
        <w:rPr>
          <w:rFonts w:cs="Times New Roman"/>
          <w:lang w:val="en-US"/>
        </w:rPr>
        <w:t>)</w:t>
      </w:r>
      <w:r w:rsidRPr="770A67D6" w:rsidR="00180867">
        <w:rPr>
          <w:rFonts w:cs="Times New Roman"/>
          <w:lang w:val="en-US"/>
        </w:rPr>
        <w:t xml:space="preserve">, </w:t>
      </w:r>
      <w:r w:rsidRPr="770A67D6" w:rsidR="00FB20E3">
        <w:rPr>
          <w:rFonts w:cs="Times New Roman"/>
          <w:lang w:val="en-US"/>
        </w:rPr>
        <w:t xml:space="preserve">and </w:t>
      </w:r>
      <w:r w:rsidRPr="770A67D6" w:rsidR="00180867">
        <w:rPr>
          <w:rFonts w:cs="Times New Roman"/>
          <w:lang w:val="en-US"/>
        </w:rPr>
        <w:t xml:space="preserve">from </w:t>
      </w:r>
      <w:r w:rsidRPr="770A67D6" w:rsidR="00E37D23">
        <w:rPr>
          <w:rFonts w:cs="Times New Roman"/>
          <w:lang w:val="en-US"/>
        </w:rPr>
        <w:t xml:space="preserve">0.24 to XY for postnatal check-up (Accuracy </w:t>
      </w:r>
      <w:r w:rsidRPr="770A67D6" w:rsidR="000E535F">
        <w:rPr>
          <w:rFonts w:cs="Times New Roman"/>
          <w:lang w:val="en-US"/>
        </w:rPr>
        <w:t>80.4%</w:t>
      </w:r>
      <w:r w:rsidRPr="770A67D6" w:rsidR="00C1104C">
        <w:rPr>
          <w:rFonts w:cs="Times New Roman"/>
          <w:lang w:val="en-US"/>
        </w:rPr>
        <w:t xml:space="preserve"> to YX</w:t>
      </w:r>
      <w:r w:rsidRPr="770A67D6" w:rsidR="000E535F">
        <w:rPr>
          <w:rFonts w:cs="Times New Roman"/>
          <w:lang w:val="en-US"/>
        </w:rPr>
        <w:t>)</w:t>
      </w:r>
      <w:r w:rsidRPr="770A67D6" w:rsidR="002D755A">
        <w:rPr>
          <w:rFonts w:cs="Times New Roman"/>
          <w:lang w:val="en-US"/>
        </w:rPr>
        <w:t xml:space="preserve">. </w:t>
      </w:r>
      <w:r w:rsidRPr="770A67D6" w:rsidR="00C47925">
        <w:rPr>
          <w:rFonts w:cs="Times New Roman"/>
        </w:rPr>
        <w:t>Nevertheless, the predictive power remains sufficient to identify broad spatial patterns of inequality, especially since the top predictors (education, civil status, household composition) are well captured in the census</w:t>
      </w:r>
      <w:r w:rsidRPr="770A67D6" w:rsidR="00C47925">
        <w:rPr>
          <w:rFonts w:cs="Times New Roman"/>
        </w:rPr>
        <w:t xml:space="preserve"> </w:t>
      </w:r>
      <w:r w:rsidRPr="770A67D6" w:rsidR="00C47925">
        <w:rPr>
          <w:rFonts w:cs="Times New Roman"/>
          <w:lang w:val="en-US"/>
        </w:rPr>
        <w:t>(see Table A.2 - A.5)</w:t>
      </w:r>
      <w:r w:rsidRPr="770A67D6" w:rsidR="00C47925">
        <w:rPr>
          <w:rFonts w:cs="Times New Roman"/>
        </w:rPr>
        <w:t xml:space="preserve">. </w:t>
      </w:r>
      <w:commentRangeStart w:id="23"/>
      <w:r w:rsidRPr="770A67D6" w:rsidR="000C2D6B">
        <w:rPr>
          <w:rFonts w:cs="Times New Roman"/>
        </w:rPr>
        <w:t>T</w:t>
      </w:r>
      <w:r w:rsidRPr="770A67D6" w:rsidR="000C2D6B">
        <w:rPr>
          <w:rFonts w:cs="Times New Roman"/>
        </w:rPr>
        <w:t>hus, the out-of-sample predictions should be interpreted not as precise local estimates, but as a diagnostic tool to support targeting, by highlighting local disparities and pointing to areas where greater attention and resources may be needed.</w:t>
      </w:r>
      <w:commentRangeEnd w:id="23"/>
      <w:r>
        <w:rPr>
          <w:rStyle w:val="CommentReference"/>
        </w:rPr>
        <w:commentReference w:id="23"/>
      </w:r>
    </w:p>
    <w:p w:rsidR="00134A2C" w:rsidP="005D4146" w:rsidRDefault="00C67EC8" w14:paraId="04A724F7" w14:textId="45409668">
      <w:pPr>
        <w:spacing w:after="120" w:line="360" w:lineRule="auto"/>
        <w:ind w:firstLine="284"/>
        <w:rPr>
          <w:rFonts w:cs="Times New Roman"/>
        </w:rPr>
      </w:pPr>
      <w:r w:rsidRPr="00011FF8">
        <w:rPr>
          <w:rFonts w:cs="Times New Roman"/>
          <w:lang w:val="en-US"/>
        </w:rPr>
        <w:t>Figure 3</w:t>
      </w:r>
      <w:r>
        <w:rPr>
          <w:rFonts w:cs="Times New Roman"/>
          <w:lang w:val="en-US"/>
        </w:rPr>
        <w:t xml:space="preserve">, panel b, </w:t>
      </w:r>
      <w:r w:rsidRPr="00011FF8">
        <w:rPr>
          <w:rFonts w:cs="Times New Roman"/>
          <w:lang w:val="en-US"/>
        </w:rPr>
        <w:t>shows</w:t>
      </w:r>
      <w:r>
        <w:rPr>
          <w:rFonts w:cs="Times New Roman"/>
          <w:lang w:val="en-US"/>
        </w:rPr>
        <w:t xml:space="preserve"> the exemplary</w:t>
      </w:r>
      <w:r w:rsidRPr="00011FF8">
        <w:rPr>
          <w:rFonts w:cs="Times New Roman"/>
          <w:lang w:val="en-US"/>
        </w:rPr>
        <w:t xml:space="preserve"> </w:t>
      </w:r>
      <w:r>
        <w:rPr>
          <w:rFonts w:cs="Times New Roman"/>
          <w:lang w:val="en-US"/>
        </w:rPr>
        <w:t xml:space="preserve">maps for Zimbabwe. </w:t>
      </w:r>
      <w:r w:rsidR="000C57A0">
        <w:rPr>
          <w:rFonts w:cs="Times New Roman"/>
          <w:lang w:val="en-US"/>
        </w:rPr>
        <w:t>We find that</w:t>
      </w:r>
      <w:r w:rsidR="00E01F9E">
        <w:rPr>
          <w:rFonts w:cs="Times New Roman"/>
          <w:lang w:val="en-US"/>
        </w:rPr>
        <w:t xml:space="preserve"> both the </w:t>
      </w:r>
      <w:r w:rsidR="000C57A0">
        <w:rPr>
          <w:rFonts w:cs="Times New Roman"/>
          <w:lang w:val="en-US"/>
        </w:rPr>
        <w:t xml:space="preserve">ML models </w:t>
      </w:r>
      <w:r w:rsidR="004C20B4">
        <w:rPr>
          <w:rFonts w:cs="Times New Roman"/>
          <w:lang w:val="en-US"/>
        </w:rPr>
        <w:t>with all variables and the restricted number (columns b and c)</w:t>
      </w:r>
      <w:r w:rsidR="0098371F">
        <w:rPr>
          <w:rFonts w:cs="Times New Roman"/>
          <w:lang w:val="en-US"/>
        </w:rPr>
        <w:t xml:space="preserve"> can </w:t>
      </w:r>
      <w:r w:rsidR="00340692">
        <w:rPr>
          <w:rFonts w:cs="Times New Roman"/>
          <w:lang w:val="en-US"/>
        </w:rPr>
        <w:t xml:space="preserve">accurately predict </w:t>
      </w:r>
      <w:r w:rsidR="00ED6F00">
        <w:rPr>
          <w:rFonts w:cs="Times New Roman"/>
          <w:lang w:val="en-US"/>
        </w:rPr>
        <w:t>regional heterogeneities, as in DHS averages (column a); however, the out-of-sample predictions for the census data are relatively homogeneous</w:t>
      </w:r>
      <w:r w:rsidR="00340692">
        <w:rPr>
          <w:rFonts w:cs="Times New Roman"/>
          <w:lang w:val="en-US"/>
        </w:rPr>
        <w:t>.</w:t>
      </w:r>
      <w:r w:rsidR="006B12D3">
        <w:rPr>
          <w:rFonts w:cs="Times New Roman"/>
          <w:lang w:val="en-US"/>
        </w:rPr>
        <w:t xml:space="preserve"> </w:t>
      </w:r>
      <w:r w:rsidR="009F7B20">
        <w:rPr>
          <w:rFonts w:cs="Times New Roman"/>
          <w:lang w:val="en-US"/>
        </w:rPr>
        <w:t>From</w:t>
      </w:r>
      <w:r w:rsidR="00134A2C">
        <w:rPr>
          <w:rFonts w:cs="Times New Roman"/>
          <w:lang w:val="en-US"/>
        </w:rPr>
        <w:t xml:space="preserve"> the ML model with all available variables (column b) to the restricted ML model with only </w:t>
      </w:r>
      <w:r w:rsidR="009A3EF6">
        <w:rPr>
          <w:rFonts w:cs="Times New Roman"/>
          <w:lang w:val="en-US"/>
        </w:rPr>
        <w:t>nine</w:t>
      </w:r>
      <w:r w:rsidR="00134A2C">
        <w:rPr>
          <w:rFonts w:cs="Times New Roman"/>
          <w:lang w:val="en-US"/>
        </w:rPr>
        <w:t xml:space="preserve"> variables that also exist in the census data (column c) </w:t>
      </w:r>
      <w:r w:rsidR="009F7B20">
        <w:rPr>
          <w:rFonts w:cs="Times New Roman"/>
          <w:lang w:val="en-US"/>
        </w:rPr>
        <w:t xml:space="preserve">Cohen’s Kappa only change slightly </w:t>
      </w:r>
      <w:r w:rsidR="00134A2C">
        <w:rPr>
          <w:rFonts w:cs="Times New Roman"/>
          <w:lang w:val="en-US"/>
        </w:rPr>
        <w:t xml:space="preserve">from </w:t>
      </w:r>
      <w:r w:rsidR="002C114C">
        <w:rPr>
          <w:rFonts w:cs="Times New Roman"/>
          <w:lang w:val="en-US"/>
        </w:rPr>
        <w:t xml:space="preserve">0.43 </w:t>
      </w:r>
      <w:r w:rsidR="00134A2C">
        <w:rPr>
          <w:rFonts w:cs="Times New Roman"/>
          <w:lang w:val="en-US"/>
        </w:rPr>
        <w:t xml:space="preserve">to </w:t>
      </w:r>
      <w:commentRangeStart w:id="24"/>
      <w:r w:rsidR="00134A2C">
        <w:rPr>
          <w:rFonts w:cs="Times New Roman"/>
          <w:lang w:val="en-US"/>
        </w:rPr>
        <w:t>YX</w:t>
      </w:r>
      <w:commentRangeEnd w:id="24"/>
      <w:r w:rsidR="00134A2C">
        <w:rPr>
          <w:rStyle w:val="Kommentarzeichen"/>
          <w:rFonts w:cs="Times New Roman"/>
          <w:sz w:val="22"/>
          <w:szCs w:val="22"/>
          <w:lang w:val="en-US"/>
        </w:rPr>
        <w:commentReference w:id="24"/>
      </w:r>
      <w:r w:rsidR="00134A2C">
        <w:rPr>
          <w:rFonts w:cs="Times New Roman"/>
          <w:lang w:val="en-US"/>
        </w:rPr>
        <w:t xml:space="preserve"> for health insurance coverage (Accuracy </w:t>
      </w:r>
      <w:r w:rsidR="00973C1A">
        <w:rPr>
          <w:rFonts w:cs="Times New Roman"/>
          <w:lang w:val="en-US"/>
        </w:rPr>
        <w:t>89.6</w:t>
      </w:r>
      <w:r w:rsidR="00134A2C">
        <w:rPr>
          <w:rFonts w:cs="Times New Roman"/>
          <w:lang w:val="en-US"/>
        </w:rPr>
        <w:t xml:space="preserve">% to YX), from </w:t>
      </w:r>
      <w:r w:rsidR="00D42587">
        <w:rPr>
          <w:rFonts w:cs="Times New Roman"/>
          <w:lang w:val="en-US"/>
        </w:rPr>
        <w:t xml:space="preserve">0.34 </w:t>
      </w:r>
      <w:r w:rsidR="00134A2C">
        <w:rPr>
          <w:rFonts w:cs="Times New Roman"/>
          <w:lang w:val="en-US"/>
        </w:rPr>
        <w:t xml:space="preserve">to YX for visited a health facility (Accuracy </w:t>
      </w:r>
      <w:r w:rsidR="00D576EB">
        <w:rPr>
          <w:rFonts w:cs="Times New Roman"/>
          <w:lang w:val="en-US"/>
        </w:rPr>
        <w:t>68.1</w:t>
      </w:r>
      <w:r w:rsidR="00134A2C">
        <w:rPr>
          <w:rFonts w:cs="Times New Roman"/>
          <w:lang w:val="en-US"/>
        </w:rPr>
        <w:t xml:space="preserve">% to YX), from </w:t>
      </w:r>
      <w:r w:rsidR="00E80DE4">
        <w:rPr>
          <w:rFonts w:cs="Times New Roman"/>
          <w:lang w:val="en-US"/>
        </w:rPr>
        <w:t>0.</w:t>
      </w:r>
      <w:r w:rsidR="00F44EC8">
        <w:rPr>
          <w:rFonts w:cs="Times New Roman"/>
          <w:lang w:val="en-US"/>
        </w:rPr>
        <w:t xml:space="preserve">29 </w:t>
      </w:r>
      <w:r w:rsidR="00134A2C">
        <w:rPr>
          <w:rFonts w:cs="Times New Roman"/>
          <w:lang w:val="en-US"/>
        </w:rPr>
        <w:t xml:space="preserve">to YX for health facility-based birth (Accuracy </w:t>
      </w:r>
      <w:r w:rsidR="00F44EC8">
        <w:rPr>
          <w:rFonts w:cs="Times New Roman"/>
          <w:lang w:val="en-US"/>
        </w:rPr>
        <w:t>87.8</w:t>
      </w:r>
      <w:r w:rsidR="00134A2C">
        <w:rPr>
          <w:rFonts w:cs="Times New Roman"/>
          <w:lang w:val="en-US"/>
        </w:rPr>
        <w:t xml:space="preserve">% to YX), and from to </w:t>
      </w:r>
      <w:r w:rsidR="00E33713">
        <w:rPr>
          <w:rFonts w:cs="Times New Roman"/>
          <w:lang w:val="en-US"/>
        </w:rPr>
        <w:t xml:space="preserve">0.15 </w:t>
      </w:r>
      <w:r w:rsidR="00134A2C">
        <w:rPr>
          <w:rFonts w:cs="Times New Roman"/>
          <w:lang w:val="en-US"/>
        </w:rPr>
        <w:t>XY for postnatal check-up (Accuracy 8</w:t>
      </w:r>
      <w:r w:rsidR="00E33713">
        <w:rPr>
          <w:rFonts w:cs="Times New Roman"/>
          <w:lang w:val="en-US"/>
        </w:rPr>
        <w:t>6</w:t>
      </w:r>
      <w:r w:rsidR="00134A2C">
        <w:rPr>
          <w:rFonts w:cs="Times New Roman"/>
          <w:lang w:val="en-US"/>
        </w:rPr>
        <w:t>.</w:t>
      </w:r>
      <w:r w:rsidR="00E33713">
        <w:rPr>
          <w:rFonts w:cs="Times New Roman"/>
          <w:lang w:val="en-US"/>
        </w:rPr>
        <w:t>8</w:t>
      </w:r>
      <w:r w:rsidR="00134A2C">
        <w:rPr>
          <w:rFonts w:cs="Times New Roman"/>
          <w:lang w:val="en-US"/>
        </w:rPr>
        <w:t xml:space="preserve">% to YX). </w:t>
      </w:r>
      <w:r w:rsidR="000A6CAB">
        <w:rPr>
          <w:rFonts w:cs="Times New Roman"/>
          <w:lang w:val="en-US"/>
        </w:rPr>
        <w:t>Nevertheless, if we apply the restricted ML model to the census data</w:t>
      </w:r>
      <w:r w:rsidR="00D75219">
        <w:rPr>
          <w:rFonts w:cs="Times New Roman"/>
          <w:lang w:val="en-US"/>
        </w:rPr>
        <w:t>, primarily high-density</w:t>
      </w:r>
      <w:r w:rsidR="000A6CAB">
        <w:rPr>
          <w:rFonts w:cs="Times New Roman"/>
          <w:lang w:val="en-US"/>
        </w:rPr>
        <w:t xml:space="preserve"> population areas are </w:t>
      </w:r>
      <w:r w:rsidR="00F43C75">
        <w:rPr>
          <w:rFonts w:cs="Times New Roman"/>
          <w:lang w:val="en-US"/>
        </w:rPr>
        <w:t xml:space="preserve">accurately predicted, such as </w:t>
      </w:r>
      <w:r w:rsidR="00066324">
        <w:rPr>
          <w:rFonts w:cs="Times New Roman"/>
          <w:lang w:val="en-US"/>
        </w:rPr>
        <w:t xml:space="preserve">Harare and </w:t>
      </w:r>
      <w:r w:rsidR="00D75219">
        <w:rPr>
          <w:rFonts w:cs="Times New Roman"/>
          <w:lang w:val="en-US"/>
        </w:rPr>
        <w:t>Bulawayo.</w:t>
      </w:r>
      <w:r w:rsidR="008F5796">
        <w:rPr>
          <w:rFonts w:cs="Times New Roman"/>
          <w:lang w:val="en-US"/>
        </w:rPr>
        <w:t xml:space="preserve"> As in the DHS survey data, the </w:t>
      </w:r>
      <w:r w:rsidR="00AE4891">
        <w:rPr>
          <w:rFonts w:cs="Times New Roman"/>
          <w:lang w:val="en-US"/>
        </w:rPr>
        <w:t>ML model predicts relative</w:t>
      </w:r>
      <w:r w:rsidR="0081334F">
        <w:rPr>
          <w:rFonts w:cs="Times New Roman"/>
          <w:lang w:val="en-US"/>
        </w:rPr>
        <w:t xml:space="preserve"> to the country average</w:t>
      </w:r>
      <w:r w:rsidR="00AE4891">
        <w:rPr>
          <w:rFonts w:cs="Times New Roman"/>
          <w:lang w:val="en-US"/>
        </w:rPr>
        <w:t xml:space="preserve"> high rates </w:t>
      </w:r>
      <w:r w:rsidR="005B6645">
        <w:rPr>
          <w:rFonts w:cs="Times New Roman"/>
          <w:lang w:val="en-US"/>
        </w:rPr>
        <w:t xml:space="preserve">for these </w:t>
      </w:r>
      <w:r w:rsidR="0081334F">
        <w:rPr>
          <w:rFonts w:cs="Times New Roman"/>
          <w:lang w:val="en-US"/>
        </w:rPr>
        <w:t>highly populated</w:t>
      </w:r>
      <w:r w:rsidR="005B6645">
        <w:rPr>
          <w:rFonts w:cs="Times New Roman"/>
          <w:lang w:val="en-US"/>
        </w:rPr>
        <w:t xml:space="preserve"> areas </w:t>
      </w:r>
      <w:r w:rsidR="00AE4891">
        <w:rPr>
          <w:rFonts w:cs="Times New Roman"/>
          <w:lang w:val="en-US"/>
        </w:rPr>
        <w:t>for health insurance coverage, visited health facilities</w:t>
      </w:r>
      <w:r w:rsidR="005B6645">
        <w:rPr>
          <w:rFonts w:cs="Times New Roman"/>
          <w:lang w:val="en-US"/>
        </w:rPr>
        <w:t>, and health facility-based birth</w:t>
      </w:r>
      <w:r w:rsidR="0081334F">
        <w:rPr>
          <w:rFonts w:cs="Times New Roman"/>
          <w:lang w:val="en-US"/>
        </w:rPr>
        <w:t>, and relatively low take-up for postpartum checks.</w:t>
      </w:r>
      <w:r w:rsidR="00843698">
        <w:rPr>
          <w:rFonts w:cs="Times New Roman"/>
          <w:lang w:val="en-US"/>
        </w:rPr>
        <w:t xml:space="preserve"> The regional </w:t>
      </w:r>
      <w:r w:rsidR="00CC480A">
        <w:rPr>
          <w:rFonts w:cs="Times New Roman"/>
          <w:lang w:val="en-US"/>
        </w:rPr>
        <w:t>heterogeneity</w:t>
      </w:r>
      <w:r w:rsidR="00843698">
        <w:rPr>
          <w:rFonts w:cs="Times New Roman"/>
          <w:lang w:val="en-US"/>
        </w:rPr>
        <w:t xml:space="preserve"> of</w:t>
      </w:r>
      <w:r w:rsidR="00FA6F87">
        <w:rPr>
          <w:rFonts w:cs="Times New Roman"/>
          <w:lang w:val="en-US"/>
        </w:rPr>
        <w:t>, for example, postpartum checks, with low take-up in Matabeleland South and high take-up in the north, was</w:t>
      </w:r>
      <w:r w:rsidR="00591377">
        <w:rPr>
          <w:rFonts w:cs="Times New Roman"/>
          <w:lang w:val="en-US"/>
        </w:rPr>
        <w:t xml:space="preserve"> not well predicted in the out-of-sample model.</w:t>
      </w:r>
    </w:p>
    <w:p w:rsidRPr="004A0253" w:rsidR="003056C3" w:rsidP="003056C3" w:rsidRDefault="003056C3" w14:paraId="0FFB6373" w14:textId="0A220DCB">
      <w:pPr>
        <w:spacing w:after="120" w:line="240" w:lineRule="auto"/>
        <w:rPr>
          <w:rFonts w:cs="Times New Roman"/>
          <w:sz w:val="18"/>
          <w:szCs w:val="18"/>
          <w:lang w:val="en-US"/>
        </w:rPr>
      </w:pPr>
      <w:r w:rsidRPr="001F6E9A">
        <w:rPr>
          <w:rFonts w:cs="Times New Roman"/>
          <w:sz w:val="18"/>
          <w:szCs w:val="18"/>
          <w:lang w:val="en-US"/>
        </w:rPr>
        <w:t xml:space="preserve">We </w:t>
      </w:r>
      <w:r>
        <w:rPr>
          <w:rFonts w:cs="Times New Roman"/>
          <w:sz w:val="18"/>
          <w:szCs w:val="18"/>
          <w:lang w:val="en-US"/>
        </w:rPr>
        <w:t>also need to say something about countries</w:t>
      </w:r>
      <w:r w:rsidRPr="001F6E9A">
        <w:rPr>
          <w:rFonts w:cs="Times New Roman"/>
          <w:sz w:val="18"/>
          <w:szCs w:val="18"/>
          <w:lang w:val="en-US"/>
        </w:rPr>
        <w:t xml:space="preserve"> that do not work well</w:t>
      </w:r>
      <w:r w:rsidR="003760E1">
        <w:rPr>
          <w:rFonts w:cs="Times New Roman"/>
          <w:sz w:val="18"/>
          <w:szCs w:val="18"/>
          <w:lang w:val="en-US"/>
        </w:rPr>
        <w:t xml:space="preserve"> with Census data</w:t>
      </w:r>
      <w:r w:rsidRPr="001F6E9A">
        <w:rPr>
          <w:rFonts w:cs="Times New Roman"/>
          <w:sz w:val="18"/>
          <w:szCs w:val="18"/>
          <w:lang w:val="en-US"/>
        </w:rPr>
        <w:t xml:space="preserve">. However, I could not find a </w:t>
      </w:r>
      <w:proofErr w:type="gramStart"/>
      <w:r w:rsidRPr="001F6E9A">
        <w:rPr>
          <w:rFonts w:cs="Times New Roman"/>
          <w:sz w:val="18"/>
          <w:szCs w:val="18"/>
          <w:lang w:val="en-US"/>
        </w:rPr>
        <w:t>pattern</w:t>
      </w:r>
      <w:r w:rsidR="001A7FD2">
        <w:rPr>
          <w:rFonts w:cs="Times New Roman"/>
          <w:sz w:val="18"/>
          <w:szCs w:val="18"/>
          <w:lang w:val="en-US"/>
        </w:rPr>
        <w:t xml:space="preserve"> in</w:t>
      </w:r>
      <w:proofErr w:type="gramEnd"/>
      <w:r w:rsidR="001A7FD2">
        <w:rPr>
          <w:rFonts w:cs="Times New Roman"/>
          <w:sz w:val="18"/>
          <w:szCs w:val="18"/>
          <w:lang w:val="en-US"/>
        </w:rPr>
        <w:t xml:space="preserve"> when they seem to perform better or worse</w:t>
      </w:r>
      <w:r w:rsidRPr="001F6E9A">
        <w:rPr>
          <w:rFonts w:cs="Times New Roman"/>
          <w:sz w:val="18"/>
          <w:szCs w:val="18"/>
          <w:lang w:val="en-US"/>
        </w:rPr>
        <w:t>.</w:t>
      </w:r>
      <w:r w:rsidR="001A7FD2">
        <w:rPr>
          <w:rFonts w:cs="Times New Roman"/>
          <w:sz w:val="18"/>
          <w:szCs w:val="18"/>
          <w:lang w:val="en-US"/>
        </w:rPr>
        <w:t xml:space="preserve"> Potentially if ML uses socioeconomic </w:t>
      </w:r>
      <w:proofErr w:type="gramStart"/>
      <w:r w:rsidR="001A7FD2">
        <w:rPr>
          <w:rFonts w:cs="Times New Roman"/>
          <w:sz w:val="18"/>
          <w:szCs w:val="18"/>
          <w:lang w:val="en-US"/>
        </w:rPr>
        <w:t>predictors</w:t>
      </w:r>
      <w:proofErr w:type="gramEnd"/>
      <w:r w:rsidR="001A7FD2">
        <w:rPr>
          <w:rFonts w:cs="Times New Roman"/>
          <w:sz w:val="18"/>
          <w:szCs w:val="18"/>
          <w:lang w:val="en-US"/>
        </w:rPr>
        <w:t xml:space="preserve"> it performs better</w:t>
      </w:r>
      <w:r w:rsidR="00377E94">
        <w:rPr>
          <w:rFonts w:cs="Times New Roman"/>
          <w:sz w:val="18"/>
          <w:szCs w:val="18"/>
          <w:lang w:val="en-US"/>
        </w:rPr>
        <w:t xml:space="preserve"> and if country has large regional variation </w:t>
      </w:r>
      <w:r w:rsidR="000050E1">
        <w:rPr>
          <w:rFonts w:cs="Times New Roman"/>
          <w:sz w:val="18"/>
          <w:szCs w:val="18"/>
          <w:lang w:val="en-US"/>
        </w:rPr>
        <w:t>out-of-sample predictions shows more homogenous predictions</w:t>
      </w:r>
      <w:r w:rsidR="001A7FD2">
        <w:rPr>
          <w:rFonts w:cs="Times New Roman"/>
          <w:sz w:val="18"/>
          <w:szCs w:val="18"/>
          <w:lang w:val="en-US"/>
        </w:rPr>
        <w:t>.</w:t>
      </w:r>
      <w:r w:rsidRPr="001F6E9A">
        <w:rPr>
          <w:rFonts w:cs="Times New Roman"/>
          <w:sz w:val="18"/>
          <w:szCs w:val="18"/>
          <w:lang w:val="en-US"/>
        </w:rPr>
        <w:t xml:space="preserve"> </w:t>
      </w:r>
      <w:r w:rsidRPr="004A0253">
        <w:rPr>
          <w:rFonts w:cs="Times New Roman"/>
          <w:sz w:val="18"/>
          <w:szCs w:val="18"/>
          <w:lang w:val="en-US"/>
        </w:rPr>
        <w:t>Any</w:t>
      </w:r>
      <w:r w:rsidR="000050E1">
        <w:rPr>
          <w:rFonts w:cs="Times New Roman"/>
          <w:sz w:val="18"/>
          <w:szCs w:val="18"/>
          <w:lang w:val="en-US"/>
        </w:rPr>
        <w:t xml:space="preserve"> other</w:t>
      </w:r>
      <w:r w:rsidRPr="004A0253">
        <w:rPr>
          <w:rFonts w:cs="Times New Roman"/>
          <w:sz w:val="18"/>
          <w:szCs w:val="18"/>
          <w:lang w:val="en-US"/>
        </w:rPr>
        <w:t xml:space="preserve"> ideas?</w:t>
      </w:r>
    </w:p>
    <w:p w:rsidRPr="00724B7C" w:rsidR="003056C3" w:rsidP="003056C3" w:rsidRDefault="003056C3" w14:paraId="3A22F0AB" w14:textId="23176D8D">
      <w:pPr>
        <w:pStyle w:val="Listenabsatz"/>
        <w:numPr>
          <w:ilvl w:val="0"/>
          <w:numId w:val="16"/>
        </w:numPr>
        <w:spacing w:after="120" w:line="240" w:lineRule="auto"/>
        <w:rPr>
          <w:rFonts w:cs="Times New Roman"/>
          <w:sz w:val="18"/>
          <w:szCs w:val="18"/>
          <w:lang w:val="en-US"/>
        </w:rPr>
      </w:pPr>
      <w:r w:rsidRPr="00724B7C">
        <w:rPr>
          <w:rFonts w:cs="Times New Roman"/>
          <w:sz w:val="18"/>
          <w:szCs w:val="18"/>
          <w:lang w:val="en-US"/>
        </w:rPr>
        <w:t xml:space="preserve">ML </w:t>
      </w:r>
      <w:r w:rsidR="0007606B">
        <w:rPr>
          <w:rFonts w:cs="Times New Roman"/>
          <w:sz w:val="18"/>
          <w:szCs w:val="18"/>
          <w:lang w:val="en-US"/>
        </w:rPr>
        <w:t>Cohen’s</w:t>
      </w:r>
      <w:r w:rsidRPr="00724B7C">
        <w:rPr>
          <w:rFonts w:cs="Times New Roman"/>
          <w:sz w:val="18"/>
          <w:szCs w:val="18"/>
          <w:lang w:val="en-US"/>
        </w:rPr>
        <w:t xml:space="preserve"> Kappa/ Accuracy:</w:t>
      </w:r>
      <w:r w:rsidRPr="00724B7C" w:rsidR="00591377">
        <w:rPr>
          <w:rFonts w:cs="Times New Roman"/>
          <w:sz w:val="18"/>
          <w:szCs w:val="18"/>
          <w:lang w:val="en-US"/>
        </w:rPr>
        <w:t xml:space="preserve"> </w:t>
      </w:r>
      <w:r w:rsidR="0037261B">
        <w:rPr>
          <w:rFonts w:cs="Times New Roman"/>
          <w:sz w:val="18"/>
          <w:szCs w:val="18"/>
          <w:lang w:val="en-US"/>
        </w:rPr>
        <w:t xml:space="preserve">e.g. </w:t>
      </w:r>
      <w:r w:rsidR="003760E1">
        <w:rPr>
          <w:rFonts w:cs="Times New Roman"/>
          <w:sz w:val="18"/>
          <w:szCs w:val="18"/>
          <w:lang w:val="en-US"/>
        </w:rPr>
        <w:t xml:space="preserve">Ghana </w:t>
      </w:r>
      <w:r w:rsidR="0007606B">
        <w:rPr>
          <w:rFonts w:cs="Times New Roman"/>
          <w:sz w:val="18"/>
          <w:szCs w:val="18"/>
          <w:lang w:val="en-US"/>
        </w:rPr>
        <w:t xml:space="preserve">has </w:t>
      </w:r>
      <w:r w:rsidR="003760E1">
        <w:rPr>
          <w:rFonts w:cs="Times New Roman"/>
          <w:sz w:val="18"/>
          <w:szCs w:val="18"/>
          <w:lang w:val="en-US"/>
        </w:rPr>
        <w:t xml:space="preserve">rather high rates of </w:t>
      </w:r>
      <w:r w:rsidR="0007606B">
        <w:rPr>
          <w:rFonts w:cs="Times New Roman"/>
          <w:sz w:val="18"/>
          <w:szCs w:val="18"/>
          <w:lang w:val="en-US"/>
        </w:rPr>
        <w:t>Cohen’s</w:t>
      </w:r>
      <w:r w:rsidR="003760E1">
        <w:rPr>
          <w:rFonts w:cs="Times New Roman"/>
          <w:sz w:val="18"/>
          <w:szCs w:val="18"/>
          <w:lang w:val="en-US"/>
        </w:rPr>
        <w:t xml:space="preserve"> Kappa and moderate Accuracy still seems to perform badly</w:t>
      </w:r>
      <w:r w:rsidRPr="00724B7C" w:rsidR="00724B7C">
        <w:rPr>
          <w:rFonts w:cs="Times New Roman"/>
          <w:sz w:val="18"/>
          <w:szCs w:val="18"/>
          <w:lang w:val="en-US"/>
        </w:rPr>
        <w:t xml:space="preserve">  </w:t>
      </w:r>
    </w:p>
    <w:p w:rsidRPr="0007606B" w:rsidR="003056C3" w:rsidP="003056C3" w:rsidRDefault="003056C3" w14:paraId="6977AB4E" w14:textId="46308014">
      <w:pPr>
        <w:pStyle w:val="Listenabsatz"/>
        <w:numPr>
          <w:ilvl w:val="0"/>
          <w:numId w:val="16"/>
        </w:numPr>
        <w:spacing w:after="120" w:line="240" w:lineRule="auto"/>
        <w:rPr>
          <w:rFonts w:cs="Times New Roman"/>
          <w:sz w:val="18"/>
          <w:szCs w:val="18"/>
          <w:lang w:val="en-US"/>
        </w:rPr>
      </w:pPr>
      <w:r w:rsidRPr="0007606B">
        <w:rPr>
          <w:rFonts w:cs="Times New Roman"/>
          <w:sz w:val="18"/>
          <w:szCs w:val="18"/>
          <w:lang w:val="en-US"/>
        </w:rPr>
        <w:t>Rate and distribution of outcomes</w:t>
      </w:r>
      <w:r w:rsidRPr="0007606B" w:rsidR="003760E1">
        <w:rPr>
          <w:rFonts w:cs="Times New Roman"/>
          <w:sz w:val="18"/>
          <w:szCs w:val="18"/>
          <w:lang w:val="en-US"/>
        </w:rPr>
        <w:t xml:space="preserve">: </w:t>
      </w:r>
      <w:r w:rsidR="006C0A33">
        <w:rPr>
          <w:rFonts w:cs="Times New Roman"/>
          <w:sz w:val="18"/>
          <w:szCs w:val="18"/>
          <w:lang w:val="en-US"/>
        </w:rPr>
        <w:t>o</w:t>
      </w:r>
      <w:r w:rsidR="00C367B2">
        <w:rPr>
          <w:rFonts w:cs="Times New Roman"/>
          <w:sz w:val="18"/>
          <w:szCs w:val="18"/>
          <w:lang w:val="en-US"/>
        </w:rPr>
        <w:t>verall countries with outcomes with little regional variation can be better predicted</w:t>
      </w:r>
      <w:r w:rsidR="006C0A33">
        <w:rPr>
          <w:rFonts w:cs="Times New Roman"/>
          <w:sz w:val="18"/>
          <w:szCs w:val="18"/>
          <w:lang w:val="en-US"/>
        </w:rPr>
        <w:t xml:space="preserve"> since census tends to predict a bit more homogenously (e.g., </w:t>
      </w:r>
      <w:r w:rsidR="00DE03CF">
        <w:rPr>
          <w:rFonts w:cs="Times New Roman"/>
          <w:sz w:val="18"/>
          <w:szCs w:val="18"/>
          <w:lang w:val="en-US"/>
        </w:rPr>
        <w:t xml:space="preserve">Nigeria Panel 2d shows heterogeneity but </w:t>
      </w:r>
      <w:r w:rsidR="00CD5AA4">
        <w:rPr>
          <w:rFonts w:cs="Times New Roman"/>
          <w:sz w:val="18"/>
          <w:szCs w:val="18"/>
          <w:lang w:val="en-US"/>
        </w:rPr>
        <w:t>still in a lower level)</w:t>
      </w:r>
      <w:r w:rsidR="006C0A33">
        <w:rPr>
          <w:rFonts w:cs="Times New Roman"/>
          <w:sz w:val="18"/>
          <w:szCs w:val="18"/>
          <w:lang w:val="en-US"/>
        </w:rPr>
        <w:t xml:space="preserve"> But we do not see </w:t>
      </w:r>
      <w:r w:rsidR="00CD5AA4">
        <w:rPr>
          <w:rFonts w:cs="Times New Roman"/>
          <w:sz w:val="18"/>
          <w:szCs w:val="18"/>
          <w:lang w:val="en-US"/>
        </w:rPr>
        <w:t xml:space="preserve">if it works better with outcomes close to zero or </w:t>
      </w:r>
      <w:r w:rsidR="00BF1B61">
        <w:rPr>
          <w:rFonts w:cs="Times New Roman"/>
          <w:sz w:val="18"/>
          <w:szCs w:val="18"/>
          <w:lang w:val="en-US"/>
        </w:rPr>
        <w:t>close to 100 (e.g. Ghana insurance coverage)</w:t>
      </w:r>
    </w:p>
    <w:p w:rsidRPr="00BF1B61" w:rsidR="003056C3" w:rsidP="003056C3" w:rsidRDefault="003056C3" w14:paraId="2EF3D1B6" w14:textId="47FBBF5E">
      <w:pPr>
        <w:pStyle w:val="Listenabsatz"/>
        <w:numPr>
          <w:ilvl w:val="0"/>
          <w:numId w:val="16"/>
        </w:numPr>
        <w:spacing w:after="120" w:line="240" w:lineRule="auto"/>
        <w:rPr>
          <w:rFonts w:cs="Times New Roman"/>
          <w:sz w:val="18"/>
          <w:szCs w:val="18"/>
          <w:lang w:val="en-US"/>
        </w:rPr>
      </w:pPr>
      <w:r w:rsidRPr="00BF1B61">
        <w:rPr>
          <w:rFonts w:cs="Times New Roman"/>
          <w:sz w:val="18"/>
          <w:szCs w:val="18"/>
          <w:lang w:val="en-US"/>
        </w:rPr>
        <w:t xml:space="preserve">If </w:t>
      </w:r>
      <w:r w:rsidRPr="00BF1B61" w:rsidR="00BF1B61">
        <w:rPr>
          <w:rFonts w:cs="Times New Roman"/>
          <w:sz w:val="18"/>
          <w:szCs w:val="18"/>
          <w:lang w:val="en-US"/>
        </w:rPr>
        <w:t xml:space="preserve">ML uses many </w:t>
      </w:r>
      <w:r w:rsidR="00AF3371">
        <w:rPr>
          <w:rFonts w:cs="Times New Roman"/>
          <w:sz w:val="18"/>
          <w:szCs w:val="18"/>
          <w:lang w:val="en-US"/>
        </w:rPr>
        <w:t xml:space="preserve">socioeconomic </w:t>
      </w:r>
      <w:r w:rsidRPr="00BF1B61" w:rsidR="00BF1B61">
        <w:rPr>
          <w:rFonts w:cs="Times New Roman"/>
          <w:sz w:val="18"/>
          <w:szCs w:val="18"/>
          <w:lang w:val="en-US"/>
        </w:rPr>
        <w:t>predictors that</w:t>
      </w:r>
      <w:r w:rsidR="00AF3371">
        <w:rPr>
          <w:rFonts w:cs="Times New Roman"/>
          <w:sz w:val="18"/>
          <w:szCs w:val="18"/>
          <w:lang w:val="en-US"/>
        </w:rPr>
        <w:t xml:space="preserve"> are also available in census.</w:t>
      </w:r>
      <w:r w:rsidR="008F1006">
        <w:rPr>
          <w:rFonts w:cs="Times New Roman"/>
          <w:sz w:val="18"/>
          <w:szCs w:val="18"/>
          <w:lang w:val="en-US"/>
        </w:rPr>
        <w:t xml:space="preserve"> E.g., Kenya has many ethnic group </w:t>
      </w:r>
      <w:r w:rsidR="001A7FD2">
        <w:rPr>
          <w:rFonts w:cs="Times New Roman"/>
          <w:sz w:val="18"/>
          <w:szCs w:val="18"/>
          <w:lang w:val="en-US"/>
        </w:rPr>
        <w:t xml:space="preserve">predictors for postnatal check and does not perform well, however, it also does not perform well for health facility-based birth, where the </w:t>
      </w:r>
      <w:r w:rsidR="00654364">
        <w:rPr>
          <w:rFonts w:cs="Times New Roman"/>
          <w:sz w:val="18"/>
          <w:szCs w:val="18"/>
          <w:lang w:val="en-US"/>
        </w:rPr>
        <w:t>main predictors are wealth and education.</w:t>
      </w:r>
      <w:r w:rsidR="001A7FD2">
        <w:rPr>
          <w:rFonts w:cs="Times New Roman"/>
          <w:sz w:val="18"/>
          <w:szCs w:val="18"/>
          <w:lang w:val="en-US"/>
        </w:rPr>
        <w:t xml:space="preserve"> </w:t>
      </w:r>
      <w:r w:rsidR="009B4A7A">
        <w:rPr>
          <w:rFonts w:cs="Times New Roman"/>
          <w:sz w:val="18"/>
          <w:szCs w:val="18"/>
          <w:lang w:val="en-US"/>
        </w:rPr>
        <w:t>We</w:t>
      </w:r>
      <w:r w:rsidR="001A7FD2">
        <w:rPr>
          <w:rFonts w:cs="Times New Roman"/>
          <w:sz w:val="18"/>
          <w:szCs w:val="18"/>
          <w:lang w:val="en-US"/>
        </w:rPr>
        <w:t xml:space="preserve"> need to test that with </w:t>
      </w:r>
      <w:r w:rsidR="004A0253">
        <w:rPr>
          <w:rFonts w:cs="Times New Roman"/>
          <w:sz w:val="18"/>
          <w:szCs w:val="18"/>
          <w:lang w:val="en-US"/>
        </w:rPr>
        <w:t>all countries.</w:t>
      </w:r>
    </w:p>
    <w:p w:rsidR="003056C3" w:rsidP="003056C3" w:rsidRDefault="003056C3" w14:paraId="5AC10F0E" w14:textId="77777777">
      <w:pPr>
        <w:pStyle w:val="Listenabsatz"/>
        <w:numPr>
          <w:ilvl w:val="0"/>
          <w:numId w:val="16"/>
        </w:numPr>
        <w:spacing w:after="120" w:line="240" w:lineRule="auto"/>
        <w:rPr>
          <w:rFonts w:cs="Times New Roman"/>
          <w:sz w:val="18"/>
          <w:szCs w:val="18"/>
          <w:lang w:val="de-CH"/>
        </w:rPr>
      </w:pPr>
      <w:r>
        <w:rPr>
          <w:rFonts w:cs="Times New Roman"/>
          <w:sz w:val="18"/>
          <w:szCs w:val="18"/>
          <w:lang w:val="de-CH"/>
        </w:rPr>
        <w:t>Low/</w:t>
      </w:r>
      <w:proofErr w:type="spellStart"/>
      <w:r>
        <w:rPr>
          <w:rFonts w:cs="Times New Roman"/>
          <w:sz w:val="18"/>
          <w:szCs w:val="18"/>
          <w:lang w:val="de-CH"/>
        </w:rPr>
        <w:t>middle</w:t>
      </w:r>
      <w:proofErr w:type="spellEnd"/>
      <w:r>
        <w:rPr>
          <w:rFonts w:cs="Times New Roman"/>
          <w:sz w:val="18"/>
          <w:szCs w:val="18"/>
          <w:lang w:val="de-CH"/>
        </w:rPr>
        <w:t xml:space="preserve"> </w:t>
      </w:r>
      <w:proofErr w:type="spellStart"/>
      <w:r>
        <w:rPr>
          <w:rFonts w:cs="Times New Roman"/>
          <w:sz w:val="18"/>
          <w:szCs w:val="18"/>
          <w:lang w:val="de-CH"/>
        </w:rPr>
        <w:t>income</w:t>
      </w:r>
      <w:proofErr w:type="spellEnd"/>
      <w:r>
        <w:rPr>
          <w:rFonts w:cs="Times New Roman"/>
          <w:sz w:val="18"/>
          <w:szCs w:val="18"/>
          <w:lang w:val="de-CH"/>
        </w:rPr>
        <w:t xml:space="preserve"> </w:t>
      </w:r>
      <w:proofErr w:type="spellStart"/>
      <w:r>
        <w:rPr>
          <w:rFonts w:cs="Times New Roman"/>
          <w:sz w:val="18"/>
          <w:szCs w:val="18"/>
          <w:lang w:val="de-CH"/>
        </w:rPr>
        <w:t>status</w:t>
      </w:r>
      <w:proofErr w:type="spellEnd"/>
    </w:p>
    <w:p w:rsidR="003056C3" w:rsidP="003056C3" w:rsidRDefault="003056C3" w14:paraId="3B6B610E" w14:textId="77777777">
      <w:pPr>
        <w:pStyle w:val="Listenabsatz"/>
        <w:numPr>
          <w:ilvl w:val="0"/>
          <w:numId w:val="16"/>
        </w:numPr>
        <w:spacing w:after="120" w:line="240" w:lineRule="auto"/>
        <w:rPr>
          <w:rFonts w:cs="Times New Roman"/>
          <w:sz w:val="18"/>
          <w:szCs w:val="18"/>
          <w:lang w:val="en-US"/>
        </w:rPr>
      </w:pPr>
      <w:r w:rsidRPr="00BD0214">
        <w:rPr>
          <w:rFonts w:cs="Times New Roman"/>
          <w:sz w:val="18"/>
          <w:szCs w:val="18"/>
          <w:lang w:val="en-US"/>
        </w:rPr>
        <w:t>Time between census and DHS data</w:t>
      </w:r>
    </w:p>
    <w:p w:rsidRPr="00BD0214" w:rsidR="00930E05" w:rsidP="00930E05" w:rsidRDefault="00930E05" w14:paraId="2A827C9E" w14:textId="77777777">
      <w:pPr>
        <w:pStyle w:val="Listenabsatz"/>
        <w:spacing w:after="120" w:line="240" w:lineRule="auto"/>
        <w:ind w:left="644"/>
        <w:rPr>
          <w:rFonts w:cs="Times New Roman"/>
          <w:sz w:val="18"/>
          <w:szCs w:val="18"/>
          <w:lang w:val="en-US"/>
        </w:rPr>
      </w:pPr>
    </w:p>
    <w:p w:rsidR="00BA2E6A" w:rsidP="00BF3F2C" w:rsidRDefault="00C81535" w14:paraId="10CE57D3" w14:textId="722E8FFA">
      <w:pPr>
        <w:spacing w:after="0" w:line="240" w:lineRule="auto"/>
        <w:rPr>
          <w:rFonts w:cs="Times New Roman"/>
          <w:b/>
          <w:lang w:val="en-US"/>
        </w:rPr>
      </w:pPr>
      <w:commentRangeStart w:id="25"/>
      <w:r w:rsidRPr="00011FF8">
        <w:rPr>
          <w:rFonts w:cs="Times New Roman"/>
          <w:b/>
          <w:lang w:val="en-US"/>
        </w:rPr>
        <w:t xml:space="preserve">Figure </w:t>
      </w:r>
      <w:commentRangeEnd w:id="25"/>
      <w:r w:rsidR="009E5ABA">
        <w:rPr>
          <w:rStyle w:val="Kommentarzeichen"/>
        </w:rPr>
        <w:commentReference w:id="25"/>
      </w:r>
      <w:r w:rsidRPr="00011FF8">
        <w:rPr>
          <w:rFonts w:cs="Times New Roman"/>
          <w:b/>
          <w:lang w:val="en-US"/>
        </w:rPr>
        <w:t>3: Comparison of average health insurance coverage</w:t>
      </w:r>
      <w:r>
        <w:rPr>
          <w:rFonts w:cs="Times New Roman"/>
          <w:b/>
          <w:lang w:val="en-US"/>
        </w:rPr>
        <w:t xml:space="preserve"> and take-up of health services</w:t>
      </w:r>
      <w:r w:rsidRPr="00011FF8">
        <w:rPr>
          <w:rFonts w:cs="Times New Roman"/>
          <w:b/>
          <w:lang w:val="en-US"/>
        </w:rPr>
        <w:t xml:space="preserve"> based on DHS and </w:t>
      </w:r>
      <w:r w:rsidR="00886C7C">
        <w:rPr>
          <w:rFonts w:cs="Times New Roman"/>
          <w:b/>
          <w:lang w:val="en-US"/>
        </w:rPr>
        <w:t>c</w:t>
      </w:r>
      <w:r w:rsidRPr="00011FF8">
        <w:rPr>
          <w:rFonts w:cs="Times New Roman"/>
          <w:b/>
          <w:lang w:val="en-US"/>
        </w:rPr>
        <w:t xml:space="preserve">ensus </w:t>
      </w:r>
      <w:r w:rsidR="00886C7C">
        <w:rPr>
          <w:rFonts w:cs="Times New Roman"/>
          <w:b/>
          <w:lang w:val="en-US"/>
        </w:rPr>
        <w:t>d</w:t>
      </w:r>
      <w:r w:rsidRPr="00011FF8">
        <w:rPr>
          <w:rFonts w:cs="Times New Roman"/>
          <w:b/>
          <w:lang w:val="en-US"/>
        </w:rPr>
        <w:t>ata</w:t>
      </w:r>
      <w:r>
        <w:rPr>
          <w:rFonts w:cs="Times New Roman"/>
          <w:b/>
          <w:lang w:val="en-US"/>
        </w:rPr>
        <w:t xml:space="preserve">, </w:t>
      </w:r>
      <w:r w:rsidR="009003F0">
        <w:rPr>
          <w:rFonts w:cs="Times New Roman"/>
          <w:b/>
          <w:lang w:val="en-US"/>
        </w:rPr>
        <w:t>Nigeria</w:t>
      </w:r>
      <w:r w:rsidR="00C7666C">
        <w:rPr>
          <w:rFonts w:cs="Times New Roman"/>
          <w:b/>
          <w:lang w:val="en-US"/>
        </w:rPr>
        <w:t xml:space="preserve"> and Zimbabwe</w:t>
      </w:r>
    </w:p>
    <w:p w:rsidR="00FB7F91" w:rsidP="00BF3F2C" w:rsidRDefault="00FB7F91" w14:paraId="7982FA91" w14:textId="77777777">
      <w:pPr>
        <w:spacing w:after="0" w:line="240" w:lineRule="auto"/>
        <w:rPr>
          <w:rFonts w:cs="Times New Roman"/>
          <w:b/>
          <w:lang w:val="en-US"/>
        </w:rPr>
      </w:pPr>
    </w:p>
    <w:p w:rsidRPr="00FB7F91" w:rsidR="00C7666C" w:rsidP="009003F0" w:rsidRDefault="009048D0" w14:paraId="389E2BAF" w14:textId="5FA13A10">
      <w:pPr>
        <w:spacing w:after="120"/>
        <w:rPr>
          <w:b/>
        </w:rPr>
      </w:pPr>
      <w:r w:rsidRPr="00FB7F91">
        <w:rPr>
          <w:b/>
        </w:rPr>
        <w:t xml:space="preserve"> </w:t>
      </w:r>
      <w:r w:rsidR="002A2B75">
        <w:rPr>
          <w:b/>
          <w:noProof/>
          <w:lang w:val="de-CH"/>
        </w:rPr>
        <w:drawing>
          <wp:inline distT="0" distB="0" distL="0" distR="0" wp14:anchorId="66161291" wp14:editId="5924E555">
            <wp:extent cx="6896099" cy="5172075"/>
            <wp:effectExtent l="0" t="0" r="635" b="0"/>
            <wp:docPr id="19621489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899633" cy="5174726"/>
                    </a:xfrm>
                    <a:prstGeom prst="rect">
                      <a:avLst/>
                    </a:prstGeom>
                    <a:noFill/>
                    <a:ln>
                      <a:noFill/>
                    </a:ln>
                  </pic:spPr>
                </pic:pic>
              </a:graphicData>
            </a:graphic>
          </wp:inline>
        </w:drawing>
      </w:r>
      <w:r w:rsidRPr="00DE0575">
        <w:rPr>
          <w:b/>
        </w:rPr>
        <w:t xml:space="preserve"> </w:t>
      </w:r>
      <w:r w:rsidRPr="00DE0575" w:rsidR="00635D28">
        <w:rPr>
          <w:b/>
        </w:rPr>
        <w:t xml:space="preserve">   </w:t>
      </w:r>
      <w:r w:rsidR="002A2B75">
        <w:rPr>
          <w:b/>
          <w:noProof/>
          <w:lang w:val="de-CH"/>
        </w:rPr>
        <w:drawing>
          <wp:inline distT="0" distB="0" distL="0" distR="0" wp14:anchorId="37EF5CB7" wp14:editId="26D51F77">
            <wp:extent cx="6889750" cy="5167313"/>
            <wp:effectExtent l="0" t="0" r="6350" b="0"/>
            <wp:docPr id="48661529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897029" cy="5172772"/>
                    </a:xfrm>
                    <a:prstGeom prst="rect">
                      <a:avLst/>
                    </a:prstGeom>
                    <a:noFill/>
                    <a:ln>
                      <a:noFill/>
                    </a:ln>
                  </pic:spPr>
                </pic:pic>
              </a:graphicData>
            </a:graphic>
          </wp:inline>
        </w:drawing>
      </w:r>
    </w:p>
    <w:p w:rsidR="004128AD" w:rsidP="00A44A9A" w:rsidRDefault="00C81535" w14:paraId="2BFC87D8" w14:textId="3ADA7B27">
      <w:pPr>
        <w:spacing w:after="120" w:line="240" w:lineRule="auto"/>
        <w:rPr>
          <w:rFonts w:cs="Times New Roman"/>
          <w:sz w:val="18"/>
          <w:szCs w:val="18"/>
          <w:lang w:val="en-US"/>
        </w:rPr>
      </w:pPr>
      <w:r w:rsidRPr="00011FF8">
        <w:rPr>
          <w:rFonts w:cs="Times New Roman"/>
          <w:sz w:val="18"/>
          <w:szCs w:val="18"/>
          <w:lang w:val="en-US"/>
        </w:rPr>
        <w:t xml:space="preserve">Note: The figures show exemplary for the case of </w:t>
      </w:r>
      <w:r w:rsidR="005E6F62">
        <w:rPr>
          <w:rFonts w:cs="Times New Roman"/>
          <w:sz w:val="18"/>
          <w:szCs w:val="18"/>
          <w:lang w:val="en-US"/>
        </w:rPr>
        <w:t>Nigeria</w:t>
      </w:r>
      <w:r w:rsidR="00254BDC">
        <w:rPr>
          <w:rFonts w:cs="Times New Roman"/>
          <w:sz w:val="18"/>
          <w:szCs w:val="18"/>
          <w:lang w:val="en-US"/>
        </w:rPr>
        <w:t>:</w:t>
      </w:r>
      <w:r w:rsidR="005E6F62">
        <w:rPr>
          <w:rFonts w:cs="Times New Roman"/>
          <w:sz w:val="18"/>
          <w:szCs w:val="18"/>
          <w:lang w:val="en-US"/>
        </w:rPr>
        <w:t xml:space="preserve"> the rows correspond to the </w:t>
      </w:r>
      <w:r w:rsidR="0080129C">
        <w:rPr>
          <w:rFonts w:cs="Times New Roman"/>
          <w:sz w:val="18"/>
          <w:szCs w:val="18"/>
          <w:lang w:val="en-US"/>
        </w:rPr>
        <w:t xml:space="preserve">four different outcomes (1) </w:t>
      </w:r>
      <w:r w:rsidR="00283313">
        <w:rPr>
          <w:rFonts w:cs="Times New Roman"/>
          <w:sz w:val="18"/>
          <w:szCs w:val="18"/>
          <w:lang w:val="en-US"/>
        </w:rPr>
        <w:t xml:space="preserve">health </w:t>
      </w:r>
      <w:r w:rsidR="0080129C">
        <w:rPr>
          <w:rFonts w:cs="Times New Roman"/>
          <w:sz w:val="18"/>
          <w:szCs w:val="18"/>
          <w:lang w:val="en-US"/>
        </w:rPr>
        <w:t>insurance</w:t>
      </w:r>
      <w:r w:rsidR="00283313">
        <w:rPr>
          <w:rFonts w:cs="Times New Roman"/>
          <w:sz w:val="18"/>
          <w:szCs w:val="18"/>
          <w:lang w:val="en-US"/>
        </w:rPr>
        <w:t xml:space="preserve"> coverage, (2) visited health facility, (3) </w:t>
      </w:r>
      <w:r w:rsidR="00254BDC">
        <w:rPr>
          <w:rFonts w:cs="Times New Roman"/>
          <w:sz w:val="18"/>
          <w:szCs w:val="18"/>
          <w:lang w:val="en-US"/>
        </w:rPr>
        <w:t>health facility-based births, (4) postnatal check</w:t>
      </w:r>
      <w:r w:rsidR="00490B79">
        <w:rPr>
          <w:rFonts w:cs="Times New Roman"/>
          <w:sz w:val="18"/>
          <w:szCs w:val="18"/>
          <w:lang w:val="en-US"/>
        </w:rPr>
        <w:t>, and the columns corresponds to the four different models and data sources</w:t>
      </w:r>
      <w:r w:rsidRPr="00011FF8">
        <w:rPr>
          <w:rFonts w:cs="Times New Roman"/>
          <w:sz w:val="18"/>
          <w:szCs w:val="18"/>
          <w:lang w:val="en-US"/>
        </w:rPr>
        <w:t xml:space="preserve"> (a) the reported regional (admin 1 level) averages in the DHS data, (</w:t>
      </w:r>
      <w:r>
        <w:rPr>
          <w:rFonts w:cs="Times New Roman"/>
          <w:sz w:val="18"/>
          <w:szCs w:val="18"/>
          <w:lang w:val="en-US"/>
        </w:rPr>
        <w:t>b</w:t>
      </w:r>
      <w:r w:rsidRPr="00011FF8">
        <w:rPr>
          <w:rFonts w:cs="Times New Roman"/>
          <w:sz w:val="18"/>
          <w:szCs w:val="18"/>
          <w:lang w:val="en-US"/>
        </w:rPr>
        <w:t xml:space="preserve">) the predicted </w:t>
      </w:r>
      <w:r w:rsidR="00490B79">
        <w:rPr>
          <w:rFonts w:cs="Times New Roman"/>
          <w:sz w:val="18"/>
          <w:szCs w:val="18"/>
          <w:lang w:val="en-US"/>
        </w:rPr>
        <w:t>regional</w:t>
      </w:r>
      <w:r w:rsidRPr="00011FF8">
        <w:rPr>
          <w:rFonts w:cs="Times New Roman"/>
          <w:sz w:val="18"/>
          <w:szCs w:val="18"/>
          <w:lang w:val="en-US"/>
        </w:rPr>
        <w:t xml:space="preserve"> (admin </w:t>
      </w:r>
      <w:r w:rsidR="00490B79">
        <w:rPr>
          <w:rFonts w:cs="Times New Roman"/>
          <w:sz w:val="18"/>
          <w:szCs w:val="18"/>
          <w:lang w:val="en-US"/>
        </w:rPr>
        <w:t>1</w:t>
      </w:r>
      <w:r w:rsidRPr="00011FF8">
        <w:rPr>
          <w:rFonts w:cs="Times New Roman"/>
          <w:sz w:val="18"/>
          <w:szCs w:val="18"/>
          <w:lang w:val="en-US"/>
        </w:rPr>
        <w:t xml:space="preserve"> level) average</w:t>
      </w:r>
      <w:r w:rsidR="00490B79">
        <w:rPr>
          <w:rFonts w:cs="Times New Roman"/>
          <w:sz w:val="18"/>
          <w:szCs w:val="18"/>
          <w:lang w:val="en-US"/>
        </w:rPr>
        <w:t>s</w:t>
      </w:r>
      <w:r w:rsidRPr="00011FF8">
        <w:rPr>
          <w:rFonts w:cs="Times New Roman"/>
          <w:sz w:val="18"/>
          <w:szCs w:val="18"/>
          <w:lang w:val="en-US"/>
        </w:rPr>
        <w:t xml:space="preserve"> based on the ML model with </w:t>
      </w:r>
      <w:r>
        <w:rPr>
          <w:rFonts w:cs="Times New Roman"/>
          <w:sz w:val="18"/>
          <w:szCs w:val="18"/>
          <w:lang w:val="en-US"/>
        </w:rPr>
        <w:t>a</w:t>
      </w:r>
      <w:r w:rsidR="007B30DB">
        <w:rPr>
          <w:rFonts w:cs="Times New Roman"/>
          <w:sz w:val="18"/>
          <w:szCs w:val="18"/>
          <w:lang w:val="en-US"/>
        </w:rPr>
        <w:t xml:space="preserve">ll available </w:t>
      </w:r>
      <w:r w:rsidRPr="00011FF8">
        <w:rPr>
          <w:rFonts w:cs="Times New Roman"/>
          <w:sz w:val="18"/>
          <w:szCs w:val="18"/>
          <w:lang w:val="en-US"/>
        </w:rPr>
        <w:t>variables from the DHS data, (</w:t>
      </w:r>
      <w:r>
        <w:rPr>
          <w:rFonts w:cs="Times New Roman"/>
          <w:sz w:val="18"/>
          <w:szCs w:val="18"/>
          <w:lang w:val="en-US"/>
        </w:rPr>
        <w:t>c</w:t>
      </w:r>
      <w:r w:rsidRPr="00011FF8">
        <w:rPr>
          <w:rFonts w:cs="Times New Roman"/>
          <w:sz w:val="18"/>
          <w:szCs w:val="18"/>
          <w:lang w:val="en-US"/>
        </w:rPr>
        <w:t xml:space="preserve">) </w:t>
      </w:r>
      <w:r w:rsidRPr="00011FF8" w:rsidR="007B30DB">
        <w:rPr>
          <w:rFonts w:cs="Times New Roman"/>
          <w:sz w:val="18"/>
          <w:szCs w:val="18"/>
          <w:lang w:val="en-US"/>
        </w:rPr>
        <w:t xml:space="preserve">the predicted </w:t>
      </w:r>
      <w:r w:rsidR="007B30DB">
        <w:rPr>
          <w:rFonts w:cs="Times New Roman"/>
          <w:sz w:val="18"/>
          <w:szCs w:val="18"/>
          <w:lang w:val="en-US"/>
        </w:rPr>
        <w:t>regional</w:t>
      </w:r>
      <w:r w:rsidRPr="00011FF8" w:rsidR="007B30DB">
        <w:rPr>
          <w:rFonts w:cs="Times New Roman"/>
          <w:sz w:val="18"/>
          <w:szCs w:val="18"/>
          <w:lang w:val="en-US"/>
        </w:rPr>
        <w:t xml:space="preserve"> (admin </w:t>
      </w:r>
      <w:r w:rsidR="007B30DB">
        <w:rPr>
          <w:rFonts w:cs="Times New Roman"/>
          <w:sz w:val="18"/>
          <w:szCs w:val="18"/>
          <w:lang w:val="en-US"/>
        </w:rPr>
        <w:t>1</w:t>
      </w:r>
      <w:r w:rsidRPr="00011FF8" w:rsidR="007B30DB">
        <w:rPr>
          <w:rFonts w:cs="Times New Roman"/>
          <w:sz w:val="18"/>
          <w:szCs w:val="18"/>
          <w:lang w:val="en-US"/>
        </w:rPr>
        <w:t xml:space="preserve"> level) average</w:t>
      </w:r>
      <w:r w:rsidR="007B30DB">
        <w:rPr>
          <w:rFonts w:cs="Times New Roman"/>
          <w:sz w:val="18"/>
          <w:szCs w:val="18"/>
          <w:lang w:val="en-US"/>
        </w:rPr>
        <w:t>s</w:t>
      </w:r>
      <w:r w:rsidRPr="00011FF8" w:rsidR="007B30DB">
        <w:rPr>
          <w:rFonts w:cs="Times New Roman"/>
          <w:sz w:val="18"/>
          <w:szCs w:val="18"/>
          <w:lang w:val="en-US"/>
        </w:rPr>
        <w:t xml:space="preserve"> based on the ML model with </w:t>
      </w:r>
      <w:r w:rsidR="00FE0987">
        <w:rPr>
          <w:rFonts w:cs="Times New Roman"/>
          <w:sz w:val="18"/>
          <w:szCs w:val="18"/>
          <w:lang w:val="en-US"/>
        </w:rPr>
        <w:t xml:space="preserve">a </w:t>
      </w:r>
      <w:r w:rsidR="007B30DB">
        <w:rPr>
          <w:rFonts w:cs="Times New Roman"/>
          <w:sz w:val="18"/>
          <w:szCs w:val="18"/>
          <w:lang w:val="en-US"/>
        </w:rPr>
        <w:t xml:space="preserve">restricted </w:t>
      </w:r>
      <w:r w:rsidR="00FE0987">
        <w:rPr>
          <w:rFonts w:cs="Times New Roman"/>
          <w:sz w:val="18"/>
          <w:szCs w:val="18"/>
          <w:lang w:val="en-US"/>
        </w:rPr>
        <w:t>number of variables</w:t>
      </w:r>
      <w:r w:rsidRPr="00011FF8" w:rsidR="007B30DB">
        <w:rPr>
          <w:rFonts w:cs="Times New Roman"/>
          <w:sz w:val="18"/>
          <w:szCs w:val="18"/>
          <w:lang w:val="en-US"/>
        </w:rPr>
        <w:t xml:space="preserve"> from the DHS data</w:t>
      </w:r>
      <w:r w:rsidR="00C01051">
        <w:rPr>
          <w:rFonts w:cs="Times New Roman"/>
          <w:sz w:val="18"/>
          <w:szCs w:val="18"/>
          <w:lang w:val="en-US"/>
        </w:rPr>
        <w:t xml:space="preserve"> that are also available in the </w:t>
      </w:r>
      <w:r w:rsidR="00886C7C">
        <w:rPr>
          <w:rFonts w:cs="Times New Roman"/>
          <w:sz w:val="18"/>
          <w:szCs w:val="18"/>
          <w:lang w:val="en-US"/>
        </w:rPr>
        <w:t>census</w:t>
      </w:r>
      <w:r w:rsidR="00C01051">
        <w:rPr>
          <w:rFonts w:cs="Times New Roman"/>
          <w:sz w:val="18"/>
          <w:szCs w:val="18"/>
          <w:lang w:val="en-US"/>
        </w:rPr>
        <w:t xml:space="preserve"> data</w:t>
      </w:r>
      <w:r w:rsidRPr="00011FF8" w:rsidR="007B30DB">
        <w:rPr>
          <w:rFonts w:cs="Times New Roman"/>
          <w:sz w:val="18"/>
          <w:szCs w:val="18"/>
          <w:lang w:val="en-US"/>
        </w:rPr>
        <w:t xml:space="preserve">, </w:t>
      </w:r>
      <w:r w:rsidR="00C01051">
        <w:rPr>
          <w:rFonts w:cs="Times New Roman"/>
          <w:sz w:val="18"/>
          <w:szCs w:val="18"/>
          <w:lang w:val="en-US"/>
        </w:rPr>
        <w:t>(d)</w:t>
      </w:r>
      <w:r w:rsidR="007B30DB">
        <w:rPr>
          <w:rFonts w:cs="Times New Roman"/>
          <w:sz w:val="18"/>
          <w:szCs w:val="18"/>
          <w:lang w:val="en-US"/>
        </w:rPr>
        <w:t xml:space="preserve"> </w:t>
      </w:r>
      <w:r w:rsidRPr="00011FF8">
        <w:rPr>
          <w:rFonts w:cs="Times New Roman"/>
          <w:sz w:val="18"/>
          <w:szCs w:val="18"/>
          <w:lang w:val="en-US"/>
        </w:rPr>
        <w:t xml:space="preserve">the predicted district (admin 2 level) average based on the ML model with </w:t>
      </w:r>
      <w:r>
        <w:rPr>
          <w:rFonts w:cs="Times New Roman"/>
          <w:sz w:val="18"/>
          <w:szCs w:val="18"/>
          <w:lang w:val="en-US"/>
        </w:rPr>
        <w:t xml:space="preserve">a </w:t>
      </w:r>
      <w:r w:rsidRPr="00011FF8">
        <w:rPr>
          <w:rFonts w:cs="Times New Roman"/>
          <w:sz w:val="18"/>
          <w:szCs w:val="18"/>
          <w:lang w:val="en-US"/>
        </w:rPr>
        <w:t xml:space="preserve">restricted number of variables from the </w:t>
      </w:r>
      <w:r w:rsidR="00886C7C">
        <w:rPr>
          <w:rFonts w:cs="Times New Roman"/>
          <w:sz w:val="18"/>
          <w:szCs w:val="18"/>
          <w:lang w:val="en-US"/>
        </w:rPr>
        <w:t>census</w:t>
      </w:r>
      <w:r w:rsidRPr="00011FF8">
        <w:rPr>
          <w:rFonts w:cs="Times New Roman"/>
          <w:sz w:val="18"/>
          <w:szCs w:val="18"/>
          <w:lang w:val="en-US"/>
        </w:rPr>
        <w:t xml:space="preserve"> data. </w:t>
      </w:r>
      <w:r w:rsidR="00886C7C">
        <w:rPr>
          <w:rFonts w:cs="Times New Roman"/>
          <w:sz w:val="18"/>
          <w:szCs w:val="18"/>
          <w:lang w:val="en-US"/>
        </w:rPr>
        <w:t>The s</w:t>
      </w:r>
      <w:r w:rsidR="00314A15">
        <w:rPr>
          <w:rFonts w:cs="Times New Roman"/>
          <w:sz w:val="18"/>
          <w:szCs w:val="18"/>
          <w:lang w:val="en-US"/>
        </w:rPr>
        <w:t xml:space="preserve">cale for outcome </w:t>
      </w:r>
      <w:r w:rsidR="00CE1E19">
        <w:rPr>
          <w:rFonts w:cs="Times New Roman"/>
          <w:sz w:val="18"/>
          <w:szCs w:val="18"/>
          <w:lang w:val="en-US"/>
        </w:rPr>
        <w:t xml:space="preserve">health insurance coverage only ranges from 0-40% for better </w:t>
      </w:r>
      <w:r w:rsidR="0020333E">
        <w:rPr>
          <w:rFonts w:cs="Times New Roman"/>
          <w:sz w:val="18"/>
          <w:szCs w:val="18"/>
          <w:lang w:val="en-US"/>
        </w:rPr>
        <w:t>visualization of differences in an imbalanced sample</w:t>
      </w:r>
      <w:r w:rsidR="00CE1E19">
        <w:rPr>
          <w:rFonts w:cs="Times New Roman"/>
          <w:sz w:val="18"/>
          <w:szCs w:val="18"/>
          <w:lang w:val="en-US"/>
        </w:rPr>
        <w:t>.</w:t>
      </w:r>
      <w:r w:rsidR="009E0C1E">
        <w:rPr>
          <w:rFonts w:cs="Times New Roman"/>
          <w:sz w:val="18"/>
          <w:szCs w:val="18"/>
          <w:lang w:val="en-US"/>
        </w:rPr>
        <w:t xml:space="preserve"> </w:t>
      </w:r>
      <w:commentRangeStart w:id="26"/>
      <w:r w:rsidR="00143A58">
        <w:rPr>
          <w:rFonts w:cs="Times New Roman"/>
          <w:sz w:val="18"/>
          <w:szCs w:val="18"/>
          <w:lang w:val="en-US"/>
        </w:rPr>
        <w:t xml:space="preserve">Maps of all available </w:t>
      </w:r>
      <w:commentRangeEnd w:id="26"/>
      <w:r w:rsidR="0090187F">
        <w:rPr>
          <w:rStyle w:val="Kommentarzeichen"/>
          <w:rFonts w:cs="Times New Roman"/>
          <w:sz w:val="18"/>
          <w:szCs w:val="18"/>
          <w:lang w:val="en-US"/>
        </w:rPr>
        <w:commentReference w:id="26"/>
      </w:r>
      <w:r w:rsidR="00143A58">
        <w:rPr>
          <w:rFonts w:cs="Times New Roman"/>
          <w:sz w:val="18"/>
          <w:szCs w:val="18"/>
          <w:lang w:val="en-US"/>
        </w:rPr>
        <w:t xml:space="preserve">countries can be found in Appendix </w:t>
      </w:r>
      <w:r w:rsidR="0072325A">
        <w:rPr>
          <w:rFonts w:cs="Times New Roman"/>
          <w:sz w:val="18"/>
          <w:szCs w:val="18"/>
          <w:lang w:val="en-US"/>
        </w:rPr>
        <w:t>Table A.3.</w:t>
      </w:r>
    </w:p>
    <w:p w:rsidRPr="00143A58" w:rsidR="00126AB7" w:rsidP="00A44A9A" w:rsidRDefault="00126AB7" w14:paraId="108F2E91" w14:textId="77777777">
      <w:pPr>
        <w:spacing w:after="120" w:line="240" w:lineRule="auto"/>
        <w:rPr>
          <w:rFonts w:cs="Times New Roman"/>
          <w:sz w:val="18"/>
          <w:szCs w:val="18"/>
          <w:lang w:val="en-US"/>
        </w:rPr>
      </w:pPr>
    </w:p>
    <w:p w:rsidRPr="007564CE" w:rsidR="007564CE" w:rsidP="007564CE" w:rsidRDefault="007564CE" w14:paraId="16369EC3" w14:textId="77777777">
      <w:pPr>
        <w:spacing w:after="120" w:line="240" w:lineRule="auto"/>
        <w:rPr>
          <w:rFonts w:cs="Times New Roman"/>
          <w:sz w:val="18"/>
          <w:szCs w:val="18"/>
          <w:lang w:val="en-US"/>
        </w:rPr>
      </w:pPr>
    </w:p>
    <w:p w:rsidRPr="00F34B3E" w:rsidR="00847B2D" w:rsidP="00B279D9" w:rsidRDefault="00847B2D" w14:paraId="3DA9BA48" w14:textId="617824D5">
      <w:pPr>
        <w:pStyle w:val="berschrift1"/>
        <w:numPr>
          <w:ilvl w:val="0"/>
          <w:numId w:val="4"/>
        </w:numPr>
        <w:rPr>
          <w:rFonts w:cs="Times New Roman"/>
          <w:color w:val="auto"/>
          <w:shd w:val="clear" w:color="auto" w:fill="FFFFFF"/>
          <w:lang w:val="en-US"/>
        </w:rPr>
      </w:pPr>
      <w:commentRangeStart w:id="27"/>
      <w:r w:rsidRPr="00F34B3E">
        <w:rPr>
          <w:rFonts w:cs="Times New Roman"/>
          <w:color w:val="auto"/>
          <w:shd w:val="clear" w:color="auto" w:fill="FFFFFF"/>
          <w:lang w:val="en-US"/>
        </w:rPr>
        <w:t>Conclusion</w:t>
      </w:r>
      <w:commentRangeEnd w:id="27"/>
      <w:r w:rsidRPr="00F34B3E" w:rsidR="003C2386">
        <w:rPr>
          <w:rStyle w:val="Kommentarzeichen"/>
          <w:rFonts w:cs="Times New Roman"/>
          <w:color w:val="auto"/>
          <w:sz w:val="32"/>
          <w:szCs w:val="32"/>
          <w:shd w:val="clear" w:color="auto" w:fill="FFFFFF"/>
          <w:lang w:val="en-US"/>
        </w:rPr>
        <w:commentReference w:id="27"/>
      </w:r>
    </w:p>
    <w:p w:rsidRPr="00F34B3E" w:rsidR="0003144A" w:rsidP="0003144A" w:rsidRDefault="00E02644" w14:paraId="26A8032A" w14:textId="0CA0F533">
      <w:pPr>
        <w:pStyle w:val="KeinLeerraum"/>
        <w:spacing w:after="120" w:line="360" w:lineRule="auto"/>
        <w:ind w:firstLine="284"/>
        <w:rPr>
          <w:lang w:val="en-US"/>
        </w:rPr>
      </w:pPr>
      <w:r w:rsidRPr="00F34B3E">
        <w:rPr>
          <w:lang w:val="en-US"/>
        </w:rPr>
        <w:t xml:space="preserve">This study addresses a crucial challenge in achieving UHC: </w:t>
      </w:r>
      <w:r w:rsidR="004D7CB6">
        <w:rPr>
          <w:lang w:val="en-US"/>
        </w:rPr>
        <w:t>h</w:t>
      </w:r>
      <w:r w:rsidRPr="00F34B3E">
        <w:rPr>
          <w:lang w:val="en-US"/>
        </w:rPr>
        <w:t>ow can the included and excluded population</w:t>
      </w:r>
      <w:r w:rsidRPr="00F34B3E" w:rsidR="00F91D64">
        <w:rPr>
          <w:lang w:val="en-US"/>
        </w:rPr>
        <w:t xml:space="preserve"> of (</w:t>
      </w:r>
      <w:proofErr w:type="spellStart"/>
      <w:r w:rsidRPr="00F34B3E" w:rsidR="00F91D64">
        <w:rPr>
          <w:lang w:val="en-US"/>
        </w:rPr>
        <w:t>i</w:t>
      </w:r>
      <w:proofErr w:type="spellEnd"/>
      <w:r w:rsidRPr="00F34B3E" w:rsidR="00F91D64">
        <w:rPr>
          <w:lang w:val="en-US"/>
        </w:rPr>
        <w:t>) health insurance coverage and (ii) basic health service</w:t>
      </w:r>
      <w:r w:rsidRPr="00F34B3E">
        <w:rPr>
          <w:lang w:val="en-US"/>
        </w:rPr>
        <w:t xml:space="preserve"> </w:t>
      </w:r>
      <w:r w:rsidRPr="00F34B3E" w:rsidR="00F91D64">
        <w:rPr>
          <w:lang w:val="en-US"/>
        </w:rPr>
        <w:t xml:space="preserve">usage </w:t>
      </w:r>
      <w:r w:rsidRPr="00F34B3E">
        <w:rPr>
          <w:lang w:val="en-US"/>
        </w:rPr>
        <w:t>be better identified?</w:t>
      </w:r>
      <w:r w:rsidRPr="00F34B3E" w:rsidR="0003144A">
        <w:rPr>
          <w:lang w:val="en-US"/>
        </w:rPr>
        <w:t xml:space="preserve"> Based </w:t>
      </w:r>
      <w:r w:rsidRPr="00F34B3E" w:rsidR="001C4FC9">
        <w:rPr>
          <w:lang w:val="en-US"/>
        </w:rPr>
        <w:t xml:space="preserve">on </w:t>
      </w:r>
      <w:r w:rsidRPr="00F34B3E" w:rsidR="00FC22A1">
        <w:rPr>
          <w:lang w:val="en-US"/>
        </w:rPr>
        <w:t xml:space="preserve">data </w:t>
      </w:r>
      <w:r w:rsidRPr="00F34B3E" w:rsidR="002C0CD7">
        <w:rPr>
          <w:lang w:val="en-US"/>
        </w:rPr>
        <w:t>from</w:t>
      </w:r>
      <w:r w:rsidRPr="00F34B3E" w:rsidR="00FC22A1">
        <w:rPr>
          <w:lang w:val="en-US"/>
        </w:rPr>
        <w:t xml:space="preserve"> 3</w:t>
      </w:r>
      <w:r w:rsidR="00F07F08">
        <w:rPr>
          <w:lang w:val="en-US"/>
        </w:rPr>
        <w:t>9</w:t>
      </w:r>
      <w:r w:rsidRPr="00F34B3E" w:rsidR="00FC22A1">
        <w:rPr>
          <w:lang w:val="en-US"/>
        </w:rPr>
        <w:t xml:space="preserve"> SSA countries</w:t>
      </w:r>
      <w:r w:rsidRPr="00F34B3E" w:rsidR="0003144A">
        <w:rPr>
          <w:lang w:val="en-US"/>
        </w:rPr>
        <w:t xml:space="preserve">, where access to financial protection and basic health care is still the most limited, </w:t>
      </w:r>
      <w:r w:rsidR="009A235C">
        <w:rPr>
          <w:lang w:val="en-US"/>
        </w:rPr>
        <w:t xml:space="preserve">in this study, </w:t>
      </w:r>
      <w:r w:rsidRPr="00F34B3E" w:rsidR="0003144A">
        <w:rPr>
          <w:lang w:val="en-US"/>
        </w:rPr>
        <w:t xml:space="preserve">we </w:t>
      </w:r>
      <w:r w:rsidRPr="00F34B3E" w:rsidR="0098288C">
        <w:rPr>
          <w:lang w:val="en-US"/>
        </w:rPr>
        <w:t xml:space="preserve">are the first </w:t>
      </w:r>
      <w:r w:rsidR="009A235C">
        <w:rPr>
          <w:lang w:val="en-US"/>
        </w:rPr>
        <w:t xml:space="preserve">to </w:t>
      </w:r>
      <w:r w:rsidR="00C7059B">
        <w:rPr>
          <w:lang w:val="en-US"/>
        </w:rPr>
        <w:t>provide</w:t>
      </w:r>
      <w:r w:rsidRPr="00F34B3E" w:rsidR="0003144A">
        <w:rPr>
          <w:lang w:val="en-US"/>
        </w:rPr>
        <w:t xml:space="preserve"> insights on </w:t>
      </w:r>
      <w:r w:rsidRPr="00F34B3E" w:rsidR="002C0CD7">
        <w:rPr>
          <w:lang w:val="en-US"/>
        </w:rPr>
        <w:t>improving</w:t>
      </w:r>
      <w:r w:rsidRPr="00F34B3E" w:rsidR="0003144A">
        <w:rPr>
          <w:lang w:val="en-US"/>
        </w:rPr>
        <w:t xml:space="preserve"> predictions </w:t>
      </w:r>
      <w:r w:rsidRPr="00F34B3E" w:rsidR="001C4FC9">
        <w:rPr>
          <w:lang w:val="en-US"/>
        </w:rPr>
        <w:t>using machine learning techniques</w:t>
      </w:r>
      <w:r w:rsidRPr="00F34B3E" w:rsidR="0098288C">
        <w:rPr>
          <w:lang w:val="en-US"/>
        </w:rPr>
        <w:t xml:space="preserve">. In addition, we </w:t>
      </w:r>
      <w:r w:rsidRPr="00F34B3E" w:rsidR="0003144A">
        <w:rPr>
          <w:lang w:val="en-US"/>
        </w:rPr>
        <w:t>enable better targeting of</w:t>
      </w:r>
      <w:r w:rsidRPr="00F34B3E" w:rsidR="003A1903">
        <w:rPr>
          <w:lang w:val="en-US"/>
        </w:rPr>
        <w:t xml:space="preserve"> the outcomes by providing a </w:t>
      </w:r>
      <w:r w:rsidRPr="00F34B3E" w:rsidR="0098288C">
        <w:rPr>
          <w:lang w:val="en-US"/>
        </w:rPr>
        <w:t xml:space="preserve">better understanding of important factors for the predictions </w:t>
      </w:r>
      <w:r w:rsidRPr="00F34B3E" w:rsidR="002C0CD7">
        <w:rPr>
          <w:lang w:val="en-US"/>
        </w:rPr>
        <w:t>and</w:t>
      </w:r>
      <w:r w:rsidRPr="00F34B3E" w:rsidR="0098288C">
        <w:rPr>
          <w:lang w:val="en-US"/>
        </w:rPr>
        <w:t xml:space="preserve"> maps on lower administrative levels</w:t>
      </w:r>
      <w:r w:rsidR="00237FA9">
        <w:rPr>
          <w:lang w:val="en-US"/>
        </w:rPr>
        <w:t xml:space="preserve"> (districts)</w:t>
      </w:r>
      <w:r w:rsidRPr="00F34B3E" w:rsidR="0098288C">
        <w:rPr>
          <w:lang w:val="en-US"/>
        </w:rPr>
        <w:t>, highlighting within-country variations.</w:t>
      </w:r>
    </w:p>
    <w:p w:rsidRPr="00F34B3E" w:rsidR="00FF3199" w:rsidP="001C4FC9" w:rsidRDefault="001C4FC9" w14:paraId="0FF4FD6B" w14:textId="30FB0466">
      <w:pPr>
        <w:pStyle w:val="KeinLeerraum"/>
        <w:spacing w:after="120" w:line="360" w:lineRule="auto"/>
        <w:ind w:firstLine="284"/>
        <w:rPr>
          <w:lang w:val="en-US"/>
        </w:rPr>
      </w:pPr>
      <w:r w:rsidRPr="00F34B3E">
        <w:rPr>
          <w:lang w:val="en-US"/>
        </w:rPr>
        <w:t>Overall, t</w:t>
      </w:r>
      <w:r w:rsidRPr="00F34B3E" w:rsidR="004E50E8">
        <w:rPr>
          <w:lang w:val="en-US"/>
        </w:rPr>
        <w:t>he comparison among the 3</w:t>
      </w:r>
      <w:r w:rsidR="00F07F08">
        <w:rPr>
          <w:lang w:val="en-US"/>
        </w:rPr>
        <w:t>9</w:t>
      </w:r>
      <w:r w:rsidRPr="00F34B3E" w:rsidR="004E50E8">
        <w:rPr>
          <w:lang w:val="en-US"/>
        </w:rPr>
        <w:t xml:space="preserve"> SSA countries </w:t>
      </w:r>
      <w:r w:rsidRPr="00F34B3E" w:rsidR="00F91767">
        <w:rPr>
          <w:lang w:val="en-US"/>
        </w:rPr>
        <w:t>shows</w:t>
      </w:r>
      <w:r w:rsidRPr="00F34B3E" w:rsidR="006316BB">
        <w:rPr>
          <w:lang w:val="en-US"/>
        </w:rPr>
        <w:t xml:space="preserve"> </w:t>
      </w:r>
      <w:r w:rsidRPr="00F34B3E" w:rsidR="004E50E8">
        <w:rPr>
          <w:lang w:val="en-US"/>
        </w:rPr>
        <w:t>a great variation in health insurance coverage rates</w:t>
      </w:r>
      <w:r w:rsidRPr="00F34B3E" w:rsidR="00216C36">
        <w:rPr>
          <w:lang w:val="en-US"/>
        </w:rPr>
        <w:t xml:space="preserve"> </w:t>
      </w:r>
      <w:r w:rsidRPr="00F34B3E" w:rsidR="004E50E8">
        <w:rPr>
          <w:lang w:val="en-US"/>
        </w:rPr>
        <w:t>among countries, rarely exceeding the SSA average of 7%, with some exceptions</w:t>
      </w:r>
      <w:r w:rsidRPr="00F34B3E" w:rsidR="00665854">
        <w:rPr>
          <w:lang w:val="en-US"/>
        </w:rPr>
        <w:t>,</w:t>
      </w:r>
      <w:r w:rsidRPr="00F34B3E" w:rsidR="004E50E8">
        <w:rPr>
          <w:lang w:val="en-US"/>
        </w:rPr>
        <w:t xml:space="preserve"> such as </w:t>
      </w:r>
      <w:r w:rsidRPr="00F34B3E">
        <w:rPr>
          <w:lang w:val="en-US"/>
        </w:rPr>
        <w:t>Rwanda with 8</w:t>
      </w:r>
      <w:r w:rsidR="00C113C0">
        <w:rPr>
          <w:lang w:val="en-US"/>
        </w:rPr>
        <w:t>3</w:t>
      </w:r>
      <w:r w:rsidRPr="00F34B3E">
        <w:rPr>
          <w:lang w:val="en-US"/>
        </w:rPr>
        <w:t>%, Ghana with 6</w:t>
      </w:r>
      <w:r w:rsidR="00C113C0">
        <w:rPr>
          <w:lang w:val="en-US"/>
        </w:rPr>
        <w:t>6</w:t>
      </w:r>
      <w:r w:rsidRPr="00F34B3E" w:rsidR="004E50E8">
        <w:rPr>
          <w:lang w:val="en-US"/>
        </w:rPr>
        <w:t>%</w:t>
      </w:r>
      <w:r w:rsidRPr="00F34B3E">
        <w:rPr>
          <w:lang w:val="en-US"/>
        </w:rPr>
        <w:t>, and Burundi with 23%</w:t>
      </w:r>
      <w:r w:rsidRPr="00F34B3E" w:rsidR="00180B55">
        <w:rPr>
          <w:lang w:val="en-US"/>
        </w:rPr>
        <w:t xml:space="preserve">. </w:t>
      </w:r>
      <w:r w:rsidRPr="00F34B3E" w:rsidR="000478F8">
        <w:rPr>
          <w:lang w:val="en-US"/>
        </w:rPr>
        <w:t xml:space="preserve">The percentage of people </w:t>
      </w:r>
      <w:r w:rsidRPr="00F34B3E" w:rsidR="0098288C">
        <w:rPr>
          <w:lang w:val="en-US"/>
        </w:rPr>
        <w:t>using health</w:t>
      </w:r>
      <w:r w:rsidRPr="00F34B3E" w:rsidR="00F91767">
        <w:rPr>
          <w:lang w:val="en-US"/>
        </w:rPr>
        <w:t xml:space="preserve"> </w:t>
      </w:r>
      <w:r w:rsidRPr="00F34B3E" w:rsidR="000478F8">
        <w:rPr>
          <w:lang w:val="en-US"/>
        </w:rPr>
        <w:t>services</w:t>
      </w:r>
      <w:r w:rsidRPr="00F34B3E" w:rsidR="00F91767">
        <w:rPr>
          <w:lang w:val="en-US"/>
        </w:rPr>
        <w:t>, such as visiting a health facility, giving birth in a health facility, and hav</w:t>
      </w:r>
      <w:r w:rsidRPr="00F34B3E" w:rsidR="00665854">
        <w:rPr>
          <w:lang w:val="en-US"/>
        </w:rPr>
        <w:t>ing</w:t>
      </w:r>
      <w:r w:rsidRPr="00F34B3E" w:rsidR="00F91767">
        <w:rPr>
          <w:lang w:val="en-US"/>
        </w:rPr>
        <w:t xml:space="preserve"> a postnatal check</w:t>
      </w:r>
      <w:r w:rsidR="009A235C">
        <w:rPr>
          <w:lang w:val="en-US"/>
        </w:rPr>
        <w:t>-up</w:t>
      </w:r>
      <w:r w:rsidRPr="00F34B3E" w:rsidR="00F91767">
        <w:rPr>
          <w:lang w:val="en-US"/>
        </w:rPr>
        <w:t xml:space="preserve">, also </w:t>
      </w:r>
      <w:r w:rsidRPr="00F34B3E">
        <w:rPr>
          <w:lang w:val="en-US"/>
        </w:rPr>
        <w:t xml:space="preserve">shows a </w:t>
      </w:r>
      <w:r w:rsidRPr="00F34B3E" w:rsidR="002C0CD7">
        <w:rPr>
          <w:lang w:val="en-US"/>
        </w:rPr>
        <w:t>relatively</w:t>
      </w:r>
      <w:r w:rsidRPr="00F34B3E">
        <w:rPr>
          <w:lang w:val="en-US"/>
        </w:rPr>
        <w:t xml:space="preserve"> low rate (</w:t>
      </w:r>
      <w:r w:rsidR="00C113C0">
        <w:rPr>
          <w:lang w:val="en-US"/>
        </w:rPr>
        <w:t>51</w:t>
      </w:r>
      <w:r w:rsidRPr="00F34B3E">
        <w:rPr>
          <w:lang w:val="en-US"/>
        </w:rPr>
        <w:t>%, 70%,</w:t>
      </w:r>
      <w:r w:rsidRPr="00F34B3E" w:rsidR="002C0CD7">
        <w:rPr>
          <w:lang w:val="en-US"/>
        </w:rPr>
        <w:t xml:space="preserve"> and</w:t>
      </w:r>
      <w:r w:rsidRPr="00F34B3E">
        <w:rPr>
          <w:lang w:val="en-US"/>
        </w:rPr>
        <w:t xml:space="preserve"> 44</w:t>
      </w:r>
      <w:r w:rsidRPr="00F34B3E" w:rsidR="000478F8">
        <w:rPr>
          <w:lang w:val="en-US"/>
        </w:rPr>
        <w:t>%, respectively)</w:t>
      </w:r>
      <w:r w:rsidRPr="00F34B3E" w:rsidR="00075972">
        <w:rPr>
          <w:lang w:val="en-US"/>
        </w:rPr>
        <w:t>. Our results emphasize</w:t>
      </w:r>
      <w:r w:rsidRPr="00F34B3E" w:rsidR="00F91767">
        <w:rPr>
          <w:lang w:val="en-US"/>
        </w:rPr>
        <w:t xml:space="preserve"> </w:t>
      </w:r>
      <w:r w:rsidRPr="00F34B3E" w:rsidR="000478F8">
        <w:rPr>
          <w:lang w:val="en-US"/>
        </w:rPr>
        <w:t xml:space="preserve">that SSA is still </w:t>
      </w:r>
      <w:r w:rsidRPr="00F34B3E" w:rsidR="003A1903">
        <w:rPr>
          <w:lang w:val="en-US"/>
        </w:rPr>
        <w:t>very far from UHC</w:t>
      </w:r>
      <w:r w:rsidRPr="00F34B3E" w:rsidR="002C0CD7">
        <w:rPr>
          <w:lang w:val="en-US"/>
        </w:rPr>
        <w:t>,</w:t>
      </w:r>
      <w:r w:rsidRPr="00F34B3E" w:rsidR="003A1903">
        <w:rPr>
          <w:lang w:val="en-US"/>
        </w:rPr>
        <w:t xml:space="preserve"> </w:t>
      </w:r>
      <w:r w:rsidRPr="00F34B3E" w:rsidR="00075972">
        <w:rPr>
          <w:lang w:val="en-US"/>
        </w:rPr>
        <w:t xml:space="preserve">and there is a great need to improve coverage and </w:t>
      </w:r>
      <w:r w:rsidRPr="00F34B3E" w:rsidR="00A81E53">
        <w:rPr>
          <w:lang w:val="en-US"/>
        </w:rPr>
        <w:t>usage</w:t>
      </w:r>
      <w:r w:rsidRPr="00F34B3E" w:rsidR="006316BB">
        <w:rPr>
          <w:lang w:val="en-US"/>
        </w:rPr>
        <w:t>.</w:t>
      </w:r>
      <w:r w:rsidRPr="00F34B3E" w:rsidR="00FF3199">
        <w:rPr>
          <w:lang w:val="en-US"/>
        </w:rPr>
        <w:t xml:space="preserve"> </w:t>
      </w:r>
    </w:p>
    <w:p w:rsidRPr="00F34B3E" w:rsidR="00901945" w:rsidP="00901945" w:rsidRDefault="006316BB" w14:paraId="4FF574EB" w14:textId="778966B1">
      <w:pPr>
        <w:pStyle w:val="KeinLeerraum"/>
        <w:spacing w:after="120" w:line="360" w:lineRule="auto"/>
        <w:ind w:firstLine="284"/>
      </w:pPr>
      <w:r w:rsidRPr="00F34B3E">
        <w:rPr>
          <w:lang w:val="en-US"/>
        </w:rPr>
        <w:t>Our empirical analy</w:t>
      </w:r>
      <w:r w:rsidRPr="00F34B3E" w:rsidR="003A1903">
        <w:rPr>
          <w:lang w:val="en-US"/>
        </w:rPr>
        <w:t>sis shows that machine learning</w:t>
      </w:r>
      <w:r w:rsidRPr="00F34B3E" w:rsidR="00ED6534">
        <w:rPr>
          <w:lang w:val="en-US"/>
        </w:rPr>
        <w:t xml:space="preserve"> </w:t>
      </w:r>
      <w:r w:rsidRPr="00F34B3E">
        <w:rPr>
          <w:lang w:val="en-US"/>
        </w:rPr>
        <w:t xml:space="preserve">techniques instead of the classical </w:t>
      </w:r>
      <w:r w:rsidRPr="00F34B3E" w:rsidR="003A1903">
        <w:rPr>
          <w:lang w:val="en-US"/>
        </w:rPr>
        <w:t>logistical regression approach can</w:t>
      </w:r>
      <w:r w:rsidRPr="00F34B3E">
        <w:rPr>
          <w:lang w:val="en-US"/>
        </w:rPr>
        <w:t xml:space="preserve"> </w:t>
      </w:r>
      <w:r w:rsidRPr="00F34B3E" w:rsidR="00075972">
        <w:rPr>
          <w:lang w:val="en-US"/>
        </w:rPr>
        <w:t xml:space="preserve">improve the accuracy of predicting </w:t>
      </w:r>
      <w:r w:rsidRPr="00F34B3E" w:rsidR="0098288C">
        <w:rPr>
          <w:lang w:val="en-US"/>
        </w:rPr>
        <w:t>our outcomes</w:t>
      </w:r>
      <w:r w:rsidRPr="00F34B3E" w:rsidR="003A1903">
        <w:rPr>
          <w:lang w:val="en-US"/>
        </w:rPr>
        <w:t>. Our model</w:t>
      </w:r>
      <w:r w:rsidRPr="00F34B3E" w:rsidR="0098288C">
        <w:rPr>
          <w:lang w:val="en-US"/>
        </w:rPr>
        <w:t>s</w:t>
      </w:r>
      <w:r w:rsidRPr="00F34B3E" w:rsidR="00C200DD">
        <w:rPr>
          <w:lang w:val="en-US"/>
        </w:rPr>
        <w:t>,</w:t>
      </w:r>
      <w:r w:rsidRPr="00F34B3E" w:rsidR="003A1903">
        <w:rPr>
          <w:lang w:val="en-US"/>
        </w:rPr>
        <w:t xml:space="preserve"> with over </w:t>
      </w:r>
      <w:r w:rsidR="00C113C0">
        <w:rPr>
          <w:lang w:val="en-US"/>
        </w:rPr>
        <w:t>49</w:t>
      </w:r>
      <w:r w:rsidRPr="00F34B3E" w:rsidR="003A1903">
        <w:rPr>
          <w:lang w:val="en-US"/>
        </w:rPr>
        <w:t>0,000 observations from 3</w:t>
      </w:r>
      <w:r w:rsidR="00F07F08">
        <w:rPr>
          <w:lang w:val="en-US"/>
        </w:rPr>
        <w:t>3</w:t>
      </w:r>
      <w:r w:rsidRPr="00F34B3E" w:rsidR="003A1903">
        <w:rPr>
          <w:lang w:val="en-US"/>
        </w:rPr>
        <w:t xml:space="preserve"> SSA countries and </w:t>
      </w:r>
      <w:r w:rsidR="00F07F08">
        <w:rPr>
          <w:lang w:val="en-US"/>
        </w:rPr>
        <w:t>2</w:t>
      </w:r>
      <w:r w:rsidR="00C113C0">
        <w:rPr>
          <w:lang w:val="en-US"/>
        </w:rPr>
        <w:t>8</w:t>
      </w:r>
      <w:r w:rsidRPr="00F34B3E" w:rsidR="003A1903">
        <w:rPr>
          <w:lang w:val="en-US"/>
        </w:rPr>
        <w:t xml:space="preserve"> covariates</w:t>
      </w:r>
      <w:r w:rsidRPr="00F34B3E" w:rsidR="00C200DD">
        <w:rPr>
          <w:lang w:val="en-US"/>
        </w:rPr>
        <w:t>,</w:t>
      </w:r>
      <w:r w:rsidRPr="00F34B3E" w:rsidR="003A1903">
        <w:rPr>
          <w:lang w:val="en-US"/>
        </w:rPr>
        <w:t xml:space="preserve"> highlight that </w:t>
      </w:r>
      <w:r w:rsidRPr="00F34B3E" w:rsidR="00DE24A0">
        <w:rPr>
          <w:lang w:val="en-US"/>
        </w:rPr>
        <w:t>overall accuracy and s</w:t>
      </w:r>
      <w:r w:rsidRPr="00F34B3E" w:rsidR="002C5B6C">
        <w:rPr>
          <w:lang w:val="en-US"/>
        </w:rPr>
        <w:t xml:space="preserve">ensitivity (correctly predicted positive cases) </w:t>
      </w:r>
      <w:r w:rsidRPr="00F34B3E" w:rsidR="00DE24A0">
        <w:rPr>
          <w:lang w:val="en-US"/>
        </w:rPr>
        <w:t xml:space="preserve">can be substantially </w:t>
      </w:r>
      <w:r w:rsidRPr="00F34B3E" w:rsidR="002C5B6C">
        <w:rPr>
          <w:lang w:val="en-US"/>
        </w:rPr>
        <w:t>increased</w:t>
      </w:r>
      <w:r w:rsidRPr="00F34B3E" w:rsidR="00DE24A0">
        <w:rPr>
          <w:lang w:val="en-US"/>
        </w:rPr>
        <w:t xml:space="preserve">, improving our understanding of who and where the most vulnerable population groups are. For </w:t>
      </w:r>
      <w:r w:rsidRPr="00F34B3E" w:rsidR="002C0CD7">
        <w:rPr>
          <w:lang w:val="en-US"/>
        </w:rPr>
        <w:t>example,</w:t>
      </w:r>
      <w:r w:rsidRPr="00F34B3E" w:rsidR="00DE24A0">
        <w:rPr>
          <w:lang w:val="en-US"/>
        </w:rPr>
        <w:t xml:space="preserve"> increases sensitivity for the prediction</w:t>
      </w:r>
      <w:r w:rsidRPr="00F34B3E" w:rsidR="002C5B6C">
        <w:rPr>
          <w:lang w:val="en-US"/>
        </w:rPr>
        <w:t xml:space="preserve"> of health insurance coverage </w:t>
      </w:r>
      <w:r w:rsidRPr="00F34B3E" w:rsidR="00ED6534">
        <w:rPr>
          <w:lang w:val="en-US"/>
        </w:rPr>
        <w:t xml:space="preserve">from </w:t>
      </w:r>
      <w:r w:rsidR="00C113C0">
        <w:rPr>
          <w:lang w:val="en-US"/>
        </w:rPr>
        <w:t>0</w:t>
      </w:r>
      <w:r w:rsidRPr="00F34B3E" w:rsidR="00ED6534">
        <w:rPr>
          <w:lang w:val="en-US"/>
        </w:rPr>
        <w:t xml:space="preserve">% </w:t>
      </w:r>
      <w:r w:rsidRPr="00F34B3E" w:rsidR="002C5B6C">
        <w:rPr>
          <w:lang w:val="en-US"/>
        </w:rPr>
        <w:t xml:space="preserve">to </w:t>
      </w:r>
      <w:r w:rsidR="00C113C0">
        <w:rPr>
          <w:lang w:val="en-US"/>
        </w:rPr>
        <w:t>22</w:t>
      </w:r>
      <w:r w:rsidRPr="00F34B3E" w:rsidR="002C5B6C">
        <w:rPr>
          <w:lang w:val="en-US"/>
        </w:rPr>
        <w:t>%</w:t>
      </w:r>
      <w:r w:rsidRPr="00F34B3E" w:rsidR="00DE24A0">
        <w:rPr>
          <w:lang w:val="en-US"/>
        </w:rPr>
        <w:t xml:space="preserve">, for visiting a health insurance from </w:t>
      </w:r>
      <w:r w:rsidR="00C113C0">
        <w:rPr>
          <w:lang w:val="en-US"/>
        </w:rPr>
        <w:t>32</w:t>
      </w:r>
      <w:r w:rsidRPr="00F34B3E" w:rsidR="00DE24A0">
        <w:rPr>
          <w:lang w:val="en-US"/>
        </w:rPr>
        <w:t>% to 6</w:t>
      </w:r>
      <w:r w:rsidR="00C113C0">
        <w:rPr>
          <w:lang w:val="en-US"/>
        </w:rPr>
        <w:t>9</w:t>
      </w:r>
      <w:r w:rsidRPr="00F34B3E" w:rsidR="00DE24A0">
        <w:rPr>
          <w:lang w:val="en-US"/>
        </w:rPr>
        <w:t xml:space="preserve">%, for giving birth in a health facility from </w:t>
      </w:r>
      <w:r w:rsidR="00C113C0">
        <w:rPr>
          <w:lang w:val="en-US"/>
        </w:rPr>
        <w:t>78</w:t>
      </w:r>
      <w:r w:rsidRPr="00F34B3E" w:rsidR="00DE24A0">
        <w:rPr>
          <w:lang w:val="en-US"/>
        </w:rPr>
        <w:t xml:space="preserve">% to 92%, and for having a postnatal check from </w:t>
      </w:r>
      <w:r w:rsidR="00C113C0">
        <w:rPr>
          <w:lang w:val="en-US"/>
        </w:rPr>
        <w:t>1</w:t>
      </w:r>
      <w:r w:rsidRPr="00F34B3E" w:rsidR="00901945">
        <w:rPr>
          <w:lang w:val="en-US"/>
        </w:rPr>
        <w:t xml:space="preserve">% to </w:t>
      </w:r>
      <w:r w:rsidR="00C113C0">
        <w:rPr>
          <w:lang w:val="en-US"/>
        </w:rPr>
        <w:t>27</w:t>
      </w:r>
      <w:r w:rsidRPr="00F34B3E" w:rsidR="00901945">
        <w:rPr>
          <w:lang w:val="en-US"/>
        </w:rPr>
        <w:t>%.</w:t>
      </w:r>
      <w:r w:rsidRPr="00F34B3E" w:rsidR="002C5B6C">
        <w:rPr>
          <w:lang w:val="en-US"/>
        </w:rPr>
        <w:t xml:space="preserve"> </w:t>
      </w:r>
      <w:r w:rsidRPr="00F34B3E" w:rsidR="00ED6534">
        <w:rPr>
          <w:lang w:val="en-US"/>
        </w:rPr>
        <w:t xml:space="preserve">These results contribute to the growing literature using ML techniques with the aim of better targeting policies </w:t>
      </w:r>
      <w:r w:rsidRPr="00F34B3E" w:rsidR="00FC01FD">
        <w:rPr>
          <w:lang w:val="en-US"/>
        </w:rPr>
        <w:t xml:space="preserve">(e.g., Blair et al, 2017; </w:t>
      </w:r>
      <w:r w:rsidRPr="00F34B3E" w:rsidR="00614A97">
        <w:rPr>
          <w:lang w:val="en-US"/>
        </w:rPr>
        <w:t>Sansone and Zhu</w:t>
      </w:r>
      <w:r w:rsidRPr="00F34B3E" w:rsidR="00FC01FD">
        <w:rPr>
          <w:lang w:val="en-US"/>
        </w:rPr>
        <w:t>, 2021; Brahma et al., 2021; Müller et al., 2019)</w:t>
      </w:r>
      <w:r w:rsidRPr="00F34B3E" w:rsidR="002C5B6C">
        <w:rPr>
          <w:lang w:val="en-US"/>
        </w:rPr>
        <w:t>.</w:t>
      </w:r>
      <w:r w:rsidRPr="00F34B3E" w:rsidR="002C5B6C">
        <w:t xml:space="preserve"> </w:t>
      </w:r>
    </w:p>
    <w:p w:rsidRPr="00F34B3E" w:rsidR="00836769" w:rsidP="00BA6687" w:rsidRDefault="00901945" w14:paraId="79D7E3E6" w14:textId="6FFDF6E1">
      <w:pPr>
        <w:pStyle w:val="KeinLeerraum"/>
        <w:spacing w:after="120" w:line="360" w:lineRule="auto"/>
        <w:ind w:firstLine="284"/>
        <w:rPr>
          <w:lang w:val="en-US"/>
        </w:rPr>
      </w:pPr>
      <w:r w:rsidRPr="00F34B3E">
        <w:rPr>
          <w:lang w:val="en-US"/>
        </w:rPr>
        <w:t>Compared to other models</w:t>
      </w:r>
      <w:r w:rsidR="009A235C">
        <w:rPr>
          <w:lang w:val="en-US"/>
        </w:rPr>
        <w:t xml:space="preserve"> currently</w:t>
      </w:r>
      <w:r w:rsidRPr="00F34B3E">
        <w:rPr>
          <w:lang w:val="en-US"/>
        </w:rPr>
        <w:t xml:space="preserve"> used, the model performance of all our ML models has a higher level of </w:t>
      </w:r>
      <w:r w:rsidRPr="00F34B3E" w:rsidR="00BA6687">
        <w:rPr>
          <w:lang w:val="en-US"/>
        </w:rPr>
        <w:t>a</w:t>
      </w:r>
      <w:r w:rsidRPr="00F34B3E">
        <w:rPr>
          <w:lang w:val="en-US"/>
        </w:rPr>
        <w:t xml:space="preserve">ccuracy (Blair et al., 2017; Beger et al., 2016; Chiba &amp; Gleditsch, 2017). For example, the model to predict local violence in Liberia never exceeded an </w:t>
      </w:r>
      <w:r w:rsidRPr="00F34B3E" w:rsidR="002C0CD7">
        <w:rPr>
          <w:lang w:val="en-US"/>
        </w:rPr>
        <w:t>a</w:t>
      </w:r>
      <w:r w:rsidRPr="00F34B3E">
        <w:rPr>
          <w:lang w:val="en-US"/>
        </w:rPr>
        <w:t xml:space="preserve">ccuracy of around 79%, whereas </w:t>
      </w:r>
      <w:r w:rsidR="009A235C">
        <w:rPr>
          <w:lang w:val="en-US"/>
        </w:rPr>
        <w:t>in this study we</w:t>
      </w:r>
      <w:r w:rsidRPr="00F34B3E">
        <w:rPr>
          <w:lang w:val="en-US"/>
        </w:rPr>
        <w:t xml:space="preserve"> have up to around</w:t>
      </w:r>
      <w:r w:rsidR="00C113C0">
        <w:rPr>
          <w:lang w:val="en-US"/>
        </w:rPr>
        <w:t xml:space="preserve"> 89</w:t>
      </w:r>
      <w:r w:rsidRPr="00F34B3E">
        <w:rPr>
          <w:lang w:val="en-US"/>
        </w:rPr>
        <w:t xml:space="preserve">% (Blair et al., 2017). The authors argue that some outcomes might be more difficult to predict than others due to the complexity </w:t>
      </w:r>
      <w:r w:rsidRPr="00F34B3E" w:rsidR="00F91D64">
        <w:rPr>
          <w:lang w:val="en-US"/>
        </w:rPr>
        <w:t>of</w:t>
      </w:r>
      <w:r w:rsidRPr="00F34B3E">
        <w:rPr>
          <w:lang w:val="en-US"/>
        </w:rPr>
        <w:t xml:space="preserve"> behavior or due to the data structure (e.g., variation in the variables, panel structure, number of observations, etc.). </w:t>
      </w:r>
      <w:r w:rsidRPr="00F34B3E" w:rsidR="00BA6687">
        <w:rPr>
          <w:lang w:val="en-US"/>
        </w:rPr>
        <w:t>Indeed, we also see</w:t>
      </w:r>
      <w:r w:rsidRPr="00F34B3E">
        <w:rPr>
          <w:lang w:val="en-US"/>
        </w:rPr>
        <w:t xml:space="preserve"> </w:t>
      </w:r>
      <w:r w:rsidRPr="00F34B3E" w:rsidR="00BA6687">
        <w:rPr>
          <w:lang w:val="en-US"/>
        </w:rPr>
        <w:t>f</w:t>
      </w:r>
      <w:r w:rsidRPr="00F34B3E" w:rsidR="00A84840">
        <w:rPr>
          <w:lang w:val="en-US"/>
        </w:rPr>
        <w:t xml:space="preserve">or our model for health insurance </w:t>
      </w:r>
      <w:r w:rsidRPr="00F34B3E" w:rsidR="00836769">
        <w:rPr>
          <w:lang w:val="en-US"/>
        </w:rPr>
        <w:t>coverage, which</w:t>
      </w:r>
      <w:r w:rsidRPr="00F34B3E" w:rsidR="00A84840">
        <w:rPr>
          <w:lang w:val="en-US"/>
        </w:rPr>
        <w:t xml:space="preserve"> consists of an imbalanced dataset of 7% </w:t>
      </w:r>
      <w:r w:rsidRPr="00F34B3E" w:rsidR="00BA6687">
        <w:rPr>
          <w:lang w:val="en-US"/>
        </w:rPr>
        <w:t xml:space="preserve">covered </w:t>
      </w:r>
      <w:r w:rsidRPr="00F34B3E" w:rsidR="00A84840">
        <w:rPr>
          <w:lang w:val="en-US"/>
        </w:rPr>
        <w:t>and 93% non-covered population</w:t>
      </w:r>
      <w:r w:rsidRPr="00F34B3E" w:rsidR="00BA6687">
        <w:rPr>
          <w:lang w:val="en-US"/>
        </w:rPr>
        <w:t xml:space="preserve">, that a high </w:t>
      </w:r>
      <w:r w:rsidRPr="00F34B3E" w:rsidR="00A84840">
        <w:rPr>
          <w:lang w:val="en-US"/>
        </w:rPr>
        <w:t>accuracy of 9</w:t>
      </w:r>
      <w:r w:rsidR="00C113C0">
        <w:rPr>
          <w:lang w:val="en-US"/>
        </w:rPr>
        <w:t>3</w:t>
      </w:r>
      <w:r w:rsidRPr="00F34B3E" w:rsidR="00A84840">
        <w:rPr>
          <w:lang w:val="en-US"/>
        </w:rPr>
        <w:t xml:space="preserve">% can also be achieved just by predicting all observations as non-covered. </w:t>
      </w:r>
      <w:r w:rsidRPr="00F34B3E" w:rsidR="00836769">
        <w:rPr>
          <w:lang w:val="en-US"/>
        </w:rPr>
        <w:t xml:space="preserve">Thus, in </w:t>
      </w:r>
      <w:r w:rsidRPr="00F34B3E" w:rsidR="00A84840">
        <w:rPr>
          <w:lang w:val="en-US"/>
        </w:rPr>
        <w:t>an imbalanced dataset, only o</w:t>
      </w:r>
      <w:r w:rsidRPr="00F34B3E" w:rsidR="00BA6687">
        <w:rPr>
          <w:lang w:val="en-US"/>
        </w:rPr>
        <w:t xml:space="preserve">ptimizing </w:t>
      </w:r>
      <w:r w:rsidRPr="00F34B3E" w:rsidR="002C0CD7">
        <w:rPr>
          <w:lang w:val="en-US"/>
        </w:rPr>
        <w:t>a</w:t>
      </w:r>
      <w:r w:rsidRPr="00F34B3E" w:rsidR="00BA6687">
        <w:rPr>
          <w:lang w:val="en-US"/>
        </w:rPr>
        <w:t xml:space="preserve">ccuracy would not lead to a model where we gain insights about who is the excluded population and understand if vulnerable groups are covered. </w:t>
      </w:r>
      <w:r w:rsidRPr="00F34B3E" w:rsidR="00836769">
        <w:rPr>
          <w:lang w:val="en-US"/>
        </w:rPr>
        <w:t xml:space="preserve">Our results contribute to this challenge and show that our ML models do not fail to </w:t>
      </w:r>
      <w:r w:rsidRPr="00F34B3E" w:rsidR="00C200DD">
        <w:rPr>
          <w:lang w:val="en-US"/>
        </w:rPr>
        <w:t>make</w:t>
      </w:r>
      <w:r w:rsidRPr="00F34B3E" w:rsidR="00836769">
        <w:rPr>
          <w:lang w:val="en-US"/>
        </w:rPr>
        <w:t xml:space="preserve"> predictions even in a highly imbalanced sample, such as in the health insurance coverage case.</w:t>
      </w:r>
      <w:r w:rsidRPr="00F34B3E" w:rsidR="006B3BEB">
        <w:rPr>
          <w:lang w:val="en-US"/>
        </w:rPr>
        <w:t xml:space="preserve"> </w:t>
      </w:r>
    </w:p>
    <w:p w:rsidRPr="00F34B3E" w:rsidR="00EA1CF8" w:rsidP="00BA6687" w:rsidRDefault="00836769" w14:paraId="3F25F94D" w14:textId="00902B7F">
      <w:pPr>
        <w:pStyle w:val="KeinLeerraum"/>
        <w:spacing w:after="120" w:line="360" w:lineRule="auto"/>
        <w:ind w:firstLine="284"/>
        <w:rPr>
          <w:lang w:val="en-US"/>
        </w:rPr>
      </w:pPr>
      <w:r w:rsidRPr="00F34B3E">
        <w:rPr>
          <w:lang w:val="en-US"/>
        </w:rPr>
        <w:t xml:space="preserve">The substantial improvement from the ML </w:t>
      </w:r>
      <w:r w:rsidRPr="00F34B3E" w:rsidR="00EA1CF8">
        <w:rPr>
          <w:lang w:val="en-US"/>
        </w:rPr>
        <w:t xml:space="preserve">models compared to the classical model </w:t>
      </w:r>
      <w:r w:rsidRPr="00F34B3E">
        <w:rPr>
          <w:lang w:val="en-US"/>
        </w:rPr>
        <w:t>remain</w:t>
      </w:r>
      <w:r w:rsidR="009A235C">
        <w:rPr>
          <w:lang w:val="en-US"/>
        </w:rPr>
        <w:t>s</w:t>
      </w:r>
      <w:r w:rsidRPr="00F34B3E">
        <w:rPr>
          <w:lang w:val="en-US"/>
        </w:rPr>
        <w:t xml:space="preserve"> even if the set of </w:t>
      </w:r>
      <w:r w:rsidRPr="00F34B3E" w:rsidR="006B3BEB">
        <w:rPr>
          <w:lang w:val="en-US"/>
        </w:rPr>
        <w:t>covariates</w:t>
      </w:r>
      <w:r w:rsidRPr="00F34B3E">
        <w:rPr>
          <w:lang w:val="en-US"/>
        </w:rPr>
        <w:t xml:space="preserve"> is restricted,</w:t>
      </w:r>
      <w:r w:rsidRPr="00F34B3E" w:rsidR="006B3BEB">
        <w:rPr>
          <w:lang w:val="en-US"/>
        </w:rPr>
        <w:t xml:space="preserve"> as is the case if we </w:t>
      </w:r>
      <w:r w:rsidRPr="00F34B3E" w:rsidR="00C200DD">
        <w:rPr>
          <w:lang w:val="en-US"/>
        </w:rPr>
        <w:t>make</w:t>
      </w:r>
      <w:r w:rsidRPr="00F34B3E" w:rsidR="006B3BEB">
        <w:rPr>
          <w:lang w:val="en-US"/>
        </w:rPr>
        <w:t xml:space="preserve"> out-of-sample predictions with census data, which contains several million observations covering all </w:t>
      </w:r>
      <w:r w:rsidRPr="00F34B3E" w:rsidR="00EA1CF8">
        <w:rPr>
          <w:lang w:val="en-US"/>
        </w:rPr>
        <w:t xml:space="preserve">districts </w:t>
      </w:r>
      <w:r w:rsidR="009A235C">
        <w:rPr>
          <w:lang w:val="en-US"/>
        </w:rPr>
        <w:t>in</w:t>
      </w:r>
      <w:r w:rsidRPr="00F34B3E" w:rsidR="00EA1CF8">
        <w:rPr>
          <w:lang w:val="en-US"/>
        </w:rPr>
        <w:t xml:space="preserve"> the country but </w:t>
      </w:r>
      <w:r w:rsidRPr="00F34B3E" w:rsidR="00C200DD">
        <w:rPr>
          <w:lang w:val="en-US"/>
        </w:rPr>
        <w:t>fewer</w:t>
      </w:r>
      <w:r w:rsidRPr="00F34B3E" w:rsidR="00EA1CF8">
        <w:rPr>
          <w:lang w:val="en-US"/>
        </w:rPr>
        <w:t xml:space="preserve"> covariates. Nevertheless, the overall model performance is lower than with more covariates, which is expected since the models have less information to learn from. </w:t>
      </w:r>
    </w:p>
    <w:p w:rsidRPr="00F34B3E" w:rsidR="00836769" w:rsidP="00713816" w:rsidRDefault="00713816" w14:paraId="6076AC1A" w14:textId="6BBD864D">
      <w:pPr>
        <w:pStyle w:val="KeinLeerraum"/>
        <w:spacing w:after="120" w:line="360" w:lineRule="auto"/>
        <w:ind w:firstLine="284"/>
        <w:rPr>
          <w:lang w:val="en-US"/>
        </w:rPr>
      </w:pPr>
      <w:r w:rsidRPr="00F34B3E">
        <w:rPr>
          <w:lang w:val="en-US"/>
        </w:rPr>
        <w:t>We can show when applying the ML techniques that the performance</w:t>
      </w:r>
      <w:r w:rsidR="009A235C">
        <w:rPr>
          <w:lang w:val="en-US"/>
        </w:rPr>
        <w:t>s</w:t>
      </w:r>
      <w:r w:rsidRPr="00F34B3E">
        <w:rPr>
          <w:lang w:val="en-US"/>
        </w:rPr>
        <w:t xml:space="preserve"> of the algorithms </w:t>
      </w:r>
      <w:r w:rsidR="009A235C">
        <w:rPr>
          <w:lang w:val="en-US"/>
        </w:rPr>
        <w:t>are</w:t>
      </w:r>
      <w:r w:rsidRPr="00F34B3E">
        <w:rPr>
          <w:lang w:val="en-US"/>
        </w:rPr>
        <w:t xml:space="preserve"> very similar among the five algorithms used for the ML models (</w:t>
      </w:r>
      <w:r w:rsidR="009A235C">
        <w:rPr>
          <w:lang w:val="en-US"/>
        </w:rPr>
        <w:t>l</w:t>
      </w:r>
      <w:r w:rsidRPr="00F34B3E">
        <w:rPr>
          <w:lang w:val="en-US"/>
        </w:rPr>
        <w:t xml:space="preserve">ogit, LASSO, </w:t>
      </w:r>
      <w:r w:rsidR="009A235C">
        <w:rPr>
          <w:lang w:val="en-US"/>
        </w:rPr>
        <w:t>r</w:t>
      </w:r>
      <w:r w:rsidRPr="00F34B3E">
        <w:rPr>
          <w:lang w:val="en-US"/>
        </w:rPr>
        <w:t xml:space="preserve">andom </w:t>
      </w:r>
      <w:r w:rsidR="009A235C">
        <w:rPr>
          <w:lang w:val="en-US"/>
        </w:rPr>
        <w:t>f</w:t>
      </w:r>
      <w:r w:rsidRPr="00F34B3E">
        <w:rPr>
          <w:lang w:val="en-US"/>
        </w:rPr>
        <w:t xml:space="preserve">orest, </w:t>
      </w:r>
      <w:r w:rsidR="009A235C">
        <w:rPr>
          <w:lang w:val="en-US"/>
        </w:rPr>
        <w:t>n</w:t>
      </w:r>
      <w:r w:rsidRPr="00F34B3E">
        <w:rPr>
          <w:lang w:val="en-US"/>
        </w:rPr>
        <w:t xml:space="preserve">eural </w:t>
      </w:r>
      <w:r w:rsidR="009A235C">
        <w:rPr>
          <w:lang w:val="en-US"/>
        </w:rPr>
        <w:t>n</w:t>
      </w:r>
      <w:r w:rsidRPr="00F34B3E">
        <w:rPr>
          <w:lang w:val="en-US"/>
        </w:rPr>
        <w:t xml:space="preserve">etworks, </w:t>
      </w:r>
      <w:proofErr w:type="spellStart"/>
      <w:r w:rsidR="009A235C">
        <w:rPr>
          <w:lang w:val="en-US"/>
        </w:rPr>
        <w:t>x</w:t>
      </w:r>
      <w:r w:rsidRPr="00F34B3E">
        <w:rPr>
          <w:lang w:val="en-US"/>
        </w:rPr>
        <w:t>gboost</w:t>
      </w:r>
      <w:proofErr w:type="spellEnd"/>
      <w:r w:rsidRPr="00F34B3E">
        <w:rPr>
          <w:lang w:val="en-US"/>
        </w:rPr>
        <w:t xml:space="preserve">). </w:t>
      </w:r>
      <w:r w:rsidRPr="00F34B3E" w:rsidR="00EA1CF8">
        <w:rPr>
          <w:lang w:val="en-US"/>
        </w:rPr>
        <w:t>Our results suggest that due to the limited scope of covariates in the model</w:t>
      </w:r>
      <w:r w:rsidRPr="00F34B3E" w:rsidR="00F91D64">
        <w:rPr>
          <w:lang w:val="en-US"/>
        </w:rPr>
        <w:t>,</w:t>
      </w:r>
      <w:r w:rsidRPr="00F34B3E" w:rsidR="00EA1CF8">
        <w:rPr>
          <w:lang w:val="en-US"/>
        </w:rPr>
        <w:t xml:space="preserve"> very complex algorithms might not show their full potential but still outperform the classical approach. </w:t>
      </w:r>
      <w:r w:rsidRPr="00F34B3E">
        <w:rPr>
          <w:lang w:val="en-US"/>
        </w:rPr>
        <w:t>I</w:t>
      </w:r>
      <w:r w:rsidRPr="00F34B3E" w:rsidR="00EA1CF8">
        <w:rPr>
          <w:lang w:val="en-US"/>
        </w:rPr>
        <w:t xml:space="preserve">n other </w:t>
      </w:r>
      <w:r w:rsidRPr="00F34B3E" w:rsidR="00C200DD">
        <w:rPr>
          <w:lang w:val="en-US"/>
        </w:rPr>
        <w:t>studies,</w:t>
      </w:r>
      <w:r w:rsidRPr="00F34B3E" w:rsidR="00EA1CF8">
        <w:rPr>
          <w:lang w:val="en-US"/>
        </w:rPr>
        <w:t xml:space="preserve"> such as Sansone and Zhu (2021) who used approximately 1,800 possible predictors in their model, the predictive powe</w:t>
      </w:r>
      <w:r w:rsidRPr="00F34B3E">
        <w:rPr>
          <w:lang w:val="en-US"/>
        </w:rPr>
        <w:t>r could be even more improved. T</w:t>
      </w:r>
      <w:r w:rsidRPr="00F34B3E" w:rsidR="006B3BEB">
        <w:rPr>
          <w:lang w:val="en-US"/>
        </w:rPr>
        <w:t>he results emphasize that the models need to be optimally calibrated for each sample and outcome and cannot be generally applied.</w:t>
      </w:r>
    </w:p>
    <w:p w:rsidRPr="00F34B3E" w:rsidR="00243050" w:rsidP="00E61626" w:rsidRDefault="00C200DD" w14:paraId="2A223D3A" w14:textId="32118BD2">
      <w:pPr>
        <w:pStyle w:val="KeinLeerraum"/>
        <w:spacing w:after="120" w:line="360" w:lineRule="auto"/>
        <w:ind w:firstLine="284"/>
        <w:rPr>
          <w:lang w:val="en-US"/>
        </w:rPr>
      </w:pPr>
      <w:r w:rsidRPr="00F34B3E">
        <w:rPr>
          <w:lang w:val="en-US"/>
        </w:rPr>
        <w:t>The out-of-sample predictions</w:t>
      </w:r>
      <w:r w:rsidR="00C113C0">
        <w:rPr>
          <w:lang w:val="en-US"/>
        </w:rPr>
        <w:t xml:space="preserve"> with census data</w:t>
      </w:r>
      <w:r w:rsidRPr="00F34B3E">
        <w:rPr>
          <w:lang w:val="en-US"/>
        </w:rPr>
        <w:t xml:space="preserve"> of the</w:t>
      </w:r>
      <w:r w:rsidR="00C113C0">
        <w:rPr>
          <w:lang w:val="en-US"/>
        </w:rPr>
        <w:t xml:space="preserve"> 33 countries with </w:t>
      </w:r>
      <w:r w:rsidRPr="008142CA" w:rsidR="008142CA">
        <w:rPr>
          <w:lang w:val="en-US"/>
        </w:rPr>
        <w:t>underlying</w:t>
      </w:r>
      <w:r w:rsidR="00C113C0">
        <w:rPr>
          <w:lang w:val="en-US"/>
        </w:rPr>
        <w:t xml:space="preserve"> DHS data and the</w:t>
      </w:r>
      <w:r w:rsidRPr="00F34B3E">
        <w:rPr>
          <w:lang w:val="en-US"/>
        </w:rPr>
        <w:t xml:space="preserve"> </w:t>
      </w:r>
      <w:r w:rsidR="00F07F08">
        <w:rPr>
          <w:lang w:val="en-US"/>
        </w:rPr>
        <w:t>six</w:t>
      </w:r>
      <w:r w:rsidRPr="00F34B3E">
        <w:rPr>
          <w:lang w:val="en-US"/>
        </w:rPr>
        <w:t xml:space="preserve"> countries, where DHS survey data</w:t>
      </w:r>
      <w:r w:rsidR="00BF25F5">
        <w:rPr>
          <w:lang w:val="en-US"/>
        </w:rPr>
        <w:t xml:space="preserve"> were not available</w:t>
      </w:r>
      <w:r w:rsidRPr="00F34B3E">
        <w:rPr>
          <w:lang w:val="en-US"/>
        </w:rPr>
        <w:t xml:space="preserve">, enable us to gain insights </w:t>
      </w:r>
      <w:r w:rsidR="00BF25F5">
        <w:rPr>
          <w:lang w:val="en-US"/>
        </w:rPr>
        <w:t>into</w:t>
      </w:r>
      <w:r w:rsidRPr="00F34B3E">
        <w:rPr>
          <w:lang w:val="en-US"/>
        </w:rPr>
        <w:t xml:space="preserve"> new countries and </w:t>
      </w:r>
      <w:proofErr w:type="gramStart"/>
      <w:r w:rsidRPr="00F34B3E">
        <w:rPr>
          <w:lang w:val="en-US"/>
        </w:rPr>
        <w:t>on</w:t>
      </w:r>
      <w:proofErr w:type="gramEnd"/>
      <w:r w:rsidRPr="00F34B3E">
        <w:rPr>
          <w:lang w:val="en-US"/>
        </w:rPr>
        <w:t xml:space="preserve"> a lower administrative level for the whole population</w:t>
      </w:r>
      <w:r w:rsidRPr="00F34B3E" w:rsidR="00713816">
        <w:rPr>
          <w:lang w:val="en-US"/>
        </w:rPr>
        <w:t xml:space="preserve">. </w:t>
      </w:r>
      <w:r w:rsidRPr="00F34B3E" w:rsidR="00725F43">
        <w:rPr>
          <w:lang w:val="en-US"/>
        </w:rPr>
        <w:t>Overall, based on our models</w:t>
      </w:r>
      <w:r w:rsidRPr="00F34B3E">
        <w:rPr>
          <w:lang w:val="en-US"/>
        </w:rPr>
        <w:t>,</w:t>
      </w:r>
      <w:r w:rsidRPr="00F34B3E" w:rsidR="00725F43">
        <w:rPr>
          <w:lang w:val="en-US"/>
        </w:rPr>
        <w:t xml:space="preserve"> the out-of-sample predictions seem </w:t>
      </w:r>
      <w:r w:rsidRPr="00F34B3E" w:rsidR="00067BF3">
        <w:rPr>
          <w:lang w:val="en-US"/>
        </w:rPr>
        <w:t xml:space="preserve">to work </w:t>
      </w:r>
      <w:r w:rsidRPr="00F34B3E">
        <w:rPr>
          <w:lang w:val="en-US"/>
        </w:rPr>
        <w:t>reliably</w:t>
      </w:r>
      <w:r w:rsidRPr="00F34B3E" w:rsidR="006D588D">
        <w:rPr>
          <w:lang w:val="en-US"/>
        </w:rPr>
        <w:t xml:space="preserve"> even for countries where we had no initial information about the outcome</w:t>
      </w:r>
      <w:r w:rsidRPr="00F34B3E" w:rsidR="00067BF3">
        <w:rPr>
          <w:lang w:val="en-US"/>
        </w:rPr>
        <w:t xml:space="preserve"> </w:t>
      </w:r>
      <w:r w:rsidRPr="00F34B3E">
        <w:rPr>
          <w:lang w:val="en-US"/>
        </w:rPr>
        <w:t>if</w:t>
      </w:r>
      <w:r w:rsidRPr="00F34B3E" w:rsidR="00067BF3">
        <w:rPr>
          <w:lang w:val="en-US"/>
        </w:rPr>
        <w:t xml:space="preserve"> the sample for the model training contains enough data of similar cases. For example, the predictions for health insurance coverage for </w:t>
      </w:r>
      <w:r w:rsidR="00C113C0">
        <w:rPr>
          <w:lang w:val="en-US"/>
        </w:rPr>
        <w:t>Botswana and South Africa</w:t>
      </w:r>
      <w:r w:rsidRPr="00F34B3E" w:rsidR="00067BF3">
        <w:rPr>
          <w:lang w:val="en-US"/>
        </w:rPr>
        <w:t>, two countries with</w:t>
      </w:r>
      <w:r w:rsidRPr="00F34B3E">
        <w:rPr>
          <w:lang w:val="en-US"/>
        </w:rPr>
        <w:t xml:space="preserve"> </w:t>
      </w:r>
      <w:r w:rsidR="00C113C0">
        <w:rPr>
          <w:lang w:val="en-US"/>
        </w:rPr>
        <w:t xml:space="preserve">rather </w:t>
      </w:r>
      <w:r w:rsidRPr="00F34B3E" w:rsidR="00067BF3">
        <w:rPr>
          <w:lang w:val="en-US"/>
        </w:rPr>
        <w:t>high rates</w:t>
      </w:r>
      <w:r w:rsidRPr="00F34B3E">
        <w:rPr>
          <w:lang w:val="en-US"/>
        </w:rPr>
        <w:t xml:space="preserve"> in the sample</w:t>
      </w:r>
      <w:r w:rsidRPr="00F34B3E" w:rsidR="00067BF3">
        <w:rPr>
          <w:lang w:val="en-US"/>
        </w:rPr>
        <w:t xml:space="preserve">, </w:t>
      </w:r>
      <w:r w:rsidRPr="00F34B3E" w:rsidR="00F91D64">
        <w:rPr>
          <w:lang w:val="en-US"/>
        </w:rPr>
        <w:t>were</w:t>
      </w:r>
      <w:r w:rsidRPr="00F34B3E" w:rsidR="00067BF3">
        <w:rPr>
          <w:lang w:val="en-US"/>
        </w:rPr>
        <w:t xml:space="preserve"> inaccurate.</w:t>
      </w:r>
      <w:r w:rsidRPr="00F34B3E" w:rsidR="00E61626">
        <w:rPr>
          <w:lang w:val="en-US"/>
        </w:rPr>
        <w:t xml:space="preserve"> Therefore, predictions for </w:t>
      </w:r>
      <w:r w:rsidRPr="00F34B3E">
        <w:rPr>
          <w:lang w:val="en-US"/>
        </w:rPr>
        <w:t>extraordinary</w:t>
      </w:r>
      <w:r w:rsidRPr="00F34B3E" w:rsidR="00E61626">
        <w:rPr>
          <w:lang w:val="en-US"/>
        </w:rPr>
        <w:t xml:space="preserve"> cases should be interpreted with caution and might be limited. </w:t>
      </w:r>
      <w:r w:rsidR="00C113C0">
        <w:rPr>
          <w:lang w:val="en-US"/>
        </w:rPr>
        <w:t xml:space="preserve">Another limitation is that if the year of census data is several years from the underlying DHS survey year, the predictions are also assumed to be inaccurate due to potential unobserved factors and trends that influence the outcomes. </w:t>
      </w:r>
      <w:r w:rsidRPr="00F34B3E" w:rsidR="008642AB">
        <w:rPr>
          <w:lang w:val="en-US"/>
        </w:rPr>
        <w:t>Nevertheless, the algorithms s</w:t>
      </w:r>
      <w:r w:rsidRPr="00F34B3E" w:rsidR="00665854">
        <w:rPr>
          <w:lang w:val="en-US"/>
        </w:rPr>
        <w:t>t</w:t>
      </w:r>
      <w:r w:rsidRPr="00F34B3E" w:rsidR="008642AB">
        <w:rPr>
          <w:lang w:val="en-US"/>
        </w:rPr>
        <w:t>ill manage to o</w:t>
      </w:r>
      <w:r w:rsidR="00361396">
        <w:rPr>
          <w:lang w:val="en-US"/>
        </w:rPr>
        <w:t xml:space="preserve">utperform the classical model. </w:t>
      </w:r>
      <w:r w:rsidRPr="00F34B3E" w:rsidR="008642AB">
        <w:rPr>
          <w:lang w:val="en-US"/>
        </w:rPr>
        <w:t xml:space="preserve">As recommended by the study of </w:t>
      </w:r>
      <w:r w:rsidRPr="00F34B3E" w:rsidR="00614A97">
        <w:rPr>
          <w:lang w:val="en-US"/>
        </w:rPr>
        <w:t>Sansone and Zhu</w:t>
      </w:r>
      <w:r w:rsidRPr="00F34B3E" w:rsidR="008642AB">
        <w:rPr>
          <w:lang w:val="en-US"/>
        </w:rPr>
        <w:t xml:space="preserve"> </w:t>
      </w:r>
      <w:r w:rsidRPr="00F34B3E" w:rsidR="00FC01FD">
        <w:rPr>
          <w:lang w:val="en-US"/>
        </w:rPr>
        <w:t>(2021)</w:t>
      </w:r>
      <w:r w:rsidRPr="00F34B3E" w:rsidR="008642AB">
        <w:rPr>
          <w:lang w:val="en-US"/>
        </w:rPr>
        <w:t xml:space="preserve"> about welfare</w:t>
      </w:r>
      <w:r w:rsidRPr="00F34B3E" w:rsidR="00087028">
        <w:rPr>
          <w:lang w:val="en-US"/>
        </w:rPr>
        <w:t xml:space="preserve"> programs in Australia, it could be beneficial for researchers and </w:t>
      </w:r>
      <w:r w:rsidRPr="00F34B3E" w:rsidR="00497A92">
        <w:rPr>
          <w:lang w:val="en-US"/>
        </w:rPr>
        <w:t>policymakers</w:t>
      </w:r>
      <w:r w:rsidRPr="00F34B3E" w:rsidR="00087028">
        <w:rPr>
          <w:lang w:val="en-US"/>
        </w:rPr>
        <w:t xml:space="preserve"> to “obtain more precise predictions – at no extra costs – by exploiting the available datasets”. This conclusion emphasizes that ML techniques can </w:t>
      </w:r>
      <w:r w:rsidRPr="00F34B3E">
        <w:rPr>
          <w:lang w:val="en-US"/>
        </w:rPr>
        <w:t>complement</w:t>
      </w:r>
      <w:r w:rsidRPr="00F34B3E" w:rsidR="00087028">
        <w:rPr>
          <w:lang w:val="en-US"/>
        </w:rPr>
        <w:t xml:space="preserve"> current targeting processes to improve the overall targeting of excluded population</w:t>
      </w:r>
      <w:r w:rsidRPr="00F34B3E" w:rsidR="00665854">
        <w:rPr>
          <w:lang w:val="en-US"/>
        </w:rPr>
        <w:t>s</w:t>
      </w:r>
      <w:r w:rsidRPr="00F34B3E" w:rsidR="00087028">
        <w:rPr>
          <w:lang w:val="en-US"/>
        </w:rPr>
        <w:t xml:space="preserve">. </w:t>
      </w:r>
    </w:p>
    <w:p w:rsidR="00C113C0" w:rsidP="00E95BED" w:rsidRDefault="00C200DD" w14:paraId="1D2E85C6" w14:textId="77777777">
      <w:pPr>
        <w:pStyle w:val="KeinLeerraum"/>
        <w:spacing w:after="120" w:line="360" w:lineRule="auto"/>
        <w:ind w:firstLine="284"/>
        <w:rPr>
          <w:lang w:val="en-US"/>
        </w:rPr>
      </w:pPr>
      <w:r w:rsidRPr="00F34B3E">
        <w:rPr>
          <w:lang w:val="en-US"/>
        </w:rPr>
        <w:t xml:space="preserve">Our findings from the most and least important variable to predict our outcomes </w:t>
      </w:r>
      <w:proofErr w:type="gramStart"/>
      <w:r w:rsidRPr="00F34B3E">
        <w:rPr>
          <w:lang w:val="en-US"/>
        </w:rPr>
        <w:t>shows</w:t>
      </w:r>
      <w:proofErr w:type="gramEnd"/>
      <w:r w:rsidRPr="00F34B3E">
        <w:rPr>
          <w:lang w:val="en-US"/>
        </w:rPr>
        <w:t xml:space="preserve"> that SSA countries still predomina</w:t>
      </w:r>
      <w:r w:rsidR="00BF25F5">
        <w:rPr>
          <w:lang w:val="en-US"/>
        </w:rPr>
        <w:t xml:space="preserve">ntly protect better-off </w:t>
      </w:r>
      <w:r w:rsidRPr="00F34B3E">
        <w:rPr>
          <w:lang w:val="en-US"/>
        </w:rPr>
        <w:t>population groups, leaving out the vulnerable. In line with the existing literature</w:t>
      </w:r>
      <w:r w:rsidRPr="00F34B3E" w:rsidR="0000743E">
        <w:rPr>
          <w:lang w:val="en-US"/>
        </w:rPr>
        <w:t>,</w:t>
      </w:r>
      <w:r w:rsidRPr="00F34B3E">
        <w:rPr>
          <w:lang w:val="en-US"/>
        </w:rPr>
        <w:t xml:space="preserve"> country-specific factors, education, wealth indicators</w:t>
      </w:r>
      <w:r w:rsidRPr="00F34B3E" w:rsidR="00E95BED">
        <w:rPr>
          <w:lang w:val="en-US"/>
        </w:rPr>
        <w:t xml:space="preserve">, and location of residence </w:t>
      </w:r>
      <w:r w:rsidRPr="00F34B3E">
        <w:rPr>
          <w:lang w:val="en-US"/>
        </w:rPr>
        <w:t>play the most important role in predicting health insurance coverage</w:t>
      </w:r>
      <w:r w:rsidRPr="00F34B3E" w:rsidR="00E95BED">
        <w:rPr>
          <w:lang w:val="en-US"/>
        </w:rPr>
        <w:t xml:space="preserve"> </w:t>
      </w:r>
      <w:r w:rsidRPr="00F34B3E">
        <w:rPr>
          <w:lang w:val="en-US"/>
        </w:rPr>
        <w:t>(e.g., Osei Afriyie et al, 2022; Salari et al., 2019; Amu et al. 2018).</w:t>
      </w:r>
      <w:r w:rsidRPr="00F34B3E" w:rsidR="00E95BED">
        <w:rPr>
          <w:lang w:val="en-US"/>
        </w:rPr>
        <w:t xml:space="preserve"> </w:t>
      </w:r>
      <w:r w:rsidR="00F07F08">
        <w:rPr>
          <w:lang w:val="en-US"/>
        </w:rPr>
        <w:t>In line with the literature</w:t>
      </w:r>
      <w:r w:rsidRPr="00F34B3E" w:rsidR="00E95BED">
        <w:rPr>
          <w:lang w:val="en-US"/>
        </w:rPr>
        <w:t xml:space="preserve">, health insurance coverage is not an important variable for </w:t>
      </w:r>
      <w:r w:rsidRPr="00F34B3E" w:rsidR="0000743E">
        <w:rPr>
          <w:lang w:val="en-US"/>
        </w:rPr>
        <w:t xml:space="preserve">predicting </w:t>
      </w:r>
      <w:r w:rsidRPr="00F34B3E" w:rsidR="00E95BED">
        <w:rPr>
          <w:lang w:val="en-US"/>
        </w:rPr>
        <w:t xml:space="preserve">health service usage outcomes. </w:t>
      </w:r>
      <w:r w:rsidRPr="00F34B3E" w:rsidR="00FD22EB">
        <w:rPr>
          <w:lang w:val="en-US"/>
        </w:rPr>
        <w:t xml:space="preserve">We find that the outcome </w:t>
      </w:r>
      <w:r w:rsidR="00BF25F5">
        <w:rPr>
          <w:lang w:val="en-US"/>
        </w:rPr>
        <w:t>of visiting</w:t>
      </w:r>
      <w:r w:rsidRPr="00F34B3E" w:rsidR="00FD22EB">
        <w:rPr>
          <w:lang w:val="en-US"/>
        </w:rPr>
        <w:t xml:space="preserve"> </w:t>
      </w:r>
      <w:r w:rsidRPr="00F34B3E" w:rsidR="00F91D64">
        <w:rPr>
          <w:lang w:val="en-US"/>
        </w:rPr>
        <w:t xml:space="preserve">a </w:t>
      </w:r>
      <w:r w:rsidRPr="00F34B3E" w:rsidR="00FD22EB">
        <w:rPr>
          <w:lang w:val="en-US"/>
        </w:rPr>
        <w:t xml:space="preserve">health facility at least once within the last year is mainly predicted </w:t>
      </w:r>
      <w:r w:rsidRPr="00F34B3E" w:rsidR="00F91D64">
        <w:rPr>
          <w:lang w:val="en-US"/>
        </w:rPr>
        <w:t>by</w:t>
      </w:r>
      <w:r w:rsidRPr="00F34B3E" w:rsidR="00FD22EB">
        <w:rPr>
          <w:lang w:val="en-US"/>
        </w:rPr>
        <w:t xml:space="preserve"> factors of family planning</w:t>
      </w:r>
      <w:r w:rsidR="00F07F08">
        <w:rPr>
          <w:lang w:val="en-US"/>
        </w:rPr>
        <w:t xml:space="preserve">. </w:t>
      </w:r>
      <w:r w:rsidRPr="00F34B3E" w:rsidR="0000743E">
        <w:rPr>
          <w:lang w:val="en-US"/>
        </w:rPr>
        <w:t>If t</w:t>
      </w:r>
      <w:r w:rsidRPr="00F34B3E" w:rsidR="00FD22EB">
        <w:rPr>
          <w:lang w:val="en-US"/>
        </w:rPr>
        <w:t xml:space="preserve">he </w:t>
      </w:r>
      <w:r w:rsidRPr="00F34B3E" w:rsidR="00901E82">
        <w:rPr>
          <w:lang w:val="en-US"/>
        </w:rPr>
        <w:t>last-born</w:t>
      </w:r>
      <w:r w:rsidRPr="00F34B3E" w:rsidR="00FD22EB">
        <w:rPr>
          <w:lang w:val="en-US"/>
        </w:rPr>
        <w:t xml:space="preserve"> child was born in a health facility is mainly predicted </w:t>
      </w:r>
      <w:r w:rsidRPr="00F34B3E" w:rsidR="00F91D64">
        <w:rPr>
          <w:lang w:val="en-US"/>
        </w:rPr>
        <w:t>by</w:t>
      </w:r>
      <w:r w:rsidRPr="00F34B3E" w:rsidR="00FD22EB">
        <w:rPr>
          <w:lang w:val="en-US"/>
        </w:rPr>
        <w:t xml:space="preserve"> educational and economic factors as well as the location</w:t>
      </w:r>
      <w:r w:rsidRPr="00F34B3E" w:rsidR="0000743E">
        <w:rPr>
          <w:lang w:val="en-US"/>
        </w:rPr>
        <w:t xml:space="preserve">. And if </w:t>
      </w:r>
      <w:r w:rsidR="00901E82">
        <w:rPr>
          <w:lang w:val="en-US"/>
        </w:rPr>
        <w:t>the last-</w:t>
      </w:r>
      <w:r w:rsidRPr="00F34B3E" w:rsidR="00FD22EB">
        <w:rPr>
          <w:lang w:val="en-US"/>
        </w:rPr>
        <w:t xml:space="preserve">born child had postnatal checks within two weeks after birth is mainly predicted by </w:t>
      </w:r>
      <w:r w:rsidR="00F07F08">
        <w:rPr>
          <w:lang w:val="en-US"/>
        </w:rPr>
        <w:t>health insurance enrollment status</w:t>
      </w:r>
      <w:r w:rsidRPr="00F34B3E" w:rsidR="0000743E">
        <w:rPr>
          <w:lang w:val="en-US"/>
        </w:rPr>
        <w:t>.</w:t>
      </w:r>
      <w:r w:rsidR="00C113C0">
        <w:rPr>
          <w:lang w:val="en-US"/>
        </w:rPr>
        <w:t xml:space="preserve"> </w:t>
      </w:r>
    </w:p>
    <w:p w:rsidRPr="00F34B3E" w:rsidR="00E95BED" w:rsidP="00C113C0" w:rsidRDefault="00C113C0" w14:paraId="7230AEE2" w14:textId="6CFAB7C0">
      <w:pPr>
        <w:pStyle w:val="KeinLeerraum"/>
        <w:spacing w:after="120" w:line="360" w:lineRule="auto"/>
        <w:ind w:firstLine="284"/>
        <w:rPr>
          <w:lang w:val="en-US"/>
        </w:rPr>
      </w:pPr>
      <w:r w:rsidRPr="00C113C0">
        <w:rPr>
          <w:lang w:val="en-US"/>
        </w:rPr>
        <w:t>However, since the accuracy of the predictions is not 100% and accuracy levels vary substantially among the countries, this indicates that</w:t>
      </w:r>
      <w:r w:rsidRPr="00C113C0" w:rsidR="00E95BED">
        <w:rPr>
          <w:lang w:val="en-US"/>
        </w:rPr>
        <w:t xml:space="preserve"> </w:t>
      </w:r>
      <w:r w:rsidRPr="00C113C0" w:rsidR="00901E82">
        <w:rPr>
          <w:sz w:val="20"/>
          <w:lang w:val="en-US"/>
        </w:rPr>
        <w:t>underlying</w:t>
      </w:r>
      <w:r w:rsidRPr="00C113C0" w:rsidR="00901E82">
        <w:rPr>
          <w:lang w:val="en-US"/>
        </w:rPr>
        <w:t xml:space="preserve"> </w:t>
      </w:r>
      <w:r w:rsidRPr="00C113C0" w:rsidR="00E95BED">
        <w:rPr>
          <w:lang w:val="en-US"/>
        </w:rPr>
        <w:t xml:space="preserve">variables for health insurance enrollment </w:t>
      </w:r>
      <w:r w:rsidRPr="00C113C0">
        <w:rPr>
          <w:lang w:val="en-US"/>
        </w:rPr>
        <w:t xml:space="preserve">and usage of health services </w:t>
      </w:r>
      <w:r w:rsidRPr="00C113C0" w:rsidR="00E95BED">
        <w:rPr>
          <w:lang w:val="en-US"/>
        </w:rPr>
        <w:t xml:space="preserve">(e.g., Mensah et al., 2010; Hanson </w:t>
      </w:r>
      <w:r w:rsidRPr="00C113C0" w:rsidR="00F91D64">
        <w:rPr>
          <w:lang w:val="en-US"/>
        </w:rPr>
        <w:t>et</w:t>
      </w:r>
      <w:r w:rsidRPr="00C113C0" w:rsidR="00E95BED">
        <w:rPr>
          <w:lang w:val="en-US"/>
        </w:rPr>
        <w:t xml:space="preserve"> al., 2017; Wang et al., 2017; </w:t>
      </w:r>
      <w:proofErr w:type="spellStart"/>
      <w:r w:rsidRPr="00C113C0" w:rsidR="00E95BED">
        <w:rPr>
          <w:lang w:val="en-US"/>
        </w:rPr>
        <w:t>Brugiavini</w:t>
      </w:r>
      <w:proofErr w:type="spellEnd"/>
      <w:r w:rsidRPr="00C113C0" w:rsidR="00E95BED">
        <w:rPr>
          <w:lang w:val="en-US"/>
        </w:rPr>
        <w:t xml:space="preserve"> and Pace, 2016; </w:t>
      </w:r>
      <w:proofErr w:type="spellStart"/>
      <w:r w:rsidRPr="00C113C0" w:rsidR="00E95BED">
        <w:rPr>
          <w:lang w:val="en-US"/>
        </w:rPr>
        <w:t>Dalinjong</w:t>
      </w:r>
      <w:proofErr w:type="spellEnd"/>
      <w:r w:rsidRPr="00C113C0" w:rsidR="00E95BED">
        <w:rPr>
          <w:lang w:val="en-US"/>
        </w:rPr>
        <w:t xml:space="preserve"> et al., 2017; Browne et al., 2016)</w:t>
      </w:r>
      <w:r w:rsidRPr="00C113C0" w:rsidR="00FD22EB">
        <w:rPr>
          <w:lang w:val="en-US"/>
        </w:rPr>
        <w:t xml:space="preserve"> or </w:t>
      </w:r>
      <w:r w:rsidRPr="00C113C0" w:rsidR="00F91D64">
        <w:rPr>
          <w:lang w:val="en-US"/>
        </w:rPr>
        <w:t>county-specific</w:t>
      </w:r>
      <w:r w:rsidRPr="00C113C0" w:rsidR="00FD22EB">
        <w:rPr>
          <w:lang w:val="en-US"/>
        </w:rPr>
        <w:t xml:space="preserve"> factors</w:t>
      </w:r>
      <w:r w:rsidRPr="00C113C0">
        <w:rPr>
          <w:lang w:val="en-US"/>
        </w:rPr>
        <w:t xml:space="preserve"> still</w:t>
      </w:r>
      <w:r w:rsidRPr="00C113C0" w:rsidR="00FD22EB">
        <w:rPr>
          <w:lang w:val="en-US"/>
        </w:rPr>
        <w:t xml:space="preserve"> play a crucial role</w:t>
      </w:r>
      <w:r w:rsidRPr="00C113C0" w:rsidR="00E95BED">
        <w:rPr>
          <w:lang w:val="en-US"/>
        </w:rPr>
        <w:t>. Due to data limitations, we cannot disentangle these</w:t>
      </w:r>
      <w:r w:rsidRPr="00C113C0">
        <w:rPr>
          <w:lang w:val="en-US"/>
        </w:rPr>
        <w:t xml:space="preserve"> effects. </w:t>
      </w:r>
      <w:r w:rsidRPr="00C113C0" w:rsidR="00E95BED">
        <w:rPr>
          <w:lang w:val="en-US"/>
        </w:rPr>
        <w:t xml:space="preserve">Nevertheless, the results highlight that </w:t>
      </w:r>
      <w:r w:rsidRPr="00C113C0" w:rsidR="00FD22EB">
        <w:rPr>
          <w:lang w:val="en-US"/>
        </w:rPr>
        <w:t>financial and non-financial barriers</w:t>
      </w:r>
      <w:r w:rsidRPr="00C113C0" w:rsidR="00BF25F5">
        <w:rPr>
          <w:lang w:val="en-US"/>
        </w:rPr>
        <w:t xml:space="preserve"> still exist</w:t>
      </w:r>
      <w:r w:rsidRPr="00C113C0" w:rsidR="00FD22EB">
        <w:rPr>
          <w:lang w:val="en-US"/>
        </w:rPr>
        <w:t xml:space="preserve">, excluding the most vulnerable population groups (e.g., Tessema et al., 2020). </w:t>
      </w:r>
      <w:r w:rsidRPr="00C113C0" w:rsidR="006B3BEB">
        <w:rPr>
          <w:lang w:val="en-US"/>
        </w:rPr>
        <w:t>In addition, the large country</w:t>
      </w:r>
      <w:r w:rsidRPr="00C113C0">
        <w:rPr>
          <w:lang w:val="en-US"/>
        </w:rPr>
        <w:t xml:space="preserve"> differences</w:t>
      </w:r>
      <w:r w:rsidRPr="00C113C0" w:rsidR="006B3BEB">
        <w:rPr>
          <w:lang w:val="en-US"/>
        </w:rPr>
        <w:t xml:space="preserve"> emphasize that further studies from in</w:t>
      </w:r>
      <w:r w:rsidRPr="00C113C0" w:rsidR="00FD22EB">
        <w:rPr>
          <w:lang w:val="en-US"/>
        </w:rPr>
        <w:t>-</w:t>
      </w:r>
      <w:r w:rsidRPr="00C113C0" w:rsidR="006B3BEB">
        <w:rPr>
          <w:lang w:val="en-US"/>
        </w:rPr>
        <w:t>depth country analyses are needed.</w:t>
      </w:r>
      <w:r w:rsidRPr="00F34B3E" w:rsidR="006B3BEB">
        <w:rPr>
          <w:lang w:val="en-US"/>
        </w:rPr>
        <w:t xml:space="preserve"> </w:t>
      </w:r>
    </w:p>
    <w:p w:rsidR="006B3BEB" w:rsidP="006B3BEB" w:rsidRDefault="006B3BEB" w14:paraId="028E5026" w14:textId="294400D6">
      <w:pPr>
        <w:pStyle w:val="KeinLeerraum"/>
        <w:spacing w:after="120" w:line="360" w:lineRule="auto"/>
        <w:ind w:firstLine="284"/>
        <w:rPr>
          <w:lang w:val="en-US"/>
        </w:rPr>
      </w:pPr>
      <w:r w:rsidRPr="00F34B3E">
        <w:rPr>
          <w:lang w:val="en-US"/>
        </w:rPr>
        <w:t>Lastly, the detailed maps of the 3</w:t>
      </w:r>
      <w:r w:rsidR="00F07F08">
        <w:rPr>
          <w:lang w:val="en-US"/>
        </w:rPr>
        <w:t>9</w:t>
      </w:r>
      <w:r w:rsidRPr="00F34B3E">
        <w:rPr>
          <w:lang w:val="en-US"/>
        </w:rPr>
        <w:t xml:space="preserve"> SSA countries reveal large within-country variation</w:t>
      </w:r>
      <w:r w:rsidRPr="00F34B3E" w:rsidR="0000743E">
        <w:rPr>
          <w:lang w:val="en-US"/>
        </w:rPr>
        <w:t>s</w:t>
      </w:r>
      <w:r w:rsidRPr="00F34B3E">
        <w:rPr>
          <w:lang w:val="en-US"/>
        </w:rPr>
        <w:t xml:space="preserve"> in several countries, such as </w:t>
      </w:r>
      <w:r w:rsidR="00C113C0">
        <w:rPr>
          <w:lang w:val="en-US"/>
        </w:rPr>
        <w:t>Kenya and Nigeria</w:t>
      </w:r>
      <w:r w:rsidRPr="00F34B3E">
        <w:rPr>
          <w:lang w:val="en-US"/>
        </w:rPr>
        <w:t xml:space="preserve">. In almost all country maps, we see that health insurance coverage </w:t>
      </w:r>
      <w:proofErr w:type="gramStart"/>
      <w:r w:rsidRPr="00F34B3E" w:rsidR="00F91D64">
        <w:rPr>
          <w:lang w:val="en-US"/>
        </w:rPr>
        <w:t>are</w:t>
      </w:r>
      <w:proofErr w:type="gramEnd"/>
      <w:r w:rsidRPr="00F34B3E">
        <w:rPr>
          <w:lang w:val="en-US"/>
        </w:rPr>
        <w:t xml:space="preserve"> particularly higher in highly populated areas and the region of the capital city</w:t>
      </w:r>
      <w:r w:rsidR="00C113C0">
        <w:rPr>
          <w:lang w:val="en-US"/>
        </w:rPr>
        <w:t xml:space="preserve">, whereas </w:t>
      </w:r>
      <w:r w:rsidRPr="00F34B3E" w:rsidR="00C113C0">
        <w:rPr>
          <w:lang w:val="en-US"/>
        </w:rPr>
        <w:t>health service usage</w:t>
      </w:r>
      <w:r w:rsidR="00C113C0">
        <w:rPr>
          <w:lang w:val="en-US"/>
        </w:rPr>
        <w:t xml:space="preserve"> seems to be less correlated with populated areas.</w:t>
      </w:r>
    </w:p>
    <w:p w:rsidR="004E1ED0" w:rsidP="00F7717F" w:rsidRDefault="00835283" w14:paraId="108B081F" w14:textId="037283C0">
      <w:pPr>
        <w:pStyle w:val="KeinLeerraum"/>
        <w:spacing w:after="120" w:line="360" w:lineRule="auto"/>
        <w:ind w:firstLine="284"/>
        <w:rPr>
          <w:lang w:val="en-US"/>
        </w:rPr>
      </w:pPr>
      <w:r>
        <w:rPr>
          <w:lang w:val="en-US"/>
        </w:rPr>
        <w:t>T</w:t>
      </w:r>
      <w:r w:rsidR="00037DD6">
        <w:rPr>
          <w:lang w:val="en-US"/>
        </w:rPr>
        <w:t>his study has three main</w:t>
      </w:r>
      <w:r>
        <w:rPr>
          <w:lang w:val="en-US"/>
        </w:rPr>
        <w:t xml:space="preserve"> limitations. First, </w:t>
      </w:r>
      <w:r w:rsidR="00037DD6">
        <w:rPr>
          <w:lang w:val="en-US"/>
        </w:rPr>
        <w:t xml:space="preserve">due to data availability, our study can only give insights </w:t>
      </w:r>
      <w:proofErr w:type="gramStart"/>
      <w:r w:rsidR="00037DD6">
        <w:rPr>
          <w:lang w:val="en-US"/>
        </w:rPr>
        <w:t>of</w:t>
      </w:r>
      <w:proofErr w:type="gramEnd"/>
      <w:r w:rsidR="00037DD6">
        <w:rPr>
          <w:lang w:val="en-US"/>
        </w:rPr>
        <w:t xml:space="preserve"> three essential health services. Therefore, the results cannot be generalized to all essential health services. Nevertheless, </w:t>
      </w:r>
      <w:r w:rsidR="00CF7BE4">
        <w:rPr>
          <w:lang w:val="en-US"/>
        </w:rPr>
        <w:t>since</w:t>
      </w:r>
      <w:r w:rsidR="00037DD6">
        <w:rPr>
          <w:lang w:val="en-US"/>
        </w:rPr>
        <w:t xml:space="preserve"> outcomes such as overall access and maternal and child health services are crucial in SSA countries, our results bring important insights into the functioning of </w:t>
      </w:r>
      <w:r w:rsidR="00361396">
        <w:rPr>
          <w:lang w:val="en-US"/>
        </w:rPr>
        <w:t xml:space="preserve">needed health services. Second, as the literature about determinants of health insurance enrolment </w:t>
      </w:r>
      <w:r w:rsidR="00CF7BE4">
        <w:rPr>
          <w:lang w:val="en-US"/>
        </w:rPr>
        <w:t>and health services concludes, play</w:t>
      </w:r>
      <w:r w:rsidR="00361396">
        <w:rPr>
          <w:lang w:val="en-US"/>
        </w:rPr>
        <w:t xml:space="preserve"> besides socio-economic, economic, and household characteristics also other demand- and supply-side factors an important role (e.g., </w:t>
      </w:r>
      <w:r w:rsidRPr="00F34B3E" w:rsidR="00361396">
        <w:rPr>
          <w:lang w:val="en-US"/>
        </w:rPr>
        <w:t xml:space="preserve">Owoo and </w:t>
      </w:r>
      <w:proofErr w:type="spellStart"/>
      <w:r w:rsidRPr="00F34B3E" w:rsidR="00361396">
        <w:rPr>
          <w:lang w:val="en-US"/>
        </w:rPr>
        <w:t>Lambon-Quayefio</w:t>
      </w:r>
      <w:proofErr w:type="spellEnd"/>
      <w:r w:rsidRPr="00F34B3E" w:rsidR="00361396">
        <w:rPr>
          <w:lang w:val="en-US"/>
        </w:rPr>
        <w:t>, 2013</w:t>
      </w:r>
      <w:r w:rsidR="00011406">
        <w:rPr>
          <w:lang w:val="en-US"/>
        </w:rPr>
        <w:t xml:space="preserve">; </w:t>
      </w:r>
      <w:proofErr w:type="spellStart"/>
      <w:r w:rsidRPr="00F34B3E" w:rsidR="00361396">
        <w:rPr>
          <w:lang w:val="en-US"/>
        </w:rPr>
        <w:t>Brugiavini</w:t>
      </w:r>
      <w:proofErr w:type="spellEnd"/>
      <w:r w:rsidRPr="00F34B3E" w:rsidR="00361396">
        <w:rPr>
          <w:lang w:val="en-US"/>
        </w:rPr>
        <w:t xml:space="preserve"> and Pace, 2016).</w:t>
      </w:r>
      <w:r w:rsidR="00011406">
        <w:rPr>
          <w:lang w:val="en-US"/>
        </w:rPr>
        <w:t xml:space="preserve"> Therefore, we cannot </w:t>
      </w:r>
      <w:r w:rsidR="00CF7BE4">
        <w:rPr>
          <w:lang w:val="en-US"/>
        </w:rPr>
        <w:t xml:space="preserve">exclude the possibility that adding </w:t>
      </w:r>
      <w:r w:rsidR="00011406">
        <w:rPr>
          <w:lang w:val="en-US"/>
        </w:rPr>
        <w:t xml:space="preserve">additional variables into our model would lead to another ranking of the most and least important variables. However, due to data limitations this is not possible to test. Still, based on meta-studies, the included covariates seem to account for the most important </w:t>
      </w:r>
      <w:r w:rsidR="00631F33">
        <w:rPr>
          <w:lang w:val="en-US"/>
        </w:rPr>
        <w:t xml:space="preserve">variables </w:t>
      </w:r>
      <w:r w:rsidR="00011406">
        <w:rPr>
          <w:lang w:val="en-US"/>
        </w:rPr>
        <w:t xml:space="preserve">(e.g., </w:t>
      </w:r>
      <w:r w:rsidRPr="00F50A90" w:rsidR="00631F33">
        <w:rPr>
          <w:lang w:val="en-US"/>
        </w:rPr>
        <w:t>Osei Afriyie et al., 2022</w:t>
      </w:r>
      <w:r w:rsidR="00631F33">
        <w:rPr>
          <w:lang w:val="en-US"/>
        </w:rPr>
        <w:t xml:space="preserve">). Additionally, as we highlighted in the analysis, more </w:t>
      </w:r>
      <w:r w:rsidRPr="00631F33" w:rsidR="00631F33">
        <w:rPr>
          <w:lang w:val="en-US"/>
        </w:rPr>
        <w:t xml:space="preserve">in-depth country analyses </w:t>
      </w:r>
      <w:r w:rsidR="00631F33">
        <w:rPr>
          <w:lang w:val="en-US"/>
        </w:rPr>
        <w:t>might be needed to fully understand the driving factors. Third, our best-performing models</w:t>
      </w:r>
      <w:r w:rsidR="00F7717F">
        <w:rPr>
          <w:lang w:val="en-US"/>
        </w:rPr>
        <w:t xml:space="preserve"> </w:t>
      </w:r>
      <w:r w:rsidR="00CF7BE4">
        <w:rPr>
          <w:lang w:val="en-US"/>
        </w:rPr>
        <w:t>out</w:t>
      </w:r>
      <w:r w:rsidR="00F7717F">
        <w:rPr>
          <w:lang w:val="en-US"/>
        </w:rPr>
        <w:t>perform the classical model but</w:t>
      </w:r>
      <w:r w:rsidR="00631F33">
        <w:rPr>
          <w:lang w:val="en-US"/>
        </w:rPr>
        <w:t xml:space="preserve"> still do not 100% accurately predict our four outcomes. </w:t>
      </w:r>
      <w:r w:rsidR="00F7717F">
        <w:rPr>
          <w:lang w:val="en-US"/>
        </w:rPr>
        <w:t xml:space="preserve">Thus, our results should be applied with caution to out-of-sample data, especially for extraordinary cases. </w:t>
      </w:r>
      <w:r w:rsidR="00932F3C">
        <w:rPr>
          <w:lang w:val="en-US"/>
        </w:rPr>
        <w:t>W</w:t>
      </w:r>
      <w:r w:rsidR="004E1ED0">
        <w:rPr>
          <w:lang w:val="en-US"/>
        </w:rPr>
        <w:t>e recommen</w:t>
      </w:r>
      <w:r w:rsidR="00932F3C">
        <w:rPr>
          <w:lang w:val="en-US"/>
        </w:rPr>
        <w:t xml:space="preserve">d, as for all targeting approaches, to </w:t>
      </w:r>
      <w:proofErr w:type="gramStart"/>
      <w:r w:rsidR="00932F3C">
        <w:rPr>
          <w:lang w:val="en-US"/>
        </w:rPr>
        <w:t>reevaluate</w:t>
      </w:r>
      <w:proofErr w:type="gramEnd"/>
      <w:r w:rsidR="00932F3C">
        <w:rPr>
          <w:lang w:val="en-US"/>
        </w:rPr>
        <w:t xml:space="preserve"> for each outcome and country to assess first the feasibility of a potential application before applying.</w:t>
      </w:r>
    </w:p>
    <w:p w:rsidR="002142FA" w:rsidP="00FD22EB" w:rsidRDefault="002142FA" w14:paraId="0459E396" w14:textId="7B62DB0A">
      <w:pPr>
        <w:pStyle w:val="KeinLeerraum"/>
        <w:spacing w:after="120" w:line="360" w:lineRule="auto"/>
        <w:rPr>
          <w:lang w:val="en-US"/>
        </w:rPr>
      </w:pPr>
    </w:p>
    <w:p w:rsidR="00932F3C" w:rsidP="00FD22EB" w:rsidRDefault="00932F3C" w14:paraId="1A7A14FB" w14:textId="77777777">
      <w:pPr>
        <w:pStyle w:val="KeinLeerraum"/>
        <w:spacing w:after="120" w:line="360" w:lineRule="auto"/>
        <w:rPr>
          <w:lang w:val="en-US"/>
        </w:rPr>
        <w:sectPr w:rsidR="00932F3C" w:rsidSect="009467D9">
          <w:footerReference w:type="default" r:id="rId26"/>
          <w:pgSz w:w="11906" w:h="16838" w:orient="portrait"/>
          <w:pgMar w:top="1417" w:right="1276" w:bottom="1134" w:left="993" w:header="708" w:footer="708" w:gutter="0"/>
          <w:cols w:space="708"/>
          <w:docGrid w:linePitch="360"/>
        </w:sectPr>
      </w:pPr>
    </w:p>
    <w:p w:rsidRPr="00F34B3E" w:rsidR="00847B2D" w:rsidP="00847B2D" w:rsidRDefault="00847B2D" w14:paraId="3800CC0F" w14:textId="11AEF772">
      <w:pPr>
        <w:pStyle w:val="berschrift1"/>
        <w:numPr>
          <w:ilvl w:val="0"/>
          <w:numId w:val="0"/>
        </w:numPr>
        <w:rPr>
          <w:rFonts w:cs="Times New Roman"/>
          <w:color w:val="auto"/>
          <w:shd w:val="clear" w:color="auto" w:fill="FFFFFF"/>
          <w:lang w:val="en-US"/>
        </w:rPr>
      </w:pPr>
      <w:r w:rsidRPr="00F34B3E">
        <w:rPr>
          <w:rFonts w:cs="Times New Roman"/>
          <w:color w:val="auto"/>
          <w:shd w:val="clear" w:color="auto" w:fill="FFFFFF"/>
          <w:lang w:val="en-US"/>
        </w:rPr>
        <w:t>References</w:t>
      </w:r>
    </w:p>
    <w:p w:rsidRPr="00F34B3E" w:rsidR="0047680F" w:rsidP="002142FA" w:rsidRDefault="0047680F" w14:paraId="73EC0FF5" w14:textId="77777777">
      <w:pPr>
        <w:spacing w:after="120" w:line="240" w:lineRule="auto"/>
        <w:ind w:firstLine="142"/>
        <w:rPr>
          <w:sz w:val="20"/>
          <w:szCs w:val="20"/>
          <w:lang w:val="en-US"/>
        </w:rPr>
      </w:pPr>
      <w:r w:rsidRPr="00F34B3E">
        <w:rPr>
          <w:sz w:val="20"/>
          <w:szCs w:val="20"/>
          <w:lang w:val="en-US"/>
        </w:rPr>
        <w:t xml:space="preserve">Adebayo, E.F., Uthman, O.A., </w:t>
      </w:r>
      <w:proofErr w:type="spellStart"/>
      <w:r w:rsidRPr="00F34B3E">
        <w:rPr>
          <w:sz w:val="20"/>
          <w:szCs w:val="20"/>
          <w:lang w:val="en-US"/>
        </w:rPr>
        <w:t>Wiysonge</w:t>
      </w:r>
      <w:proofErr w:type="spellEnd"/>
      <w:r w:rsidRPr="00F34B3E">
        <w:rPr>
          <w:sz w:val="20"/>
          <w:szCs w:val="20"/>
          <w:lang w:val="en-US"/>
        </w:rPr>
        <w:t xml:space="preserve">, C.S., Stern, E.A., Lamont, K.T., </w:t>
      </w:r>
      <w:proofErr w:type="spellStart"/>
      <w:r w:rsidRPr="00F34B3E">
        <w:rPr>
          <w:sz w:val="20"/>
          <w:szCs w:val="20"/>
          <w:lang w:val="en-US"/>
        </w:rPr>
        <w:t>Ataguba</w:t>
      </w:r>
      <w:proofErr w:type="spellEnd"/>
      <w:r w:rsidRPr="00F34B3E">
        <w:rPr>
          <w:sz w:val="20"/>
          <w:szCs w:val="20"/>
          <w:lang w:val="en-US"/>
        </w:rPr>
        <w:t xml:space="preserve">, J.E. (2015). </w:t>
      </w:r>
      <w:r w:rsidRPr="00F34B3E">
        <w:rPr>
          <w:sz w:val="20"/>
          <w:szCs w:val="20"/>
        </w:rPr>
        <w:t xml:space="preserve">A systematic review of factors that affect uptake of </w:t>
      </w:r>
      <w:proofErr w:type="gramStart"/>
      <w:r w:rsidRPr="00F34B3E">
        <w:rPr>
          <w:sz w:val="20"/>
          <w:szCs w:val="20"/>
        </w:rPr>
        <w:t>community based</w:t>
      </w:r>
      <w:proofErr w:type="gramEnd"/>
      <w:r w:rsidRPr="00F34B3E">
        <w:rPr>
          <w:sz w:val="20"/>
          <w:szCs w:val="20"/>
        </w:rPr>
        <w:t xml:space="preserve"> health insurance in low-income and middle-income countries. </w:t>
      </w:r>
      <w:r w:rsidRPr="00F34B3E">
        <w:rPr>
          <w:i/>
          <w:sz w:val="20"/>
          <w:szCs w:val="20"/>
        </w:rPr>
        <w:t>BMC health services research,</w:t>
      </w:r>
      <w:r w:rsidRPr="00F34B3E">
        <w:rPr>
          <w:sz w:val="20"/>
          <w:szCs w:val="20"/>
        </w:rPr>
        <w:t xml:space="preserve"> 15(1):543-543. https://doi.org/10.1186/s12913-015-1179-3</w:t>
      </w:r>
    </w:p>
    <w:p w:rsidRPr="00F34B3E" w:rsidR="0047680F" w:rsidP="002142FA" w:rsidRDefault="0047680F" w14:paraId="588572C3" w14:textId="77777777">
      <w:pPr>
        <w:pStyle w:val="KeinLeerraum"/>
        <w:spacing w:after="120"/>
        <w:ind w:firstLine="142"/>
        <w:rPr>
          <w:sz w:val="20"/>
          <w:szCs w:val="20"/>
          <w:lang w:val="en-US"/>
        </w:rPr>
      </w:pPr>
      <w:r w:rsidRPr="00F34B3E">
        <w:rPr>
          <w:sz w:val="20"/>
          <w:szCs w:val="20"/>
          <w:lang w:val="en-US"/>
        </w:rPr>
        <w:t xml:space="preserve">Akazili, </w:t>
      </w:r>
      <w:proofErr w:type="gramStart"/>
      <w:r w:rsidRPr="00F34B3E">
        <w:rPr>
          <w:sz w:val="20"/>
          <w:szCs w:val="20"/>
          <w:lang w:val="en-US"/>
        </w:rPr>
        <w:t>J.,</w:t>
      </w:r>
      <w:proofErr w:type="spellStart"/>
      <w:r w:rsidRPr="00F34B3E">
        <w:rPr>
          <w:sz w:val="20"/>
          <w:szCs w:val="20"/>
          <w:lang w:val="en-US"/>
        </w:rPr>
        <w:t>Welaga</w:t>
      </w:r>
      <w:proofErr w:type="spellEnd"/>
      <w:proofErr w:type="gramEnd"/>
      <w:r w:rsidRPr="00F34B3E">
        <w:rPr>
          <w:sz w:val="20"/>
          <w:szCs w:val="20"/>
          <w:lang w:val="en-US"/>
        </w:rPr>
        <w:t xml:space="preserve">, P., Bawah, A., </w:t>
      </w:r>
      <w:proofErr w:type="spellStart"/>
      <w:r w:rsidRPr="00F34B3E">
        <w:rPr>
          <w:sz w:val="20"/>
          <w:szCs w:val="20"/>
          <w:lang w:val="en-US"/>
        </w:rPr>
        <w:t>Achana</w:t>
      </w:r>
      <w:proofErr w:type="spellEnd"/>
      <w:r w:rsidRPr="00F34B3E">
        <w:rPr>
          <w:sz w:val="20"/>
          <w:szCs w:val="20"/>
          <w:lang w:val="en-US"/>
        </w:rPr>
        <w:t xml:space="preserve">, F., Oduro, A., Awoonor-Williams, J., Williams, J., Aikins, M., Phillips, J. (2014). Is Ghana’s pro-poor health insurance scheme really for the poor? Evidence from Northern Ghana. </w:t>
      </w:r>
      <w:r w:rsidRPr="00F34B3E">
        <w:rPr>
          <w:rFonts w:cs="URWPalladioL-Ital"/>
          <w:i/>
          <w:sz w:val="20"/>
          <w:szCs w:val="20"/>
          <w:lang w:val="en-US"/>
        </w:rPr>
        <w:t>BMC Health Services Research</w:t>
      </w:r>
      <w:r w:rsidRPr="00F34B3E">
        <w:rPr>
          <w:sz w:val="20"/>
          <w:szCs w:val="20"/>
          <w:lang w:val="en-US"/>
        </w:rPr>
        <w:t>, 14(63): 637. https://doi.org/10.1186/1472-6963-14-63</w:t>
      </w:r>
    </w:p>
    <w:p w:rsidRPr="00F34B3E" w:rsidR="0047680F" w:rsidP="002142FA" w:rsidRDefault="0047680F" w14:paraId="12908F30" w14:textId="77777777">
      <w:pPr>
        <w:pStyle w:val="KeinLeerraum"/>
        <w:spacing w:after="120"/>
        <w:ind w:firstLine="142"/>
        <w:rPr>
          <w:sz w:val="20"/>
          <w:szCs w:val="20"/>
          <w:lang w:val="en-US"/>
        </w:rPr>
      </w:pPr>
      <w:proofErr w:type="spellStart"/>
      <w:r w:rsidRPr="00F34B3E">
        <w:rPr>
          <w:sz w:val="20"/>
          <w:szCs w:val="20"/>
          <w:lang w:val="en-US"/>
        </w:rPr>
        <w:t>Alpaydin</w:t>
      </w:r>
      <w:proofErr w:type="spellEnd"/>
      <w:r w:rsidRPr="00F34B3E">
        <w:rPr>
          <w:sz w:val="20"/>
          <w:szCs w:val="20"/>
          <w:lang w:val="en-US"/>
        </w:rPr>
        <w:t xml:space="preserve">, E. (2010). Introduction to machine learning, Cambridge: </w:t>
      </w:r>
      <w:r w:rsidRPr="00F34B3E">
        <w:rPr>
          <w:rFonts w:cs="URWPalladioL-Ital"/>
          <w:sz w:val="20"/>
          <w:szCs w:val="20"/>
          <w:lang w:val="en-US"/>
        </w:rPr>
        <w:t>The MIT Press</w:t>
      </w:r>
      <w:r w:rsidRPr="00F34B3E">
        <w:rPr>
          <w:sz w:val="20"/>
          <w:szCs w:val="20"/>
          <w:lang w:val="en-US"/>
        </w:rPr>
        <w:t>.</w:t>
      </w:r>
    </w:p>
    <w:p w:rsidRPr="0082356B" w:rsidR="0047680F" w:rsidP="002142FA" w:rsidRDefault="0047680F" w14:paraId="4ED1F0F0" w14:textId="77777777">
      <w:pPr>
        <w:pStyle w:val="KeinLeerraum"/>
        <w:spacing w:after="120"/>
        <w:ind w:firstLine="142"/>
        <w:rPr>
          <w:sz w:val="20"/>
          <w:szCs w:val="20"/>
          <w:lang w:val="fr-CH"/>
        </w:rPr>
      </w:pPr>
      <w:r w:rsidRPr="005864E8">
        <w:rPr>
          <w:sz w:val="20"/>
          <w:szCs w:val="20"/>
          <w:lang w:val="de-CH"/>
        </w:rPr>
        <w:t>Amu, H., Dickson, K.S., Kumi-</w:t>
      </w:r>
      <w:proofErr w:type="spellStart"/>
      <w:r w:rsidRPr="005864E8">
        <w:rPr>
          <w:sz w:val="20"/>
          <w:szCs w:val="20"/>
          <w:lang w:val="de-CH"/>
        </w:rPr>
        <w:t>Kyereme</w:t>
      </w:r>
      <w:proofErr w:type="spellEnd"/>
      <w:r w:rsidRPr="005864E8">
        <w:rPr>
          <w:sz w:val="20"/>
          <w:szCs w:val="20"/>
          <w:lang w:val="de-CH"/>
        </w:rPr>
        <w:t xml:space="preserve">, A., </w:t>
      </w:r>
      <w:proofErr w:type="spellStart"/>
      <w:r w:rsidRPr="005864E8">
        <w:rPr>
          <w:sz w:val="20"/>
          <w:szCs w:val="20"/>
          <w:lang w:val="de-CH"/>
        </w:rPr>
        <w:t>Darteh</w:t>
      </w:r>
      <w:proofErr w:type="spellEnd"/>
      <w:r w:rsidRPr="005864E8">
        <w:rPr>
          <w:sz w:val="20"/>
          <w:szCs w:val="20"/>
          <w:lang w:val="de-CH"/>
        </w:rPr>
        <w:t xml:space="preserve">, E.K.M. (2018). </w:t>
      </w:r>
      <w:r w:rsidRPr="00F34B3E">
        <w:rPr>
          <w:sz w:val="20"/>
          <w:szCs w:val="20"/>
          <w:lang w:val="en-US"/>
        </w:rPr>
        <w:t xml:space="preserve">Understanding variations in health insurance coverage in Ghana, Kenya, Nigeria, and Tanzania: Evidence from demographic and health surveys. </w:t>
      </w:r>
      <w:proofErr w:type="spellStart"/>
      <w:r w:rsidRPr="0082356B">
        <w:rPr>
          <w:rFonts w:cs="URWPalladioL-Ital"/>
          <w:i/>
          <w:sz w:val="20"/>
          <w:szCs w:val="20"/>
          <w:lang w:val="fr-CH"/>
        </w:rPr>
        <w:t>PLoS</w:t>
      </w:r>
      <w:proofErr w:type="spellEnd"/>
      <w:r w:rsidRPr="0082356B">
        <w:rPr>
          <w:rFonts w:cs="URWPalladioL-Ital"/>
          <w:i/>
          <w:sz w:val="20"/>
          <w:szCs w:val="20"/>
          <w:lang w:val="fr-CH"/>
        </w:rPr>
        <w:t xml:space="preserve"> ONE</w:t>
      </w:r>
      <w:r w:rsidRPr="0082356B">
        <w:rPr>
          <w:sz w:val="20"/>
          <w:szCs w:val="20"/>
          <w:lang w:val="fr-CH"/>
        </w:rPr>
        <w:t>, 13(8</w:t>
      </w:r>
      <w:proofErr w:type="gramStart"/>
      <w:r w:rsidRPr="0082356B">
        <w:rPr>
          <w:sz w:val="20"/>
          <w:szCs w:val="20"/>
          <w:lang w:val="fr-CH"/>
        </w:rPr>
        <w:t>):</w:t>
      </w:r>
      <w:proofErr w:type="gramEnd"/>
      <w:r w:rsidRPr="0082356B">
        <w:rPr>
          <w:sz w:val="20"/>
          <w:szCs w:val="20"/>
          <w:lang w:val="fr-CH"/>
        </w:rPr>
        <w:t xml:space="preserve"> e0201833. </w:t>
      </w:r>
      <w:r>
        <w:fldChar w:fldCharType="begin"/>
      </w:r>
      <w:r w:rsidRPr="00E21B11">
        <w:rPr>
          <w:lang w:val="fr-CH"/>
        </w:rPr>
        <w:instrText>HYPERLINK "https://doi.org/10.1371/journal.pone.0201833"</w:instrText>
      </w:r>
      <w:r>
        <w:fldChar w:fldCharType="separate"/>
      </w:r>
      <w:r w:rsidRPr="0082356B">
        <w:rPr>
          <w:sz w:val="20"/>
          <w:szCs w:val="20"/>
          <w:lang w:val="fr-CH"/>
        </w:rPr>
        <w:t>https://doi.org/10.1371/journal.pone.0201833</w:t>
      </w:r>
      <w:r>
        <w:fldChar w:fldCharType="end"/>
      </w:r>
    </w:p>
    <w:p w:rsidRPr="00F34B3E" w:rsidR="0047680F" w:rsidP="002142FA" w:rsidRDefault="0047680F" w14:paraId="6715127C" w14:textId="77777777">
      <w:pPr>
        <w:spacing w:after="120" w:line="240" w:lineRule="auto"/>
        <w:ind w:firstLine="142"/>
        <w:rPr>
          <w:sz w:val="20"/>
          <w:szCs w:val="20"/>
          <w:lang w:val="en-US"/>
        </w:rPr>
      </w:pPr>
      <w:r w:rsidRPr="0082356B">
        <w:rPr>
          <w:rFonts w:cs="Segoe UI"/>
          <w:sz w:val="20"/>
          <w:szCs w:val="20"/>
          <w:shd w:val="clear" w:color="auto" w:fill="FCFCFC"/>
          <w:lang w:val="fr-CH"/>
        </w:rPr>
        <w:t xml:space="preserve">Ansu-Mensah, M., Danquah, F.I., </w:t>
      </w:r>
      <w:proofErr w:type="spellStart"/>
      <w:r w:rsidRPr="0082356B">
        <w:rPr>
          <w:rFonts w:cs="Segoe UI"/>
          <w:sz w:val="20"/>
          <w:szCs w:val="20"/>
          <w:shd w:val="clear" w:color="auto" w:fill="FCFCFC"/>
          <w:lang w:val="fr-CH"/>
        </w:rPr>
        <w:t>Bawontuo</w:t>
      </w:r>
      <w:proofErr w:type="spellEnd"/>
      <w:r w:rsidRPr="0082356B">
        <w:rPr>
          <w:rFonts w:cs="Segoe UI"/>
          <w:sz w:val="20"/>
          <w:szCs w:val="20"/>
          <w:shd w:val="clear" w:color="auto" w:fill="FCFCFC"/>
          <w:lang w:val="fr-CH"/>
        </w:rPr>
        <w:t>, V. </w:t>
      </w:r>
      <w:r w:rsidRPr="0082356B">
        <w:rPr>
          <w:rFonts w:cs="Segoe UI"/>
          <w:i/>
          <w:iCs/>
          <w:sz w:val="20"/>
          <w:szCs w:val="20"/>
          <w:shd w:val="clear" w:color="auto" w:fill="FCFCFC"/>
          <w:lang w:val="fr-CH"/>
        </w:rPr>
        <w:t>et al.</w:t>
      </w:r>
      <w:r w:rsidRPr="0082356B">
        <w:rPr>
          <w:rFonts w:cs="Segoe UI"/>
          <w:sz w:val="20"/>
          <w:szCs w:val="20"/>
          <w:shd w:val="clear" w:color="auto" w:fill="FCFCFC"/>
          <w:lang w:val="fr-CH"/>
        </w:rPr>
        <w:t> </w:t>
      </w:r>
      <w:r w:rsidRPr="00F34B3E">
        <w:rPr>
          <w:rFonts w:cs="Segoe UI"/>
          <w:sz w:val="20"/>
          <w:szCs w:val="20"/>
          <w:shd w:val="clear" w:color="auto" w:fill="FCFCFC"/>
          <w:lang w:val="en-US"/>
        </w:rPr>
        <w:t xml:space="preserve">(2021). </w:t>
      </w:r>
      <w:r w:rsidRPr="00F34B3E">
        <w:rPr>
          <w:rFonts w:cs="Segoe UI"/>
          <w:sz w:val="20"/>
          <w:szCs w:val="20"/>
          <w:shd w:val="clear" w:color="auto" w:fill="FCFCFC"/>
        </w:rPr>
        <w:t>Quality of care in the free maternal healthcare era in sub-Saharan Africa: a scoping review of providers’ and managers’ perceptions. </w:t>
      </w:r>
      <w:r w:rsidRPr="00F34B3E">
        <w:rPr>
          <w:rFonts w:cs="Segoe UI"/>
          <w:i/>
          <w:iCs/>
          <w:sz w:val="20"/>
          <w:szCs w:val="20"/>
          <w:shd w:val="clear" w:color="auto" w:fill="FCFCFC"/>
        </w:rPr>
        <w:t>BMC Pregnancy Childbirth,</w:t>
      </w:r>
      <w:r w:rsidRPr="00F34B3E">
        <w:rPr>
          <w:rFonts w:cs="Segoe UI"/>
          <w:sz w:val="20"/>
          <w:szCs w:val="20"/>
          <w:shd w:val="clear" w:color="auto" w:fill="FCFCFC"/>
        </w:rPr>
        <w:t> </w:t>
      </w:r>
      <w:r w:rsidRPr="00F34B3E">
        <w:rPr>
          <w:rFonts w:cs="Segoe UI"/>
          <w:bCs/>
          <w:sz w:val="20"/>
          <w:szCs w:val="20"/>
          <w:shd w:val="clear" w:color="auto" w:fill="FCFCFC"/>
        </w:rPr>
        <w:t>21</w:t>
      </w:r>
      <w:r w:rsidRPr="00F34B3E">
        <w:rPr>
          <w:rFonts w:cs="Segoe UI"/>
          <w:sz w:val="20"/>
          <w:szCs w:val="20"/>
          <w:shd w:val="clear" w:color="auto" w:fill="FCFCFC"/>
        </w:rPr>
        <w:t>(220). https://doi.org/10.1186/s12884-021-03701-z</w:t>
      </w:r>
    </w:p>
    <w:p w:rsidRPr="00F34B3E" w:rsidR="0047680F" w:rsidP="002142FA" w:rsidRDefault="0047680F" w14:paraId="2E72FD15" w14:textId="77777777">
      <w:pPr>
        <w:pStyle w:val="KeinLeerraum"/>
        <w:spacing w:after="120"/>
        <w:ind w:firstLine="142"/>
        <w:rPr>
          <w:sz w:val="20"/>
          <w:szCs w:val="20"/>
          <w:lang w:val="en-US"/>
        </w:rPr>
      </w:pPr>
      <w:proofErr w:type="spellStart"/>
      <w:r w:rsidRPr="00F34B3E">
        <w:rPr>
          <w:sz w:val="20"/>
          <w:szCs w:val="20"/>
          <w:lang w:val="en-US"/>
        </w:rPr>
        <w:t>Baloul</w:t>
      </w:r>
      <w:proofErr w:type="spellEnd"/>
      <w:r w:rsidRPr="00F34B3E">
        <w:rPr>
          <w:sz w:val="20"/>
          <w:szCs w:val="20"/>
          <w:lang w:val="en-US"/>
        </w:rPr>
        <w:t xml:space="preserve">, I., </w:t>
      </w:r>
      <w:proofErr w:type="spellStart"/>
      <w:r w:rsidRPr="00F34B3E">
        <w:rPr>
          <w:sz w:val="20"/>
          <w:szCs w:val="20"/>
          <w:lang w:val="en-US"/>
        </w:rPr>
        <w:t>Dahlui</w:t>
      </w:r>
      <w:proofErr w:type="spellEnd"/>
      <w:r w:rsidRPr="00F34B3E">
        <w:rPr>
          <w:sz w:val="20"/>
          <w:szCs w:val="20"/>
          <w:lang w:val="en-US"/>
        </w:rPr>
        <w:t xml:space="preserve">, M. (2014). Determinants of health insurance enrolment in Sudan: evidence from Health </w:t>
      </w:r>
      <w:proofErr w:type="spellStart"/>
      <w:r w:rsidRPr="00F34B3E">
        <w:rPr>
          <w:sz w:val="20"/>
          <w:szCs w:val="20"/>
          <w:lang w:val="en-US"/>
        </w:rPr>
        <w:t>Utilisation</w:t>
      </w:r>
      <w:proofErr w:type="spellEnd"/>
      <w:r w:rsidRPr="00F34B3E">
        <w:rPr>
          <w:sz w:val="20"/>
          <w:szCs w:val="20"/>
          <w:lang w:val="en-US"/>
        </w:rPr>
        <w:t xml:space="preserve"> and Expenditure Household Survey 2009. </w:t>
      </w:r>
      <w:r w:rsidRPr="00F34B3E">
        <w:rPr>
          <w:i/>
          <w:sz w:val="20"/>
          <w:szCs w:val="20"/>
          <w:lang w:val="en-US"/>
        </w:rPr>
        <w:t>BMC Health Serv Res</w:t>
      </w:r>
      <w:r w:rsidRPr="00F34B3E">
        <w:rPr>
          <w:sz w:val="20"/>
          <w:szCs w:val="20"/>
          <w:lang w:val="en-US"/>
        </w:rPr>
        <w:t xml:space="preserve">, 14(O17). </w:t>
      </w:r>
      <w:hyperlink w:history="1" r:id="rId27">
        <w:r w:rsidRPr="00F34B3E">
          <w:rPr>
            <w:rStyle w:val="Hyperlink"/>
            <w:sz w:val="20"/>
            <w:szCs w:val="20"/>
            <w:lang w:val="en-US"/>
          </w:rPr>
          <w:t>https://doi.org/10.1186/1472-6963-14-S2-O17</w:t>
        </w:r>
      </w:hyperlink>
    </w:p>
    <w:p w:rsidRPr="00F34B3E" w:rsidR="0047680F" w:rsidP="002142FA" w:rsidRDefault="0047680F" w14:paraId="0C63E6E6" w14:textId="77777777">
      <w:pPr>
        <w:pStyle w:val="KeinLeerraum"/>
        <w:spacing w:after="120"/>
        <w:ind w:firstLine="142"/>
        <w:rPr>
          <w:sz w:val="20"/>
          <w:szCs w:val="20"/>
          <w:lang w:val="en-US"/>
        </w:rPr>
      </w:pPr>
      <w:proofErr w:type="spellStart"/>
      <w:r w:rsidRPr="001D6960">
        <w:rPr>
          <w:sz w:val="20"/>
          <w:szCs w:val="20"/>
          <w:lang w:val="en-US"/>
        </w:rPr>
        <w:t>Basaza</w:t>
      </w:r>
      <w:proofErr w:type="spellEnd"/>
      <w:r w:rsidRPr="001D6960">
        <w:rPr>
          <w:sz w:val="20"/>
          <w:szCs w:val="20"/>
          <w:lang w:val="en-US"/>
        </w:rPr>
        <w:t xml:space="preserve">, R., Alier, P.K., </w:t>
      </w:r>
      <w:proofErr w:type="gramStart"/>
      <w:r w:rsidRPr="001D6960">
        <w:rPr>
          <w:sz w:val="20"/>
          <w:szCs w:val="20"/>
          <w:lang w:val="en-US"/>
        </w:rPr>
        <w:t>Kirabira</w:t>
      </w:r>
      <w:proofErr w:type="gramEnd"/>
      <w:r w:rsidRPr="001D6960">
        <w:rPr>
          <w:sz w:val="20"/>
          <w:szCs w:val="20"/>
          <w:lang w:val="en-US"/>
        </w:rPr>
        <w:t xml:space="preserve">, P., </w:t>
      </w:r>
      <w:proofErr w:type="spellStart"/>
      <w:r w:rsidRPr="001D6960">
        <w:rPr>
          <w:sz w:val="20"/>
          <w:szCs w:val="20"/>
          <w:lang w:val="en-US"/>
        </w:rPr>
        <w:t>Ogubi</w:t>
      </w:r>
      <w:proofErr w:type="spellEnd"/>
      <w:r w:rsidRPr="001D6960">
        <w:rPr>
          <w:sz w:val="20"/>
          <w:szCs w:val="20"/>
          <w:lang w:val="en-US"/>
        </w:rPr>
        <w:t xml:space="preserve">, D., Lako, </w:t>
      </w:r>
      <w:proofErr w:type="gramStart"/>
      <w:r w:rsidRPr="001D6960">
        <w:rPr>
          <w:sz w:val="20"/>
          <w:szCs w:val="20"/>
          <w:lang w:val="en-US"/>
        </w:rPr>
        <w:t>R.L</w:t>
      </w:r>
      <w:proofErr w:type="gramEnd"/>
      <w:r w:rsidRPr="001D6960">
        <w:rPr>
          <w:sz w:val="20"/>
          <w:szCs w:val="20"/>
          <w:lang w:val="en-US"/>
        </w:rPr>
        <w:t xml:space="preserve">.L. (2017). </w:t>
      </w:r>
      <w:r w:rsidRPr="00F34B3E">
        <w:rPr>
          <w:sz w:val="20"/>
          <w:szCs w:val="20"/>
          <w:lang w:val="en-US"/>
        </w:rPr>
        <w:t xml:space="preserve">Willingness to pay for National Health Insurance Fund among public servants in Juba City, South Sudan: a contingent evaluation. </w:t>
      </w:r>
      <w:r w:rsidRPr="00F34B3E">
        <w:rPr>
          <w:i/>
          <w:sz w:val="20"/>
          <w:szCs w:val="20"/>
          <w:lang w:val="en-US"/>
        </w:rPr>
        <w:t xml:space="preserve">International Journal for Equity in Health, </w:t>
      </w:r>
      <w:r w:rsidRPr="00F34B3E">
        <w:rPr>
          <w:sz w:val="20"/>
          <w:szCs w:val="20"/>
          <w:lang w:val="en-US"/>
        </w:rPr>
        <w:t xml:space="preserve">16:158. </w:t>
      </w:r>
      <w:hyperlink w:history="1" r:id="rId28">
        <w:r w:rsidRPr="00F34B3E">
          <w:rPr>
            <w:rStyle w:val="Hyperlink"/>
            <w:color w:val="auto"/>
            <w:sz w:val="20"/>
            <w:szCs w:val="20"/>
            <w:u w:val="none"/>
            <w:lang w:val="en-US"/>
          </w:rPr>
          <w:t>https://doi.org/10.1186/s12939-017-0650-7</w:t>
        </w:r>
      </w:hyperlink>
    </w:p>
    <w:p w:rsidRPr="00F34B3E" w:rsidR="0047680F" w:rsidP="002142FA" w:rsidRDefault="0047680F" w14:paraId="6F9DB7FB" w14:textId="77777777">
      <w:pPr>
        <w:pStyle w:val="KeinLeerraum"/>
        <w:spacing w:after="120"/>
        <w:ind w:firstLine="142"/>
        <w:rPr>
          <w:sz w:val="20"/>
          <w:szCs w:val="20"/>
        </w:rPr>
      </w:pPr>
      <w:r w:rsidRPr="00F34B3E">
        <w:rPr>
          <w:sz w:val="20"/>
          <w:szCs w:val="20"/>
          <w:lang w:val="en-US"/>
        </w:rPr>
        <w:t xml:space="preserve">Bazzi, S., Blair, R.A., </w:t>
      </w:r>
      <w:proofErr w:type="spellStart"/>
      <w:r w:rsidRPr="00F34B3E">
        <w:rPr>
          <w:sz w:val="20"/>
          <w:szCs w:val="20"/>
          <w:lang w:val="en-US"/>
        </w:rPr>
        <w:t>Blattmann</w:t>
      </w:r>
      <w:proofErr w:type="spellEnd"/>
      <w:r w:rsidRPr="00F34B3E">
        <w:rPr>
          <w:sz w:val="20"/>
          <w:szCs w:val="20"/>
          <w:lang w:val="en-US"/>
        </w:rPr>
        <w:t>, C., Dube, D., Gudgeon, M., Pack, R., (2022).</w:t>
      </w:r>
      <w:r w:rsidRPr="00F34B3E">
        <w:t xml:space="preserve"> </w:t>
      </w:r>
      <w:r w:rsidRPr="00F34B3E">
        <w:rPr>
          <w:sz w:val="20"/>
          <w:szCs w:val="20"/>
          <w:lang w:val="en-US"/>
        </w:rPr>
        <w:t xml:space="preserve">The Promise and Pitfalls of Conflict Prediction: Evidence from Colombia and Indonesia. </w:t>
      </w:r>
      <w:r w:rsidRPr="00F34B3E">
        <w:rPr>
          <w:i/>
          <w:sz w:val="20"/>
          <w:szCs w:val="20"/>
          <w:lang w:val="en-US"/>
        </w:rPr>
        <w:t>The Review of Economics and Statistics</w:t>
      </w:r>
      <w:r w:rsidRPr="00F34B3E">
        <w:rPr>
          <w:sz w:val="20"/>
          <w:szCs w:val="20"/>
          <w:lang w:val="en-US"/>
        </w:rPr>
        <w:t>, 104(4): 764-779.</w:t>
      </w:r>
      <w:r w:rsidRPr="00F34B3E">
        <w:t xml:space="preserve"> </w:t>
      </w:r>
      <w:hyperlink w:tgtFrame="_blank" w:history="1" r:id="rId29">
        <w:r w:rsidRPr="00F34B3E">
          <w:rPr>
            <w:rStyle w:val="Hyperlink"/>
            <w:color w:val="auto"/>
            <w:sz w:val="20"/>
            <w:szCs w:val="20"/>
            <w:lang w:val="en-US"/>
          </w:rPr>
          <w:t>https://doi.org/10.1162/rest_a_01016</w:t>
        </w:r>
      </w:hyperlink>
    </w:p>
    <w:p w:rsidRPr="00F34B3E" w:rsidR="0047680F" w:rsidP="002142FA" w:rsidRDefault="0047680F" w14:paraId="10A7FB64" w14:textId="77777777">
      <w:pPr>
        <w:pStyle w:val="KeinLeerraum"/>
        <w:spacing w:after="120"/>
        <w:ind w:firstLine="142"/>
        <w:rPr>
          <w:sz w:val="20"/>
          <w:szCs w:val="20"/>
          <w:lang w:val="en-US"/>
        </w:rPr>
      </w:pPr>
      <w:r w:rsidRPr="00F34B3E">
        <w:rPr>
          <w:sz w:val="20"/>
          <w:szCs w:val="20"/>
          <w:lang w:val="de-CH"/>
        </w:rPr>
        <w:t xml:space="preserve">Beger, A., Dorff, C.L., Ward, M.D. (2016). </w:t>
      </w:r>
      <w:r w:rsidRPr="00F34B3E">
        <w:rPr>
          <w:sz w:val="20"/>
          <w:szCs w:val="20"/>
          <w:lang w:val="en-US"/>
        </w:rPr>
        <w:t xml:space="preserve">Irregular Leadership Changes in 2014: Forecasts using ensemble, split-population duration models. </w:t>
      </w:r>
      <w:r w:rsidRPr="00F34B3E">
        <w:rPr>
          <w:i/>
          <w:sz w:val="20"/>
          <w:szCs w:val="20"/>
          <w:lang w:val="en-US"/>
        </w:rPr>
        <w:t>International Journal of Forecasting</w:t>
      </w:r>
      <w:r w:rsidRPr="00F34B3E">
        <w:rPr>
          <w:sz w:val="20"/>
          <w:szCs w:val="20"/>
          <w:lang w:val="en-US"/>
        </w:rPr>
        <w:t xml:space="preserve">, 31(1): 98-111. </w:t>
      </w:r>
      <w:hyperlink w:history="1" r:id="rId30">
        <w:r w:rsidRPr="00F34B3E">
          <w:rPr>
            <w:rStyle w:val="Hyperlink"/>
            <w:sz w:val="20"/>
            <w:szCs w:val="20"/>
            <w:lang w:val="en-US"/>
          </w:rPr>
          <w:t>https://doi.org/10.1016/j.ijforecast.2015.01.009</w:t>
        </w:r>
      </w:hyperlink>
    </w:p>
    <w:p w:rsidRPr="00F34B3E" w:rsidR="0047680F" w:rsidP="002142FA" w:rsidRDefault="0047680F" w14:paraId="1763F1B0" w14:textId="77777777">
      <w:pPr>
        <w:pStyle w:val="KeinLeerraum"/>
        <w:spacing w:after="120"/>
        <w:ind w:firstLine="142"/>
        <w:rPr>
          <w:sz w:val="20"/>
          <w:szCs w:val="20"/>
          <w:lang w:val="en-US"/>
        </w:rPr>
      </w:pPr>
      <w:r w:rsidRPr="00F34B3E">
        <w:rPr>
          <w:sz w:val="20"/>
          <w:szCs w:val="20"/>
          <w:lang w:val="en-US"/>
        </w:rPr>
        <w:t xml:space="preserve">Blair, R.A., </w:t>
      </w:r>
      <w:proofErr w:type="spellStart"/>
      <w:r w:rsidRPr="00F34B3E">
        <w:rPr>
          <w:sz w:val="20"/>
          <w:szCs w:val="20"/>
          <w:lang w:val="en-US"/>
        </w:rPr>
        <w:t>Blattmann</w:t>
      </w:r>
      <w:proofErr w:type="spellEnd"/>
      <w:r w:rsidRPr="00F34B3E">
        <w:rPr>
          <w:sz w:val="20"/>
          <w:szCs w:val="20"/>
          <w:lang w:val="en-US"/>
        </w:rPr>
        <w:t>, C., Hartmann, A. (2017). Predicting local violence: evidence from a panel survey in Liberia</w:t>
      </w:r>
      <w:r w:rsidRPr="00F34B3E">
        <w:rPr>
          <w:i/>
          <w:sz w:val="20"/>
          <w:szCs w:val="20"/>
          <w:lang w:val="en-US"/>
        </w:rPr>
        <w:t>. Journal of Peace Research</w:t>
      </w:r>
      <w:r w:rsidRPr="00F34B3E">
        <w:rPr>
          <w:sz w:val="20"/>
          <w:szCs w:val="20"/>
          <w:lang w:val="en-US"/>
        </w:rPr>
        <w:t xml:space="preserve">, 54(2): 298-312. </w:t>
      </w:r>
      <w:hyperlink w:history="1" r:id="rId31">
        <w:r w:rsidRPr="00F34B3E">
          <w:rPr>
            <w:rStyle w:val="Hyperlink"/>
            <w:color w:val="auto"/>
            <w:sz w:val="20"/>
            <w:szCs w:val="20"/>
            <w:u w:val="none"/>
            <w:lang w:val="en-US"/>
          </w:rPr>
          <w:t>https://doi.org/10.1177/002234331668400</w:t>
        </w:r>
      </w:hyperlink>
    </w:p>
    <w:p w:rsidRPr="00F34B3E" w:rsidR="0047680F" w:rsidP="002142FA" w:rsidRDefault="0047680F" w14:paraId="703BB5EA" w14:textId="394423ED">
      <w:pPr>
        <w:spacing w:after="120" w:line="240" w:lineRule="auto"/>
        <w:ind w:firstLine="142"/>
        <w:rPr>
          <w:sz w:val="20"/>
          <w:szCs w:val="20"/>
          <w:lang w:val="en-US"/>
        </w:rPr>
      </w:pPr>
      <w:r w:rsidRPr="00F34B3E">
        <w:rPr>
          <w:sz w:val="20"/>
          <w:szCs w:val="20"/>
          <w:lang w:val="en-US"/>
        </w:rPr>
        <w:t>Blondel, P. (2017). Which machine learning algorithm to choose for my</w:t>
      </w:r>
      <w:r w:rsidR="00CF7BE4">
        <w:rPr>
          <w:sz w:val="20"/>
          <w:szCs w:val="20"/>
          <w:lang w:val="en-US"/>
        </w:rPr>
        <w:t xml:space="preserve"> problem. </w:t>
      </w:r>
      <w:r w:rsidRPr="00F34B3E">
        <w:rPr>
          <w:sz w:val="20"/>
          <w:szCs w:val="20"/>
          <w:lang w:val="en-US"/>
        </w:rPr>
        <w:t>Retrieved from:  https://recast.ai/blog/machine-learning-algorithms/2/. Accessed on March 31. 2021.</w:t>
      </w:r>
    </w:p>
    <w:p w:rsidRPr="00F34B3E" w:rsidR="0047680F" w:rsidP="002142FA" w:rsidRDefault="0047680F" w14:paraId="3DBECF10" w14:textId="77777777">
      <w:pPr>
        <w:pStyle w:val="KeinLeerraum"/>
        <w:spacing w:after="120"/>
        <w:ind w:firstLine="142"/>
        <w:rPr>
          <w:sz w:val="20"/>
          <w:szCs w:val="20"/>
          <w:lang w:val="en-US"/>
        </w:rPr>
      </w:pPr>
      <w:r w:rsidRPr="00F34B3E">
        <w:rPr>
          <w:sz w:val="20"/>
          <w:szCs w:val="20"/>
          <w:lang w:val="en-US"/>
        </w:rPr>
        <w:t xml:space="preserve">Boateng, D., </w:t>
      </w:r>
      <w:proofErr w:type="spellStart"/>
      <w:r w:rsidRPr="00F34B3E">
        <w:rPr>
          <w:sz w:val="20"/>
          <w:szCs w:val="20"/>
          <w:lang w:val="en-US"/>
        </w:rPr>
        <w:t>Awunyor</w:t>
      </w:r>
      <w:proofErr w:type="spellEnd"/>
      <w:r w:rsidRPr="00F34B3E">
        <w:rPr>
          <w:sz w:val="20"/>
          <w:szCs w:val="20"/>
          <w:lang w:val="en-US"/>
        </w:rPr>
        <w:t xml:space="preserve">-Vitor, D. (2013). Health insurance in Ghana: evaluation of policy </w:t>
      </w:r>
      <w:proofErr w:type="gramStart"/>
      <w:r w:rsidRPr="00F34B3E">
        <w:rPr>
          <w:sz w:val="20"/>
          <w:szCs w:val="20"/>
          <w:lang w:val="en-US"/>
        </w:rPr>
        <w:t>holders</w:t>
      </w:r>
      <w:proofErr w:type="gramEnd"/>
      <w:r w:rsidRPr="00F34B3E">
        <w:rPr>
          <w:sz w:val="20"/>
          <w:szCs w:val="20"/>
          <w:lang w:val="en-US"/>
        </w:rPr>
        <w:t xml:space="preserve"> perceptions and factors influencing policy renewal in the Volta region. </w:t>
      </w:r>
      <w:r w:rsidRPr="00F34B3E">
        <w:rPr>
          <w:rFonts w:cs="URWPalladioL-Ital"/>
          <w:i/>
          <w:sz w:val="20"/>
          <w:szCs w:val="20"/>
          <w:lang w:val="en-US"/>
        </w:rPr>
        <w:t>Journal for Equity in Health</w:t>
      </w:r>
      <w:r w:rsidRPr="00F34B3E">
        <w:rPr>
          <w:sz w:val="20"/>
          <w:szCs w:val="20"/>
          <w:lang w:val="en-US"/>
        </w:rPr>
        <w:t xml:space="preserve">, 12:50. </w:t>
      </w:r>
      <w:hyperlink w:history="1" r:id="rId32">
        <w:r w:rsidRPr="00F34B3E">
          <w:rPr>
            <w:rStyle w:val="Hyperlink"/>
            <w:color w:val="auto"/>
            <w:sz w:val="20"/>
            <w:szCs w:val="20"/>
            <w:u w:val="none"/>
            <w:lang w:val="en-US"/>
          </w:rPr>
          <w:t>https://doi.org/10.1186/1475-9276-12-50</w:t>
        </w:r>
      </w:hyperlink>
    </w:p>
    <w:p w:rsidRPr="0016264B" w:rsidR="0047680F" w:rsidP="002142FA" w:rsidRDefault="0047680F" w14:paraId="5C1A78CB" w14:textId="77777777">
      <w:pPr>
        <w:pStyle w:val="KeinLeerraum"/>
        <w:spacing w:after="120"/>
        <w:ind w:firstLine="142"/>
        <w:rPr>
          <w:sz w:val="20"/>
          <w:szCs w:val="20"/>
          <w:lang w:val="it-IT"/>
          <w:rPrChange w:author="Durizzo  Kathrin [2]" w:date="2025-12-03T16:06:00Z" w:id="28">
            <w:rPr>
              <w:sz w:val="20"/>
              <w:szCs w:val="20"/>
              <w:lang w:val="en-US"/>
            </w:rPr>
          </w:rPrChange>
        </w:rPr>
      </w:pPr>
      <w:r w:rsidRPr="00F34B3E">
        <w:rPr>
          <w:sz w:val="20"/>
          <w:szCs w:val="20"/>
          <w:lang w:val="en-US"/>
        </w:rPr>
        <w:t xml:space="preserve">Boerma, T., </w:t>
      </w:r>
      <w:proofErr w:type="spellStart"/>
      <w:r w:rsidRPr="00F34B3E">
        <w:rPr>
          <w:sz w:val="20"/>
          <w:szCs w:val="20"/>
          <w:lang w:val="en-US"/>
        </w:rPr>
        <w:t>Eozenou</w:t>
      </w:r>
      <w:proofErr w:type="spellEnd"/>
      <w:r w:rsidRPr="00F34B3E">
        <w:rPr>
          <w:sz w:val="20"/>
          <w:szCs w:val="20"/>
          <w:lang w:val="en-US"/>
        </w:rPr>
        <w:t xml:space="preserve">, P., Evans, D., Evans, T., Kieny, M.P., Wagstaff, A. (2014). Monitoring Progress towards Universal Health Coverage at Country and Global Levels. </w:t>
      </w:r>
      <w:r w:rsidRPr="0016264B">
        <w:rPr>
          <w:rFonts w:cs="URWPalladioL-Ital"/>
          <w:i/>
          <w:sz w:val="20"/>
          <w:szCs w:val="20"/>
          <w:lang w:val="it-IT"/>
          <w:rPrChange w:author="Durizzo  Kathrin [2]" w:date="2025-12-03T16:06:00Z" w:id="29">
            <w:rPr>
              <w:rFonts w:cs="URWPalladioL-Ital"/>
              <w:i/>
              <w:sz w:val="20"/>
              <w:szCs w:val="20"/>
              <w:lang w:val="en-US"/>
            </w:rPr>
          </w:rPrChange>
        </w:rPr>
        <w:t xml:space="preserve">PLoS </w:t>
      </w:r>
      <w:proofErr w:type="spellStart"/>
      <w:r w:rsidRPr="0016264B">
        <w:rPr>
          <w:rFonts w:cs="URWPalladioL-Ital"/>
          <w:i/>
          <w:sz w:val="20"/>
          <w:szCs w:val="20"/>
          <w:lang w:val="it-IT"/>
          <w:rPrChange w:author="Durizzo  Kathrin [2]" w:date="2025-12-03T16:06:00Z" w:id="30">
            <w:rPr>
              <w:rFonts w:cs="URWPalladioL-Ital"/>
              <w:i/>
              <w:sz w:val="20"/>
              <w:szCs w:val="20"/>
              <w:lang w:val="en-US"/>
            </w:rPr>
          </w:rPrChange>
        </w:rPr>
        <w:t>Med</w:t>
      </w:r>
      <w:proofErr w:type="spellEnd"/>
      <w:r w:rsidRPr="0016264B">
        <w:rPr>
          <w:sz w:val="20"/>
          <w:szCs w:val="20"/>
          <w:lang w:val="it-IT"/>
          <w:rPrChange w:author="Durizzo  Kathrin [2]" w:date="2025-12-03T16:06:00Z" w:id="31">
            <w:rPr>
              <w:sz w:val="20"/>
              <w:szCs w:val="20"/>
              <w:lang w:val="en-US"/>
            </w:rPr>
          </w:rPrChange>
        </w:rPr>
        <w:t>, 11 (9): e1001731. https://doi.org/10.1371/journal.pmed.1001731</w:t>
      </w:r>
    </w:p>
    <w:p w:rsidRPr="00F34B3E" w:rsidR="0047680F" w:rsidP="002142FA" w:rsidRDefault="0047680F" w14:paraId="7E98F7BB" w14:textId="77777777">
      <w:pPr>
        <w:spacing w:after="120" w:line="240" w:lineRule="auto"/>
        <w:ind w:firstLine="142"/>
        <w:rPr>
          <w:sz w:val="20"/>
          <w:szCs w:val="20"/>
          <w:lang w:val="en-US"/>
        </w:rPr>
      </w:pPr>
      <w:r w:rsidRPr="0016264B">
        <w:rPr>
          <w:sz w:val="20"/>
          <w:szCs w:val="20"/>
          <w:lang w:val="it-IT"/>
          <w:rPrChange w:author="Durizzo  Kathrin [2]" w:date="2025-12-03T16:06:00Z" w:id="32">
            <w:rPr>
              <w:sz w:val="20"/>
              <w:szCs w:val="20"/>
              <w:lang w:val="en-US"/>
            </w:rPr>
          </w:rPrChange>
        </w:rPr>
        <w:t xml:space="preserve">Borovicka, T., Jirina, M.J., Kordik, P., Jirina, M. (2012). </w:t>
      </w:r>
      <w:r w:rsidRPr="00F34B3E">
        <w:rPr>
          <w:sz w:val="20"/>
          <w:szCs w:val="20"/>
          <w:lang w:val="en-US"/>
        </w:rPr>
        <w:t xml:space="preserve">Selecting Representative Data Sets, </w:t>
      </w:r>
      <w:r w:rsidRPr="00F34B3E">
        <w:rPr>
          <w:rFonts w:cs="URWPalladioL-Ital"/>
          <w:sz w:val="20"/>
          <w:szCs w:val="20"/>
          <w:lang w:val="en-US"/>
        </w:rPr>
        <w:t>Intech. In: Advances in Data Mining Knowledge Discovery and Applications</w:t>
      </w:r>
      <w:r w:rsidRPr="00F34B3E">
        <w:rPr>
          <w:sz w:val="20"/>
          <w:szCs w:val="20"/>
          <w:lang w:val="en-US"/>
        </w:rPr>
        <w:t xml:space="preserve">. </w:t>
      </w:r>
      <w:hyperlink w:history="1" r:id="rId33">
        <w:r w:rsidRPr="00F34B3E">
          <w:rPr>
            <w:rStyle w:val="Hyperlink"/>
            <w:color w:val="auto"/>
            <w:sz w:val="20"/>
            <w:szCs w:val="20"/>
            <w:u w:val="none"/>
            <w:lang w:val="en-US"/>
          </w:rPr>
          <w:t>https://doi.org/10.5772/50787</w:t>
        </w:r>
      </w:hyperlink>
    </w:p>
    <w:p w:rsidRPr="00F34B3E" w:rsidR="0047680F" w:rsidP="002142FA" w:rsidRDefault="0047680F" w14:paraId="4D64C807" w14:textId="32F233ED">
      <w:pPr>
        <w:spacing w:after="120" w:line="240" w:lineRule="auto"/>
        <w:ind w:firstLine="142"/>
        <w:rPr>
          <w:sz w:val="20"/>
          <w:szCs w:val="20"/>
          <w:lang w:val="en-US"/>
        </w:rPr>
      </w:pPr>
      <w:bookmarkStart w:name="_Hlk122288679" w:id="33"/>
      <w:r w:rsidRPr="00F34B3E">
        <w:rPr>
          <w:sz w:val="20"/>
          <w:szCs w:val="20"/>
          <w:lang w:val="en-US"/>
        </w:rPr>
        <w:t>Brahma, D., Mukherjee, D. (2021). Early warning signs: targeting neonatal and infant mortality using machine learning. Applied Economics, 54(1): 57-74. https://doi.org/10.1080/00036846.2021.1958141</w:t>
      </w:r>
    </w:p>
    <w:bookmarkEnd w:id="33"/>
    <w:p w:rsidRPr="00F34B3E" w:rsidR="0047680F" w:rsidP="002142FA" w:rsidRDefault="0047680F" w14:paraId="2E5AA191" w14:textId="77777777">
      <w:pPr>
        <w:spacing w:after="120" w:line="240" w:lineRule="auto"/>
        <w:ind w:firstLine="142"/>
        <w:rPr>
          <w:sz w:val="20"/>
          <w:szCs w:val="20"/>
          <w:lang w:val="en-US"/>
        </w:rPr>
      </w:pPr>
      <w:r w:rsidRPr="00F34B3E">
        <w:rPr>
          <w:sz w:val="20"/>
          <w:szCs w:val="20"/>
          <w:lang w:val="en-US"/>
        </w:rPr>
        <w:t xml:space="preserve">Browne, J.L., Kayode, G.A., </w:t>
      </w:r>
      <w:proofErr w:type="spellStart"/>
      <w:r w:rsidRPr="00F34B3E">
        <w:rPr>
          <w:sz w:val="20"/>
          <w:szCs w:val="20"/>
          <w:lang w:val="en-US"/>
        </w:rPr>
        <w:t>Arhinful</w:t>
      </w:r>
      <w:proofErr w:type="spellEnd"/>
      <w:r w:rsidRPr="00F34B3E">
        <w:rPr>
          <w:sz w:val="20"/>
          <w:szCs w:val="20"/>
          <w:lang w:val="en-US"/>
        </w:rPr>
        <w:t xml:space="preserve">, D., Fidder, S.A.J, </w:t>
      </w:r>
      <w:proofErr w:type="spellStart"/>
      <w:r w:rsidRPr="00F34B3E">
        <w:rPr>
          <w:sz w:val="20"/>
          <w:szCs w:val="20"/>
          <w:lang w:val="en-US"/>
        </w:rPr>
        <w:t>Grobbee</w:t>
      </w:r>
      <w:proofErr w:type="spellEnd"/>
      <w:r w:rsidRPr="00F34B3E">
        <w:rPr>
          <w:sz w:val="20"/>
          <w:szCs w:val="20"/>
          <w:lang w:val="en-US"/>
        </w:rPr>
        <w:t>, D.E., Klipstein-</w:t>
      </w:r>
      <w:proofErr w:type="spellStart"/>
      <w:r w:rsidRPr="00F34B3E">
        <w:rPr>
          <w:sz w:val="20"/>
          <w:szCs w:val="20"/>
          <w:lang w:val="en-US"/>
        </w:rPr>
        <w:t>Grobusch</w:t>
      </w:r>
      <w:proofErr w:type="spellEnd"/>
      <w:r w:rsidRPr="00F34B3E">
        <w:rPr>
          <w:sz w:val="20"/>
          <w:szCs w:val="20"/>
          <w:lang w:val="en-US"/>
        </w:rPr>
        <w:t xml:space="preserve">, K. (2016). Health insurance determines antenatal, delivery and postnatal care utilization: evidence from the Ghana Demographic and Health Surveillance data. </w:t>
      </w:r>
      <w:r w:rsidRPr="00F34B3E">
        <w:rPr>
          <w:rFonts w:cs="URWPalladioL-Ital"/>
          <w:i/>
          <w:sz w:val="20"/>
          <w:szCs w:val="20"/>
          <w:lang w:val="en-US"/>
        </w:rPr>
        <w:t>BMJ Open</w:t>
      </w:r>
      <w:r w:rsidRPr="00F34B3E">
        <w:rPr>
          <w:sz w:val="20"/>
          <w:szCs w:val="20"/>
          <w:lang w:val="en-US"/>
        </w:rPr>
        <w:t xml:space="preserve">, </w:t>
      </w:r>
      <w:proofErr w:type="gramStart"/>
      <w:r w:rsidRPr="00F34B3E">
        <w:rPr>
          <w:sz w:val="20"/>
          <w:szCs w:val="20"/>
          <w:lang w:val="en-US"/>
        </w:rPr>
        <w:t>6:e</w:t>
      </w:r>
      <w:proofErr w:type="gramEnd"/>
      <w:r w:rsidRPr="00F34B3E">
        <w:rPr>
          <w:sz w:val="20"/>
          <w:szCs w:val="20"/>
          <w:lang w:val="en-US"/>
        </w:rPr>
        <w:t xml:space="preserve">008175. </w:t>
      </w:r>
      <w:hyperlink w:history="1" r:id="rId34">
        <w:r w:rsidRPr="00F34B3E">
          <w:rPr>
            <w:rStyle w:val="Hyperlink"/>
            <w:color w:val="auto"/>
            <w:sz w:val="20"/>
            <w:szCs w:val="20"/>
            <w:u w:val="none"/>
            <w:lang w:val="en-US"/>
          </w:rPr>
          <w:t>https://doi.org/10.1136/bmjopen-2015-008175</w:t>
        </w:r>
      </w:hyperlink>
    </w:p>
    <w:p w:rsidRPr="00F34B3E" w:rsidR="0047680F" w:rsidP="002142FA" w:rsidRDefault="0047680F" w14:paraId="019495D5" w14:textId="77777777">
      <w:pPr>
        <w:spacing w:after="120" w:line="240" w:lineRule="auto"/>
        <w:ind w:firstLine="142"/>
        <w:rPr>
          <w:sz w:val="20"/>
          <w:szCs w:val="20"/>
          <w:lang w:val="en-US"/>
        </w:rPr>
      </w:pPr>
      <w:r w:rsidRPr="00F34B3E">
        <w:rPr>
          <w:sz w:val="20"/>
          <w:szCs w:val="20"/>
          <w:lang w:val="en-US"/>
        </w:rPr>
        <w:t xml:space="preserve">Brugiavini, A., Pace, N. (2016). Extending health insurance in Ghana: effects of the National Health Insurance Scheme on maternity care. </w:t>
      </w:r>
      <w:r w:rsidRPr="00F34B3E">
        <w:rPr>
          <w:rFonts w:cs="URWPalladioL-Ital"/>
          <w:i/>
          <w:sz w:val="20"/>
          <w:szCs w:val="20"/>
          <w:lang w:val="en-US"/>
        </w:rPr>
        <w:t>Health Economics Review</w:t>
      </w:r>
      <w:r w:rsidRPr="00F34B3E">
        <w:rPr>
          <w:sz w:val="20"/>
          <w:szCs w:val="20"/>
          <w:lang w:val="en-US"/>
        </w:rPr>
        <w:t xml:space="preserve">, 6(1): </w:t>
      </w:r>
      <w:proofErr w:type="gramStart"/>
      <w:r w:rsidRPr="00F34B3E">
        <w:rPr>
          <w:sz w:val="20"/>
          <w:szCs w:val="20"/>
          <w:lang w:val="en-US"/>
        </w:rPr>
        <w:t>7..</w:t>
      </w:r>
      <w:proofErr w:type="gramEnd"/>
      <w:r w:rsidRPr="00F34B3E">
        <w:rPr>
          <w:sz w:val="20"/>
          <w:szCs w:val="20"/>
          <w:lang w:val="en-US"/>
        </w:rPr>
        <w:t xml:space="preserve"> </w:t>
      </w:r>
      <w:hyperlink w:history="1" r:id="rId35">
        <w:r w:rsidRPr="00F34B3E">
          <w:rPr>
            <w:rStyle w:val="Hyperlink"/>
            <w:color w:val="auto"/>
            <w:sz w:val="20"/>
            <w:szCs w:val="20"/>
            <w:u w:val="none"/>
            <w:lang w:val="en-US"/>
          </w:rPr>
          <w:t>https://doi.org/10.1186/s13561-016-0083-9</w:t>
        </w:r>
      </w:hyperlink>
    </w:p>
    <w:p w:rsidRPr="00F34B3E" w:rsidR="0047680F" w:rsidP="002142FA" w:rsidRDefault="0047680F" w14:paraId="3C44C76C" w14:textId="77777777">
      <w:pPr>
        <w:pStyle w:val="KeinLeerraum"/>
        <w:spacing w:after="120"/>
        <w:ind w:firstLine="142"/>
        <w:rPr>
          <w:sz w:val="20"/>
          <w:szCs w:val="20"/>
          <w:lang w:val="en-US"/>
        </w:rPr>
      </w:pPr>
      <w:r w:rsidRPr="00F34B3E">
        <w:rPr>
          <w:sz w:val="20"/>
          <w:szCs w:val="20"/>
          <w:lang w:val="en-US"/>
        </w:rPr>
        <w:t xml:space="preserve">Coates, M.M., Ezzati, M., Robles Aguilar, G., Kwan, G.F., Vigo, D., Mocumbi, A.O., et al. (2021). Burden of disease among the world’s poorest billion people: An expert-informed secondary analysis of Global Burden of Disease estimates. </w:t>
      </w:r>
      <w:proofErr w:type="spellStart"/>
      <w:r w:rsidRPr="00F34B3E">
        <w:rPr>
          <w:i/>
          <w:sz w:val="20"/>
          <w:szCs w:val="20"/>
          <w:lang w:val="en-US"/>
        </w:rPr>
        <w:t>PLoS</w:t>
      </w:r>
      <w:proofErr w:type="spellEnd"/>
      <w:r w:rsidRPr="00F34B3E">
        <w:rPr>
          <w:i/>
          <w:sz w:val="20"/>
          <w:szCs w:val="20"/>
          <w:lang w:val="en-US"/>
        </w:rPr>
        <w:t xml:space="preserve"> ONE</w:t>
      </w:r>
      <w:r w:rsidRPr="00F34B3E">
        <w:rPr>
          <w:sz w:val="20"/>
          <w:szCs w:val="20"/>
          <w:lang w:val="en-US"/>
        </w:rPr>
        <w:t>, 16(8): e0253073. https://doi.org/10.1371/journal.pone.0253073</w:t>
      </w:r>
    </w:p>
    <w:p w:rsidRPr="00F34B3E" w:rsidR="0047680F" w:rsidP="002142FA" w:rsidRDefault="0047680F" w14:paraId="35A3592C" w14:textId="77777777">
      <w:pPr>
        <w:spacing w:after="120" w:line="240" w:lineRule="auto"/>
        <w:ind w:firstLine="142"/>
        <w:rPr>
          <w:sz w:val="20"/>
          <w:szCs w:val="20"/>
          <w:lang w:val="en-US"/>
        </w:rPr>
      </w:pPr>
      <w:r w:rsidRPr="00F34B3E">
        <w:rPr>
          <w:sz w:val="20"/>
          <w:szCs w:val="20"/>
          <w:lang w:val="en-US"/>
        </w:rPr>
        <w:t xml:space="preserve">Chandler, B.D., Levitt, S.D., List, J.A. (2011). Predicting and Preventing Shootings among At-Risk Youth. </w:t>
      </w:r>
      <w:r w:rsidRPr="00F34B3E">
        <w:rPr>
          <w:i/>
          <w:sz w:val="20"/>
          <w:szCs w:val="20"/>
          <w:lang w:val="en-US"/>
        </w:rPr>
        <w:t>American Economic Rev</w:t>
      </w:r>
      <w:r w:rsidRPr="00F34B3E">
        <w:rPr>
          <w:sz w:val="20"/>
          <w:szCs w:val="20"/>
          <w:lang w:val="en-US"/>
        </w:rPr>
        <w:t>iew, 101(3): 288–29.</w:t>
      </w:r>
      <w:r w:rsidRPr="00F34B3E">
        <w:rPr>
          <w:sz w:val="20"/>
          <w:szCs w:val="20"/>
        </w:rPr>
        <w:t xml:space="preserve"> </w:t>
      </w:r>
      <w:r w:rsidRPr="00F34B3E">
        <w:rPr>
          <w:sz w:val="20"/>
          <w:szCs w:val="20"/>
          <w:lang w:val="en-US"/>
        </w:rPr>
        <w:t>https://doi.org/10.1257/aer.101.3.288</w:t>
      </w:r>
    </w:p>
    <w:p w:rsidRPr="00F34B3E" w:rsidR="0047680F" w:rsidP="002142FA" w:rsidRDefault="0047680F" w14:paraId="56A0B13E" w14:textId="77777777">
      <w:pPr>
        <w:pStyle w:val="KeinLeerraum"/>
        <w:spacing w:after="120"/>
        <w:ind w:firstLine="142"/>
        <w:rPr>
          <w:sz w:val="20"/>
          <w:szCs w:val="20"/>
          <w:lang w:val="en-US"/>
        </w:rPr>
      </w:pPr>
      <w:proofErr w:type="spellStart"/>
      <w:r w:rsidRPr="00F34B3E">
        <w:rPr>
          <w:sz w:val="20"/>
          <w:szCs w:val="20"/>
          <w:lang w:val="en-US"/>
        </w:rPr>
        <w:t>Chemouni</w:t>
      </w:r>
      <w:proofErr w:type="spellEnd"/>
      <w:r w:rsidRPr="00F34B3E">
        <w:rPr>
          <w:sz w:val="20"/>
          <w:szCs w:val="20"/>
          <w:lang w:val="en-US"/>
        </w:rPr>
        <w:t xml:space="preserve">, B. (2018). The political path to universal health coverage: Power, ideas and </w:t>
      </w:r>
      <w:proofErr w:type="gramStart"/>
      <w:r w:rsidRPr="00F34B3E">
        <w:rPr>
          <w:sz w:val="20"/>
          <w:szCs w:val="20"/>
          <w:lang w:val="en-US"/>
        </w:rPr>
        <w:t>community based</w:t>
      </w:r>
      <w:proofErr w:type="gramEnd"/>
      <w:r w:rsidRPr="00F34B3E">
        <w:rPr>
          <w:sz w:val="20"/>
          <w:szCs w:val="20"/>
          <w:lang w:val="en-US"/>
        </w:rPr>
        <w:t xml:space="preserve"> health insurance in Rwanda. </w:t>
      </w:r>
      <w:r w:rsidRPr="00F34B3E">
        <w:rPr>
          <w:rFonts w:cs="URWPalladioL-Ital"/>
          <w:i/>
          <w:sz w:val="20"/>
          <w:szCs w:val="20"/>
          <w:lang w:val="en-US"/>
        </w:rPr>
        <w:t>World Development</w:t>
      </w:r>
      <w:r w:rsidRPr="00F34B3E">
        <w:rPr>
          <w:sz w:val="20"/>
          <w:szCs w:val="20"/>
          <w:lang w:val="en-US"/>
        </w:rPr>
        <w:t>, 106: 87-98. https://doi.org/10.1016/j.worlddev.2018.01.023</w:t>
      </w:r>
    </w:p>
    <w:p w:rsidR="0047680F" w:rsidP="002142FA" w:rsidRDefault="0047680F" w14:paraId="6DBC8391" w14:textId="77777777">
      <w:pPr>
        <w:pStyle w:val="KeinLeerraum"/>
        <w:spacing w:after="120"/>
        <w:ind w:firstLine="142"/>
      </w:pPr>
      <w:r w:rsidRPr="00F34B3E">
        <w:rPr>
          <w:sz w:val="20"/>
          <w:szCs w:val="20"/>
          <w:lang w:val="en-US"/>
        </w:rPr>
        <w:t xml:space="preserve">Chiba, D., Gleditsch, K.S. (2017). The shape of things to come? Expanding the inequality and grievance model for civil war forecasts with event data. </w:t>
      </w:r>
      <w:r w:rsidRPr="00F34B3E">
        <w:rPr>
          <w:i/>
          <w:sz w:val="20"/>
          <w:szCs w:val="20"/>
          <w:lang w:val="en-US"/>
        </w:rPr>
        <w:t>Journal of Peace Research</w:t>
      </w:r>
      <w:r w:rsidRPr="00F34B3E">
        <w:rPr>
          <w:sz w:val="20"/>
          <w:szCs w:val="20"/>
          <w:lang w:val="en-US"/>
        </w:rPr>
        <w:t>,</w:t>
      </w:r>
      <w:r w:rsidRPr="00F34B3E">
        <w:rPr>
          <w:sz w:val="20"/>
          <w:szCs w:val="20"/>
        </w:rPr>
        <w:t xml:space="preserve"> </w:t>
      </w:r>
      <w:r w:rsidRPr="00F34B3E">
        <w:rPr>
          <w:sz w:val="20"/>
          <w:szCs w:val="20"/>
          <w:lang w:val="en-US"/>
        </w:rPr>
        <w:t xml:space="preserve">54(2) 275–297.  </w:t>
      </w:r>
      <w:hyperlink w:history="1" r:id="rId36">
        <w:r w:rsidRPr="00F34B3E">
          <w:rPr>
            <w:rStyle w:val="Hyperlink"/>
            <w:color w:val="auto"/>
            <w:sz w:val="20"/>
            <w:szCs w:val="20"/>
            <w:u w:val="none"/>
            <w:lang w:val="en-US"/>
          </w:rPr>
          <w:t>https://doi.org/10.1177/0022343316684192</w:t>
        </w:r>
      </w:hyperlink>
    </w:p>
    <w:p w:rsidRPr="00F34B3E" w:rsidR="007E0210" w:rsidP="002142FA" w:rsidRDefault="007E0210" w14:paraId="16AC0767" w14:textId="1282473C">
      <w:pPr>
        <w:pStyle w:val="KeinLeerraum"/>
        <w:spacing w:after="120"/>
        <w:ind w:firstLine="142"/>
        <w:rPr>
          <w:sz w:val="20"/>
          <w:szCs w:val="20"/>
          <w:lang w:val="en-US"/>
        </w:rPr>
      </w:pPr>
      <w:r w:rsidRPr="007E0210">
        <w:rPr>
          <w:sz w:val="20"/>
          <w:szCs w:val="20"/>
        </w:rPr>
        <w:t>Corral, P., Henderson, H., Segovia, S. (2025). Poverty mapping in the age of machine learning. </w:t>
      </w:r>
      <w:r w:rsidRPr="007E0210">
        <w:rPr>
          <w:i/>
          <w:iCs/>
          <w:sz w:val="20"/>
          <w:szCs w:val="20"/>
        </w:rPr>
        <w:t>Journal of Development Economics</w:t>
      </w:r>
      <w:r w:rsidRPr="007E0210">
        <w:rPr>
          <w:sz w:val="20"/>
          <w:szCs w:val="20"/>
        </w:rPr>
        <w:t>, </w:t>
      </w:r>
      <w:r w:rsidRPr="007E0210">
        <w:rPr>
          <w:i/>
          <w:iCs/>
          <w:sz w:val="20"/>
          <w:szCs w:val="20"/>
        </w:rPr>
        <w:t>172</w:t>
      </w:r>
      <w:r>
        <w:rPr>
          <w:sz w:val="20"/>
          <w:szCs w:val="20"/>
        </w:rPr>
        <w:t>:</w:t>
      </w:r>
      <w:r w:rsidRPr="007E0210">
        <w:rPr>
          <w:sz w:val="20"/>
          <w:szCs w:val="20"/>
        </w:rPr>
        <w:t xml:space="preserve"> 103377.</w:t>
      </w:r>
      <w:r>
        <w:rPr>
          <w:sz w:val="20"/>
          <w:szCs w:val="20"/>
        </w:rPr>
        <w:t xml:space="preserve"> </w:t>
      </w:r>
      <w:r w:rsidRPr="00126AB7">
        <w:t>https://doi.org/10.1016/j.jdeveco.2024.103377</w:t>
      </w:r>
    </w:p>
    <w:p w:rsidRPr="00F34B3E" w:rsidR="0047680F" w:rsidP="002142FA" w:rsidRDefault="0047680F" w14:paraId="74104F07" w14:textId="77777777">
      <w:pPr>
        <w:pStyle w:val="KeinLeerraum"/>
        <w:spacing w:after="120"/>
        <w:ind w:firstLine="142"/>
        <w:rPr>
          <w:sz w:val="20"/>
          <w:szCs w:val="20"/>
          <w:lang w:val="en-US"/>
        </w:rPr>
      </w:pPr>
      <w:r w:rsidRPr="00F34B3E">
        <w:rPr>
          <w:sz w:val="20"/>
          <w:szCs w:val="20"/>
          <w:lang w:val="en-US"/>
        </w:rPr>
        <w:t xml:space="preserve">Cuccaro-Alamin, S., Foust, R., </w:t>
      </w:r>
      <w:proofErr w:type="spellStart"/>
      <w:r w:rsidRPr="00F34B3E">
        <w:rPr>
          <w:sz w:val="20"/>
          <w:szCs w:val="20"/>
          <w:lang w:val="en-US"/>
        </w:rPr>
        <w:t>Vaithianathan</w:t>
      </w:r>
      <w:proofErr w:type="spellEnd"/>
      <w:r w:rsidRPr="00F34B3E">
        <w:rPr>
          <w:sz w:val="20"/>
          <w:szCs w:val="20"/>
          <w:lang w:val="en-US"/>
        </w:rPr>
        <w:t xml:space="preserve">, R., Putnam-Hornstein, E. (2017). Risk assessment and decision making in child protective services: Predictive risk modeling in context. </w:t>
      </w:r>
      <w:r w:rsidRPr="00F34B3E">
        <w:rPr>
          <w:i/>
          <w:sz w:val="20"/>
          <w:szCs w:val="20"/>
          <w:lang w:val="en-US"/>
        </w:rPr>
        <w:t>Child. Youth Serv. Rev.,</w:t>
      </w:r>
      <w:r w:rsidRPr="00F34B3E">
        <w:rPr>
          <w:sz w:val="20"/>
          <w:szCs w:val="20"/>
          <w:lang w:val="en-US"/>
        </w:rPr>
        <w:t xml:space="preserve"> 79: 291–298. </w:t>
      </w:r>
      <w:hyperlink w:history="1" r:id="rId37">
        <w:r w:rsidRPr="00F34B3E">
          <w:rPr>
            <w:rStyle w:val="Hyperlink"/>
            <w:color w:val="auto"/>
            <w:sz w:val="20"/>
            <w:szCs w:val="20"/>
            <w:u w:val="none"/>
            <w:lang w:val="en-US"/>
          </w:rPr>
          <w:t>http://dx.doi.org/10.1016/j.childyouth.2017.06.027</w:t>
        </w:r>
      </w:hyperlink>
    </w:p>
    <w:p w:rsidRPr="00F34B3E" w:rsidR="0047680F" w:rsidP="002142FA" w:rsidRDefault="0047680F" w14:paraId="30B4BB67" w14:textId="77777777">
      <w:pPr>
        <w:pStyle w:val="KeinLeerraum"/>
        <w:spacing w:after="120"/>
        <w:ind w:firstLine="142"/>
        <w:rPr>
          <w:sz w:val="20"/>
          <w:szCs w:val="20"/>
          <w:lang w:val="en-US"/>
        </w:rPr>
      </w:pPr>
      <w:r w:rsidRPr="0051421D">
        <w:rPr>
          <w:sz w:val="20"/>
          <w:szCs w:val="20"/>
          <w:lang w:val="en-US"/>
        </w:rPr>
        <w:t xml:space="preserve">Evans, D.B., Marten, R., Etienne, C. (2012). </w:t>
      </w:r>
      <w:r w:rsidRPr="00F34B3E">
        <w:rPr>
          <w:sz w:val="20"/>
          <w:szCs w:val="20"/>
          <w:lang w:val="en-US"/>
        </w:rPr>
        <w:t xml:space="preserve">Universal health coverage is a development issue. </w:t>
      </w:r>
      <w:r w:rsidRPr="00F34B3E">
        <w:rPr>
          <w:i/>
          <w:sz w:val="20"/>
          <w:szCs w:val="20"/>
          <w:lang w:val="en-US"/>
        </w:rPr>
        <w:t>The Lancet</w:t>
      </w:r>
      <w:r w:rsidRPr="00F34B3E">
        <w:rPr>
          <w:sz w:val="20"/>
          <w:szCs w:val="20"/>
          <w:lang w:val="en-US"/>
        </w:rPr>
        <w:t xml:space="preserve">, 380(9845): 864-865. </w:t>
      </w:r>
      <w:hyperlink w:history="1" r:id="rId38">
        <w:r w:rsidRPr="00F34B3E">
          <w:rPr>
            <w:sz w:val="20"/>
            <w:szCs w:val="20"/>
            <w:lang w:val="en-US"/>
          </w:rPr>
          <w:t>https://doi.org/10.1016/S0140-6736(12)61483-4</w:t>
        </w:r>
      </w:hyperlink>
    </w:p>
    <w:p w:rsidRPr="00F34B3E" w:rsidR="0047680F" w:rsidP="002142FA" w:rsidRDefault="0047680F" w14:paraId="20861BA3" w14:textId="77777777">
      <w:pPr>
        <w:spacing w:after="120" w:line="240" w:lineRule="auto"/>
        <w:ind w:firstLine="142"/>
        <w:rPr>
          <w:sz w:val="20"/>
          <w:szCs w:val="20"/>
          <w:lang w:val="en-US"/>
        </w:rPr>
      </w:pPr>
      <w:proofErr w:type="spellStart"/>
      <w:r w:rsidRPr="00F34B3E">
        <w:rPr>
          <w:sz w:val="20"/>
          <w:szCs w:val="20"/>
          <w:lang w:val="en-US"/>
        </w:rPr>
        <w:t>Dalinjong</w:t>
      </w:r>
      <w:proofErr w:type="spellEnd"/>
      <w:r w:rsidRPr="00F34B3E">
        <w:rPr>
          <w:sz w:val="20"/>
          <w:szCs w:val="20"/>
          <w:lang w:val="en-US"/>
        </w:rPr>
        <w:t xml:space="preserve">, P.A., </w:t>
      </w:r>
      <w:proofErr w:type="spellStart"/>
      <w:r w:rsidRPr="00F34B3E">
        <w:rPr>
          <w:sz w:val="20"/>
          <w:szCs w:val="20"/>
          <w:lang w:val="en-US"/>
        </w:rPr>
        <w:t>Welaga</w:t>
      </w:r>
      <w:proofErr w:type="spellEnd"/>
      <w:r w:rsidRPr="00F34B3E">
        <w:rPr>
          <w:sz w:val="20"/>
          <w:szCs w:val="20"/>
          <w:lang w:val="en-US"/>
        </w:rPr>
        <w:t xml:space="preserve">, P., Akazili, J., Kwarteng, A., Bangha, M., Oduro, A., Sankoh, O. &amp; Goudge J. (2017). The association between health insurance status and utilization of health services in rural Northern Ghana: evidence from the introduction of the National Health Insurance Scheme. </w:t>
      </w:r>
      <w:r w:rsidRPr="00F34B3E">
        <w:rPr>
          <w:rFonts w:cs="URWPalladioL-Ital"/>
          <w:i/>
          <w:sz w:val="20"/>
          <w:szCs w:val="20"/>
          <w:lang w:val="en-US"/>
        </w:rPr>
        <w:t>Journal of Health, Population and Nutrition</w:t>
      </w:r>
      <w:r w:rsidRPr="00F34B3E">
        <w:rPr>
          <w:sz w:val="20"/>
          <w:szCs w:val="20"/>
          <w:lang w:val="en-US"/>
        </w:rPr>
        <w:t xml:space="preserve">, 36:42. </w:t>
      </w:r>
      <w:hyperlink w:history="1" r:id="rId39">
        <w:r w:rsidRPr="00F34B3E">
          <w:rPr>
            <w:rStyle w:val="Hyperlink"/>
            <w:color w:val="auto"/>
            <w:sz w:val="20"/>
            <w:szCs w:val="20"/>
            <w:u w:val="none"/>
            <w:lang w:val="en-US"/>
          </w:rPr>
          <w:t>https://doi.org/10.1186/s41043-017-0128-7</w:t>
        </w:r>
      </w:hyperlink>
    </w:p>
    <w:p w:rsidRPr="00F34B3E" w:rsidR="0047680F" w:rsidP="002142FA" w:rsidRDefault="0047680F" w14:paraId="53DEFF0D" w14:textId="6E70944E">
      <w:pPr>
        <w:spacing w:after="120" w:line="240" w:lineRule="auto"/>
        <w:ind w:firstLine="142"/>
        <w:rPr>
          <w:sz w:val="20"/>
          <w:szCs w:val="20"/>
          <w:lang w:val="en-US"/>
        </w:rPr>
      </w:pPr>
      <w:r w:rsidRPr="00F34B3E">
        <w:rPr>
          <w:sz w:val="20"/>
          <w:szCs w:val="20"/>
        </w:rPr>
        <w:t xml:space="preserve">DHS (2022). </w:t>
      </w:r>
      <w:proofErr w:type="spellStart"/>
      <w:r w:rsidRPr="00F34B3E">
        <w:rPr>
          <w:sz w:val="20"/>
          <w:szCs w:val="20"/>
        </w:rPr>
        <w:t>Statcompiler</w:t>
      </w:r>
      <w:proofErr w:type="spellEnd"/>
      <w:r w:rsidRPr="00F34B3E">
        <w:rPr>
          <w:sz w:val="20"/>
          <w:szCs w:val="20"/>
        </w:rPr>
        <w:t xml:space="preserve"> the DHS program. Retrieved </w:t>
      </w:r>
      <w:r w:rsidRPr="00F34B3E">
        <w:rPr>
          <w:sz w:val="20"/>
          <w:szCs w:val="20"/>
          <w:lang w:val="en-US"/>
        </w:rPr>
        <w:t xml:space="preserve">from: </w:t>
      </w:r>
      <w:hyperlink w:history="1" r:id="rId40">
        <w:r w:rsidRPr="00F34B3E">
          <w:rPr>
            <w:lang w:val="en-US"/>
          </w:rPr>
          <w:t>https://www.statcompiler.com/en/</w:t>
        </w:r>
      </w:hyperlink>
      <w:r w:rsidR="00CF7BE4">
        <w:rPr>
          <w:sz w:val="20"/>
          <w:szCs w:val="20"/>
          <w:lang w:val="en-US"/>
        </w:rPr>
        <w:t xml:space="preserve">. Accessed on </w:t>
      </w:r>
      <w:r w:rsidRPr="00F34B3E">
        <w:rPr>
          <w:sz w:val="20"/>
          <w:szCs w:val="20"/>
          <w:lang w:val="en-US"/>
        </w:rPr>
        <w:t>March 31. 2021.</w:t>
      </w:r>
    </w:p>
    <w:p w:rsidRPr="00F34B3E" w:rsidR="0047680F" w:rsidP="002142FA" w:rsidRDefault="0047680F" w14:paraId="2CEB7076" w14:textId="77777777">
      <w:pPr>
        <w:spacing w:after="120" w:line="240" w:lineRule="auto"/>
        <w:ind w:firstLine="142"/>
        <w:rPr>
          <w:sz w:val="20"/>
          <w:szCs w:val="20"/>
          <w:lang w:val="en-US"/>
        </w:rPr>
      </w:pPr>
      <w:r w:rsidRPr="00F34B3E">
        <w:rPr>
          <w:sz w:val="20"/>
          <w:szCs w:val="20"/>
          <w:lang w:val="en-US"/>
        </w:rPr>
        <w:t xml:space="preserve">DHS (2021). The Demographic and Health Surveys (DHS) Program. Retrieved from: </w:t>
      </w:r>
      <w:hyperlink w:history="1" r:id="rId41">
        <w:r w:rsidRPr="00F34B3E">
          <w:rPr>
            <w:sz w:val="20"/>
            <w:szCs w:val="20"/>
            <w:lang w:val="en-US"/>
          </w:rPr>
          <w:t>https://dhsprogram.com</w:t>
        </w:r>
      </w:hyperlink>
      <w:r w:rsidRPr="00F34B3E">
        <w:rPr>
          <w:sz w:val="20"/>
          <w:szCs w:val="20"/>
          <w:lang w:val="en-US"/>
        </w:rPr>
        <w:t>. Accessed on March 31. 2021.</w:t>
      </w:r>
    </w:p>
    <w:p w:rsidRPr="00F34B3E" w:rsidR="0047680F" w:rsidP="002142FA" w:rsidRDefault="0047680F" w14:paraId="5F46376E" w14:textId="77777777">
      <w:pPr>
        <w:spacing w:after="120" w:line="240" w:lineRule="auto"/>
        <w:ind w:firstLine="142"/>
        <w:rPr>
          <w:sz w:val="20"/>
          <w:szCs w:val="20"/>
          <w:lang w:val="en-US"/>
        </w:rPr>
      </w:pPr>
      <w:r w:rsidRPr="00F34B3E">
        <w:rPr>
          <w:sz w:val="20"/>
          <w:szCs w:val="20"/>
          <w:lang w:val="en-US"/>
        </w:rPr>
        <w:t xml:space="preserve">Dixon, J., </w:t>
      </w:r>
      <w:proofErr w:type="spellStart"/>
      <w:r w:rsidRPr="00F34B3E">
        <w:rPr>
          <w:sz w:val="20"/>
          <w:szCs w:val="20"/>
          <w:lang w:val="en-US"/>
        </w:rPr>
        <w:t>Luginaah</w:t>
      </w:r>
      <w:proofErr w:type="spellEnd"/>
      <w:r w:rsidRPr="00F34B3E">
        <w:rPr>
          <w:sz w:val="20"/>
          <w:szCs w:val="20"/>
          <w:lang w:val="en-US"/>
        </w:rPr>
        <w:t xml:space="preserve">, I., Mkandawire, P. (2014). The National Health Insurance Scheme in Ghana’s Upper West Region: A gendered perspective of insurance acquisition in a resource-poor setting. </w:t>
      </w:r>
      <w:r w:rsidRPr="00F34B3E">
        <w:rPr>
          <w:rFonts w:cs="URWPalladioL-Ital"/>
          <w:i/>
          <w:sz w:val="20"/>
          <w:szCs w:val="20"/>
          <w:lang w:val="en-US"/>
        </w:rPr>
        <w:t>Social Science &amp; Medicine</w:t>
      </w:r>
      <w:r w:rsidRPr="00F34B3E">
        <w:rPr>
          <w:sz w:val="20"/>
          <w:szCs w:val="20"/>
          <w:lang w:val="en-US"/>
        </w:rPr>
        <w:t>, 122: 103-112.</w:t>
      </w:r>
      <w:r w:rsidRPr="00F34B3E">
        <w:rPr>
          <w:sz w:val="20"/>
          <w:szCs w:val="20"/>
        </w:rPr>
        <w:t xml:space="preserve"> </w:t>
      </w:r>
      <w:hyperlink w:history="1" r:id="rId42">
        <w:r w:rsidRPr="00F34B3E">
          <w:rPr>
            <w:rStyle w:val="Hyperlink"/>
            <w:color w:val="auto"/>
            <w:sz w:val="20"/>
            <w:szCs w:val="20"/>
            <w:u w:val="none"/>
            <w:lang w:val="en-US"/>
          </w:rPr>
          <w:t>https://doi.org/10.1016/j.socscimed.2014.10.028</w:t>
        </w:r>
      </w:hyperlink>
    </w:p>
    <w:p w:rsidRPr="00F34B3E" w:rsidR="0047680F" w:rsidP="002142FA" w:rsidRDefault="0047680F" w14:paraId="23C96BA0" w14:textId="77777777">
      <w:pPr>
        <w:spacing w:after="120" w:line="240" w:lineRule="auto"/>
        <w:ind w:firstLine="142"/>
        <w:rPr>
          <w:sz w:val="20"/>
          <w:szCs w:val="20"/>
          <w:lang w:val="en-US"/>
        </w:rPr>
      </w:pPr>
      <w:r w:rsidRPr="00F34B3E">
        <w:rPr>
          <w:sz w:val="20"/>
          <w:szCs w:val="20"/>
          <w:lang w:val="en-US"/>
        </w:rPr>
        <w:t xml:space="preserve">Dobbin, K.K., Simon, R.M. (2011). Optimally splitting cases for training and testing high dimensional classifiers. </w:t>
      </w:r>
      <w:r w:rsidRPr="00F34B3E">
        <w:rPr>
          <w:rFonts w:cs="URWPalladioL-Ital"/>
          <w:i/>
          <w:sz w:val="20"/>
          <w:szCs w:val="20"/>
          <w:lang w:val="en-US"/>
        </w:rPr>
        <w:t>BMC Medical Genomics</w:t>
      </w:r>
      <w:r w:rsidRPr="00F34B3E">
        <w:rPr>
          <w:sz w:val="20"/>
          <w:szCs w:val="20"/>
          <w:lang w:val="en-US"/>
        </w:rPr>
        <w:t xml:space="preserve">, 4(3): 31. </w:t>
      </w:r>
      <w:r w:rsidRPr="00F34B3E">
        <w:rPr>
          <w:sz w:val="20"/>
          <w:szCs w:val="20"/>
        </w:rPr>
        <w:t>https://doi.org/10.1186/1755-8794-4-3</w:t>
      </w:r>
    </w:p>
    <w:p w:rsidRPr="00F34B3E" w:rsidR="0047680F" w:rsidP="002142FA" w:rsidRDefault="0047680F" w14:paraId="0132ABDA" w14:textId="77777777">
      <w:pPr>
        <w:spacing w:after="120" w:line="240" w:lineRule="auto"/>
        <w:ind w:firstLine="142"/>
        <w:rPr>
          <w:sz w:val="20"/>
          <w:szCs w:val="20"/>
          <w:lang w:val="en-US"/>
        </w:rPr>
      </w:pPr>
      <w:r w:rsidRPr="00F34B3E">
        <w:rPr>
          <w:sz w:val="20"/>
          <w:szCs w:val="20"/>
          <w:lang w:val="en-US"/>
        </w:rPr>
        <w:t xml:space="preserve">Du, K.L., Swamy, M.N.S. (2014). Neural Networks and Statistical Learning. Berlin: </w:t>
      </w:r>
      <w:r w:rsidRPr="00F34B3E">
        <w:rPr>
          <w:rFonts w:cs="URWPalladioL-Ital"/>
          <w:sz w:val="20"/>
          <w:szCs w:val="20"/>
          <w:lang w:val="en-US"/>
        </w:rPr>
        <w:t>Springer</w:t>
      </w:r>
      <w:r w:rsidRPr="00F34B3E">
        <w:rPr>
          <w:sz w:val="20"/>
          <w:szCs w:val="20"/>
          <w:lang w:val="en-US"/>
        </w:rPr>
        <w:t>.</w:t>
      </w:r>
    </w:p>
    <w:p w:rsidR="0047680F" w:rsidP="002142FA" w:rsidRDefault="0047680F" w14:paraId="0FF76BB1" w14:textId="77777777">
      <w:pPr>
        <w:spacing w:after="120" w:line="240" w:lineRule="auto"/>
        <w:ind w:firstLine="142"/>
      </w:pPr>
      <w:r w:rsidRPr="00F34B3E">
        <w:rPr>
          <w:sz w:val="20"/>
          <w:szCs w:val="20"/>
          <w:lang w:val="en-US"/>
        </w:rPr>
        <w:t xml:space="preserve">Duku, A.K.O. (2018). Differences in the determinants of health insurance enrolment among working-age adults in two regions in Ghana. </w:t>
      </w:r>
      <w:r w:rsidRPr="00F34B3E">
        <w:rPr>
          <w:rFonts w:cs="URWPalladioL-Ital"/>
          <w:i/>
          <w:sz w:val="20"/>
          <w:szCs w:val="20"/>
          <w:lang w:val="en-US"/>
        </w:rPr>
        <w:t>BMC Health Services Research</w:t>
      </w:r>
      <w:r w:rsidRPr="00F34B3E">
        <w:rPr>
          <w:sz w:val="20"/>
          <w:szCs w:val="20"/>
          <w:lang w:val="en-US"/>
        </w:rPr>
        <w:t xml:space="preserve">, 18:384. </w:t>
      </w:r>
      <w:hyperlink w:history="1" r:id="rId43">
        <w:r w:rsidRPr="00F34B3E">
          <w:rPr>
            <w:rStyle w:val="Hyperlink"/>
            <w:color w:val="auto"/>
            <w:sz w:val="20"/>
            <w:szCs w:val="20"/>
            <w:u w:val="none"/>
            <w:lang w:val="en-US"/>
          </w:rPr>
          <w:t>https://doi.org/10.1186/s12913-018-3192-9</w:t>
        </w:r>
      </w:hyperlink>
    </w:p>
    <w:p w:rsidRPr="00F34B3E" w:rsidR="007E0210" w:rsidP="002142FA" w:rsidRDefault="007E0210" w14:paraId="592DD7B7" w14:textId="65668A63">
      <w:pPr>
        <w:spacing w:after="120" w:line="240" w:lineRule="auto"/>
        <w:ind w:firstLine="142"/>
        <w:rPr>
          <w:sz w:val="20"/>
          <w:szCs w:val="20"/>
          <w:lang w:val="en-US"/>
        </w:rPr>
      </w:pPr>
      <w:r w:rsidRPr="00126AB7">
        <w:rPr>
          <w:sz w:val="20"/>
          <w:szCs w:val="20"/>
          <w:lang w:val="en-US"/>
        </w:rPr>
        <w:t xml:space="preserve">Echevin, D., Fotso, G., Bouroubi, Y., Coulombe, H., Li, Q. (2025). </w:t>
      </w:r>
      <w:r w:rsidRPr="007E0210">
        <w:rPr>
          <w:sz w:val="20"/>
          <w:szCs w:val="20"/>
        </w:rPr>
        <w:t>Combining survey and census data for improved poverty prediction using semi-supervised deep learning. </w:t>
      </w:r>
      <w:r w:rsidRPr="007E0210">
        <w:rPr>
          <w:i/>
          <w:iCs/>
          <w:sz w:val="20"/>
          <w:szCs w:val="20"/>
        </w:rPr>
        <w:t>Journal of Development Economics</w:t>
      </w:r>
      <w:r w:rsidRPr="007E0210">
        <w:rPr>
          <w:sz w:val="20"/>
          <w:szCs w:val="20"/>
        </w:rPr>
        <w:t>, </w:t>
      </w:r>
      <w:r w:rsidRPr="007E0210">
        <w:rPr>
          <w:i/>
          <w:iCs/>
          <w:sz w:val="20"/>
          <w:szCs w:val="20"/>
        </w:rPr>
        <w:t>172</w:t>
      </w:r>
      <w:r>
        <w:rPr>
          <w:sz w:val="20"/>
          <w:szCs w:val="20"/>
        </w:rPr>
        <w:t>:</w:t>
      </w:r>
      <w:r w:rsidRPr="007E0210">
        <w:rPr>
          <w:sz w:val="20"/>
          <w:szCs w:val="20"/>
        </w:rPr>
        <w:t xml:space="preserve"> 103385.</w:t>
      </w:r>
      <w:r>
        <w:rPr>
          <w:sz w:val="20"/>
          <w:szCs w:val="20"/>
        </w:rPr>
        <w:t xml:space="preserve"> </w:t>
      </w:r>
      <w:r w:rsidRPr="00126AB7">
        <w:t>https://doi.org/10.1016/j.jdeveco.2024.103385</w:t>
      </w:r>
    </w:p>
    <w:p w:rsidRPr="00F34B3E" w:rsidR="0047680F" w:rsidP="002142FA" w:rsidRDefault="0047680F" w14:paraId="21EB2033" w14:textId="77777777">
      <w:pPr>
        <w:spacing w:after="120" w:line="240" w:lineRule="auto"/>
        <w:ind w:firstLine="142"/>
        <w:rPr>
          <w:sz w:val="20"/>
          <w:szCs w:val="20"/>
          <w:lang w:val="en-US"/>
        </w:rPr>
      </w:pPr>
      <w:r w:rsidRPr="00F34B3E">
        <w:rPr>
          <w:sz w:val="20"/>
          <w:szCs w:val="20"/>
          <w:lang w:val="en-US"/>
        </w:rPr>
        <w:t>Engstrom, R., Hersh, J., Newhouse, D.L. (2017). Poverty from Space: Using High-Resolution Satellite Imagery for Estimating Economic Well-Being. World Bank Policy Research Working Paper, No. 8284.</w:t>
      </w:r>
    </w:p>
    <w:p w:rsidRPr="00F34B3E" w:rsidR="0047680F" w:rsidP="002142FA" w:rsidRDefault="0047680F" w14:paraId="543EFAAA" w14:textId="77777777">
      <w:pPr>
        <w:pStyle w:val="KeinLeerraum"/>
        <w:spacing w:after="120"/>
        <w:ind w:firstLine="142"/>
        <w:rPr>
          <w:sz w:val="20"/>
          <w:szCs w:val="20"/>
          <w:lang w:val="en-US"/>
        </w:rPr>
      </w:pPr>
      <w:proofErr w:type="spellStart"/>
      <w:r w:rsidRPr="00F34B3E">
        <w:rPr>
          <w:sz w:val="20"/>
          <w:szCs w:val="20"/>
        </w:rPr>
        <w:t>Erlangga</w:t>
      </w:r>
      <w:proofErr w:type="spellEnd"/>
      <w:r w:rsidRPr="00F34B3E">
        <w:rPr>
          <w:sz w:val="20"/>
          <w:szCs w:val="20"/>
        </w:rPr>
        <w:t xml:space="preserve"> D, </w:t>
      </w:r>
      <w:proofErr w:type="spellStart"/>
      <w:r w:rsidRPr="00F34B3E">
        <w:rPr>
          <w:sz w:val="20"/>
          <w:szCs w:val="20"/>
        </w:rPr>
        <w:t>Suhrcke</w:t>
      </w:r>
      <w:proofErr w:type="spellEnd"/>
      <w:r w:rsidRPr="00F34B3E">
        <w:rPr>
          <w:sz w:val="20"/>
          <w:szCs w:val="20"/>
        </w:rPr>
        <w:t xml:space="preserve"> M, Ali S, Bloor K. (2019). The impact of public health insurance on health care utilisation, financial protection and health status in low- and middle-income countries: A systematic review. </w:t>
      </w:r>
      <w:proofErr w:type="spellStart"/>
      <w:r w:rsidRPr="00F34B3E">
        <w:rPr>
          <w:i/>
          <w:sz w:val="20"/>
          <w:szCs w:val="20"/>
        </w:rPr>
        <w:t>PLoS</w:t>
      </w:r>
      <w:proofErr w:type="spellEnd"/>
      <w:r w:rsidRPr="00F34B3E">
        <w:rPr>
          <w:i/>
          <w:sz w:val="20"/>
          <w:szCs w:val="20"/>
        </w:rPr>
        <w:t xml:space="preserve"> One</w:t>
      </w:r>
      <w:r w:rsidRPr="00F34B3E">
        <w:rPr>
          <w:sz w:val="20"/>
          <w:szCs w:val="20"/>
        </w:rPr>
        <w:t>, 14(8): e0219731. https://doi.org/10.1371/journal.pone.0219731.</w:t>
      </w:r>
    </w:p>
    <w:p w:rsidRPr="00F34B3E" w:rsidR="0047680F" w:rsidP="002142FA" w:rsidRDefault="0047680F" w14:paraId="0F231B73" w14:textId="77777777">
      <w:pPr>
        <w:pStyle w:val="KeinLeerraum"/>
        <w:spacing w:after="120"/>
        <w:ind w:firstLine="142"/>
        <w:rPr>
          <w:sz w:val="20"/>
          <w:szCs w:val="20"/>
          <w:lang w:val="en-US"/>
        </w:rPr>
      </w:pPr>
      <w:r w:rsidRPr="00F34B3E">
        <w:rPr>
          <w:sz w:val="20"/>
          <w:szCs w:val="20"/>
          <w:lang w:val="en-US"/>
        </w:rPr>
        <w:t xml:space="preserve">Garrett, L., Chowdhury, A.M., Pablos-Mendez, A. (2009). All for universal health coverage. </w:t>
      </w:r>
      <w:r w:rsidRPr="00F34B3E">
        <w:rPr>
          <w:rFonts w:cs="URWPalladioL-Ital"/>
          <w:i/>
          <w:sz w:val="20"/>
          <w:szCs w:val="20"/>
          <w:lang w:val="en-US"/>
        </w:rPr>
        <w:t>The Lancet</w:t>
      </w:r>
      <w:r w:rsidRPr="00F34B3E">
        <w:rPr>
          <w:sz w:val="20"/>
          <w:szCs w:val="20"/>
          <w:lang w:val="en-US"/>
        </w:rPr>
        <w:t>, 374: 1294-1299. https://doi.org/10.1016/S0140-6736(09)61503-8</w:t>
      </w:r>
    </w:p>
    <w:p w:rsidRPr="00F34B3E" w:rsidR="0047680F" w:rsidP="002142FA" w:rsidRDefault="0047680F" w14:paraId="50E0B1BD" w14:textId="77777777">
      <w:pPr>
        <w:spacing w:after="120" w:line="240" w:lineRule="auto"/>
        <w:ind w:firstLine="142"/>
        <w:rPr>
          <w:rFonts w:cs="Segoe UI"/>
          <w:sz w:val="20"/>
          <w:szCs w:val="20"/>
          <w:shd w:val="clear" w:color="auto" w:fill="FFFFFF"/>
          <w:lang w:val="en-US"/>
        </w:rPr>
      </w:pPr>
      <w:proofErr w:type="spellStart"/>
      <w:r w:rsidRPr="00F34B3E">
        <w:rPr>
          <w:rFonts w:cs="Segoe UI"/>
          <w:sz w:val="20"/>
          <w:szCs w:val="20"/>
          <w:shd w:val="clear" w:color="auto" w:fill="FFFFFF"/>
        </w:rPr>
        <w:t>Gitobu</w:t>
      </w:r>
      <w:proofErr w:type="spellEnd"/>
      <w:r w:rsidRPr="00F34B3E">
        <w:rPr>
          <w:rFonts w:cs="Segoe UI"/>
          <w:sz w:val="20"/>
          <w:szCs w:val="20"/>
          <w:shd w:val="clear" w:color="auto" w:fill="FFFFFF"/>
        </w:rPr>
        <w:t xml:space="preserve">, C.M., </w:t>
      </w:r>
      <w:proofErr w:type="spellStart"/>
      <w:r w:rsidRPr="00F34B3E">
        <w:rPr>
          <w:rFonts w:cs="Segoe UI"/>
          <w:sz w:val="20"/>
          <w:szCs w:val="20"/>
          <w:shd w:val="clear" w:color="auto" w:fill="FFFFFF"/>
        </w:rPr>
        <w:t>Gichangi</w:t>
      </w:r>
      <w:proofErr w:type="spellEnd"/>
      <w:r w:rsidRPr="00F34B3E">
        <w:rPr>
          <w:rFonts w:cs="Segoe UI"/>
          <w:sz w:val="20"/>
          <w:szCs w:val="20"/>
          <w:shd w:val="clear" w:color="auto" w:fill="FFFFFF"/>
        </w:rPr>
        <w:t xml:space="preserve">, P.B., </w:t>
      </w:r>
      <w:proofErr w:type="spellStart"/>
      <w:r w:rsidRPr="00F34B3E">
        <w:rPr>
          <w:rFonts w:cs="Segoe UI"/>
          <w:sz w:val="20"/>
          <w:szCs w:val="20"/>
          <w:shd w:val="clear" w:color="auto" w:fill="FFFFFF"/>
        </w:rPr>
        <w:t>Mwanda</w:t>
      </w:r>
      <w:proofErr w:type="spellEnd"/>
      <w:r w:rsidRPr="00F34B3E">
        <w:rPr>
          <w:rFonts w:cs="Segoe UI"/>
          <w:sz w:val="20"/>
          <w:szCs w:val="20"/>
          <w:shd w:val="clear" w:color="auto" w:fill="FFFFFF"/>
        </w:rPr>
        <w:t>, W.O. (2018). The effect of Kenya’s free maternal health care policy on the utilization of health facility delivery services and maternal and neonatal mortality in public health facilities. </w:t>
      </w:r>
      <w:r w:rsidRPr="00F34B3E">
        <w:rPr>
          <w:rFonts w:cs="Segoe UI"/>
          <w:i/>
          <w:iCs/>
          <w:sz w:val="20"/>
          <w:szCs w:val="20"/>
          <w:shd w:val="clear" w:color="auto" w:fill="FFFFFF"/>
        </w:rPr>
        <w:t>BMC Pregnancy Childbirth</w:t>
      </w:r>
      <w:r w:rsidRPr="00F34B3E">
        <w:rPr>
          <w:rFonts w:cs="Segoe UI"/>
          <w:sz w:val="20"/>
          <w:szCs w:val="20"/>
          <w:shd w:val="clear" w:color="auto" w:fill="FFFFFF"/>
        </w:rPr>
        <w:t> </w:t>
      </w:r>
      <w:r w:rsidRPr="00F34B3E">
        <w:rPr>
          <w:rFonts w:cs="Segoe UI"/>
          <w:bCs/>
          <w:sz w:val="20"/>
          <w:szCs w:val="20"/>
          <w:shd w:val="clear" w:color="auto" w:fill="FFFFFF"/>
        </w:rPr>
        <w:t>18</w:t>
      </w:r>
      <w:r w:rsidRPr="00F34B3E">
        <w:rPr>
          <w:rFonts w:cs="Segoe UI"/>
          <w:sz w:val="20"/>
          <w:szCs w:val="20"/>
          <w:shd w:val="clear" w:color="auto" w:fill="FFFFFF"/>
        </w:rPr>
        <w:t xml:space="preserve">(77). </w:t>
      </w:r>
      <w:hyperlink w:history="1" r:id="rId44">
        <w:r w:rsidRPr="00F34B3E">
          <w:rPr>
            <w:rStyle w:val="Hyperlink"/>
            <w:rFonts w:cs="Segoe UI"/>
            <w:color w:val="auto"/>
            <w:sz w:val="20"/>
            <w:szCs w:val="20"/>
            <w:u w:val="none"/>
            <w:shd w:val="clear" w:color="auto" w:fill="FFFFFF"/>
            <w:lang w:val="en-US"/>
          </w:rPr>
          <w:t>https://doi.org/10.1186/s12884-018-1708-2</w:t>
        </w:r>
      </w:hyperlink>
    </w:p>
    <w:p w:rsidRPr="00F34B3E" w:rsidR="0047680F" w:rsidP="002142FA" w:rsidRDefault="0047680F" w14:paraId="570F8AE2" w14:textId="395128F9">
      <w:pPr>
        <w:spacing w:after="120" w:line="240" w:lineRule="auto"/>
        <w:ind w:firstLine="142"/>
        <w:rPr>
          <w:sz w:val="20"/>
          <w:szCs w:val="20"/>
          <w:lang w:val="de-CH"/>
        </w:rPr>
      </w:pPr>
      <w:r w:rsidRPr="00DE0575">
        <w:rPr>
          <w:sz w:val="20"/>
          <w:szCs w:val="20"/>
          <w:lang w:val="de-DE"/>
        </w:rPr>
        <w:t xml:space="preserve">Glaeser, E.L., </w:t>
      </w:r>
      <w:proofErr w:type="spellStart"/>
      <w:r w:rsidRPr="00DE0575">
        <w:rPr>
          <w:sz w:val="20"/>
          <w:szCs w:val="20"/>
          <w:lang w:val="de-DE"/>
        </w:rPr>
        <w:t>Kominers</w:t>
      </w:r>
      <w:proofErr w:type="spellEnd"/>
      <w:r w:rsidRPr="00DE0575">
        <w:rPr>
          <w:sz w:val="20"/>
          <w:szCs w:val="20"/>
          <w:lang w:val="de-DE"/>
        </w:rPr>
        <w:t>, S.D., Luca, M., Naik, N. (2018)</w:t>
      </w:r>
      <w:r w:rsidRPr="00DE0575" w:rsidR="007E0210">
        <w:rPr>
          <w:sz w:val="20"/>
          <w:szCs w:val="20"/>
          <w:lang w:val="de-DE"/>
        </w:rPr>
        <w:t>.</w:t>
      </w:r>
      <w:r w:rsidRPr="00DE0575">
        <w:rPr>
          <w:sz w:val="20"/>
          <w:szCs w:val="20"/>
          <w:lang w:val="de-DE"/>
        </w:rPr>
        <w:t xml:space="preserve"> </w:t>
      </w:r>
      <w:r w:rsidRPr="00F34B3E">
        <w:rPr>
          <w:sz w:val="20"/>
          <w:szCs w:val="20"/>
          <w:lang w:val="en-US"/>
        </w:rPr>
        <w:t>Big data and big cities: The promises and limitations of improved measures of urban life</w:t>
      </w:r>
      <w:r w:rsidRPr="00F34B3E">
        <w:rPr>
          <w:i/>
          <w:sz w:val="20"/>
          <w:szCs w:val="20"/>
          <w:lang w:val="en-US"/>
        </w:rPr>
        <w:t xml:space="preserve">. </w:t>
      </w:r>
      <w:r w:rsidRPr="00F34B3E">
        <w:rPr>
          <w:i/>
          <w:sz w:val="20"/>
          <w:szCs w:val="20"/>
          <w:lang w:val="de-CH"/>
        </w:rPr>
        <w:t xml:space="preserve">Econ. </w:t>
      </w:r>
      <w:proofErr w:type="spellStart"/>
      <w:r w:rsidRPr="00F34B3E">
        <w:rPr>
          <w:i/>
          <w:sz w:val="20"/>
          <w:szCs w:val="20"/>
          <w:lang w:val="de-CH"/>
        </w:rPr>
        <w:t>Inq</w:t>
      </w:r>
      <w:proofErr w:type="spellEnd"/>
      <w:r w:rsidRPr="00F34B3E">
        <w:rPr>
          <w:i/>
          <w:sz w:val="20"/>
          <w:szCs w:val="20"/>
          <w:lang w:val="de-CH"/>
        </w:rPr>
        <w:t>.,</w:t>
      </w:r>
      <w:r w:rsidRPr="00F34B3E">
        <w:rPr>
          <w:sz w:val="20"/>
          <w:szCs w:val="20"/>
          <w:lang w:val="de-CH"/>
        </w:rPr>
        <w:t xml:space="preserve"> 56(1): 114–137. </w:t>
      </w:r>
      <w:r>
        <w:fldChar w:fldCharType="begin"/>
      </w:r>
      <w:r w:rsidRPr="001860BF">
        <w:rPr>
          <w:lang w:val="de-CH"/>
          <w:rPrChange w:author="Scherrer  Beat" w:date="2025-11-14T09:52:00Z" w:id="34">
            <w:rPr/>
          </w:rPrChange>
        </w:rPr>
        <w:instrText>HYPERLINK "https://doi.org/10.3386/w21778"</w:instrText>
      </w:r>
      <w:r>
        <w:fldChar w:fldCharType="separate"/>
      </w:r>
      <w:r w:rsidRPr="00F34B3E">
        <w:rPr>
          <w:rStyle w:val="Hyperlink"/>
          <w:color w:val="auto"/>
          <w:sz w:val="20"/>
          <w:szCs w:val="20"/>
          <w:u w:val="none"/>
          <w:lang w:val="de-CH"/>
        </w:rPr>
        <w:t>https://doi.org/10.3386/w21778</w:t>
      </w:r>
      <w:r>
        <w:fldChar w:fldCharType="end"/>
      </w:r>
    </w:p>
    <w:p w:rsidRPr="00F34B3E" w:rsidR="0047680F" w:rsidP="002142FA" w:rsidRDefault="0047680F" w14:paraId="0A4FD72C" w14:textId="77777777">
      <w:pPr>
        <w:pStyle w:val="KeinLeerraum"/>
        <w:spacing w:after="120"/>
        <w:ind w:firstLine="142"/>
        <w:rPr>
          <w:sz w:val="20"/>
          <w:szCs w:val="20"/>
          <w:lang w:val="en-US"/>
        </w:rPr>
      </w:pPr>
      <w:proofErr w:type="spellStart"/>
      <w:r w:rsidRPr="00F34B3E">
        <w:rPr>
          <w:sz w:val="20"/>
          <w:szCs w:val="20"/>
          <w:lang w:val="de-CH"/>
        </w:rPr>
        <w:t>Gottret</w:t>
      </w:r>
      <w:proofErr w:type="spellEnd"/>
      <w:r w:rsidRPr="00F34B3E">
        <w:rPr>
          <w:sz w:val="20"/>
          <w:szCs w:val="20"/>
          <w:lang w:val="de-CH"/>
        </w:rPr>
        <w:t xml:space="preserve">, P.E., Schieber, </w:t>
      </w:r>
      <w:proofErr w:type="gramStart"/>
      <w:r w:rsidRPr="00F34B3E">
        <w:rPr>
          <w:sz w:val="20"/>
          <w:szCs w:val="20"/>
          <w:lang w:val="de-CH"/>
        </w:rPr>
        <w:t>G..</w:t>
      </w:r>
      <w:proofErr w:type="gramEnd"/>
      <w:r w:rsidRPr="00F34B3E">
        <w:rPr>
          <w:sz w:val="20"/>
          <w:szCs w:val="20"/>
          <w:lang w:val="de-CH"/>
        </w:rPr>
        <w:t xml:space="preserve"> </w:t>
      </w:r>
      <w:r w:rsidRPr="00F34B3E">
        <w:rPr>
          <w:sz w:val="20"/>
          <w:szCs w:val="20"/>
          <w:lang w:val="en-US"/>
        </w:rPr>
        <w:t xml:space="preserve">(2006). </w:t>
      </w:r>
      <w:r w:rsidRPr="00F34B3E">
        <w:rPr>
          <w:sz w:val="20"/>
          <w:szCs w:val="20"/>
        </w:rPr>
        <w:t>Health financing revisited: a practitioner’s guide. Washington: World Bank Publications.</w:t>
      </w:r>
    </w:p>
    <w:p w:rsidRPr="00F34B3E" w:rsidR="0047680F" w:rsidP="002142FA" w:rsidRDefault="0047680F" w14:paraId="33FE6902" w14:textId="77777777">
      <w:pPr>
        <w:spacing w:after="120" w:line="240" w:lineRule="auto"/>
        <w:ind w:firstLine="142"/>
        <w:rPr>
          <w:sz w:val="20"/>
          <w:szCs w:val="20"/>
          <w:lang w:val="en-US"/>
        </w:rPr>
      </w:pPr>
      <w:r w:rsidRPr="00F34B3E">
        <w:rPr>
          <w:sz w:val="20"/>
          <w:szCs w:val="20"/>
          <w:lang w:val="en-US"/>
        </w:rPr>
        <w:t xml:space="preserve">Goudge, J, Alaba, O.A, Govender, V., Harrias, B., Nxumalo, N., </w:t>
      </w:r>
      <w:proofErr w:type="spellStart"/>
      <w:r w:rsidRPr="00F34B3E">
        <w:rPr>
          <w:sz w:val="20"/>
          <w:szCs w:val="20"/>
          <w:lang w:val="en-US"/>
        </w:rPr>
        <w:t>Cherich</w:t>
      </w:r>
      <w:proofErr w:type="spellEnd"/>
      <w:r w:rsidRPr="00F34B3E">
        <w:rPr>
          <w:sz w:val="20"/>
          <w:szCs w:val="20"/>
          <w:lang w:val="en-US"/>
        </w:rPr>
        <w:t xml:space="preserve">, M.F. (2018). Social health insurance contributes to universal coverage in </w:t>
      </w:r>
      <w:proofErr w:type="gramStart"/>
      <w:r w:rsidRPr="00F34B3E">
        <w:rPr>
          <w:sz w:val="20"/>
          <w:szCs w:val="20"/>
          <w:lang w:val="en-US"/>
        </w:rPr>
        <w:t>South Africa, but</w:t>
      </w:r>
      <w:proofErr w:type="gramEnd"/>
      <w:r w:rsidRPr="00F34B3E">
        <w:rPr>
          <w:sz w:val="20"/>
          <w:szCs w:val="20"/>
          <w:lang w:val="en-US"/>
        </w:rPr>
        <w:t xml:space="preserve"> generates inequities: survey among members of a government employee insurance scheme. </w:t>
      </w:r>
      <w:r w:rsidRPr="00F34B3E">
        <w:rPr>
          <w:i/>
          <w:sz w:val="20"/>
          <w:szCs w:val="20"/>
          <w:lang w:val="en-US"/>
        </w:rPr>
        <w:t>International Journal for Equity in Health</w:t>
      </w:r>
      <w:r w:rsidRPr="00F34B3E">
        <w:rPr>
          <w:sz w:val="20"/>
          <w:szCs w:val="20"/>
          <w:lang w:val="en-US"/>
        </w:rPr>
        <w:t xml:space="preserve">, 17(1). </w:t>
      </w:r>
      <w:r w:rsidRPr="00F34B3E">
        <w:rPr>
          <w:sz w:val="20"/>
          <w:szCs w:val="20"/>
        </w:rPr>
        <w:t>https://doi.org/10.1186/s12939-017-0710-z</w:t>
      </w:r>
    </w:p>
    <w:p w:rsidRPr="00F34B3E" w:rsidR="0047680F" w:rsidP="002142FA" w:rsidRDefault="0047680F" w14:paraId="420F4A24" w14:textId="77777777">
      <w:pPr>
        <w:spacing w:after="120" w:line="240" w:lineRule="auto"/>
        <w:ind w:firstLine="142"/>
        <w:rPr>
          <w:sz w:val="20"/>
          <w:szCs w:val="20"/>
          <w:lang w:val="en-US"/>
        </w:rPr>
      </w:pPr>
      <w:r w:rsidRPr="0051421D">
        <w:rPr>
          <w:sz w:val="20"/>
          <w:szCs w:val="20"/>
          <w:lang w:val="en-US"/>
        </w:rPr>
        <w:t xml:space="preserve">Hanson, C., Gabrysch, S., </w:t>
      </w:r>
      <w:proofErr w:type="spellStart"/>
      <w:r w:rsidRPr="0051421D">
        <w:rPr>
          <w:sz w:val="20"/>
          <w:szCs w:val="20"/>
          <w:lang w:val="en-US"/>
        </w:rPr>
        <w:t>Mbaruku</w:t>
      </w:r>
      <w:proofErr w:type="spellEnd"/>
      <w:r w:rsidRPr="0051421D">
        <w:rPr>
          <w:sz w:val="20"/>
          <w:szCs w:val="20"/>
          <w:lang w:val="en-US"/>
        </w:rPr>
        <w:t xml:space="preserve">, G., Cox, J., </w:t>
      </w:r>
      <w:proofErr w:type="spellStart"/>
      <w:r w:rsidRPr="0051421D">
        <w:rPr>
          <w:sz w:val="20"/>
          <w:szCs w:val="20"/>
          <w:lang w:val="en-US"/>
        </w:rPr>
        <w:t>Mkumbo</w:t>
      </w:r>
      <w:proofErr w:type="spellEnd"/>
      <w:r w:rsidRPr="0051421D">
        <w:rPr>
          <w:sz w:val="20"/>
          <w:szCs w:val="20"/>
          <w:lang w:val="en-US"/>
        </w:rPr>
        <w:t xml:space="preserve">, E., Manzi, </w:t>
      </w:r>
      <w:proofErr w:type="spellStart"/>
      <w:proofErr w:type="gramStart"/>
      <w:r w:rsidRPr="0051421D">
        <w:rPr>
          <w:sz w:val="20"/>
          <w:szCs w:val="20"/>
          <w:lang w:val="en-US"/>
        </w:rPr>
        <w:t>F.,Schellenberg</w:t>
      </w:r>
      <w:proofErr w:type="spellEnd"/>
      <w:proofErr w:type="gramEnd"/>
      <w:r w:rsidRPr="0051421D">
        <w:rPr>
          <w:sz w:val="20"/>
          <w:szCs w:val="20"/>
          <w:lang w:val="en-US"/>
        </w:rPr>
        <w:t xml:space="preserve">, J., </w:t>
      </w:r>
      <w:proofErr w:type="spellStart"/>
      <w:r w:rsidRPr="0051421D">
        <w:rPr>
          <w:sz w:val="20"/>
          <w:szCs w:val="20"/>
          <w:lang w:val="en-US"/>
        </w:rPr>
        <w:t>Ronsmans</w:t>
      </w:r>
      <w:proofErr w:type="spellEnd"/>
      <w:r w:rsidRPr="0051421D">
        <w:rPr>
          <w:sz w:val="20"/>
          <w:szCs w:val="20"/>
          <w:lang w:val="en-US"/>
        </w:rPr>
        <w:t xml:space="preserve"> C. (2017). </w:t>
      </w:r>
      <w:r w:rsidRPr="00F34B3E">
        <w:rPr>
          <w:sz w:val="20"/>
          <w:szCs w:val="20"/>
          <w:lang w:val="en-US"/>
        </w:rPr>
        <w:t xml:space="preserve">Access to maternal health services: geographical inequalities, United Republic of Tanzania. </w:t>
      </w:r>
      <w:r w:rsidRPr="00F34B3E">
        <w:rPr>
          <w:rFonts w:cs="URWPalladioL-Ital"/>
          <w:i/>
          <w:sz w:val="20"/>
          <w:szCs w:val="20"/>
          <w:lang w:val="en-US"/>
        </w:rPr>
        <w:t>Bull World Health Organ</w:t>
      </w:r>
      <w:r w:rsidRPr="00F34B3E">
        <w:rPr>
          <w:sz w:val="20"/>
          <w:szCs w:val="20"/>
          <w:lang w:val="en-US"/>
        </w:rPr>
        <w:t xml:space="preserve">, 95(12): 810–820. </w:t>
      </w:r>
      <w:hyperlink w:history="1" r:id="rId45">
        <w:r w:rsidRPr="00F34B3E">
          <w:rPr>
            <w:rStyle w:val="Hyperlink"/>
            <w:color w:val="auto"/>
            <w:sz w:val="20"/>
            <w:szCs w:val="20"/>
            <w:u w:val="none"/>
            <w:lang w:val="en-US"/>
          </w:rPr>
          <w:t>http://dx.doi.org/10.2471/BLT.17.194126</w:t>
        </w:r>
      </w:hyperlink>
    </w:p>
    <w:p w:rsidRPr="00F34B3E" w:rsidR="0047680F" w:rsidP="002142FA" w:rsidRDefault="0047680F" w14:paraId="5F9C2DCE" w14:textId="77777777">
      <w:pPr>
        <w:spacing w:after="120" w:line="240" w:lineRule="auto"/>
        <w:ind w:firstLine="142"/>
        <w:rPr>
          <w:sz w:val="20"/>
          <w:szCs w:val="20"/>
          <w:lang w:val="en-US"/>
        </w:rPr>
      </w:pPr>
      <w:r w:rsidRPr="00F34B3E">
        <w:rPr>
          <w:sz w:val="20"/>
          <w:szCs w:val="20"/>
          <w:lang w:val="en-US"/>
        </w:rPr>
        <w:t xml:space="preserve">Hastie, T., </w:t>
      </w:r>
      <w:proofErr w:type="spellStart"/>
      <w:r w:rsidRPr="00F34B3E">
        <w:rPr>
          <w:sz w:val="20"/>
          <w:szCs w:val="20"/>
          <w:lang w:val="en-US"/>
        </w:rPr>
        <w:t>Tibshirani</w:t>
      </w:r>
      <w:proofErr w:type="spellEnd"/>
      <w:r w:rsidRPr="00F34B3E">
        <w:rPr>
          <w:sz w:val="20"/>
          <w:szCs w:val="20"/>
          <w:lang w:val="en-US"/>
        </w:rPr>
        <w:t xml:space="preserve">, R., Friedman, J. (2008). The Elements of Statistical Learning: Data Mining, Inference, and Prediction.  Berlin: </w:t>
      </w:r>
      <w:r w:rsidRPr="00F34B3E">
        <w:rPr>
          <w:rFonts w:cs="URWPalladioL-Ital"/>
          <w:i/>
          <w:sz w:val="20"/>
          <w:szCs w:val="20"/>
          <w:lang w:val="en-US"/>
        </w:rPr>
        <w:t>Springer</w:t>
      </w:r>
      <w:r w:rsidRPr="00F34B3E">
        <w:rPr>
          <w:i/>
          <w:sz w:val="20"/>
          <w:szCs w:val="20"/>
          <w:lang w:val="en-US"/>
        </w:rPr>
        <w:t>, Series in Statistics</w:t>
      </w:r>
      <w:r w:rsidRPr="00F34B3E">
        <w:rPr>
          <w:sz w:val="20"/>
          <w:szCs w:val="20"/>
          <w:lang w:val="en-US"/>
        </w:rPr>
        <w:t>, 2008.</w:t>
      </w:r>
    </w:p>
    <w:p w:rsidRPr="00F34B3E" w:rsidR="0047680F" w:rsidP="002142FA" w:rsidRDefault="0047680F" w14:paraId="059612CE" w14:textId="77777777">
      <w:pPr>
        <w:spacing w:after="120" w:line="240" w:lineRule="auto"/>
        <w:ind w:firstLine="142"/>
        <w:rPr>
          <w:sz w:val="20"/>
          <w:szCs w:val="20"/>
          <w:lang w:val="en-US"/>
        </w:rPr>
      </w:pPr>
      <w:proofErr w:type="spellStart"/>
      <w:r w:rsidRPr="00F34B3E">
        <w:rPr>
          <w:sz w:val="20"/>
          <w:szCs w:val="20"/>
          <w:lang w:val="en-US"/>
        </w:rPr>
        <w:t>Ipums</w:t>
      </w:r>
      <w:proofErr w:type="spellEnd"/>
      <w:r w:rsidRPr="00F34B3E">
        <w:rPr>
          <w:sz w:val="20"/>
          <w:szCs w:val="20"/>
          <w:lang w:val="en-US"/>
        </w:rPr>
        <w:t xml:space="preserve"> (2021). IPUMS. Retrieved from: https://ipums.org/. Accessed on March 31. 2021.</w:t>
      </w:r>
    </w:p>
    <w:p w:rsidRPr="00F34B3E" w:rsidR="0047680F" w:rsidP="002142FA" w:rsidRDefault="0047680F" w14:paraId="695C0994" w14:textId="77777777">
      <w:pPr>
        <w:spacing w:after="120" w:line="240" w:lineRule="auto"/>
        <w:ind w:firstLine="142"/>
        <w:rPr>
          <w:sz w:val="20"/>
          <w:szCs w:val="20"/>
          <w:lang w:val="en-US"/>
        </w:rPr>
      </w:pPr>
      <w:r w:rsidRPr="00F34B3E">
        <w:rPr>
          <w:sz w:val="20"/>
          <w:szCs w:val="20"/>
          <w:lang w:val="en-US"/>
        </w:rPr>
        <w:t xml:space="preserve">James, G., Hastie, T., Witten, D., </w:t>
      </w:r>
      <w:proofErr w:type="spellStart"/>
      <w:r w:rsidRPr="00F34B3E">
        <w:rPr>
          <w:sz w:val="20"/>
          <w:szCs w:val="20"/>
          <w:lang w:val="en-US"/>
        </w:rPr>
        <w:t>Tibshirani</w:t>
      </w:r>
      <w:proofErr w:type="spellEnd"/>
      <w:r w:rsidRPr="00F34B3E">
        <w:rPr>
          <w:sz w:val="20"/>
          <w:szCs w:val="20"/>
          <w:lang w:val="en-US"/>
        </w:rPr>
        <w:t xml:space="preserve">, R. (2013). An introduction to Statistical Learning with Application in R. Berlin: </w:t>
      </w:r>
      <w:r w:rsidRPr="00F34B3E">
        <w:rPr>
          <w:rFonts w:cs="URWPalladioL-Ital"/>
          <w:i/>
          <w:sz w:val="20"/>
          <w:szCs w:val="20"/>
          <w:lang w:val="en-US"/>
        </w:rPr>
        <w:t>Springer</w:t>
      </w:r>
      <w:r w:rsidRPr="00F34B3E">
        <w:rPr>
          <w:sz w:val="20"/>
          <w:szCs w:val="20"/>
          <w:lang w:val="en-US"/>
        </w:rPr>
        <w:t xml:space="preserve">, 2013 </w:t>
      </w:r>
      <w:hyperlink w:history="1" r:id="rId46">
        <w:r w:rsidRPr="00F34B3E">
          <w:rPr>
            <w:rStyle w:val="Hyperlink"/>
            <w:color w:val="auto"/>
            <w:sz w:val="20"/>
            <w:szCs w:val="20"/>
            <w:u w:val="none"/>
            <w:lang w:val="en-US"/>
          </w:rPr>
          <w:t>https://doi.org/10.1007/978-1-4614-7138-7</w:t>
        </w:r>
      </w:hyperlink>
    </w:p>
    <w:p w:rsidRPr="00F34B3E" w:rsidR="0047680F" w:rsidP="002142FA" w:rsidRDefault="0047680F" w14:paraId="0AE85B12" w14:textId="77777777">
      <w:pPr>
        <w:spacing w:after="120" w:line="240" w:lineRule="auto"/>
        <w:ind w:firstLine="142"/>
        <w:rPr>
          <w:sz w:val="20"/>
          <w:szCs w:val="20"/>
          <w:lang w:val="en-US"/>
        </w:rPr>
      </w:pPr>
      <w:r w:rsidRPr="00F34B3E">
        <w:rPr>
          <w:sz w:val="20"/>
          <w:szCs w:val="20"/>
          <w:lang w:val="en-US"/>
        </w:rPr>
        <w:t xml:space="preserve">Jehu-Appiah, C., Aryeetey, G., Spaan, E., de Hoop, T., Agyepong, I., Baltussen, R. (2011). Equity aspects of the National Health Insurance Scheme in Ghana: Who is enrolling, who is not and why? </w:t>
      </w:r>
      <w:r w:rsidRPr="00F34B3E">
        <w:rPr>
          <w:i/>
          <w:sz w:val="20"/>
          <w:szCs w:val="20"/>
          <w:lang w:val="en-US"/>
        </w:rPr>
        <w:t>Social Science &amp; Medicine</w:t>
      </w:r>
      <w:r w:rsidRPr="00F34B3E">
        <w:rPr>
          <w:sz w:val="20"/>
          <w:szCs w:val="20"/>
          <w:lang w:val="en-US"/>
        </w:rPr>
        <w:t xml:space="preserve">, 72(2): 157-165. </w:t>
      </w:r>
      <w:hyperlink w:history="1" r:id="rId47">
        <w:r w:rsidRPr="00F34B3E">
          <w:rPr>
            <w:rStyle w:val="Hyperlink"/>
            <w:color w:val="auto"/>
            <w:sz w:val="20"/>
            <w:szCs w:val="20"/>
            <w:u w:val="none"/>
            <w:lang w:val="en-US"/>
          </w:rPr>
          <w:t>https://doi.org/10.1016/j.socscimed.2010.10.025</w:t>
        </w:r>
      </w:hyperlink>
    </w:p>
    <w:p w:rsidRPr="00F34B3E" w:rsidR="0047680F" w:rsidP="002142FA" w:rsidRDefault="0047680F" w14:paraId="0EFA6F06" w14:textId="77777777">
      <w:pPr>
        <w:spacing w:after="120" w:line="240" w:lineRule="auto"/>
        <w:ind w:firstLine="142"/>
        <w:rPr>
          <w:sz w:val="20"/>
          <w:szCs w:val="20"/>
          <w:lang w:val="en-US"/>
        </w:rPr>
      </w:pPr>
      <w:r w:rsidRPr="00F34B3E">
        <w:rPr>
          <w:sz w:val="20"/>
          <w:szCs w:val="20"/>
          <w:lang w:val="en-US"/>
        </w:rPr>
        <w:t xml:space="preserve">Josephson, E., </w:t>
      </w:r>
      <w:proofErr w:type="spellStart"/>
      <w:r w:rsidRPr="00F34B3E">
        <w:rPr>
          <w:sz w:val="20"/>
          <w:szCs w:val="20"/>
          <w:lang w:val="en-US"/>
        </w:rPr>
        <w:t>Rajkotia</w:t>
      </w:r>
      <w:proofErr w:type="spellEnd"/>
      <w:r w:rsidRPr="00F34B3E">
        <w:rPr>
          <w:sz w:val="20"/>
          <w:szCs w:val="20"/>
          <w:lang w:val="en-US"/>
        </w:rPr>
        <w:t xml:space="preserve">, Y., Banzon, E., Andoh, A., Francis, X. (2014). National Health Insurance Design in Liberia: Key Considerations for Equitable, Efficient, and Sustainable Health Care Access. Retrieved from </w:t>
      </w:r>
      <w:hyperlink w:history="1" r:id="rId48">
        <w:r w:rsidRPr="00F34B3E">
          <w:rPr>
            <w:rStyle w:val="Hyperlink"/>
            <w:color w:val="auto"/>
            <w:sz w:val="20"/>
            <w:szCs w:val="20"/>
            <w:u w:val="none"/>
            <w:lang w:val="en-US"/>
          </w:rPr>
          <w:t>https://thinkwell.global/wp-content/uploads/2014/12/National-Health-Insurance-Design-in-Liberia-ThinkWell.pdf</w:t>
        </w:r>
      </w:hyperlink>
      <w:r w:rsidRPr="00F34B3E">
        <w:rPr>
          <w:sz w:val="20"/>
          <w:szCs w:val="20"/>
          <w:lang w:val="en-US"/>
        </w:rPr>
        <w:t>. Accessed on March 31. 2021.</w:t>
      </w:r>
    </w:p>
    <w:p w:rsidRPr="00F34B3E" w:rsidR="0047680F" w:rsidP="002142FA" w:rsidRDefault="0047680F" w14:paraId="3881F679" w14:textId="77777777">
      <w:pPr>
        <w:spacing w:after="120" w:line="240" w:lineRule="auto"/>
        <w:ind w:firstLine="142"/>
        <w:rPr>
          <w:sz w:val="20"/>
          <w:szCs w:val="20"/>
          <w:lang w:val="en-US"/>
        </w:rPr>
      </w:pPr>
      <w:r w:rsidRPr="00F34B3E">
        <w:rPr>
          <w:sz w:val="20"/>
          <w:szCs w:val="20"/>
          <w:lang w:val="en-US"/>
        </w:rPr>
        <w:t xml:space="preserve">Kang, J.S., Kuznetsova, P., Luca, M., Choi, Y. (2013). Where Not to Eat? Improving Public Policy by Predicting Hygiene Inspections Using Online Reviews. Proc. 2013 Conf. </w:t>
      </w:r>
      <w:proofErr w:type="spellStart"/>
      <w:r w:rsidRPr="00F34B3E">
        <w:rPr>
          <w:sz w:val="20"/>
          <w:szCs w:val="20"/>
          <w:lang w:val="en-US"/>
        </w:rPr>
        <w:t>Empir</w:t>
      </w:r>
      <w:proofErr w:type="spellEnd"/>
      <w:r w:rsidRPr="00F34B3E">
        <w:rPr>
          <w:sz w:val="20"/>
          <w:szCs w:val="20"/>
          <w:lang w:val="en-US"/>
        </w:rPr>
        <w:t>. Methods Nat. Lang. Process. (Association for Computational Linguistics, Seattle, Washington, USA), 1443--1448.</w:t>
      </w:r>
    </w:p>
    <w:p w:rsidRPr="00F34B3E" w:rsidR="0047680F" w:rsidP="002142FA" w:rsidRDefault="0047680F" w14:paraId="6CD949C2" w14:textId="77777777">
      <w:pPr>
        <w:pStyle w:val="KeinLeerraum"/>
        <w:spacing w:after="120"/>
        <w:ind w:firstLine="142"/>
        <w:rPr>
          <w:sz w:val="20"/>
          <w:szCs w:val="20"/>
          <w:lang w:val="en-US"/>
        </w:rPr>
      </w:pPr>
      <w:r w:rsidRPr="00F34B3E">
        <w:rPr>
          <w:sz w:val="20"/>
          <w:szCs w:val="20"/>
          <w:lang w:val="en-US"/>
        </w:rPr>
        <w:t xml:space="preserve">Kimani, J.K., </w:t>
      </w:r>
      <w:proofErr w:type="spellStart"/>
      <w:r w:rsidRPr="00F34B3E">
        <w:rPr>
          <w:sz w:val="20"/>
          <w:szCs w:val="20"/>
          <w:lang w:val="en-US"/>
        </w:rPr>
        <w:t>Ettarh</w:t>
      </w:r>
      <w:proofErr w:type="spellEnd"/>
      <w:r w:rsidRPr="00F34B3E">
        <w:rPr>
          <w:sz w:val="20"/>
          <w:szCs w:val="20"/>
          <w:lang w:val="en-US"/>
        </w:rPr>
        <w:t xml:space="preserve">, R., Warren, C., Bellows, B. (2014). Determinants of health insurance ownership among women in Kenya: evidence from the 2008-09 Kenya demographic and health survey. </w:t>
      </w:r>
      <w:r w:rsidRPr="00F34B3E">
        <w:rPr>
          <w:rFonts w:cs="URWPalladioL-Ital"/>
          <w:i/>
          <w:sz w:val="20"/>
          <w:szCs w:val="20"/>
          <w:lang w:val="en-US"/>
        </w:rPr>
        <w:t>International Journal for Equity in Health</w:t>
      </w:r>
      <w:r w:rsidRPr="00F34B3E">
        <w:rPr>
          <w:sz w:val="20"/>
          <w:szCs w:val="20"/>
          <w:lang w:val="en-US"/>
        </w:rPr>
        <w:t>, 13:27.</w:t>
      </w:r>
      <w:r w:rsidRPr="00F34B3E">
        <w:rPr>
          <w:sz w:val="20"/>
          <w:szCs w:val="20"/>
        </w:rPr>
        <w:t xml:space="preserve"> </w:t>
      </w:r>
      <w:hyperlink w:history="1" r:id="rId49">
        <w:r w:rsidRPr="00F34B3E">
          <w:rPr>
            <w:rStyle w:val="Hyperlink"/>
            <w:color w:val="auto"/>
            <w:sz w:val="20"/>
            <w:szCs w:val="20"/>
            <w:u w:val="none"/>
            <w:lang w:val="en-US"/>
          </w:rPr>
          <w:t>http://www.equityhealthj.com/content/13/1/27</w:t>
        </w:r>
      </w:hyperlink>
    </w:p>
    <w:p w:rsidRPr="00F34B3E" w:rsidR="0047680F" w:rsidP="002142FA" w:rsidRDefault="0047680F" w14:paraId="66EF9474" w14:textId="77777777">
      <w:pPr>
        <w:pStyle w:val="KeinLeerraum"/>
        <w:spacing w:after="120"/>
        <w:ind w:firstLine="142"/>
        <w:rPr>
          <w:sz w:val="20"/>
          <w:szCs w:val="20"/>
          <w:lang w:val="en-US"/>
        </w:rPr>
      </w:pPr>
      <w:proofErr w:type="spellStart"/>
      <w:r w:rsidRPr="0016264B">
        <w:rPr>
          <w:sz w:val="20"/>
          <w:szCs w:val="20"/>
          <w:lang w:val="it-IT"/>
          <w:rPrChange w:author="Durizzo  Kathrin [2]" w:date="2025-12-03T16:07:00Z" w:id="35">
            <w:rPr>
              <w:sz w:val="20"/>
              <w:szCs w:val="20"/>
              <w:lang w:val="en-US"/>
            </w:rPr>
          </w:rPrChange>
        </w:rPr>
        <w:t>Kirigia</w:t>
      </w:r>
      <w:proofErr w:type="spellEnd"/>
      <w:r w:rsidRPr="0016264B">
        <w:rPr>
          <w:sz w:val="20"/>
          <w:szCs w:val="20"/>
          <w:lang w:val="it-IT"/>
          <w:rPrChange w:author="Durizzo  Kathrin [2]" w:date="2025-12-03T16:07:00Z" w:id="36">
            <w:rPr>
              <w:sz w:val="20"/>
              <w:szCs w:val="20"/>
              <w:lang w:val="en-US"/>
            </w:rPr>
          </w:rPrChange>
        </w:rPr>
        <w:t xml:space="preserve">, J.M., Sambo, L.G., </w:t>
      </w:r>
      <w:proofErr w:type="spellStart"/>
      <w:r w:rsidRPr="0016264B">
        <w:rPr>
          <w:sz w:val="20"/>
          <w:szCs w:val="20"/>
          <w:lang w:val="it-IT"/>
          <w:rPrChange w:author="Durizzo  Kathrin [2]" w:date="2025-12-03T16:07:00Z" w:id="37">
            <w:rPr>
              <w:sz w:val="20"/>
              <w:szCs w:val="20"/>
              <w:lang w:val="en-US"/>
            </w:rPr>
          </w:rPrChange>
        </w:rPr>
        <w:t>Nganda</w:t>
      </w:r>
      <w:proofErr w:type="spellEnd"/>
      <w:r w:rsidRPr="0016264B">
        <w:rPr>
          <w:sz w:val="20"/>
          <w:szCs w:val="20"/>
          <w:lang w:val="it-IT"/>
          <w:rPrChange w:author="Durizzo  Kathrin [2]" w:date="2025-12-03T16:07:00Z" w:id="38">
            <w:rPr>
              <w:sz w:val="20"/>
              <w:szCs w:val="20"/>
              <w:lang w:val="en-US"/>
            </w:rPr>
          </w:rPrChange>
        </w:rPr>
        <w:t xml:space="preserve">, B. et al. </w:t>
      </w:r>
      <w:r w:rsidRPr="00F34B3E">
        <w:rPr>
          <w:sz w:val="20"/>
          <w:szCs w:val="20"/>
          <w:lang w:val="en-US"/>
        </w:rPr>
        <w:t>(2005). Determinants of health insurance ownership among South African women. BMC Health Serv Res 5, 17. https://doi.org/10.1186/1472-6963-5-17</w:t>
      </w:r>
    </w:p>
    <w:p w:rsidRPr="00F34B3E" w:rsidR="0047680F" w:rsidP="002142FA" w:rsidRDefault="0047680F" w14:paraId="101F2572" w14:textId="77777777">
      <w:pPr>
        <w:pStyle w:val="KeinLeerraum"/>
        <w:spacing w:after="120"/>
        <w:ind w:firstLine="142"/>
        <w:rPr>
          <w:sz w:val="20"/>
          <w:szCs w:val="20"/>
          <w:lang w:val="en-US"/>
        </w:rPr>
      </w:pPr>
      <w:r w:rsidRPr="00F34B3E">
        <w:rPr>
          <w:sz w:val="20"/>
          <w:szCs w:val="20"/>
          <w:lang w:val="en-US"/>
        </w:rPr>
        <w:t xml:space="preserve">Kumi-Kyereme, A., Amo-Adjei, J. (2013). Effects of spatial location and household wealth on health insurance subscription among women in Ghana. </w:t>
      </w:r>
      <w:r w:rsidRPr="00F34B3E">
        <w:rPr>
          <w:rFonts w:cs="URWPalladioL-Ital"/>
          <w:i/>
          <w:sz w:val="20"/>
          <w:szCs w:val="20"/>
          <w:lang w:val="en-US"/>
        </w:rPr>
        <w:t>BMC Health Services Research</w:t>
      </w:r>
      <w:r w:rsidRPr="00F34B3E">
        <w:rPr>
          <w:sz w:val="20"/>
          <w:szCs w:val="20"/>
          <w:lang w:val="en-US"/>
        </w:rPr>
        <w:t xml:space="preserve">, 13:221. </w:t>
      </w:r>
      <w:r w:rsidRPr="00F34B3E">
        <w:rPr>
          <w:sz w:val="20"/>
          <w:szCs w:val="20"/>
        </w:rPr>
        <w:t>https://doi.org/10.1186/1472-6963-13-221</w:t>
      </w:r>
    </w:p>
    <w:p w:rsidRPr="00F34B3E" w:rsidR="0047680F" w:rsidP="002142FA" w:rsidRDefault="0047680F" w14:paraId="15EC5132" w14:textId="77777777">
      <w:pPr>
        <w:pStyle w:val="KeinLeerraum"/>
        <w:spacing w:after="120"/>
        <w:ind w:firstLine="142"/>
        <w:rPr>
          <w:sz w:val="20"/>
          <w:szCs w:val="20"/>
          <w:lang w:val="en-US"/>
        </w:rPr>
      </w:pPr>
      <w:r w:rsidRPr="00F34B3E">
        <w:rPr>
          <w:sz w:val="20"/>
          <w:szCs w:val="20"/>
          <w:lang w:val="en-US"/>
        </w:rPr>
        <w:t xml:space="preserve">Kusi, A., Fenny, A.P., </w:t>
      </w:r>
      <w:proofErr w:type="spellStart"/>
      <w:r w:rsidRPr="00F34B3E">
        <w:rPr>
          <w:sz w:val="20"/>
          <w:szCs w:val="20"/>
          <w:lang w:val="en-US"/>
        </w:rPr>
        <w:t>Arhinful</w:t>
      </w:r>
      <w:proofErr w:type="spellEnd"/>
      <w:r w:rsidRPr="00F34B3E">
        <w:rPr>
          <w:sz w:val="20"/>
          <w:szCs w:val="20"/>
          <w:lang w:val="en-US"/>
        </w:rPr>
        <w:t xml:space="preserve">, D.K., Asante, F.A., Parmar, D. (2018). Determinants of enrolment in the NHIS for women in Ghana. </w:t>
      </w:r>
      <w:r w:rsidRPr="00F34B3E">
        <w:rPr>
          <w:rFonts w:cs="URWPalladioL-Ital"/>
          <w:i/>
          <w:sz w:val="20"/>
          <w:szCs w:val="20"/>
          <w:lang w:val="en-US"/>
        </w:rPr>
        <w:t>International Journal of Social Economics</w:t>
      </w:r>
      <w:r w:rsidRPr="00F34B3E">
        <w:rPr>
          <w:sz w:val="20"/>
          <w:szCs w:val="20"/>
          <w:lang w:val="en-US"/>
        </w:rPr>
        <w:t xml:space="preserve">, 45(9): 1318-1334. </w:t>
      </w:r>
      <w:hyperlink w:history="1" r:id="rId50">
        <w:r w:rsidRPr="00F34B3E">
          <w:rPr>
            <w:rStyle w:val="Hyperlink"/>
            <w:color w:val="auto"/>
            <w:sz w:val="20"/>
            <w:szCs w:val="20"/>
            <w:u w:val="none"/>
            <w:lang w:val="en-US"/>
          </w:rPr>
          <w:t>https://doi.org/10.1108/IJSE-10-2016-0291</w:t>
        </w:r>
      </w:hyperlink>
    </w:p>
    <w:p w:rsidRPr="00FA2E2A" w:rsidR="0047680F" w:rsidP="002142FA" w:rsidRDefault="0047680F" w14:paraId="25F3A948" w14:textId="103128F7">
      <w:pPr>
        <w:pStyle w:val="KeinLeerraum"/>
        <w:spacing w:after="120"/>
        <w:ind w:firstLine="142"/>
        <w:rPr>
          <w:sz w:val="20"/>
          <w:szCs w:val="20"/>
          <w:lang w:val="en-US"/>
        </w:rPr>
      </w:pPr>
      <w:r w:rsidRPr="0054647A">
        <w:rPr>
          <w:sz w:val="20"/>
          <w:szCs w:val="20"/>
          <w:lang w:val="en-US"/>
        </w:rPr>
        <w:t xml:space="preserve">Lagomarsino, G., </w:t>
      </w:r>
      <w:proofErr w:type="spellStart"/>
      <w:r w:rsidRPr="0054647A">
        <w:rPr>
          <w:sz w:val="20"/>
          <w:szCs w:val="20"/>
          <w:lang w:val="en-US"/>
        </w:rPr>
        <w:t>Garabrant</w:t>
      </w:r>
      <w:proofErr w:type="spellEnd"/>
      <w:r w:rsidRPr="0054647A">
        <w:rPr>
          <w:sz w:val="20"/>
          <w:szCs w:val="20"/>
          <w:lang w:val="en-US"/>
        </w:rPr>
        <w:t xml:space="preserve">, A., </w:t>
      </w:r>
      <w:proofErr w:type="spellStart"/>
      <w:r w:rsidRPr="0054647A">
        <w:rPr>
          <w:sz w:val="20"/>
          <w:szCs w:val="20"/>
          <w:lang w:val="en-US"/>
        </w:rPr>
        <w:t>Adyas</w:t>
      </w:r>
      <w:proofErr w:type="spellEnd"/>
      <w:r w:rsidRPr="0054647A">
        <w:rPr>
          <w:sz w:val="20"/>
          <w:szCs w:val="20"/>
          <w:lang w:val="en-US"/>
        </w:rPr>
        <w:t xml:space="preserve">, A., Muga, R., Otoo, N. (2012). </w:t>
      </w:r>
      <w:r w:rsidRPr="00F34B3E">
        <w:rPr>
          <w:sz w:val="20"/>
          <w:szCs w:val="20"/>
          <w:lang w:val="en-US"/>
        </w:rPr>
        <w:t xml:space="preserve">Moving towards universal health coverage: health insurance reforms in nine developing countries in Africa and Asia. </w:t>
      </w:r>
      <w:r w:rsidRPr="00F34B3E">
        <w:rPr>
          <w:i/>
          <w:sz w:val="20"/>
          <w:szCs w:val="20"/>
          <w:lang w:val="en-US"/>
        </w:rPr>
        <w:t>The Lancet,</w:t>
      </w:r>
      <w:r w:rsidRPr="00F34B3E">
        <w:rPr>
          <w:sz w:val="20"/>
          <w:szCs w:val="20"/>
          <w:lang w:val="en-US"/>
        </w:rPr>
        <w:t xml:space="preserve"> 380(9845): 933-943. </w:t>
      </w:r>
      <w:hyperlink w:history="1" r:id="rId51">
        <w:r w:rsidRPr="00FA2E2A" w:rsidR="00F574A1">
          <w:rPr>
            <w:rStyle w:val="Hyperlink"/>
            <w:sz w:val="20"/>
            <w:szCs w:val="20"/>
            <w:lang w:val="en-US"/>
          </w:rPr>
          <w:t>https://doi.org/10.1016/S0140-6736(12)61147-7</w:t>
        </w:r>
      </w:hyperlink>
    </w:p>
    <w:p w:rsidRPr="000A1452" w:rsidR="00F574A1" w:rsidP="002142FA" w:rsidRDefault="00F30256" w14:paraId="73373796" w14:textId="05FFB957">
      <w:pPr>
        <w:pStyle w:val="KeinLeerraum"/>
        <w:spacing w:after="120"/>
        <w:ind w:firstLine="142"/>
        <w:rPr>
          <w:ins w:author="Scherrer  Beat" w:date="2025-11-07T15:03:00Z" w:id="39"/>
          <w:sz w:val="20"/>
          <w:szCs w:val="20"/>
          <w:lang w:val="en-US"/>
          <w:rPrChange w:author="Scherrer  Beat" w:date="2025-11-07T15:03:00Z" w:id="40">
            <w:rPr>
              <w:ins w:author="Scherrer  Beat" w:date="2025-11-07T15:03:00Z" w:id="41"/>
              <w:sz w:val="20"/>
              <w:szCs w:val="20"/>
              <w:lang w:val="de-CH"/>
            </w:rPr>
          </w:rPrChange>
        </w:rPr>
      </w:pPr>
      <w:r w:rsidRPr="00DE0575">
        <w:rPr>
          <w:sz w:val="20"/>
          <w:szCs w:val="20"/>
          <w:lang w:val="de-DE"/>
        </w:rPr>
        <w:t xml:space="preserve">Lundberg, S. M., Erion, G., Chen, H., DeGrave, A., </w:t>
      </w:r>
      <w:proofErr w:type="spellStart"/>
      <w:r w:rsidRPr="00DE0575">
        <w:rPr>
          <w:sz w:val="20"/>
          <w:szCs w:val="20"/>
          <w:lang w:val="de-DE"/>
        </w:rPr>
        <w:t>Prutkin</w:t>
      </w:r>
      <w:proofErr w:type="spellEnd"/>
      <w:r w:rsidRPr="00DE0575">
        <w:rPr>
          <w:sz w:val="20"/>
          <w:szCs w:val="20"/>
          <w:lang w:val="de-DE"/>
        </w:rPr>
        <w:t>, J. M., Nair, B., Katz, R., Himmelfarb, J., Bansal, N., Lee, S. I.</w:t>
      </w:r>
      <w:r w:rsidRPr="00DE0575" w:rsidR="00F574A1">
        <w:rPr>
          <w:sz w:val="20"/>
          <w:szCs w:val="20"/>
          <w:lang w:val="de-DE"/>
        </w:rPr>
        <w:t xml:space="preserve"> (2020). </w:t>
      </w:r>
      <w:r w:rsidRPr="00F574A1" w:rsidR="00F574A1">
        <w:rPr>
          <w:sz w:val="20"/>
          <w:szCs w:val="20"/>
        </w:rPr>
        <w:t>From local explanations to global understanding with explainable AI for trees.</w:t>
      </w:r>
      <w:r>
        <w:rPr>
          <w:sz w:val="20"/>
          <w:szCs w:val="20"/>
        </w:rPr>
        <w:t xml:space="preserve"> </w:t>
      </w:r>
      <w:r w:rsidRPr="001860BF">
        <w:rPr>
          <w:i/>
          <w:iCs/>
          <w:sz w:val="20"/>
          <w:szCs w:val="20"/>
          <w:lang w:val="en-US"/>
          <w:rPrChange w:author="Scherrer  Beat" w:date="2025-11-14T09:52:00Z" w:id="42">
            <w:rPr>
              <w:i/>
              <w:iCs/>
              <w:sz w:val="20"/>
              <w:szCs w:val="20"/>
              <w:lang w:val="de-CH"/>
            </w:rPr>
          </w:rPrChange>
        </w:rPr>
        <w:t>Nature machine intelligence</w:t>
      </w:r>
      <w:r w:rsidRPr="001860BF">
        <w:rPr>
          <w:sz w:val="20"/>
          <w:szCs w:val="20"/>
          <w:lang w:val="en-US"/>
          <w:rPrChange w:author="Scherrer  Beat" w:date="2025-11-14T09:52:00Z" w:id="43">
            <w:rPr>
              <w:sz w:val="20"/>
              <w:szCs w:val="20"/>
              <w:lang w:val="de-CH"/>
            </w:rPr>
          </w:rPrChange>
        </w:rPr>
        <w:t>, </w:t>
      </w:r>
      <w:r w:rsidRPr="001860BF">
        <w:rPr>
          <w:i/>
          <w:iCs/>
          <w:sz w:val="20"/>
          <w:szCs w:val="20"/>
          <w:lang w:val="en-US"/>
          <w:rPrChange w:author="Scherrer  Beat" w:date="2025-11-14T09:52:00Z" w:id="44">
            <w:rPr>
              <w:i/>
              <w:iCs/>
              <w:sz w:val="20"/>
              <w:szCs w:val="20"/>
              <w:lang w:val="de-CH"/>
            </w:rPr>
          </w:rPrChange>
        </w:rPr>
        <w:t>2</w:t>
      </w:r>
      <w:r w:rsidRPr="001860BF">
        <w:rPr>
          <w:sz w:val="20"/>
          <w:szCs w:val="20"/>
          <w:lang w:val="en-US"/>
          <w:rPrChange w:author="Scherrer  Beat" w:date="2025-11-14T09:52:00Z" w:id="45">
            <w:rPr>
              <w:sz w:val="20"/>
              <w:szCs w:val="20"/>
              <w:lang w:val="de-CH"/>
            </w:rPr>
          </w:rPrChange>
        </w:rPr>
        <w:t xml:space="preserve">(1): 56-67. </w:t>
      </w:r>
      <w:ins w:author="Scherrer  Beat" w:date="2025-11-07T15:03:00Z" w:id="46">
        <w:r w:rsidR="000A1452">
          <w:rPr>
            <w:sz w:val="20"/>
            <w:szCs w:val="20"/>
            <w:lang w:val="de-CH"/>
          </w:rPr>
          <w:fldChar w:fldCharType="begin"/>
        </w:r>
        <w:r w:rsidRPr="001860BF" w:rsidR="000A1452">
          <w:rPr>
            <w:sz w:val="20"/>
            <w:szCs w:val="20"/>
            <w:lang w:val="en-US"/>
            <w:rPrChange w:author="Scherrer  Beat" w:date="2025-11-14T09:52:00Z" w:id="47">
              <w:rPr>
                <w:sz w:val="20"/>
                <w:szCs w:val="20"/>
                <w:lang w:val="de-CH"/>
              </w:rPr>
            </w:rPrChange>
          </w:rPr>
          <w:instrText>HYPERLINK "</w:instrText>
        </w:r>
      </w:ins>
      <w:r w:rsidRPr="001860BF" w:rsidR="000A1452">
        <w:rPr>
          <w:sz w:val="20"/>
          <w:szCs w:val="20"/>
          <w:lang w:val="en-US"/>
          <w:rPrChange w:author="Scherrer  Beat" w:date="2025-11-14T09:52:00Z" w:id="48">
            <w:rPr>
              <w:sz w:val="20"/>
              <w:szCs w:val="20"/>
              <w:lang w:val="de-CH"/>
            </w:rPr>
          </w:rPrChange>
        </w:rPr>
        <w:instrText>https://doi.org/10.1038/s42256-019-0138-9</w:instrText>
      </w:r>
      <w:ins w:author="Scherrer  Beat" w:date="2025-11-07T15:03:00Z" w:id="49">
        <w:r w:rsidRPr="001860BF" w:rsidR="000A1452">
          <w:rPr>
            <w:sz w:val="20"/>
            <w:szCs w:val="20"/>
            <w:lang w:val="en-US"/>
            <w:rPrChange w:author="Scherrer  Beat" w:date="2025-11-14T09:52:00Z" w:id="50">
              <w:rPr>
                <w:sz w:val="20"/>
                <w:szCs w:val="20"/>
                <w:lang w:val="de-CH"/>
              </w:rPr>
            </w:rPrChange>
          </w:rPr>
          <w:instrText>"</w:instrText>
        </w:r>
        <w:r w:rsidR="000A1452">
          <w:rPr>
            <w:sz w:val="20"/>
            <w:szCs w:val="20"/>
            <w:lang w:val="de-CH"/>
          </w:rPr>
        </w:r>
        <w:r w:rsidR="000A1452">
          <w:rPr>
            <w:sz w:val="20"/>
            <w:szCs w:val="20"/>
            <w:lang w:val="de-CH"/>
          </w:rPr>
          <w:fldChar w:fldCharType="separate"/>
        </w:r>
      </w:ins>
      <w:r w:rsidRPr="000A1452" w:rsidR="000A1452">
        <w:rPr>
          <w:rStyle w:val="Hyperlink"/>
          <w:sz w:val="20"/>
          <w:szCs w:val="20"/>
          <w:lang w:val="en-US"/>
          <w:rPrChange w:author="Scherrer  Beat" w:date="2025-11-07T15:03:00Z" w:id="51">
            <w:rPr>
              <w:rStyle w:val="Hyperlink"/>
              <w:sz w:val="20"/>
              <w:szCs w:val="20"/>
              <w:lang w:val="de-CH"/>
            </w:rPr>
          </w:rPrChange>
        </w:rPr>
        <w:t>https://doi.org/10.1038/s42256-019-0138-9</w:t>
      </w:r>
      <w:ins w:author="Scherrer  Beat" w:date="2025-11-07T15:03:00Z" w:id="52">
        <w:r w:rsidR="000A1452">
          <w:rPr>
            <w:sz w:val="20"/>
            <w:szCs w:val="20"/>
            <w:lang w:val="de-CH"/>
          </w:rPr>
          <w:fldChar w:fldCharType="end"/>
        </w:r>
      </w:ins>
    </w:p>
    <w:p w:rsidRPr="000A1452" w:rsidR="000A1452" w:rsidP="002142FA" w:rsidRDefault="000A1452" w14:paraId="3AEEAB30" w14:textId="6C307B24">
      <w:pPr>
        <w:pStyle w:val="KeinLeerraum"/>
        <w:spacing w:after="120"/>
        <w:ind w:firstLine="142"/>
        <w:rPr>
          <w:sz w:val="20"/>
          <w:szCs w:val="20"/>
          <w:lang w:val="en-US"/>
          <w:rPrChange w:author="Scherrer  Beat" w:date="2025-11-07T15:04:00Z" w:id="53">
            <w:rPr>
              <w:sz w:val="20"/>
              <w:szCs w:val="20"/>
              <w:lang w:val="de-CH"/>
            </w:rPr>
          </w:rPrChange>
        </w:rPr>
      </w:pPr>
      <w:ins w:author="Scherrer  Beat" w:date="2025-11-07T15:03:00Z" w:id="54">
        <w:r w:rsidRPr="000A1452">
          <w:rPr>
            <w:sz w:val="20"/>
            <w:szCs w:val="20"/>
            <w:lang w:val="en-US"/>
            <w:rPrChange w:author="Scherrer  Beat" w:date="2025-11-07T15:04:00Z" w:id="55">
              <w:rPr>
                <w:sz w:val="20"/>
                <w:szCs w:val="20"/>
              </w:rPr>
            </w:rPrChange>
          </w:rPr>
          <w:t xml:space="preserve">Lundberg, S.M. and Lee, S.I. </w:t>
        </w:r>
      </w:ins>
      <w:ins w:author="Scherrer  Beat" w:date="2025-11-07T15:04:00Z" w:id="56">
        <w:r>
          <w:rPr>
            <w:sz w:val="20"/>
            <w:szCs w:val="20"/>
            <w:lang w:val="en-US"/>
          </w:rPr>
          <w:t>(</w:t>
        </w:r>
      </w:ins>
      <w:ins w:author="Scherrer  Beat" w:date="2025-11-07T15:03:00Z" w:id="57">
        <w:r w:rsidRPr="000A1452">
          <w:rPr>
            <w:sz w:val="20"/>
            <w:szCs w:val="20"/>
            <w:lang w:val="en-US"/>
            <w:rPrChange w:author="Scherrer  Beat" w:date="2025-11-07T15:04:00Z" w:id="58">
              <w:rPr>
                <w:sz w:val="20"/>
                <w:szCs w:val="20"/>
              </w:rPr>
            </w:rPrChange>
          </w:rPr>
          <w:t>2017</w:t>
        </w:r>
      </w:ins>
      <w:ins w:author="Scherrer  Beat" w:date="2025-11-07T15:04:00Z" w:id="59">
        <w:r>
          <w:rPr>
            <w:sz w:val="20"/>
            <w:szCs w:val="20"/>
            <w:lang w:val="en-US"/>
          </w:rPr>
          <w:t>)</w:t>
        </w:r>
      </w:ins>
      <w:ins w:author="Scherrer  Beat" w:date="2025-11-07T15:03:00Z" w:id="60">
        <w:r w:rsidRPr="000A1452">
          <w:rPr>
            <w:sz w:val="20"/>
            <w:szCs w:val="20"/>
            <w:lang w:val="en-US"/>
            <w:rPrChange w:author="Scherrer  Beat" w:date="2025-11-07T15:04:00Z" w:id="61">
              <w:rPr>
                <w:sz w:val="20"/>
                <w:szCs w:val="20"/>
              </w:rPr>
            </w:rPrChange>
          </w:rPr>
          <w:t>. A unified approach to interpreting model predictions. </w:t>
        </w:r>
        <w:r w:rsidRPr="000A1452">
          <w:rPr>
            <w:i/>
            <w:iCs/>
            <w:sz w:val="20"/>
            <w:szCs w:val="20"/>
            <w:lang w:val="en-US"/>
            <w:rPrChange w:author="Scherrer  Beat" w:date="2025-11-07T15:05:00Z" w:id="62">
              <w:rPr>
                <w:i/>
                <w:iCs/>
                <w:sz w:val="20"/>
                <w:szCs w:val="20"/>
              </w:rPr>
            </w:rPrChange>
          </w:rPr>
          <w:t>Advances in neural information processing systems</w:t>
        </w:r>
        <w:r w:rsidRPr="000A1452">
          <w:rPr>
            <w:sz w:val="20"/>
            <w:szCs w:val="20"/>
            <w:lang w:val="en-US"/>
            <w:rPrChange w:author="Scherrer  Beat" w:date="2025-11-07T15:04:00Z" w:id="63">
              <w:rPr>
                <w:sz w:val="20"/>
                <w:szCs w:val="20"/>
              </w:rPr>
            </w:rPrChange>
          </w:rPr>
          <w:t>, </w:t>
        </w:r>
        <w:r w:rsidRPr="000A1452">
          <w:rPr>
            <w:sz w:val="20"/>
            <w:szCs w:val="20"/>
            <w:lang w:val="en-US"/>
            <w:rPrChange w:author="Scherrer  Beat" w:date="2025-11-07T15:04:00Z" w:id="64">
              <w:rPr>
                <w:i/>
                <w:iCs/>
                <w:sz w:val="20"/>
                <w:szCs w:val="20"/>
              </w:rPr>
            </w:rPrChange>
          </w:rPr>
          <w:t>30</w:t>
        </w:r>
        <w:r w:rsidRPr="000A1452">
          <w:rPr>
            <w:sz w:val="20"/>
            <w:szCs w:val="20"/>
            <w:lang w:val="en-US"/>
            <w:rPrChange w:author="Scherrer  Beat" w:date="2025-11-07T15:04:00Z" w:id="65">
              <w:rPr>
                <w:sz w:val="20"/>
                <w:szCs w:val="20"/>
              </w:rPr>
            </w:rPrChange>
          </w:rPr>
          <w:t>.</w:t>
        </w:r>
      </w:ins>
    </w:p>
    <w:p w:rsidRPr="00F34B3E" w:rsidR="0047680F" w:rsidP="002142FA" w:rsidRDefault="0047680F" w14:paraId="0FB1F8E4" w14:textId="77777777">
      <w:pPr>
        <w:pStyle w:val="KeinLeerraum"/>
        <w:spacing w:after="120"/>
        <w:ind w:firstLine="142"/>
        <w:rPr>
          <w:rFonts w:cs="URWPalladioL-Ital"/>
          <w:sz w:val="20"/>
          <w:szCs w:val="20"/>
          <w:lang w:val="en-US"/>
        </w:rPr>
      </w:pPr>
      <w:r w:rsidRPr="001860BF">
        <w:rPr>
          <w:sz w:val="20"/>
          <w:szCs w:val="20"/>
          <w:lang w:val="en-US"/>
          <w:rPrChange w:author="Scherrer  Beat" w:date="2025-11-14T09:52:00Z" w:id="66">
            <w:rPr>
              <w:sz w:val="20"/>
              <w:szCs w:val="20"/>
              <w:lang w:val="de-CH"/>
            </w:rPr>
          </w:rPrChange>
        </w:rPr>
        <w:t xml:space="preserve">Macha, J., </w:t>
      </w:r>
      <w:proofErr w:type="spellStart"/>
      <w:r w:rsidRPr="001860BF">
        <w:rPr>
          <w:sz w:val="20"/>
          <w:szCs w:val="20"/>
          <w:lang w:val="en-US"/>
          <w:rPrChange w:author="Scherrer  Beat" w:date="2025-11-14T09:52:00Z" w:id="67">
            <w:rPr>
              <w:sz w:val="20"/>
              <w:szCs w:val="20"/>
              <w:lang w:val="de-CH"/>
            </w:rPr>
          </w:rPrChange>
        </w:rPr>
        <w:t>Kuwawenaruwa</w:t>
      </w:r>
      <w:proofErr w:type="spellEnd"/>
      <w:r w:rsidRPr="001860BF">
        <w:rPr>
          <w:sz w:val="20"/>
          <w:szCs w:val="20"/>
          <w:lang w:val="en-US"/>
          <w:rPrChange w:author="Scherrer  Beat" w:date="2025-11-14T09:52:00Z" w:id="68">
            <w:rPr>
              <w:sz w:val="20"/>
              <w:szCs w:val="20"/>
              <w:lang w:val="de-CH"/>
            </w:rPr>
          </w:rPrChange>
        </w:rPr>
        <w:t xml:space="preserve">, A., </w:t>
      </w:r>
      <w:proofErr w:type="spellStart"/>
      <w:r w:rsidRPr="001860BF">
        <w:rPr>
          <w:sz w:val="20"/>
          <w:szCs w:val="20"/>
          <w:lang w:val="en-US"/>
          <w:rPrChange w:author="Scherrer  Beat" w:date="2025-11-14T09:52:00Z" w:id="69">
            <w:rPr>
              <w:sz w:val="20"/>
              <w:szCs w:val="20"/>
              <w:lang w:val="de-CH"/>
            </w:rPr>
          </w:rPrChange>
        </w:rPr>
        <w:t>Makawia</w:t>
      </w:r>
      <w:proofErr w:type="spellEnd"/>
      <w:r w:rsidRPr="001860BF">
        <w:rPr>
          <w:sz w:val="20"/>
          <w:szCs w:val="20"/>
          <w:lang w:val="en-US"/>
          <w:rPrChange w:author="Scherrer  Beat" w:date="2025-11-14T09:52:00Z" w:id="70">
            <w:rPr>
              <w:sz w:val="20"/>
              <w:szCs w:val="20"/>
              <w:lang w:val="de-CH"/>
            </w:rPr>
          </w:rPrChange>
        </w:rPr>
        <w:t xml:space="preserve">, S., </w:t>
      </w:r>
      <w:proofErr w:type="spellStart"/>
      <w:r w:rsidRPr="001860BF">
        <w:rPr>
          <w:sz w:val="20"/>
          <w:szCs w:val="20"/>
          <w:lang w:val="en-US"/>
          <w:rPrChange w:author="Scherrer  Beat" w:date="2025-11-14T09:52:00Z" w:id="71">
            <w:rPr>
              <w:sz w:val="20"/>
              <w:szCs w:val="20"/>
              <w:lang w:val="de-CH"/>
            </w:rPr>
          </w:rPrChange>
        </w:rPr>
        <w:t>Mtei</w:t>
      </w:r>
      <w:proofErr w:type="spellEnd"/>
      <w:r w:rsidRPr="001860BF">
        <w:rPr>
          <w:sz w:val="20"/>
          <w:szCs w:val="20"/>
          <w:lang w:val="en-US"/>
          <w:rPrChange w:author="Scherrer  Beat" w:date="2025-11-14T09:52:00Z" w:id="72">
            <w:rPr>
              <w:sz w:val="20"/>
              <w:szCs w:val="20"/>
              <w:lang w:val="de-CH"/>
            </w:rPr>
          </w:rPrChange>
        </w:rPr>
        <w:t xml:space="preserve">, G., Borghi, J. (2014). </w:t>
      </w:r>
      <w:r w:rsidRPr="00F34B3E">
        <w:rPr>
          <w:sz w:val="20"/>
          <w:szCs w:val="20"/>
          <w:lang w:val="en-US"/>
        </w:rPr>
        <w:t xml:space="preserve">Determinants of community health fund membership in Tanzania: A mixed methods analysis. </w:t>
      </w:r>
      <w:r w:rsidRPr="00F34B3E">
        <w:rPr>
          <w:rFonts w:cs="URWPalladioL-Ital"/>
          <w:i/>
          <w:sz w:val="20"/>
          <w:szCs w:val="20"/>
          <w:lang w:val="en-US"/>
        </w:rPr>
        <w:t>BMC health Service Research</w:t>
      </w:r>
      <w:r w:rsidRPr="00F34B3E">
        <w:rPr>
          <w:sz w:val="20"/>
          <w:szCs w:val="20"/>
          <w:lang w:val="en-US"/>
        </w:rPr>
        <w:t>, 14:538. https://doi.org/10.1186/s12913-014-0538-9</w:t>
      </w:r>
    </w:p>
    <w:p w:rsidRPr="00F34B3E" w:rsidR="0047680F" w:rsidP="002142FA" w:rsidRDefault="0047680F" w14:paraId="39A5EC1D" w14:textId="77777777">
      <w:pPr>
        <w:pStyle w:val="KeinLeerraum"/>
        <w:spacing w:after="120"/>
        <w:ind w:firstLine="142"/>
        <w:rPr>
          <w:sz w:val="20"/>
          <w:szCs w:val="20"/>
          <w:lang w:val="en-US"/>
        </w:rPr>
      </w:pPr>
      <w:r w:rsidRPr="00F34B3E">
        <w:rPr>
          <w:sz w:val="20"/>
          <w:szCs w:val="20"/>
          <w:lang w:val="en-US"/>
        </w:rPr>
        <w:t>Markham, K. (2015). Comparing supervised learning algorithms. Retrieved from: https://www.dataschool.io/comparing-supervised-learning-algorithms/. Accessed on March 31. 2021.</w:t>
      </w:r>
    </w:p>
    <w:p w:rsidRPr="00F34B3E" w:rsidR="0047680F" w:rsidP="002142FA" w:rsidRDefault="0047680F" w14:paraId="2D5FF199" w14:textId="77777777">
      <w:pPr>
        <w:pStyle w:val="KeinLeerraum"/>
        <w:spacing w:after="120"/>
        <w:ind w:firstLine="142"/>
        <w:rPr>
          <w:sz w:val="20"/>
          <w:szCs w:val="20"/>
          <w:lang w:val="en-US"/>
        </w:rPr>
      </w:pPr>
      <w:r w:rsidRPr="00F34B3E">
        <w:rPr>
          <w:sz w:val="20"/>
          <w:szCs w:val="20"/>
          <w:lang w:val="en-US"/>
        </w:rPr>
        <w:t xml:space="preserve">Mbogo, B.A &amp; McGill, D. (2016).  Perspectives on financing population-based health care towards Universal Health Coverage among employed individuals in Ghanzi district, Botswana: A qualitative study. </w:t>
      </w:r>
      <w:r w:rsidRPr="00F34B3E">
        <w:rPr>
          <w:i/>
          <w:sz w:val="20"/>
          <w:szCs w:val="20"/>
          <w:lang w:val="en-US"/>
        </w:rPr>
        <w:t>BMC Health Service Research</w:t>
      </w:r>
      <w:r w:rsidRPr="00F34B3E">
        <w:rPr>
          <w:sz w:val="20"/>
          <w:szCs w:val="20"/>
          <w:lang w:val="en-US"/>
        </w:rPr>
        <w:t xml:space="preserve">: 413. </w:t>
      </w:r>
      <w:hyperlink w:history="1" r:id="rId52">
        <w:r w:rsidRPr="00F34B3E">
          <w:rPr>
            <w:rStyle w:val="Hyperlink"/>
            <w:color w:val="auto"/>
            <w:sz w:val="20"/>
            <w:szCs w:val="20"/>
            <w:u w:val="none"/>
            <w:lang w:val="en-US"/>
          </w:rPr>
          <w:t>https://doi.org/10.1186/s12913-016-1657-2</w:t>
        </w:r>
      </w:hyperlink>
    </w:p>
    <w:p w:rsidRPr="00F34B3E" w:rsidR="0047680F" w:rsidP="002142FA" w:rsidRDefault="0047680F" w14:paraId="54C444FC" w14:textId="77777777">
      <w:pPr>
        <w:pStyle w:val="KeinLeerraum"/>
        <w:spacing w:after="120"/>
        <w:ind w:firstLine="142"/>
        <w:rPr>
          <w:sz w:val="20"/>
          <w:szCs w:val="20"/>
          <w:lang w:val="en-US"/>
        </w:rPr>
      </w:pPr>
      <w:r w:rsidRPr="00F34B3E">
        <w:rPr>
          <w:sz w:val="20"/>
          <w:szCs w:val="20"/>
        </w:rPr>
        <w:t>McIntyre D. (2007). Learning from experience: Health care financing in low-and middle-income countries. Geneva: Global forum for health research.</w:t>
      </w:r>
    </w:p>
    <w:p w:rsidRPr="00F34B3E" w:rsidR="0047680F" w:rsidP="002142FA" w:rsidRDefault="0047680F" w14:paraId="08975F8D" w14:textId="77777777">
      <w:pPr>
        <w:pStyle w:val="KeinLeerraum"/>
        <w:spacing w:after="120"/>
        <w:ind w:firstLine="142"/>
        <w:rPr>
          <w:sz w:val="20"/>
          <w:szCs w:val="20"/>
          <w:lang w:val="en-US"/>
        </w:rPr>
      </w:pPr>
      <w:r w:rsidRPr="00F34B3E">
        <w:rPr>
          <w:sz w:val="20"/>
          <w:szCs w:val="20"/>
          <w:lang w:val="en-US"/>
        </w:rPr>
        <w:t xml:space="preserve">Mensah, J., Oppong, J.R., Schmidt, C.M. (2010). Ghana's National Health Insurance Scheme in the context of the health MDGs: an empirical evaluation using propensity score matching. </w:t>
      </w:r>
      <w:r w:rsidRPr="00F34B3E">
        <w:rPr>
          <w:i/>
          <w:sz w:val="20"/>
          <w:szCs w:val="20"/>
          <w:lang w:val="en-US"/>
        </w:rPr>
        <w:t>Health Econ</w:t>
      </w:r>
      <w:r w:rsidRPr="00F34B3E">
        <w:rPr>
          <w:sz w:val="20"/>
          <w:szCs w:val="20"/>
          <w:lang w:val="en-US"/>
        </w:rPr>
        <w:t xml:space="preserve">, 19: 95–106. </w:t>
      </w:r>
      <w:hyperlink w:history="1" r:id="rId53">
        <w:r w:rsidRPr="00F34B3E">
          <w:rPr>
            <w:rStyle w:val="Hyperlink"/>
            <w:color w:val="auto"/>
            <w:sz w:val="20"/>
            <w:szCs w:val="20"/>
            <w:u w:val="none"/>
            <w:lang w:val="en-US"/>
          </w:rPr>
          <w:t>https://doi.org/10.1002/hec.1633</w:t>
        </w:r>
      </w:hyperlink>
    </w:p>
    <w:p w:rsidRPr="00F34B3E" w:rsidR="0047680F" w:rsidP="002142FA" w:rsidRDefault="0047680F" w14:paraId="32395C32" w14:textId="77777777">
      <w:pPr>
        <w:pStyle w:val="KeinLeerraum"/>
        <w:spacing w:after="120"/>
        <w:ind w:firstLine="142"/>
        <w:rPr>
          <w:sz w:val="20"/>
          <w:szCs w:val="20"/>
          <w:lang w:val="en-US"/>
        </w:rPr>
      </w:pPr>
      <w:r w:rsidRPr="00F34B3E">
        <w:rPr>
          <w:sz w:val="20"/>
          <w:szCs w:val="20"/>
        </w:rPr>
        <w:t xml:space="preserve">Mills A, </w:t>
      </w:r>
      <w:proofErr w:type="spellStart"/>
      <w:r w:rsidRPr="00F34B3E">
        <w:rPr>
          <w:sz w:val="20"/>
          <w:szCs w:val="20"/>
        </w:rPr>
        <w:t>Ataguba</w:t>
      </w:r>
      <w:proofErr w:type="spellEnd"/>
      <w:r w:rsidRPr="00F34B3E">
        <w:rPr>
          <w:sz w:val="20"/>
          <w:szCs w:val="20"/>
        </w:rPr>
        <w:t xml:space="preserve"> JE, </w:t>
      </w:r>
      <w:proofErr w:type="spellStart"/>
      <w:r w:rsidRPr="00F34B3E">
        <w:rPr>
          <w:sz w:val="20"/>
          <w:szCs w:val="20"/>
        </w:rPr>
        <w:t>Akazili</w:t>
      </w:r>
      <w:proofErr w:type="spellEnd"/>
      <w:r w:rsidRPr="00F34B3E">
        <w:rPr>
          <w:sz w:val="20"/>
          <w:szCs w:val="20"/>
        </w:rPr>
        <w:t xml:space="preserve"> J, Borghi J, </w:t>
      </w:r>
      <w:proofErr w:type="spellStart"/>
      <w:r w:rsidRPr="00F34B3E">
        <w:rPr>
          <w:sz w:val="20"/>
          <w:szCs w:val="20"/>
        </w:rPr>
        <w:t>Garshong</w:t>
      </w:r>
      <w:proofErr w:type="spellEnd"/>
      <w:r w:rsidRPr="00F34B3E">
        <w:rPr>
          <w:sz w:val="20"/>
          <w:szCs w:val="20"/>
        </w:rPr>
        <w:t xml:space="preserve"> B, </w:t>
      </w:r>
      <w:proofErr w:type="spellStart"/>
      <w:r w:rsidRPr="00F34B3E">
        <w:rPr>
          <w:sz w:val="20"/>
          <w:szCs w:val="20"/>
        </w:rPr>
        <w:t>Makawia</w:t>
      </w:r>
      <w:proofErr w:type="spellEnd"/>
      <w:r w:rsidRPr="00F34B3E">
        <w:rPr>
          <w:sz w:val="20"/>
          <w:szCs w:val="20"/>
        </w:rPr>
        <w:t xml:space="preserve"> S, et al. (2012). Equity in financing and use of health care in Ghana, South Africa, and Tanzania: implications for paths to universal coverage</w:t>
      </w:r>
      <w:r w:rsidRPr="00F34B3E">
        <w:rPr>
          <w:i/>
          <w:sz w:val="20"/>
          <w:szCs w:val="20"/>
        </w:rPr>
        <w:t>. Lancet</w:t>
      </w:r>
      <w:r w:rsidRPr="00F34B3E">
        <w:rPr>
          <w:sz w:val="20"/>
          <w:szCs w:val="20"/>
        </w:rPr>
        <w:t>, 380(9837): 126–33.</w:t>
      </w:r>
      <w:r w:rsidRPr="00F34B3E">
        <w:t xml:space="preserve"> https://doi.org /</w:t>
      </w:r>
      <w:r w:rsidRPr="00F34B3E">
        <w:rPr>
          <w:sz w:val="20"/>
          <w:szCs w:val="20"/>
        </w:rPr>
        <w:t>10.1016/S0140-6736(12)60357-2</w:t>
      </w:r>
    </w:p>
    <w:p w:rsidRPr="00F34B3E" w:rsidR="0047680F" w:rsidP="002142FA" w:rsidRDefault="0047680F" w14:paraId="5D92B7F0" w14:textId="77777777">
      <w:pPr>
        <w:pStyle w:val="KeinLeerraum"/>
        <w:spacing w:after="120"/>
        <w:ind w:firstLine="142"/>
        <w:rPr>
          <w:sz w:val="20"/>
          <w:szCs w:val="20"/>
          <w:lang w:val="en-US"/>
        </w:rPr>
      </w:pPr>
      <w:proofErr w:type="spellStart"/>
      <w:r w:rsidRPr="00F34B3E">
        <w:rPr>
          <w:sz w:val="20"/>
          <w:szCs w:val="20"/>
          <w:lang w:val="en-US"/>
        </w:rPr>
        <w:t>Msuya</w:t>
      </w:r>
      <w:proofErr w:type="spellEnd"/>
      <w:r w:rsidRPr="00F34B3E">
        <w:rPr>
          <w:sz w:val="20"/>
          <w:szCs w:val="20"/>
          <w:lang w:val="en-US"/>
        </w:rPr>
        <w:t xml:space="preserve">, J.M, </w:t>
      </w:r>
      <w:proofErr w:type="spellStart"/>
      <w:r w:rsidRPr="00F34B3E">
        <w:rPr>
          <w:sz w:val="20"/>
          <w:szCs w:val="20"/>
          <w:lang w:val="en-US"/>
        </w:rPr>
        <w:t>Jütting</w:t>
      </w:r>
      <w:proofErr w:type="spellEnd"/>
      <w:r w:rsidRPr="00F34B3E">
        <w:rPr>
          <w:sz w:val="20"/>
          <w:szCs w:val="20"/>
          <w:lang w:val="en-US"/>
        </w:rPr>
        <w:t xml:space="preserve">, J.P., Asfaw, A. (2007). Impact of Community Health Funds on the Access to Health Care: Empirical Evidence from Rural Tanzania. </w:t>
      </w:r>
      <w:r w:rsidRPr="00F34B3E">
        <w:rPr>
          <w:rFonts w:cs="URWPalladioL-Ital"/>
          <w:i/>
          <w:sz w:val="20"/>
          <w:szCs w:val="20"/>
          <w:lang w:val="en-US"/>
        </w:rPr>
        <w:t>International Journal of Public Administration</w:t>
      </w:r>
      <w:r w:rsidRPr="00F34B3E">
        <w:rPr>
          <w:sz w:val="20"/>
          <w:szCs w:val="20"/>
          <w:lang w:val="en-US"/>
        </w:rPr>
        <w:t xml:space="preserve">, 30(8-9): 813-833. </w:t>
      </w:r>
      <w:hyperlink w:history="1" r:id="rId54">
        <w:r w:rsidRPr="00F34B3E">
          <w:rPr>
            <w:rStyle w:val="Hyperlink"/>
            <w:color w:val="auto"/>
            <w:sz w:val="20"/>
            <w:szCs w:val="20"/>
            <w:u w:val="none"/>
            <w:lang w:val="en-US"/>
          </w:rPr>
          <w:t>https://doi.org/10.1080/01900690701227263</w:t>
        </w:r>
      </w:hyperlink>
    </w:p>
    <w:p w:rsidRPr="00F34B3E" w:rsidR="0047680F" w:rsidP="002142FA" w:rsidRDefault="0047680F" w14:paraId="60A760DB" w14:textId="77777777">
      <w:pPr>
        <w:pStyle w:val="KeinLeerraum"/>
        <w:spacing w:after="120"/>
        <w:ind w:firstLine="142"/>
        <w:rPr>
          <w:sz w:val="20"/>
          <w:szCs w:val="20"/>
          <w:lang w:val="en-US"/>
        </w:rPr>
      </w:pPr>
      <w:r w:rsidRPr="00F34B3E">
        <w:rPr>
          <w:sz w:val="20"/>
          <w:szCs w:val="20"/>
          <w:lang w:val="en-US"/>
        </w:rPr>
        <w:t xml:space="preserve">Morgan, J. (2014). Classification and Regression Tree Analysis. </w:t>
      </w:r>
      <w:r w:rsidRPr="00F34B3E">
        <w:rPr>
          <w:rFonts w:cs="URWPalladioL-Ital"/>
          <w:sz w:val="20"/>
          <w:szCs w:val="20"/>
          <w:lang w:val="en-US"/>
        </w:rPr>
        <w:t>Boston University School of Public Health</w:t>
      </w:r>
      <w:r w:rsidRPr="00F34B3E">
        <w:rPr>
          <w:sz w:val="20"/>
          <w:szCs w:val="20"/>
          <w:lang w:val="en-US"/>
        </w:rPr>
        <w:t xml:space="preserve">, Technical Report No. 1, 2014. Retrieved from: </w:t>
      </w:r>
      <w:hyperlink w:history="1" r:id="rId55">
        <w:r w:rsidRPr="00F34B3E">
          <w:rPr>
            <w:sz w:val="20"/>
            <w:szCs w:val="20"/>
            <w:lang w:val="en-US"/>
          </w:rPr>
          <w:t>https://www.bu.edu/sph/files/2014/05/MorganCART.pdf</w:t>
        </w:r>
      </w:hyperlink>
      <w:r w:rsidRPr="00F34B3E">
        <w:rPr>
          <w:sz w:val="20"/>
          <w:szCs w:val="20"/>
          <w:lang w:val="en-US"/>
        </w:rPr>
        <w:t>. Accessed on March 31. 2021.</w:t>
      </w:r>
    </w:p>
    <w:p w:rsidRPr="00F34B3E" w:rsidR="0047680F" w:rsidP="002142FA" w:rsidRDefault="0047680F" w14:paraId="103B9644" w14:textId="77777777">
      <w:pPr>
        <w:pStyle w:val="KeinLeerraum"/>
        <w:spacing w:after="120"/>
        <w:ind w:firstLine="142"/>
        <w:rPr>
          <w:sz w:val="20"/>
          <w:szCs w:val="20"/>
          <w:lang w:val="en-US"/>
        </w:rPr>
      </w:pPr>
      <w:proofErr w:type="spellStart"/>
      <w:r w:rsidRPr="00F34B3E">
        <w:rPr>
          <w:sz w:val="20"/>
          <w:szCs w:val="20"/>
          <w:lang w:val="en-US"/>
        </w:rPr>
        <w:t>Mosonsieyiri</w:t>
      </w:r>
      <w:proofErr w:type="spellEnd"/>
      <w:r w:rsidRPr="00F34B3E">
        <w:rPr>
          <w:sz w:val="20"/>
          <w:szCs w:val="20"/>
          <w:lang w:val="en-US"/>
        </w:rPr>
        <w:t xml:space="preserve"> Kansanga, M., Braimah, J.J., </w:t>
      </w:r>
      <w:proofErr w:type="spellStart"/>
      <w:r w:rsidRPr="00F34B3E">
        <w:rPr>
          <w:sz w:val="20"/>
          <w:szCs w:val="20"/>
          <w:lang w:val="en-US"/>
        </w:rPr>
        <w:t>Antabe</w:t>
      </w:r>
      <w:proofErr w:type="spellEnd"/>
      <w:r w:rsidRPr="00F34B3E">
        <w:rPr>
          <w:sz w:val="20"/>
          <w:szCs w:val="20"/>
          <w:lang w:val="en-US"/>
        </w:rPr>
        <w:t xml:space="preserve">, R., Sano, Y., </w:t>
      </w:r>
      <w:proofErr w:type="spellStart"/>
      <w:r w:rsidRPr="00F34B3E">
        <w:rPr>
          <w:sz w:val="20"/>
          <w:szCs w:val="20"/>
          <w:lang w:val="en-US"/>
        </w:rPr>
        <w:t>Kyeremeh</w:t>
      </w:r>
      <w:proofErr w:type="spellEnd"/>
      <w:r w:rsidRPr="00F34B3E">
        <w:rPr>
          <w:sz w:val="20"/>
          <w:szCs w:val="20"/>
          <w:lang w:val="en-US"/>
        </w:rPr>
        <w:t xml:space="preserve">, E., </w:t>
      </w:r>
      <w:proofErr w:type="spellStart"/>
      <w:r w:rsidRPr="00F34B3E">
        <w:rPr>
          <w:sz w:val="20"/>
          <w:szCs w:val="20"/>
          <w:lang w:val="en-US"/>
        </w:rPr>
        <w:t>Luginaah</w:t>
      </w:r>
      <w:proofErr w:type="spellEnd"/>
      <w:r w:rsidRPr="00F34B3E">
        <w:rPr>
          <w:sz w:val="20"/>
          <w:szCs w:val="20"/>
          <w:lang w:val="en-US"/>
        </w:rPr>
        <w:t xml:space="preserve">, I. (2018). Examining the association between exposure to mass media and health insurance enrolment in Ghana. </w:t>
      </w:r>
      <w:r w:rsidRPr="00F34B3E">
        <w:rPr>
          <w:i/>
          <w:sz w:val="20"/>
          <w:szCs w:val="20"/>
          <w:lang w:val="en-US"/>
        </w:rPr>
        <w:t>The International Journal of Health Planning and Management,</w:t>
      </w:r>
      <w:r w:rsidRPr="00F34B3E">
        <w:rPr>
          <w:sz w:val="20"/>
          <w:szCs w:val="20"/>
          <w:lang w:val="en-US"/>
        </w:rPr>
        <w:t xml:space="preserve"> 33(2): e531-e540.</w:t>
      </w:r>
      <w:r w:rsidRPr="00F34B3E">
        <w:t xml:space="preserve"> </w:t>
      </w:r>
      <w:r w:rsidRPr="00F34B3E">
        <w:rPr>
          <w:sz w:val="20"/>
          <w:szCs w:val="20"/>
          <w:lang w:val="en-US"/>
        </w:rPr>
        <w:t>https://doi.org/10.1002/hpm.2505</w:t>
      </w:r>
    </w:p>
    <w:p w:rsidRPr="00F34B3E" w:rsidR="0047680F" w:rsidP="002142FA" w:rsidRDefault="0047680F" w14:paraId="590066F9" w14:textId="77777777">
      <w:pPr>
        <w:pStyle w:val="KeinLeerraum"/>
        <w:spacing w:after="120"/>
        <w:ind w:firstLine="142"/>
        <w:rPr>
          <w:sz w:val="20"/>
          <w:szCs w:val="20"/>
          <w:lang w:val="en-US"/>
        </w:rPr>
      </w:pPr>
      <w:proofErr w:type="spellStart"/>
      <w:r w:rsidRPr="00F34B3E">
        <w:rPr>
          <w:sz w:val="20"/>
          <w:szCs w:val="20"/>
          <w:lang w:val="en-US"/>
        </w:rPr>
        <w:t>Muchlinski</w:t>
      </w:r>
      <w:proofErr w:type="spellEnd"/>
      <w:r w:rsidRPr="00F34B3E">
        <w:rPr>
          <w:sz w:val="20"/>
          <w:szCs w:val="20"/>
          <w:lang w:val="en-US"/>
        </w:rPr>
        <w:t xml:space="preserve">, D., Siroky, D., He, J., Kocher, M. (2017). Comparing Random Forest with Logistic Regression for Predicting Class-Imbalanced Civil War Onset Data, </w:t>
      </w:r>
      <w:r w:rsidRPr="00F34B3E">
        <w:rPr>
          <w:rFonts w:cs="URWPalladioL-Ital"/>
          <w:sz w:val="20"/>
          <w:szCs w:val="20"/>
          <w:lang w:val="en-US"/>
        </w:rPr>
        <w:t>Political Analysis</w:t>
      </w:r>
      <w:r w:rsidRPr="00F34B3E">
        <w:rPr>
          <w:sz w:val="20"/>
          <w:szCs w:val="20"/>
          <w:lang w:val="en-US"/>
        </w:rPr>
        <w:t xml:space="preserve">. Cambridge: </w:t>
      </w:r>
      <w:r w:rsidRPr="00F34B3E">
        <w:rPr>
          <w:i/>
          <w:sz w:val="20"/>
          <w:szCs w:val="20"/>
          <w:lang w:val="en-US"/>
        </w:rPr>
        <w:t>Cambridge University Press</w:t>
      </w:r>
      <w:r w:rsidRPr="00F34B3E">
        <w:rPr>
          <w:sz w:val="20"/>
          <w:szCs w:val="20"/>
          <w:lang w:val="en-US"/>
        </w:rPr>
        <w:t xml:space="preserve">, 2017. </w:t>
      </w:r>
      <w:hyperlink w:history="1" r:id="rId56">
        <w:r w:rsidRPr="00F34B3E">
          <w:rPr>
            <w:rStyle w:val="Hyperlink"/>
            <w:color w:val="auto"/>
            <w:sz w:val="20"/>
            <w:szCs w:val="20"/>
            <w:u w:val="none"/>
            <w:lang w:val="en-US"/>
          </w:rPr>
          <w:t>https://doi.org/</w:t>
        </w:r>
        <w:r w:rsidRPr="00F34B3E">
          <w:rPr>
            <w:rStyle w:val="Hyperlink"/>
            <w:i/>
            <w:iCs/>
            <w:color w:val="auto"/>
            <w:sz w:val="20"/>
            <w:szCs w:val="20"/>
            <w:u w:val="none"/>
            <w:lang w:val="en-US"/>
          </w:rPr>
          <w:t>10.1093</w:t>
        </w:r>
        <w:r w:rsidRPr="00F34B3E">
          <w:rPr>
            <w:rStyle w:val="Hyperlink"/>
            <w:color w:val="auto"/>
            <w:sz w:val="20"/>
            <w:szCs w:val="20"/>
            <w:u w:val="none"/>
            <w:lang w:val="en-US"/>
          </w:rPr>
          <w:t>/</w:t>
        </w:r>
        <w:r w:rsidRPr="00F34B3E">
          <w:rPr>
            <w:rStyle w:val="Hyperlink"/>
            <w:i/>
            <w:iCs/>
            <w:color w:val="auto"/>
            <w:sz w:val="20"/>
            <w:szCs w:val="20"/>
            <w:u w:val="none"/>
            <w:lang w:val="en-US"/>
          </w:rPr>
          <w:t>pan</w:t>
        </w:r>
        <w:r w:rsidRPr="00F34B3E">
          <w:rPr>
            <w:rStyle w:val="Hyperlink"/>
            <w:color w:val="auto"/>
            <w:sz w:val="20"/>
            <w:szCs w:val="20"/>
            <w:u w:val="none"/>
            <w:lang w:val="en-US"/>
          </w:rPr>
          <w:t>/</w:t>
        </w:r>
        <w:r w:rsidRPr="00F34B3E">
          <w:rPr>
            <w:rStyle w:val="Hyperlink"/>
            <w:i/>
            <w:iCs/>
            <w:color w:val="auto"/>
            <w:sz w:val="20"/>
            <w:szCs w:val="20"/>
            <w:u w:val="none"/>
            <w:lang w:val="en-US"/>
          </w:rPr>
          <w:t>mpv024</w:t>
        </w:r>
      </w:hyperlink>
    </w:p>
    <w:p w:rsidRPr="005864E8" w:rsidR="0047680F" w:rsidP="002142FA" w:rsidRDefault="0047680F" w14:paraId="7F7B481A" w14:textId="77777777">
      <w:pPr>
        <w:pStyle w:val="KeinLeerraum"/>
        <w:spacing w:after="120"/>
        <w:ind w:firstLine="142"/>
        <w:rPr>
          <w:sz w:val="20"/>
          <w:szCs w:val="20"/>
          <w:lang w:val="en-US"/>
        </w:rPr>
      </w:pPr>
      <w:r w:rsidRPr="00F34B3E">
        <w:rPr>
          <w:sz w:val="20"/>
          <w:szCs w:val="20"/>
          <w:lang w:val="en-US"/>
        </w:rPr>
        <w:t xml:space="preserve">Mueller, E., Sandoval, </w:t>
      </w:r>
      <w:proofErr w:type="spellStart"/>
      <w:r w:rsidRPr="00F34B3E">
        <w:rPr>
          <w:sz w:val="20"/>
          <w:szCs w:val="20"/>
          <w:lang w:val="en-US"/>
        </w:rPr>
        <w:t>J.S.o.</w:t>
      </w:r>
      <w:proofErr w:type="spellEnd"/>
      <w:r w:rsidRPr="00F34B3E">
        <w:rPr>
          <w:sz w:val="20"/>
          <w:szCs w:val="20"/>
          <w:lang w:val="en-US"/>
        </w:rPr>
        <w:t xml:space="preserve">, Mudigonda, S., Elliott, M. (2019). A Cluster-Based Machine Learning Ensemble Approach for Geospatial Data: Estimation of Health Insurance Status in Missouri. </w:t>
      </w:r>
      <w:r w:rsidRPr="005864E8">
        <w:rPr>
          <w:i/>
          <w:sz w:val="20"/>
          <w:szCs w:val="20"/>
          <w:lang w:val="en-US"/>
        </w:rPr>
        <w:t>ISPRS Int. J. Geo-Inf.,</w:t>
      </w:r>
      <w:r w:rsidRPr="005864E8">
        <w:rPr>
          <w:sz w:val="20"/>
          <w:szCs w:val="20"/>
          <w:lang w:val="en-US"/>
        </w:rPr>
        <w:t xml:space="preserve"> 8(1): 13.</w:t>
      </w:r>
      <w:r w:rsidRPr="005864E8">
        <w:rPr>
          <w:lang w:val="en-US"/>
        </w:rPr>
        <w:t xml:space="preserve">  </w:t>
      </w:r>
      <w:r w:rsidRPr="005864E8">
        <w:rPr>
          <w:sz w:val="20"/>
          <w:szCs w:val="20"/>
          <w:lang w:val="en-US"/>
        </w:rPr>
        <w:t>https://doi.org/10.3390/ijgi8010013</w:t>
      </w:r>
    </w:p>
    <w:p w:rsidRPr="0082356B" w:rsidR="0047680F" w:rsidP="002142FA" w:rsidRDefault="0047680F" w14:paraId="378A11FF" w14:textId="77777777">
      <w:pPr>
        <w:pStyle w:val="KeinLeerraum"/>
        <w:spacing w:after="120"/>
        <w:ind w:firstLine="142"/>
        <w:rPr>
          <w:sz w:val="20"/>
          <w:szCs w:val="20"/>
        </w:rPr>
      </w:pPr>
      <w:r w:rsidRPr="005864E8">
        <w:rPr>
          <w:sz w:val="20"/>
          <w:szCs w:val="20"/>
          <w:lang w:val="en-US"/>
        </w:rPr>
        <w:t xml:space="preserve">Mullainathan, S., Spiess, J. (2017). </w:t>
      </w:r>
      <w:r w:rsidRPr="00F34B3E">
        <w:rPr>
          <w:sz w:val="20"/>
          <w:szCs w:val="20"/>
          <w:lang w:val="en-US"/>
        </w:rPr>
        <w:t xml:space="preserve">Machine Learning: An Applied Econometric Approach. </w:t>
      </w:r>
      <w:r w:rsidRPr="00F34B3E">
        <w:rPr>
          <w:i/>
          <w:sz w:val="20"/>
          <w:szCs w:val="20"/>
          <w:lang w:val="es-ES"/>
        </w:rPr>
        <w:t xml:space="preserve">J. Econ. </w:t>
      </w:r>
      <w:proofErr w:type="spellStart"/>
      <w:r w:rsidRPr="00F34B3E">
        <w:rPr>
          <w:i/>
          <w:sz w:val="20"/>
          <w:szCs w:val="20"/>
          <w:lang w:val="es-ES"/>
        </w:rPr>
        <w:t>Perspect</w:t>
      </w:r>
      <w:proofErr w:type="spellEnd"/>
      <w:r w:rsidRPr="00F34B3E">
        <w:rPr>
          <w:i/>
          <w:sz w:val="20"/>
          <w:szCs w:val="20"/>
          <w:lang w:val="es-ES"/>
        </w:rPr>
        <w:t>.,</w:t>
      </w:r>
      <w:r w:rsidRPr="00F34B3E">
        <w:rPr>
          <w:sz w:val="20"/>
          <w:szCs w:val="20"/>
          <w:lang w:val="es-ES"/>
        </w:rPr>
        <w:t xml:space="preserve"> 31(2):87–106. </w:t>
      </w:r>
      <w:r>
        <w:fldChar w:fldCharType="begin"/>
      </w:r>
      <w:r w:rsidRPr="001860BF">
        <w:rPr>
          <w:lang w:val="es-ES"/>
          <w:rPrChange w:author="Scherrer  Beat" w:date="2025-11-14T09:52:00Z" w:id="73">
            <w:rPr/>
          </w:rPrChange>
        </w:rPr>
        <w:instrText>HYPERLINK "http://dx.doi.org/10.1257/jep.31.2.87"</w:instrText>
      </w:r>
      <w:r>
        <w:fldChar w:fldCharType="separate"/>
      </w:r>
      <w:r w:rsidRPr="0082356B">
        <w:rPr>
          <w:rStyle w:val="Hyperlink"/>
          <w:color w:val="auto"/>
          <w:sz w:val="20"/>
          <w:szCs w:val="20"/>
          <w:u w:val="none"/>
        </w:rPr>
        <w:t>http://dx.doi.org/10.1257/jep.31.2.87</w:t>
      </w:r>
      <w:r>
        <w:fldChar w:fldCharType="end"/>
      </w:r>
    </w:p>
    <w:p w:rsidRPr="0051421D" w:rsidR="0047680F" w:rsidP="002142FA" w:rsidRDefault="0047680F" w14:paraId="46E1238D" w14:textId="77777777">
      <w:pPr>
        <w:pStyle w:val="KeinLeerraum"/>
        <w:spacing w:after="120"/>
        <w:ind w:firstLine="142"/>
        <w:rPr>
          <w:sz w:val="20"/>
          <w:szCs w:val="20"/>
          <w:lang w:val="en-US"/>
        </w:rPr>
      </w:pPr>
      <w:r w:rsidRPr="0082356B">
        <w:rPr>
          <w:sz w:val="20"/>
          <w:szCs w:val="20"/>
        </w:rPr>
        <w:t xml:space="preserve">Murphy, Kevin P. (2012). </w:t>
      </w:r>
      <w:r w:rsidRPr="00F34B3E">
        <w:rPr>
          <w:sz w:val="20"/>
          <w:szCs w:val="20"/>
          <w:lang w:val="en-US"/>
        </w:rPr>
        <w:t xml:space="preserve">Machine Learning: A Probabilistic Perspective. </w:t>
      </w:r>
      <w:r w:rsidRPr="0051421D">
        <w:rPr>
          <w:sz w:val="20"/>
          <w:szCs w:val="20"/>
          <w:lang w:val="en-US"/>
        </w:rPr>
        <w:t>Cambridge, MA: MIT Press, 2012.</w:t>
      </w:r>
    </w:p>
    <w:p w:rsidRPr="00F34B3E" w:rsidR="0047680F" w:rsidP="002142FA" w:rsidRDefault="0047680F" w14:paraId="461DAFBD" w14:textId="77777777">
      <w:pPr>
        <w:spacing w:after="120" w:line="240" w:lineRule="auto"/>
        <w:ind w:firstLine="142"/>
        <w:rPr>
          <w:sz w:val="20"/>
          <w:szCs w:val="20"/>
          <w:lang w:val="en-US"/>
        </w:rPr>
      </w:pPr>
      <w:r w:rsidRPr="0051421D">
        <w:rPr>
          <w:rFonts w:cs="Segoe UI"/>
          <w:sz w:val="20"/>
          <w:szCs w:val="20"/>
          <w:shd w:val="clear" w:color="auto" w:fill="FFFFFF"/>
          <w:lang w:val="en-US"/>
        </w:rPr>
        <w:t xml:space="preserve">Njuguna, J., Kamau, N., </w:t>
      </w:r>
      <w:proofErr w:type="spellStart"/>
      <w:r w:rsidRPr="0051421D">
        <w:rPr>
          <w:rFonts w:cs="Segoe UI"/>
          <w:sz w:val="20"/>
          <w:szCs w:val="20"/>
          <w:shd w:val="clear" w:color="auto" w:fill="FFFFFF"/>
          <w:lang w:val="en-US"/>
        </w:rPr>
        <w:t>Muruka</w:t>
      </w:r>
      <w:proofErr w:type="spellEnd"/>
      <w:r w:rsidRPr="0051421D">
        <w:rPr>
          <w:rFonts w:cs="Segoe UI"/>
          <w:sz w:val="20"/>
          <w:szCs w:val="20"/>
          <w:shd w:val="clear" w:color="auto" w:fill="FFFFFF"/>
          <w:lang w:val="en-US"/>
        </w:rPr>
        <w:t xml:space="preserve">, C. (2017). </w:t>
      </w:r>
      <w:r w:rsidRPr="00F34B3E">
        <w:rPr>
          <w:rFonts w:cs="Segoe UI"/>
          <w:sz w:val="20"/>
          <w:szCs w:val="20"/>
          <w:shd w:val="clear" w:color="auto" w:fill="FFFFFF"/>
        </w:rPr>
        <w:t>Impact of free delivery policy on utilization of maternal health services in county referral hospitals in Kenya. </w:t>
      </w:r>
      <w:r w:rsidRPr="00F34B3E">
        <w:rPr>
          <w:rFonts w:cs="Segoe UI"/>
          <w:i/>
          <w:iCs/>
          <w:sz w:val="20"/>
          <w:szCs w:val="20"/>
          <w:shd w:val="clear" w:color="auto" w:fill="FFFFFF"/>
        </w:rPr>
        <w:t xml:space="preserve">BMC Health </w:t>
      </w:r>
      <w:proofErr w:type="spellStart"/>
      <w:r w:rsidRPr="00F34B3E">
        <w:rPr>
          <w:rFonts w:cs="Segoe UI"/>
          <w:i/>
          <w:iCs/>
          <w:sz w:val="20"/>
          <w:szCs w:val="20"/>
          <w:shd w:val="clear" w:color="auto" w:fill="FFFFFF"/>
        </w:rPr>
        <w:t>Serv</w:t>
      </w:r>
      <w:proofErr w:type="spellEnd"/>
      <w:r w:rsidRPr="00F34B3E">
        <w:rPr>
          <w:rFonts w:cs="Segoe UI"/>
          <w:i/>
          <w:iCs/>
          <w:sz w:val="20"/>
          <w:szCs w:val="20"/>
          <w:shd w:val="clear" w:color="auto" w:fill="FFFFFF"/>
        </w:rPr>
        <w:t xml:space="preserve"> Res,</w:t>
      </w:r>
      <w:r w:rsidRPr="00F34B3E">
        <w:rPr>
          <w:rFonts w:cs="Segoe UI"/>
          <w:sz w:val="20"/>
          <w:szCs w:val="20"/>
          <w:shd w:val="clear" w:color="auto" w:fill="FFFFFF"/>
        </w:rPr>
        <w:t> </w:t>
      </w:r>
      <w:r w:rsidRPr="00F34B3E">
        <w:rPr>
          <w:rFonts w:cs="Segoe UI"/>
          <w:bCs/>
          <w:sz w:val="20"/>
          <w:szCs w:val="20"/>
          <w:shd w:val="clear" w:color="auto" w:fill="FFFFFF"/>
        </w:rPr>
        <w:t>17(</w:t>
      </w:r>
      <w:r w:rsidRPr="00F34B3E">
        <w:rPr>
          <w:rFonts w:cs="Segoe UI"/>
          <w:sz w:val="20"/>
          <w:szCs w:val="20"/>
          <w:shd w:val="clear" w:color="auto" w:fill="FFFFFF"/>
        </w:rPr>
        <w:t>429). https://doi.org/10.1186/s12913-017-2376-z</w:t>
      </w:r>
    </w:p>
    <w:p w:rsidRPr="00F34B3E" w:rsidR="0047680F" w:rsidP="002142FA" w:rsidRDefault="0047680F" w14:paraId="7BEBC57D" w14:textId="77777777">
      <w:pPr>
        <w:pStyle w:val="KeinLeerraum"/>
        <w:spacing w:after="120"/>
        <w:ind w:firstLine="142"/>
        <w:rPr>
          <w:sz w:val="20"/>
          <w:szCs w:val="20"/>
          <w:lang w:val="en-US"/>
        </w:rPr>
      </w:pPr>
      <w:proofErr w:type="spellStart"/>
      <w:r w:rsidRPr="00F34B3E">
        <w:rPr>
          <w:sz w:val="20"/>
          <w:szCs w:val="20"/>
          <w:lang w:val="en-US"/>
        </w:rPr>
        <w:t>Nundoochan</w:t>
      </w:r>
      <w:proofErr w:type="spellEnd"/>
      <w:r w:rsidRPr="00F34B3E">
        <w:rPr>
          <w:sz w:val="20"/>
          <w:szCs w:val="20"/>
          <w:lang w:val="en-US"/>
        </w:rPr>
        <w:t xml:space="preserve">, A., </w:t>
      </w:r>
      <w:proofErr w:type="spellStart"/>
      <w:r w:rsidRPr="00F34B3E">
        <w:rPr>
          <w:sz w:val="20"/>
          <w:szCs w:val="20"/>
          <w:lang w:val="en-US"/>
        </w:rPr>
        <w:t>Thorabally</w:t>
      </w:r>
      <w:proofErr w:type="spellEnd"/>
      <w:r w:rsidRPr="00F34B3E">
        <w:rPr>
          <w:sz w:val="20"/>
          <w:szCs w:val="20"/>
          <w:lang w:val="en-US"/>
        </w:rPr>
        <w:t xml:space="preserve">, Y., </w:t>
      </w:r>
      <w:proofErr w:type="spellStart"/>
      <w:r w:rsidRPr="00F34B3E">
        <w:rPr>
          <w:sz w:val="20"/>
          <w:szCs w:val="20"/>
          <w:lang w:val="en-US"/>
        </w:rPr>
        <w:t>Monohur</w:t>
      </w:r>
      <w:proofErr w:type="spellEnd"/>
      <w:r w:rsidRPr="00F34B3E">
        <w:rPr>
          <w:sz w:val="20"/>
          <w:szCs w:val="20"/>
          <w:lang w:val="en-US"/>
        </w:rPr>
        <w:t xml:space="preserve">, S., Hsu, J. (2019). Impact of </w:t>
      </w:r>
      <w:proofErr w:type="gramStart"/>
      <w:r w:rsidRPr="00F34B3E">
        <w:rPr>
          <w:sz w:val="20"/>
          <w:szCs w:val="20"/>
          <w:lang w:val="en-US"/>
        </w:rPr>
        <w:t>out of pocket</w:t>
      </w:r>
      <w:proofErr w:type="gramEnd"/>
      <w:r w:rsidRPr="00F34B3E">
        <w:rPr>
          <w:sz w:val="20"/>
          <w:szCs w:val="20"/>
          <w:lang w:val="en-US"/>
        </w:rPr>
        <w:t xml:space="preserve"> payments on financial risk protection indicators in a setting with no user fees: the case of Mauritius. </w:t>
      </w:r>
      <w:r w:rsidRPr="00F34B3E">
        <w:rPr>
          <w:i/>
          <w:sz w:val="20"/>
          <w:szCs w:val="20"/>
          <w:lang w:val="en-US"/>
        </w:rPr>
        <w:t xml:space="preserve">International Journal for Equity in Health, </w:t>
      </w:r>
      <w:r w:rsidRPr="00F34B3E">
        <w:rPr>
          <w:sz w:val="20"/>
          <w:szCs w:val="20"/>
          <w:lang w:val="en-US"/>
        </w:rPr>
        <w:t xml:space="preserve">18:63. </w:t>
      </w:r>
      <w:hyperlink w:history="1" r:id="rId57">
        <w:r w:rsidRPr="00F34B3E">
          <w:rPr>
            <w:rStyle w:val="Hyperlink"/>
            <w:color w:val="auto"/>
            <w:sz w:val="20"/>
            <w:szCs w:val="20"/>
            <w:u w:val="none"/>
            <w:lang w:val="en-US"/>
          </w:rPr>
          <w:t>https://doi.org/10.1186/s12939-019-0959-5</w:t>
        </w:r>
      </w:hyperlink>
    </w:p>
    <w:p w:rsidRPr="00F34B3E" w:rsidR="002142FA" w:rsidP="002142FA" w:rsidRDefault="002142FA" w14:paraId="3D1107B3" w14:textId="77777777">
      <w:pPr>
        <w:pStyle w:val="KeinLeerraum"/>
        <w:spacing w:after="120"/>
        <w:ind w:firstLine="142"/>
        <w:rPr>
          <w:sz w:val="20"/>
          <w:szCs w:val="20"/>
          <w:lang w:val="en-US"/>
        </w:rPr>
      </w:pPr>
      <w:r w:rsidRPr="0051421D">
        <w:rPr>
          <w:sz w:val="20"/>
          <w:szCs w:val="20"/>
          <w:lang w:val="en-US"/>
        </w:rPr>
        <w:t xml:space="preserve">Osei Afriyie, D., </w:t>
      </w:r>
      <w:proofErr w:type="spellStart"/>
      <w:r w:rsidRPr="0051421D">
        <w:rPr>
          <w:sz w:val="20"/>
          <w:szCs w:val="20"/>
          <w:lang w:val="en-US"/>
        </w:rPr>
        <w:t>Krasniq</w:t>
      </w:r>
      <w:proofErr w:type="spellEnd"/>
      <w:r w:rsidRPr="0051421D">
        <w:rPr>
          <w:sz w:val="20"/>
          <w:szCs w:val="20"/>
          <w:lang w:val="en-US"/>
        </w:rPr>
        <w:t xml:space="preserve">, B., Hooley, B. </w:t>
      </w:r>
      <w:r w:rsidRPr="0051421D">
        <w:rPr>
          <w:i/>
          <w:sz w:val="20"/>
          <w:szCs w:val="20"/>
          <w:lang w:val="en-US"/>
        </w:rPr>
        <w:t>et al</w:t>
      </w:r>
      <w:r w:rsidRPr="0051421D">
        <w:rPr>
          <w:sz w:val="20"/>
          <w:szCs w:val="20"/>
          <w:lang w:val="en-US"/>
        </w:rPr>
        <w:t xml:space="preserve">. </w:t>
      </w:r>
      <w:r w:rsidRPr="00F34B3E">
        <w:rPr>
          <w:sz w:val="20"/>
          <w:szCs w:val="20"/>
          <w:lang w:val="en-US"/>
        </w:rPr>
        <w:t xml:space="preserve">(2022). Equity in health insurance schemes enrollment in low and middle-income countries: A systematic review and meta-analysis. </w:t>
      </w:r>
      <w:r w:rsidRPr="00F34B3E">
        <w:rPr>
          <w:i/>
          <w:sz w:val="20"/>
          <w:szCs w:val="20"/>
          <w:lang w:val="en-US"/>
        </w:rPr>
        <w:t>Int J Equity Health,</w:t>
      </w:r>
      <w:r w:rsidRPr="00F34B3E">
        <w:rPr>
          <w:sz w:val="20"/>
          <w:szCs w:val="20"/>
          <w:lang w:val="en-US"/>
        </w:rPr>
        <w:t xml:space="preserve"> 21(21). https://doi.org/10.1186/s12939-021-01608-x</w:t>
      </w:r>
    </w:p>
    <w:p w:rsidRPr="00F34B3E" w:rsidR="0047680F" w:rsidP="002142FA" w:rsidRDefault="0047680F" w14:paraId="1F0458D4" w14:textId="77777777">
      <w:pPr>
        <w:pStyle w:val="KeinLeerraum"/>
        <w:spacing w:after="120"/>
        <w:ind w:firstLine="142"/>
        <w:rPr>
          <w:sz w:val="20"/>
          <w:szCs w:val="20"/>
          <w:lang w:val="en-US"/>
        </w:rPr>
      </w:pPr>
      <w:r w:rsidRPr="0008528B">
        <w:rPr>
          <w:sz w:val="20"/>
          <w:szCs w:val="20"/>
          <w:lang w:val="en-US"/>
        </w:rPr>
        <w:t xml:space="preserve">Owoo, N.S., </w:t>
      </w:r>
      <w:proofErr w:type="spellStart"/>
      <w:r w:rsidRPr="0008528B">
        <w:rPr>
          <w:sz w:val="20"/>
          <w:szCs w:val="20"/>
          <w:lang w:val="en-US"/>
        </w:rPr>
        <w:t>Lambon-Quayefio</w:t>
      </w:r>
      <w:proofErr w:type="spellEnd"/>
      <w:r w:rsidRPr="0008528B">
        <w:rPr>
          <w:sz w:val="20"/>
          <w:szCs w:val="20"/>
          <w:lang w:val="en-US"/>
        </w:rPr>
        <w:t xml:space="preserve">, M.P. (2013). </w:t>
      </w:r>
      <w:r w:rsidRPr="00F34B3E">
        <w:rPr>
          <w:sz w:val="20"/>
          <w:szCs w:val="20"/>
          <w:lang w:val="en-US"/>
        </w:rPr>
        <w:t xml:space="preserve">National health insurance, social influence and antenatal care use in Ghana. </w:t>
      </w:r>
      <w:r w:rsidRPr="00F34B3E">
        <w:rPr>
          <w:rFonts w:cs="URWPalladioL-Ital"/>
          <w:i/>
          <w:sz w:val="20"/>
          <w:szCs w:val="20"/>
          <w:lang w:val="en-US"/>
        </w:rPr>
        <w:t>Health Economics Review</w:t>
      </w:r>
      <w:r w:rsidRPr="00F34B3E">
        <w:rPr>
          <w:sz w:val="20"/>
          <w:szCs w:val="20"/>
          <w:lang w:val="en-US"/>
        </w:rPr>
        <w:t xml:space="preserve">, 3:19. </w:t>
      </w:r>
      <w:hyperlink w:history="1" r:id="rId58">
        <w:r w:rsidRPr="00F34B3E">
          <w:rPr>
            <w:rStyle w:val="Hyperlink"/>
            <w:color w:val="auto"/>
            <w:sz w:val="20"/>
            <w:szCs w:val="20"/>
            <w:u w:val="none"/>
            <w:lang w:val="en-US"/>
          </w:rPr>
          <w:t>https://doi.org/10.1186/2191-1991-3-19</w:t>
        </w:r>
      </w:hyperlink>
    </w:p>
    <w:p w:rsidRPr="00F34B3E" w:rsidR="0047680F" w:rsidP="002142FA" w:rsidRDefault="0047680F" w14:paraId="04D07FC8" w14:textId="77777777">
      <w:pPr>
        <w:pStyle w:val="KeinLeerraum"/>
        <w:spacing w:after="120"/>
        <w:ind w:firstLine="142"/>
        <w:rPr>
          <w:sz w:val="20"/>
          <w:szCs w:val="20"/>
          <w:lang w:val="en-US"/>
        </w:rPr>
      </w:pPr>
      <w:r w:rsidRPr="0016264B">
        <w:rPr>
          <w:sz w:val="20"/>
          <w:szCs w:val="20"/>
          <w:lang w:val="en-US"/>
          <w:rPrChange w:author="Durizzo  Kathrin [2]" w:date="2025-12-03T16:07:00Z" w:id="74">
            <w:rPr>
              <w:sz w:val="20"/>
              <w:szCs w:val="20"/>
              <w:lang w:val="it-IT"/>
            </w:rPr>
          </w:rPrChange>
        </w:rPr>
        <w:t xml:space="preserve">Salari, P., </w:t>
      </w:r>
      <w:proofErr w:type="spellStart"/>
      <w:r w:rsidRPr="0016264B">
        <w:rPr>
          <w:sz w:val="20"/>
          <w:szCs w:val="20"/>
          <w:lang w:val="en-US"/>
          <w:rPrChange w:author="Durizzo  Kathrin [2]" w:date="2025-12-03T16:07:00Z" w:id="75">
            <w:rPr>
              <w:sz w:val="20"/>
              <w:szCs w:val="20"/>
              <w:lang w:val="it-IT"/>
            </w:rPr>
          </w:rPrChange>
        </w:rPr>
        <w:t>Akweongo</w:t>
      </w:r>
      <w:proofErr w:type="spellEnd"/>
      <w:r w:rsidRPr="0016264B">
        <w:rPr>
          <w:sz w:val="20"/>
          <w:szCs w:val="20"/>
          <w:lang w:val="en-US"/>
          <w:rPrChange w:author="Durizzo  Kathrin [2]" w:date="2025-12-03T16:07:00Z" w:id="76">
            <w:rPr>
              <w:sz w:val="20"/>
              <w:szCs w:val="20"/>
              <w:lang w:val="it-IT"/>
            </w:rPr>
          </w:rPrChange>
        </w:rPr>
        <w:t xml:space="preserve">, P., Aikins, M., Tediosi, F. (2019). </w:t>
      </w:r>
      <w:r w:rsidRPr="00F34B3E">
        <w:rPr>
          <w:sz w:val="20"/>
          <w:szCs w:val="20"/>
          <w:lang w:val="en-US"/>
        </w:rPr>
        <w:t xml:space="preserve">Determinants of health insurance enrollment in Ghana: Evidence from three national household surveys. </w:t>
      </w:r>
      <w:r w:rsidRPr="00F34B3E">
        <w:rPr>
          <w:i/>
          <w:sz w:val="20"/>
          <w:szCs w:val="20"/>
          <w:lang w:val="en-US"/>
        </w:rPr>
        <w:t>Health Policy and Planning</w:t>
      </w:r>
      <w:r w:rsidRPr="00F34B3E">
        <w:rPr>
          <w:sz w:val="20"/>
          <w:szCs w:val="20"/>
          <w:lang w:val="en-US"/>
        </w:rPr>
        <w:t xml:space="preserve">, 34(8): 582–594. </w:t>
      </w:r>
      <w:hyperlink w:history="1" r:id="rId59">
        <w:r w:rsidRPr="00F34B3E">
          <w:rPr>
            <w:rStyle w:val="Hyperlink"/>
            <w:color w:val="auto"/>
            <w:sz w:val="20"/>
            <w:szCs w:val="20"/>
            <w:u w:val="none"/>
            <w:lang w:val="en-US"/>
          </w:rPr>
          <w:t>https://doi.org/10.1093/heapol/czz079</w:t>
        </w:r>
      </w:hyperlink>
    </w:p>
    <w:p w:rsidRPr="00F34B3E" w:rsidR="0047680F" w:rsidP="002142FA" w:rsidRDefault="0047680F" w14:paraId="4DC2C910" w14:textId="77777777">
      <w:pPr>
        <w:spacing w:after="120" w:line="240" w:lineRule="auto"/>
        <w:ind w:firstLine="142"/>
        <w:rPr>
          <w:sz w:val="20"/>
          <w:szCs w:val="20"/>
          <w:lang w:val="en-US"/>
        </w:rPr>
      </w:pPr>
      <w:proofErr w:type="spellStart"/>
      <w:r w:rsidRPr="00F34B3E">
        <w:rPr>
          <w:sz w:val="20"/>
          <w:szCs w:val="20"/>
          <w:lang w:val="en-US"/>
        </w:rPr>
        <w:t>Samauma</w:t>
      </w:r>
      <w:proofErr w:type="spellEnd"/>
      <w:r w:rsidRPr="00F34B3E">
        <w:rPr>
          <w:sz w:val="20"/>
          <w:szCs w:val="20"/>
          <w:lang w:val="en-US"/>
        </w:rPr>
        <w:t xml:space="preserve"> Consulting (2021). Data Collection Survey on the Health System in Mozambique. Japan International Cooperation Agency. Retrieved from:</w:t>
      </w:r>
      <w:r w:rsidRPr="00F34B3E">
        <w:t xml:space="preserve"> </w:t>
      </w:r>
      <w:hyperlink w:history="1" r:id="rId60">
        <w:r w:rsidRPr="00F34B3E">
          <w:rPr>
            <w:rStyle w:val="Hyperlink"/>
            <w:color w:val="auto"/>
            <w:sz w:val="20"/>
            <w:szCs w:val="20"/>
            <w:u w:val="none"/>
            <w:lang w:val="en-US"/>
          </w:rPr>
          <w:t>https://openjicareport.jica.go.jp/pdf/1000045945.pdf</w:t>
        </w:r>
      </w:hyperlink>
      <w:r w:rsidRPr="00F34B3E">
        <w:rPr>
          <w:sz w:val="20"/>
          <w:szCs w:val="20"/>
          <w:lang w:val="en-US"/>
        </w:rPr>
        <w:t>. Accessed on January 14. 2023.</w:t>
      </w:r>
    </w:p>
    <w:p w:rsidRPr="00F34B3E" w:rsidR="0047680F" w:rsidP="002142FA" w:rsidRDefault="0047680F" w14:paraId="44A84780" w14:textId="77777777">
      <w:pPr>
        <w:spacing w:after="120" w:line="240" w:lineRule="auto"/>
        <w:ind w:firstLine="142"/>
        <w:rPr>
          <w:sz w:val="20"/>
          <w:szCs w:val="20"/>
          <w:lang w:val="en-US"/>
        </w:rPr>
      </w:pPr>
      <w:r w:rsidRPr="00F34B3E">
        <w:rPr>
          <w:sz w:val="20"/>
          <w:szCs w:val="20"/>
          <w:lang w:val="en-US"/>
        </w:rPr>
        <w:t>Sansone, D., &amp; Zhu, A, (2021). Using Machine Learning to Create an Early Warning System for Welfare Recipients. IZA Discussion Papers 14377, Institute of Labor Economics (IZA).</w:t>
      </w:r>
    </w:p>
    <w:p w:rsidRPr="00F34B3E" w:rsidR="0047680F" w:rsidP="002142FA" w:rsidRDefault="0047680F" w14:paraId="06CBC76E" w14:textId="77777777">
      <w:pPr>
        <w:pStyle w:val="KeinLeerraum"/>
        <w:spacing w:after="120"/>
        <w:ind w:firstLine="142"/>
        <w:rPr>
          <w:sz w:val="20"/>
          <w:szCs w:val="20"/>
          <w:lang w:val="en-US"/>
        </w:rPr>
      </w:pPr>
      <w:r w:rsidRPr="00F34B3E">
        <w:rPr>
          <w:sz w:val="20"/>
          <w:szCs w:val="20"/>
          <w:lang w:val="en-US"/>
        </w:rPr>
        <w:t xml:space="preserve">Savage, D., Zhang, X., Wang, Q., Yu, X., Chou, P. (2017). Detection of Money Laundering Groups: Supervised Learning on Small Networks.  </w:t>
      </w:r>
      <w:r w:rsidRPr="00F34B3E">
        <w:rPr>
          <w:rFonts w:cs="URWPalladioL-Ital"/>
          <w:sz w:val="20"/>
          <w:szCs w:val="20"/>
          <w:lang w:val="en-US"/>
        </w:rPr>
        <w:t>The AAAI Workshop</w:t>
      </w:r>
      <w:r w:rsidRPr="00F34B3E">
        <w:rPr>
          <w:sz w:val="20"/>
          <w:szCs w:val="20"/>
          <w:lang w:val="en-US"/>
        </w:rPr>
        <w:t xml:space="preserve"> 2017. Retrieved from: </w:t>
      </w:r>
      <w:hyperlink w:history="1" r:id="rId61">
        <w:r w:rsidRPr="00F34B3E">
          <w:rPr>
            <w:sz w:val="20"/>
            <w:szCs w:val="20"/>
            <w:lang w:val="en-US"/>
          </w:rPr>
          <w:t>http://aaai.org/ocs/index.php/WS/AAAIW17/paper/view/15101</w:t>
        </w:r>
      </w:hyperlink>
      <w:r w:rsidRPr="00F34B3E">
        <w:rPr>
          <w:sz w:val="20"/>
          <w:szCs w:val="20"/>
          <w:lang w:val="en-US"/>
        </w:rPr>
        <w:t>. Accessed on March 31. 2021.</w:t>
      </w:r>
    </w:p>
    <w:p w:rsidRPr="00F34B3E" w:rsidR="0047680F" w:rsidP="002142FA" w:rsidRDefault="0047680F" w14:paraId="52AE76D7" w14:textId="77777777">
      <w:pPr>
        <w:pStyle w:val="KeinLeerraum"/>
        <w:spacing w:after="120"/>
        <w:ind w:firstLine="142"/>
        <w:rPr>
          <w:sz w:val="20"/>
          <w:szCs w:val="20"/>
          <w:lang w:val="en-US"/>
        </w:rPr>
      </w:pPr>
      <w:r w:rsidRPr="00F34B3E">
        <w:rPr>
          <w:sz w:val="20"/>
          <w:szCs w:val="20"/>
          <w:lang w:val="en-US"/>
        </w:rPr>
        <w:t xml:space="preserve">Spaan, E., </w:t>
      </w:r>
      <w:proofErr w:type="spellStart"/>
      <w:r w:rsidRPr="00F34B3E">
        <w:rPr>
          <w:sz w:val="20"/>
          <w:szCs w:val="20"/>
          <w:lang w:val="en-US"/>
        </w:rPr>
        <w:t>Mathijssen</w:t>
      </w:r>
      <w:proofErr w:type="spellEnd"/>
      <w:r w:rsidRPr="00F34B3E">
        <w:rPr>
          <w:sz w:val="20"/>
          <w:szCs w:val="20"/>
          <w:lang w:val="en-US"/>
        </w:rPr>
        <w:t xml:space="preserve">, J., Tromp, N., McBain, F., ten Have, A., Baltussen, R. (2012). </w:t>
      </w:r>
      <w:r w:rsidRPr="00F34B3E">
        <w:rPr>
          <w:sz w:val="20"/>
          <w:szCs w:val="20"/>
        </w:rPr>
        <w:t xml:space="preserve">The impact of health insurance in Africa and Asia: a systematic review. </w:t>
      </w:r>
      <w:r w:rsidRPr="00F34B3E">
        <w:rPr>
          <w:i/>
          <w:sz w:val="20"/>
          <w:szCs w:val="20"/>
        </w:rPr>
        <w:t>Bulletin of the World Health Organization</w:t>
      </w:r>
      <w:r w:rsidRPr="00F34B3E">
        <w:rPr>
          <w:sz w:val="20"/>
          <w:szCs w:val="20"/>
        </w:rPr>
        <w:t>, 90(9):685–92.</w:t>
      </w:r>
      <w:r w:rsidRPr="00F34B3E">
        <w:t xml:space="preserve"> https://doi.org/</w:t>
      </w:r>
      <w:r w:rsidRPr="00F34B3E">
        <w:rPr>
          <w:sz w:val="20"/>
          <w:szCs w:val="20"/>
        </w:rPr>
        <w:t>10.2471/BLT.12.102301</w:t>
      </w:r>
    </w:p>
    <w:p w:rsidRPr="00F34B3E" w:rsidR="0047680F" w:rsidP="002142FA" w:rsidRDefault="0047680F" w14:paraId="0A11F292" w14:textId="77777777">
      <w:pPr>
        <w:pStyle w:val="KeinLeerraum"/>
        <w:spacing w:after="120"/>
        <w:ind w:firstLine="142"/>
        <w:rPr>
          <w:sz w:val="20"/>
          <w:szCs w:val="20"/>
        </w:rPr>
      </w:pPr>
      <w:r w:rsidRPr="005864E8">
        <w:rPr>
          <w:sz w:val="20"/>
          <w:szCs w:val="20"/>
          <w:lang w:val="fr-CH"/>
        </w:rPr>
        <w:t xml:space="preserve">Tessema, Z.T., </w:t>
      </w:r>
      <w:proofErr w:type="spellStart"/>
      <w:r w:rsidRPr="005864E8">
        <w:rPr>
          <w:sz w:val="20"/>
          <w:szCs w:val="20"/>
          <w:lang w:val="fr-CH"/>
        </w:rPr>
        <w:t>Yazachew</w:t>
      </w:r>
      <w:proofErr w:type="spellEnd"/>
      <w:r w:rsidRPr="005864E8">
        <w:rPr>
          <w:sz w:val="20"/>
          <w:szCs w:val="20"/>
          <w:lang w:val="fr-CH"/>
        </w:rPr>
        <w:t xml:space="preserve">, L., Tesema, G.A. et al. </w:t>
      </w:r>
      <w:r w:rsidRPr="00F34B3E">
        <w:rPr>
          <w:sz w:val="20"/>
          <w:szCs w:val="20"/>
        </w:rPr>
        <w:t xml:space="preserve">(2020). Determinants of postnatal care utilization in sub-Saharan Africa: a meta and multilevel analysis of data from 36 sub-Saharan countries. </w:t>
      </w:r>
      <w:r w:rsidRPr="00F34B3E">
        <w:rPr>
          <w:i/>
          <w:sz w:val="20"/>
          <w:szCs w:val="20"/>
        </w:rPr>
        <w:t>Ital J Pediatr</w:t>
      </w:r>
      <w:r w:rsidRPr="00F34B3E">
        <w:rPr>
          <w:sz w:val="20"/>
          <w:szCs w:val="20"/>
        </w:rPr>
        <w:t xml:space="preserve">, 46(175). </w:t>
      </w:r>
      <w:hyperlink w:history="1" r:id="rId62">
        <w:r w:rsidRPr="00F34B3E">
          <w:rPr>
            <w:rStyle w:val="Hyperlink"/>
            <w:sz w:val="20"/>
            <w:szCs w:val="20"/>
          </w:rPr>
          <w:t>https://doi.org/10.1186/s13052-020-00944-y</w:t>
        </w:r>
      </w:hyperlink>
    </w:p>
    <w:p w:rsidRPr="00F34B3E" w:rsidR="0047680F" w:rsidP="002142FA" w:rsidRDefault="0047680F" w14:paraId="6D93840F" w14:textId="77777777">
      <w:pPr>
        <w:pStyle w:val="KeinLeerraum"/>
        <w:spacing w:after="120"/>
        <w:ind w:firstLine="142"/>
        <w:rPr>
          <w:sz w:val="20"/>
          <w:szCs w:val="20"/>
          <w:lang w:val="en-US"/>
        </w:rPr>
      </w:pPr>
      <w:proofErr w:type="spellStart"/>
      <w:r w:rsidRPr="00F34B3E">
        <w:rPr>
          <w:sz w:val="20"/>
          <w:szCs w:val="20"/>
          <w:lang w:val="en-US"/>
        </w:rPr>
        <w:t>Tenkorang</w:t>
      </w:r>
      <w:proofErr w:type="spellEnd"/>
      <w:r w:rsidRPr="00F34B3E">
        <w:rPr>
          <w:sz w:val="20"/>
          <w:szCs w:val="20"/>
          <w:lang w:val="en-US"/>
        </w:rPr>
        <w:t xml:space="preserve">, E.Y. (2016), Health Provider Characteristics and Choice of Health Care Facility among Ghanaian Health Seekers. </w:t>
      </w:r>
      <w:r w:rsidRPr="00F34B3E">
        <w:rPr>
          <w:rFonts w:cs="URWPalladioL-Ital"/>
          <w:i/>
          <w:sz w:val="20"/>
          <w:szCs w:val="20"/>
          <w:lang w:val="en-US"/>
        </w:rPr>
        <w:t>Health Systems &amp; Reform,</w:t>
      </w:r>
      <w:r w:rsidRPr="00F34B3E">
        <w:rPr>
          <w:sz w:val="20"/>
          <w:szCs w:val="20"/>
          <w:lang w:val="en-US"/>
        </w:rPr>
        <w:t xml:space="preserve"> 2(2): 160-170. </w:t>
      </w:r>
      <w:hyperlink w:history="1" r:id="rId63">
        <w:r w:rsidRPr="00F34B3E">
          <w:rPr>
            <w:rStyle w:val="Hyperlink"/>
            <w:color w:val="auto"/>
            <w:sz w:val="20"/>
            <w:szCs w:val="20"/>
            <w:u w:val="none"/>
            <w:lang w:val="en-US"/>
          </w:rPr>
          <w:t>https://doi.org/10.1080/23288604.2016.1171282</w:t>
        </w:r>
      </w:hyperlink>
    </w:p>
    <w:p w:rsidRPr="00F34B3E" w:rsidR="0047680F" w:rsidP="002142FA" w:rsidRDefault="0047680F" w14:paraId="4F3E160E" w14:textId="77777777">
      <w:pPr>
        <w:pStyle w:val="KeinLeerraum"/>
        <w:spacing w:after="120"/>
        <w:ind w:firstLine="142"/>
        <w:rPr>
          <w:sz w:val="20"/>
          <w:szCs w:val="20"/>
          <w:lang w:val="en-US"/>
        </w:rPr>
      </w:pPr>
      <w:r w:rsidRPr="00F34B3E">
        <w:rPr>
          <w:sz w:val="20"/>
          <w:szCs w:val="20"/>
          <w:lang w:val="en-US"/>
        </w:rPr>
        <w:t xml:space="preserve">United Nations (2013). A new global partnership: eradicate poverty and transform economies through sustainable development. Report of the High-level Panel of Eminent Persons on the Post-2015. Development Agenda. New York: </w:t>
      </w:r>
      <w:r w:rsidRPr="00F34B3E">
        <w:rPr>
          <w:i/>
          <w:sz w:val="20"/>
          <w:szCs w:val="20"/>
          <w:lang w:val="en-US"/>
        </w:rPr>
        <w:t>United Nations</w:t>
      </w:r>
      <w:r w:rsidRPr="00F34B3E">
        <w:rPr>
          <w:sz w:val="20"/>
          <w:szCs w:val="20"/>
          <w:lang w:val="en-US"/>
        </w:rPr>
        <w:t>, 2013.</w:t>
      </w:r>
    </w:p>
    <w:p w:rsidRPr="00F34B3E" w:rsidR="0047680F" w:rsidP="002142FA" w:rsidRDefault="0047680F" w14:paraId="1BE0F26D" w14:textId="77777777">
      <w:pPr>
        <w:pStyle w:val="KeinLeerraum"/>
        <w:spacing w:after="120"/>
        <w:ind w:firstLine="142"/>
        <w:rPr>
          <w:sz w:val="20"/>
          <w:szCs w:val="20"/>
          <w:lang w:val="en-US"/>
        </w:rPr>
      </w:pPr>
      <w:proofErr w:type="spellStart"/>
      <w:r w:rsidRPr="00F34B3E">
        <w:rPr>
          <w:sz w:val="20"/>
          <w:szCs w:val="20"/>
          <w:lang w:val="en-US"/>
        </w:rPr>
        <w:t>Vaithianathan</w:t>
      </w:r>
      <w:proofErr w:type="spellEnd"/>
      <w:r w:rsidRPr="00F34B3E">
        <w:rPr>
          <w:sz w:val="20"/>
          <w:szCs w:val="20"/>
          <w:lang w:val="en-US"/>
        </w:rPr>
        <w:t xml:space="preserve">, R., Maloney, T., Putnam-Hornstein, E., Jiang, N. (2013). Children in the public benefit system at risk of maltreatment: Identification via predictive modeling. </w:t>
      </w:r>
      <w:r w:rsidRPr="00F34B3E">
        <w:rPr>
          <w:i/>
          <w:sz w:val="20"/>
          <w:szCs w:val="20"/>
          <w:lang w:val="en-US"/>
        </w:rPr>
        <w:t>Am. J. Prev. Med.</w:t>
      </w:r>
      <w:r w:rsidRPr="00F34B3E">
        <w:rPr>
          <w:sz w:val="20"/>
          <w:szCs w:val="20"/>
          <w:lang w:val="en-US"/>
        </w:rPr>
        <w:t xml:space="preserve">, 45(3): 354–359. </w:t>
      </w:r>
      <w:hyperlink w:history="1" r:id="rId64">
        <w:r w:rsidRPr="00F34B3E">
          <w:rPr>
            <w:rStyle w:val="Hyperlink"/>
            <w:color w:val="auto"/>
            <w:sz w:val="20"/>
            <w:szCs w:val="20"/>
            <w:u w:val="none"/>
            <w:lang w:val="en-US"/>
          </w:rPr>
          <w:t>http://dx.doi.org/10.1016/j.amepre.2013.04.022</w:t>
        </w:r>
      </w:hyperlink>
    </w:p>
    <w:p w:rsidRPr="00F34B3E" w:rsidR="0047680F" w:rsidP="002142FA" w:rsidRDefault="0047680F" w14:paraId="1FC1032F" w14:textId="77777777">
      <w:pPr>
        <w:pStyle w:val="KeinLeerraum"/>
        <w:spacing w:after="120"/>
        <w:ind w:firstLine="142"/>
        <w:rPr>
          <w:sz w:val="20"/>
          <w:szCs w:val="20"/>
          <w:lang w:val="en-US"/>
        </w:rPr>
      </w:pPr>
      <w:r w:rsidRPr="00F34B3E">
        <w:rPr>
          <w:sz w:val="20"/>
          <w:szCs w:val="20"/>
          <w:lang w:val="en-US"/>
        </w:rPr>
        <w:t xml:space="preserve">Venables, W.N., Ripley, B.D. (2002). Modern Applied Statistics with S: fourth edition. Berlin: </w:t>
      </w:r>
      <w:r w:rsidRPr="00F34B3E">
        <w:rPr>
          <w:rFonts w:cs="URWPalladioL-Ital"/>
          <w:sz w:val="20"/>
          <w:szCs w:val="20"/>
          <w:lang w:val="en-US"/>
        </w:rPr>
        <w:t>Springer</w:t>
      </w:r>
      <w:r w:rsidRPr="00F34B3E">
        <w:rPr>
          <w:sz w:val="20"/>
          <w:szCs w:val="20"/>
          <w:lang w:val="en-US"/>
        </w:rPr>
        <w:t>.</w:t>
      </w:r>
    </w:p>
    <w:p w:rsidRPr="00F34B3E" w:rsidR="0047680F" w:rsidP="002142FA" w:rsidRDefault="0047680F" w14:paraId="4AA3F5C5" w14:textId="77777777">
      <w:pPr>
        <w:pStyle w:val="KeinLeerraum"/>
        <w:spacing w:after="120"/>
        <w:ind w:firstLine="142"/>
        <w:rPr>
          <w:sz w:val="20"/>
          <w:szCs w:val="20"/>
          <w:lang w:val="en-US"/>
        </w:rPr>
      </w:pPr>
      <w:r w:rsidRPr="00F34B3E">
        <w:rPr>
          <w:sz w:val="20"/>
          <w:szCs w:val="20"/>
          <w:lang w:val="en-US"/>
        </w:rPr>
        <w:t xml:space="preserve">Vimont, A., Leleu, H., Durand-Zaleski, I. (2021). Machine learning versus regression modelling in predicting individual healthcare costs from a representative sample of the nationwide claims database in France. </w:t>
      </w:r>
      <w:r w:rsidRPr="00F34B3E">
        <w:rPr>
          <w:i/>
          <w:sz w:val="20"/>
          <w:szCs w:val="20"/>
          <w:lang w:val="en-US"/>
        </w:rPr>
        <w:t>European Journal of Health Economics</w:t>
      </w:r>
      <w:r w:rsidRPr="00F34B3E">
        <w:rPr>
          <w:sz w:val="20"/>
          <w:szCs w:val="20"/>
          <w:lang w:val="en-US"/>
        </w:rPr>
        <w:t xml:space="preserve">. </w:t>
      </w:r>
      <w:hyperlink w:history="1" r:id="rId65">
        <w:r w:rsidRPr="00F34B3E">
          <w:rPr>
            <w:sz w:val="20"/>
            <w:szCs w:val="20"/>
            <w:lang w:val="en-US"/>
          </w:rPr>
          <w:t>https://doi.org/10.1007/s10198-021-01363-4</w:t>
        </w:r>
      </w:hyperlink>
    </w:p>
    <w:p w:rsidRPr="00F34B3E" w:rsidR="0047680F" w:rsidP="002142FA" w:rsidRDefault="0047680F" w14:paraId="0F185C4A" w14:textId="77777777">
      <w:pPr>
        <w:pStyle w:val="KeinLeerraum"/>
        <w:spacing w:after="120"/>
        <w:ind w:firstLine="142"/>
        <w:rPr>
          <w:sz w:val="20"/>
          <w:szCs w:val="20"/>
          <w:lang w:val="en-US"/>
        </w:rPr>
      </w:pPr>
      <w:r w:rsidRPr="00F34B3E">
        <w:rPr>
          <w:sz w:val="20"/>
          <w:szCs w:val="20"/>
          <w:lang w:val="en-US"/>
        </w:rPr>
        <w:t xml:space="preserve">Wagstaff, A., Flores, G., Smitz, M., Hsu, J., </w:t>
      </w:r>
      <w:proofErr w:type="spellStart"/>
      <w:r w:rsidRPr="00F34B3E">
        <w:rPr>
          <w:sz w:val="20"/>
          <w:szCs w:val="20"/>
          <w:lang w:val="en-US"/>
        </w:rPr>
        <w:t>Chepynoga</w:t>
      </w:r>
      <w:proofErr w:type="spellEnd"/>
      <w:r w:rsidRPr="00F34B3E">
        <w:rPr>
          <w:sz w:val="20"/>
          <w:szCs w:val="20"/>
          <w:lang w:val="en-US"/>
        </w:rPr>
        <w:t>, K., Eozenou, P. (2018). Progress on impoverishing health spending in 122 countries</w:t>
      </w:r>
      <w:proofErr w:type="gramStart"/>
      <w:r w:rsidRPr="00F34B3E">
        <w:rPr>
          <w:sz w:val="20"/>
          <w:szCs w:val="20"/>
          <w:lang w:val="en-US"/>
        </w:rPr>
        <w:t>:  a</w:t>
      </w:r>
      <w:proofErr w:type="gramEnd"/>
      <w:r w:rsidRPr="00F34B3E">
        <w:rPr>
          <w:sz w:val="20"/>
          <w:szCs w:val="20"/>
          <w:lang w:val="en-US"/>
        </w:rPr>
        <w:t xml:space="preserve"> retrospective observational study.</w:t>
      </w:r>
      <w:r w:rsidRPr="00F34B3E">
        <w:rPr>
          <w:i/>
          <w:sz w:val="20"/>
          <w:szCs w:val="20"/>
          <w:lang w:val="en-US"/>
        </w:rPr>
        <w:t xml:space="preserve"> Lancet Glob Health</w:t>
      </w:r>
      <w:r w:rsidRPr="00F34B3E">
        <w:rPr>
          <w:sz w:val="20"/>
          <w:szCs w:val="20"/>
          <w:lang w:val="en-US"/>
        </w:rPr>
        <w:t>, 6: e180–92. https://doi.org/10.1016/S2214-109X(17)30486-2</w:t>
      </w:r>
    </w:p>
    <w:p w:rsidRPr="00F34B3E" w:rsidR="0047680F" w:rsidP="002142FA" w:rsidRDefault="0047680F" w14:paraId="34992E91" w14:textId="77777777">
      <w:pPr>
        <w:pStyle w:val="KeinLeerraum"/>
        <w:spacing w:after="120"/>
        <w:ind w:firstLine="142"/>
        <w:rPr>
          <w:sz w:val="20"/>
          <w:szCs w:val="20"/>
          <w:lang w:val="en-US"/>
        </w:rPr>
      </w:pPr>
      <w:r w:rsidRPr="00F34B3E">
        <w:rPr>
          <w:sz w:val="20"/>
          <w:szCs w:val="20"/>
          <w:lang w:val="en-US"/>
        </w:rPr>
        <w:t xml:space="preserve">Wang, W., </w:t>
      </w:r>
      <w:proofErr w:type="spellStart"/>
      <w:r w:rsidRPr="00F34B3E">
        <w:rPr>
          <w:sz w:val="20"/>
          <w:szCs w:val="20"/>
          <w:lang w:val="en-US"/>
        </w:rPr>
        <w:t>Temsah</w:t>
      </w:r>
      <w:proofErr w:type="spellEnd"/>
      <w:r w:rsidRPr="00F34B3E">
        <w:rPr>
          <w:sz w:val="20"/>
          <w:szCs w:val="20"/>
          <w:lang w:val="en-US"/>
        </w:rPr>
        <w:t xml:space="preserve">, G., Mallick, L. (2017). The impact of health insurance on maternal health care utilization: evidence from Ghana, Indonesia and Rwanda. </w:t>
      </w:r>
      <w:r w:rsidRPr="00F34B3E">
        <w:rPr>
          <w:rFonts w:cs="URWPalladioL-Ital"/>
          <w:i/>
          <w:sz w:val="20"/>
          <w:szCs w:val="20"/>
          <w:lang w:val="en-US"/>
        </w:rPr>
        <w:t>Health Policy and Planning</w:t>
      </w:r>
      <w:r w:rsidRPr="00F34B3E">
        <w:rPr>
          <w:sz w:val="20"/>
          <w:szCs w:val="20"/>
          <w:lang w:val="en-US"/>
        </w:rPr>
        <w:t xml:space="preserve">, 32(2): 366-75. </w:t>
      </w:r>
      <w:hyperlink w:history="1" r:id="rId66">
        <w:r w:rsidRPr="00F34B3E">
          <w:rPr>
            <w:rStyle w:val="Hyperlink"/>
            <w:color w:val="auto"/>
            <w:sz w:val="20"/>
            <w:szCs w:val="20"/>
            <w:u w:val="none"/>
            <w:lang w:val="en-US"/>
          </w:rPr>
          <w:t>https://doi.org/10.1093/heapol/czw135</w:t>
        </w:r>
      </w:hyperlink>
    </w:p>
    <w:p w:rsidRPr="00F34B3E" w:rsidR="0047680F" w:rsidP="002142FA" w:rsidRDefault="0047680F" w14:paraId="739C468A" w14:textId="77777777">
      <w:pPr>
        <w:pStyle w:val="KeinLeerraum"/>
        <w:spacing w:after="120"/>
        <w:ind w:firstLine="142"/>
        <w:rPr>
          <w:sz w:val="20"/>
          <w:szCs w:val="20"/>
          <w:lang w:val="en-US"/>
        </w:rPr>
      </w:pPr>
      <w:r w:rsidRPr="00F34B3E">
        <w:rPr>
          <w:sz w:val="20"/>
          <w:szCs w:val="20"/>
          <w:lang w:val="en-US"/>
        </w:rPr>
        <w:t xml:space="preserve">World Bank (2021). World Bank Open Data. Retrieved from: </w:t>
      </w:r>
      <w:hyperlink w:history="1" r:id="rId67">
        <w:r w:rsidRPr="00F34B3E">
          <w:rPr>
            <w:sz w:val="20"/>
            <w:szCs w:val="20"/>
            <w:lang w:val="en-US"/>
          </w:rPr>
          <w:t>https://data.worldbank.org/</w:t>
        </w:r>
      </w:hyperlink>
      <w:r w:rsidRPr="00F34B3E">
        <w:rPr>
          <w:sz w:val="20"/>
          <w:szCs w:val="20"/>
          <w:lang w:val="en-US"/>
        </w:rPr>
        <w:t>. Accessed on March 31. 2021.</w:t>
      </w:r>
    </w:p>
    <w:p w:rsidRPr="00F34B3E" w:rsidR="0047680F" w:rsidP="002142FA" w:rsidRDefault="0047680F" w14:paraId="4D4B227B" w14:textId="3C2553EC">
      <w:pPr>
        <w:spacing w:after="120" w:line="240" w:lineRule="auto"/>
        <w:ind w:firstLine="142"/>
        <w:rPr>
          <w:sz w:val="20"/>
          <w:szCs w:val="20"/>
          <w:lang w:val="en-US"/>
        </w:rPr>
      </w:pPr>
      <w:r w:rsidRPr="00F34B3E">
        <w:rPr>
          <w:sz w:val="20"/>
          <w:szCs w:val="20"/>
        </w:rPr>
        <w:t xml:space="preserve">WHO (2022). Skilled health </w:t>
      </w:r>
      <w:proofErr w:type="gramStart"/>
      <w:r w:rsidRPr="00F34B3E">
        <w:rPr>
          <w:sz w:val="20"/>
          <w:szCs w:val="20"/>
        </w:rPr>
        <w:t>professionals</w:t>
      </w:r>
      <w:proofErr w:type="gramEnd"/>
      <w:r w:rsidRPr="00F34B3E">
        <w:rPr>
          <w:sz w:val="20"/>
          <w:szCs w:val="20"/>
        </w:rPr>
        <w:t xml:space="preserve"> density (per 10 000 population). Retrieved from: </w:t>
      </w:r>
      <w:hyperlink w:history="1" r:id="rId68">
        <w:r w:rsidRPr="00F34B3E">
          <w:rPr>
            <w:rStyle w:val="Hyperlink"/>
            <w:color w:val="auto"/>
            <w:sz w:val="20"/>
            <w:szCs w:val="20"/>
            <w:u w:val="none"/>
          </w:rPr>
          <w:t>https://www.who.int/data/gho/indicator-metadata-registry/imr-details/4667</w:t>
        </w:r>
      </w:hyperlink>
      <w:r w:rsidRPr="00F34B3E">
        <w:rPr>
          <w:sz w:val="20"/>
          <w:szCs w:val="20"/>
        </w:rPr>
        <w:t xml:space="preserve">. </w:t>
      </w:r>
      <w:r w:rsidRPr="00F34B3E">
        <w:rPr>
          <w:sz w:val="20"/>
          <w:szCs w:val="20"/>
          <w:lang w:val="en-US"/>
        </w:rPr>
        <w:t>Accessed on January 14. 2023.</w:t>
      </w:r>
    </w:p>
    <w:p w:rsidRPr="00F34B3E" w:rsidR="0047680F" w:rsidP="0047680F" w:rsidRDefault="0047680F" w14:paraId="56769662" w14:textId="77777777">
      <w:pPr>
        <w:rPr>
          <w:sz w:val="20"/>
          <w:szCs w:val="20"/>
          <w:lang w:val="en-US"/>
        </w:rPr>
      </w:pPr>
    </w:p>
    <w:p w:rsidRPr="00F34B3E" w:rsidR="0047680F" w:rsidP="005E0471" w:rsidRDefault="0047680F" w14:paraId="03DF37B8" w14:textId="77777777">
      <w:pPr>
        <w:spacing w:after="120" w:line="240" w:lineRule="auto"/>
        <w:rPr>
          <w:sz w:val="20"/>
          <w:szCs w:val="20"/>
          <w:lang w:val="en-US"/>
        </w:rPr>
        <w:sectPr w:rsidRPr="00F34B3E" w:rsidR="0047680F" w:rsidSect="002142FA">
          <w:pgSz w:w="11906" w:h="16838" w:orient="portrait"/>
          <w:pgMar w:top="1417" w:right="1276" w:bottom="1134" w:left="993" w:header="708" w:footer="708" w:gutter="0"/>
          <w:cols w:space="708"/>
          <w:docGrid w:linePitch="360"/>
        </w:sectPr>
      </w:pPr>
    </w:p>
    <w:p w:rsidRPr="00F34B3E" w:rsidR="00847B2D" w:rsidP="004C2A0F" w:rsidRDefault="00847B2D" w14:paraId="3316429F" w14:textId="294735D4">
      <w:pPr>
        <w:pStyle w:val="berschrift1"/>
        <w:numPr>
          <w:ilvl w:val="0"/>
          <w:numId w:val="0"/>
        </w:numPr>
        <w:rPr>
          <w:shd w:val="clear" w:color="auto" w:fill="FFFFFF"/>
          <w:lang w:val="en-US"/>
        </w:rPr>
      </w:pPr>
      <w:r w:rsidRPr="00F34B3E">
        <w:rPr>
          <w:shd w:val="clear" w:color="auto" w:fill="FFFFFF"/>
          <w:lang w:val="en-US"/>
        </w:rPr>
        <w:t>Appendix</w:t>
      </w:r>
    </w:p>
    <w:p w:rsidR="00847B2D" w:rsidP="00847B2D" w:rsidRDefault="00C41793" w14:paraId="659F8E34" w14:textId="1B9D053C">
      <w:pPr>
        <w:rPr>
          <w:lang w:val="en-US"/>
        </w:rPr>
      </w:pPr>
      <w:proofErr w:type="gramStart"/>
      <w:r>
        <w:rPr>
          <w:lang w:val="en-US"/>
        </w:rPr>
        <w:t>see</w:t>
      </w:r>
      <w:proofErr w:type="gramEnd"/>
      <w:r>
        <w:rPr>
          <w:lang w:val="en-US"/>
        </w:rPr>
        <w:t xml:space="preserve"> separate </w:t>
      </w:r>
      <w:proofErr w:type="gramStart"/>
      <w:r>
        <w:rPr>
          <w:lang w:val="en-US"/>
        </w:rPr>
        <w:t>document</w:t>
      </w:r>
      <w:proofErr w:type="gramEnd"/>
    </w:p>
    <w:p w:rsidRPr="00F34B3E" w:rsidR="00C41793" w:rsidP="00847B2D" w:rsidRDefault="00C41793" w14:paraId="0E9BC046" w14:textId="77777777">
      <w:pPr>
        <w:rPr>
          <w:lang w:val="en-US"/>
        </w:rPr>
      </w:pPr>
    </w:p>
    <w:sectPr w:rsidRPr="00F34B3E" w:rsidR="00C41793" w:rsidSect="00D25D54">
      <w:pgSz w:w="11906" w:h="16838" w:orient="portrait"/>
      <w:pgMar w:top="1134"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KD" w:author="Kathrin Durizzo" w:date="2026-01-19T22:34:00Z" w:id="1">
    <w:p w:rsidR="003E7BFF" w:rsidP="003E7BFF" w:rsidRDefault="003E7BFF" w14:paraId="48EF8E68" w14:textId="77777777">
      <w:pPr>
        <w:pStyle w:val="Kommentartext"/>
        <w:jc w:val="left"/>
      </w:pPr>
      <w:r>
        <w:rPr>
          <w:rStyle w:val="Kommentarzeichen"/>
        </w:rPr>
        <w:annotationRef/>
      </w:r>
      <w:r>
        <w:rPr>
          <w:lang w:val="de-CH"/>
        </w:rPr>
        <w:t>Needs to be updated/ rewritten, based on targered Journal guideline</w:t>
      </w:r>
    </w:p>
  </w:comment>
  <w:comment w:initials="DK" w:author="Durizzo  Kathrin" w:date="2025-01-21T18:43:00Z" w:id="2">
    <w:p w:rsidR="007E52C9" w:rsidP="007E52C9" w:rsidRDefault="00C81535" w14:paraId="2C44E64B" w14:textId="77777777">
      <w:pPr>
        <w:pStyle w:val="Kommentartext"/>
        <w:jc w:val="left"/>
      </w:pPr>
      <w:r>
        <w:rPr>
          <w:rStyle w:val="Kommentarzeichen"/>
        </w:rPr>
        <w:annotationRef/>
      </w:r>
      <w:r w:rsidR="007E52C9">
        <w:t>Important related papers in top journals</w:t>
      </w:r>
    </w:p>
    <w:p w:rsidR="007E52C9" w:rsidP="007E52C9" w:rsidRDefault="007E52C9" w14:paraId="6A438A69" w14:textId="77777777">
      <w:pPr>
        <w:pStyle w:val="Kommentartext"/>
        <w:jc w:val="left"/>
      </w:pPr>
    </w:p>
    <w:p w:rsidR="007E52C9" w:rsidP="007E52C9" w:rsidRDefault="007E52C9" w14:paraId="3C21BCB4" w14:textId="77777777">
      <w:pPr>
        <w:pStyle w:val="Kommentartext"/>
        <w:jc w:val="left"/>
      </w:pPr>
      <w:hyperlink w:history="1" w:anchor="sec2" r:id="rId1">
        <w:r w:rsidRPr="00514507">
          <w:rPr>
            <w:rStyle w:val="Hyperlink"/>
          </w:rPr>
          <w:t>Combining survey and census data for improved poverty prediction using semi-supervised deep learning - ScienceDirect</w:t>
        </w:r>
      </w:hyperlink>
    </w:p>
    <w:p w:rsidR="007E52C9" w:rsidP="007E52C9" w:rsidRDefault="007E52C9" w14:paraId="75512811" w14:textId="77777777">
      <w:pPr>
        <w:pStyle w:val="Kommentartext"/>
        <w:jc w:val="left"/>
      </w:pPr>
    </w:p>
    <w:p w:rsidR="007E52C9" w:rsidP="007E52C9" w:rsidRDefault="007E52C9" w14:paraId="78EA8198" w14:textId="77777777">
      <w:pPr>
        <w:pStyle w:val="Kommentartext"/>
        <w:jc w:val="left"/>
      </w:pPr>
      <w:hyperlink w:history="1" r:id="rId2">
        <w:r w:rsidRPr="00514507">
          <w:rPr>
            <w:rStyle w:val="Hyperlink"/>
          </w:rPr>
          <w:t>Poverty mapping in the age of machine learning - ScienceDirect</w:t>
        </w:r>
      </w:hyperlink>
    </w:p>
  </w:comment>
  <w:comment w:initials="DK" w:author="Durizzo  Kathrin" w:date="2025-01-22T01:51:00Z" w:id="3">
    <w:p w:rsidR="00312DC9" w:rsidRDefault="00312DC9" w14:paraId="2D1E7550" w14:textId="1F0E704C">
      <w:pPr>
        <w:pStyle w:val="Kommentartext"/>
      </w:pPr>
      <w:r>
        <w:rPr>
          <w:rStyle w:val="Kommentarzeichen"/>
        </w:rPr>
        <w:annotationRef/>
      </w:r>
      <w:hyperlink w:history="1" r:id="rId3">
        <w:r>
          <w:rPr>
            <w:rStyle w:val="Hyperlink"/>
          </w:rPr>
          <w:t>Better individual-level risk models can improve the targeting and life-saving potential of early-mortality interventions | Scientific Reports</w:t>
        </w:r>
      </w:hyperlink>
    </w:p>
  </w:comment>
  <w:comment w:initials="KD" w:author="Kathrin Durizzo" w:date="2026-01-19T21:08:00Z" w:id="4">
    <w:p w:rsidR="00243A90" w:rsidP="00243A90" w:rsidRDefault="00243A90" w14:paraId="7850455A" w14:textId="77777777">
      <w:pPr>
        <w:pStyle w:val="Kommentartext"/>
        <w:jc w:val="left"/>
      </w:pPr>
      <w:r>
        <w:rPr>
          <w:rStyle w:val="Kommentarzeichen"/>
        </w:rPr>
        <w:annotationRef/>
      </w:r>
      <w:hyperlink w:history="1" r:id="rId4">
        <w:r w:rsidRPr="00A328DB">
          <w:rPr>
            <w:rStyle w:val="Hyperlink"/>
          </w:rPr>
          <w:t>WP25-001.pdf</w:t>
        </w:r>
      </w:hyperlink>
      <w:r>
        <w:t xml:space="preserve"> </w:t>
      </w:r>
    </w:p>
  </w:comment>
  <w:comment w:initials="KD" w:author="Kathrin Durizzo" w:date="2026-01-19T22:33:00Z" w:id="5">
    <w:p w:rsidR="003E7BFF" w:rsidP="003E7BFF" w:rsidRDefault="003E7BFF" w14:paraId="2C781775" w14:textId="77777777">
      <w:pPr>
        <w:pStyle w:val="Kommentartext"/>
        <w:jc w:val="left"/>
      </w:pPr>
      <w:r>
        <w:rPr>
          <w:rStyle w:val="Kommentarzeichen"/>
        </w:rPr>
        <w:annotationRef/>
      </w:r>
      <w:hyperlink w:history="1" r:id="rId5">
        <w:r w:rsidRPr="00B46AC6">
          <w:rPr>
            <w:rStyle w:val="Hyperlink"/>
          </w:rPr>
          <w:t>Using Machine Learning to Create an Early Warning System for Welfare Recipients* - Sansone - 2023 - Oxford Bulletin of Economics and Statistics - Wiley Online Library</w:t>
        </w:r>
      </w:hyperlink>
      <w:r>
        <w:t xml:space="preserve"> </w:t>
      </w:r>
    </w:p>
  </w:comment>
  <w:comment w:initials="KD" w:author="Kathrin Durizzo" w:date="2026-01-19T21:51:00Z" w:id="6">
    <w:p w:rsidR="00110A12" w:rsidP="00110A12" w:rsidRDefault="00110A12" w14:paraId="751C2CFC" w14:textId="77777777">
      <w:pPr>
        <w:pStyle w:val="Kommentartext"/>
        <w:jc w:val="left"/>
      </w:pPr>
      <w:r>
        <w:rPr>
          <w:rStyle w:val="Kommentarzeichen"/>
        </w:rPr>
        <w:annotationRef/>
      </w:r>
      <w:r>
        <w:rPr>
          <w:lang w:val="de-CH"/>
        </w:rPr>
        <w:t xml:space="preserve">Potentially update with Papers in Aiken https://go.ncsu.edu/cenrep.wp.25.001. </w:t>
      </w:r>
      <w:hyperlink w:history="1" r:id="rId6">
        <w:r w:rsidRPr="004C3D9F">
          <w:rPr>
            <w:rStyle w:val="Hyperlink"/>
            <w:lang w:val="de-CH"/>
          </w:rPr>
          <w:t>WP25-001.pdf</w:t>
        </w:r>
      </w:hyperlink>
      <w:r>
        <w:rPr>
          <w:lang w:val="de-CH"/>
        </w:rPr>
        <w:t xml:space="preserve"> </w:t>
      </w:r>
    </w:p>
  </w:comment>
  <w:comment w:initials="KD" w:author="Kathrin Durizzo" w:date="2026-01-19T22:46:00Z" w:id="7">
    <w:p w:rsidR="004F7F92" w:rsidP="004F7F92" w:rsidRDefault="004F7F92" w14:paraId="469719F4" w14:textId="77777777">
      <w:pPr>
        <w:pStyle w:val="Kommentartext"/>
        <w:jc w:val="left"/>
      </w:pPr>
      <w:r>
        <w:rPr>
          <w:rStyle w:val="Kommentarzeichen"/>
        </w:rPr>
        <w:annotationRef/>
      </w:r>
      <w:r>
        <w:rPr>
          <w:lang w:val="en-US"/>
        </w:rPr>
        <w:t>scalable targeting on social protection, largely in the context of cash transfers and benefit allocation</w:t>
      </w:r>
    </w:p>
  </w:comment>
  <w:comment w:initials="KD" w:author="Kathrin Durizzo" w:date="2026-01-17T16:10:00Z" w:id="11">
    <w:p w:rsidR="00AE107C" w:rsidP="00AE107C" w:rsidRDefault="00AE107C" w14:paraId="20F7B995" w14:textId="77777777">
      <w:pPr>
        <w:pStyle w:val="Kommentartext"/>
        <w:jc w:val="left"/>
      </w:pPr>
      <w:r>
        <w:rPr>
          <w:rStyle w:val="Kommentarzeichen"/>
        </w:rPr>
        <w:annotationRef/>
      </w:r>
      <w:r>
        <w:rPr>
          <w:lang w:val="de-CH"/>
        </w:rPr>
        <w:t xml:space="preserve">I would also collapse, education, wealth, age to one. </w:t>
      </w:r>
    </w:p>
  </w:comment>
  <w:comment w:initials="KD" w:author="Kathrin Durizzo" w:date="2026-01-17T16:36:00Z" w:id="12">
    <w:p w:rsidR="00102D2A" w:rsidP="00102D2A" w:rsidRDefault="00102D2A" w14:paraId="5CF82A21" w14:textId="77777777">
      <w:pPr>
        <w:pStyle w:val="Kommentartext"/>
        <w:jc w:val="left"/>
      </w:pPr>
      <w:r>
        <w:rPr>
          <w:rStyle w:val="Kommentarzeichen"/>
        </w:rPr>
        <w:annotationRef/>
      </w:r>
      <w:r>
        <w:rPr>
          <w:lang w:val="de-CH"/>
        </w:rPr>
        <w:t>At the moment it is too small. Any other idea how to visualize it? Pepe suggested to only show insurance and the others in the Appendix - but I think this would suggest a wrong empahsis on the first outcome. Any ideas?</w:t>
      </w:r>
    </w:p>
  </w:comment>
  <w:comment w:initials="BS" w:author="Scherrer  Beat" w:date="2026-02-09T16:40:00Z" w:id="14">
    <w:p w:rsidR="00E21B11" w:rsidP="00E21B11" w:rsidRDefault="00E21B11" w14:paraId="52F00C95" w14:textId="77777777">
      <w:pPr>
        <w:pStyle w:val="Kommentartext"/>
        <w:jc w:val="left"/>
      </w:pPr>
      <w:r>
        <w:rPr>
          <w:rStyle w:val="Kommentarzeichen"/>
        </w:rPr>
        <w:annotationRef/>
      </w:r>
      <w:r>
        <w:t>I would not collapse these variables to one because it is still informative to see whether e.g. being in the first wealth quintile is more or less predictive than being in the fifth wealth quintile. Also, the reason why I collapsed religion, ethnicity etc. was because they were specific to a country and thus not informative to look at them separately.</w:t>
      </w:r>
    </w:p>
  </w:comment>
  <w:comment w:initials="KD" w:author="Kathrin Durizzo" w:date="2026-01-19T20:27:00Z" w:id="13">
    <w:p w:rsidR="008F0CAF" w:rsidP="008F0CAF" w:rsidRDefault="001969E0" w14:paraId="7C54BDCC" w14:textId="15F51027">
      <w:pPr>
        <w:pStyle w:val="Kommentartext"/>
        <w:jc w:val="left"/>
      </w:pPr>
      <w:r>
        <w:rPr>
          <w:rStyle w:val="Kommentarzeichen"/>
        </w:rPr>
        <w:annotationRef/>
      </w:r>
      <w:r w:rsidR="008F0CAF">
        <w:rPr>
          <w:lang w:val="de-CH"/>
        </w:rPr>
        <w:t>Not too sure how we should discuss variable tested for HIV? Already contact with health care?</w:t>
      </w:r>
    </w:p>
  </w:comment>
  <w:comment w:initials="KD" w:author="Kathrin Durizzo" w:date="2026-01-19T22:55:00Z" w:id="15">
    <w:p w:rsidR="004E60BF" w:rsidP="004E60BF" w:rsidRDefault="004E60BF" w14:paraId="71DE24AD" w14:textId="77777777">
      <w:pPr>
        <w:pStyle w:val="Kommentartext"/>
        <w:jc w:val="left"/>
      </w:pPr>
      <w:r>
        <w:rPr>
          <w:rStyle w:val="Kommentarzeichen"/>
        </w:rPr>
        <w:annotationRef/>
      </w:r>
      <w:r>
        <w:rPr>
          <w:lang w:val="de-CH"/>
        </w:rPr>
        <w:t>Needs to be updated and I need to add „sensitivity“ analysis to understand where it performs well, where less</w:t>
      </w:r>
    </w:p>
  </w:comment>
  <w:comment w:initials="KD" w:author="Kathrin Durizzo" w:date="2025-09-30T15:50:00Z" w:id="17">
    <w:p w:rsidR="00897706" w:rsidP="00897706" w:rsidRDefault="00897706" w14:paraId="6A0D35DD" w14:textId="77777777">
      <w:pPr>
        <w:pStyle w:val="Kommentartext"/>
        <w:jc w:val="left"/>
      </w:pPr>
      <w:r>
        <w:rPr>
          <w:rStyle w:val="Kommentarzeichen"/>
        </w:rPr>
        <w:annotationRef/>
      </w:r>
      <w:r w:rsidRPr="00950535">
        <w:rPr>
          <w:lang w:val="en-US"/>
        </w:rPr>
        <w:t>check</w:t>
      </w:r>
    </w:p>
  </w:comment>
  <w:comment w:initials="BS" w:author="Scherrer  Beat" w:date="2025-11-07T16:19:00Z" w:id="18">
    <w:p w:rsidR="007C4EBB" w:rsidP="007C4EBB" w:rsidRDefault="007C4EBB" w14:paraId="32622858" w14:textId="77777777">
      <w:pPr>
        <w:pStyle w:val="Kommentartext"/>
        <w:jc w:val="left"/>
      </w:pPr>
      <w:r>
        <w:rPr>
          <w:rStyle w:val="Kommentarzeichen"/>
        </w:rPr>
        <w:annotationRef/>
      </w:r>
      <w:r>
        <w:t>No, for oyo state it is around 31%. Highest rate of visiting HF is in Kato State with about 61%.</w:t>
      </w:r>
    </w:p>
  </w:comment>
  <w:comment w:initials="KD" w:author="Kathrin Durizzo" w:date="2025-09-30T16:06:00Z" w:id="19">
    <w:p w:rsidR="003457FE" w:rsidP="003457FE" w:rsidRDefault="003457FE" w14:paraId="5A45D9CD" w14:textId="77777777">
      <w:pPr>
        <w:pStyle w:val="Kommentartext"/>
        <w:jc w:val="left"/>
      </w:pPr>
      <w:r>
        <w:rPr>
          <w:rStyle w:val="Kommentarzeichen"/>
        </w:rPr>
        <w:annotationRef/>
      </w:r>
      <w:r w:rsidRPr="00950535">
        <w:rPr>
          <w:lang w:val="en-US"/>
        </w:rPr>
        <w:t>Check</w:t>
      </w:r>
    </w:p>
  </w:comment>
  <w:comment w:initials="BS" w:author="Scherrer  Beat" w:date="2025-11-07T16:58:00Z" w:id="20">
    <w:p w:rsidR="00BF14A6" w:rsidP="00BF14A6" w:rsidRDefault="00BF14A6" w14:paraId="545BF67F" w14:textId="77777777">
      <w:pPr>
        <w:pStyle w:val="Kommentartext"/>
        <w:jc w:val="left"/>
      </w:pPr>
      <w:r>
        <w:rPr>
          <w:rStyle w:val="Kommentarzeichen"/>
        </w:rPr>
        <w:annotationRef/>
      </w:r>
      <w:r>
        <w:t xml:space="preserve">These variables are not included in the data set so why would even the most sophisticated model be able to uncover these dynamics? </w:t>
      </w:r>
    </w:p>
    <w:p w:rsidR="00BF14A6" w:rsidP="00BF14A6" w:rsidRDefault="00BF14A6" w14:paraId="76D86E27" w14:textId="77777777">
      <w:pPr>
        <w:pStyle w:val="Kommentartext"/>
        <w:jc w:val="left"/>
      </w:pPr>
      <w:r>
        <w:t>We could use the study to highlight there are local factors and dynamics which our xgboost model is unable to uncover because key sociodemographic variables are missing</w:t>
      </w:r>
    </w:p>
  </w:comment>
  <w:comment w:initials="KD" w:author="Kathrin Durizzo" w:date="2025-10-01T09:39:00Z" w:id="21">
    <w:p w:rsidR="00760668" w:rsidP="00760668" w:rsidRDefault="00760668" w14:paraId="437A30D1" w14:textId="77777777">
      <w:pPr>
        <w:pStyle w:val="Kommentartext"/>
        <w:jc w:val="left"/>
      </w:pPr>
      <w:r>
        <w:rPr>
          <w:rStyle w:val="Kommentarzeichen"/>
        </w:rPr>
        <w:annotationRef/>
      </w:r>
      <w:r>
        <w:t xml:space="preserve">Public Healthcare Access: Burdens and Adaptation in Ibarapa Nomadic Community of Southwestern Nigeria </w:t>
      </w:r>
    </w:p>
  </w:comment>
  <w:comment w:initials="BS" w:author="Scherrer  Beat" w:date="2025-11-07T16:39:00Z" w:id="16">
    <w:p w:rsidR="004236BF" w:rsidP="004236BF" w:rsidRDefault="004236BF" w14:paraId="6412E5D8" w14:textId="77777777">
      <w:pPr>
        <w:pStyle w:val="Kommentartext"/>
        <w:jc w:val="left"/>
      </w:pPr>
      <w:r>
        <w:rPr>
          <w:rStyle w:val="Kommentarzeichen"/>
        </w:rPr>
        <w:annotationRef/>
      </w:r>
      <w:r>
        <w:t>Overall, there is very low heterogeneity of predictions across districts. Furthermore, there is also way lower heterogeneity across region in census predictions compared to actual values and dhs predictions, showing that key variables are missing from census data and sophisticated model cannot make up for that,</w:t>
      </w:r>
    </w:p>
  </w:comment>
  <w:comment w:initials="KD" w:author="Kathrin Durizzo" w:date="2025-09-30T13:57:00Z" w:id="22">
    <w:p w:rsidR="00486446" w:rsidP="00486446" w:rsidRDefault="00486446" w14:paraId="20045671" w14:textId="6AD8F3B6">
      <w:pPr>
        <w:pStyle w:val="Kommentartext"/>
        <w:jc w:val="left"/>
      </w:pPr>
      <w:r>
        <w:rPr>
          <w:rStyle w:val="Kommentarzeichen"/>
        </w:rPr>
        <w:annotationRef/>
      </w:r>
      <w:r w:rsidRPr="00950535">
        <w:rPr>
          <w:lang w:val="en-US"/>
        </w:rPr>
        <w:t>@ Pepe: Please add, long to short</w:t>
      </w:r>
    </w:p>
  </w:comment>
  <w:comment xmlns:w="http://schemas.openxmlformats.org/wordprocessingml/2006/main" w:initials="BS" w:author="Scherrer  Beat" w:date="11/07/2025 08:51:00" w:id="23">
    <w:p xmlns:w14="http://schemas.microsoft.com/office/word/2010/wordml" w:rsidR="03BFFB5C" w:rsidRDefault="1EE9E992" w14:paraId="49C59CAB" w14:textId="09E43EB6">
      <w:pPr>
        <w:pStyle w:val="CommentText"/>
      </w:pPr>
      <w:r>
        <w:rPr>
          <w:rStyle w:val="CommentReference"/>
        </w:rPr>
        <w:annotationRef/>
      </w:r>
      <w:r w:rsidRPr="277DE4B9" w:rsidR="6FB89F04">
        <w:t xml:space="preserve">I‘m not sure we can make this claim without being able to validate the census predictions. </w:t>
      </w:r>
    </w:p>
  </w:comment>
  <w:comment w:initials="KD" w:author="Kathrin Durizzo" w:date="2025-09-30T13:57:00Z" w:id="24">
    <w:p w:rsidR="00134A2C" w:rsidP="00134A2C" w:rsidRDefault="00134A2C" w14:paraId="437160B5" w14:textId="77777777">
      <w:pPr>
        <w:pStyle w:val="Kommentartext"/>
        <w:jc w:val="left"/>
      </w:pPr>
      <w:r>
        <w:rPr>
          <w:rStyle w:val="Kommentarzeichen"/>
        </w:rPr>
        <w:annotationRef/>
      </w:r>
      <w:r w:rsidRPr="00950535">
        <w:rPr>
          <w:lang w:val="en-US"/>
        </w:rPr>
        <w:t>@ Pepe: Please add, long to short</w:t>
      </w:r>
    </w:p>
  </w:comment>
  <w:comment w:initials="BS" w:author="Scherrer  Beat" w:date="2026-02-09T14:02:00Z" w:id="25">
    <w:p w:rsidR="009E5ABA" w:rsidP="009E5ABA" w:rsidRDefault="009E5ABA" w14:paraId="5D0231C4" w14:textId="77777777">
      <w:pPr>
        <w:pStyle w:val="Kommentartext"/>
        <w:jc w:val="left"/>
      </w:pPr>
      <w:r>
        <w:rPr>
          <w:rStyle w:val="Kommentarzeichen"/>
        </w:rPr>
        <w:annotationRef/>
      </w:r>
      <w:r>
        <w:t>Updated</w:t>
      </w:r>
    </w:p>
  </w:comment>
  <w:comment w:initials="KD" w:author="Kathrin Durizzo" w:date="2025-10-01T11:51:00Z" w:id="26">
    <w:p w:rsidR="0090187F" w:rsidP="0090187F" w:rsidRDefault="0090187F" w14:paraId="704FF754" w14:textId="47A6170D">
      <w:pPr>
        <w:pStyle w:val="Kommentartext"/>
        <w:jc w:val="left"/>
      </w:pPr>
      <w:r>
        <w:rPr>
          <w:rStyle w:val="Kommentarzeichen"/>
        </w:rPr>
        <w:annotationRef/>
      </w:r>
      <w:r w:rsidRPr="00950535">
        <w:rPr>
          <w:lang w:val="en-US"/>
        </w:rPr>
        <w:t xml:space="preserve">@Pepe: </w:t>
      </w:r>
    </w:p>
    <w:p w:rsidR="0090187F" w:rsidP="0090187F" w:rsidRDefault="0090187F" w14:paraId="46D044C1" w14:textId="77777777">
      <w:pPr>
        <w:pStyle w:val="Kommentartext"/>
        <w:ind w:left="300"/>
        <w:jc w:val="left"/>
      </w:pPr>
      <w:r w:rsidRPr="00950535">
        <w:rPr>
          <w:lang w:val="en-US"/>
        </w:rPr>
        <w:t>South Africa, Lesotho is missing, please add</w:t>
      </w:r>
    </w:p>
    <w:p w:rsidR="0090187F" w:rsidP="0090187F" w:rsidRDefault="0090187F" w14:paraId="3EEA880A" w14:textId="77777777">
      <w:pPr>
        <w:pStyle w:val="Kommentartext"/>
        <w:ind w:left="300"/>
        <w:jc w:val="left"/>
      </w:pPr>
      <w:r w:rsidRPr="00950535">
        <w:rPr>
          <w:lang w:val="en-US"/>
        </w:rPr>
        <w:t>Many maps do have missing parts (e.g. Ethiopia) - we need to know for each why this is the case. For Tanzania I think is is due to lakes but we need to be sure and mention that in the notes.</w:t>
      </w:r>
    </w:p>
    <w:p w:rsidR="0090187F" w:rsidP="0090187F" w:rsidRDefault="0090187F" w14:paraId="6CD324FA" w14:textId="77777777">
      <w:pPr>
        <w:pStyle w:val="Kommentartext"/>
        <w:ind w:left="300"/>
        <w:jc w:val="left"/>
      </w:pPr>
      <w:r w:rsidRPr="00950535">
        <w:rPr>
          <w:lang w:val="en-US"/>
        </w:rPr>
        <w:t>Uganda short model is missing</w:t>
      </w:r>
    </w:p>
  </w:comment>
  <w:comment w:initials="DK" w:author="Durizzo  Kathrin" w:date="2025-01-21T18:55:00Z" w:id="27">
    <w:p w:rsidR="003C2386" w:rsidRDefault="003C2386" w14:paraId="2A3EDE95" w14:textId="0E927933">
      <w:pPr>
        <w:pStyle w:val="Kommentartext"/>
      </w:pPr>
      <w:r>
        <w:rPr>
          <w:rStyle w:val="Kommentarzeichen"/>
        </w:rPr>
        <w:annotationRef/>
      </w:r>
      <w:r>
        <w:t>To be updated after results done</w:t>
      </w:r>
    </w:p>
    <w:p w:rsidR="003C2386" w:rsidRDefault="003C2386" w14:paraId="69967BB8" w14:textId="178A2875">
      <w:pPr>
        <w:pStyle w:val="Kommentartext"/>
      </w:pPr>
    </w:p>
  </w:comment>
</w:comments>
</file>

<file path=word/commentsExtended.xml><?xml version="1.0" encoding="utf-8"?>
<w15:commentsEx xmlns:mc="http://schemas.openxmlformats.org/markup-compatibility/2006" xmlns:w15="http://schemas.microsoft.com/office/word/2012/wordml" mc:Ignorable="w15">
  <w15:commentEx w15:done="0" w15:paraId="48EF8E68"/>
  <w15:commentEx w15:done="0" w15:paraId="78EA8198"/>
  <w15:commentEx w15:done="0" w15:paraId="2D1E7550" w15:paraIdParent="78EA8198"/>
  <w15:commentEx w15:done="0" w15:paraId="7850455A" w15:paraIdParent="78EA8198"/>
  <w15:commentEx w15:done="0" w15:paraId="2C781775" w15:paraIdParent="78EA8198"/>
  <w15:commentEx w15:done="0" w15:paraId="751C2CFC"/>
  <w15:commentEx w15:done="0" w15:paraId="469719F4" w15:paraIdParent="751C2CFC"/>
  <w15:commentEx w15:done="0" w15:paraId="20F7B995"/>
  <w15:commentEx w15:done="0" w15:paraId="5CF82A21" w15:paraIdParent="20F7B995"/>
  <w15:commentEx w15:done="0" w15:paraId="52F00C95" w15:paraIdParent="20F7B995"/>
  <w15:commentEx w15:done="0" w15:paraId="7C54BDCC"/>
  <w15:commentEx w15:done="0" w15:paraId="71DE24AD"/>
  <w15:commentEx w15:done="0" w15:paraId="6A0D35DD"/>
  <w15:commentEx w15:done="0" w15:paraId="32622858" w15:paraIdParent="6A0D35DD"/>
  <w15:commentEx w15:done="0" w15:paraId="5A45D9CD"/>
  <w15:commentEx w15:done="0" w15:paraId="76D86E27"/>
  <w15:commentEx w15:done="0" w15:paraId="437A30D1"/>
  <w15:commentEx w15:done="0" w15:paraId="6412E5D8"/>
  <w15:commentEx w15:done="0" w15:paraId="20045671"/>
  <w15:commentEx w15:done="0" w15:paraId="49C59CAB"/>
  <w15:commentEx w15:done="0" w15:paraId="437160B5"/>
  <w15:commentEx w15:done="0" w15:paraId="5D0231C4"/>
  <w15:commentEx w15:done="0" w15:paraId="6CD324FA"/>
  <w15:commentEx w15:done="0" w15:paraId="69967BB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D6A1686" w16cex:dateUtc="2026-01-20T03:34:00Z"/>
  <w16cex:commentExtensible w16cex:durableId="2B3A6949" w16cex:dateUtc="2025-01-21T17:43:00Z"/>
  <w16cex:commentExtensible w16cex:durableId="2B3ACD92" w16cex:dateUtc="2025-01-22T00:51:00Z"/>
  <w16cex:commentExtensible w16cex:durableId="0B0EA876" w16cex:dateUtc="2026-01-20T02:08:00Z"/>
  <w16cex:commentExtensible w16cex:durableId="3651F3FC" w16cex:dateUtc="2026-01-20T03:33:00Z"/>
  <w16cex:commentExtensible w16cex:durableId="416C1290" w16cex:dateUtc="2026-01-20T02:51:00Z"/>
  <w16cex:commentExtensible w16cex:durableId="11316D8F" w16cex:dateUtc="2026-01-20T03:46:00Z"/>
  <w16cex:commentExtensible w16cex:durableId="75F992BA" w16cex:dateUtc="2026-01-17T21:10:00Z"/>
  <w16cex:commentExtensible w16cex:durableId="57880E2D" w16cex:dateUtc="2026-01-17T21:36:00Z"/>
  <w16cex:commentExtensible w16cex:durableId="5274DEB8" w16cex:dateUtc="2026-02-09T15:40:00Z"/>
  <w16cex:commentExtensible w16cex:durableId="602B2AB2" w16cex:dateUtc="2026-01-20T01:27:00Z"/>
  <w16cex:commentExtensible w16cex:durableId="3F1083C6" w16cex:dateUtc="2026-01-20T03:55:00Z"/>
  <w16cex:commentExtensible w16cex:durableId="7CE30CF7" w16cex:dateUtc="2025-09-30T19:50:00Z"/>
  <w16cex:commentExtensible w16cex:durableId="463C7813" w16cex:dateUtc="2025-11-07T15:19:00Z"/>
  <w16cex:commentExtensible w16cex:durableId="5ABF0D66" w16cex:dateUtc="2025-09-30T20:06:00Z"/>
  <w16cex:commentExtensible w16cex:durableId="155F6B97" w16cex:dateUtc="2025-11-07T15:58:00Z"/>
  <w16cex:commentExtensible w16cex:durableId="76EF795A" w16cex:dateUtc="2025-10-01T13:39:00Z"/>
  <w16cex:commentExtensible w16cex:durableId="32ABF0B2" w16cex:dateUtc="2025-11-07T15:39:00Z"/>
  <w16cex:commentExtensible w16cex:durableId="5EFA9699" w16cex:dateUtc="2025-09-30T17:57:00Z"/>
  <w16cex:commentExtensible w16cex:durableId="354CD8E4" w16cex:dateUtc="2025-11-07T15:51:00Z"/>
  <w16cex:commentExtensible w16cex:durableId="0F6750CD" w16cex:dateUtc="2025-09-30T17:57:00Z"/>
  <w16cex:commentExtensible w16cex:durableId="6A4EA564" w16cex:dateUtc="2026-02-09T13:02:00Z"/>
  <w16cex:commentExtensible w16cex:durableId="7A626925" w16cex:dateUtc="2025-10-01T15:51:00Z"/>
  <w16cex:commentExtensible w16cex:durableId="2B3A6C3F" w16cex:dateUtc="2025-01-21T17:55:00Z"/>
</w16cex:commentsExtensible>
</file>

<file path=word/commentsIds.xml><?xml version="1.0" encoding="utf-8"?>
<w16cid:commentsIds xmlns:mc="http://schemas.openxmlformats.org/markup-compatibility/2006" xmlns:w16cid="http://schemas.microsoft.com/office/word/2016/wordml/cid" mc:Ignorable="w16cid">
  <w16cid:commentId w16cid:paraId="48EF8E68" w16cid:durableId="2D6A1686"/>
  <w16cid:commentId w16cid:paraId="78EA8198" w16cid:durableId="2B3A6949"/>
  <w16cid:commentId w16cid:paraId="2D1E7550" w16cid:durableId="2B3ACD92"/>
  <w16cid:commentId w16cid:paraId="7850455A" w16cid:durableId="0B0EA876"/>
  <w16cid:commentId w16cid:paraId="2C781775" w16cid:durableId="3651F3FC"/>
  <w16cid:commentId w16cid:paraId="751C2CFC" w16cid:durableId="416C1290"/>
  <w16cid:commentId w16cid:paraId="469719F4" w16cid:durableId="11316D8F"/>
  <w16cid:commentId w16cid:paraId="20F7B995" w16cid:durableId="75F992BA"/>
  <w16cid:commentId w16cid:paraId="5CF82A21" w16cid:durableId="57880E2D"/>
  <w16cid:commentId w16cid:paraId="52F00C95" w16cid:durableId="5274DEB8"/>
  <w16cid:commentId w16cid:paraId="7C54BDCC" w16cid:durableId="602B2AB2"/>
  <w16cid:commentId w16cid:paraId="71DE24AD" w16cid:durableId="3F1083C6"/>
  <w16cid:commentId w16cid:paraId="6A0D35DD" w16cid:durableId="7CE30CF7"/>
  <w16cid:commentId w16cid:paraId="32622858" w16cid:durableId="463C7813"/>
  <w16cid:commentId w16cid:paraId="5A45D9CD" w16cid:durableId="5ABF0D66"/>
  <w16cid:commentId w16cid:paraId="76D86E27" w16cid:durableId="155F6B97"/>
  <w16cid:commentId w16cid:paraId="437A30D1" w16cid:durableId="76EF795A"/>
  <w16cid:commentId w16cid:paraId="6412E5D8" w16cid:durableId="32ABF0B2"/>
  <w16cid:commentId w16cid:paraId="20045671" w16cid:durableId="5EFA9699"/>
  <w16cid:commentId w16cid:paraId="49C59CAB" w16cid:durableId="354CD8E4"/>
  <w16cid:commentId w16cid:paraId="437160B5" w16cid:durableId="0F6750CD"/>
  <w16cid:commentId w16cid:paraId="5D0231C4" w16cid:durableId="6A4EA564"/>
  <w16cid:commentId w16cid:paraId="6CD324FA" w16cid:durableId="7A626925"/>
  <w16cid:commentId w16cid:paraId="69967BB8" w16cid:durableId="2B3A6C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3E9A" w:rsidP="00435A8F" w:rsidRDefault="00673E9A" w14:paraId="274E433C" w14:textId="77777777">
      <w:pPr>
        <w:spacing w:after="0" w:line="240" w:lineRule="auto"/>
      </w:pPr>
      <w:r>
        <w:separator/>
      </w:r>
    </w:p>
  </w:endnote>
  <w:endnote w:type="continuationSeparator" w:id="0">
    <w:p w:rsidR="00673E9A" w:rsidP="00435A8F" w:rsidRDefault="00673E9A" w14:paraId="4DCE989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URWPalladioL-Roma">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URWPalladioL-It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5847333"/>
      <w:docPartObj>
        <w:docPartGallery w:val="Page Numbers (Bottom of Page)"/>
        <w:docPartUnique/>
      </w:docPartObj>
    </w:sdtPr>
    <w:sdtEndPr>
      <w:rPr>
        <w:noProof/>
      </w:rPr>
    </w:sdtEndPr>
    <w:sdtContent>
      <w:p w:rsidR="00CE3DD1" w:rsidRDefault="00CE3DD1" w14:paraId="6CB14467" w14:textId="229F0029">
        <w:pPr>
          <w:pStyle w:val="Fuzeile"/>
          <w:jc w:val="right"/>
        </w:pPr>
        <w:r>
          <w:fldChar w:fldCharType="begin"/>
        </w:r>
        <w:r>
          <w:instrText xml:space="preserve"> PAGE   \* MERGEFORMAT </w:instrText>
        </w:r>
        <w:r>
          <w:fldChar w:fldCharType="separate"/>
        </w:r>
        <w:r w:rsidR="00A06B10">
          <w:rPr>
            <w:noProof/>
          </w:rPr>
          <w:t>24</w:t>
        </w:r>
        <w:r>
          <w:rPr>
            <w:noProof/>
          </w:rPr>
          <w:fldChar w:fldCharType="end"/>
        </w:r>
      </w:p>
    </w:sdtContent>
  </w:sdt>
  <w:p w:rsidR="00CE3DD1" w:rsidRDefault="00CE3DD1" w14:paraId="216C122A" w14:textId="7777777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3E9A" w:rsidP="00435A8F" w:rsidRDefault="00673E9A" w14:paraId="56B56DBF" w14:textId="77777777">
      <w:pPr>
        <w:spacing w:after="0" w:line="240" w:lineRule="auto"/>
      </w:pPr>
      <w:r>
        <w:separator/>
      </w:r>
    </w:p>
  </w:footnote>
  <w:footnote w:type="continuationSeparator" w:id="0">
    <w:p w:rsidR="00673E9A" w:rsidP="00435A8F" w:rsidRDefault="00673E9A" w14:paraId="7D60A633" w14:textId="77777777">
      <w:pPr>
        <w:spacing w:after="0" w:line="240" w:lineRule="auto"/>
      </w:pPr>
      <w:r>
        <w:continuationSeparator/>
      </w:r>
    </w:p>
  </w:footnote>
  <w:footnote w:id="1">
    <w:p w:rsidRPr="00174BDC" w:rsidR="002211C9" w:rsidP="002211C9" w:rsidRDefault="002211C9" w14:paraId="5F7CDE40" w14:textId="77777777">
      <w:pPr>
        <w:autoSpaceDE w:val="0"/>
        <w:autoSpaceDN w:val="0"/>
        <w:adjustRightInd w:val="0"/>
        <w:spacing w:after="0" w:line="240" w:lineRule="auto"/>
        <w:rPr>
          <w:rFonts w:cs="URWPalladioL-Roma"/>
          <w:sz w:val="20"/>
          <w:szCs w:val="20"/>
          <w:lang w:val="en-US"/>
        </w:rPr>
      </w:pPr>
      <w:r w:rsidRPr="00BD3F38">
        <w:rPr>
          <w:rStyle w:val="Funotenzeichen"/>
          <w:sz w:val="18"/>
          <w:szCs w:val="20"/>
        </w:rPr>
        <w:footnoteRef/>
      </w:r>
      <w:r w:rsidRPr="00BD3F38">
        <w:rPr>
          <w:sz w:val="18"/>
          <w:szCs w:val="20"/>
        </w:rPr>
        <w:t xml:space="preserve"> </w:t>
      </w:r>
      <w:r w:rsidRPr="00BD3F38">
        <w:rPr>
          <w:rFonts w:cs="URWPalladioL-Roma"/>
          <w:sz w:val="18"/>
          <w:szCs w:val="20"/>
          <w:lang w:val="en-US"/>
        </w:rPr>
        <w:t xml:space="preserve">A deeper discussion of the models and their field of application can </w:t>
      </w:r>
      <w:r>
        <w:rPr>
          <w:rFonts w:cs="URWPalladioL-Roma"/>
          <w:sz w:val="18"/>
          <w:szCs w:val="20"/>
          <w:lang w:val="en-US"/>
        </w:rPr>
        <w:t>be found</w:t>
      </w:r>
      <w:r w:rsidRPr="00BD3F38">
        <w:rPr>
          <w:rFonts w:cs="URWPalladioL-Roma"/>
          <w:sz w:val="18"/>
          <w:szCs w:val="20"/>
          <w:lang w:val="en-US"/>
        </w:rPr>
        <w:t xml:space="preserve"> in Hastie et al. </w:t>
      </w:r>
      <w:r>
        <w:rPr>
          <w:rFonts w:cs="URWPalladioL-Roma"/>
          <w:sz w:val="18"/>
          <w:szCs w:val="20"/>
          <w:lang w:val="en-US"/>
        </w:rPr>
        <w:t>(2008)</w:t>
      </w:r>
      <w:r w:rsidRPr="00BD3F38">
        <w:rPr>
          <w:rFonts w:cs="URWPalladioL-Roma"/>
          <w:sz w:val="18"/>
          <w:szCs w:val="20"/>
          <w:lang w:val="en-US"/>
        </w:rPr>
        <w:t xml:space="preserve"> as well as Murphy </w:t>
      </w:r>
      <w:r>
        <w:rPr>
          <w:rFonts w:cs="URWPalladioL-Roma"/>
          <w:sz w:val="18"/>
          <w:szCs w:val="20"/>
          <w:lang w:val="en-US"/>
        </w:rPr>
        <w:t xml:space="preserve">(2012) </w:t>
      </w:r>
      <w:r w:rsidRPr="00BD3F38">
        <w:rPr>
          <w:rFonts w:cs="URWPalladioL-Roma"/>
          <w:sz w:val="18"/>
          <w:szCs w:val="20"/>
          <w:lang w:val="en-US"/>
        </w:rPr>
        <w:t xml:space="preserve">who provide both a very good overview of statistical techniques with a focus on machine learning. Advantages and disadvantages are additionally deduced from Markham </w:t>
      </w:r>
      <w:r>
        <w:rPr>
          <w:rFonts w:cs="URWPalladioL-Roma"/>
          <w:sz w:val="18"/>
          <w:szCs w:val="20"/>
          <w:lang w:val="en-US"/>
        </w:rPr>
        <w:t>(2015)</w:t>
      </w:r>
      <w:r w:rsidRPr="00BD3F38">
        <w:rPr>
          <w:rFonts w:cs="URWPalladioL-Roma"/>
          <w:sz w:val="18"/>
          <w:szCs w:val="20"/>
          <w:lang w:val="en-US"/>
        </w:rPr>
        <w:t xml:space="preserve"> and Blondel </w:t>
      </w:r>
      <w:r>
        <w:rPr>
          <w:rFonts w:cs="URWPalladioL-Roma"/>
          <w:sz w:val="18"/>
          <w:szCs w:val="20"/>
          <w:lang w:val="en-US"/>
        </w:rPr>
        <w:t>(2017)</w:t>
      </w:r>
      <w:r w:rsidRPr="00BD3F38">
        <w:rPr>
          <w:rFonts w:cs="URWPalladioL-Roma"/>
          <w:sz w:val="18"/>
          <w:szCs w:val="20"/>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47D5"/>
    <w:multiLevelType w:val="hybridMultilevel"/>
    <w:tmpl w:val="E2FC6282"/>
    <w:lvl w:ilvl="0" w:tplc="08070001">
      <w:start w:val="1"/>
      <w:numFmt w:val="bullet"/>
      <w:lvlText w:val=""/>
      <w:lvlJc w:val="left"/>
      <w:pPr>
        <w:ind w:left="720" w:hanging="360"/>
      </w:pPr>
      <w:rPr>
        <w:rFonts w:hint="default" w:ascii="Symbol" w:hAnsi="Symbol"/>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1" w15:restartNumberingAfterBreak="0">
    <w:nsid w:val="09192C7C"/>
    <w:multiLevelType w:val="hybridMultilevel"/>
    <w:tmpl w:val="F698A8E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015058"/>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E1E5152"/>
    <w:multiLevelType w:val="hybridMultilevel"/>
    <w:tmpl w:val="E452BBE4"/>
    <w:lvl w:ilvl="0" w:tplc="5468AFA0">
      <w:start w:val="1"/>
      <w:numFmt w:val="lowerLetter"/>
      <w:lvlText w:val="(%1)"/>
      <w:lvlJc w:val="left"/>
      <w:pPr>
        <w:ind w:left="720" w:hanging="360"/>
      </w:pPr>
      <w:rPr>
        <w:rFonts w:hint="default" w:cs="Times New Roman"/>
      </w:rPr>
    </w:lvl>
    <w:lvl w:ilvl="1" w:tplc="08070019" w:tentative="1">
      <w:start w:val="1"/>
      <w:numFmt w:val="lowerLetter"/>
      <w:lvlText w:val="%2."/>
      <w:lvlJc w:val="left"/>
      <w:pPr>
        <w:ind w:left="1440" w:hanging="360"/>
      </w:pPr>
      <w:rPr>
        <w:rFonts w:cs="Times New Roman"/>
      </w:rPr>
    </w:lvl>
    <w:lvl w:ilvl="2" w:tplc="0807001B" w:tentative="1">
      <w:start w:val="1"/>
      <w:numFmt w:val="lowerRoman"/>
      <w:lvlText w:val="%3."/>
      <w:lvlJc w:val="right"/>
      <w:pPr>
        <w:ind w:left="2160" w:hanging="180"/>
      </w:pPr>
      <w:rPr>
        <w:rFonts w:cs="Times New Roman"/>
      </w:rPr>
    </w:lvl>
    <w:lvl w:ilvl="3" w:tplc="0807000F" w:tentative="1">
      <w:start w:val="1"/>
      <w:numFmt w:val="decimal"/>
      <w:lvlText w:val="%4."/>
      <w:lvlJc w:val="left"/>
      <w:pPr>
        <w:ind w:left="2880" w:hanging="360"/>
      </w:pPr>
      <w:rPr>
        <w:rFonts w:cs="Times New Roman"/>
      </w:rPr>
    </w:lvl>
    <w:lvl w:ilvl="4" w:tplc="08070019" w:tentative="1">
      <w:start w:val="1"/>
      <w:numFmt w:val="lowerLetter"/>
      <w:lvlText w:val="%5."/>
      <w:lvlJc w:val="left"/>
      <w:pPr>
        <w:ind w:left="3600" w:hanging="360"/>
      </w:pPr>
      <w:rPr>
        <w:rFonts w:cs="Times New Roman"/>
      </w:rPr>
    </w:lvl>
    <w:lvl w:ilvl="5" w:tplc="0807001B" w:tentative="1">
      <w:start w:val="1"/>
      <w:numFmt w:val="lowerRoman"/>
      <w:lvlText w:val="%6."/>
      <w:lvlJc w:val="right"/>
      <w:pPr>
        <w:ind w:left="4320" w:hanging="180"/>
      </w:pPr>
      <w:rPr>
        <w:rFonts w:cs="Times New Roman"/>
      </w:rPr>
    </w:lvl>
    <w:lvl w:ilvl="6" w:tplc="0807000F" w:tentative="1">
      <w:start w:val="1"/>
      <w:numFmt w:val="decimal"/>
      <w:lvlText w:val="%7."/>
      <w:lvlJc w:val="left"/>
      <w:pPr>
        <w:ind w:left="5040" w:hanging="360"/>
      </w:pPr>
      <w:rPr>
        <w:rFonts w:cs="Times New Roman"/>
      </w:rPr>
    </w:lvl>
    <w:lvl w:ilvl="7" w:tplc="08070019" w:tentative="1">
      <w:start w:val="1"/>
      <w:numFmt w:val="lowerLetter"/>
      <w:lvlText w:val="%8."/>
      <w:lvlJc w:val="left"/>
      <w:pPr>
        <w:ind w:left="5760" w:hanging="360"/>
      </w:pPr>
      <w:rPr>
        <w:rFonts w:cs="Times New Roman"/>
      </w:rPr>
    </w:lvl>
    <w:lvl w:ilvl="8" w:tplc="0807001B" w:tentative="1">
      <w:start w:val="1"/>
      <w:numFmt w:val="lowerRoman"/>
      <w:lvlText w:val="%9."/>
      <w:lvlJc w:val="right"/>
      <w:pPr>
        <w:ind w:left="6480" w:hanging="180"/>
      </w:pPr>
      <w:rPr>
        <w:rFonts w:cs="Times New Roman"/>
      </w:rPr>
    </w:lvl>
  </w:abstractNum>
  <w:abstractNum w:abstractNumId="4" w15:restartNumberingAfterBreak="0">
    <w:nsid w:val="192022AD"/>
    <w:multiLevelType w:val="hybridMultilevel"/>
    <w:tmpl w:val="B5D093BC"/>
    <w:lvl w:ilvl="0" w:tplc="5D98FB2E">
      <w:start w:val="1"/>
      <w:numFmt w:val="lowerLetter"/>
      <w:lvlText w:val="(%1)"/>
      <w:lvlJc w:val="left"/>
      <w:pPr>
        <w:ind w:left="1080" w:hanging="360"/>
      </w:pPr>
      <w:rPr>
        <w:rFonts w:hint="default"/>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5" w15:restartNumberingAfterBreak="0">
    <w:nsid w:val="1A014319"/>
    <w:multiLevelType w:val="hybridMultilevel"/>
    <w:tmpl w:val="5B7C2074"/>
    <w:lvl w:ilvl="0" w:tplc="889C3EC4">
      <w:numFmt w:val="bullet"/>
      <w:lvlText w:val="-"/>
      <w:lvlJc w:val="left"/>
      <w:pPr>
        <w:ind w:left="644" w:hanging="360"/>
      </w:pPr>
      <w:rPr>
        <w:rFonts w:hint="default" w:ascii="Garamond" w:hAnsi="Garamond" w:eastAsiaTheme="minorHAnsi" w:cstheme="minorBidi"/>
      </w:rPr>
    </w:lvl>
    <w:lvl w:ilvl="1" w:tplc="08070003" w:tentative="1">
      <w:start w:val="1"/>
      <w:numFmt w:val="bullet"/>
      <w:lvlText w:val="o"/>
      <w:lvlJc w:val="left"/>
      <w:pPr>
        <w:ind w:left="1364" w:hanging="360"/>
      </w:pPr>
      <w:rPr>
        <w:rFonts w:hint="default" w:ascii="Courier New" w:hAnsi="Courier New" w:cs="Courier New"/>
      </w:rPr>
    </w:lvl>
    <w:lvl w:ilvl="2" w:tplc="08070005">
      <w:start w:val="1"/>
      <w:numFmt w:val="bullet"/>
      <w:lvlText w:val=""/>
      <w:lvlJc w:val="left"/>
      <w:pPr>
        <w:ind w:left="2084" w:hanging="360"/>
      </w:pPr>
      <w:rPr>
        <w:rFonts w:hint="default" w:ascii="Wingdings" w:hAnsi="Wingdings"/>
      </w:rPr>
    </w:lvl>
    <w:lvl w:ilvl="3" w:tplc="08070001">
      <w:start w:val="1"/>
      <w:numFmt w:val="bullet"/>
      <w:lvlText w:val=""/>
      <w:lvlJc w:val="left"/>
      <w:pPr>
        <w:ind w:left="2804" w:hanging="360"/>
      </w:pPr>
      <w:rPr>
        <w:rFonts w:hint="default" w:ascii="Symbol" w:hAnsi="Symbol"/>
      </w:rPr>
    </w:lvl>
    <w:lvl w:ilvl="4" w:tplc="08070003" w:tentative="1">
      <w:start w:val="1"/>
      <w:numFmt w:val="bullet"/>
      <w:lvlText w:val="o"/>
      <w:lvlJc w:val="left"/>
      <w:pPr>
        <w:ind w:left="3524" w:hanging="360"/>
      </w:pPr>
      <w:rPr>
        <w:rFonts w:hint="default" w:ascii="Courier New" w:hAnsi="Courier New" w:cs="Courier New"/>
      </w:rPr>
    </w:lvl>
    <w:lvl w:ilvl="5" w:tplc="08070005" w:tentative="1">
      <w:start w:val="1"/>
      <w:numFmt w:val="bullet"/>
      <w:lvlText w:val=""/>
      <w:lvlJc w:val="left"/>
      <w:pPr>
        <w:ind w:left="4244" w:hanging="360"/>
      </w:pPr>
      <w:rPr>
        <w:rFonts w:hint="default" w:ascii="Wingdings" w:hAnsi="Wingdings"/>
      </w:rPr>
    </w:lvl>
    <w:lvl w:ilvl="6" w:tplc="08070001" w:tentative="1">
      <w:start w:val="1"/>
      <w:numFmt w:val="bullet"/>
      <w:lvlText w:val=""/>
      <w:lvlJc w:val="left"/>
      <w:pPr>
        <w:ind w:left="4964" w:hanging="360"/>
      </w:pPr>
      <w:rPr>
        <w:rFonts w:hint="default" w:ascii="Symbol" w:hAnsi="Symbol"/>
      </w:rPr>
    </w:lvl>
    <w:lvl w:ilvl="7" w:tplc="08070003" w:tentative="1">
      <w:start w:val="1"/>
      <w:numFmt w:val="bullet"/>
      <w:lvlText w:val="o"/>
      <w:lvlJc w:val="left"/>
      <w:pPr>
        <w:ind w:left="5684" w:hanging="360"/>
      </w:pPr>
      <w:rPr>
        <w:rFonts w:hint="default" w:ascii="Courier New" w:hAnsi="Courier New" w:cs="Courier New"/>
      </w:rPr>
    </w:lvl>
    <w:lvl w:ilvl="8" w:tplc="08070005" w:tentative="1">
      <w:start w:val="1"/>
      <w:numFmt w:val="bullet"/>
      <w:lvlText w:val=""/>
      <w:lvlJc w:val="left"/>
      <w:pPr>
        <w:ind w:left="6404" w:hanging="360"/>
      </w:pPr>
      <w:rPr>
        <w:rFonts w:hint="default" w:ascii="Wingdings" w:hAnsi="Wingdings"/>
      </w:rPr>
    </w:lvl>
  </w:abstractNum>
  <w:abstractNum w:abstractNumId="6" w15:restartNumberingAfterBreak="0">
    <w:nsid w:val="22FB1F84"/>
    <w:multiLevelType w:val="multilevel"/>
    <w:tmpl w:val="748C939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38D0375"/>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4E75F02"/>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A9C543C"/>
    <w:multiLevelType w:val="multilevel"/>
    <w:tmpl w:val="0409001D"/>
    <w:styleLink w:val="Multipunch"/>
    <w:lvl w:ilvl="0">
      <w:start w:val="1"/>
      <w:numFmt w:val="bullet"/>
      <w:lvlText w:val="▢"/>
      <w:lvlJc w:val="left"/>
      <w:pPr>
        <w:ind w:left="360"/>
      </w:pPr>
      <w:rPr>
        <w:rFonts w:ascii="Courier New" w:hAnsi="Courier New" w:eastAsia="Times New Roman"/>
        <w:color w:val="BFBFBF"/>
        <w:sz w:val="56"/>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0" w15:restartNumberingAfterBreak="0">
    <w:nsid w:val="362277E3"/>
    <w:multiLevelType w:val="hybridMultilevel"/>
    <w:tmpl w:val="19EE05D8"/>
    <w:lvl w:ilvl="0" w:tplc="F9F4C65C">
      <w:start w:val="1"/>
      <w:numFmt w:val="bullet"/>
      <w:lvlText w:val=""/>
      <w:lvlJc w:val="left"/>
      <w:pPr>
        <w:ind w:left="720" w:hanging="360"/>
      </w:pPr>
      <w:rPr>
        <w:rFonts w:hint="default" w:ascii="Symbol" w:hAnsi="Symbol" w:cs="Times New Roman" w:eastAsiaTheme="minorHAnsi"/>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11" w15:restartNumberingAfterBreak="0">
    <w:nsid w:val="3AC671C5"/>
    <w:multiLevelType w:val="hybridMultilevel"/>
    <w:tmpl w:val="1038AED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FD51A9E"/>
    <w:multiLevelType w:val="hybridMultilevel"/>
    <w:tmpl w:val="B16AB3BC"/>
    <w:lvl w:ilvl="0" w:tplc="9282F4CA">
      <w:start w:val="3"/>
      <w:numFmt w:val="lowerLetter"/>
      <w:lvlText w:val="(%1)"/>
      <w:lvlJc w:val="left"/>
      <w:pPr>
        <w:ind w:left="720" w:hanging="360"/>
      </w:pPr>
      <w:rPr>
        <w:rFonts w:hint="default" w:cs="Times New Roman"/>
      </w:rPr>
    </w:lvl>
    <w:lvl w:ilvl="1" w:tplc="08070019" w:tentative="1">
      <w:start w:val="1"/>
      <w:numFmt w:val="lowerLetter"/>
      <w:lvlText w:val="%2."/>
      <w:lvlJc w:val="left"/>
      <w:pPr>
        <w:ind w:left="1440" w:hanging="360"/>
      </w:pPr>
      <w:rPr>
        <w:rFonts w:cs="Times New Roman"/>
      </w:rPr>
    </w:lvl>
    <w:lvl w:ilvl="2" w:tplc="0807001B" w:tentative="1">
      <w:start w:val="1"/>
      <w:numFmt w:val="lowerRoman"/>
      <w:lvlText w:val="%3."/>
      <w:lvlJc w:val="right"/>
      <w:pPr>
        <w:ind w:left="2160" w:hanging="180"/>
      </w:pPr>
      <w:rPr>
        <w:rFonts w:cs="Times New Roman"/>
      </w:rPr>
    </w:lvl>
    <w:lvl w:ilvl="3" w:tplc="0807000F" w:tentative="1">
      <w:start w:val="1"/>
      <w:numFmt w:val="decimal"/>
      <w:lvlText w:val="%4."/>
      <w:lvlJc w:val="left"/>
      <w:pPr>
        <w:ind w:left="2880" w:hanging="360"/>
      </w:pPr>
      <w:rPr>
        <w:rFonts w:cs="Times New Roman"/>
      </w:rPr>
    </w:lvl>
    <w:lvl w:ilvl="4" w:tplc="08070019" w:tentative="1">
      <w:start w:val="1"/>
      <w:numFmt w:val="lowerLetter"/>
      <w:lvlText w:val="%5."/>
      <w:lvlJc w:val="left"/>
      <w:pPr>
        <w:ind w:left="3600" w:hanging="360"/>
      </w:pPr>
      <w:rPr>
        <w:rFonts w:cs="Times New Roman"/>
      </w:rPr>
    </w:lvl>
    <w:lvl w:ilvl="5" w:tplc="0807001B" w:tentative="1">
      <w:start w:val="1"/>
      <w:numFmt w:val="lowerRoman"/>
      <w:lvlText w:val="%6."/>
      <w:lvlJc w:val="right"/>
      <w:pPr>
        <w:ind w:left="4320" w:hanging="180"/>
      </w:pPr>
      <w:rPr>
        <w:rFonts w:cs="Times New Roman"/>
      </w:rPr>
    </w:lvl>
    <w:lvl w:ilvl="6" w:tplc="0807000F" w:tentative="1">
      <w:start w:val="1"/>
      <w:numFmt w:val="decimal"/>
      <w:lvlText w:val="%7."/>
      <w:lvlJc w:val="left"/>
      <w:pPr>
        <w:ind w:left="5040" w:hanging="360"/>
      </w:pPr>
      <w:rPr>
        <w:rFonts w:cs="Times New Roman"/>
      </w:rPr>
    </w:lvl>
    <w:lvl w:ilvl="7" w:tplc="08070019" w:tentative="1">
      <w:start w:val="1"/>
      <w:numFmt w:val="lowerLetter"/>
      <w:lvlText w:val="%8."/>
      <w:lvlJc w:val="left"/>
      <w:pPr>
        <w:ind w:left="5760" w:hanging="360"/>
      </w:pPr>
      <w:rPr>
        <w:rFonts w:cs="Times New Roman"/>
      </w:rPr>
    </w:lvl>
    <w:lvl w:ilvl="8" w:tplc="0807001B" w:tentative="1">
      <w:start w:val="1"/>
      <w:numFmt w:val="lowerRoman"/>
      <w:lvlText w:val="%9."/>
      <w:lvlJc w:val="right"/>
      <w:pPr>
        <w:ind w:left="6480" w:hanging="180"/>
      </w:pPr>
      <w:rPr>
        <w:rFonts w:cs="Times New Roman"/>
      </w:rPr>
    </w:lvl>
  </w:abstractNum>
  <w:abstractNum w:abstractNumId="13" w15:restartNumberingAfterBreak="0">
    <w:nsid w:val="40F706FD"/>
    <w:multiLevelType w:val="hybridMultilevel"/>
    <w:tmpl w:val="1038AEDC"/>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20459A0"/>
    <w:multiLevelType w:val="hybridMultilevel"/>
    <w:tmpl w:val="E452BBE4"/>
    <w:lvl w:ilvl="0" w:tplc="FFFFFFFF">
      <w:start w:val="1"/>
      <w:numFmt w:val="lowerLetter"/>
      <w:lvlText w:val="(%1)"/>
      <w:lvlJc w:val="left"/>
      <w:pPr>
        <w:ind w:left="720" w:hanging="360"/>
      </w:pPr>
      <w:rPr>
        <w:rFonts w:hint="default" w:cs="Times New Roman"/>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5" w15:restartNumberingAfterBreak="0">
    <w:nsid w:val="43141195"/>
    <w:multiLevelType w:val="hybridMultilevel"/>
    <w:tmpl w:val="A0AEE12A"/>
    <w:lvl w:ilvl="0" w:tplc="8F9CC91A">
      <w:start w:val="1"/>
      <w:numFmt w:val="bullet"/>
      <w:lvlText w:val="-"/>
      <w:lvlJc w:val="left"/>
      <w:pPr>
        <w:ind w:left="720" w:hanging="360"/>
      </w:pPr>
      <w:rPr>
        <w:rFonts w:hint="default" w:ascii="Calibri" w:hAnsi="Calibri" w:cs="Calibri" w:eastAsiaTheme="minorHAnsi"/>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16" w15:restartNumberingAfterBreak="0">
    <w:nsid w:val="44E00DD9"/>
    <w:multiLevelType w:val="multilevel"/>
    <w:tmpl w:val="EB32824C"/>
    <w:lvl w:ilvl="0">
      <w:start w:val="1"/>
      <w:numFmt w:val="decimal"/>
      <w:pStyle w:val="berschrift1"/>
      <w:lvlText w:val="%1."/>
      <w:lvlJc w:val="left"/>
      <w:pPr>
        <w:ind w:left="720" w:hanging="36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7" w15:restartNumberingAfterBreak="0">
    <w:nsid w:val="4A2778A6"/>
    <w:multiLevelType w:val="multilevel"/>
    <w:tmpl w:val="0409001D"/>
    <w:styleLink w:val="Singlepunch"/>
    <w:lvl w:ilvl="0">
      <w:start w:val="1"/>
      <w:numFmt w:val="bullet"/>
      <w:lvlText w:val="o"/>
      <w:lvlJc w:val="left"/>
      <w:pPr>
        <w:ind w:left="360"/>
      </w:pPr>
      <w:rPr>
        <w:rFonts w:ascii="Courier New" w:hAnsi="Courier New" w:eastAsia="Times New Roman"/>
        <w:color w:val="BFBFBF"/>
        <w:sz w:val="52"/>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8" w15:restartNumberingAfterBreak="0">
    <w:nsid w:val="4D643B90"/>
    <w:multiLevelType w:val="hybridMultilevel"/>
    <w:tmpl w:val="EA44B54E"/>
    <w:lvl w:ilvl="0" w:tplc="FFFFFFFF">
      <w:start w:val="3"/>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EAA2426"/>
    <w:multiLevelType w:val="hybridMultilevel"/>
    <w:tmpl w:val="12CEB44A"/>
    <w:lvl w:ilvl="0" w:tplc="F9F4C65C">
      <w:start w:val="1"/>
      <w:numFmt w:val="bullet"/>
      <w:lvlText w:val=""/>
      <w:lvlJc w:val="left"/>
      <w:pPr>
        <w:ind w:left="720" w:hanging="360"/>
      </w:pPr>
      <w:rPr>
        <w:rFonts w:hint="default" w:ascii="Symbol" w:hAnsi="Symbol" w:cs="Times New Roman" w:eastAsiaTheme="minorHAnsi"/>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20" w15:restartNumberingAfterBreak="0">
    <w:nsid w:val="5A0D6E6A"/>
    <w:multiLevelType w:val="hybridMultilevel"/>
    <w:tmpl w:val="228CD59E"/>
    <w:lvl w:ilvl="0" w:tplc="52D651F8">
      <w:numFmt w:val="bullet"/>
      <w:lvlText w:val="-"/>
      <w:lvlJc w:val="left"/>
      <w:pPr>
        <w:ind w:left="644" w:hanging="360"/>
      </w:pPr>
      <w:rPr>
        <w:rFonts w:hint="default" w:ascii="Garamond" w:hAnsi="Garamond" w:eastAsiaTheme="minorHAnsi" w:cstheme="minorBidi"/>
      </w:rPr>
    </w:lvl>
    <w:lvl w:ilvl="1" w:tplc="08070003" w:tentative="1">
      <w:start w:val="1"/>
      <w:numFmt w:val="bullet"/>
      <w:lvlText w:val="o"/>
      <w:lvlJc w:val="left"/>
      <w:pPr>
        <w:ind w:left="1364" w:hanging="360"/>
      </w:pPr>
      <w:rPr>
        <w:rFonts w:hint="default" w:ascii="Courier New" w:hAnsi="Courier New" w:cs="Courier New"/>
      </w:rPr>
    </w:lvl>
    <w:lvl w:ilvl="2" w:tplc="08070005" w:tentative="1">
      <w:start w:val="1"/>
      <w:numFmt w:val="bullet"/>
      <w:lvlText w:val=""/>
      <w:lvlJc w:val="left"/>
      <w:pPr>
        <w:ind w:left="2084" w:hanging="360"/>
      </w:pPr>
      <w:rPr>
        <w:rFonts w:hint="default" w:ascii="Wingdings" w:hAnsi="Wingdings"/>
      </w:rPr>
    </w:lvl>
    <w:lvl w:ilvl="3" w:tplc="08070001" w:tentative="1">
      <w:start w:val="1"/>
      <w:numFmt w:val="bullet"/>
      <w:lvlText w:val=""/>
      <w:lvlJc w:val="left"/>
      <w:pPr>
        <w:ind w:left="2804" w:hanging="360"/>
      </w:pPr>
      <w:rPr>
        <w:rFonts w:hint="default" w:ascii="Symbol" w:hAnsi="Symbol"/>
      </w:rPr>
    </w:lvl>
    <w:lvl w:ilvl="4" w:tplc="08070003" w:tentative="1">
      <w:start w:val="1"/>
      <w:numFmt w:val="bullet"/>
      <w:lvlText w:val="o"/>
      <w:lvlJc w:val="left"/>
      <w:pPr>
        <w:ind w:left="3524" w:hanging="360"/>
      </w:pPr>
      <w:rPr>
        <w:rFonts w:hint="default" w:ascii="Courier New" w:hAnsi="Courier New" w:cs="Courier New"/>
      </w:rPr>
    </w:lvl>
    <w:lvl w:ilvl="5" w:tplc="08070005" w:tentative="1">
      <w:start w:val="1"/>
      <w:numFmt w:val="bullet"/>
      <w:lvlText w:val=""/>
      <w:lvlJc w:val="left"/>
      <w:pPr>
        <w:ind w:left="4244" w:hanging="360"/>
      </w:pPr>
      <w:rPr>
        <w:rFonts w:hint="default" w:ascii="Wingdings" w:hAnsi="Wingdings"/>
      </w:rPr>
    </w:lvl>
    <w:lvl w:ilvl="6" w:tplc="08070001" w:tentative="1">
      <w:start w:val="1"/>
      <w:numFmt w:val="bullet"/>
      <w:lvlText w:val=""/>
      <w:lvlJc w:val="left"/>
      <w:pPr>
        <w:ind w:left="4964" w:hanging="360"/>
      </w:pPr>
      <w:rPr>
        <w:rFonts w:hint="default" w:ascii="Symbol" w:hAnsi="Symbol"/>
      </w:rPr>
    </w:lvl>
    <w:lvl w:ilvl="7" w:tplc="08070003" w:tentative="1">
      <w:start w:val="1"/>
      <w:numFmt w:val="bullet"/>
      <w:lvlText w:val="o"/>
      <w:lvlJc w:val="left"/>
      <w:pPr>
        <w:ind w:left="5684" w:hanging="360"/>
      </w:pPr>
      <w:rPr>
        <w:rFonts w:hint="default" w:ascii="Courier New" w:hAnsi="Courier New" w:cs="Courier New"/>
      </w:rPr>
    </w:lvl>
    <w:lvl w:ilvl="8" w:tplc="08070005" w:tentative="1">
      <w:start w:val="1"/>
      <w:numFmt w:val="bullet"/>
      <w:lvlText w:val=""/>
      <w:lvlJc w:val="left"/>
      <w:pPr>
        <w:ind w:left="6404" w:hanging="360"/>
      </w:pPr>
      <w:rPr>
        <w:rFonts w:hint="default" w:ascii="Wingdings" w:hAnsi="Wingdings"/>
      </w:rPr>
    </w:lvl>
  </w:abstractNum>
  <w:abstractNum w:abstractNumId="21" w15:restartNumberingAfterBreak="0">
    <w:nsid w:val="5B476E7A"/>
    <w:multiLevelType w:val="hybridMultilevel"/>
    <w:tmpl w:val="0F187836"/>
    <w:lvl w:ilvl="0" w:tplc="E2D0F7D8">
      <w:start w:val="3"/>
      <w:numFmt w:val="lowerLetter"/>
      <w:lvlText w:val="(%1)"/>
      <w:lvlJc w:val="left"/>
      <w:pPr>
        <w:ind w:left="720" w:hanging="360"/>
      </w:pPr>
      <w:rPr>
        <w:rFonts w:hint="default" w:cs="Times New Roman"/>
      </w:rPr>
    </w:lvl>
    <w:lvl w:ilvl="1" w:tplc="08070019" w:tentative="1">
      <w:start w:val="1"/>
      <w:numFmt w:val="lowerLetter"/>
      <w:lvlText w:val="%2."/>
      <w:lvlJc w:val="left"/>
      <w:pPr>
        <w:ind w:left="1440" w:hanging="360"/>
      </w:pPr>
      <w:rPr>
        <w:rFonts w:cs="Times New Roman"/>
      </w:rPr>
    </w:lvl>
    <w:lvl w:ilvl="2" w:tplc="0807001B" w:tentative="1">
      <w:start w:val="1"/>
      <w:numFmt w:val="lowerRoman"/>
      <w:lvlText w:val="%3."/>
      <w:lvlJc w:val="right"/>
      <w:pPr>
        <w:ind w:left="2160" w:hanging="180"/>
      </w:pPr>
      <w:rPr>
        <w:rFonts w:cs="Times New Roman"/>
      </w:rPr>
    </w:lvl>
    <w:lvl w:ilvl="3" w:tplc="0807000F" w:tentative="1">
      <w:start w:val="1"/>
      <w:numFmt w:val="decimal"/>
      <w:lvlText w:val="%4."/>
      <w:lvlJc w:val="left"/>
      <w:pPr>
        <w:ind w:left="2880" w:hanging="360"/>
      </w:pPr>
      <w:rPr>
        <w:rFonts w:cs="Times New Roman"/>
      </w:rPr>
    </w:lvl>
    <w:lvl w:ilvl="4" w:tplc="08070019" w:tentative="1">
      <w:start w:val="1"/>
      <w:numFmt w:val="lowerLetter"/>
      <w:lvlText w:val="%5."/>
      <w:lvlJc w:val="left"/>
      <w:pPr>
        <w:ind w:left="3600" w:hanging="360"/>
      </w:pPr>
      <w:rPr>
        <w:rFonts w:cs="Times New Roman"/>
      </w:rPr>
    </w:lvl>
    <w:lvl w:ilvl="5" w:tplc="0807001B" w:tentative="1">
      <w:start w:val="1"/>
      <w:numFmt w:val="lowerRoman"/>
      <w:lvlText w:val="%6."/>
      <w:lvlJc w:val="right"/>
      <w:pPr>
        <w:ind w:left="4320" w:hanging="180"/>
      </w:pPr>
      <w:rPr>
        <w:rFonts w:cs="Times New Roman"/>
      </w:rPr>
    </w:lvl>
    <w:lvl w:ilvl="6" w:tplc="0807000F" w:tentative="1">
      <w:start w:val="1"/>
      <w:numFmt w:val="decimal"/>
      <w:lvlText w:val="%7."/>
      <w:lvlJc w:val="left"/>
      <w:pPr>
        <w:ind w:left="5040" w:hanging="360"/>
      </w:pPr>
      <w:rPr>
        <w:rFonts w:cs="Times New Roman"/>
      </w:rPr>
    </w:lvl>
    <w:lvl w:ilvl="7" w:tplc="08070019" w:tentative="1">
      <w:start w:val="1"/>
      <w:numFmt w:val="lowerLetter"/>
      <w:lvlText w:val="%8."/>
      <w:lvlJc w:val="left"/>
      <w:pPr>
        <w:ind w:left="5760" w:hanging="360"/>
      </w:pPr>
      <w:rPr>
        <w:rFonts w:cs="Times New Roman"/>
      </w:rPr>
    </w:lvl>
    <w:lvl w:ilvl="8" w:tplc="0807001B" w:tentative="1">
      <w:start w:val="1"/>
      <w:numFmt w:val="lowerRoman"/>
      <w:lvlText w:val="%9."/>
      <w:lvlJc w:val="right"/>
      <w:pPr>
        <w:ind w:left="6480" w:hanging="180"/>
      </w:pPr>
      <w:rPr>
        <w:rFonts w:cs="Times New Roman"/>
      </w:rPr>
    </w:lvl>
  </w:abstractNum>
  <w:abstractNum w:abstractNumId="22" w15:restartNumberingAfterBreak="0">
    <w:nsid w:val="5DBF2563"/>
    <w:multiLevelType w:val="hybridMultilevel"/>
    <w:tmpl w:val="1038AEDC"/>
    <w:lvl w:ilvl="0" w:tplc="95B480DC">
      <w:start w:val="1"/>
      <w:numFmt w:val="lowerLetter"/>
      <w:lvlText w:val="(%1)"/>
      <w:lvlJc w:val="left"/>
      <w:pPr>
        <w:ind w:left="720" w:hanging="360"/>
      </w:pPr>
      <w:rPr>
        <w:rFonts w:hint="default"/>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3" w15:restartNumberingAfterBreak="0">
    <w:nsid w:val="61280612"/>
    <w:multiLevelType w:val="hybridMultilevel"/>
    <w:tmpl w:val="1038AED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7340317"/>
    <w:multiLevelType w:val="hybridMultilevel"/>
    <w:tmpl w:val="B2A63BA4"/>
    <w:lvl w:ilvl="0" w:tplc="26167CC2">
      <w:start w:val="1"/>
      <w:numFmt w:val="lowerLetter"/>
      <w:lvlText w:val="(%1)"/>
      <w:lvlJc w:val="left"/>
      <w:pPr>
        <w:ind w:left="720" w:hanging="360"/>
      </w:pPr>
      <w:rPr>
        <w:rFonts w:hint="default" w:cs="Times New Roman"/>
      </w:rPr>
    </w:lvl>
    <w:lvl w:ilvl="1" w:tplc="08070019" w:tentative="1">
      <w:start w:val="1"/>
      <w:numFmt w:val="lowerLetter"/>
      <w:lvlText w:val="%2."/>
      <w:lvlJc w:val="left"/>
      <w:pPr>
        <w:ind w:left="1440" w:hanging="360"/>
      </w:pPr>
      <w:rPr>
        <w:rFonts w:cs="Times New Roman"/>
      </w:rPr>
    </w:lvl>
    <w:lvl w:ilvl="2" w:tplc="0807001B" w:tentative="1">
      <w:start w:val="1"/>
      <w:numFmt w:val="lowerRoman"/>
      <w:lvlText w:val="%3."/>
      <w:lvlJc w:val="right"/>
      <w:pPr>
        <w:ind w:left="2160" w:hanging="180"/>
      </w:pPr>
      <w:rPr>
        <w:rFonts w:cs="Times New Roman"/>
      </w:rPr>
    </w:lvl>
    <w:lvl w:ilvl="3" w:tplc="0807000F" w:tentative="1">
      <w:start w:val="1"/>
      <w:numFmt w:val="decimal"/>
      <w:lvlText w:val="%4."/>
      <w:lvlJc w:val="left"/>
      <w:pPr>
        <w:ind w:left="2880" w:hanging="360"/>
      </w:pPr>
      <w:rPr>
        <w:rFonts w:cs="Times New Roman"/>
      </w:rPr>
    </w:lvl>
    <w:lvl w:ilvl="4" w:tplc="08070019" w:tentative="1">
      <w:start w:val="1"/>
      <w:numFmt w:val="lowerLetter"/>
      <w:lvlText w:val="%5."/>
      <w:lvlJc w:val="left"/>
      <w:pPr>
        <w:ind w:left="3600" w:hanging="360"/>
      </w:pPr>
      <w:rPr>
        <w:rFonts w:cs="Times New Roman"/>
      </w:rPr>
    </w:lvl>
    <w:lvl w:ilvl="5" w:tplc="0807001B" w:tentative="1">
      <w:start w:val="1"/>
      <w:numFmt w:val="lowerRoman"/>
      <w:lvlText w:val="%6."/>
      <w:lvlJc w:val="right"/>
      <w:pPr>
        <w:ind w:left="4320" w:hanging="180"/>
      </w:pPr>
      <w:rPr>
        <w:rFonts w:cs="Times New Roman"/>
      </w:rPr>
    </w:lvl>
    <w:lvl w:ilvl="6" w:tplc="0807000F" w:tentative="1">
      <w:start w:val="1"/>
      <w:numFmt w:val="decimal"/>
      <w:lvlText w:val="%7."/>
      <w:lvlJc w:val="left"/>
      <w:pPr>
        <w:ind w:left="5040" w:hanging="360"/>
      </w:pPr>
      <w:rPr>
        <w:rFonts w:cs="Times New Roman"/>
      </w:rPr>
    </w:lvl>
    <w:lvl w:ilvl="7" w:tplc="08070019" w:tentative="1">
      <w:start w:val="1"/>
      <w:numFmt w:val="lowerLetter"/>
      <w:lvlText w:val="%8."/>
      <w:lvlJc w:val="left"/>
      <w:pPr>
        <w:ind w:left="5760" w:hanging="360"/>
      </w:pPr>
      <w:rPr>
        <w:rFonts w:cs="Times New Roman"/>
      </w:rPr>
    </w:lvl>
    <w:lvl w:ilvl="8" w:tplc="0807001B" w:tentative="1">
      <w:start w:val="1"/>
      <w:numFmt w:val="lowerRoman"/>
      <w:lvlText w:val="%9."/>
      <w:lvlJc w:val="right"/>
      <w:pPr>
        <w:ind w:left="6480" w:hanging="180"/>
      </w:pPr>
      <w:rPr>
        <w:rFonts w:cs="Times New Roman"/>
      </w:rPr>
    </w:lvl>
  </w:abstractNum>
  <w:abstractNum w:abstractNumId="25" w15:restartNumberingAfterBreak="0">
    <w:nsid w:val="6A1D2879"/>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38F1376"/>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7DC53FB4"/>
    <w:multiLevelType w:val="hybridMultilevel"/>
    <w:tmpl w:val="FC42182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33153381">
    <w:abstractNumId w:val="16"/>
  </w:num>
  <w:num w:numId="2" w16cid:durableId="708771962">
    <w:abstractNumId w:val="9"/>
  </w:num>
  <w:num w:numId="3" w16cid:durableId="1277520809">
    <w:abstractNumId w:val="17"/>
  </w:num>
  <w:num w:numId="4" w16cid:durableId="12466133">
    <w:abstractNumId w:val="26"/>
  </w:num>
  <w:num w:numId="5" w16cid:durableId="825973860">
    <w:abstractNumId w:val="10"/>
  </w:num>
  <w:num w:numId="6" w16cid:durableId="943994800">
    <w:abstractNumId w:val="19"/>
  </w:num>
  <w:num w:numId="7" w16cid:durableId="1265765091">
    <w:abstractNumId w:val="0"/>
  </w:num>
  <w:num w:numId="8" w16cid:durableId="350494264">
    <w:abstractNumId w:val="15"/>
  </w:num>
  <w:num w:numId="9" w16cid:durableId="57216087">
    <w:abstractNumId w:val="24"/>
  </w:num>
  <w:num w:numId="10" w16cid:durableId="1487209631">
    <w:abstractNumId w:val="21"/>
  </w:num>
  <w:num w:numId="11" w16cid:durableId="199363666">
    <w:abstractNumId w:val="3"/>
  </w:num>
  <w:num w:numId="12" w16cid:durableId="1282766263">
    <w:abstractNumId w:val="12"/>
  </w:num>
  <w:num w:numId="13" w16cid:durableId="485165440">
    <w:abstractNumId w:val="8"/>
  </w:num>
  <w:num w:numId="14" w16cid:durableId="1023701004">
    <w:abstractNumId w:val="7"/>
  </w:num>
  <w:num w:numId="15" w16cid:durableId="230166385">
    <w:abstractNumId w:val="20"/>
  </w:num>
  <w:num w:numId="16" w16cid:durableId="469445044">
    <w:abstractNumId w:val="5"/>
  </w:num>
  <w:num w:numId="17" w16cid:durableId="378363484">
    <w:abstractNumId w:val="25"/>
  </w:num>
  <w:num w:numId="18" w16cid:durableId="1402024955">
    <w:abstractNumId w:val="2"/>
  </w:num>
  <w:num w:numId="19" w16cid:durableId="376469941">
    <w:abstractNumId w:val="27"/>
  </w:num>
  <w:num w:numId="20" w16cid:durableId="195044938">
    <w:abstractNumId w:val="4"/>
  </w:num>
  <w:num w:numId="21" w16cid:durableId="1787767698">
    <w:abstractNumId w:val="22"/>
  </w:num>
  <w:num w:numId="22" w16cid:durableId="1358048411">
    <w:abstractNumId w:val="11"/>
  </w:num>
  <w:num w:numId="23" w16cid:durableId="192772802">
    <w:abstractNumId w:val="23"/>
  </w:num>
  <w:num w:numId="24" w16cid:durableId="664550713">
    <w:abstractNumId w:val="14"/>
  </w:num>
  <w:num w:numId="25" w16cid:durableId="932081738">
    <w:abstractNumId w:val="13"/>
  </w:num>
  <w:num w:numId="26" w16cid:durableId="1357659924">
    <w:abstractNumId w:val="6"/>
  </w:num>
  <w:num w:numId="27" w16cid:durableId="1308628510">
    <w:abstractNumId w:val="18"/>
  </w:num>
  <w:num w:numId="28" w16cid:durableId="1216508751">
    <w:abstractNumId w:val="1"/>
  </w:num>
  <w:numIdMacAtCleanup w:val="7"/>
</w:numbering>
</file>

<file path=word/people.xml><?xml version="1.0" encoding="utf-8"?>
<w15:people xmlns:mc="http://schemas.openxmlformats.org/markup-compatibility/2006" xmlns:w15="http://schemas.microsoft.com/office/word/2012/wordml" mc:Ignorable="w15">
  <w15:person w15:author="Kathrin Durizzo">
    <w15:presenceInfo w15:providerId="Windows Live" w15:userId="639821fd79bf46d0"/>
  </w15:person>
  <w15:person w15:author="Durizzo  Kathrin">
    <w15:presenceInfo w15:providerId="AD" w15:userId="S::kdurizzo@ethz.ch::cdad0789-f7a8-40ab-8147-9b271c83dc3b"/>
  </w15:person>
  <w15:person w15:author="Scherrer  Beat">
    <w15:presenceInfo w15:providerId="AD" w15:userId="S::bscherrer@ethz.ch::0d4f1257-e16c-46d3-a1c5-8821d74d3e3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FB4"/>
    <w:rsid w:val="00000514"/>
    <w:rsid w:val="00002D66"/>
    <w:rsid w:val="000038AA"/>
    <w:rsid w:val="000050E1"/>
    <w:rsid w:val="00005A0B"/>
    <w:rsid w:val="00005DC1"/>
    <w:rsid w:val="0000664B"/>
    <w:rsid w:val="00006DB6"/>
    <w:rsid w:val="0000743E"/>
    <w:rsid w:val="0000755F"/>
    <w:rsid w:val="00011406"/>
    <w:rsid w:val="00011F54"/>
    <w:rsid w:val="00014CFD"/>
    <w:rsid w:val="00016F30"/>
    <w:rsid w:val="00020025"/>
    <w:rsid w:val="000218C0"/>
    <w:rsid w:val="000219E7"/>
    <w:rsid w:val="00022A90"/>
    <w:rsid w:val="00023B43"/>
    <w:rsid w:val="000252DC"/>
    <w:rsid w:val="00025775"/>
    <w:rsid w:val="000260DF"/>
    <w:rsid w:val="00026C7F"/>
    <w:rsid w:val="0002738F"/>
    <w:rsid w:val="000278DE"/>
    <w:rsid w:val="00030142"/>
    <w:rsid w:val="0003144A"/>
    <w:rsid w:val="00032ADA"/>
    <w:rsid w:val="0003329D"/>
    <w:rsid w:val="00033423"/>
    <w:rsid w:val="00036D78"/>
    <w:rsid w:val="00037DD6"/>
    <w:rsid w:val="0004005E"/>
    <w:rsid w:val="00040509"/>
    <w:rsid w:val="00040D97"/>
    <w:rsid w:val="0004168C"/>
    <w:rsid w:val="00041B6B"/>
    <w:rsid w:val="000428B6"/>
    <w:rsid w:val="00043158"/>
    <w:rsid w:val="0004402C"/>
    <w:rsid w:val="000448D1"/>
    <w:rsid w:val="00044B5C"/>
    <w:rsid w:val="00046606"/>
    <w:rsid w:val="000478F8"/>
    <w:rsid w:val="00047AD5"/>
    <w:rsid w:val="00051032"/>
    <w:rsid w:val="00051BCA"/>
    <w:rsid w:val="00052D55"/>
    <w:rsid w:val="00053088"/>
    <w:rsid w:val="00055579"/>
    <w:rsid w:val="0005577E"/>
    <w:rsid w:val="00056845"/>
    <w:rsid w:val="000621C1"/>
    <w:rsid w:val="00065335"/>
    <w:rsid w:val="00065745"/>
    <w:rsid w:val="00065B9E"/>
    <w:rsid w:val="00066324"/>
    <w:rsid w:val="00067BF3"/>
    <w:rsid w:val="0007007F"/>
    <w:rsid w:val="000716B9"/>
    <w:rsid w:val="00071F8A"/>
    <w:rsid w:val="00073146"/>
    <w:rsid w:val="000732A2"/>
    <w:rsid w:val="00075972"/>
    <w:rsid w:val="0007606B"/>
    <w:rsid w:val="00077290"/>
    <w:rsid w:val="00077450"/>
    <w:rsid w:val="000811B5"/>
    <w:rsid w:val="00081FC6"/>
    <w:rsid w:val="00082D1A"/>
    <w:rsid w:val="00084233"/>
    <w:rsid w:val="0008528B"/>
    <w:rsid w:val="00085849"/>
    <w:rsid w:val="00086B70"/>
    <w:rsid w:val="00087028"/>
    <w:rsid w:val="000902DB"/>
    <w:rsid w:val="00090460"/>
    <w:rsid w:val="00090A69"/>
    <w:rsid w:val="00091711"/>
    <w:rsid w:val="00091EC7"/>
    <w:rsid w:val="00092DF9"/>
    <w:rsid w:val="00093002"/>
    <w:rsid w:val="000939CD"/>
    <w:rsid w:val="00094852"/>
    <w:rsid w:val="000950C6"/>
    <w:rsid w:val="00095199"/>
    <w:rsid w:val="00096D63"/>
    <w:rsid w:val="0009752A"/>
    <w:rsid w:val="000A1452"/>
    <w:rsid w:val="000A2010"/>
    <w:rsid w:val="000A26AD"/>
    <w:rsid w:val="000A5592"/>
    <w:rsid w:val="000A5E05"/>
    <w:rsid w:val="000A643C"/>
    <w:rsid w:val="000A65B0"/>
    <w:rsid w:val="000A6CAB"/>
    <w:rsid w:val="000B08F3"/>
    <w:rsid w:val="000B1E8F"/>
    <w:rsid w:val="000B1F01"/>
    <w:rsid w:val="000B3857"/>
    <w:rsid w:val="000B4EA6"/>
    <w:rsid w:val="000B5BD7"/>
    <w:rsid w:val="000B6A95"/>
    <w:rsid w:val="000B6B51"/>
    <w:rsid w:val="000B7640"/>
    <w:rsid w:val="000B7EFD"/>
    <w:rsid w:val="000C1078"/>
    <w:rsid w:val="000C1312"/>
    <w:rsid w:val="000C2D6B"/>
    <w:rsid w:val="000C3284"/>
    <w:rsid w:val="000C4698"/>
    <w:rsid w:val="000C57A0"/>
    <w:rsid w:val="000C6580"/>
    <w:rsid w:val="000C70B7"/>
    <w:rsid w:val="000C7655"/>
    <w:rsid w:val="000D16A7"/>
    <w:rsid w:val="000D16CA"/>
    <w:rsid w:val="000D2874"/>
    <w:rsid w:val="000D2CF2"/>
    <w:rsid w:val="000D3300"/>
    <w:rsid w:val="000D42DE"/>
    <w:rsid w:val="000D504B"/>
    <w:rsid w:val="000E0362"/>
    <w:rsid w:val="000E045A"/>
    <w:rsid w:val="000E2005"/>
    <w:rsid w:val="000E20E0"/>
    <w:rsid w:val="000E38B8"/>
    <w:rsid w:val="000E4A13"/>
    <w:rsid w:val="000E535F"/>
    <w:rsid w:val="000E5A7B"/>
    <w:rsid w:val="000E6377"/>
    <w:rsid w:val="000E7F02"/>
    <w:rsid w:val="000F1708"/>
    <w:rsid w:val="000F1F9A"/>
    <w:rsid w:val="000F38F1"/>
    <w:rsid w:val="000F3F58"/>
    <w:rsid w:val="000F50AE"/>
    <w:rsid w:val="000F5CA6"/>
    <w:rsid w:val="000F70B1"/>
    <w:rsid w:val="001002EA"/>
    <w:rsid w:val="00101F74"/>
    <w:rsid w:val="00101FAC"/>
    <w:rsid w:val="00102D2A"/>
    <w:rsid w:val="0010381A"/>
    <w:rsid w:val="00103D35"/>
    <w:rsid w:val="00105021"/>
    <w:rsid w:val="0010544E"/>
    <w:rsid w:val="001058EC"/>
    <w:rsid w:val="001062D2"/>
    <w:rsid w:val="0010678A"/>
    <w:rsid w:val="0010736C"/>
    <w:rsid w:val="00110A12"/>
    <w:rsid w:val="00112768"/>
    <w:rsid w:val="0011290A"/>
    <w:rsid w:val="00114C83"/>
    <w:rsid w:val="00115835"/>
    <w:rsid w:val="001164E9"/>
    <w:rsid w:val="00120AA6"/>
    <w:rsid w:val="00121E0B"/>
    <w:rsid w:val="001229C0"/>
    <w:rsid w:val="0012500D"/>
    <w:rsid w:val="00125246"/>
    <w:rsid w:val="00126AB7"/>
    <w:rsid w:val="00126E6B"/>
    <w:rsid w:val="001275C6"/>
    <w:rsid w:val="00127852"/>
    <w:rsid w:val="00127CCC"/>
    <w:rsid w:val="00130238"/>
    <w:rsid w:val="001306FD"/>
    <w:rsid w:val="00130F4F"/>
    <w:rsid w:val="001311DF"/>
    <w:rsid w:val="00131312"/>
    <w:rsid w:val="00132FA8"/>
    <w:rsid w:val="00134031"/>
    <w:rsid w:val="00134253"/>
    <w:rsid w:val="00134A2C"/>
    <w:rsid w:val="001377DA"/>
    <w:rsid w:val="00141888"/>
    <w:rsid w:val="001425F7"/>
    <w:rsid w:val="00143849"/>
    <w:rsid w:val="00143A58"/>
    <w:rsid w:val="0014448D"/>
    <w:rsid w:val="001448F5"/>
    <w:rsid w:val="00144CA2"/>
    <w:rsid w:val="00147980"/>
    <w:rsid w:val="001506B3"/>
    <w:rsid w:val="00150A6C"/>
    <w:rsid w:val="00151C3E"/>
    <w:rsid w:val="001548C2"/>
    <w:rsid w:val="00155168"/>
    <w:rsid w:val="001560C1"/>
    <w:rsid w:val="00156745"/>
    <w:rsid w:val="001577A8"/>
    <w:rsid w:val="00157F43"/>
    <w:rsid w:val="0016000A"/>
    <w:rsid w:val="00160721"/>
    <w:rsid w:val="00161138"/>
    <w:rsid w:val="0016264B"/>
    <w:rsid w:val="00164D92"/>
    <w:rsid w:val="00166508"/>
    <w:rsid w:val="001735FE"/>
    <w:rsid w:val="00174387"/>
    <w:rsid w:val="00174BDC"/>
    <w:rsid w:val="0017537E"/>
    <w:rsid w:val="00180867"/>
    <w:rsid w:val="00180B55"/>
    <w:rsid w:val="00180EEF"/>
    <w:rsid w:val="00181EC7"/>
    <w:rsid w:val="00182E45"/>
    <w:rsid w:val="00183FA1"/>
    <w:rsid w:val="00184D8C"/>
    <w:rsid w:val="0018519F"/>
    <w:rsid w:val="00185486"/>
    <w:rsid w:val="001860BF"/>
    <w:rsid w:val="0018753A"/>
    <w:rsid w:val="00190C80"/>
    <w:rsid w:val="001969E0"/>
    <w:rsid w:val="001A004D"/>
    <w:rsid w:val="001A0402"/>
    <w:rsid w:val="001A088F"/>
    <w:rsid w:val="001A08AF"/>
    <w:rsid w:val="001A2816"/>
    <w:rsid w:val="001A322F"/>
    <w:rsid w:val="001A3315"/>
    <w:rsid w:val="001A3CB9"/>
    <w:rsid w:val="001A47B3"/>
    <w:rsid w:val="001A4EB5"/>
    <w:rsid w:val="001A5AB9"/>
    <w:rsid w:val="001A5E05"/>
    <w:rsid w:val="001A5E15"/>
    <w:rsid w:val="001A7F5B"/>
    <w:rsid w:val="001A7FD2"/>
    <w:rsid w:val="001B032C"/>
    <w:rsid w:val="001B2141"/>
    <w:rsid w:val="001B4E62"/>
    <w:rsid w:val="001B500D"/>
    <w:rsid w:val="001B55F5"/>
    <w:rsid w:val="001B5B37"/>
    <w:rsid w:val="001B5B96"/>
    <w:rsid w:val="001B5BF5"/>
    <w:rsid w:val="001B73D0"/>
    <w:rsid w:val="001C0102"/>
    <w:rsid w:val="001C1021"/>
    <w:rsid w:val="001C1E0A"/>
    <w:rsid w:val="001C4587"/>
    <w:rsid w:val="001C4A2A"/>
    <w:rsid w:val="001C4FC9"/>
    <w:rsid w:val="001C679C"/>
    <w:rsid w:val="001C75BB"/>
    <w:rsid w:val="001C7B7F"/>
    <w:rsid w:val="001D02BA"/>
    <w:rsid w:val="001D0C33"/>
    <w:rsid w:val="001D122D"/>
    <w:rsid w:val="001D13AD"/>
    <w:rsid w:val="001D372C"/>
    <w:rsid w:val="001D47B4"/>
    <w:rsid w:val="001D5D4F"/>
    <w:rsid w:val="001D6960"/>
    <w:rsid w:val="001D728E"/>
    <w:rsid w:val="001D7D76"/>
    <w:rsid w:val="001E001B"/>
    <w:rsid w:val="001E008D"/>
    <w:rsid w:val="001E0231"/>
    <w:rsid w:val="001E0CBE"/>
    <w:rsid w:val="001E1308"/>
    <w:rsid w:val="001E1338"/>
    <w:rsid w:val="001E2779"/>
    <w:rsid w:val="001E2A5F"/>
    <w:rsid w:val="001E4A8E"/>
    <w:rsid w:val="001E5262"/>
    <w:rsid w:val="001F0B77"/>
    <w:rsid w:val="001F14CC"/>
    <w:rsid w:val="001F1F6A"/>
    <w:rsid w:val="001F225A"/>
    <w:rsid w:val="001F2950"/>
    <w:rsid w:val="001F295E"/>
    <w:rsid w:val="001F2E8C"/>
    <w:rsid w:val="001F40E3"/>
    <w:rsid w:val="001F4DE7"/>
    <w:rsid w:val="001F534D"/>
    <w:rsid w:val="001F5789"/>
    <w:rsid w:val="001F63D0"/>
    <w:rsid w:val="001F6C41"/>
    <w:rsid w:val="001F6E9A"/>
    <w:rsid w:val="001F7060"/>
    <w:rsid w:val="001F75FB"/>
    <w:rsid w:val="001F7D9E"/>
    <w:rsid w:val="00201035"/>
    <w:rsid w:val="0020303B"/>
    <w:rsid w:val="0020333E"/>
    <w:rsid w:val="0020416B"/>
    <w:rsid w:val="00204C9A"/>
    <w:rsid w:val="00204E54"/>
    <w:rsid w:val="002055F5"/>
    <w:rsid w:val="00205C5C"/>
    <w:rsid w:val="002070F3"/>
    <w:rsid w:val="0021048D"/>
    <w:rsid w:val="00210B0D"/>
    <w:rsid w:val="00212F0E"/>
    <w:rsid w:val="0021374F"/>
    <w:rsid w:val="002142FA"/>
    <w:rsid w:val="0021439F"/>
    <w:rsid w:val="0021558B"/>
    <w:rsid w:val="002155D2"/>
    <w:rsid w:val="00215925"/>
    <w:rsid w:val="002167D8"/>
    <w:rsid w:val="00216C36"/>
    <w:rsid w:val="00220438"/>
    <w:rsid w:val="002211C9"/>
    <w:rsid w:val="002212EF"/>
    <w:rsid w:val="00221A30"/>
    <w:rsid w:val="00221E25"/>
    <w:rsid w:val="00221F9E"/>
    <w:rsid w:val="00221FB4"/>
    <w:rsid w:val="00222E89"/>
    <w:rsid w:val="0022349C"/>
    <w:rsid w:val="00225B13"/>
    <w:rsid w:val="00226922"/>
    <w:rsid w:val="0022765B"/>
    <w:rsid w:val="00227F02"/>
    <w:rsid w:val="00231C92"/>
    <w:rsid w:val="00232F5F"/>
    <w:rsid w:val="00234030"/>
    <w:rsid w:val="00234966"/>
    <w:rsid w:val="00234F28"/>
    <w:rsid w:val="0023736C"/>
    <w:rsid w:val="00237FA9"/>
    <w:rsid w:val="002406DF"/>
    <w:rsid w:val="00241099"/>
    <w:rsid w:val="002421DF"/>
    <w:rsid w:val="00242E75"/>
    <w:rsid w:val="00243050"/>
    <w:rsid w:val="00243A90"/>
    <w:rsid w:val="00243AB6"/>
    <w:rsid w:val="00244EFD"/>
    <w:rsid w:val="00245B3C"/>
    <w:rsid w:val="00245BB8"/>
    <w:rsid w:val="0025016F"/>
    <w:rsid w:val="0025077A"/>
    <w:rsid w:val="00251282"/>
    <w:rsid w:val="00251DDC"/>
    <w:rsid w:val="00252539"/>
    <w:rsid w:val="002532B6"/>
    <w:rsid w:val="002548C9"/>
    <w:rsid w:val="00254BDC"/>
    <w:rsid w:val="00255228"/>
    <w:rsid w:val="002558E4"/>
    <w:rsid w:val="00256191"/>
    <w:rsid w:val="0025662E"/>
    <w:rsid w:val="00260F26"/>
    <w:rsid w:val="00263113"/>
    <w:rsid w:val="002645AD"/>
    <w:rsid w:val="0026482C"/>
    <w:rsid w:val="00265B7D"/>
    <w:rsid w:val="00265F46"/>
    <w:rsid w:val="002664C5"/>
    <w:rsid w:val="00266618"/>
    <w:rsid w:val="00266CA7"/>
    <w:rsid w:val="00266E5B"/>
    <w:rsid w:val="00270E6A"/>
    <w:rsid w:val="00271A3C"/>
    <w:rsid w:val="00271D8B"/>
    <w:rsid w:val="00273076"/>
    <w:rsid w:val="00273407"/>
    <w:rsid w:val="002778F1"/>
    <w:rsid w:val="00280174"/>
    <w:rsid w:val="00280F8D"/>
    <w:rsid w:val="00280FA1"/>
    <w:rsid w:val="002812BB"/>
    <w:rsid w:val="0028184F"/>
    <w:rsid w:val="0028190E"/>
    <w:rsid w:val="00281988"/>
    <w:rsid w:val="00281E1E"/>
    <w:rsid w:val="0028259D"/>
    <w:rsid w:val="0028301A"/>
    <w:rsid w:val="00283313"/>
    <w:rsid w:val="002833D4"/>
    <w:rsid w:val="00284467"/>
    <w:rsid w:val="00284CD6"/>
    <w:rsid w:val="00285212"/>
    <w:rsid w:val="0028529E"/>
    <w:rsid w:val="00285D89"/>
    <w:rsid w:val="00286F90"/>
    <w:rsid w:val="00287397"/>
    <w:rsid w:val="00287879"/>
    <w:rsid w:val="00290B2B"/>
    <w:rsid w:val="002912A4"/>
    <w:rsid w:val="002917DC"/>
    <w:rsid w:val="00293656"/>
    <w:rsid w:val="00293802"/>
    <w:rsid w:val="00293FDE"/>
    <w:rsid w:val="002942C3"/>
    <w:rsid w:val="00294B09"/>
    <w:rsid w:val="002958D3"/>
    <w:rsid w:val="002958EE"/>
    <w:rsid w:val="002969D3"/>
    <w:rsid w:val="00296A31"/>
    <w:rsid w:val="002A0A51"/>
    <w:rsid w:val="002A14CE"/>
    <w:rsid w:val="002A2656"/>
    <w:rsid w:val="002A28B7"/>
    <w:rsid w:val="002A292D"/>
    <w:rsid w:val="002A2B75"/>
    <w:rsid w:val="002A660D"/>
    <w:rsid w:val="002B4D66"/>
    <w:rsid w:val="002B7203"/>
    <w:rsid w:val="002C0CD7"/>
    <w:rsid w:val="002C0FCA"/>
    <w:rsid w:val="002C114C"/>
    <w:rsid w:val="002C173E"/>
    <w:rsid w:val="002C26B5"/>
    <w:rsid w:val="002C470D"/>
    <w:rsid w:val="002C4964"/>
    <w:rsid w:val="002C5B6C"/>
    <w:rsid w:val="002C5F6F"/>
    <w:rsid w:val="002C6926"/>
    <w:rsid w:val="002C78DD"/>
    <w:rsid w:val="002D1B67"/>
    <w:rsid w:val="002D3F84"/>
    <w:rsid w:val="002D4D5D"/>
    <w:rsid w:val="002D4EB8"/>
    <w:rsid w:val="002D646F"/>
    <w:rsid w:val="002D68DF"/>
    <w:rsid w:val="002D68E4"/>
    <w:rsid w:val="002D6906"/>
    <w:rsid w:val="002D755A"/>
    <w:rsid w:val="002D7C11"/>
    <w:rsid w:val="002E0376"/>
    <w:rsid w:val="002E2612"/>
    <w:rsid w:val="002E370C"/>
    <w:rsid w:val="002E3D79"/>
    <w:rsid w:val="002E518B"/>
    <w:rsid w:val="002E5673"/>
    <w:rsid w:val="002E6AC7"/>
    <w:rsid w:val="002E75FD"/>
    <w:rsid w:val="002F10D9"/>
    <w:rsid w:val="002F3B9A"/>
    <w:rsid w:val="002F4817"/>
    <w:rsid w:val="002F4F16"/>
    <w:rsid w:val="002F6567"/>
    <w:rsid w:val="00300496"/>
    <w:rsid w:val="00300A36"/>
    <w:rsid w:val="00300E81"/>
    <w:rsid w:val="00300F3F"/>
    <w:rsid w:val="0030266F"/>
    <w:rsid w:val="00302D08"/>
    <w:rsid w:val="003031CE"/>
    <w:rsid w:val="00304BBB"/>
    <w:rsid w:val="003051E8"/>
    <w:rsid w:val="003056C3"/>
    <w:rsid w:val="00306CF9"/>
    <w:rsid w:val="00307F1E"/>
    <w:rsid w:val="00310BD8"/>
    <w:rsid w:val="00312DC9"/>
    <w:rsid w:val="00312E35"/>
    <w:rsid w:val="003130C6"/>
    <w:rsid w:val="003130CA"/>
    <w:rsid w:val="00314A15"/>
    <w:rsid w:val="00316505"/>
    <w:rsid w:val="003176FE"/>
    <w:rsid w:val="00317914"/>
    <w:rsid w:val="00317B89"/>
    <w:rsid w:val="00323A19"/>
    <w:rsid w:val="00323E83"/>
    <w:rsid w:val="00326764"/>
    <w:rsid w:val="0032707A"/>
    <w:rsid w:val="00327E6F"/>
    <w:rsid w:val="003320A2"/>
    <w:rsid w:val="00333A61"/>
    <w:rsid w:val="00334665"/>
    <w:rsid w:val="00334A20"/>
    <w:rsid w:val="00334F26"/>
    <w:rsid w:val="00336903"/>
    <w:rsid w:val="0033761C"/>
    <w:rsid w:val="00340692"/>
    <w:rsid w:val="00340EB5"/>
    <w:rsid w:val="003414FB"/>
    <w:rsid w:val="00343097"/>
    <w:rsid w:val="0034423F"/>
    <w:rsid w:val="00344346"/>
    <w:rsid w:val="003457FE"/>
    <w:rsid w:val="00345B33"/>
    <w:rsid w:val="00345D28"/>
    <w:rsid w:val="00346A14"/>
    <w:rsid w:val="00346C7F"/>
    <w:rsid w:val="00350118"/>
    <w:rsid w:val="00350EC6"/>
    <w:rsid w:val="00350EE8"/>
    <w:rsid w:val="00351D27"/>
    <w:rsid w:val="003527D2"/>
    <w:rsid w:val="00352C69"/>
    <w:rsid w:val="00353FD4"/>
    <w:rsid w:val="0035483E"/>
    <w:rsid w:val="003562D0"/>
    <w:rsid w:val="00357E18"/>
    <w:rsid w:val="00361396"/>
    <w:rsid w:val="0036422B"/>
    <w:rsid w:val="00364249"/>
    <w:rsid w:val="00364DCE"/>
    <w:rsid w:val="00365340"/>
    <w:rsid w:val="00365742"/>
    <w:rsid w:val="00365CB2"/>
    <w:rsid w:val="00366B48"/>
    <w:rsid w:val="0036739C"/>
    <w:rsid w:val="00367D56"/>
    <w:rsid w:val="00370FE5"/>
    <w:rsid w:val="00371017"/>
    <w:rsid w:val="00372542"/>
    <w:rsid w:val="0037261B"/>
    <w:rsid w:val="003740CF"/>
    <w:rsid w:val="00374F4B"/>
    <w:rsid w:val="003760E1"/>
    <w:rsid w:val="003771BD"/>
    <w:rsid w:val="00377E94"/>
    <w:rsid w:val="00382105"/>
    <w:rsid w:val="00382F19"/>
    <w:rsid w:val="00383E72"/>
    <w:rsid w:val="00384212"/>
    <w:rsid w:val="003845B4"/>
    <w:rsid w:val="00385A3B"/>
    <w:rsid w:val="00385CE2"/>
    <w:rsid w:val="0038631B"/>
    <w:rsid w:val="00386E01"/>
    <w:rsid w:val="003903ED"/>
    <w:rsid w:val="00391A78"/>
    <w:rsid w:val="0039273C"/>
    <w:rsid w:val="003936BE"/>
    <w:rsid w:val="00394407"/>
    <w:rsid w:val="003948F6"/>
    <w:rsid w:val="00395F71"/>
    <w:rsid w:val="003968A7"/>
    <w:rsid w:val="00397588"/>
    <w:rsid w:val="003A0CB8"/>
    <w:rsid w:val="003A1903"/>
    <w:rsid w:val="003A3282"/>
    <w:rsid w:val="003A5C7A"/>
    <w:rsid w:val="003A6BE6"/>
    <w:rsid w:val="003A7A5A"/>
    <w:rsid w:val="003B09E6"/>
    <w:rsid w:val="003B16E7"/>
    <w:rsid w:val="003B1FD6"/>
    <w:rsid w:val="003B235B"/>
    <w:rsid w:val="003B483F"/>
    <w:rsid w:val="003B4A19"/>
    <w:rsid w:val="003B5544"/>
    <w:rsid w:val="003B5FC5"/>
    <w:rsid w:val="003B659F"/>
    <w:rsid w:val="003B76AB"/>
    <w:rsid w:val="003C169F"/>
    <w:rsid w:val="003C2386"/>
    <w:rsid w:val="003C3355"/>
    <w:rsid w:val="003C335F"/>
    <w:rsid w:val="003C6D8F"/>
    <w:rsid w:val="003C7051"/>
    <w:rsid w:val="003D1F58"/>
    <w:rsid w:val="003D3767"/>
    <w:rsid w:val="003D6756"/>
    <w:rsid w:val="003D79C7"/>
    <w:rsid w:val="003D79EE"/>
    <w:rsid w:val="003E18AD"/>
    <w:rsid w:val="003E2001"/>
    <w:rsid w:val="003E257C"/>
    <w:rsid w:val="003E2E4C"/>
    <w:rsid w:val="003E3EE6"/>
    <w:rsid w:val="003E3F2D"/>
    <w:rsid w:val="003E4BFB"/>
    <w:rsid w:val="003E4CF6"/>
    <w:rsid w:val="003E5132"/>
    <w:rsid w:val="003E5992"/>
    <w:rsid w:val="003E66C2"/>
    <w:rsid w:val="003E7BFF"/>
    <w:rsid w:val="003F0868"/>
    <w:rsid w:val="003F1D5A"/>
    <w:rsid w:val="003F1E77"/>
    <w:rsid w:val="003F336C"/>
    <w:rsid w:val="003F3586"/>
    <w:rsid w:val="003F3B8B"/>
    <w:rsid w:val="003F5F96"/>
    <w:rsid w:val="00400906"/>
    <w:rsid w:val="0040225B"/>
    <w:rsid w:val="004035DF"/>
    <w:rsid w:val="00404F44"/>
    <w:rsid w:val="004128AD"/>
    <w:rsid w:val="004140CE"/>
    <w:rsid w:val="0041449F"/>
    <w:rsid w:val="004144EA"/>
    <w:rsid w:val="004145C4"/>
    <w:rsid w:val="0041631F"/>
    <w:rsid w:val="00416634"/>
    <w:rsid w:val="00416BDD"/>
    <w:rsid w:val="004178E0"/>
    <w:rsid w:val="0042313B"/>
    <w:rsid w:val="004236BF"/>
    <w:rsid w:val="00423EE5"/>
    <w:rsid w:val="00431333"/>
    <w:rsid w:val="00435A8F"/>
    <w:rsid w:val="0043741F"/>
    <w:rsid w:val="00437F76"/>
    <w:rsid w:val="00440B2B"/>
    <w:rsid w:val="00442E38"/>
    <w:rsid w:val="0044546A"/>
    <w:rsid w:val="00445D0E"/>
    <w:rsid w:val="00446B38"/>
    <w:rsid w:val="00446F8C"/>
    <w:rsid w:val="00447AE9"/>
    <w:rsid w:val="004503B0"/>
    <w:rsid w:val="00450CC2"/>
    <w:rsid w:val="00450E1A"/>
    <w:rsid w:val="0045239F"/>
    <w:rsid w:val="0045281F"/>
    <w:rsid w:val="004528E9"/>
    <w:rsid w:val="00453795"/>
    <w:rsid w:val="00454241"/>
    <w:rsid w:val="00455C8D"/>
    <w:rsid w:val="00457A03"/>
    <w:rsid w:val="004618F9"/>
    <w:rsid w:val="00461C7B"/>
    <w:rsid w:val="00462465"/>
    <w:rsid w:val="0046262C"/>
    <w:rsid w:val="00463179"/>
    <w:rsid w:val="004639A9"/>
    <w:rsid w:val="00465A84"/>
    <w:rsid w:val="00466DA5"/>
    <w:rsid w:val="00466ED1"/>
    <w:rsid w:val="00467CEC"/>
    <w:rsid w:val="0047163B"/>
    <w:rsid w:val="0047278C"/>
    <w:rsid w:val="0047286C"/>
    <w:rsid w:val="00472A10"/>
    <w:rsid w:val="00472B3A"/>
    <w:rsid w:val="00472B7C"/>
    <w:rsid w:val="00472CE6"/>
    <w:rsid w:val="004731E3"/>
    <w:rsid w:val="00473BCA"/>
    <w:rsid w:val="00474576"/>
    <w:rsid w:val="00474C75"/>
    <w:rsid w:val="0047575E"/>
    <w:rsid w:val="00476554"/>
    <w:rsid w:val="0047680F"/>
    <w:rsid w:val="00477563"/>
    <w:rsid w:val="00477D2E"/>
    <w:rsid w:val="0048001C"/>
    <w:rsid w:val="0048082F"/>
    <w:rsid w:val="00480EB2"/>
    <w:rsid w:val="00481451"/>
    <w:rsid w:val="00481580"/>
    <w:rsid w:val="00482CEB"/>
    <w:rsid w:val="00484C88"/>
    <w:rsid w:val="00486446"/>
    <w:rsid w:val="0048668A"/>
    <w:rsid w:val="004866F2"/>
    <w:rsid w:val="004901EC"/>
    <w:rsid w:val="00490B79"/>
    <w:rsid w:val="00490C85"/>
    <w:rsid w:val="00490CA1"/>
    <w:rsid w:val="00490F62"/>
    <w:rsid w:val="004913AE"/>
    <w:rsid w:val="00491803"/>
    <w:rsid w:val="00491911"/>
    <w:rsid w:val="00492A94"/>
    <w:rsid w:val="0049331E"/>
    <w:rsid w:val="00493364"/>
    <w:rsid w:val="00494878"/>
    <w:rsid w:val="004970EA"/>
    <w:rsid w:val="00497A92"/>
    <w:rsid w:val="004A0253"/>
    <w:rsid w:val="004A3763"/>
    <w:rsid w:val="004A3C62"/>
    <w:rsid w:val="004A4AC7"/>
    <w:rsid w:val="004A62F7"/>
    <w:rsid w:val="004A7289"/>
    <w:rsid w:val="004B0F9B"/>
    <w:rsid w:val="004B16A3"/>
    <w:rsid w:val="004B16BC"/>
    <w:rsid w:val="004B3026"/>
    <w:rsid w:val="004B3BEB"/>
    <w:rsid w:val="004B42AC"/>
    <w:rsid w:val="004B46F1"/>
    <w:rsid w:val="004B4D38"/>
    <w:rsid w:val="004B561D"/>
    <w:rsid w:val="004B61E5"/>
    <w:rsid w:val="004B6F4F"/>
    <w:rsid w:val="004B74CA"/>
    <w:rsid w:val="004B76B8"/>
    <w:rsid w:val="004C20B4"/>
    <w:rsid w:val="004C2A0F"/>
    <w:rsid w:val="004C388D"/>
    <w:rsid w:val="004C3A7E"/>
    <w:rsid w:val="004C44B3"/>
    <w:rsid w:val="004C5A75"/>
    <w:rsid w:val="004C5D62"/>
    <w:rsid w:val="004C5F09"/>
    <w:rsid w:val="004C5F3F"/>
    <w:rsid w:val="004C6385"/>
    <w:rsid w:val="004D0A69"/>
    <w:rsid w:val="004D1227"/>
    <w:rsid w:val="004D1E74"/>
    <w:rsid w:val="004D4759"/>
    <w:rsid w:val="004D4F84"/>
    <w:rsid w:val="004D5CE9"/>
    <w:rsid w:val="004D7CB6"/>
    <w:rsid w:val="004E0672"/>
    <w:rsid w:val="004E1CF4"/>
    <w:rsid w:val="004E1ED0"/>
    <w:rsid w:val="004E2227"/>
    <w:rsid w:val="004E2BBC"/>
    <w:rsid w:val="004E4752"/>
    <w:rsid w:val="004E50E8"/>
    <w:rsid w:val="004E60BF"/>
    <w:rsid w:val="004E6238"/>
    <w:rsid w:val="004F0342"/>
    <w:rsid w:val="004F1BDA"/>
    <w:rsid w:val="004F2D02"/>
    <w:rsid w:val="004F32D5"/>
    <w:rsid w:val="004F3B0D"/>
    <w:rsid w:val="004F58AF"/>
    <w:rsid w:val="004F5C6F"/>
    <w:rsid w:val="004F6390"/>
    <w:rsid w:val="004F65D2"/>
    <w:rsid w:val="004F6A02"/>
    <w:rsid w:val="004F72E8"/>
    <w:rsid w:val="004F7F2D"/>
    <w:rsid w:val="004F7F92"/>
    <w:rsid w:val="00502206"/>
    <w:rsid w:val="005055B6"/>
    <w:rsid w:val="0050666F"/>
    <w:rsid w:val="005121D3"/>
    <w:rsid w:val="00512846"/>
    <w:rsid w:val="00513B69"/>
    <w:rsid w:val="00513BC6"/>
    <w:rsid w:val="0051421D"/>
    <w:rsid w:val="005143C1"/>
    <w:rsid w:val="005145A7"/>
    <w:rsid w:val="00515C00"/>
    <w:rsid w:val="00516DDB"/>
    <w:rsid w:val="00517081"/>
    <w:rsid w:val="00517441"/>
    <w:rsid w:val="005179F3"/>
    <w:rsid w:val="00520635"/>
    <w:rsid w:val="00520B23"/>
    <w:rsid w:val="00523056"/>
    <w:rsid w:val="00525C15"/>
    <w:rsid w:val="00525E65"/>
    <w:rsid w:val="00526B03"/>
    <w:rsid w:val="00530E54"/>
    <w:rsid w:val="0053115F"/>
    <w:rsid w:val="0053171F"/>
    <w:rsid w:val="00533C81"/>
    <w:rsid w:val="0053426E"/>
    <w:rsid w:val="005346CE"/>
    <w:rsid w:val="00534FAF"/>
    <w:rsid w:val="005369DB"/>
    <w:rsid w:val="0054131A"/>
    <w:rsid w:val="00541DCC"/>
    <w:rsid w:val="0054330F"/>
    <w:rsid w:val="00545B56"/>
    <w:rsid w:val="0054647A"/>
    <w:rsid w:val="00546E3D"/>
    <w:rsid w:val="0054762E"/>
    <w:rsid w:val="005504B9"/>
    <w:rsid w:val="005548DD"/>
    <w:rsid w:val="005552FE"/>
    <w:rsid w:val="005559D8"/>
    <w:rsid w:val="0055648A"/>
    <w:rsid w:val="005613C7"/>
    <w:rsid w:val="00561701"/>
    <w:rsid w:val="00563377"/>
    <w:rsid w:val="005634BB"/>
    <w:rsid w:val="00565FD8"/>
    <w:rsid w:val="00571C40"/>
    <w:rsid w:val="005721FF"/>
    <w:rsid w:val="00572465"/>
    <w:rsid w:val="0057252B"/>
    <w:rsid w:val="00572BE4"/>
    <w:rsid w:val="005731C3"/>
    <w:rsid w:val="00574C1C"/>
    <w:rsid w:val="00577B9C"/>
    <w:rsid w:val="00581317"/>
    <w:rsid w:val="00581B66"/>
    <w:rsid w:val="00582756"/>
    <w:rsid w:val="005834BC"/>
    <w:rsid w:val="00583F24"/>
    <w:rsid w:val="0058567D"/>
    <w:rsid w:val="00585792"/>
    <w:rsid w:val="005858BB"/>
    <w:rsid w:val="00586168"/>
    <w:rsid w:val="0058624A"/>
    <w:rsid w:val="005864E8"/>
    <w:rsid w:val="005871D6"/>
    <w:rsid w:val="00590433"/>
    <w:rsid w:val="00590C53"/>
    <w:rsid w:val="00591377"/>
    <w:rsid w:val="00591C90"/>
    <w:rsid w:val="005925E2"/>
    <w:rsid w:val="00592810"/>
    <w:rsid w:val="00594B85"/>
    <w:rsid w:val="00595ABA"/>
    <w:rsid w:val="005962F5"/>
    <w:rsid w:val="00597C28"/>
    <w:rsid w:val="005A119F"/>
    <w:rsid w:val="005A11F3"/>
    <w:rsid w:val="005A180F"/>
    <w:rsid w:val="005A2080"/>
    <w:rsid w:val="005A2199"/>
    <w:rsid w:val="005A2516"/>
    <w:rsid w:val="005A28B5"/>
    <w:rsid w:val="005A5CC0"/>
    <w:rsid w:val="005B5580"/>
    <w:rsid w:val="005B56DE"/>
    <w:rsid w:val="005B5DA0"/>
    <w:rsid w:val="005B6645"/>
    <w:rsid w:val="005B6C35"/>
    <w:rsid w:val="005B6FE7"/>
    <w:rsid w:val="005C0E39"/>
    <w:rsid w:val="005C1210"/>
    <w:rsid w:val="005C13AD"/>
    <w:rsid w:val="005C39EE"/>
    <w:rsid w:val="005C3E1D"/>
    <w:rsid w:val="005C44FC"/>
    <w:rsid w:val="005C552D"/>
    <w:rsid w:val="005C5E83"/>
    <w:rsid w:val="005C68B2"/>
    <w:rsid w:val="005D1CBD"/>
    <w:rsid w:val="005D29F3"/>
    <w:rsid w:val="005D2D0E"/>
    <w:rsid w:val="005D4146"/>
    <w:rsid w:val="005D438A"/>
    <w:rsid w:val="005D56BC"/>
    <w:rsid w:val="005D5D70"/>
    <w:rsid w:val="005D64BF"/>
    <w:rsid w:val="005D6A33"/>
    <w:rsid w:val="005E0471"/>
    <w:rsid w:val="005E19B4"/>
    <w:rsid w:val="005E4179"/>
    <w:rsid w:val="005E455B"/>
    <w:rsid w:val="005E5E90"/>
    <w:rsid w:val="005E5F7D"/>
    <w:rsid w:val="005E6F62"/>
    <w:rsid w:val="005E74FD"/>
    <w:rsid w:val="005E7F23"/>
    <w:rsid w:val="005F058B"/>
    <w:rsid w:val="005F119A"/>
    <w:rsid w:val="005F2C76"/>
    <w:rsid w:val="005F51F1"/>
    <w:rsid w:val="005F5A73"/>
    <w:rsid w:val="005F5AAE"/>
    <w:rsid w:val="006002EE"/>
    <w:rsid w:val="00600884"/>
    <w:rsid w:val="00600FD1"/>
    <w:rsid w:val="00602618"/>
    <w:rsid w:val="00603B7F"/>
    <w:rsid w:val="006065C1"/>
    <w:rsid w:val="0060693B"/>
    <w:rsid w:val="0060693D"/>
    <w:rsid w:val="0061060B"/>
    <w:rsid w:val="00611446"/>
    <w:rsid w:val="006115C9"/>
    <w:rsid w:val="00612C74"/>
    <w:rsid w:val="00613AC6"/>
    <w:rsid w:val="00613C9A"/>
    <w:rsid w:val="00613E4F"/>
    <w:rsid w:val="0061473F"/>
    <w:rsid w:val="00614A97"/>
    <w:rsid w:val="00614ACC"/>
    <w:rsid w:val="00615C0C"/>
    <w:rsid w:val="00615EB1"/>
    <w:rsid w:val="0061607D"/>
    <w:rsid w:val="0061694B"/>
    <w:rsid w:val="006177E7"/>
    <w:rsid w:val="006215FC"/>
    <w:rsid w:val="006240EE"/>
    <w:rsid w:val="00624865"/>
    <w:rsid w:val="006316BB"/>
    <w:rsid w:val="0063192F"/>
    <w:rsid w:val="00631F33"/>
    <w:rsid w:val="00632E79"/>
    <w:rsid w:val="00635D28"/>
    <w:rsid w:val="00636516"/>
    <w:rsid w:val="00636DB6"/>
    <w:rsid w:val="00641410"/>
    <w:rsid w:val="006416E2"/>
    <w:rsid w:val="00641851"/>
    <w:rsid w:val="006435D7"/>
    <w:rsid w:val="00643E65"/>
    <w:rsid w:val="00644F4E"/>
    <w:rsid w:val="00645C67"/>
    <w:rsid w:val="006465DE"/>
    <w:rsid w:val="00647978"/>
    <w:rsid w:val="00650259"/>
    <w:rsid w:val="00653D40"/>
    <w:rsid w:val="00654364"/>
    <w:rsid w:val="006557AD"/>
    <w:rsid w:val="006568AE"/>
    <w:rsid w:val="00657B6B"/>
    <w:rsid w:val="00660898"/>
    <w:rsid w:val="00661421"/>
    <w:rsid w:val="00663859"/>
    <w:rsid w:val="00663B69"/>
    <w:rsid w:val="006649EF"/>
    <w:rsid w:val="006657FD"/>
    <w:rsid w:val="00665854"/>
    <w:rsid w:val="00666537"/>
    <w:rsid w:val="006711B6"/>
    <w:rsid w:val="006718FD"/>
    <w:rsid w:val="00673C10"/>
    <w:rsid w:val="00673E9A"/>
    <w:rsid w:val="006749D1"/>
    <w:rsid w:val="006757DC"/>
    <w:rsid w:val="006801FA"/>
    <w:rsid w:val="00680406"/>
    <w:rsid w:val="00680800"/>
    <w:rsid w:val="006819F8"/>
    <w:rsid w:val="00683A42"/>
    <w:rsid w:val="00684271"/>
    <w:rsid w:val="00685956"/>
    <w:rsid w:val="00685B88"/>
    <w:rsid w:val="0068620C"/>
    <w:rsid w:val="0068625C"/>
    <w:rsid w:val="00686738"/>
    <w:rsid w:val="006867D3"/>
    <w:rsid w:val="00686B96"/>
    <w:rsid w:val="00687562"/>
    <w:rsid w:val="00687862"/>
    <w:rsid w:val="006879A4"/>
    <w:rsid w:val="006919F5"/>
    <w:rsid w:val="006924C9"/>
    <w:rsid w:val="00694146"/>
    <w:rsid w:val="00694C0C"/>
    <w:rsid w:val="00695E12"/>
    <w:rsid w:val="00695ED5"/>
    <w:rsid w:val="0069709F"/>
    <w:rsid w:val="00697870"/>
    <w:rsid w:val="006A1240"/>
    <w:rsid w:val="006A2BF9"/>
    <w:rsid w:val="006A2C17"/>
    <w:rsid w:val="006A2D4B"/>
    <w:rsid w:val="006A5272"/>
    <w:rsid w:val="006A58E6"/>
    <w:rsid w:val="006B12D3"/>
    <w:rsid w:val="006B1AB7"/>
    <w:rsid w:val="006B1E2E"/>
    <w:rsid w:val="006B3BEB"/>
    <w:rsid w:val="006B454D"/>
    <w:rsid w:val="006B4E80"/>
    <w:rsid w:val="006B554B"/>
    <w:rsid w:val="006B5BFB"/>
    <w:rsid w:val="006B606F"/>
    <w:rsid w:val="006B62D1"/>
    <w:rsid w:val="006B7420"/>
    <w:rsid w:val="006C01A3"/>
    <w:rsid w:val="006C0A33"/>
    <w:rsid w:val="006C5021"/>
    <w:rsid w:val="006C504A"/>
    <w:rsid w:val="006C5D1C"/>
    <w:rsid w:val="006C6AEB"/>
    <w:rsid w:val="006C6B94"/>
    <w:rsid w:val="006C71DA"/>
    <w:rsid w:val="006C7C93"/>
    <w:rsid w:val="006D13AF"/>
    <w:rsid w:val="006D13B4"/>
    <w:rsid w:val="006D15F6"/>
    <w:rsid w:val="006D183B"/>
    <w:rsid w:val="006D1D94"/>
    <w:rsid w:val="006D4120"/>
    <w:rsid w:val="006D4A2A"/>
    <w:rsid w:val="006D4C56"/>
    <w:rsid w:val="006D588D"/>
    <w:rsid w:val="006D6573"/>
    <w:rsid w:val="006D68D0"/>
    <w:rsid w:val="006E13CF"/>
    <w:rsid w:val="006E1C45"/>
    <w:rsid w:val="006E212F"/>
    <w:rsid w:val="006E31E8"/>
    <w:rsid w:val="006E35DB"/>
    <w:rsid w:val="006E6B04"/>
    <w:rsid w:val="006E6C47"/>
    <w:rsid w:val="006E6C59"/>
    <w:rsid w:val="006F1573"/>
    <w:rsid w:val="006F16F0"/>
    <w:rsid w:val="006F249E"/>
    <w:rsid w:val="006F2AB6"/>
    <w:rsid w:val="006F317C"/>
    <w:rsid w:val="006F509F"/>
    <w:rsid w:val="006F5163"/>
    <w:rsid w:val="006F6858"/>
    <w:rsid w:val="00704FF3"/>
    <w:rsid w:val="007050B9"/>
    <w:rsid w:val="00705AC5"/>
    <w:rsid w:val="00705D51"/>
    <w:rsid w:val="00706617"/>
    <w:rsid w:val="00706D84"/>
    <w:rsid w:val="00710015"/>
    <w:rsid w:val="00710A4E"/>
    <w:rsid w:val="00710FB2"/>
    <w:rsid w:val="007114F0"/>
    <w:rsid w:val="007135E0"/>
    <w:rsid w:val="00713738"/>
    <w:rsid w:val="00713816"/>
    <w:rsid w:val="00713BA9"/>
    <w:rsid w:val="00713DDF"/>
    <w:rsid w:val="00713F57"/>
    <w:rsid w:val="00714D8F"/>
    <w:rsid w:val="00714F54"/>
    <w:rsid w:val="00715A60"/>
    <w:rsid w:val="00716BEC"/>
    <w:rsid w:val="00717302"/>
    <w:rsid w:val="00717A03"/>
    <w:rsid w:val="007201D4"/>
    <w:rsid w:val="00720953"/>
    <w:rsid w:val="007212EF"/>
    <w:rsid w:val="00721B8B"/>
    <w:rsid w:val="0072325A"/>
    <w:rsid w:val="00724B7C"/>
    <w:rsid w:val="00725F43"/>
    <w:rsid w:val="00726618"/>
    <w:rsid w:val="00726EDC"/>
    <w:rsid w:val="007270E0"/>
    <w:rsid w:val="0073021D"/>
    <w:rsid w:val="00731459"/>
    <w:rsid w:val="007316CC"/>
    <w:rsid w:val="007344E7"/>
    <w:rsid w:val="00734882"/>
    <w:rsid w:val="0073489B"/>
    <w:rsid w:val="0073490A"/>
    <w:rsid w:val="00735727"/>
    <w:rsid w:val="0074054A"/>
    <w:rsid w:val="007434D5"/>
    <w:rsid w:val="007439F8"/>
    <w:rsid w:val="00744309"/>
    <w:rsid w:val="0074518E"/>
    <w:rsid w:val="00746213"/>
    <w:rsid w:val="0074703F"/>
    <w:rsid w:val="00747885"/>
    <w:rsid w:val="00747EEC"/>
    <w:rsid w:val="00750960"/>
    <w:rsid w:val="0075207C"/>
    <w:rsid w:val="0075232E"/>
    <w:rsid w:val="00752580"/>
    <w:rsid w:val="0075293E"/>
    <w:rsid w:val="00752D86"/>
    <w:rsid w:val="007531C3"/>
    <w:rsid w:val="00753317"/>
    <w:rsid w:val="00754186"/>
    <w:rsid w:val="00755319"/>
    <w:rsid w:val="00755746"/>
    <w:rsid w:val="00755976"/>
    <w:rsid w:val="007564CE"/>
    <w:rsid w:val="00757815"/>
    <w:rsid w:val="00757A60"/>
    <w:rsid w:val="00757A72"/>
    <w:rsid w:val="00757E99"/>
    <w:rsid w:val="00760668"/>
    <w:rsid w:val="0076312E"/>
    <w:rsid w:val="00766C8A"/>
    <w:rsid w:val="007670CB"/>
    <w:rsid w:val="00767FEC"/>
    <w:rsid w:val="00770793"/>
    <w:rsid w:val="00775EA1"/>
    <w:rsid w:val="00775F67"/>
    <w:rsid w:val="00777985"/>
    <w:rsid w:val="00780557"/>
    <w:rsid w:val="00783508"/>
    <w:rsid w:val="00783770"/>
    <w:rsid w:val="007863DF"/>
    <w:rsid w:val="0078738E"/>
    <w:rsid w:val="00787561"/>
    <w:rsid w:val="0078771D"/>
    <w:rsid w:val="00790009"/>
    <w:rsid w:val="0079198A"/>
    <w:rsid w:val="00791CFF"/>
    <w:rsid w:val="007937A1"/>
    <w:rsid w:val="007946A9"/>
    <w:rsid w:val="007947FC"/>
    <w:rsid w:val="00797A33"/>
    <w:rsid w:val="00797C00"/>
    <w:rsid w:val="007A0E78"/>
    <w:rsid w:val="007A1489"/>
    <w:rsid w:val="007A1EAD"/>
    <w:rsid w:val="007A2896"/>
    <w:rsid w:val="007A2A8F"/>
    <w:rsid w:val="007A4B9D"/>
    <w:rsid w:val="007A5A9D"/>
    <w:rsid w:val="007A604E"/>
    <w:rsid w:val="007A62AA"/>
    <w:rsid w:val="007A6AC6"/>
    <w:rsid w:val="007A72F4"/>
    <w:rsid w:val="007B19A8"/>
    <w:rsid w:val="007B3035"/>
    <w:rsid w:val="007B30DB"/>
    <w:rsid w:val="007B373F"/>
    <w:rsid w:val="007B616B"/>
    <w:rsid w:val="007C0CB0"/>
    <w:rsid w:val="007C0EA2"/>
    <w:rsid w:val="007C11D6"/>
    <w:rsid w:val="007C2D22"/>
    <w:rsid w:val="007C35E2"/>
    <w:rsid w:val="007C3AF3"/>
    <w:rsid w:val="007C4EBB"/>
    <w:rsid w:val="007C63BB"/>
    <w:rsid w:val="007C7436"/>
    <w:rsid w:val="007C7732"/>
    <w:rsid w:val="007C78C7"/>
    <w:rsid w:val="007C7CCC"/>
    <w:rsid w:val="007D018C"/>
    <w:rsid w:val="007D1DB1"/>
    <w:rsid w:val="007D2C85"/>
    <w:rsid w:val="007D5F69"/>
    <w:rsid w:val="007D74FE"/>
    <w:rsid w:val="007E0210"/>
    <w:rsid w:val="007E2DC9"/>
    <w:rsid w:val="007E2E47"/>
    <w:rsid w:val="007E33E0"/>
    <w:rsid w:val="007E3AF5"/>
    <w:rsid w:val="007E4163"/>
    <w:rsid w:val="007E464E"/>
    <w:rsid w:val="007E4B02"/>
    <w:rsid w:val="007E52C9"/>
    <w:rsid w:val="007E52CB"/>
    <w:rsid w:val="007F04D3"/>
    <w:rsid w:val="007F09EE"/>
    <w:rsid w:val="007F2227"/>
    <w:rsid w:val="007F350C"/>
    <w:rsid w:val="007F381F"/>
    <w:rsid w:val="007F45B0"/>
    <w:rsid w:val="007F4EC8"/>
    <w:rsid w:val="007F5DC9"/>
    <w:rsid w:val="007F730A"/>
    <w:rsid w:val="007F790A"/>
    <w:rsid w:val="0080041C"/>
    <w:rsid w:val="00801136"/>
    <w:rsid w:val="0080129C"/>
    <w:rsid w:val="008051C0"/>
    <w:rsid w:val="00805643"/>
    <w:rsid w:val="00806B25"/>
    <w:rsid w:val="00807C39"/>
    <w:rsid w:val="008109CA"/>
    <w:rsid w:val="00810B18"/>
    <w:rsid w:val="00810F12"/>
    <w:rsid w:val="00811693"/>
    <w:rsid w:val="008125B5"/>
    <w:rsid w:val="00812E2A"/>
    <w:rsid w:val="0081334F"/>
    <w:rsid w:val="00813A52"/>
    <w:rsid w:val="008142CA"/>
    <w:rsid w:val="00816FB5"/>
    <w:rsid w:val="00817536"/>
    <w:rsid w:val="0082043A"/>
    <w:rsid w:val="00821719"/>
    <w:rsid w:val="0082182C"/>
    <w:rsid w:val="00822D7B"/>
    <w:rsid w:val="0082356B"/>
    <w:rsid w:val="00825C58"/>
    <w:rsid w:val="00826326"/>
    <w:rsid w:val="008268FE"/>
    <w:rsid w:val="00830FE7"/>
    <w:rsid w:val="0083340C"/>
    <w:rsid w:val="00834837"/>
    <w:rsid w:val="00834ED8"/>
    <w:rsid w:val="00835283"/>
    <w:rsid w:val="0083540C"/>
    <w:rsid w:val="0083543A"/>
    <w:rsid w:val="00835A20"/>
    <w:rsid w:val="00835EED"/>
    <w:rsid w:val="008361D6"/>
    <w:rsid w:val="00836769"/>
    <w:rsid w:val="0083722C"/>
    <w:rsid w:val="0084154B"/>
    <w:rsid w:val="00842059"/>
    <w:rsid w:val="00843698"/>
    <w:rsid w:val="00844812"/>
    <w:rsid w:val="00845699"/>
    <w:rsid w:val="00845A3E"/>
    <w:rsid w:val="00846AA7"/>
    <w:rsid w:val="008476D8"/>
    <w:rsid w:val="00847AB0"/>
    <w:rsid w:val="00847B2D"/>
    <w:rsid w:val="008504C8"/>
    <w:rsid w:val="00850527"/>
    <w:rsid w:val="00851415"/>
    <w:rsid w:val="008514D5"/>
    <w:rsid w:val="0085340C"/>
    <w:rsid w:val="00854039"/>
    <w:rsid w:val="008554B2"/>
    <w:rsid w:val="00857DFB"/>
    <w:rsid w:val="008600B1"/>
    <w:rsid w:val="008616C8"/>
    <w:rsid w:val="00861786"/>
    <w:rsid w:val="00861F94"/>
    <w:rsid w:val="00863151"/>
    <w:rsid w:val="008642AB"/>
    <w:rsid w:val="00864CBB"/>
    <w:rsid w:val="00865567"/>
    <w:rsid w:val="00865BA7"/>
    <w:rsid w:val="00866459"/>
    <w:rsid w:val="008670BB"/>
    <w:rsid w:val="008672C9"/>
    <w:rsid w:val="00867995"/>
    <w:rsid w:val="00870CED"/>
    <w:rsid w:val="00871A02"/>
    <w:rsid w:val="00872C9C"/>
    <w:rsid w:val="00873ED2"/>
    <w:rsid w:val="00874D1B"/>
    <w:rsid w:val="00876575"/>
    <w:rsid w:val="0087786E"/>
    <w:rsid w:val="00880888"/>
    <w:rsid w:val="008815B4"/>
    <w:rsid w:val="00882743"/>
    <w:rsid w:val="0088339D"/>
    <w:rsid w:val="0088409E"/>
    <w:rsid w:val="008841B0"/>
    <w:rsid w:val="0088498F"/>
    <w:rsid w:val="00884E74"/>
    <w:rsid w:val="00886C7C"/>
    <w:rsid w:val="00887CD8"/>
    <w:rsid w:val="00890C29"/>
    <w:rsid w:val="0089161E"/>
    <w:rsid w:val="00891CB7"/>
    <w:rsid w:val="008944D6"/>
    <w:rsid w:val="0089457B"/>
    <w:rsid w:val="00894F4C"/>
    <w:rsid w:val="00894FFE"/>
    <w:rsid w:val="00896B6F"/>
    <w:rsid w:val="00896E19"/>
    <w:rsid w:val="00897156"/>
    <w:rsid w:val="00897416"/>
    <w:rsid w:val="008975C1"/>
    <w:rsid w:val="00897706"/>
    <w:rsid w:val="008977F2"/>
    <w:rsid w:val="00897E1E"/>
    <w:rsid w:val="008A0220"/>
    <w:rsid w:val="008A085B"/>
    <w:rsid w:val="008A2A06"/>
    <w:rsid w:val="008A32CD"/>
    <w:rsid w:val="008A38F2"/>
    <w:rsid w:val="008A4C05"/>
    <w:rsid w:val="008A4F17"/>
    <w:rsid w:val="008A5412"/>
    <w:rsid w:val="008A6367"/>
    <w:rsid w:val="008A7421"/>
    <w:rsid w:val="008B0166"/>
    <w:rsid w:val="008B042B"/>
    <w:rsid w:val="008B25CB"/>
    <w:rsid w:val="008B2742"/>
    <w:rsid w:val="008B2854"/>
    <w:rsid w:val="008B29A7"/>
    <w:rsid w:val="008B2A04"/>
    <w:rsid w:val="008B2CC1"/>
    <w:rsid w:val="008B3C99"/>
    <w:rsid w:val="008B4593"/>
    <w:rsid w:val="008B5E03"/>
    <w:rsid w:val="008B7492"/>
    <w:rsid w:val="008B7EE8"/>
    <w:rsid w:val="008C002B"/>
    <w:rsid w:val="008C0949"/>
    <w:rsid w:val="008C1374"/>
    <w:rsid w:val="008C17E2"/>
    <w:rsid w:val="008C6422"/>
    <w:rsid w:val="008C6EDC"/>
    <w:rsid w:val="008D0388"/>
    <w:rsid w:val="008D075E"/>
    <w:rsid w:val="008D1839"/>
    <w:rsid w:val="008D3104"/>
    <w:rsid w:val="008D47AF"/>
    <w:rsid w:val="008D68A0"/>
    <w:rsid w:val="008D6F57"/>
    <w:rsid w:val="008D73AE"/>
    <w:rsid w:val="008E090E"/>
    <w:rsid w:val="008E0BC6"/>
    <w:rsid w:val="008E1364"/>
    <w:rsid w:val="008E1C2A"/>
    <w:rsid w:val="008E20C9"/>
    <w:rsid w:val="008E257C"/>
    <w:rsid w:val="008E2D9F"/>
    <w:rsid w:val="008E494E"/>
    <w:rsid w:val="008E4F2F"/>
    <w:rsid w:val="008E5424"/>
    <w:rsid w:val="008E6025"/>
    <w:rsid w:val="008E61FF"/>
    <w:rsid w:val="008E63E4"/>
    <w:rsid w:val="008E6B95"/>
    <w:rsid w:val="008F0C3D"/>
    <w:rsid w:val="008F0CAF"/>
    <w:rsid w:val="008F1006"/>
    <w:rsid w:val="008F1D31"/>
    <w:rsid w:val="008F2CBB"/>
    <w:rsid w:val="008F4F49"/>
    <w:rsid w:val="008F5796"/>
    <w:rsid w:val="008F6984"/>
    <w:rsid w:val="008F6EE7"/>
    <w:rsid w:val="009003F0"/>
    <w:rsid w:val="009009A1"/>
    <w:rsid w:val="009009C1"/>
    <w:rsid w:val="00901718"/>
    <w:rsid w:val="0090187F"/>
    <w:rsid w:val="00901945"/>
    <w:rsid w:val="00901E82"/>
    <w:rsid w:val="00902AD0"/>
    <w:rsid w:val="00904319"/>
    <w:rsid w:val="009048D0"/>
    <w:rsid w:val="00905FBA"/>
    <w:rsid w:val="00906877"/>
    <w:rsid w:val="009073D1"/>
    <w:rsid w:val="0090772B"/>
    <w:rsid w:val="009128F0"/>
    <w:rsid w:val="00913317"/>
    <w:rsid w:val="0091499C"/>
    <w:rsid w:val="00914C31"/>
    <w:rsid w:val="0091722A"/>
    <w:rsid w:val="00917A16"/>
    <w:rsid w:val="00917BF8"/>
    <w:rsid w:val="00920C18"/>
    <w:rsid w:val="00920FC2"/>
    <w:rsid w:val="00922A55"/>
    <w:rsid w:val="00924203"/>
    <w:rsid w:val="0092422F"/>
    <w:rsid w:val="00925BEA"/>
    <w:rsid w:val="0092617A"/>
    <w:rsid w:val="00926CAC"/>
    <w:rsid w:val="00926E55"/>
    <w:rsid w:val="00930E05"/>
    <w:rsid w:val="00931411"/>
    <w:rsid w:val="00932ECE"/>
    <w:rsid w:val="00932F3C"/>
    <w:rsid w:val="0093622F"/>
    <w:rsid w:val="009364EA"/>
    <w:rsid w:val="00936C52"/>
    <w:rsid w:val="009403D9"/>
    <w:rsid w:val="009425EC"/>
    <w:rsid w:val="00943777"/>
    <w:rsid w:val="0094389C"/>
    <w:rsid w:val="0094395E"/>
    <w:rsid w:val="00943F8F"/>
    <w:rsid w:val="009445A6"/>
    <w:rsid w:val="00944AC3"/>
    <w:rsid w:val="009467D9"/>
    <w:rsid w:val="00946E4E"/>
    <w:rsid w:val="00947C5F"/>
    <w:rsid w:val="00950535"/>
    <w:rsid w:val="00950B7B"/>
    <w:rsid w:val="00951C52"/>
    <w:rsid w:val="009523F5"/>
    <w:rsid w:val="009524A7"/>
    <w:rsid w:val="0095318C"/>
    <w:rsid w:val="009532FD"/>
    <w:rsid w:val="00953AE5"/>
    <w:rsid w:val="00953B26"/>
    <w:rsid w:val="00955075"/>
    <w:rsid w:val="00960D21"/>
    <w:rsid w:val="00961FA8"/>
    <w:rsid w:val="0096218B"/>
    <w:rsid w:val="00963C8C"/>
    <w:rsid w:val="00965554"/>
    <w:rsid w:val="00967213"/>
    <w:rsid w:val="009674CD"/>
    <w:rsid w:val="00970EA7"/>
    <w:rsid w:val="00971324"/>
    <w:rsid w:val="0097216A"/>
    <w:rsid w:val="009731DA"/>
    <w:rsid w:val="00973C1A"/>
    <w:rsid w:val="009744A8"/>
    <w:rsid w:val="00974C5D"/>
    <w:rsid w:val="00975014"/>
    <w:rsid w:val="00975D2C"/>
    <w:rsid w:val="00976294"/>
    <w:rsid w:val="00977560"/>
    <w:rsid w:val="00981061"/>
    <w:rsid w:val="00981BF1"/>
    <w:rsid w:val="009821DA"/>
    <w:rsid w:val="009826F8"/>
    <w:rsid w:val="0098288C"/>
    <w:rsid w:val="00982E09"/>
    <w:rsid w:val="0098371F"/>
    <w:rsid w:val="00983C38"/>
    <w:rsid w:val="00983CD0"/>
    <w:rsid w:val="00984E86"/>
    <w:rsid w:val="00987864"/>
    <w:rsid w:val="00993B11"/>
    <w:rsid w:val="00993C06"/>
    <w:rsid w:val="0099431C"/>
    <w:rsid w:val="0099685D"/>
    <w:rsid w:val="009A0F01"/>
    <w:rsid w:val="009A18BE"/>
    <w:rsid w:val="009A1B76"/>
    <w:rsid w:val="009A1E0B"/>
    <w:rsid w:val="009A235C"/>
    <w:rsid w:val="009A23C7"/>
    <w:rsid w:val="009A2C11"/>
    <w:rsid w:val="009A3B8D"/>
    <w:rsid w:val="009A3EF6"/>
    <w:rsid w:val="009A4010"/>
    <w:rsid w:val="009A663B"/>
    <w:rsid w:val="009A7066"/>
    <w:rsid w:val="009A7650"/>
    <w:rsid w:val="009B019B"/>
    <w:rsid w:val="009B041F"/>
    <w:rsid w:val="009B0852"/>
    <w:rsid w:val="009B0B5A"/>
    <w:rsid w:val="009B11F4"/>
    <w:rsid w:val="009B157F"/>
    <w:rsid w:val="009B2AAE"/>
    <w:rsid w:val="009B304F"/>
    <w:rsid w:val="009B3711"/>
    <w:rsid w:val="009B405C"/>
    <w:rsid w:val="009B45B6"/>
    <w:rsid w:val="009B4779"/>
    <w:rsid w:val="009B4A7A"/>
    <w:rsid w:val="009B4FF8"/>
    <w:rsid w:val="009B5432"/>
    <w:rsid w:val="009B6A3B"/>
    <w:rsid w:val="009C03A6"/>
    <w:rsid w:val="009C1C67"/>
    <w:rsid w:val="009C304A"/>
    <w:rsid w:val="009C34E7"/>
    <w:rsid w:val="009C4E5F"/>
    <w:rsid w:val="009C55A6"/>
    <w:rsid w:val="009D01CA"/>
    <w:rsid w:val="009D035B"/>
    <w:rsid w:val="009D08A1"/>
    <w:rsid w:val="009D1D1F"/>
    <w:rsid w:val="009D2BF1"/>
    <w:rsid w:val="009D3170"/>
    <w:rsid w:val="009D4CA8"/>
    <w:rsid w:val="009D4E1A"/>
    <w:rsid w:val="009E012A"/>
    <w:rsid w:val="009E02D9"/>
    <w:rsid w:val="009E0C1E"/>
    <w:rsid w:val="009E134E"/>
    <w:rsid w:val="009E1515"/>
    <w:rsid w:val="009E1E3C"/>
    <w:rsid w:val="009E21B9"/>
    <w:rsid w:val="009E331C"/>
    <w:rsid w:val="009E3AA2"/>
    <w:rsid w:val="009E3CC5"/>
    <w:rsid w:val="009E4311"/>
    <w:rsid w:val="009E5ABA"/>
    <w:rsid w:val="009E5B86"/>
    <w:rsid w:val="009E74D5"/>
    <w:rsid w:val="009E79E9"/>
    <w:rsid w:val="009F0E7D"/>
    <w:rsid w:val="009F236E"/>
    <w:rsid w:val="009F250A"/>
    <w:rsid w:val="009F4463"/>
    <w:rsid w:val="009F5356"/>
    <w:rsid w:val="009F53F3"/>
    <w:rsid w:val="009F5691"/>
    <w:rsid w:val="009F7B20"/>
    <w:rsid w:val="00A0081B"/>
    <w:rsid w:val="00A00907"/>
    <w:rsid w:val="00A04209"/>
    <w:rsid w:val="00A04651"/>
    <w:rsid w:val="00A06094"/>
    <w:rsid w:val="00A066AE"/>
    <w:rsid w:val="00A066F3"/>
    <w:rsid w:val="00A069A1"/>
    <w:rsid w:val="00A06AB0"/>
    <w:rsid w:val="00A06B10"/>
    <w:rsid w:val="00A07219"/>
    <w:rsid w:val="00A07B91"/>
    <w:rsid w:val="00A105E2"/>
    <w:rsid w:val="00A11405"/>
    <w:rsid w:val="00A11548"/>
    <w:rsid w:val="00A12FC6"/>
    <w:rsid w:val="00A13EAC"/>
    <w:rsid w:val="00A140E9"/>
    <w:rsid w:val="00A147DD"/>
    <w:rsid w:val="00A155D0"/>
    <w:rsid w:val="00A15606"/>
    <w:rsid w:val="00A15670"/>
    <w:rsid w:val="00A21043"/>
    <w:rsid w:val="00A212DB"/>
    <w:rsid w:val="00A216E0"/>
    <w:rsid w:val="00A217DB"/>
    <w:rsid w:val="00A22918"/>
    <w:rsid w:val="00A255EC"/>
    <w:rsid w:val="00A25D14"/>
    <w:rsid w:val="00A26393"/>
    <w:rsid w:val="00A26E76"/>
    <w:rsid w:val="00A32DFE"/>
    <w:rsid w:val="00A331BC"/>
    <w:rsid w:val="00A340A1"/>
    <w:rsid w:val="00A34DC8"/>
    <w:rsid w:val="00A3512E"/>
    <w:rsid w:val="00A36F71"/>
    <w:rsid w:val="00A378D6"/>
    <w:rsid w:val="00A41025"/>
    <w:rsid w:val="00A425E1"/>
    <w:rsid w:val="00A42BA7"/>
    <w:rsid w:val="00A43E91"/>
    <w:rsid w:val="00A441B5"/>
    <w:rsid w:val="00A44A9A"/>
    <w:rsid w:val="00A45725"/>
    <w:rsid w:val="00A46891"/>
    <w:rsid w:val="00A50372"/>
    <w:rsid w:val="00A506AD"/>
    <w:rsid w:val="00A5117B"/>
    <w:rsid w:val="00A511E5"/>
    <w:rsid w:val="00A55E7E"/>
    <w:rsid w:val="00A5664C"/>
    <w:rsid w:val="00A568AF"/>
    <w:rsid w:val="00A57A15"/>
    <w:rsid w:val="00A60674"/>
    <w:rsid w:val="00A63698"/>
    <w:rsid w:val="00A659E5"/>
    <w:rsid w:val="00A72B6D"/>
    <w:rsid w:val="00A76C8E"/>
    <w:rsid w:val="00A803D2"/>
    <w:rsid w:val="00A81D27"/>
    <w:rsid w:val="00A81E53"/>
    <w:rsid w:val="00A83239"/>
    <w:rsid w:val="00A83434"/>
    <w:rsid w:val="00A83E88"/>
    <w:rsid w:val="00A84840"/>
    <w:rsid w:val="00A84A00"/>
    <w:rsid w:val="00A85DA8"/>
    <w:rsid w:val="00A8650F"/>
    <w:rsid w:val="00A86D6E"/>
    <w:rsid w:val="00A87351"/>
    <w:rsid w:val="00A9129A"/>
    <w:rsid w:val="00A9155B"/>
    <w:rsid w:val="00A91877"/>
    <w:rsid w:val="00A92377"/>
    <w:rsid w:val="00A935A0"/>
    <w:rsid w:val="00A94106"/>
    <w:rsid w:val="00A94469"/>
    <w:rsid w:val="00A956C8"/>
    <w:rsid w:val="00AA106D"/>
    <w:rsid w:val="00AA18C5"/>
    <w:rsid w:val="00AA2950"/>
    <w:rsid w:val="00AA39E6"/>
    <w:rsid w:val="00AA3C58"/>
    <w:rsid w:val="00AA3D68"/>
    <w:rsid w:val="00AA4196"/>
    <w:rsid w:val="00AA4C34"/>
    <w:rsid w:val="00AA5028"/>
    <w:rsid w:val="00AA518D"/>
    <w:rsid w:val="00AA5BA7"/>
    <w:rsid w:val="00AA6B4E"/>
    <w:rsid w:val="00AA6EE4"/>
    <w:rsid w:val="00AA7682"/>
    <w:rsid w:val="00AA7A1A"/>
    <w:rsid w:val="00AA7F36"/>
    <w:rsid w:val="00AB1E75"/>
    <w:rsid w:val="00AB251F"/>
    <w:rsid w:val="00AB2941"/>
    <w:rsid w:val="00AB29DA"/>
    <w:rsid w:val="00AB326A"/>
    <w:rsid w:val="00AB392B"/>
    <w:rsid w:val="00AC0F93"/>
    <w:rsid w:val="00AC15C7"/>
    <w:rsid w:val="00AC180F"/>
    <w:rsid w:val="00AC56FB"/>
    <w:rsid w:val="00AC7B12"/>
    <w:rsid w:val="00AD06AF"/>
    <w:rsid w:val="00AD0A29"/>
    <w:rsid w:val="00AD1F60"/>
    <w:rsid w:val="00AD318B"/>
    <w:rsid w:val="00AD432D"/>
    <w:rsid w:val="00AD4985"/>
    <w:rsid w:val="00AD6594"/>
    <w:rsid w:val="00AD75C7"/>
    <w:rsid w:val="00AD7D80"/>
    <w:rsid w:val="00AE002D"/>
    <w:rsid w:val="00AE107C"/>
    <w:rsid w:val="00AE1341"/>
    <w:rsid w:val="00AE14C2"/>
    <w:rsid w:val="00AE1CC3"/>
    <w:rsid w:val="00AE1E8D"/>
    <w:rsid w:val="00AE2046"/>
    <w:rsid w:val="00AE2520"/>
    <w:rsid w:val="00AE2F2D"/>
    <w:rsid w:val="00AE3053"/>
    <w:rsid w:val="00AE391D"/>
    <w:rsid w:val="00AE4891"/>
    <w:rsid w:val="00AE528A"/>
    <w:rsid w:val="00AE5A1E"/>
    <w:rsid w:val="00AE5D96"/>
    <w:rsid w:val="00AE668B"/>
    <w:rsid w:val="00AE7427"/>
    <w:rsid w:val="00AE7E48"/>
    <w:rsid w:val="00AF086B"/>
    <w:rsid w:val="00AF0F3E"/>
    <w:rsid w:val="00AF17B4"/>
    <w:rsid w:val="00AF2CF8"/>
    <w:rsid w:val="00AF3371"/>
    <w:rsid w:val="00AF639F"/>
    <w:rsid w:val="00AF7268"/>
    <w:rsid w:val="00AF7678"/>
    <w:rsid w:val="00B008A3"/>
    <w:rsid w:val="00B01276"/>
    <w:rsid w:val="00B03A34"/>
    <w:rsid w:val="00B04D7C"/>
    <w:rsid w:val="00B05C92"/>
    <w:rsid w:val="00B06144"/>
    <w:rsid w:val="00B075A0"/>
    <w:rsid w:val="00B07A17"/>
    <w:rsid w:val="00B1324E"/>
    <w:rsid w:val="00B13562"/>
    <w:rsid w:val="00B13928"/>
    <w:rsid w:val="00B158FA"/>
    <w:rsid w:val="00B21EB3"/>
    <w:rsid w:val="00B252BB"/>
    <w:rsid w:val="00B25E93"/>
    <w:rsid w:val="00B268AB"/>
    <w:rsid w:val="00B27590"/>
    <w:rsid w:val="00B277A0"/>
    <w:rsid w:val="00B279D9"/>
    <w:rsid w:val="00B32CCC"/>
    <w:rsid w:val="00B335F8"/>
    <w:rsid w:val="00B3404A"/>
    <w:rsid w:val="00B341F5"/>
    <w:rsid w:val="00B34DCF"/>
    <w:rsid w:val="00B34ECA"/>
    <w:rsid w:val="00B40052"/>
    <w:rsid w:val="00B40B5F"/>
    <w:rsid w:val="00B41EC4"/>
    <w:rsid w:val="00B43014"/>
    <w:rsid w:val="00B43FED"/>
    <w:rsid w:val="00B44B69"/>
    <w:rsid w:val="00B47D9C"/>
    <w:rsid w:val="00B50D13"/>
    <w:rsid w:val="00B5166C"/>
    <w:rsid w:val="00B51F85"/>
    <w:rsid w:val="00B520F0"/>
    <w:rsid w:val="00B53A79"/>
    <w:rsid w:val="00B57EF1"/>
    <w:rsid w:val="00B60FC9"/>
    <w:rsid w:val="00B61869"/>
    <w:rsid w:val="00B634D6"/>
    <w:rsid w:val="00B64045"/>
    <w:rsid w:val="00B66193"/>
    <w:rsid w:val="00B6684B"/>
    <w:rsid w:val="00B67F7A"/>
    <w:rsid w:val="00B70C91"/>
    <w:rsid w:val="00B71794"/>
    <w:rsid w:val="00B7231D"/>
    <w:rsid w:val="00B754F3"/>
    <w:rsid w:val="00B761CC"/>
    <w:rsid w:val="00B7681B"/>
    <w:rsid w:val="00B80948"/>
    <w:rsid w:val="00B80C2C"/>
    <w:rsid w:val="00B8118C"/>
    <w:rsid w:val="00B814AA"/>
    <w:rsid w:val="00B825D9"/>
    <w:rsid w:val="00B83B41"/>
    <w:rsid w:val="00B84326"/>
    <w:rsid w:val="00B844CF"/>
    <w:rsid w:val="00B84B9D"/>
    <w:rsid w:val="00B85153"/>
    <w:rsid w:val="00B856B9"/>
    <w:rsid w:val="00B87659"/>
    <w:rsid w:val="00B87FC3"/>
    <w:rsid w:val="00B90197"/>
    <w:rsid w:val="00B90F25"/>
    <w:rsid w:val="00B913D3"/>
    <w:rsid w:val="00B913ED"/>
    <w:rsid w:val="00B91978"/>
    <w:rsid w:val="00B92557"/>
    <w:rsid w:val="00B9282A"/>
    <w:rsid w:val="00B964B1"/>
    <w:rsid w:val="00B967ED"/>
    <w:rsid w:val="00B96D9A"/>
    <w:rsid w:val="00B97417"/>
    <w:rsid w:val="00BA135D"/>
    <w:rsid w:val="00BA1814"/>
    <w:rsid w:val="00BA2E6A"/>
    <w:rsid w:val="00BA3783"/>
    <w:rsid w:val="00BA3B43"/>
    <w:rsid w:val="00BA5E7D"/>
    <w:rsid w:val="00BA6687"/>
    <w:rsid w:val="00BA69CD"/>
    <w:rsid w:val="00BA6C09"/>
    <w:rsid w:val="00BA7191"/>
    <w:rsid w:val="00BB0FC8"/>
    <w:rsid w:val="00BB1232"/>
    <w:rsid w:val="00BB13EE"/>
    <w:rsid w:val="00BB2BBF"/>
    <w:rsid w:val="00BB5B09"/>
    <w:rsid w:val="00BB5D6A"/>
    <w:rsid w:val="00BB6B92"/>
    <w:rsid w:val="00BC0B6B"/>
    <w:rsid w:val="00BC1959"/>
    <w:rsid w:val="00BC1B8C"/>
    <w:rsid w:val="00BC2780"/>
    <w:rsid w:val="00BC288F"/>
    <w:rsid w:val="00BC329D"/>
    <w:rsid w:val="00BC465D"/>
    <w:rsid w:val="00BC528C"/>
    <w:rsid w:val="00BC6077"/>
    <w:rsid w:val="00BD0214"/>
    <w:rsid w:val="00BD151D"/>
    <w:rsid w:val="00BD2BDE"/>
    <w:rsid w:val="00BD3F38"/>
    <w:rsid w:val="00BD407F"/>
    <w:rsid w:val="00BD4813"/>
    <w:rsid w:val="00BD4CC2"/>
    <w:rsid w:val="00BD534B"/>
    <w:rsid w:val="00BD6D1F"/>
    <w:rsid w:val="00BD70E5"/>
    <w:rsid w:val="00BD72A1"/>
    <w:rsid w:val="00BD7742"/>
    <w:rsid w:val="00BE2616"/>
    <w:rsid w:val="00BE3003"/>
    <w:rsid w:val="00BE3F88"/>
    <w:rsid w:val="00BE4272"/>
    <w:rsid w:val="00BE42EC"/>
    <w:rsid w:val="00BE4E19"/>
    <w:rsid w:val="00BE5A8F"/>
    <w:rsid w:val="00BE6895"/>
    <w:rsid w:val="00BE6B62"/>
    <w:rsid w:val="00BE7AB5"/>
    <w:rsid w:val="00BE7CEE"/>
    <w:rsid w:val="00BF14A6"/>
    <w:rsid w:val="00BF186F"/>
    <w:rsid w:val="00BF1B0C"/>
    <w:rsid w:val="00BF1B61"/>
    <w:rsid w:val="00BF231D"/>
    <w:rsid w:val="00BF2379"/>
    <w:rsid w:val="00BF25F5"/>
    <w:rsid w:val="00BF3F2C"/>
    <w:rsid w:val="00BF4569"/>
    <w:rsid w:val="00BF743A"/>
    <w:rsid w:val="00BF7812"/>
    <w:rsid w:val="00C003D4"/>
    <w:rsid w:val="00C005EC"/>
    <w:rsid w:val="00C008ED"/>
    <w:rsid w:val="00C00959"/>
    <w:rsid w:val="00C01051"/>
    <w:rsid w:val="00C01A54"/>
    <w:rsid w:val="00C02703"/>
    <w:rsid w:val="00C0270D"/>
    <w:rsid w:val="00C04A05"/>
    <w:rsid w:val="00C06459"/>
    <w:rsid w:val="00C06855"/>
    <w:rsid w:val="00C06B99"/>
    <w:rsid w:val="00C10B48"/>
    <w:rsid w:val="00C10E81"/>
    <w:rsid w:val="00C1104C"/>
    <w:rsid w:val="00C113C0"/>
    <w:rsid w:val="00C12BE3"/>
    <w:rsid w:val="00C13D47"/>
    <w:rsid w:val="00C13D97"/>
    <w:rsid w:val="00C162EA"/>
    <w:rsid w:val="00C200DD"/>
    <w:rsid w:val="00C2388F"/>
    <w:rsid w:val="00C244F1"/>
    <w:rsid w:val="00C24900"/>
    <w:rsid w:val="00C24D45"/>
    <w:rsid w:val="00C2582F"/>
    <w:rsid w:val="00C25A8F"/>
    <w:rsid w:val="00C2605E"/>
    <w:rsid w:val="00C268D4"/>
    <w:rsid w:val="00C32FA3"/>
    <w:rsid w:val="00C330F9"/>
    <w:rsid w:val="00C34B8F"/>
    <w:rsid w:val="00C350DD"/>
    <w:rsid w:val="00C35414"/>
    <w:rsid w:val="00C35769"/>
    <w:rsid w:val="00C365D2"/>
    <w:rsid w:val="00C367B2"/>
    <w:rsid w:val="00C36E8D"/>
    <w:rsid w:val="00C41793"/>
    <w:rsid w:val="00C42BF6"/>
    <w:rsid w:val="00C435AF"/>
    <w:rsid w:val="00C43EC6"/>
    <w:rsid w:val="00C46A42"/>
    <w:rsid w:val="00C46DCB"/>
    <w:rsid w:val="00C473A1"/>
    <w:rsid w:val="00C47925"/>
    <w:rsid w:val="00C4799E"/>
    <w:rsid w:val="00C50157"/>
    <w:rsid w:val="00C53CEC"/>
    <w:rsid w:val="00C53F04"/>
    <w:rsid w:val="00C53FFD"/>
    <w:rsid w:val="00C5463F"/>
    <w:rsid w:val="00C54B8B"/>
    <w:rsid w:val="00C5608C"/>
    <w:rsid w:val="00C60FD6"/>
    <w:rsid w:val="00C61C37"/>
    <w:rsid w:val="00C61EE2"/>
    <w:rsid w:val="00C6356B"/>
    <w:rsid w:val="00C643C6"/>
    <w:rsid w:val="00C64A78"/>
    <w:rsid w:val="00C65161"/>
    <w:rsid w:val="00C657D6"/>
    <w:rsid w:val="00C66C08"/>
    <w:rsid w:val="00C6719D"/>
    <w:rsid w:val="00C679D2"/>
    <w:rsid w:val="00C67A16"/>
    <w:rsid w:val="00C67EC8"/>
    <w:rsid w:val="00C7042F"/>
    <w:rsid w:val="00C7059B"/>
    <w:rsid w:val="00C707B7"/>
    <w:rsid w:val="00C71920"/>
    <w:rsid w:val="00C74344"/>
    <w:rsid w:val="00C74486"/>
    <w:rsid w:val="00C744B4"/>
    <w:rsid w:val="00C75C6E"/>
    <w:rsid w:val="00C7666C"/>
    <w:rsid w:val="00C8023A"/>
    <w:rsid w:val="00C80381"/>
    <w:rsid w:val="00C81535"/>
    <w:rsid w:val="00C81C6B"/>
    <w:rsid w:val="00C81C7E"/>
    <w:rsid w:val="00C82E3A"/>
    <w:rsid w:val="00C9073B"/>
    <w:rsid w:val="00C91624"/>
    <w:rsid w:val="00C924BA"/>
    <w:rsid w:val="00C933D5"/>
    <w:rsid w:val="00C937E3"/>
    <w:rsid w:val="00C95C3E"/>
    <w:rsid w:val="00C95FED"/>
    <w:rsid w:val="00C965DE"/>
    <w:rsid w:val="00C979A8"/>
    <w:rsid w:val="00CA1406"/>
    <w:rsid w:val="00CA30E6"/>
    <w:rsid w:val="00CA3728"/>
    <w:rsid w:val="00CA3BAB"/>
    <w:rsid w:val="00CB09A4"/>
    <w:rsid w:val="00CB1DAF"/>
    <w:rsid w:val="00CB3E40"/>
    <w:rsid w:val="00CB4882"/>
    <w:rsid w:val="00CB7F6A"/>
    <w:rsid w:val="00CC0318"/>
    <w:rsid w:val="00CC04C1"/>
    <w:rsid w:val="00CC3022"/>
    <w:rsid w:val="00CC3583"/>
    <w:rsid w:val="00CC35DB"/>
    <w:rsid w:val="00CC37A3"/>
    <w:rsid w:val="00CC42F5"/>
    <w:rsid w:val="00CC480A"/>
    <w:rsid w:val="00CC4990"/>
    <w:rsid w:val="00CC79A3"/>
    <w:rsid w:val="00CD02B7"/>
    <w:rsid w:val="00CD0EE3"/>
    <w:rsid w:val="00CD1E92"/>
    <w:rsid w:val="00CD23BB"/>
    <w:rsid w:val="00CD296B"/>
    <w:rsid w:val="00CD2DBF"/>
    <w:rsid w:val="00CD531E"/>
    <w:rsid w:val="00CD5AA4"/>
    <w:rsid w:val="00CE0A53"/>
    <w:rsid w:val="00CE1E19"/>
    <w:rsid w:val="00CE2851"/>
    <w:rsid w:val="00CE3DD1"/>
    <w:rsid w:val="00CE4A08"/>
    <w:rsid w:val="00CE52C6"/>
    <w:rsid w:val="00CE57F3"/>
    <w:rsid w:val="00CE7196"/>
    <w:rsid w:val="00CE73F4"/>
    <w:rsid w:val="00CF0BC8"/>
    <w:rsid w:val="00CF2648"/>
    <w:rsid w:val="00CF2DE1"/>
    <w:rsid w:val="00CF317C"/>
    <w:rsid w:val="00CF4690"/>
    <w:rsid w:val="00CF46DD"/>
    <w:rsid w:val="00CF48BF"/>
    <w:rsid w:val="00CF4DC7"/>
    <w:rsid w:val="00CF4E15"/>
    <w:rsid w:val="00CF5606"/>
    <w:rsid w:val="00CF62FF"/>
    <w:rsid w:val="00CF7BE4"/>
    <w:rsid w:val="00D0002B"/>
    <w:rsid w:val="00D0260A"/>
    <w:rsid w:val="00D03198"/>
    <w:rsid w:val="00D0531F"/>
    <w:rsid w:val="00D0537C"/>
    <w:rsid w:val="00D06683"/>
    <w:rsid w:val="00D07F7C"/>
    <w:rsid w:val="00D10412"/>
    <w:rsid w:val="00D143B2"/>
    <w:rsid w:val="00D15F53"/>
    <w:rsid w:val="00D16336"/>
    <w:rsid w:val="00D16BDD"/>
    <w:rsid w:val="00D22F21"/>
    <w:rsid w:val="00D2301C"/>
    <w:rsid w:val="00D231E0"/>
    <w:rsid w:val="00D23C04"/>
    <w:rsid w:val="00D24AFE"/>
    <w:rsid w:val="00D25D54"/>
    <w:rsid w:val="00D30308"/>
    <w:rsid w:val="00D304E6"/>
    <w:rsid w:val="00D30759"/>
    <w:rsid w:val="00D31289"/>
    <w:rsid w:val="00D339A1"/>
    <w:rsid w:val="00D345A7"/>
    <w:rsid w:val="00D349E4"/>
    <w:rsid w:val="00D35ECE"/>
    <w:rsid w:val="00D35F78"/>
    <w:rsid w:val="00D372DE"/>
    <w:rsid w:val="00D378D5"/>
    <w:rsid w:val="00D37CBD"/>
    <w:rsid w:val="00D37E7A"/>
    <w:rsid w:val="00D403DA"/>
    <w:rsid w:val="00D41703"/>
    <w:rsid w:val="00D42286"/>
    <w:rsid w:val="00D42587"/>
    <w:rsid w:val="00D45E2E"/>
    <w:rsid w:val="00D46712"/>
    <w:rsid w:val="00D46AA6"/>
    <w:rsid w:val="00D4796D"/>
    <w:rsid w:val="00D47D52"/>
    <w:rsid w:val="00D47D58"/>
    <w:rsid w:val="00D47F7D"/>
    <w:rsid w:val="00D47FFC"/>
    <w:rsid w:val="00D51085"/>
    <w:rsid w:val="00D52596"/>
    <w:rsid w:val="00D54205"/>
    <w:rsid w:val="00D550A1"/>
    <w:rsid w:val="00D576EB"/>
    <w:rsid w:val="00D602A0"/>
    <w:rsid w:val="00D648A0"/>
    <w:rsid w:val="00D661D9"/>
    <w:rsid w:val="00D67A31"/>
    <w:rsid w:val="00D71E94"/>
    <w:rsid w:val="00D72259"/>
    <w:rsid w:val="00D7293C"/>
    <w:rsid w:val="00D742AC"/>
    <w:rsid w:val="00D75219"/>
    <w:rsid w:val="00D75F03"/>
    <w:rsid w:val="00D7717A"/>
    <w:rsid w:val="00D777A4"/>
    <w:rsid w:val="00D77CC9"/>
    <w:rsid w:val="00D80E09"/>
    <w:rsid w:val="00D80EA4"/>
    <w:rsid w:val="00D82D62"/>
    <w:rsid w:val="00D84793"/>
    <w:rsid w:val="00D909BE"/>
    <w:rsid w:val="00D9143F"/>
    <w:rsid w:val="00D932CC"/>
    <w:rsid w:val="00D94449"/>
    <w:rsid w:val="00D9587B"/>
    <w:rsid w:val="00D968CA"/>
    <w:rsid w:val="00DA0333"/>
    <w:rsid w:val="00DA7912"/>
    <w:rsid w:val="00DB1526"/>
    <w:rsid w:val="00DB1C6D"/>
    <w:rsid w:val="00DB2824"/>
    <w:rsid w:val="00DB292A"/>
    <w:rsid w:val="00DB2972"/>
    <w:rsid w:val="00DB657D"/>
    <w:rsid w:val="00DB7F21"/>
    <w:rsid w:val="00DC021E"/>
    <w:rsid w:val="00DC0C03"/>
    <w:rsid w:val="00DC4C6F"/>
    <w:rsid w:val="00DC5803"/>
    <w:rsid w:val="00DC6974"/>
    <w:rsid w:val="00DC7FEA"/>
    <w:rsid w:val="00DD2FA8"/>
    <w:rsid w:val="00DD3702"/>
    <w:rsid w:val="00DD391E"/>
    <w:rsid w:val="00DD4254"/>
    <w:rsid w:val="00DD716C"/>
    <w:rsid w:val="00DD72D1"/>
    <w:rsid w:val="00DD7494"/>
    <w:rsid w:val="00DD7D5D"/>
    <w:rsid w:val="00DE03CF"/>
    <w:rsid w:val="00DE0575"/>
    <w:rsid w:val="00DE0B86"/>
    <w:rsid w:val="00DE111D"/>
    <w:rsid w:val="00DE24A0"/>
    <w:rsid w:val="00DE40AD"/>
    <w:rsid w:val="00DE61B3"/>
    <w:rsid w:val="00DF0871"/>
    <w:rsid w:val="00DF0998"/>
    <w:rsid w:val="00DF164A"/>
    <w:rsid w:val="00DF1F31"/>
    <w:rsid w:val="00DF2868"/>
    <w:rsid w:val="00DF2AED"/>
    <w:rsid w:val="00DF2EBE"/>
    <w:rsid w:val="00DF3168"/>
    <w:rsid w:val="00DF4070"/>
    <w:rsid w:val="00DF4276"/>
    <w:rsid w:val="00DF4753"/>
    <w:rsid w:val="00DF4FA0"/>
    <w:rsid w:val="00DF6B4F"/>
    <w:rsid w:val="00DF7258"/>
    <w:rsid w:val="00DF726D"/>
    <w:rsid w:val="00DF7AB6"/>
    <w:rsid w:val="00E004D3"/>
    <w:rsid w:val="00E01F9E"/>
    <w:rsid w:val="00E02107"/>
    <w:rsid w:val="00E02644"/>
    <w:rsid w:val="00E04DC5"/>
    <w:rsid w:val="00E05A22"/>
    <w:rsid w:val="00E0731C"/>
    <w:rsid w:val="00E1114C"/>
    <w:rsid w:val="00E11258"/>
    <w:rsid w:val="00E12D97"/>
    <w:rsid w:val="00E14209"/>
    <w:rsid w:val="00E15A9A"/>
    <w:rsid w:val="00E163CC"/>
    <w:rsid w:val="00E202C6"/>
    <w:rsid w:val="00E20BED"/>
    <w:rsid w:val="00E20CA2"/>
    <w:rsid w:val="00E21337"/>
    <w:rsid w:val="00E21B11"/>
    <w:rsid w:val="00E21E6B"/>
    <w:rsid w:val="00E22531"/>
    <w:rsid w:val="00E240F2"/>
    <w:rsid w:val="00E2600F"/>
    <w:rsid w:val="00E2665C"/>
    <w:rsid w:val="00E2766D"/>
    <w:rsid w:val="00E31C92"/>
    <w:rsid w:val="00E324D4"/>
    <w:rsid w:val="00E330FA"/>
    <w:rsid w:val="00E33713"/>
    <w:rsid w:val="00E33770"/>
    <w:rsid w:val="00E33CF5"/>
    <w:rsid w:val="00E37070"/>
    <w:rsid w:val="00E371FD"/>
    <w:rsid w:val="00E37D23"/>
    <w:rsid w:val="00E408DA"/>
    <w:rsid w:val="00E40DB0"/>
    <w:rsid w:val="00E41233"/>
    <w:rsid w:val="00E41446"/>
    <w:rsid w:val="00E419C9"/>
    <w:rsid w:val="00E4237C"/>
    <w:rsid w:val="00E42910"/>
    <w:rsid w:val="00E45600"/>
    <w:rsid w:val="00E47605"/>
    <w:rsid w:val="00E50CE5"/>
    <w:rsid w:val="00E50EAD"/>
    <w:rsid w:val="00E55222"/>
    <w:rsid w:val="00E55811"/>
    <w:rsid w:val="00E55CB6"/>
    <w:rsid w:val="00E55F3C"/>
    <w:rsid w:val="00E57D54"/>
    <w:rsid w:val="00E61626"/>
    <w:rsid w:val="00E61BE5"/>
    <w:rsid w:val="00E61C70"/>
    <w:rsid w:val="00E62BFD"/>
    <w:rsid w:val="00E62DE8"/>
    <w:rsid w:val="00E65BC4"/>
    <w:rsid w:val="00E66039"/>
    <w:rsid w:val="00E668C6"/>
    <w:rsid w:val="00E670BE"/>
    <w:rsid w:val="00E70532"/>
    <w:rsid w:val="00E71967"/>
    <w:rsid w:val="00E739D6"/>
    <w:rsid w:val="00E76A80"/>
    <w:rsid w:val="00E76D47"/>
    <w:rsid w:val="00E77BC1"/>
    <w:rsid w:val="00E80DE4"/>
    <w:rsid w:val="00E81D77"/>
    <w:rsid w:val="00E8203C"/>
    <w:rsid w:val="00E84186"/>
    <w:rsid w:val="00E84760"/>
    <w:rsid w:val="00E8576F"/>
    <w:rsid w:val="00E858EC"/>
    <w:rsid w:val="00E8595A"/>
    <w:rsid w:val="00E87F33"/>
    <w:rsid w:val="00E914A0"/>
    <w:rsid w:val="00E921E6"/>
    <w:rsid w:val="00E92B4F"/>
    <w:rsid w:val="00E92EBD"/>
    <w:rsid w:val="00E94618"/>
    <w:rsid w:val="00E95BED"/>
    <w:rsid w:val="00E96466"/>
    <w:rsid w:val="00E97EF5"/>
    <w:rsid w:val="00EA0353"/>
    <w:rsid w:val="00EA0E27"/>
    <w:rsid w:val="00EA1100"/>
    <w:rsid w:val="00EA1CF8"/>
    <w:rsid w:val="00EA1DA6"/>
    <w:rsid w:val="00EA2261"/>
    <w:rsid w:val="00EA230F"/>
    <w:rsid w:val="00EA2492"/>
    <w:rsid w:val="00EA52E5"/>
    <w:rsid w:val="00EA54FD"/>
    <w:rsid w:val="00EA565A"/>
    <w:rsid w:val="00EA65CC"/>
    <w:rsid w:val="00EA7367"/>
    <w:rsid w:val="00EA7812"/>
    <w:rsid w:val="00EB0621"/>
    <w:rsid w:val="00EB10E8"/>
    <w:rsid w:val="00EB1385"/>
    <w:rsid w:val="00EB14A0"/>
    <w:rsid w:val="00EB15A9"/>
    <w:rsid w:val="00EB1DBA"/>
    <w:rsid w:val="00EB2826"/>
    <w:rsid w:val="00EB32BB"/>
    <w:rsid w:val="00EB37B3"/>
    <w:rsid w:val="00EB4D18"/>
    <w:rsid w:val="00EB653B"/>
    <w:rsid w:val="00EB76D8"/>
    <w:rsid w:val="00EB7B71"/>
    <w:rsid w:val="00EC1765"/>
    <w:rsid w:val="00EC360B"/>
    <w:rsid w:val="00EC4802"/>
    <w:rsid w:val="00EC5AD1"/>
    <w:rsid w:val="00EC74A4"/>
    <w:rsid w:val="00ED012B"/>
    <w:rsid w:val="00ED1F6A"/>
    <w:rsid w:val="00ED3A26"/>
    <w:rsid w:val="00ED3F3F"/>
    <w:rsid w:val="00ED4044"/>
    <w:rsid w:val="00ED621F"/>
    <w:rsid w:val="00ED6534"/>
    <w:rsid w:val="00ED6F00"/>
    <w:rsid w:val="00ED7C21"/>
    <w:rsid w:val="00EE002D"/>
    <w:rsid w:val="00EE0097"/>
    <w:rsid w:val="00EE21E0"/>
    <w:rsid w:val="00EE3E01"/>
    <w:rsid w:val="00EE6B5A"/>
    <w:rsid w:val="00EE720C"/>
    <w:rsid w:val="00EE7F65"/>
    <w:rsid w:val="00EF1DD0"/>
    <w:rsid w:val="00EF1E2B"/>
    <w:rsid w:val="00EF2714"/>
    <w:rsid w:val="00EF2930"/>
    <w:rsid w:val="00EF2F2F"/>
    <w:rsid w:val="00EF4CC8"/>
    <w:rsid w:val="00EF7F50"/>
    <w:rsid w:val="00F00555"/>
    <w:rsid w:val="00F022AC"/>
    <w:rsid w:val="00F0282E"/>
    <w:rsid w:val="00F03859"/>
    <w:rsid w:val="00F042B2"/>
    <w:rsid w:val="00F04321"/>
    <w:rsid w:val="00F0536C"/>
    <w:rsid w:val="00F072DB"/>
    <w:rsid w:val="00F07F08"/>
    <w:rsid w:val="00F105FE"/>
    <w:rsid w:val="00F11FDF"/>
    <w:rsid w:val="00F12F84"/>
    <w:rsid w:val="00F15068"/>
    <w:rsid w:val="00F20011"/>
    <w:rsid w:val="00F23CC0"/>
    <w:rsid w:val="00F2433E"/>
    <w:rsid w:val="00F249C1"/>
    <w:rsid w:val="00F24AF9"/>
    <w:rsid w:val="00F25221"/>
    <w:rsid w:val="00F258E5"/>
    <w:rsid w:val="00F275FF"/>
    <w:rsid w:val="00F30256"/>
    <w:rsid w:val="00F31BC1"/>
    <w:rsid w:val="00F3367D"/>
    <w:rsid w:val="00F33892"/>
    <w:rsid w:val="00F34634"/>
    <w:rsid w:val="00F34B3E"/>
    <w:rsid w:val="00F34B83"/>
    <w:rsid w:val="00F34CAE"/>
    <w:rsid w:val="00F35297"/>
    <w:rsid w:val="00F360CD"/>
    <w:rsid w:val="00F36432"/>
    <w:rsid w:val="00F402FC"/>
    <w:rsid w:val="00F42016"/>
    <w:rsid w:val="00F428C0"/>
    <w:rsid w:val="00F43A65"/>
    <w:rsid w:val="00F43C75"/>
    <w:rsid w:val="00F442D6"/>
    <w:rsid w:val="00F44EC8"/>
    <w:rsid w:val="00F45A52"/>
    <w:rsid w:val="00F477D1"/>
    <w:rsid w:val="00F5080E"/>
    <w:rsid w:val="00F50A90"/>
    <w:rsid w:val="00F5158F"/>
    <w:rsid w:val="00F5238C"/>
    <w:rsid w:val="00F52950"/>
    <w:rsid w:val="00F53318"/>
    <w:rsid w:val="00F53DDD"/>
    <w:rsid w:val="00F5485B"/>
    <w:rsid w:val="00F5665A"/>
    <w:rsid w:val="00F574A1"/>
    <w:rsid w:val="00F57C60"/>
    <w:rsid w:val="00F60EF8"/>
    <w:rsid w:val="00F61FCB"/>
    <w:rsid w:val="00F63218"/>
    <w:rsid w:val="00F638B7"/>
    <w:rsid w:val="00F64679"/>
    <w:rsid w:val="00F64E94"/>
    <w:rsid w:val="00F654CC"/>
    <w:rsid w:val="00F658D4"/>
    <w:rsid w:val="00F67D74"/>
    <w:rsid w:val="00F67F7A"/>
    <w:rsid w:val="00F7011F"/>
    <w:rsid w:val="00F71E03"/>
    <w:rsid w:val="00F72FEF"/>
    <w:rsid w:val="00F72FFC"/>
    <w:rsid w:val="00F73C9F"/>
    <w:rsid w:val="00F74BA7"/>
    <w:rsid w:val="00F74C12"/>
    <w:rsid w:val="00F7530E"/>
    <w:rsid w:val="00F75EBB"/>
    <w:rsid w:val="00F76138"/>
    <w:rsid w:val="00F7717F"/>
    <w:rsid w:val="00F77803"/>
    <w:rsid w:val="00F77BE3"/>
    <w:rsid w:val="00F813A9"/>
    <w:rsid w:val="00F82A63"/>
    <w:rsid w:val="00F8397F"/>
    <w:rsid w:val="00F83D40"/>
    <w:rsid w:val="00F8640C"/>
    <w:rsid w:val="00F86537"/>
    <w:rsid w:val="00F86B61"/>
    <w:rsid w:val="00F87723"/>
    <w:rsid w:val="00F904EA"/>
    <w:rsid w:val="00F90EFC"/>
    <w:rsid w:val="00F91767"/>
    <w:rsid w:val="00F9182D"/>
    <w:rsid w:val="00F91D64"/>
    <w:rsid w:val="00F93B94"/>
    <w:rsid w:val="00F9679B"/>
    <w:rsid w:val="00F97E91"/>
    <w:rsid w:val="00FA1652"/>
    <w:rsid w:val="00FA242F"/>
    <w:rsid w:val="00FA2E2A"/>
    <w:rsid w:val="00FA454F"/>
    <w:rsid w:val="00FA46F1"/>
    <w:rsid w:val="00FA4DCB"/>
    <w:rsid w:val="00FA53F0"/>
    <w:rsid w:val="00FA6741"/>
    <w:rsid w:val="00FA6F87"/>
    <w:rsid w:val="00FB1961"/>
    <w:rsid w:val="00FB1FFE"/>
    <w:rsid w:val="00FB20E3"/>
    <w:rsid w:val="00FB37E6"/>
    <w:rsid w:val="00FB3EDE"/>
    <w:rsid w:val="00FB41DA"/>
    <w:rsid w:val="00FB54D1"/>
    <w:rsid w:val="00FB56F6"/>
    <w:rsid w:val="00FB58AB"/>
    <w:rsid w:val="00FB5E0B"/>
    <w:rsid w:val="00FB61BF"/>
    <w:rsid w:val="00FB7F91"/>
    <w:rsid w:val="00FC01FD"/>
    <w:rsid w:val="00FC171E"/>
    <w:rsid w:val="00FC22A1"/>
    <w:rsid w:val="00FC30FE"/>
    <w:rsid w:val="00FC3E11"/>
    <w:rsid w:val="00FC4AA4"/>
    <w:rsid w:val="00FC7F77"/>
    <w:rsid w:val="00FD0D2D"/>
    <w:rsid w:val="00FD1297"/>
    <w:rsid w:val="00FD167A"/>
    <w:rsid w:val="00FD22EB"/>
    <w:rsid w:val="00FD30A6"/>
    <w:rsid w:val="00FD35A2"/>
    <w:rsid w:val="00FD35BC"/>
    <w:rsid w:val="00FD4A3D"/>
    <w:rsid w:val="00FD70B8"/>
    <w:rsid w:val="00FD796F"/>
    <w:rsid w:val="00FD7BD8"/>
    <w:rsid w:val="00FD7E05"/>
    <w:rsid w:val="00FE0987"/>
    <w:rsid w:val="00FE21EA"/>
    <w:rsid w:val="00FE286D"/>
    <w:rsid w:val="00FE2C39"/>
    <w:rsid w:val="00FE2D90"/>
    <w:rsid w:val="00FE389F"/>
    <w:rsid w:val="00FE412F"/>
    <w:rsid w:val="00FE437A"/>
    <w:rsid w:val="00FE743F"/>
    <w:rsid w:val="00FF009D"/>
    <w:rsid w:val="00FF13FD"/>
    <w:rsid w:val="00FF3199"/>
    <w:rsid w:val="00FF3688"/>
    <w:rsid w:val="00FF4FF4"/>
    <w:rsid w:val="00FF5F14"/>
    <w:rsid w:val="00FF66F9"/>
    <w:rsid w:val="00FF71F7"/>
    <w:rsid w:val="00FF7275"/>
    <w:rsid w:val="07630614"/>
    <w:rsid w:val="07F837DD"/>
    <w:rsid w:val="0A469579"/>
    <w:rsid w:val="163F7AD1"/>
    <w:rsid w:val="1979BD0F"/>
    <w:rsid w:val="2691A781"/>
    <w:rsid w:val="2F0840D6"/>
    <w:rsid w:val="35E65180"/>
    <w:rsid w:val="39B29C81"/>
    <w:rsid w:val="3ADCCA21"/>
    <w:rsid w:val="3F0D37B2"/>
    <w:rsid w:val="3F176EE4"/>
    <w:rsid w:val="408FCE68"/>
    <w:rsid w:val="45E7B79A"/>
    <w:rsid w:val="488A6882"/>
    <w:rsid w:val="4B842348"/>
    <w:rsid w:val="536A41AE"/>
    <w:rsid w:val="539ABBD4"/>
    <w:rsid w:val="5A1B12F9"/>
    <w:rsid w:val="5CCD4DAF"/>
    <w:rsid w:val="5DDC2493"/>
    <w:rsid w:val="5E856038"/>
    <w:rsid w:val="609A8343"/>
    <w:rsid w:val="613EDF66"/>
    <w:rsid w:val="66D1B340"/>
    <w:rsid w:val="68F7E2B5"/>
    <w:rsid w:val="6C05C1C3"/>
    <w:rsid w:val="71974793"/>
    <w:rsid w:val="730A3917"/>
    <w:rsid w:val="770A67D6"/>
    <w:rsid w:val="794AD117"/>
    <w:rsid w:val="7990CE4E"/>
    <w:rsid w:val="7A6AC1BE"/>
    <w:rsid w:val="7EA8D746"/>
  </w:rsids>
  <m:mathPr>
    <m:mathFont m:val="Cambria Math"/>
    <m:brkBin m:val="before"/>
    <m:brkBinSub m:val="--"/>
    <m:smallFrac m:val="0"/>
    <m:dispDef/>
    <m:lMargin m:val="0"/>
    <m:rMargin m:val="0"/>
    <m:defJc m:val="centerGroup"/>
    <m:wrapIndent m:val="1440"/>
    <m:intLim m:val="subSup"/>
    <m:naryLim m:val="undOvr"/>
  </m:mathPr>
  <w:themeFontLang w:val="de-CH"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E0B97C"/>
  <w15:docId w15:val="{8060C008-DD60-4151-BBA6-7125FF90E9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DF0998"/>
    <w:pPr>
      <w:spacing w:line="480" w:lineRule="auto"/>
      <w:jc w:val="both"/>
    </w:pPr>
    <w:rPr>
      <w:rFonts w:ascii="Garamond" w:hAnsi="Garamond"/>
      <w:lang w:val="en-GB"/>
    </w:rPr>
  </w:style>
  <w:style w:type="paragraph" w:styleId="berschrift1">
    <w:name w:val="heading 1"/>
    <w:basedOn w:val="Standard"/>
    <w:next w:val="Standard"/>
    <w:link w:val="berschrift1Zchn"/>
    <w:uiPriority w:val="9"/>
    <w:qFormat/>
    <w:rsid w:val="00221FB4"/>
    <w:pPr>
      <w:keepNext/>
      <w:keepLines/>
      <w:numPr>
        <w:numId w:val="1"/>
      </w:numPr>
      <w:spacing w:before="240" w:after="0"/>
      <w:outlineLvl w:val="0"/>
    </w:pPr>
    <w:rPr>
      <w:rFonts w:eastAsiaTheme="majorEastAsia" w:cstheme="majorBidi"/>
      <w:color w:val="595959" w:themeColor="text1" w:themeTint="A6"/>
      <w:sz w:val="32"/>
      <w:szCs w:val="32"/>
    </w:rPr>
  </w:style>
  <w:style w:type="paragraph" w:styleId="berschrift2">
    <w:name w:val="heading 2"/>
    <w:basedOn w:val="Standard"/>
    <w:next w:val="Standard"/>
    <w:link w:val="berschrift2Zchn"/>
    <w:uiPriority w:val="9"/>
    <w:unhideWhenUsed/>
    <w:qFormat/>
    <w:rsid w:val="00FA46F1"/>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berschrift3">
    <w:name w:val="heading 3"/>
    <w:basedOn w:val="Standard"/>
    <w:next w:val="Standard"/>
    <w:link w:val="berschrift3Zchn"/>
    <w:uiPriority w:val="9"/>
    <w:unhideWhenUsed/>
    <w:qFormat/>
    <w:rsid w:val="000D16A7"/>
    <w:pPr>
      <w:keepNext/>
      <w:keepLines/>
      <w:spacing w:before="40" w:after="0"/>
      <w:outlineLvl w:val="2"/>
    </w:pPr>
    <w:rPr>
      <w:rFonts w:asciiTheme="majorHAnsi" w:hAnsiTheme="majorHAnsi" w:eastAsiaTheme="majorEastAsia" w:cstheme="majorBidi"/>
      <w:color w:val="1F4D78" w:themeColor="accent1" w:themeShade="7F"/>
      <w:sz w:val="24"/>
      <w:szCs w:val="24"/>
    </w:rPr>
  </w:style>
  <w:style w:type="paragraph" w:styleId="berschrift5">
    <w:name w:val="heading 5"/>
    <w:basedOn w:val="Standard"/>
    <w:next w:val="Standard"/>
    <w:link w:val="berschrift5Zchn"/>
    <w:uiPriority w:val="9"/>
    <w:semiHidden/>
    <w:unhideWhenUsed/>
    <w:qFormat/>
    <w:rsid w:val="0061607D"/>
    <w:pPr>
      <w:keepNext/>
      <w:keepLines/>
      <w:spacing w:before="40" w:after="0"/>
      <w:outlineLvl w:val="4"/>
    </w:pPr>
    <w:rPr>
      <w:rFonts w:asciiTheme="majorHAnsi" w:hAnsiTheme="majorHAnsi" w:eastAsiaTheme="majorEastAsia" w:cstheme="majorBidi"/>
      <w:color w:val="2E74B5" w:themeColor="accent1" w:themeShade="BF"/>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1Zchn" w:customStyle="1">
    <w:name w:val="Überschrift 1 Zchn"/>
    <w:basedOn w:val="Absatz-Standardschriftart"/>
    <w:link w:val="berschrift1"/>
    <w:uiPriority w:val="9"/>
    <w:qFormat/>
    <w:rsid w:val="00221FB4"/>
    <w:rPr>
      <w:rFonts w:ascii="Garamond" w:hAnsi="Garamond" w:eastAsiaTheme="majorEastAsia" w:cstheme="majorBidi"/>
      <w:color w:val="595959" w:themeColor="text1" w:themeTint="A6"/>
      <w:sz w:val="32"/>
      <w:szCs w:val="32"/>
      <w:lang w:val="en-GB"/>
    </w:rPr>
  </w:style>
  <w:style w:type="paragraph" w:styleId="Listenabsatz">
    <w:name w:val="List Paragraph"/>
    <w:basedOn w:val="Standard"/>
    <w:uiPriority w:val="34"/>
    <w:qFormat/>
    <w:rsid w:val="00221FB4"/>
    <w:pPr>
      <w:ind w:left="720"/>
      <w:contextualSpacing/>
    </w:pPr>
  </w:style>
  <w:style w:type="character" w:styleId="TitelZchn" w:customStyle="1">
    <w:name w:val="Titel Zchn"/>
    <w:basedOn w:val="Absatz-Standardschriftart"/>
    <w:link w:val="Titel"/>
    <w:uiPriority w:val="10"/>
    <w:qFormat/>
    <w:rsid w:val="00B90197"/>
    <w:rPr>
      <w:rFonts w:asciiTheme="majorHAnsi" w:hAnsiTheme="majorHAnsi" w:eastAsiaTheme="majorEastAsia" w:cstheme="majorBidi"/>
      <w:spacing w:val="-10"/>
      <w:kern w:val="2"/>
      <w:sz w:val="56"/>
      <w:szCs w:val="56"/>
      <w:lang w:val="en-GB"/>
    </w:rPr>
  </w:style>
  <w:style w:type="paragraph" w:styleId="Titel">
    <w:name w:val="Title"/>
    <w:basedOn w:val="Standard"/>
    <w:next w:val="Standard"/>
    <w:link w:val="TitelZchn"/>
    <w:uiPriority w:val="10"/>
    <w:qFormat/>
    <w:rsid w:val="00B90197"/>
    <w:pPr>
      <w:spacing w:after="0" w:line="240" w:lineRule="auto"/>
      <w:contextualSpacing/>
    </w:pPr>
    <w:rPr>
      <w:rFonts w:asciiTheme="majorHAnsi" w:hAnsiTheme="majorHAnsi" w:eastAsiaTheme="majorEastAsia" w:cstheme="majorBidi"/>
      <w:spacing w:val="-10"/>
      <w:kern w:val="2"/>
      <w:sz w:val="56"/>
      <w:szCs w:val="56"/>
    </w:rPr>
  </w:style>
  <w:style w:type="character" w:styleId="TitleChar1" w:customStyle="1">
    <w:name w:val="Title Char1"/>
    <w:basedOn w:val="Absatz-Standardschriftart"/>
    <w:uiPriority w:val="10"/>
    <w:rsid w:val="00B90197"/>
    <w:rPr>
      <w:rFonts w:asciiTheme="majorHAnsi" w:hAnsiTheme="majorHAnsi" w:eastAsiaTheme="majorEastAsia" w:cstheme="majorBidi"/>
      <w:spacing w:val="-10"/>
      <w:kern w:val="28"/>
      <w:sz w:val="56"/>
      <w:szCs w:val="56"/>
      <w:lang w:val="en-GB"/>
    </w:rPr>
  </w:style>
  <w:style w:type="character" w:styleId="Hyperlink">
    <w:name w:val="Hyperlink"/>
    <w:basedOn w:val="Absatz-Standardschriftart"/>
    <w:uiPriority w:val="99"/>
    <w:unhideWhenUsed/>
    <w:rsid w:val="00B90197"/>
    <w:rPr>
      <w:color w:val="0563C1" w:themeColor="hyperlink"/>
      <w:u w:val="single"/>
    </w:rPr>
  </w:style>
  <w:style w:type="character" w:styleId="doi" w:customStyle="1">
    <w:name w:val="doi"/>
    <w:basedOn w:val="Absatz-Standardschriftart"/>
    <w:rsid w:val="00534FAF"/>
  </w:style>
  <w:style w:type="character" w:styleId="identifier" w:customStyle="1">
    <w:name w:val="identifier"/>
    <w:basedOn w:val="Absatz-Standardschriftart"/>
    <w:rsid w:val="00BA135D"/>
  </w:style>
  <w:style w:type="character" w:styleId="citationref" w:customStyle="1">
    <w:name w:val="citationref"/>
    <w:basedOn w:val="Absatz-Standardschriftart"/>
    <w:rsid w:val="00857DFB"/>
  </w:style>
  <w:style w:type="character" w:styleId="Hervorhebung">
    <w:name w:val="Emphasis"/>
    <w:basedOn w:val="Absatz-Standardschriftart"/>
    <w:uiPriority w:val="20"/>
    <w:qFormat/>
    <w:rsid w:val="008A6367"/>
    <w:rPr>
      <w:i/>
      <w:iCs/>
    </w:rPr>
  </w:style>
  <w:style w:type="character" w:styleId="refsource" w:customStyle="1">
    <w:name w:val="refsource"/>
    <w:basedOn w:val="Absatz-Standardschriftart"/>
    <w:rsid w:val="008A6367"/>
  </w:style>
  <w:style w:type="character" w:styleId="berschrift5Zchn" w:customStyle="1">
    <w:name w:val="Überschrift 5 Zchn"/>
    <w:basedOn w:val="Absatz-Standardschriftart"/>
    <w:link w:val="berschrift5"/>
    <w:uiPriority w:val="9"/>
    <w:semiHidden/>
    <w:rsid w:val="0061607D"/>
    <w:rPr>
      <w:rFonts w:asciiTheme="majorHAnsi" w:hAnsiTheme="majorHAnsi" w:eastAsiaTheme="majorEastAsia" w:cstheme="majorBidi"/>
      <w:color w:val="2E74B5" w:themeColor="accent1" w:themeShade="BF"/>
      <w:lang w:val="en-GB"/>
    </w:rPr>
  </w:style>
  <w:style w:type="character" w:styleId="Kommentarzeichen">
    <w:name w:val="annotation reference"/>
    <w:basedOn w:val="Absatz-Standardschriftart"/>
    <w:uiPriority w:val="99"/>
    <w:semiHidden/>
    <w:unhideWhenUsed/>
    <w:rsid w:val="00801136"/>
    <w:rPr>
      <w:sz w:val="16"/>
      <w:szCs w:val="16"/>
    </w:rPr>
  </w:style>
  <w:style w:type="paragraph" w:styleId="Kommentartext">
    <w:name w:val="annotation text"/>
    <w:basedOn w:val="Standard"/>
    <w:link w:val="KommentartextZchn"/>
    <w:uiPriority w:val="99"/>
    <w:unhideWhenUsed/>
    <w:rsid w:val="00801136"/>
    <w:pPr>
      <w:spacing w:line="240" w:lineRule="auto"/>
    </w:pPr>
    <w:rPr>
      <w:sz w:val="20"/>
      <w:szCs w:val="20"/>
    </w:rPr>
  </w:style>
  <w:style w:type="character" w:styleId="KommentartextZchn" w:customStyle="1">
    <w:name w:val="Kommentartext Zchn"/>
    <w:basedOn w:val="Absatz-Standardschriftart"/>
    <w:link w:val="Kommentartext"/>
    <w:uiPriority w:val="99"/>
    <w:rsid w:val="00801136"/>
    <w:rPr>
      <w:rFonts w:ascii="Garamond" w:hAnsi="Garamond"/>
      <w:sz w:val="20"/>
      <w:szCs w:val="20"/>
      <w:lang w:val="en-GB"/>
    </w:rPr>
  </w:style>
  <w:style w:type="paragraph" w:styleId="Kommentarthema">
    <w:name w:val="annotation subject"/>
    <w:basedOn w:val="Kommentartext"/>
    <w:next w:val="Kommentartext"/>
    <w:link w:val="KommentarthemaZchn"/>
    <w:uiPriority w:val="99"/>
    <w:semiHidden/>
    <w:unhideWhenUsed/>
    <w:rsid w:val="00801136"/>
    <w:rPr>
      <w:b/>
      <w:bCs/>
    </w:rPr>
  </w:style>
  <w:style w:type="character" w:styleId="KommentarthemaZchn" w:customStyle="1">
    <w:name w:val="Kommentarthema Zchn"/>
    <w:basedOn w:val="KommentartextZchn"/>
    <w:link w:val="Kommentarthema"/>
    <w:uiPriority w:val="99"/>
    <w:semiHidden/>
    <w:rsid w:val="00801136"/>
    <w:rPr>
      <w:rFonts w:ascii="Garamond" w:hAnsi="Garamond"/>
      <w:b/>
      <w:bCs/>
      <w:sz w:val="20"/>
      <w:szCs w:val="20"/>
      <w:lang w:val="en-GB"/>
    </w:rPr>
  </w:style>
  <w:style w:type="paragraph" w:styleId="Sprechblasentext">
    <w:name w:val="Balloon Text"/>
    <w:basedOn w:val="Standard"/>
    <w:link w:val="SprechblasentextZchn"/>
    <w:uiPriority w:val="99"/>
    <w:semiHidden/>
    <w:unhideWhenUsed/>
    <w:rsid w:val="00801136"/>
    <w:pPr>
      <w:spacing w:after="0" w:line="240" w:lineRule="auto"/>
    </w:pPr>
    <w:rPr>
      <w:rFonts w:ascii="Segoe UI" w:hAnsi="Segoe UI" w:cs="Segoe UI"/>
      <w:sz w:val="18"/>
      <w:szCs w:val="18"/>
    </w:rPr>
  </w:style>
  <w:style w:type="character" w:styleId="SprechblasentextZchn" w:customStyle="1">
    <w:name w:val="Sprechblasentext Zchn"/>
    <w:basedOn w:val="Absatz-Standardschriftart"/>
    <w:link w:val="Sprechblasentext"/>
    <w:uiPriority w:val="99"/>
    <w:semiHidden/>
    <w:rsid w:val="00801136"/>
    <w:rPr>
      <w:rFonts w:ascii="Segoe UI" w:hAnsi="Segoe UI" w:cs="Segoe UI"/>
      <w:sz w:val="18"/>
      <w:szCs w:val="18"/>
      <w:lang w:val="en-GB"/>
    </w:rPr>
  </w:style>
  <w:style w:type="table" w:styleId="QQuestionTable" w:customStyle="1">
    <w:name w:val="QQuestionTable"/>
    <w:uiPriority w:val="99"/>
    <w:qFormat/>
    <w:rsid w:val="002B4D66"/>
    <w:pPr>
      <w:spacing w:after="0" w:line="240" w:lineRule="auto"/>
      <w:jc w:val="center"/>
    </w:pPr>
    <w:rPr>
      <w:rFonts w:eastAsia="Times New Roman" w:cs="Times New Roman"/>
      <w:sz w:val="20"/>
      <w:szCs w:val="20"/>
      <w:lang w:val="en-US" w:eastAsia="de-CH"/>
    </w:rPr>
    <w:tblPr>
      <w:tblStyleRowBandSize w:val="1"/>
      <w:tblInd w:w="0" w:type="dxa"/>
      <w:tblCellMar>
        <w:top w:w="43" w:type="dxa"/>
        <w:left w:w="115" w:type="dxa"/>
        <w:bottom w:w="115" w:type="dxa"/>
        <w:right w:w="115" w:type="dxa"/>
      </w:tblCellMar>
    </w:tblPr>
    <w:tblStylePr w:type="firstRow">
      <w:pPr>
        <w:jc w:val="center"/>
      </w:pPr>
      <w:rPr>
        <w:rFonts w:cs="Times New Roman"/>
      </w:rPr>
      <w:tblPr/>
      <w:tcPr>
        <w:tcBorders>
          <w:bottom w:val="single" w:color="BFBFBF" w:sz="4" w:space="0"/>
        </w:tcBorders>
      </w:tcPr>
    </w:tblStylePr>
    <w:tblStylePr w:type="firstCol">
      <w:rPr>
        <w:rFonts w:cs="Times New Roman"/>
      </w:rPr>
      <w:tblPr/>
      <w:tcPr>
        <w:tcBorders>
          <w:right w:val="single" w:color="BFBFBF" w:sz="4" w:space="0"/>
        </w:tcBorders>
      </w:tcPr>
    </w:tblStylePr>
  </w:style>
  <w:style w:type="numbering" w:styleId="Multipunch" w:customStyle="1">
    <w:name w:val="Multi punch"/>
    <w:rsid w:val="002B4D66"/>
    <w:pPr>
      <w:numPr>
        <w:numId w:val="2"/>
      </w:numPr>
    </w:pPr>
  </w:style>
  <w:style w:type="numbering" w:styleId="Singlepunch" w:customStyle="1">
    <w:name w:val="Single punch"/>
    <w:rsid w:val="002B4D66"/>
    <w:pPr>
      <w:numPr>
        <w:numId w:val="3"/>
      </w:numPr>
    </w:pPr>
  </w:style>
  <w:style w:type="table" w:styleId="QQuestionTable1" w:customStyle="1">
    <w:name w:val="QQuestionTable1"/>
    <w:uiPriority w:val="99"/>
    <w:qFormat/>
    <w:rsid w:val="002B4D66"/>
    <w:pPr>
      <w:spacing w:after="0" w:line="240" w:lineRule="auto"/>
      <w:jc w:val="center"/>
    </w:pPr>
    <w:rPr>
      <w:rFonts w:eastAsia="Times New Roman" w:cs="Times New Roman"/>
      <w:sz w:val="20"/>
      <w:szCs w:val="20"/>
      <w:lang w:val="en-US" w:eastAsia="de-CH"/>
    </w:rPr>
    <w:tblPr>
      <w:tblStyleRowBandSize w:val="1"/>
      <w:tblInd w:w="0" w:type="dxa"/>
      <w:tblCellMar>
        <w:top w:w="43" w:type="dxa"/>
        <w:left w:w="115" w:type="dxa"/>
        <w:bottom w:w="115" w:type="dxa"/>
        <w:right w:w="115" w:type="dxa"/>
      </w:tblCellMar>
    </w:tblPr>
    <w:tblStylePr w:type="firstRow">
      <w:pPr>
        <w:jc w:val="center"/>
      </w:pPr>
      <w:rPr>
        <w:rFonts w:cs="Times New Roman"/>
      </w:rPr>
      <w:tblPr/>
      <w:tcPr>
        <w:tcBorders>
          <w:bottom w:val="single" w:color="BFBFBF" w:sz="4" w:space="0"/>
        </w:tcBorders>
      </w:tcPr>
    </w:tblStylePr>
    <w:tblStylePr w:type="firstCol">
      <w:rPr>
        <w:rFonts w:cs="Times New Roman"/>
      </w:rPr>
      <w:tblPr/>
      <w:tcPr>
        <w:tcBorders>
          <w:right w:val="single" w:color="BFBFBF" w:sz="4" w:space="0"/>
        </w:tcBorders>
      </w:tcPr>
    </w:tblStylePr>
  </w:style>
  <w:style w:type="numbering" w:styleId="Multipunch1" w:customStyle="1">
    <w:name w:val="Multi punch1"/>
    <w:rsid w:val="002B4D66"/>
  </w:style>
  <w:style w:type="numbering" w:styleId="Singlepunch1" w:customStyle="1">
    <w:name w:val="Single punch1"/>
    <w:rsid w:val="002B4D66"/>
  </w:style>
  <w:style w:type="paragraph" w:styleId="KeinLeerraum">
    <w:name w:val="No Spacing"/>
    <w:uiPriority w:val="1"/>
    <w:qFormat/>
    <w:rsid w:val="00A15670"/>
    <w:pPr>
      <w:spacing w:after="0" w:line="240" w:lineRule="auto"/>
      <w:jc w:val="both"/>
    </w:pPr>
    <w:rPr>
      <w:rFonts w:ascii="Garamond" w:hAnsi="Garamond"/>
      <w:lang w:val="en-GB"/>
    </w:rPr>
  </w:style>
  <w:style w:type="character" w:styleId="berschrift2Zchn" w:customStyle="1">
    <w:name w:val="Überschrift 2 Zchn"/>
    <w:basedOn w:val="Absatz-Standardschriftart"/>
    <w:link w:val="berschrift2"/>
    <w:uiPriority w:val="9"/>
    <w:rsid w:val="00FA46F1"/>
    <w:rPr>
      <w:rFonts w:asciiTheme="majorHAnsi" w:hAnsiTheme="majorHAnsi" w:eastAsiaTheme="majorEastAsia" w:cstheme="majorBidi"/>
      <w:color w:val="2E74B5" w:themeColor="accent1" w:themeShade="BF"/>
      <w:sz w:val="26"/>
      <w:szCs w:val="26"/>
      <w:lang w:val="en-GB"/>
    </w:rPr>
  </w:style>
  <w:style w:type="paragraph" w:styleId="Funotentext">
    <w:name w:val="footnote text"/>
    <w:basedOn w:val="Standard"/>
    <w:link w:val="FunotentextZchn"/>
    <w:uiPriority w:val="99"/>
    <w:semiHidden/>
    <w:unhideWhenUsed/>
    <w:rsid w:val="00435A8F"/>
    <w:pPr>
      <w:spacing w:after="0" w:line="240" w:lineRule="auto"/>
    </w:pPr>
    <w:rPr>
      <w:sz w:val="20"/>
      <w:szCs w:val="20"/>
    </w:rPr>
  </w:style>
  <w:style w:type="character" w:styleId="FunotentextZchn" w:customStyle="1">
    <w:name w:val="Fußnotentext Zchn"/>
    <w:basedOn w:val="Absatz-Standardschriftart"/>
    <w:link w:val="Funotentext"/>
    <w:uiPriority w:val="99"/>
    <w:semiHidden/>
    <w:rsid w:val="00435A8F"/>
    <w:rPr>
      <w:rFonts w:ascii="Garamond" w:hAnsi="Garamond"/>
      <w:sz w:val="20"/>
      <w:szCs w:val="20"/>
      <w:lang w:val="en-GB"/>
    </w:rPr>
  </w:style>
  <w:style w:type="character" w:styleId="Funotenzeichen">
    <w:name w:val="footnote reference"/>
    <w:basedOn w:val="Absatz-Standardschriftart"/>
    <w:uiPriority w:val="99"/>
    <w:semiHidden/>
    <w:unhideWhenUsed/>
    <w:rsid w:val="00435A8F"/>
    <w:rPr>
      <w:vertAlign w:val="superscript"/>
    </w:rPr>
  </w:style>
  <w:style w:type="paragraph" w:styleId="Kopfzeile">
    <w:name w:val="header"/>
    <w:basedOn w:val="Standard"/>
    <w:link w:val="KopfzeileZchn"/>
    <w:uiPriority w:val="99"/>
    <w:unhideWhenUsed/>
    <w:rsid w:val="00435A8F"/>
    <w:pPr>
      <w:tabs>
        <w:tab w:val="center" w:pos="4536"/>
        <w:tab w:val="right" w:pos="9072"/>
      </w:tabs>
      <w:spacing w:after="0" w:line="240" w:lineRule="auto"/>
    </w:pPr>
  </w:style>
  <w:style w:type="character" w:styleId="KopfzeileZchn" w:customStyle="1">
    <w:name w:val="Kopfzeile Zchn"/>
    <w:basedOn w:val="Absatz-Standardschriftart"/>
    <w:link w:val="Kopfzeile"/>
    <w:uiPriority w:val="99"/>
    <w:rsid w:val="00435A8F"/>
    <w:rPr>
      <w:rFonts w:ascii="Garamond" w:hAnsi="Garamond"/>
      <w:lang w:val="en-GB"/>
    </w:rPr>
  </w:style>
  <w:style w:type="paragraph" w:styleId="Fuzeile">
    <w:name w:val="footer"/>
    <w:basedOn w:val="Standard"/>
    <w:link w:val="FuzeileZchn"/>
    <w:uiPriority w:val="99"/>
    <w:unhideWhenUsed/>
    <w:rsid w:val="00435A8F"/>
    <w:pPr>
      <w:tabs>
        <w:tab w:val="center" w:pos="4536"/>
        <w:tab w:val="right" w:pos="9072"/>
      </w:tabs>
      <w:spacing w:after="0" w:line="240" w:lineRule="auto"/>
    </w:pPr>
  </w:style>
  <w:style w:type="character" w:styleId="FuzeileZchn" w:customStyle="1">
    <w:name w:val="Fußzeile Zchn"/>
    <w:basedOn w:val="Absatz-Standardschriftart"/>
    <w:link w:val="Fuzeile"/>
    <w:uiPriority w:val="99"/>
    <w:rsid w:val="00435A8F"/>
    <w:rPr>
      <w:rFonts w:ascii="Garamond" w:hAnsi="Garamond"/>
      <w:lang w:val="en-GB"/>
    </w:rPr>
  </w:style>
  <w:style w:type="table" w:styleId="Tabellenraster">
    <w:name w:val="Table Grid"/>
    <w:basedOn w:val="NormaleTabelle"/>
    <w:uiPriority w:val="39"/>
    <w:rsid w:val="00B6186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esuchterLink">
    <w:name w:val="FollowedHyperlink"/>
    <w:basedOn w:val="Absatz-Standardschriftart"/>
    <w:uiPriority w:val="99"/>
    <w:semiHidden/>
    <w:unhideWhenUsed/>
    <w:rsid w:val="00D231E0"/>
    <w:rPr>
      <w:color w:val="954F72" w:themeColor="followedHyperlink"/>
      <w:u w:val="single"/>
    </w:rPr>
  </w:style>
  <w:style w:type="character" w:styleId="Platzhaltertext">
    <w:name w:val="Placeholder Text"/>
    <w:basedOn w:val="Absatz-Standardschriftart"/>
    <w:uiPriority w:val="99"/>
    <w:semiHidden/>
    <w:rsid w:val="00C66C08"/>
    <w:rPr>
      <w:color w:val="808080"/>
    </w:rPr>
  </w:style>
  <w:style w:type="paragraph" w:styleId="berarbeitung">
    <w:name w:val="Revision"/>
    <w:hidden/>
    <w:uiPriority w:val="99"/>
    <w:semiHidden/>
    <w:rsid w:val="00DF6B4F"/>
    <w:pPr>
      <w:spacing w:after="0" w:line="240" w:lineRule="auto"/>
    </w:pPr>
    <w:rPr>
      <w:rFonts w:ascii="Garamond" w:hAnsi="Garamond"/>
      <w:lang w:val="en-GB"/>
    </w:rPr>
  </w:style>
  <w:style w:type="character" w:styleId="berschrift3Zchn" w:customStyle="1">
    <w:name w:val="Überschrift 3 Zchn"/>
    <w:basedOn w:val="Absatz-Standardschriftart"/>
    <w:link w:val="berschrift3"/>
    <w:uiPriority w:val="9"/>
    <w:rsid w:val="000D16A7"/>
    <w:rPr>
      <w:rFonts w:asciiTheme="majorHAnsi" w:hAnsiTheme="majorHAnsi" w:eastAsiaTheme="majorEastAsia" w:cstheme="majorBidi"/>
      <w:color w:val="1F4D78" w:themeColor="accent1" w:themeShade="7F"/>
      <w:sz w:val="24"/>
      <w:szCs w:val="24"/>
      <w:lang w:val="en-GB"/>
    </w:rPr>
  </w:style>
  <w:style w:type="paragraph" w:styleId="StandardWeb">
    <w:name w:val="Normal (Web)"/>
    <w:basedOn w:val="Standard"/>
    <w:uiPriority w:val="99"/>
    <w:semiHidden/>
    <w:unhideWhenUsed/>
    <w:rsid w:val="00847AB0"/>
    <w:pPr>
      <w:spacing w:before="100" w:beforeAutospacing="1" w:after="100" w:afterAutospacing="1" w:line="240" w:lineRule="auto"/>
      <w:jc w:val="left"/>
    </w:pPr>
    <w:rPr>
      <w:rFonts w:ascii="Times New Roman" w:hAnsi="Times New Roman" w:eastAsia="Times New Roman" w:cs="Times New Roman"/>
      <w:sz w:val="24"/>
      <w:szCs w:val="24"/>
      <w:lang w:val="de-CH" w:eastAsia="de-CH"/>
    </w:rPr>
  </w:style>
  <w:style w:type="character" w:styleId="NichtaufgelsteErwhnung">
    <w:name w:val="Unresolved Mention"/>
    <w:basedOn w:val="Absatz-Standardschriftart"/>
    <w:uiPriority w:val="99"/>
    <w:semiHidden/>
    <w:unhideWhenUsed/>
    <w:rsid w:val="006A2B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6056">
      <w:bodyDiv w:val="1"/>
      <w:marLeft w:val="0"/>
      <w:marRight w:val="0"/>
      <w:marTop w:val="0"/>
      <w:marBottom w:val="0"/>
      <w:divBdr>
        <w:top w:val="none" w:sz="0" w:space="0" w:color="auto"/>
        <w:left w:val="none" w:sz="0" w:space="0" w:color="auto"/>
        <w:bottom w:val="none" w:sz="0" w:space="0" w:color="auto"/>
        <w:right w:val="none" w:sz="0" w:space="0" w:color="auto"/>
      </w:divBdr>
    </w:div>
    <w:div w:id="63068957">
      <w:bodyDiv w:val="1"/>
      <w:marLeft w:val="0"/>
      <w:marRight w:val="0"/>
      <w:marTop w:val="0"/>
      <w:marBottom w:val="0"/>
      <w:divBdr>
        <w:top w:val="none" w:sz="0" w:space="0" w:color="auto"/>
        <w:left w:val="none" w:sz="0" w:space="0" w:color="auto"/>
        <w:bottom w:val="none" w:sz="0" w:space="0" w:color="auto"/>
        <w:right w:val="none" w:sz="0" w:space="0" w:color="auto"/>
      </w:divBdr>
      <w:divsChild>
        <w:div w:id="2043363259">
          <w:marLeft w:val="0"/>
          <w:marRight w:val="0"/>
          <w:marTop w:val="0"/>
          <w:marBottom w:val="0"/>
          <w:divBdr>
            <w:top w:val="none" w:sz="0" w:space="0" w:color="auto"/>
            <w:left w:val="none" w:sz="0" w:space="0" w:color="auto"/>
            <w:bottom w:val="none" w:sz="0" w:space="0" w:color="auto"/>
            <w:right w:val="none" w:sz="0" w:space="0" w:color="auto"/>
          </w:divBdr>
        </w:div>
      </w:divsChild>
    </w:div>
    <w:div w:id="109666044">
      <w:bodyDiv w:val="1"/>
      <w:marLeft w:val="0"/>
      <w:marRight w:val="0"/>
      <w:marTop w:val="0"/>
      <w:marBottom w:val="0"/>
      <w:divBdr>
        <w:top w:val="none" w:sz="0" w:space="0" w:color="auto"/>
        <w:left w:val="none" w:sz="0" w:space="0" w:color="auto"/>
        <w:bottom w:val="none" w:sz="0" w:space="0" w:color="auto"/>
        <w:right w:val="none" w:sz="0" w:space="0" w:color="auto"/>
      </w:divBdr>
    </w:div>
    <w:div w:id="236329272">
      <w:bodyDiv w:val="1"/>
      <w:marLeft w:val="0"/>
      <w:marRight w:val="0"/>
      <w:marTop w:val="0"/>
      <w:marBottom w:val="0"/>
      <w:divBdr>
        <w:top w:val="none" w:sz="0" w:space="0" w:color="auto"/>
        <w:left w:val="none" w:sz="0" w:space="0" w:color="auto"/>
        <w:bottom w:val="none" w:sz="0" w:space="0" w:color="auto"/>
        <w:right w:val="none" w:sz="0" w:space="0" w:color="auto"/>
      </w:divBdr>
    </w:div>
    <w:div w:id="242885195">
      <w:bodyDiv w:val="1"/>
      <w:marLeft w:val="0"/>
      <w:marRight w:val="0"/>
      <w:marTop w:val="0"/>
      <w:marBottom w:val="0"/>
      <w:divBdr>
        <w:top w:val="none" w:sz="0" w:space="0" w:color="auto"/>
        <w:left w:val="none" w:sz="0" w:space="0" w:color="auto"/>
        <w:bottom w:val="none" w:sz="0" w:space="0" w:color="auto"/>
        <w:right w:val="none" w:sz="0" w:space="0" w:color="auto"/>
      </w:divBdr>
    </w:div>
    <w:div w:id="314340020">
      <w:bodyDiv w:val="1"/>
      <w:marLeft w:val="0"/>
      <w:marRight w:val="0"/>
      <w:marTop w:val="0"/>
      <w:marBottom w:val="0"/>
      <w:divBdr>
        <w:top w:val="none" w:sz="0" w:space="0" w:color="auto"/>
        <w:left w:val="none" w:sz="0" w:space="0" w:color="auto"/>
        <w:bottom w:val="none" w:sz="0" w:space="0" w:color="auto"/>
        <w:right w:val="none" w:sz="0" w:space="0" w:color="auto"/>
      </w:divBdr>
    </w:div>
    <w:div w:id="392389063">
      <w:bodyDiv w:val="1"/>
      <w:marLeft w:val="0"/>
      <w:marRight w:val="0"/>
      <w:marTop w:val="0"/>
      <w:marBottom w:val="0"/>
      <w:divBdr>
        <w:top w:val="none" w:sz="0" w:space="0" w:color="auto"/>
        <w:left w:val="none" w:sz="0" w:space="0" w:color="auto"/>
        <w:bottom w:val="none" w:sz="0" w:space="0" w:color="auto"/>
        <w:right w:val="none" w:sz="0" w:space="0" w:color="auto"/>
      </w:divBdr>
    </w:div>
    <w:div w:id="534315053">
      <w:bodyDiv w:val="1"/>
      <w:marLeft w:val="0"/>
      <w:marRight w:val="0"/>
      <w:marTop w:val="0"/>
      <w:marBottom w:val="0"/>
      <w:divBdr>
        <w:top w:val="none" w:sz="0" w:space="0" w:color="auto"/>
        <w:left w:val="none" w:sz="0" w:space="0" w:color="auto"/>
        <w:bottom w:val="none" w:sz="0" w:space="0" w:color="auto"/>
        <w:right w:val="none" w:sz="0" w:space="0" w:color="auto"/>
      </w:divBdr>
    </w:div>
    <w:div w:id="705830845">
      <w:bodyDiv w:val="1"/>
      <w:marLeft w:val="0"/>
      <w:marRight w:val="0"/>
      <w:marTop w:val="0"/>
      <w:marBottom w:val="0"/>
      <w:divBdr>
        <w:top w:val="none" w:sz="0" w:space="0" w:color="auto"/>
        <w:left w:val="none" w:sz="0" w:space="0" w:color="auto"/>
        <w:bottom w:val="none" w:sz="0" w:space="0" w:color="auto"/>
        <w:right w:val="none" w:sz="0" w:space="0" w:color="auto"/>
      </w:divBdr>
    </w:div>
    <w:div w:id="724375696">
      <w:bodyDiv w:val="1"/>
      <w:marLeft w:val="0"/>
      <w:marRight w:val="0"/>
      <w:marTop w:val="0"/>
      <w:marBottom w:val="0"/>
      <w:divBdr>
        <w:top w:val="none" w:sz="0" w:space="0" w:color="auto"/>
        <w:left w:val="none" w:sz="0" w:space="0" w:color="auto"/>
        <w:bottom w:val="none" w:sz="0" w:space="0" w:color="auto"/>
        <w:right w:val="none" w:sz="0" w:space="0" w:color="auto"/>
      </w:divBdr>
    </w:div>
    <w:div w:id="774521902">
      <w:bodyDiv w:val="1"/>
      <w:marLeft w:val="0"/>
      <w:marRight w:val="0"/>
      <w:marTop w:val="0"/>
      <w:marBottom w:val="0"/>
      <w:divBdr>
        <w:top w:val="none" w:sz="0" w:space="0" w:color="auto"/>
        <w:left w:val="none" w:sz="0" w:space="0" w:color="auto"/>
        <w:bottom w:val="none" w:sz="0" w:space="0" w:color="auto"/>
        <w:right w:val="none" w:sz="0" w:space="0" w:color="auto"/>
      </w:divBdr>
    </w:div>
    <w:div w:id="842623695">
      <w:bodyDiv w:val="1"/>
      <w:marLeft w:val="0"/>
      <w:marRight w:val="0"/>
      <w:marTop w:val="0"/>
      <w:marBottom w:val="0"/>
      <w:divBdr>
        <w:top w:val="none" w:sz="0" w:space="0" w:color="auto"/>
        <w:left w:val="none" w:sz="0" w:space="0" w:color="auto"/>
        <w:bottom w:val="none" w:sz="0" w:space="0" w:color="auto"/>
        <w:right w:val="none" w:sz="0" w:space="0" w:color="auto"/>
      </w:divBdr>
    </w:div>
    <w:div w:id="874734278">
      <w:bodyDiv w:val="1"/>
      <w:marLeft w:val="0"/>
      <w:marRight w:val="0"/>
      <w:marTop w:val="0"/>
      <w:marBottom w:val="0"/>
      <w:divBdr>
        <w:top w:val="none" w:sz="0" w:space="0" w:color="auto"/>
        <w:left w:val="none" w:sz="0" w:space="0" w:color="auto"/>
        <w:bottom w:val="none" w:sz="0" w:space="0" w:color="auto"/>
        <w:right w:val="none" w:sz="0" w:space="0" w:color="auto"/>
      </w:divBdr>
    </w:div>
    <w:div w:id="1004236290">
      <w:bodyDiv w:val="1"/>
      <w:marLeft w:val="0"/>
      <w:marRight w:val="0"/>
      <w:marTop w:val="0"/>
      <w:marBottom w:val="0"/>
      <w:divBdr>
        <w:top w:val="none" w:sz="0" w:space="0" w:color="auto"/>
        <w:left w:val="none" w:sz="0" w:space="0" w:color="auto"/>
        <w:bottom w:val="none" w:sz="0" w:space="0" w:color="auto"/>
        <w:right w:val="none" w:sz="0" w:space="0" w:color="auto"/>
      </w:divBdr>
    </w:div>
    <w:div w:id="1133140067">
      <w:bodyDiv w:val="1"/>
      <w:marLeft w:val="0"/>
      <w:marRight w:val="0"/>
      <w:marTop w:val="0"/>
      <w:marBottom w:val="0"/>
      <w:divBdr>
        <w:top w:val="none" w:sz="0" w:space="0" w:color="auto"/>
        <w:left w:val="none" w:sz="0" w:space="0" w:color="auto"/>
        <w:bottom w:val="none" w:sz="0" w:space="0" w:color="auto"/>
        <w:right w:val="none" w:sz="0" w:space="0" w:color="auto"/>
      </w:divBdr>
    </w:div>
    <w:div w:id="1137457937">
      <w:bodyDiv w:val="1"/>
      <w:marLeft w:val="0"/>
      <w:marRight w:val="0"/>
      <w:marTop w:val="0"/>
      <w:marBottom w:val="0"/>
      <w:divBdr>
        <w:top w:val="none" w:sz="0" w:space="0" w:color="auto"/>
        <w:left w:val="none" w:sz="0" w:space="0" w:color="auto"/>
        <w:bottom w:val="none" w:sz="0" w:space="0" w:color="auto"/>
        <w:right w:val="none" w:sz="0" w:space="0" w:color="auto"/>
      </w:divBdr>
    </w:div>
    <w:div w:id="1487669161">
      <w:bodyDiv w:val="1"/>
      <w:marLeft w:val="0"/>
      <w:marRight w:val="0"/>
      <w:marTop w:val="0"/>
      <w:marBottom w:val="0"/>
      <w:divBdr>
        <w:top w:val="none" w:sz="0" w:space="0" w:color="auto"/>
        <w:left w:val="none" w:sz="0" w:space="0" w:color="auto"/>
        <w:bottom w:val="none" w:sz="0" w:space="0" w:color="auto"/>
        <w:right w:val="none" w:sz="0" w:space="0" w:color="auto"/>
      </w:divBdr>
    </w:div>
    <w:div w:id="1737508914">
      <w:bodyDiv w:val="1"/>
      <w:marLeft w:val="0"/>
      <w:marRight w:val="0"/>
      <w:marTop w:val="0"/>
      <w:marBottom w:val="0"/>
      <w:divBdr>
        <w:top w:val="none" w:sz="0" w:space="0" w:color="auto"/>
        <w:left w:val="none" w:sz="0" w:space="0" w:color="auto"/>
        <w:bottom w:val="none" w:sz="0" w:space="0" w:color="auto"/>
        <w:right w:val="none" w:sz="0" w:space="0" w:color="auto"/>
      </w:divBdr>
    </w:div>
    <w:div w:id="1821312259">
      <w:bodyDiv w:val="1"/>
      <w:marLeft w:val="0"/>
      <w:marRight w:val="0"/>
      <w:marTop w:val="0"/>
      <w:marBottom w:val="0"/>
      <w:divBdr>
        <w:top w:val="none" w:sz="0" w:space="0" w:color="auto"/>
        <w:left w:val="none" w:sz="0" w:space="0" w:color="auto"/>
        <w:bottom w:val="none" w:sz="0" w:space="0" w:color="auto"/>
        <w:right w:val="none" w:sz="0" w:space="0" w:color="auto"/>
      </w:divBdr>
    </w:div>
    <w:div w:id="2012296472">
      <w:bodyDiv w:val="1"/>
      <w:marLeft w:val="0"/>
      <w:marRight w:val="0"/>
      <w:marTop w:val="0"/>
      <w:marBottom w:val="0"/>
      <w:divBdr>
        <w:top w:val="none" w:sz="0" w:space="0" w:color="auto"/>
        <w:left w:val="none" w:sz="0" w:space="0" w:color="auto"/>
        <w:bottom w:val="none" w:sz="0" w:space="0" w:color="auto"/>
        <w:right w:val="none" w:sz="0" w:space="0" w:color="auto"/>
      </w:divBdr>
    </w:div>
    <w:div w:id="2060124484">
      <w:bodyDiv w:val="1"/>
      <w:marLeft w:val="0"/>
      <w:marRight w:val="0"/>
      <w:marTop w:val="0"/>
      <w:marBottom w:val="0"/>
      <w:divBdr>
        <w:top w:val="none" w:sz="0" w:space="0" w:color="auto"/>
        <w:left w:val="none" w:sz="0" w:space="0" w:color="auto"/>
        <w:bottom w:val="none" w:sz="0" w:space="0" w:color="auto"/>
        <w:right w:val="none" w:sz="0" w:space="0" w:color="auto"/>
      </w:divBdr>
    </w:div>
    <w:div w:id="2114670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nature.com/articles/s41598-023-48888-7" TargetMode="External"/><Relationship Id="rId2" Type="http://schemas.openxmlformats.org/officeDocument/2006/relationships/hyperlink" Target="https://www.sciencedirect.com/science/article/abs/pii/S0304387824001263?dgcid=raven_sd_via_email" TargetMode="External"/><Relationship Id="rId1" Type="http://schemas.openxmlformats.org/officeDocument/2006/relationships/hyperlink" Target="https://www.sciencedirect.com/science/article/pii/S0304387824001342?dgcid=raven_sd_via_email" TargetMode="External"/><Relationship Id="rId6" Type="http://schemas.openxmlformats.org/officeDocument/2006/relationships/hyperlink" Target="https://cenrep.ncsu.edu/cenrep/wp-content/uploads/2025/11/WP25-001.pdf" TargetMode="External"/><Relationship Id="rId5" Type="http://schemas.openxmlformats.org/officeDocument/2006/relationships/hyperlink" Target="https://onlinelibrary.wiley.com/doi/10.1111/obes.12550?msockid=23eea66037af6c61062bb2af36a86dc1" TargetMode="External"/><Relationship Id="rId4" Type="http://schemas.openxmlformats.org/officeDocument/2006/relationships/hyperlink" Target="https://cenrep.ncsu.edu/cenrep/wp-content/uploads/2025/11/WP25-001.pdf" TargetMode="External"/></Relationships>
</file>

<file path=word/_rels/document.xml.rels><?xml version="1.0" encoding="UTF-8" standalone="yes"?>
<Relationships xmlns="http://schemas.openxmlformats.org/package/2006/relationships"><Relationship Id="rId26" Type="http://schemas.openxmlformats.org/officeDocument/2006/relationships/footer" Target="footer1.xml"/><Relationship Id="rId21" Type="http://schemas.openxmlformats.org/officeDocument/2006/relationships/image" Target="media/image10.png"/><Relationship Id="rId42" Type="http://schemas.openxmlformats.org/officeDocument/2006/relationships/hyperlink" Target="https://doi.org/10.1016/j.socscimed.2014.10.028" TargetMode="External"/><Relationship Id="rId47" Type="http://schemas.openxmlformats.org/officeDocument/2006/relationships/hyperlink" Target="https://doi.org/10.1016/j.socscimed.2010.10.025" TargetMode="External"/><Relationship Id="rId63" Type="http://schemas.openxmlformats.org/officeDocument/2006/relationships/hyperlink" Target="https://doi.org/10.1080/23288604.2016.1171282" TargetMode="External"/><Relationship Id="rId68" Type="http://schemas.openxmlformats.org/officeDocument/2006/relationships/hyperlink" Target="https://www.who.int/data/gho/indicator-metadata-registry/imr-details/4667"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doi.org/10.1162/rest_a_01016" TargetMode="Externa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hyperlink" Target="https://doi.org/10.1186/1475-9276-12-50" TargetMode="External"/><Relationship Id="rId37" Type="http://schemas.openxmlformats.org/officeDocument/2006/relationships/hyperlink" Target="http://dx.doi.org/10.1016/j.childyouth.2017.06.027" TargetMode="External"/><Relationship Id="rId40" Type="http://schemas.openxmlformats.org/officeDocument/2006/relationships/hyperlink" Target="https://www.statcompiler.com/en/" TargetMode="External"/><Relationship Id="rId45" Type="http://schemas.openxmlformats.org/officeDocument/2006/relationships/hyperlink" Target="http://dx.doi.org/10.2471/BLT.17.194126" TargetMode="External"/><Relationship Id="rId53" Type="http://schemas.openxmlformats.org/officeDocument/2006/relationships/hyperlink" Target="https://doi.org/10.1002/hec.1633" TargetMode="External"/><Relationship Id="rId58" Type="http://schemas.openxmlformats.org/officeDocument/2006/relationships/hyperlink" Target="https://doi.org/10.1186/2191-1991-3-19" TargetMode="External"/><Relationship Id="rId66" Type="http://schemas.openxmlformats.org/officeDocument/2006/relationships/hyperlink" Target="https://doi.org/10.1093/heapol/czw135" TargetMode="External"/><Relationship Id="rId5" Type="http://schemas.openxmlformats.org/officeDocument/2006/relationships/webSettings" Target="webSettings.xml"/><Relationship Id="rId61" Type="http://schemas.openxmlformats.org/officeDocument/2006/relationships/hyperlink" Target="http://aaai.org/ocs/index.php/WS/AAAIW17/paper/view/15101"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doi.org/10.1186/1472-6963-14-S2-O17" TargetMode="External"/><Relationship Id="rId30" Type="http://schemas.openxmlformats.org/officeDocument/2006/relationships/hyperlink" Target="https://doi.org/10.1016/j.ijforecast.2015.01.009" TargetMode="External"/><Relationship Id="rId35" Type="http://schemas.openxmlformats.org/officeDocument/2006/relationships/hyperlink" Target="https://doi.org/10.1186/s13561-016-0083-9" TargetMode="External"/><Relationship Id="rId43" Type="http://schemas.openxmlformats.org/officeDocument/2006/relationships/hyperlink" Target="https://doi.org/10.1186/s12913-018-3192-9" TargetMode="External"/><Relationship Id="rId48" Type="http://schemas.openxmlformats.org/officeDocument/2006/relationships/hyperlink" Target="https://thinkwell.global/wp-content/uploads/2014/12/National-Health-Insurance-Design-in-Liberia-ThinkWell.pdf" TargetMode="External"/><Relationship Id="rId56" Type="http://schemas.openxmlformats.org/officeDocument/2006/relationships/hyperlink" Target="https://doi.org/10.1093/pan/mpv024" TargetMode="External"/><Relationship Id="rId64" Type="http://schemas.openxmlformats.org/officeDocument/2006/relationships/hyperlink" Target="http://dx.doi.org/10.1016/j.amepre.2013.04.022" TargetMode="External"/><Relationship Id="rId69" Type="http://schemas.openxmlformats.org/officeDocument/2006/relationships/fontTable" Target="fontTable.xml"/><Relationship Id="rId8" Type="http://schemas.openxmlformats.org/officeDocument/2006/relationships/comments" Target="comments.xml"/><Relationship Id="rId51" Type="http://schemas.openxmlformats.org/officeDocument/2006/relationships/hyperlink" Target="https://doi.org/10.1016/S0140-6736(12)61147-7"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doi.org/10.5772/50787" TargetMode="External"/><Relationship Id="rId38" Type="http://schemas.openxmlformats.org/officeDocument/2006/relationships/hyperlink" Target="https://doi.org/10.1016/S0140-6736(12)61483-4" TargetMode="External"/><Relationship Id="rId46" Type="http://schemas.openxmlformats.org/officeDocument/2006/relationships/hyperlink" Target="https://doi.org/10.1007/978-1-4614-7138-7" TargetMode="External"/><Relationship Id="rId59" Type="http://schemas.openxmlformats.org/officeDocument/2006/relationships/hyperlink" Target="https://doi.org/10.1093/heapol/czz079" TargetMode="External"/><Relationship Id="rId67" Type="http://schemas.openxmlformats.org/officeDocument/2006/relationships/hyperlink" Target="https://data.worldbank.org/" TargetMode="External"/><Relationship Id="rId20" Type="http://schemas.openxmlformats.org/officeDocument/2006/relationships/image" Target="media/image9.png"/><Relationship Id="rId41" Type="http://schemas.openxmlformats.org/officeDocument/2006/relationships/hyperlink" Target="https://dhsprogram.com" TargetMode="External"/><Relationship Id="rId54" Type="http://schemas.openxmlformats.org/officeDocument/2006/relationships/hyperlink" Target="https://doi.org/10.1080/01900690701227263" TargetMode="External"/><Relationship Id="rId62" Type="http://schemas.openxmlformats.org/officeDocument/2006/relationships/hyperlink" Target="https://doi.org/10.1186/s13052-020-00944-y" TargetMode="External"/><Relationship Id="rId7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1186/s12939-017-0650-7" TargetMode="External"/><Relationship Id="rId36" Type="http://schemas.openxmlformats.org/officeDocument/2006/relationships/hyperlink" Target="https://doi.org/10.1177/0022343316684192" TargetMode="External"/><Relationship Id="rId49" Type="http://schemas.openxmlformats.org/officeDocument/2006/relationships/hyperlink" Target="http://www.equityhealthj.com/content/13/1/27" TargetMode="External"/><Relationship Id="rId57" Type="http://schemas.openxmlformats.org/officeDocument/2006/relationships/hyperlink" Target="https://doi.org/10.1186/s12939-019-0959-5" TargetMode="External"/><Relationship Id="rId10" Type="http://schemas.microsoft.com/office/2016/09/relationships/commentsIds" Target="commentsIds.xml"/><Relationship Id="rId31" Type="http://schemas.openxmlformats.org/officeDocument/2006/relationships/hyperlink" Target="https://doi.org/10.1177/002234331668400" TargetMode="External"/><Relationship Id="rId44" Type="http://schemas.openxmlformats.org/officeDocument/2006/relationships/hyperlink" Target="https://doi.org/10.1186/s12884-018-1708-2" TargetMode="External"/><Relationship Id="rId52" Type="http://schemas.openxmlformats.org/officeDocument/2006/relationships/hyperlink" Target="https://doi.org/10.1186/s12913-016-1657-2" TargetMode="External"/><Relationship Id="rId60" Type="http://schemas.openxmlformats.org/officeDocument/2006/relationships/hyperlink" Target="https://openjicareport.jica.go.jp/pdf/1000045945.pdf" TargetMode="External"/><Relationship Id="rId65" Type="http://schemas.openxmlformats.org/officeDocument/2006/relationships/hyperlink" Target="https://doi.org/10.1007/s10198-021-01363-4" TargetMode="Externa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doi.org/10.1186/s41043-017-0128-7" TargetMode="External"/><Relationship Id="rId34" Type="http://schemas.openxmlformats.org/officeDocument/2006/relationships/hyperlink" Target="https://doi.org/10.1136/bmjopen-2015-008175" TargetMode="External"/><Relationship Id="rId50" Type="http://schemas.openxmlformats.org/officeDocument/2006/relationships/hyperlink" Target="https://doi.org/10.1108/IJSE-10-2016-0291" TargetMode="External"/><Relationship Id="rId55" Type="http://schemas.openxmlformats.org/officeDocument/2006/relationships/hyperlink" Target="https://www.bu.edu/sph/files/2014/05/MorganCART.pdf"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9166C-6B95-49E6-A52D-6140EF2E21E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ETH Zuerich</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Durizzo  Kathrin</dc:creator>
  <keywords/>
  <dc:description/>
  <lastModifiedBy>Scherrer  Beat</lastModifiedBy>
  <revision>21</revision>
  <lastPrinted>2023-01-16T07:34:00.0000000Z</lastPrinted>
  <dcterms:created xsi:type="dcterms:W3CDTF">2026-01-20T03:53:00.0000000Z</dcterms:created>
  <dcterms:modified xsi:type="dcterms:W3CDTF">2026-02-24T22:21:18.8682031Z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2078f2b9-557f-40be-919a-4e4fb6b1bd5f</vt:lpwstr>
  </property>
</Properties>
</file>