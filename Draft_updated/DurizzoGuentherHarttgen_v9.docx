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45C67" w:rsidR="00BE7CEE" w:rsidP="00A15670" w:rsidRDefault="00BE7CEE" w14:paraId="44E0D163" w14:textId="629090A5">
      <w:pPr>
        <w:spacing w:line="240" w:lineRule="auto"/>
        <w:jc w:val="center"/>
        <w:rPr>
          <w:rFonts w:cs="Times New Roman" w:eastAsiaTheme="majorEastAsia"/>
          <w:b/>
          <w:spacing w:val="-10"/>
          <w:kern w:val="2"/>
          <w:sz w:val="40"/>
          <w:szCs w:val="36"/>
          <w:shd w:val="clear" w:color="auto" w:fill="FFFFFF"/>
          <w:lang w:val="de-CH"/>
        </w:rPr>
      </w:pPr>
      <w:r>
        <w:rPr>
          <w:rFonts w:cs="Times New Roman" w:eastAsiaTheme="majorEastAsia"/>
          <w:b/>
          <w:spacing w:val="-10"/>
          <w:kern w:val="2"/>
          <w:sz w:val="40"/>
          <w:szCs w:val="36"/>
          <w:shd w:val="clear" w:color="auto" w:fill="FFFFFF"/>
          <w:lang w:val="en-US"/>
        </w:rPr>
        <w:t xml:space="preserve">Which </w:t>
      </w:r>
      <w:r w:rsidR="00FA1652">
        <w:rPr>
          <w:rFonts w:cs="Times New Roman" w:eastAsiaTheme="majorEastAsia"/>
          <w:b/>
          <w:spacing w:val="-10"/>
          <w:kern w:val="2"/>
          <w:sz w:val="40"/>
          <w:szCs w:val="36"/>
          <w:shd w:val="clear" w:color="auto" w:fill="FFFFFF"/>
          <w:lang w:val="en-US"/>
        </w:rPr>
        <w:t>women</w:t>
      </w:r>
      <w:r w:rsidR="00C46A42">
        <w:rPr>
          <w:rFonts w:cs="Times New Roman" w:eastAsiaTheme="majorEastAsia"/>
          <w:b/>
          <w:spacing w:val="-10"/>
          <w:kern w:val="2"/>
          <w:sz w:val="40"/>
          <w:szCs w:val="36"/>
          <w:shd w:val="clear" w:color="auto" w:fill="FFFFFF"/>
          <w:lang w:val="en-US"/>
        </w:rPr>
        <w:t xml:space="preserve"> </w:t>
      </w:r>
      <w:r>
        <w:rPr>
          <w:rFonts w:cs="Times New Roman" w:eastAsiaTheme="majorEastAsia"/>
          <w:b/>
          <w:spacing w:val="-10"/>
          <w:kern w:val="2"/>
          <w:sz w:val="40"/>
          <w:szCs w:val="36"/>
          <w:shd w:val="clear" w:color="auto" w:fill="FFFFFF"/>
          <w:lang w:val="en-US"/>
        </w:rPr>
        <w:t xml:space="preserve">in Africa are excluded from health insurance and health care? </w:t>
      </w:r>
      <w:proofErr w:type="spellStart"/>
      <w:r w:rsidRPr="00645C67">
        <w:rPr>
          <w:rFonts w:cs="Times New Roman" w:eastAsiaTheme="majorEastAsia"/>
          <w:b/>
          <w:spacing w:val="-10"/>
          <w:kern w:val="2"/>
          <w:sz w:val="40"/>
          <w:szCs w:val="36"/>
          <w:shd w:val="clear" w:color="auto" w:fill="FFFFFF"/>
          <w:lang w:val="de-CH"/>
        </w:rPr>
        <w:t>Insights</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from</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machine</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learning</w:t>
      </w:r>
      <w:proofErr w:type="spellEnd"/>
    </w:p>
    <w:p w:rsidRPr="00801848" w:rsidR="00FA2E2A" w:rsidP="00FA2E2A" w:rsidRDefault="00FA2E2A" w14:paraId="21918241" w14:textId="677B51B9">
      <w:pPr>
        <w:pStyle w:val="NoSpacing"/>
        <w:jc w:val="center"/>
        <w:rPr>
          <w:shd w:val="clear" w:color="auto" w:fill="FFFFFF"/>
          <w:vertAlign w:val="superscript"/>
          <w:lang w:val="de-CH"/>
        </w:rPr>
      </w:pPr>
      <w:bookmarkStart w:name="_Hlk72500899" w:id="0"/>
      <w:r w:rsidRPr="00EF526B" w:rsidR="22A2557B">
        <w:rPr>
          <w:shd w:val="clear" w:color="auto" w:fill="FFFFFF"/>
          <w:lang w:val="de-CH"/>
        </w:rPr>
        <w:t>Kathrin</w:t>
      </w:r>
      <w:bookmarkEnd w:id="0"/>
      <w:r w:rsidRPr="00EF526B" w:rsidR="22A2557B">
        <w:rPr>
          <w:shd w:val="clear" w:color="auto" w:fill="FFFFFF"/>
          <w:lang w:val="de-CH"/>
        </w:rPr>
        <w:t xml:space="preserve"> Durizzo*</w:t>
      </w:r>
      <w:r w:rsidRPr="00EF526B" w:rsidR="22A2557B">
        <w:rPr>
          <w:shd w:val="clear" w:color="auto" w:fill="FFFFFF"/>
          <w:vertAlign w:val="superscript"/>
          <w:lang w:val="de-CH"/>
        </w:rPr>
        <w:t>1</w:t>
      </w:r>
      <w:r w:rsidRPr="4E2FB45A" w:rsidR="22A2557B">
        <w:rPr>
          <w:shd w:val="clear" w:color="auto" w:fill="FFFFFF"/>
          <w:lang w:val="de-CH"/>
        </w:rPr>
        <w:t>, Beat Scherrer</w:t>
      </w:r>
      <w:r w:rsidRPr="4E2FB45A" w:rsidR="22A2557B">
        <w:rPr>
          <w:vertAlign w:val="superscript"/>
          <w:lang w:val="de-CH"/>
        </w:rPr>
        <w:t>2</w:t>
      </w:r>
      <w:r w:rsidRPr="4E2FB45A" w:rsidR="22A2557B">
        <w:rPr>
          <w:lang w:val="de-CH"/>
        </w:rPr>
        <w:t>, Kenneth Harttgen</w:t>
      </w:r>
      <w:r w:rsidRPr="4E2FB45A" w:rsidR="01C4EBD4">
        <w:rPr>
          <w:vertAlign w:val="superscript"/>
          <w:lang w:val="de-CH"/>
        </w:rPr>
        <w:t>3</w:t>
      </w:r>
      <w:r w:rsidRPr="4E2FB45A" w:rsidR="22A2557B">
        <w:rPr>
          <w:lang w:val="de-CH"/>
        </w:rPr>
        <w:t>, Isabel Günther</w:t>
      </w:r>
      <w:r w:rsidRPr="4E2FB45A" w:rsidR="025CE2B6">
        <w:rPr>
          <w:vertAlign w:val="superscript"/>
          <w:lang w:val="de-CH"/>
        </w:rPr>
        <w:t>3</w:t>
      </w:r>
    </w:p>
    <w:p w:rsidRPr="00EF526B" w:rsidR="00FA2E2A" w:rsidP="00FA2E2A" w:rsidRDefault="00FA2E2A" w14:paraId="663ECB28" w14:textId="77777777">
      <w:pPr>
        <w:pStyle w:val="NoSpacing"/>
        <w:jc w:val="center"/>
        <w:rPr>
          <w:shd w:val="clear" w:color="auto" w:fill="FFFFFF"/>
          <w:vertAlign w:val="superscript"/>
          <w:lang w:val="de-CH"/>
        </w:rPr>
      </w:pPr>
    </w:p>
    <w:p w:rsidRPr="00EF526B" w:rsidR="00FA2E2A" w:rsidP="00FA2E2A" w:rsidRDefault="00FA2E2A" w14:paraId="1204ABAE" w14:textId="77777777">
      <w:pPr>
        <w:pStyle w:val="NoSpacing"/>
        <w:rPr>
          <w:shd w:val="clear" w:color="auto" w:fill="FFFFFF"/>
          <w:lang w:val="de-CH"/>
        </w:rPr>
      </w:pPr>
    </w:p>
    <w:p w:rsidRPr="00FA2E2A" w:rsidR="00FA2E2A" w:rsidP="00FA2E2A" w:rsidRDefault="00FA2E2A" w14:paraId="583AE623" w14:textId="6696D787">
      <w:pPr>
        <w:pStyle w:val="NoSpacing"/>
      </w:pPr>
      <w:r w:rsidRPr="4E2FB45A" w:rsidR="22A2557B">
        <w:rPr>
          <w:vertAlign w:val="superscript"/>
          <w:lang w:val="de-DE"/>
        </w:rPr>
        <w:t>1</w:t>
      </w:r>
      <w:r w:rsidRPr="4E2FB45A" w:rsidR="22A2557B">
        <w:rPr>
          <w:lang w:val="de-DE"/>
        </w:rPr>
        <w:t xml:space="preserve"> </w:t>
      </w:r>
      <w:r w:rsidRPr="4E2FB45A" w:rsidR="214A00AE">
        <w:rPr>
          <w:lang w:val="de-DE"/>
        </w:rPr>
        <w:t>Goettingen</w:t>
      </w:r>
      <w:r w:rsidRPr="4E2FB45A" w:rsidR="214A00AE">
        <w:rPr>
          <w:lang w:val="de-DE"/>
        </w:rPr>
        <w:t xml:space="preserve"> University</w:t>
      </w:r>
      <w:r w:rsidRPr="4E2FB45A" w:rsidR="22A2557B">
        <w:rPr>
          <w:lang w:val="de-DE"/>
        </w:rPr>
        <w:t xml:space="preserve">, </w:t>
      </w:r>
      <w:r w:rsidRPr="4E2FB45A" w:rsidR="5CC73F55">
        <w:rPr>
          <w:lang w:val="de-DE"/>
        </w:rPr>
        <w:t>Platz der Göttinger Sieben 3, 37073 Göttingen, Germany</w:t>
      </w:r>
      <w:r>
        <w:br/>
      </w:r>
      <w:r w:rsidRPr="4E2FB45A" w:rsidR="010F6F79">
        <w:rPr>
          <w:rFonts w:ascii="Garamond" w:hAnsi="Garamond" w:eastAsia="Garamond" w:cs="Garamond"/>
          <w:noProof w:val="0"/>
          <w:sz w:val="16"/>
          <w:szCs w:val="16"/>
          <w:vertAlign w:val="superscript"/>
          <w:lang w:val="de-DE"/>
        </w:rPr>
        <w:t xml:space="preserve">2 </w:t>
      </w:r>
      <w:r w:rsidRPr="4E2FB45A" w:rsidR="010F6F79">
        <w:rPr>
          <w:highlight w:val="yellow"/>
          <w:lang w:val="de-DE"/>
        </w:rPr>
        <w:t>PEPE, PLESE ADD YOUR CURRENT AFFILIATION</w:t>
      </w:r>
    </w:p>
    <w:p w:rsidRPr="00344346" w:rsidR="00FA2E2A" w:rsidP="00FA2E2A" w:rsidRDefault="00FA2E2A" w14:paraId="669BA1D5" w14:textId="42DA15A2">
      <w:pPr>
        <w:pStyle w:val="NoSpacing"/>
        <w:rPr>
          <w:shd w:val="clear" w:color="auto" w:fill="FFFFFF"/>
          <w:lang w:val="en-US"/>
        </w:rPr>
      </w:pPr>
      <w:r w:rsidRPr="00344346" w:rsidR="010F6F79">
        <w:rPr>
          <w:shd w:val="clear" w:color="auto" w:fill="FFFFFF"/>
          <w:vertAlign w:val="superscript"/>
          <w:lang w:val="en-US"/>
        </w:rPr>
        <w:t>3</w:t>
      </w:r>
      <w:r w:rsidRPr="4E2FB45A" w:rsidR="22A2557B">
        <w:rPr>
          <w:lang w:val="en-US"/>
        </w:rPr>
        <w:t xml:space="preserve"> ETH Zurich, </w:t>
      </w:r>
      <w:r w:rsidRPr="4E2FB45A" w:rsidR="22A2557B">
        <w:rPr>
          <w:lang w:val="en-US"/>
        </w:rPr>
        <w:t>Clausiusstrasse</w:t>
      </w:r>
      <w:r w:rsidRPr="4E2FB45A" w:rsidR="22A2557B">
        <w:rPr>
          <w:lang w:val="en-US"/>
        </w:rPr>
        <w:t xml:space="preserve"> 37, 8092 Zurich, Switzerland</w:t>
      </w:r>
      <w:r w:rsidRPr="4E2FB45A" w:rsidR="22A2557B">
        <w:rPr>
          <w:lang w:val="en-US"/>
        </w:rPr>
        <w:t xml:space="preserve"> </w:t>
      </w:r>
    </w:p>
    <w:p w:rsidRPr="00344346" w:rsidR="00FA2E2A" w:rsidP="00FA2E2A" w:rsidRDefault="00FA2E2A" w14:paraId="7B9C4F67" w14:textId="0B7B525D">
      <w:pPr>
        <w:pStyle w:val="NoSpacing"/>
        <w:rPr>
          <w:shd w:val="clear" w:color="auto" w:fill="FFFFFF"/>
          <w:lang w:val="en-US"/>
        </w:rPr>
      </w:pPr>
      <w:r w:rsidRPr="00344346" w:rsidR="22A2557B">
        <w:rPr>
          <w:shd w:val="clear" w:color="auto" w:fill="FFFFFF"/>
          <w:lang w:val="en-US"/>
        </w:rPr>
        <w:t>* Corresponding author: kdurizzo@</w:t>
      </w:r>
      <w:r w:rsidRPr="4E2FB45A" w:rsidR="694B4457">
        <w:rPr>
          <w:lang w:val="en-US"/>
        </w:rPr>
        <w:t>uni-goettingen.de</w:t>
      </w:r>
    </w:p>
    <w:p w:rsidRPr="00344346" w:rsidR="00F638B7" w:rsidP="00B90197" w:rsidRDefault="00F638B7" w14:paraId="68700260" w14:textId="7E872A8F">
      <w:pPr>
        <w:spacing w:after="0" w:line="240" w:lineRule="auto"/>
        <w:jc w:val="left"/>
        <w:rPr>
          <w:rFonts w:cs="Times New Roman"/>
          <w:sz w:val="20"/>
          <w:lang w:val="en-US"/>
        </w:rPr>
      </w:pPr>
    </w:p>
    <w:p w:rsidRPr="00F34B3E" w:rsidR="00B90197" w:rsidP="00B90197" w:rsidRDefault="00A15670" w14:paraId="2C17FE22" w14:textId="19216420">
      <w:pPr>
        <w:pStyle w:val="Heading1"/>
        <w:numPr>
          <w:ilvl w:val="0"/>
          <w:numId w:val="0"/>
        </w:numPr>
        <w:ind w:left="360"/>
        <w:rPr>
          <w:rFonts w:cs="Times New Roman"/>
          <w:color w:val="auto"/>
          <w:shd w:val="clear" w:color="auto" w:fill="FFFFFF"/>
          <w:lang w:val="en-US"/>
        </w:rPr>
      </w:pPr>
      <w:r w:rsidRPr="00F34B3E" w:rsidR="7EF6496A">
        <w:rPr>
          <w:rFonts w:cs="Times New Roman"/>
          <w:color w:val="auto"/>
          <w:shd w:val="clear" w:color="auto" w:fill="FFFFFF"/>
          <w:lang w:val="en-US"/>
        </w:rPr>
        <w:t>Abstract</w:t>
      </w:r>
    </w:p>
    <w:p w:rsidR="0A8E3727" w:rsidP="4E2FB45A" w:rsidRDefault="0A8E3727" w14:paraId="78085478" w14:textId="164D0FCE">
      <w:pPr>
        <w:pStyle w:val="NoSpacing"/>
        <w:ind w:firstLine="284"/>
      </w:pPr>
      <w:r w:rsidRPr="4E2FB45A" w:rsidR="0A8E3727">
        <w:rPr>
          <w:rFonts w:cs="Times New Roman"/>
        </w:rPr>
        <w:t>Across many African countries, health insurance coverage remains low and access to essential health services is limited. Yet, policymakers often lack information on which populations are most likely to be excluded. We apply supervised machine-learning methods to Demographic and Health Survey (DHS) data from 32 Sub-Saharan African countries to predict four outcomes related to financial protection and healthcare utilization: health insurance coverage, health facility visits, facility-based births, and postnatal care. We compare machine-learning models with a classical logistic regression approach and combine survey and census data to generate small-area diagnostics on exclusion from health insurance and health services. Machine-learning models consistently outperform logistic regression, particularly for rare and highly imbalanced outcomes. The most important predictors of exclusion include wealth, education, household composition, health awareness, and previous interaction with the healthcare system. Combining survey and census data further provides geographically disaggregated diagnostics on exclusion beyond conventional survey analyses. While not a substitute for direct measurement, these diagnostics can help identify underserved populations and support the targeting of universal health coverage efforts.</w:t>
      </w:r>
    </w:p>
    <w:p w:rsidR="4E2FB45A" w:rsidP="4E2FB45A" w:rsidRDefault="4E2FB45A" w14:paraId="5D83D420" w14:textId="482A9B3D">
      <w:pPr>
        <w:pStyle w:val="NoSpacing"/>
        <w:ind w:firstLine="284"/>
        <w:rPr>
          <w:rFonts w:cs="Times New Roman"/>
        </w:rPr>
      </w:pPr>
    </w:p>
    <w:p w:rsidR="4E2FB45A" w:rsidP="4E2FB45A" w:rsidRDefault="4E2FB45A" w14:paraId="574A806E" w14:textId="6EA4EC1C">
      <w:pPr>
        <w:pStyle w:val="NoSpacing"/>
        <w:ind w:firstLine="284"/>
        <w:rPr>
          <w:rFonts w:cs="Times New Roman"/>
        </w:rPr>
      </w:pPr>
    </w:p>
    <w:p w:rsidR="00ED012B" w:rsidP="00663859" w:rsidRDefault="00ED012B" w14:paraId="3945A7A4" w14:textId="77777777">
      <w:pPr>
        <w:pStyle w:val="NoSpacing"/>
        <w:spacing w:line="360" w:lineRule="auto"/>
      </w:pPr>
    </w:p>
    <w:p w:rsidR="00825C58" w:rsidP="00B64045" w:rsidRDefault="00825C58" w14:paraId="1E47650B" w14:textId="77777777">
      <w:pPr>
        <w:pStyle w:val="NoSpacing"/>
        <w:ind w:firstLine="284"/>
        <w:rPr>
          <w:lang w:val="en-US"/>
        </w:rPr>
      </w:pPr>
    </w:p>
    <w:p w:rsidR="006E35DB" w:rsidP="00A15670" w:rsidRDefault="006E35DB" w14:paraId="6953F473" w14:textId="78E4F000">
      <w:pPr>
        <w:pStyle w:val="NoSpacing"/>
        <w:rPr>
          <w:lang w:val="en-US"/>
        </w:rPr>
      </w:pPr>
    </w:p>
    <w:p w:rsidRPr="00F34B3E" w:rsidR="00A15670" w:rsidP="0033761C" w:rsidRDefault="00A15670" w14:paraId="3140C069" w14:textId="55EB25D9">
      <w:pPr>
        <w:pStyle w:val="NoSpacing"/>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Pr="00F34B3E" w:rsidR="00A94469">
        <w:rPr>
          <w:lang w:val="en-US"/>
        </w:rPr>
        <w:t>;</w:t>
      </w:r>
      <w:r w:rsidRPr="00F34B3E" w:rsidR="00BD72A1">
        <w:rPr>
          <w:lang w:val="en-US"/>
        </w:rPr>
        <w:t xml:space="preserve"> </w:t>
      </w:r>
      <w:r w:rsidR="00350EE8">
        <w:rPr>
          <w:lang w:val="en-US"/>
        </w:rPr>
        <w:t>s</w:t>
      </w:r>
      <w:r w:rsidRPr="00F34B3E" w:rsidR="00255228">
        <w:rPr>
          <w:lang w:val="en-US"/>
        </w:rPr>
        <w:t>patial</w:t>
      </w:r>
      <w:r w:rsidRPr="00F34B3E" w:rsidR="00BD72A1">
        <w:rPr>
          <w:lang w:val="en-US"/>
        </w:rPr>
        <w:t xml:space="preserve"> </w:t>
      </w:r>
      <w:r w:rsidR="00350EE8">
        <w:rPr>
          <w:lang w:val="en-US"/>
        </w:rPr>
        <w:t>a</w:t>
      </w:r>
      <w:r w:rsidRPr="00F34B3E" w:rsidR="00BD72A1">
        <w:rPr>
          <w:lang w:val="en-US"/>
        </w:rPr>
        <w:t>nalysis</w:t>
      </w:r>
    </w:p>
    <w:p w:rsidRPr="00F34B3E" w:rsidR="0033761C" w:rsidP="0033761C" w:rsidRDefault="0033761C" w14:paraId="7D7C8A90" w14:textId="77777777">
      <w:pPr>
        <w:pStyle w:val="NoSpacing"/>
        <w:rPr>
          <w:lang w:val="en-US"/>
        </w:rPr>
      </w:pPr>
    </w:p>
    <w:p w:rsidRPr="00F34B3E" w:rsidR="00A15670" w:rsidP="00BD534B" w:rsidRDefault="00A15670" w14:paraId="55C28914" w14:textId="20F6FA67">
      <w:pPr>
        <w:pStyle w:val="NoSpacing"/>
        <w:rPr>
          <w:lang w:val="it-IT"/>
        </w:rPr>
      </w:pPr>
      <w:r w:rsidRPr="00F34B3E">
        <w:rPr>
          <w:b/>
          <w:lang w:val="it-IT"/>
        </w:rPr>
        <w:t xml:space="preserve">JEL </w:t>
      </w:r>
      <w:proofErr w:type="spellStart"/>
      <w:r w:rsidRPr="00F34B3E">
        <w:rPr>
          <w:b/>
          <w:lang w:val="it-IT"/>
        </w:rPr>
        <w:t>codes</w:t>
      </w:r>
      <w:proofErr w:type="spellEnd"/>
      <w:r w:rsidRPr="00F34B3E">
        <w:rPr>
          <w:lang w:val="it-IT"/>
        </w:rPr>
        <w:t>: C4; I1; I32; O10</w:t>
      </w:r>
    </w:p>
    <w:p w:rsidRPr="00F34B3E" w:rsidR="004A4AC7" w:rsidP="00BD534B" w:rsidRDefault="004A4AC7" w14:paraId="06D991DF" w14:textId="67417248">
      <w:pPr>
        <w:pStyle w:val="NoSpacing"/>
        <w:rPr>
          <w:lang w:val="it-IT"/>
        </w:rPr>
      </w:pPr>
    </w:p>
    <w:p w:rsidRPr="00F34B3E" w:rsidR="004A4AC7" w:rsidP="00382F19" w:rsidRDefault="00040509" w14:paraId="1B26FB90" w14:textId="5565D443">
      <w:pPr>
        <w:spacing w:after="0" w:line="240" w:lineRule="auto"/>
        <w:rPr>
          <w:lang w:val="en-US"/>
        </w:rPr>
      </w:pPr>
      <w:r w:rsidRPr="00F34B3E">
        <w:rPr>
          <w:b/>
          <w:lang w:val="en-US"/>
        </w:rPr>
        <w:t>Funding</w:t>
      </w:r>
      <w:r w:rsidRPr="00F34B3E" w:rsidR="00382F19">
        <w:rPr>
          <w:b/>
          <w:lang w:val="en-US"/>
        </w:rPr>
        <w:t>:</w:t>
      </w:r>
      <w:r w:rsidRPr="00F34B3E" w:rsidR="00382F19">
        <w:rPr>
          <w:lang w:val="en-US"/>
        </w:rPr>
        <w:t xml:space="preserve"> </w:t>
      </w:r>
      <w:r w:rsidRPr="00F34B3E" w:rsidR="004A4AC7">
        <w:rPr>
          <w:lang w:val="en-US"/>
        </w:rPr>
        <w:t>We thank ETH Zurich and the Swiss National Research Fund (SNF) for funding this project (SNF grant number: 400640_183760)</w:t>
      </w:r>
      <w:r w:rsidRPr="00F34B3E" w:rsidR="009821DA">
        <w:rPr>
          <w:lang w:val="en-US"/>
        </w:rPr>
        <w:t xml:space="preserve">. </w:t>
      </w:r>
    </w:p>
    <w:p w:rsidRPr="00F34B3E" w:rsidR="00382F19" w:rsidP="00040509" w:rsidRDefault="00382F19" w14:paraId="7F19DADD" w14:textId="77777777">
      <w:pPr>
        <w:spacing w:after="0" w:line="240" w:lineRule="auto"/>
        <w:rPr>
          <w:lang w:val="en-US"/>
        </w:rPr>
      </w:pPr>
    </w:p>
    <w:p w:rsidRPr="00F34B3E" w:rsidR="004A4AC7" w:rsidP="00040509" w:rsidRDefault="00040509" w14:paraId="3AEEC97E" w14:textId="62D49B91">
      <w:pPr>
        <w:spacing w:after="0" w:line="240" w:lineRule="auto"/>
        <w:rPr>
          <w:lang w:val="en-US"/>
        </w:rPr>
      </w:pPr>
      <w:r w:rsidRPr="00F34B3E">
        <w:rPr>
          <w:b/>
          <w:lang w:val="en-US"/>
        </w:rPr>
        <w:t>Conflict of Interest:</w:t>
      </w:r>
      <w:r w:rsidRPr="00F34B3E">
        <w:rPr>
          <w:lang w:val="en-US"/>
        </w:rPr>
        <w:t xml:space="preserve"> </w:t>
      </w:r>
      <w:r w:rsidRPr="00F34B3E" w:rsidR="004A4AC7">
        <w:rPr>
          <w:lang w:val="en-US"/>
        </w:rPr>
        <w:t>The authors declare that they have no conflict of interest and nothing to disclose.</w:t>
      </w:r>
    </w:p>
    <w:p w:rsidRPr="00F34B3E" w:rsidR="00382F19" w:rsidP="00040509" w:rsidRDefault="00382F19" w14:paraId="1160FB45" w14:textId="77777777">
      <w:pPr>
        <w:spacing w:after="0" w:line="240" w:lineRule="auto"/>
        <w:rPr>
          <w:lang w:val="en-US"/>
        </w:rPr>
      </w:pPr>
    </w:p>
    <w:p w:rsidRPr="00F34B3E" w:rsidR="004A4AC7" w:rsidP="00382F19" w:rsidRDefault="00040509" w14:paraId="76F4ACD5" w14:textId="4FEDB561">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rsidRPr="00F34B3E" w:rsidR="00382F19" w:rsidP="00382F19" w:rsidRDefault="00382F19" w14:paraId="6D5439F4" w14:textId="77777777">
      <w:pPr>
        <w:spacing w:after="0" w:line="240" w:lineRule="auto"/>
        <w:rPr>
          <w:lang w:val="en-US"/>
        </w:rPr>
      </w:pPr>
    </w:p>
    <w:p w:rsidRPr="00F34B3E" w:rsidR="004A4AC7" w:rsidP="003A3282" w:rsidRDefault="00040509" w14:paraId="3698403B" w14:textId="2EF17CDC">
      <w:pPr>
        <w:spacing w:after="0" w:line="240" w:lineRule="auto"/>
        <w:rPr>
          <w:lang w:val="en-US"/>
        </w:rPr>
      </w:pPr>
      <w:r w:rsidRPr="00F34B3E">
        <w:rPr>
          <w:b/>
          <w:lang w:val="en-US"/>
        </w:rPr>
        <w:t>Code availability:</w:t>
      </w:r>
      <w:r w:rsidRPr="00F34B3E">
        <w:rPr>
          <w:lang w:val="en-US"/>
        </w:rPr>
        <w:t xml:space="preserve"> Code is available for review if needed</w:t>
      </w:r>
      <w:r w:rsidRPr="00F34B3E" w:rsidR="0021374F">
        <w:rPr>
          <w:lang w:val="en-US"/>
        </w:rPr>
        <w:t>.</w:t>
      </w:r>
    </w:p>
    <w:p w:rsidR="009821DA" w:rsidP="004A4AC7" w:rsidRDefault="009821DA" w14:paraId="7FE1A922" w14:textId="6C325742">
      <w:pPr>
        <w:pStyle w:val="NoSpacing"/>
        <w:rPr>
          <w:lang w:val="en-US"/>
        </w:rPr>
      </w:pPr>
    </w:p>
    <w:p w:rsidR="00302D08" w:rsidRDefault="00302D08" w14:paraId="552509E2" w14:textId="77777777">
      <w:pPr>
        <w:spacing w:line="259" w:lineRule="auto"/>
        <w:jc w:val="left"/>
        <w:rPr>
          <w:rFonts w:cs="Times New Roman" w:eastAsiaTheme="majorEastAsia"/>
          <w:sz w:val="32"/>
          <w:szCs w:val="32"/>
          <w:shd w:val="clear" w:color="auto" w:fill="FFFFFF"/>
          <w:lang w:val="en-US"/>
        </w:rPr>
      </w:pPr>
      <w:r>
        <w:rPr>
          <w:rFonts w:cs="Times New Roman"/>
          <w:shd w:val="clear" w:color="auto" w:fill="FFFFFF"/>
          <w:lang w:val="en-US"/>
        </w:rPr>
        <w:br w:type="page"/>
      </w:r>
    </w:p>
    <w:p w:rsidRPr="00F34B3E" w:rsidR="0033761C" w:rsidP="00CA3BAB" w:rsidRDefault="0033761C" w14:paraId="008DAA86" w14:textId="74A766F0">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t>Introduction</w:t>
      </w:r>
    </w:p>
    <w:p w:rsidR="00073146" w:rsidP="00DD391E" w:rsidRDefault="00220438" w14:paraId="2C38B19A" w14:textId="0430E44E">
      <w:pPr>
        <w:pStyle w:val="NoSpacing"/>
        <w:spacing w:after="120" w:line="360" w:lineRule="auto"/>
        <w:ind w:firstLine="284"/>
      </w:pPr>
      <w:r w:rsidR="0D106F3D">
        <w:rPr/>
        <w:t xml:space="preserve">Although many health outcomes have improved over the last few decades, maternal and neonatal health outcomes </w:t>
      </w:r>
      <w:r w:rsidR="0D106F3D">
        <w:rPr/>
        <w:t>remain</w:t>
      </w:r>
      <w:r w:rsidR="0D106F3D">
        <w:rPr/>
        <w:t xml:space="preserve"> </w:t>
      </w:r>
      <w:r w:rsidR="0D106F3D">
        <w:rPr/>
        <w:t>relatively low</w:t>
      </w:r>
      <w:r w:rsidR="0D106F3D">
        <w:rPr/>
        <w:t xml:space="preserve"> in Sub-Saharan Africa (e.g., World Bank, 2021; Coates et al., 2021). Countries in the region have the highest maternal mortality rates, with 534 deaths per 100,000 live births compared to an average of 231 in low- and middle-income countries (LMICs) and 11 in high-income countries (World Bank, 2021). A similar pattern exists for neonatal mortality. Many of these deaths are preventable through </w:t>
      </w:r>
      <w:r w:rsidR="0D106F3D">
        <w:rPr/>
        <w:t>timely</w:t>
      </w:r>
      <w:r w:rsidR="0D106F3D">
        <w:rPr/>
        <w:t xml:space="preserve"> access to skilled care during pregnancy, delivery, and the postnatal period, yet essential maternal and newborn health services </w:t>
      </w:r>
      <w:r w:rsidR="0D106F3D">
        <w:rPr/>
        <w:t>remain</w:t>
      </w:r>
      <w:r w:rsidR="0D106F3D">
        <w:rPr/>
        <w:t xml:space="preserve"> underutilized throughout the region </w:t>
      </w:r>
      <w:r w:rsidR="750169FE">
        <w:rPr/>
        <w:t>(</w:t>
      </w:r>
      <w:r w:rsidR="750169FE">
        <w:rPr/>
        <w:t>WHO</w:t>
      </w:r>
      <w:r w:rsidR="750169FE">
        <w:rPr/>
        <w:t>, 2022; DHS, 2022)</w:t>
      </w:r>
      <w:r w:rsidR="7998AF2D">
        <w:rPr/>
        <w:t>.</w:t>
      </w:r>
      <w:r w:rsidR="65910E0B">
        <w:rPr/>
        <w:t xml:space="preserve"> </w:t>
      </w:r>
    </w:p>
    <w:p w:rsidR="00294B09" w:rsidP="007C0EA2" w:rsidRDefault="001425F7" w14:paraId="5BAEADBB" w14:textId="34CFD153">
      <w:pPr>
        <w:pStyle w:val="NoSpacing"/>
        <w:spacing w:after="120" w:line="360" w:lineRule="auto"/>
        <w:ind w:firstLine="284"/>
      </w:pPr>
      <w:r w:rsidR="1D9B3826">
        <w:rPr/>
        <w:t>At the same time, limited financial protection continues to constrain healthcare use</w:t>
      </w:r>
      <w:r w:rsidR="6BAF4A47">
        <w:rPr/>
        <w:t xml:space="preserve">: </w:t>
      </w:r>
      <w:r w:rsidR="6BAF4A47">
        <w:rPr/>
        <w:t xml:space="preserve">out-of-pocket payments </w:t>
      </w:r>
      <w:r w:rsidR="6BAF4A47">
        <w:rPr/>
        <w:t>remain</w:t>
      </w:r>
      <w:r w:rsidR="6BAF4A47">
        <w:rPr/>
        <w:t xml:space="preserve"> common and disproportionately burden poorer households</w:t>
      </w:r>
      <w:r w:rsidR="6BAF4A47">
        <w:rPr/>
        <w:t xml:space="preserve"> </w:t>
      </w:r>
      <w:r w:rsidRPr="4E2FB45A" w:rsidR="312BB08F">
        <w:rPr>
          <w:lang w:val="en-US"/>
        </w:rPr>
        <w:t>(e.g., Mills et al., 2012; McIntyre, 2007</w:t>
      </w:r>
      <w:r w:rsidRPr="4E2FB45A" w:rsidR="6BAF4A47">
        <w:rPr>
          <w:lang w:val="en-US"/>
        </w:rPr>
        <w:t xml:space="preserve">; </w:t>
      </w:r>
      <w:r w:rsidRPr="4E2FB45A" w:rsidR="312BB08F">
        <w:rPr>
          <w:lang w:val="en-US"/>
        </w:rPr>
        <w:t xml:space="preserve">Wagstaff et al., 2018). Over the last decades, many LMICs </w:t>
      </w:r>
      <w:r w:rsidRPr="4E2FB45A" w:rsidR="32AB4116">
        <w:rPr>
          <w:lang w:val="en-US"/>
        </w:rPr>
        <w:t xml:space="preserve">have therefore </w:t>
      </w:r>
      <w:r w:rsidRPr="4E2FB45A" w:rsidR="312BB08F">
        <w:rPr>
          <w:lang w:val="en-US"/>
        </w:rPr>
        <w:t xml:space="preserve">implemented a mix of social, national, and community-based health insurance schemes to achieve </w:t>
      </w:r>
      <w:r w:rsidRPr="4E2FB45A" w:rsidR="384CA6AA">
        <w:rPr>
          <w:lang w:val="en-US"/>
        </w:rPr>
        <w:t>Universal Health Coverage (UHC</w:t>
      </w:r>
      <w:r w:rsidRPr="4E2FB45A" w:rsidR="091EF59D">
        <w:rPr>
          <w:lang w:val="en-US"/>
        </w:rPr>
        <w:t>)</w:t>
      </w:r>
      <w:r w:rsidR="091EF59D">
        <w:rPr/>
        <w:t>, defined as access to essential services without financial hardship</w:t>
      </w:r>
      <w:r w:rsidR="091EF59D">
        <w:rPr/>
        <w:t xml:space="preserve"> </w:t>
      </w:r>
      <w:r w:rsidRPr="4E2FB45A" w:rsidR="312BB08F">
        <w:rPr>
          <w:lang w:val="en-US"/>
        </w:rPr>
        <w:t xml:space="preserve">(Osei </w:t>
      </w:r>
      <w:r w:rsidRPr="4E2FB45A" w:rsidR="7B2423C1">
        <w:rPr>
          <w:lang w:val="en-US"/>
        </w:rPr>
        <w:t>Afriyie</w:t>
      </w:r>
      <w:r w:rsidRPr="4E2FB45A" w:rsidR="312BB08F">
        <w:rPr>
          <w:lang w:val="en-US"/>
        </w:rPr>
        <w:t xml:space="preserve"> et al., 2022</w:t>
      </w:r>
      <w:r w:rsidRPr="4E2FB45A" w:rsidR="4AF8EB0A">
        <w:rPr>
          <w:lang w:val="en-US"/>
        </w:rPr>
        <w:t>; Boerma et al., 2014;</w:t>
      </w:r>
      <w:r w:rsidRPr="4E2FB45A" w:rsidR="4AF8EB0A">
        <w:rPr>
          <w:lang w:val="en-US"/>
        </w:rPr>
        <w:t xml:space="preserve"> Evans et al., 2012; UN, 2013</w:t>
      </w:r>
      <w:r w:rsidRPr="4E2FB45A" w:rsidR="312BB08F">
        <w:rPr>
          <w:lang w:val="en-US"/>
        </w:rPr>
        <w:t>). Although</w:t>
      </w:r>
      <w:r w:rsidRPr="4E2FB45A" w:rsidR="312BB08F">
        <w:rPr>
          <w:lang w:val="en-US"/>
        </w:rPr>
        <w:t xml:space="preserve"> </w:t>
      </w:r>
      <w:r w:rsidRPr="4E2FB45A" w:rsidR="312BB08F">
        <w:rPr>
          <w:lang w:val="en-US"/>
        </w:rPr>
        <w:t xml:space="preserve">the impact of the various types of health insurance schemes varies across </w:t>
      </w:r>
      <w:r w:rsidRPr="4E2FB45A" w:rsidR="4AF8EB0A">
        <w:rPr>
          <w:lang w:val="en-US"/>
        </w:rPr>
        <w:t>countries</w:t>
      </w:r>
      <w:r w:rsidRPr="4E2FB45A" w:rsidR="312BB08F">
        <w:rPr>
          <w:lang w:val="en-US"/>
        </w:rPr>
        <w:t xml:space="preserve"> and schemes, the evidence suggests positive effects on the two goals of UHC, namely</w:t>
      </w:r>
      <w:r w:rsidRPr="4E2FB45A" w:rsidR="312BB08F">
        <w:rPr>
          <w:lang w:val="en-US"/>
        </w:rPr>
        <w:t xml:space="preserve"> </w:t>
      </w:r>
      <w:r w:rsidRPr="4E2FB45A" w:rsidR="312BB08F">
        <w:rPr>
          <w:lang w:val="en-US"/>
        </w:rPr>
        <w:t xml:space="preserve">improved access to health care and financial protection (e.g., </w:t>
      </w:r>
      <w:r w:rsidRPr="4E2FB45A" w:rsidR="312BB08F">
        <w:rPr>
          <w:lang w:val="en-US"/>
        </w:rPr>
        <w:t>Erlangga</w:t>
      </w:r>
      <w:r w:rsidRPr="4E2FB45A" w:rsidR="312BB08F">
        <w:rPr>
          <w:lang w:val="en-US"/>
        </w:rPr>
        <w:t xml:space="preserve"> et al., 2019; Spaan et al., 2012). Yet, </w:t>
      </w:r>
      <w:r w:rsidRPr="4E2FB45A" w:rsidR="32AB4116">
        <w:rPr>
          <w:lang w:val="en-US"/>
        </w:rPr>
        <w:t>in many African countries</w:t>
      </w:r>
      <w:r w:rsidRPr="4E2FB45A" w:rsidR="312BB08F">
        <w:rPr>
          <w:lang w:val="en-US"/>
        </w:rPr>
        <w:t>,</w:t>
      </w:r>
      <w:r w:rsidRPr="4E2FB45A" w:rsidR="312BB08F">
        <w:rPr>
          <w:lang w:val="en-US"/>
        </w:rPr>
        <w:t xml:space="preserve"> </w:t>
      </w:r>
      <w:r w:rsidRPr="4E2FB45A" w:rsidR="312BB08F">
        <w:rPr>
          <w:lang w:val="en-US"/>
        </w:rPr>
        <w:t>health insurance coverage is</w:t>
      </w:r>
      <w:r w:rsidRPr="4E2FB45A" w:rsidR="312BB08F">
        <w:rPr>
          <w:lang w:val="en-US"/>
        </w:rPr>
        <w:t xml:space="preserve"> </w:t>
      </w:r>
      <w:r w:rsidRPr="4E2FB45A" w:rsidR="312BB08F">
        <w:rPr>
          <w:lang w:val="en-US"/>
        </w:rPr>
        <w:t xml:space="preserve">still </w:t>
      </w:r>
      <w:r w:rsidRPr="4E2FB45A" w:rsidR="312BB08F">
        <w:rPr>
          <w:lang w:val="en-US"/>
        </w:rPr>
        <w:t>very low</w:t>
      </w:r>
      <w:r w:rsidRPr="4E2FB45A" w:rsidR="312BB08F">
        <w:rPr>
          <w:lang w:val="en-US"/>
        </w:rPr>
        <w:t xml:space="preserve"> and rarely exceeds</w:t>
      </w:r>
      <w:r w:rsidRPr="4E2FB45A" w:rsidR="312BB08F">
        <w:rPr>
          <w:lang w:val="en-US"/>
        </w:rPr>
        <w:t xml:space="preserve"> </w:t>
      </w:r>
      <w:r w:rsidRPr="4E2FB45A" w:rsidR="312BB08F">
        <w:rPr>
          <w:lang w:val="en-US"/>
        </w:rPr>
        <w:t>10% (World Bank, 2021)</w:t>
      </w:r>
      <w:r w:rsidRPr="4E2FB45A" w:rsidR="091EF59D">
        <w:rPr>
          <w:lang w:val="en-US"/>
        </w:rPr>
        <w:t xml:space="preserve">, </w:t>
      </w:r>
      <w:r w:rsidRPr="4E2FB45A" w:rsidR="0F79349D">
        <w:rPr>
          <w:lang w:val="en-US"/>
        </w:rPr>
        <w:t xml:space="preserve">and </w:t>
      </w:r>
      <w:r w:rsidR="0F79349D">
        <w:rPr/>
        <w:t xml:space="preserve">coverage </w:t>
      </w:r>
      <w:r w:rsidR="0F79349D">
        <w:rPr/>
        <w:t>remains</w:t>
      </w:r>
      <w:r w:rsidR="0F79349D">
        <w:rPr/>
        <w:t xml:space="preserve"> uneven across socioeconomic groups, leaving out the most vulnerable</w:t>
      </w:r>
      <w:r w:rsidR="2D7B8E38">
        <w:rPr/>
        <w:t xml:space="preserve"> </w:t>
      </w:r>
      <w:r w:rsidRPr="4E2FB45A" w:rsidR="3D1E55E9">
        <w:rPr>
          <w:lang w:val="en-US"/>
        </w:rPr>
        <w:t>(e.g., Osei Afriyie et al.,</w:t>
      </w:r>
      <w:r w:rsidRPr="4E2FB45A" w:rsidR="3D1E55E9">
        <w:rPr>
          <w:lang w:val="en-US"/>
        </w:rPr>
        <w:t xml:space="preserve"> 2022).</w:t>
      </w:r>
      <w:r w:rsidRPr="4E2FB45A" w:rsidR="3D1E55E9">
        <w:rPr>
          <w:lang w:val="en-US"/>
        </w:rPr>
        <w:t xml:space="preserve"> </w:t>
      </w:r>
    </w:p>
    <w:p w:rsidR="002C26B5" w:rsidP="007C0EA2" w:rsidRDefault="00183FA1" w14:paraId="6B42EA81" w14:textId="33E47B42">
      <w:pPr>
        <w:pStyle w:val="NoSpacing"/>
        <w:spacing w:after="120" w:line="360" w:lineRule="auto"/>
        <w:ind w:firstLine="284"/>
      </w:pPr>
      <w:r w:rsidR="00183FA1">
        <w:rPr/>
        <w:t>A central challenge for policymakers is that expansion efforts</w:t>
      </w:r>
      <w:r w:rsidR="00491911">
        <w:rPr/>
        <w:t xml:space="preserve"> for </w:t>
      </w:r>
      <w:r w:rsidR="00C71920">
        <w:rPr/>
        <w:t>UHC</w:t>
      </w:r>
      <w:r w:rsidR="00491911">
        <w:rPr/>
        <w:t xml:space="preserve">, </w:t>
      </w:r>
      <w:r w:rsidR="00183FA1">
        <w:rPr/>
        <w:t xml:space="preserve">such as insurance </w:t>
      </w:r>
      <w:r w:rsidR="00183FA1">
        <w:rPr/>
        <w:t>enrollment</w:t>
      </w:r>
      <w:r w:rsidR="00183FA1">
        <w:rPr/>
        <w:t xml:space="preserve"> campaigns, information provision, and service delivery strengthening</w:t>
      </w:r>
      <w:r w:rsidR="00491911">
        <w:rPr/>
        <w:t xml:space="preserve">, </w:t>
      </w:r>
      <w:r w:rsidR="00183FA1">
        <w:rPr/>
        <w:t xml:space="preserve">must be implemented under tight administrative </w:t>
      </w:r>
      <w:r w:rsidR="00491911">
        <w:rPr/>
        <w:t>budgets</w:t>
      </w:r>
      <w:r w:rsidR="00183FA1">
        <w:rPr/>
        <w:t xml:space="preserve">. This creates a practical decision </w:t>
      </w:r>
      <w:r w:rsidR="00183FA1">
        <w:rPr/>
        <w:t xml:space="preserve">problem: which populations are most likely to remain excluded from health insurance coverage and essential maternal </w:t>
      </w:r>
      <w:r w:rsidR="002B7203">
        <w:rPr/>
        <w:t xml:space="preserve">and neonatal </w:t>
      </w:r>
      <w:r w:rsidR="00183FA1">
        <w:rPr/>
        <w:t xml:space="preserve">health services, and where should limited outreach and implementation capacity be concentrated? While household surveys have been instrumental in documenting gaps and correlates of insurance </w:t>
      </w:r>
      <w:r w:rsidR="00183FA1">
        <w:rPr/>
        <w:t>enrollment</w:t>
      </w:r>
      <w:r w:rsidR="00183FA1">
        <w:rPr/>
        <w:t xml:space="preserve"> and maternal health service use, standard regression-based approaches may struggle to support</w:t>
      </w:r>
      <w:r w:rsidR="00D777A4">
        <w:rPr/>
        <w:t xml:space="preserve"> targeting</w:t>
      </w:r>
      <w:r w:rsidR="00183FA1">
        <w:rPr/>
        <w:t xml:space="preserve"> when outcomes are rare, highly imbalanced, and shaped by complex interactions across socioeconomic status</w:t>
      </w:r>
      <w:r w:rsidR="00215925">
        <w:rPr/>
        <w:t xml:space="preserve"> and many other </w:t>
      </w:r>
      <w:r w:rsidR="00E97EF5">
        <w:rPr/>
        <w:t>unexplained factors</w:t>
      </w:r>
      <w:r w:rsidR="00183FA1">
        <w:rPr/>
        <w:t>.</w:t>
      </w:r>
    </w:p>
    <w:p w:rsidR="7399A47E" w:rsidP="4E2FB45A" w:rsidRDefault="7399A47E" w14:paraId="6E20AFDC" w14:textId="2E9EBB55">
      <w:pPr>
        <w:pStyle w:val="NoSpacing"/>
        <w:spacing w:after="120" w:line="360" w:lineRule="auto"/>
        <w:ind w:firstLine="284"/>
      </w:pPr>
      <w:r w:rsidRPr="4E2FB45A" w:rsidR="7399A47E">
        <w:rPr>
          <w:lang w:val="en-US"/>
        </w:rPr>
        <w:t xml:space="preserve">This </w:t>
      </w:r>
      <w:r w:rsidRPr="4E2FB45A" w:rsidR="7399A47E">
        <w:rPr>
          <w:lang w:val="en-US"/>
        </w:rPr>
        <w:t>study</w:t>
      </w:r>
      <w:r w:rsidRPr="4E2FB45A" w:rsidR="7399A47E">
        <w:rPr>
          <w:lang w:val="en-US"/>
        </w:rPr>
        <w:t xml:space="preserve"> addresses </w:t>
      </w:r>
      <w:r w:rsidRPr="4E2FB45A" w:rsidR="619B5F1B">
        <w:rPr>
          <w:lang w:val="en-US"/>
        </w:rPr>
        <w:t>this</w:t>
      </w:r>
      <w:r w:rsidRPr="4E2FB45A" w:rsidR="7399A47E">
        <w:rPr>
          <w:lang w:val="en-US"/>
        </w:rPr>
        <w:t xml:space="preserve"> challenge </w:t>
      </w:r>
      <w:r w:rsidRPr="4E2FB45A" w:rsidR="619B5F1B">
        <w:rPr>
          <w:lang w:val="en-US"/>
        </w:rPr>
        <w:t xml:space="preserve">by </w:t>
      </w:r>
      <w:r w:rsidRPr="4E2FB45A" w:rsidR="2FC0192C">
        <w:rPr>
          <w:lang w:val="en-US"/>
        </w:rPr>
        <w:t>asking</w:t>
      </w:r>
      <w:r w:rsidRPr="4E2FB45A" w:rsidR="7399A47E">
        <w:rPr>
          <w:lang w:val="en-US"/>
        </w:rPr>
        <w:t xml:space="preserve"> how </w:t>
      </w:r>
      <w:r w:rsidRPr="4E2FB45A" w:rsidR="31425E61">
        <w:rPr>
          <w:lang w:val="en-US"/>
        </w:rPr>
        <w:t xml:space="preserve">the included and excluded populations of health insurance systems and essential health services can be better </w:t>
      </w:r>
      <w:r w:rsidRPr="4E2FB45A" w:rsidR="31425E61">
        <w:rPr>
          <w:lang w:val="en-US"/>
        </w:rPr>
        <w:t>identified</w:t>
      </w:r>
      <w:r w:rsidRPr="4E2FB45A" w:rsidR="31425E61">
        <w:rPr>
          <w:lang w:val="en-US"/>
        </w:rPr>
        <w:t>.</w:t>
      </w:r>
      <w:r w:rsidRPr="4E2FB45A" w:rsidR="7399A47E">
        <w:rPr>
          <w:lang w:val="en-US"/>
        </w:rPr>
        <w:t xml:space="preserve"> </w:t>
      </w:r>
      <w:r w:rsidRPr="4E2FB45A" w:rsidR="3C7F1885">
        <w:rPr>
          <w:lang w:val="en-US"/>
        </w:rPr>
        <w:t xml:space="preserve">We test </w:t>
      </w:r>
      <w:r w:rsidR="3C7F1885">
        <w:rPr/>
        <w:t xml:space="preserve">whether supervised machine learning can improve the identification of women at </w:t>
      </w:r>
      <w:r w:rsidR="3C7F1885">
        <w:rPr/>
        <w:t>high risk</w:t>
      </w:r>
      <w:r w:rsidR="3C7F1885">
        <w:rPr/>
        <w:t xml:space="preserve"> of being uninsured or not receiving essential maternal </w:t>
      </w:r>
      <w:r w:rsidR="021C20BB">
        <w:rPr/>
        <w:t xml:space="preserve">and neonatal </w:t>
      </w:r>
      <w:r w:rsidR="3C7F1885">
        <w:rPr/>
        <w:t>health services in Sub-Saharan Africa, compared to classical regression-based prediction models</w:t>
      </w:r>
      <w:r w:rsidR="021C20BB">
        <w:rPr/>
        <w:t>.</w:t>
      </w:r>
      <w:r w:rsidR="02696BBE">
        <w:rPr/>
        <w:t xml:space="preserve"> </w:t>
      </w:r>
      <w:r w:rsidR="2E56A8D2">
        <w:rPr/>
        <w:t>We use Demographic and Health Survey data from 32 countries and predict four outcomes</w:t>
      </w:r>
      <w:r w:rsidR="02696BBE">
        <w:rPr/>
        <w:t xml:space="preserve"> </w:t>
      </w:r>
      <w:r w:rsidR="2E56A8D2">
        <w:rPr/>
        <w:t>spanning financial protection and care use:</w:t>
      </w:r>
      <w:r w:rsidRPr="4E2FB45A" w:rsidR="02696BBE">
        <w:rPr>
          <w:lang w:val="en-US"/>
        </w:rPr>
        <w:t>(</w:t>
      </w:r>
      <w:r w:rsidRPr="4E2FB45A" w:rsidR="02696BBE">
        <w:rPr>
          <w:lang w:val="en-US"/>
        </w:rPr>
        <w:t>i</w:t>
      </w:r>
      <w:r w:rsidRPr="4E2FB45A" w:rsidR="02696BBE">
        <w:rPr>
          <w:lang w:val="en-US"/>
        </w:rPr>
        <w:t>) health insurance coverage,</w:t>
      </w:r>
      <w:r w:rsidRPr="4E2FB45A" w:rsidR="02696BBE">
        <w:rPr>
          <w:lang w:val="en-US"/>
        </w:rPr>
        <w:t xml:space="preserve"> (</w:t>
      </w:r>
      <w:r w:rsidRPr="4E2FB45A" w:rsidR="02696BBE">
        <w:rPr>
          <w:lang w:val="en-US"/>
        </w:rPr>
        <w:t>i</w:t>
      </w:r>
      <w:r w:rsidRPr="4E2FB45A" w:rsidR="02696BBE">
        <w:rPr>
          <w:lang w:val="en-US"/>
        </w:rPr>
        <w:t xml:space="preserve">i) if a </w:t>
      </w:r>
      <w:r w:rsidRPr="4E2FB45A" w:rsidR="02696BBE">
        <w:rPr>
          <w:lang w:val="en-US"/>
        </w:rPr>
        <w:t>woman</w:t>
      </w:r>
      <w:r w:rsidRPr="4E2FB45A" w:rsidR="02696BBE">
        <w:rPr>
          <w:lang w:val="en-US"/>
        </w:rPr>
        <w:t xml:space="preserve"> visited a health facility at least once a year, (ii</w:t>
      </w:r>
      <w:r w:rsidRPr="4E2FB45A" w:rsidR="02696BBE">
        <w:rPr>
          <w:lang w:val="en-US"/>
        </w:rPr>
        <w:t>i</w:t>
      </w:r>
      <w:r w:rsidRPr="4E2FB45A" w:rsidR="02696BBE">
        <w:rPr>
          <w:lang w:val="en-US"/>
        </w:rPr>
        <w:t>) if the last-born child was born in a health facility, and (i</w:t>
      </w:r>
      <w:r w:rsidRPr="4E2FB45A" w:rsidR="02696BBE">
        <w:rPr>
          <w:lang w:val="en-US"/>
        </w:rPr>
        <w:t>v</w:t>
      </w:r>
      <w:r w:rsidRPr="4E2FB45A" w:rsidR="02696BBE">
        <w:rPr>
          <w:lang w:val="en-US"/>
        </w:rPr>
        <w:t>) if they had a postnatal check within the first two weeks</w:t>
      </w:r>
      <w:r w:rsidR="2EE66E57">
        <w:rPr/>
        <w:t xml:space="preserve">. </w:t>
      </w:r>
      <w:r w:rsidR="5A4147C2">
        <w:rPr/>
        <w:t xml:space="preserve">We compare a range of supervised machine-learning models with a classical logistic regression benchmark and evaluate predictive performance using metrics that are robust to class imbalance. We further examine which observable characteristics are most predictive of exclusion and apply the trained models to census data to generate small-area diagnostics beyond the spatial resolution of household surveys. </w:t>
      </w:r>
      <w:r w:rsidR="43B2214F">
        <w:rPr/>
        <w:t>We find that machine-learning methods substantially improve predictive performance relative to logistic regression, particularly for rare outcomes. Moreover, combining survey and census data generates geographically disaggregated diagnostics on exclusion from health insurance and health services, providing additional information on within-country heterogeneity beyond that available from conventional survey analyses.</w:t>
      </w:r>
    </w:p>
    <w:p w:rsidR="7A9EB76C" w:rsidP="58C1925E" w:rsidRDefault="7A9EB76C" w14:paraId="1F29DE7E" w14:textId="294D06DD">
      <w:pPr>
        <w:pStyle w:val="NoSpacing"/>
        <w:spacing w:after="120" w:line="360" w:lineRule="auto"/>
        <w:ind w:firstLine="284"/>
      </w:pPr>
      <w:r w:rsidR="7A9EB76C">
        <w:rPr/>
        <w:t xml:space="preserve">This paper contributes to a growing literature that uses machine learning (ML) to support policy decisions under informational constraints. A first strand of this literature applies ML techniques to improve the targeting of public policies and social programs (Aiken et al., 2025; Blair et al., 2017; Bazzi et al., 2022; Savage et al., 2017). For example, Aiken et al. (2025) illustrate the potential of machine learning for improving the allocation of scarce public resources by using mobile phone data to </w:t>
      </w:r>
      <w:r w:rsidR="7A9EB76C">
        <w:rPr/>
        <w:t>identify</w:t>
      </w:r>
      <w:r w:rsidR="7A9EB76C">
        <w:rPr/>
        <w:t xml:space="preserve"> populations most in need of social protection in Bangladesh and Togo. Similarly, Sansone and Zhu (2021) use ML to improve the targeting of welfare recipients in Australia, Kang et al. (2013) predict hygiene inspection outcomes to improve the allocation of health inspectors, and Cuccaro-Alamin et al. (2017) and Vaithianathan et al. (2013) develop predictive models to identify children at risk of abuse and maltreatment. Other applications include the prediction of infant and child mortality risk (Brahma and Mukherjee, 2021), patient screening (Mullainathan and Spiess, 2017), and healthcare expenditures (Vimont et al., 2021). Overall, these studies show that ML methods can improve predictive performance and support more effective targeting of scarce public resources. Relative to this literature, evidence on ML-based prediction for social health protection, specifically health insurance coverage and essential maternal and neonatal health services in Sub-Saharan Africa, remains limited, particularly in settings where administrative data are scarce and policymakers must rely on household survey data.</w:t>
      </w:r>
    </w:p>
    <w:p w:rsidR="2B6CFDD0" w:rsidP="3C358BCC" w:rsidRDefault="2B6CFDD0" w14:paraId="1462473E" w14:textId="25F0F52B">
      <w:pPr>
        <w:pStyle w:val="NoSpacing"/>
        <w:spacing w:after="120" w:line="360" w:lineRule="auto"/>
        <w:ind w:firstLine="284"/>
      </w:pPr>
      <w:r w:rsidRPr="4E2FB45A" w:rsidR="0A045CD6">
        <w:rPr>
          <w:lang w:val="en-US"/>
        </w:rPr>
        <w:t>A related</w:t>
      </w:r>
      <w:r w:rsidRPr="4E2FB45A" w:rsidR="0A045CD6">
        <w:rPr>
          <w:lang w:val="en-US"/>
        </w:rPr>
        <w:t xml:space="preserve"> literature combines survey and census data to generate geographically disaggregated estimates of socioeconomic outcomes. Recent studies use machine-learning techniques to improve poverty measurement and small-area estimation by </w:t>
      </w:r>
      <w:r w:rsidRPr="4E2FB45A" w:rsidR="0A045CD6">
        <w:rPr>
          <w:lang w:val="en-US"/>
        </w:rPr>
        <w:t>leveraging</w:t>
      </w:r>
      <w:r w:rsidRPr="4E2FB45A" w:rsidR="0A045CD6">
        <w:rPr>
          <w:lang w:val="en-US"/>
        </w:rPr>
        <w:t xml:space="preserve"> both labeled survey data and unlabeled census data (</w:t>
      </w:r>
      <w:r w:rsidRPr="4E2FB45A" w:rsidR="0A045CD6">
        <w:rPr>
          <w:lang w:val="en-US"/>
        </w:rPr>
        <w:t>Corral et al</w:t>
      </w:r>
      <w:r w:rsidRPr="4E2FB45A" w:rsidR="0A045CD6">
        <w:rPr>
          <w:lang w:val="en-US"/>
        </w:rPr>
        <w:t>., 2025; Echevin et al., 2025</w:t>
      </w:r>
      <w:r w:rsidRPr="4E2FB45A" w:rsidR="32739601">
        <w:rPr>
          <w:lang w:val="en-US"/>
        </w:rPr>
        <w:t>, Hazlett et al., 2023</w:t>
      </w:r>
      <w:r w:rsidRPr="4E2FB45A" w:rsidR="0A045CD6">
        <w:rPr>
          <w:lang w:val="en-US"/>
        </w:rPr>
        <w:t xml:space="preserve">). These approaches </w:t>
      </w:r>
      <w:r w:rsidRPr="4E2FB45A" w:rsidR="0A045CD6">
        <w:rPr>
          <w:lang w:val="en-US"/>
        </w:rPr>
        <w:t>d</w:t>
      </w:r>
      <w:r w:rsidRPr="4E2FB45A" w:rsidR="0A045CD6">
        <w:rPr>
          <w:lang w:val="en-US"/>
        </w:rPr>
        <w:t>emonstrate</w:t>
      </w:r>
      <w:r w:rsidRPr="4E2FB45A" w:rsidR="0A045CD6">
        <w:rPr>
          <w:lang w:val="en-US"/>
        </w:rPr>
        <w:t xml:space="preserve"> </w:t>
      </w:r>
      <w:r w:rsidRPr="4E2FB45A" w:rsidR="0A045CD6">
        <w:rPr>
          <w:lang w:val="en-US"/>
        </w:rPr>
        <w:t xml:space="preserve">that combining the strengths of representative household surveys and census datasets can </w:t>
      </w:r>
      <w:r w:rsidRPr="4E2FB45A" w:rsidR="0A045CD6">
        <w:rPr>
          <w:lang w:val="en-US"/>
        </w:rPr>
        <w:t>s</w:t>
      </w:r>
      <w:r w:rsidRPr="4E2FB45A" w:rsidR="0A045CD6">
        <w:rPr>
          <w:lang w:val="en-US"/>
        </w:rPr>
        <w:t>ubstantially improve</w:t>
      </w:r>
      <w:r w:rsidRPr="4E2FB45A" w:rsidR="0A045CD6">
        <w:rPr>
          <w:lang w:val="en-US"/>
        </w:rPr>
        <w:t xml:space="preserve"> </w:t>
      </w:r>
      <w:r w:rsidRPr="4E2FB45A" w:rsidR="0A045CD6">
        <w:rPr>
          <w:lang w:val="en-US"/>
        </w:rPr>
        <w:t>the spatial granularity of policy-relevant indicators. To our knowledge, this approach has not yet been applied to health insurance coverage and essential maternal and neonatal health services in Sub-Saharan Africa.</w:t>
      </w:r>
    </w:p>
    <w:p w:rsidR="07342276" w:rsidP="4E2FB45A" w:rsidRDefault="07342276" w14:paraId="031DD556" w14:textId="3B3539C8">
      <w:pPr>
        <w:pStyle w:val="NoSpacing"/>
        <w:suppressLineNumbers w:val="0"/>
        <w:bidi w:val="0"/>
        <w:spacing w:before="0" w:beforeAutospacing="off" w:after="120" w:afterAutospacing="off" w:line="360" w:lineRule="auto"/>
        <w:ind w:left="0" w:right="0" w:firstLine="284"/>
        <w:jc w:val="both"/>
      </w:pPr>
      <w:r w:rsidRPr="4E2FB45A" w:rsidR="07342276">
        <w:rPr>
          <w:lang w:val="en-US"/>
        </w:rPr>
        <w:t xml:space="preserve">This paper also </w:t>
      </w:r>
      <w:r w:rsidRPr="4E2FB45A" w:rsidR="527A9F34">
        <w:rPr>
          <w:lang w:val="en-US"/>
        </w:rPr>
        <w:t>relates</w:t>
      </w:r>
      <w:r w:rsidRPr="4E2FB45A" w:rsidR="07342276">
        <w:rPr>
          <w:lang w:val="en-US"/>
        </w:rPr>
        <w:t xml:space="preserve"> to the large literature on </w:t>
      </w:r>
      <w:r w:rsidRPr="4E2FB45A" w:rsidR="07342276">
        <w:rPr>
          <w:lang w:val="en-US"/>
        </w:rPr>
        <w:t xml:space="preserve">determinants of health insurance coverage </w:t>
      </w:r>
      <w:r w:rsidRPr="4E2FB45A" w:rsidR="67570641">
        <w:rPr>
          <w:lang w:val="en-US"/>
        </w:rPr>
        <w:t xml:space="preserve">and </w:t>
      </w:r>
      <w:r w:rsidRPr="4E2FB45A" w:rsidR="67570641">
        <w:rPr>
          <w:lang w:val="en-US"/>
        </w:rPr>
        <w:t>health</w:t>
      </w:r>
      <w:r w:rsidRPr="4E2FB45A" w:rsidR="07342276">
        <w:rPr>
          <w:lang w:val="en-US"/>
        </w:rPr>
        <w:t xml:space="preserve"> care </w:t>
      </w:r>
      <w:r w:rsidRPr="4E2FB45A" w:rsidR="07342276">
        <w:rPr>
          <w:lang w:val="en-US"/>
        </w:rPr>
        <w:t>utilization</w:t>
      </w:r>
      <w:r w:rsidRPr="4E2FB45A" w:rsidR="07342276">
        <w:rPr>
          <w:lang w:val="en-US"/>
        </w:rPr>
        <w:t xml:space="preserve"> </w:t>
      </w:r>
      <w:r w:rsidRPr="4E2FB45A" w:rsidR="07342276">
        <w:rPr>
          <w:lang w:val="en-US"/>
        </w:rPr>
        <w:t>in LMICs.</w:t>
      </w:r>
      <w:r w:rsidRPr="4E2FB45A" w:rsidR="67570641">
        <w:rPr>
          <w:lang w:val="en-US"/>
        </w:rPr>
        <w:t xml:space="preserve"> Studies about health insurance coverage </w:t>
      </w:r>
      <w:r w:rsidRPr="4E2FB45A" w:rsidR="07342276">
        <w:rPr>
          <w:lang w:val="en-US"/>
        </w:rPr>
        <w:t>show that higher wealth, high</w:t>
      </w:r>
      <w:r w:rsidRPr="4E2FB45A" w:rsidR="24ED640B">
        <w:rPr>
          <w:lang w:val="en-US"/>
        </w:rPr>
        <w:t>er</w:t>
      </w:r>
      <w:r w:rsidRPr="4E2FB45A" w:rsidR="07342276">
        <w:rPr>
          <w:lang w:val="en-US"/>
        </w:rPr>
        <w:t xml:space="preserve"> education, older age, formal occupation, and urban residence are</w:t>
      </w:r>
      <w:r w:rsidRPr="4E2FB45A" w:rsidR="07342276">
        <w:rPr>
          <w:lang w:val="en-US"/>
        </w:rPr>
        <w:t xml:space="preserve"> </w:t>
      </w:r>
      <w:r w:rsidRPr="4E2FB45A" w:rsidR="07342276">
        <w:rPr>
          <w:lang w:val="en-US"/>
        </w:rPr>
        <w:t xml:space="preserve">key </w:t>
      </w:r>
      <w:r w:rsidRPr="4E2FB45A" w:rsidR="07342276">
        <w:rPr>
          <w:lang w:val="en-US"/>
        </w:rPr>
        <w:t>drivers</w:t>
      </w:r>
      <w:r w:rsidRPr="4E2FB45A" w:rsidR="07342276">
        <w:rPr>
          <w:lang w:val="en-US"/>
        </w:rPr>
        <w:t xml:space="preserve"> for health insurance coverage (e.g., Osei Afriyie et al, 2022; Salari et al., 2019; Amu et al.</w:t>
      </w:r>
      <w:r w:rsidRPr="4E2FB45A" w:rsidR="24ED640B">
        <w:rPr>
          <w:lang w:val="en-US"/>
        </w:rPr>
        <w:t>,</w:t>
      </w:r>
      <w:r w:rsidRPr="4E2FB45A" w:rsidR="07342276">
        <w:rPr>
          <w:lang w:val="en-US"/>
        </w:rPr>
        <w:t xml:space="preserve"> 2018). </w:t>
      </w:r>
      <w:r w:rsidRPr="4E2FB45A" w:rsidR="07342276">
        <w:rPr>
          <w:lang w:val="en-US"/>
        </w:rPr>
        <w:t>W</w:t>
      </w:r>
      <w:r w:rsidRPr="4E2FB45A" w:rsidR="07342276">
        <w:rPr>
          <w:lang w:val="en-US"/>
        </w:rPr>
        <w:t>ealth and</w:t>
      </w:r>
      <w:r w:rsidRPr="4E2FB45A" w:rsidR="07342276">
        <w:rPr>
          <w:lang w:val="en-US"/>
        </w:rPr>
        <w:t xml:space="preserve"> formal</w:t>
      </w:r>
      <w:r w:rsidRPr="4E2FB45A" w:rsidR="07342276">
        <w:rPr>
          <w:lang w:val="en-US"/>
        </w:rPr>
        <w:t xml:space="preserve"> employment are crucial economic determinants and, at the same time, portray two of the main barriers to enrolment into health insurance schemes: lack of access for the very </w:t>
      </w:r>
      <w:r w:rsidRPr="4E2FB45A" w:rsidR="07342276">
        <w:rPr>
          <w:lang w:val="en-US"/>
        </w:rPr>
        <w:t>poor and</w:t>
      </w:r>
      <w:r w:rsidRPr="4E2FB45A" w:rsidR="07342276">
        <w:rPr>
          <w:lang w:val="en-US"/>
        </w:rPr>
        <w:t xml:space="preserve"> work in</w:t>
      </w:r>
      <w:r w:rsidRPr="4E2FB45A" w:rsidR="07342276">
        <w:rPr>
          <w:lang w:val="en-US"/>
        </w:rPr>
        <w:t xml:space="preserve"> the informal sector (e.g., </w:t>
      </w:r>
      <w:r w:rsidRPr="4E2FB45A" w:rsidR="07342276">
        <w:rPr>
          <w:lang w:val="en-US"/>
        </w:rPr>
        <w:t>Duku</w:t>
      </w:r>
      <w:r w:rsidRPr="4E2FB45A" w:rsidR="24ED640B">
        <w:rPr>
          <w:lang w:val="en-US"/>
        </w:rPr>
        <w:t>,</w:t>
      </w:r>
      <w:r w:rsidRPr="4E2FB45A" w:rsidR="07342276">
        <w:rPr>
          <w:lang w:val="en-US"/>
        </w:rPr>
        <w:t xml:space="preserve"> 2018; </w:t>
      </w:r>
      <w:r w:rsidRPr="4E2FB45A" w:rsidR="07342276">
        <w:rPr>
          <w:lang w:val="en-US"/>
        </w:rPr>
        <w:t>Kumi-</w:t>
      </w:r>
      <w:r w:rsidRPr="4E2FB45A" w:rsidR="07342276">
        <w:rPr>
          <w:lang w:val="en-US"/>
        </w:rPr>
        <w:t>Kyereme</w:t>
      </w:r>
      <w:r w:rsidRPr="4E2FB45A" w:rsidR="07342276">
        <w:rPr>
          <w:lang w:val="en-US"/>
        </w:rPr>
        <w:t xml:space="preserve"> and Amo-Adjei, 2013; Amu et al., 2018; </w:t>
      </w:r>
      <w:r w:rsidRPr="4E2FB45A" w:rsidR="07342276">
        <w:rPr>
          <w:lang w:val="en-US"/>
        </w:rPr>
        <w:t>Msuya</w:t>
      </w:r>
      <w:r w:rsidRPr="4E2FB45A" w:rsidR="07342276">
        <w:rPr>
          <w:lang w:val="en-US"/>
        </w:rPr>
        <w:t xml:space="preserve"> </w:t>
      </w:r>
      <w:r w:rsidRPr="4E2FB45A" w:rsidR="24ED640B">
        <w:rPr>
          <w:lang w:val="en-US"/>
        </w:rPr>
        <w:t>e</w:t>
      </w:r>
      <w:r w:rsidRPr="4E2FB45A" w:rsidR="07342276">
        <w:rPr>
          <w:lang w:val="en-US"/>
        </w:rPr>
        <w:t xml:space="preserve">t al., 2007; Salari et al., 2019; Dixon et al., 2014; </w:t>
      </w:r>
      <w:r w:rsidRPr="4E2FB45A" w:rsidR="07342276">
        <w:rPr>
          <w:lang w:val="en-US"/>
        </w:rPr>
        <w:t>Akazili</w:t>
      </w:r>
      <w:r w:rsidRPr="4E2FB45A" w:rsidR="07342276">
        <w:rPr>
          <w:lang w:val="en-US"/>
        </w:rPr>
        <w:t xml:space="preserve"> et al., 2014; Jehu-Appiah et al., 2011). Since LMICs have a large share of informal sector workers</w:t>
      </w:r>
      <w:r w:rsidRPr="4E2FB45A" w:rsidR="07342276">
        <w:rPr>
          <w:lang w:val="en-US"/>
        </w:rPr>
        <w:t xml:space="preserve"> </w:t>
      </w:r>
      <w:r w:rsidRPr="4E2FB45A" w:rsidR="07342276">
        <w:rPr>
          <w:lang w:val="en-US"/>
        </w:rPr>
        <w:t>– resulting in a lack of information about working status</w:t>
      </w:r>
      <w:r w:rsidRPr="4E2FB45A" w:rsidR="07342276">
        <w:rPr>
          <w:lang w:val="en-US"/>
        </w:rPr>
        <w:t xml:space="preserve"> and </w:t>
      </w:r>
      <w:r w:rsidRPr="4E2FB45A" w:rsidR="3DBBAA17">
        <w:rPr>
          <w:lang w:val="en-US"/>
        </w:rPr>
        <w:t>income –</w:t>
      </w:r>
      <w:r w:rsidRPr="4E2FB45A" w:rsidR="07342276">
        <w:rPr>
          <w:lang w:val="en-US"/>
        </w:rPr>
        <w:t xml:space="preserve"> it is challenging to target and cover workers</w:t>
      </w:r>
      <w:r w:rsidRPr="4E2FB45A" w:rsidR="07342276">
        <w:rPr>
          <w:lang w:val="en-US"/>
        </w:rPr>
        <w:t xml:space="preserve"> with health insurance </w:t>
      </w:r>
      <w:r w:rsidRPr="4E2FB45A" w:rsidR="07342276">
        <w:rPr>
          <w:lang w:val="en-US"/>
        </w:rPr>
        <w:t xml:space="preserve">(Lagomarsino et al., 2012). </w:t>
      </w:r>
      <w:r w:rsidRPr="4E2FB45A" w:rsidR="07342276">
        <w:rPr>
          <w:lang w:val="en-US"/>
        </w:rPr>
        <w:t>Other studies have shown</w:t>
      </w:r>
      <w:r w:rsidRPr="4E2FB45A" w:rsidR="07342276">
        <w:rPr>
          <w:lang w:val="en-US"/>
        </w:rPr>
        <w:t xml:space="preserve"> that </w:t>
      </w:r>
      <w:r w:rsidRPr="4E2FB45A" w:rsidR="07342276">
        <w:rPr>
          <w:lang w:val="en-US"/>
        </w:rPr>
        <w:t xml:space="preserve">also supply-side factors, such as </w:t>
      </w:r>
      <w:r w:rsidRPr="4E2FB45A" w:rsidR="07342276">
        <w:rPr>
          <w:lang w:val="en-US"/>
        </w:rPr>
        <w:t xml:space="preserve">distance to the next health facility, play an important </w:t>
      </w:r>
      <w:r w:rsidRPr="4E2FB45A" w:rsidR="07342276">
        <w:rPr>
          <w:lang w:val="en-US"/>
        </w:rPr>
        <w:t xml:space="preserve">role in explaining health insurance coverage </w:t>
      </w:r>
      <w:r w:rsidRPr="4E2FB45A" w:rsidR="07342276">
        <w:rPr>
          <w:lang w:val="en-US"/>
        </w:rPr>
        <w:t xml:space="preserve">(e.g., Boateng and </w:t>
      </w:r>
      <w:r w:rsidRPr="4E2FB45A" w:rsidR="07342276">
        <w:rPr>
          <w:lang w:val="en-US"/>
        </w:rPr>
        <w:t>Awunyor</w:t>
      </w:r>
      <w:r w:rsidRPr="4E2FB45A" w:rsidR="07342276">
        <w:rPr>
          <w:lang w:val="en-US"/>
        </w:rPr>
        <w:t xml:space="preserve">-Vitor, 2013; Jehu-Appiah et al., 2011; Kusi et al., 2018; Duku, 2018; Dixon et al., 2014; Mensah et al., 2010). </w:t>
      </w:r>
      <w:r w:rsidRPr="4E2FB45A" w:rsidR="07342276">
        <w:rPr>
          <w:lang w:val="en-US"/>
        </w:rPr>
        <w:t>Last, other</w:t>
      </w:r>
      <w:r w:rsidRPr="4E2FB45A" w:rsidR="07342276">
        <w:rPr>
          <w:lang w:val="en-US"/>
        </w:rPr>
        <w:t xml:space="preserve"> studies </w:t>
      </w:r>
      <w:r w:rsidRPr="4E2FB45A" w:rsidR="07342276">
        <w:rPr>
          <w:lang w:val="en-US"/>
        </w:rPr>
        <w:t>have</w:t>
      </w:r>
      <w:r w:rsidRPr="4E2FB45A" w:rsidR="07342276">
        <w:rPr>
          <w:lang w:val="en-US"/>
        </w:rPr>
        <w:t xml:space="preserve"> identified</w:t>
      </w:r>
      <w:r w:rsidRPr="4E2FB45A" w:rsidR="07342276">
        <w:rPr>
          <w:lang w:val="en-US"/>
        </w:rPr>
        <w:t xml:space="preserve"> </w:t>
      </w:r>
      <w:r w:rsidRPr="4E2FB45A" w:rsidR="07342276">
        <w:rPr>
          <w:lang w:val="en-US"/>
        </w:rPr>
        <w:t>country-specific factors</w:t>
      </w:r>
      <w:r w:rsidRPr="4E2FB45A" w:rsidR="07342276">
        <w:rPr>
          <w:lang w:val="en-US"/>
        </w:rPr>
        <w:t>, such as media exposure,</w:t>
      </w:r>
      <w:r w:rsidRPr="4E2FB45A" w:rsidR="07342276">
        <w:rPr>
          <w:lang w:val="en-US"/>
        </w:rPr>
        <w:t xml:space="preserve"> associated with health insurance coverage (e.g., </w:t>
      </w:r>
      <w:r w:rsidRPr="4E2FB45A" w:rsidR="07342276">
        <w:rPr>
          <w:lang w:val="en-US"/>
        </w:rPr>
        <w:t>Akazili</w:t>
      </w:r>
      <w:r w:rsidRPr="4E2FB45A" w:rsidR="07342276">
        <w:rPr>
          <w:lang w:val="en-US"/>
        </w:rPr>
        <w:t xml:space="preserve"> et al., 2014; Macha et al., 2014; Jehu-Appiah et al., 2011; Kusi et al., 2017; Boateng and </w:t>
      </w:r>
      <w:r w:rsidRPr="4E2FB45A" w:rsidR="07342276">
        <w:rPr>
          <w:lang w:val="en-US"/>
        </w:rPr>
        <w:t>Awunyor</w:t>
      </w:r>
      <w:r w:rsidRPr="4E2FB45A" w:rsidR="07342276">
        <w:rPr>
          <w:lang w:val="en-US"/>
        </w:rPr>
        <w:t xml:space="preserve">-Vitor, 2013; </w:t>
      </w:r>
      <w:r w:rsidRPr="4E2FB45A" w:rsidR="07342276">
        <w:rPr>
          <w:lang w:val="en-US"/>
        </w:rPr>
        <w:t>Mosonsieyiri</w:t>
      </w:r>
      <w:r w:rsidRPr="4E2FB45A" w:rsidR="07342276">
        <w:rPr>
          <w:lang w:val="en-US"/>
        </w:rPr>
        <w:t xml:space="preserve"> </w:t>
      </w:r>
      <w:r w:rsidRPr="4E2FB45A" w:rsidR="07342276">
        <w:rPr>
          <w:lang w:val="en-US"/>
        </w:rPr>
        <w:t>Kansanga</w:t>
      </w:r>
      <w:r w:rsidRPr="4E2FB45A" w:rsidR="07342276">
        <w:rPr>
          <w:lang w:val="en-US"/>
        </w:rPr>
        <w:t xml:space="preserve"> et al., 2018, Kimani et al., 2014; </w:t>
      </w:r>
      <w:r w:rsidRPr="4E2FB45A" w:rsidR="07342276">
        <w:rPr>
          <w:lang w:val="en-US"/>
        </w:rPr>
        <w:t>Kirigia</w:t>
      </w:r>
      <w:r w:rsidRPr="4E2FB45A" w:rsidR="07342276">
        <w:rPr>
          <w:lang w:val="en-US"/>
        </w:rPr>
        <w:t xml:space="preserve"> et al., 2005). Overall, the results highlight that LMICs still predominantly</w:t>
      </w:r>
      <w:r w:rsidRPr="4E2FB45A" w:rsidR="07342276">
        <w:rPr>
          <w:lang w:val="en-US"/>
        </w:rPr>
        <w:t xml:space="preserve"> protect better-off </w:t>
      </w:r>
      <w:r w:rsidRPr="4E2FB45A" w:rsidR="07342276">
        <w:rPr>
          <w:lang w:val="en-US"/>
        </w:rPr>
        <w:t xml:space="preserve">population groups, leaving out the most vulnerable </w:t>
      </w:r>
      <w:r w:rsidRPr="4E2FB45A" w:rsidR="07342276">
        <w:rPr>
          <w:lang w:val="en-US"/>
        </w:rPr>
        <w:t xml:space="preserve">population </w:t>
      </w:r>
      <w:r w:rsidRPr="4E2FB45A" w:rsidR="07342276">
        <w:rPr>
          <w:lang w:val="en-US"/>
        </w:rPr>
        <w:t>groups (e.g., Osei Afriyie et al., 2022).</w:t>
      </w:r>
      <w:r w:rsidRPr="4E2FB45A" w:rsidR="07342276">
        <w:rPr>
          <w:lang w:val="en-US"/>
        </w:rPr>
        <w:t xml:space="preserve"> </w:t>
      </w:r>
      <w:r w:rsidR="20FF71AE">
        <w:rPr/>
        <w:t xml:space="preserve">We do not aim to estimate causal determinants; instead, we complement this literature by </w:t>
      </w:r>
      <w:r w:rsidR="20FF71AE">
        <w:rPr/>
        <w:t>identifying</w:t>
      </w:r>
      <w:r w:rsidR="20FF71AE">
        <w:rPr/>
        <w:t xml:space="preserve"> which observable characteristics are most predictive, which is directly relevant for policy </w:t>
      </w:r>
      <w:r w:rsidR="20FF71AE">
        <w:rPr/>
        <w:t>targeting</w:t>
      </w:r>
      <w:r w:rsidR="20FF71AE">
        <w:rPr/>
        <w:t>.</w:t>
      </w:r>
      <w:r w:rsidR="261A6730">
        <w:rPr/>
        <w:t xml:space="preserve"> </w:t>
      </w:r>
      <w:r w:rsidRPr="4E2FB45A" w:rsidR="07342276">
        <w:rPr>
          <w:lang w:val="en-US"/>
        </w:rPr>
        <w:t>Whereas</w:t>
      </w:r>
      <w:r w:rsidRPr="4E2FB45A" w:rsidR="07342276">
        <w:rPr>
          <w:lang w:val="en-US"/>
        </w:rPr>
        <w:t xml:space="preserve"> the study from </w:t>
      </w:r>
      <w:r w:rsidRPr="4E2FB45A" w:rsidR="07342276">
        <w:rPr>
          <w:lang w:val="en-US"/>
        </w:rPr>
        <w:t>Brugiavini</w:t>
      </w:r>
      <w:r w:rsidRPr="4E2FB45A" w:rsidR="07342276">
        <w:rPr>
          <w:lang w:val="en-US"/>
        </w:rPr>
        <w:t xml:space="preserve"> and Pace (2016)</w:t>
      </w:r>
      <w:r w:rsidRPr="4E2FB45A" w:rsidR="07342276">
        <w:rPr>
          <w:lang w:val="en-US"/>
        </w:rPr>
        <w:t xml:space="preserve"> highlights that health insurance </w:t>
      </w:r>
      <w:r w:rsidRPr="4E2FB45A" w:rsidR="07342276">
        <w:rPr>
          <w:lang w:val="en-US"/>
        </w:rPr>
        <w:t xml:space="preserve">coverage generally improves </w:t>
      </w:r>
      <w:r w:rsidRPr="4E2FB45A" w:rsidR="07342276">
        <w:rPr>
          <w:lang w:val="en-US"/>
        </w:rPr>
        <w:t xml:space="preserve">health care </w:t>
      </w:r>
      <w:r w:rsidRPr="4E2FB45A" w:rsidR="07342276">
        <w:rPr>
          <w:lang w:val="en-US"/>
        </w:rPr>
        <w:t>utilization</w:t>
      </w:r>
      <w:r w:rsidRPr="4E2FB45A" w:rsidR="07342276">
        <w:rPr>
          <w:lang w:val="en-US"/>
        </w:rPr>
        <w:t>, there is in general</w:t>
      </w:r>
      <w:r w:rsidRPr="4E2FB45A" w:rsidR="07342276">
        <w:rPr>
          <w:lang w:val="en-US"/>
        </w:rPr>
        <w:t xml:space="preserve"> mixed evidence if health service usage improves with being enrolled in a health insurance scheme since people still face barriers to accessing health care or being financially protected despite being enrolled (e.g., </w:t>
      </w:r>
      <w:r w:rsidRPr="4E2FB45A" w:rsidR="07342276">
        <w:rPr>
          <w:lang w:val="en-US"/>
        </w:rPr>
        <w:t>Mesah</w:t>
      </w:r>
      <w:r w:rsidRPr="4E2FB45A" w:rsidR="07342276">
        <w:rPr>
          <w:lang w:val="en-US"/>
        </w:rPr>
        <w:t xml:space="preserve"> et al., 2010; Wang et al., 2017). </w:t>
      </w:r>
      <w:r w:rsidRPr="4E2FB45A" w:rsidR="07342276">
        <w:rPr>
          <w:lang w:val="en-US"/>
        </w:rPr>
        <w:t>However, s</w:t>
      </w:r>
      <w:r w:rsidRPr="4E2FB45A" w:rsidR="07342276">
        <w:rPr>
          <w:lang w:val="en-US"/>
        </w:rPr>
        <w:t xml:space="preserve">tudies for maternal and child health services in LMICs </w:t>
      </w:r>
      <w:r w:rsidRPr="4E2FB45A" w:rsidR="07342276">
        <w:rPr>
          <w:lang w:val="en-US"/>
        </w:rPr>
        <w:t>indicate</w:t>
      </w:r>
      <w:r w:rsidRPr="4E2FB45A" w:rsidR="07342276">
        <w:rPr>
          <w:lang w:val="en-US"/>
        </w:rPr>
        <w:t xml:space="preserve"> that being insured increases the probability to take up prenatal treatments (Mensah et al., 2010; Hanson at al., 2017; </w:t>
      </w:r>
      <w:r w:rsidRPr="4E2FB45A" w:rsidR="07342276">
        <w:rPr>
          <w:lang w:val="en-US"/>
        </w:rPr>
        <w:t>Owoo</w:t>
      </w:r>
      <w:r w:rsidRPr="4E2FB45A" w:rsidR="07342276">
        <w:rPr>
          <w:lang w:val="en-US"/>
        </w:rPr>
        <w:t xml:space="preserve"> and </w:t>
      </w:r>
      <w:r w:rsidRPr="4E2FB45A" w:rsidR="07342276">
        <w:rPr>
          <w:lang w:val="en-US"/>
        </w:rPr>
        <w:t>Lambon-Quayefio</w:t>
      </w:r>
      <w:r w:rsidRPr="4E2FB45A" w:rsidR="07342276">
        <w:rPr>
          <w:lang w:val="en-US"/>
        </w:rPr>
        <w:t xml:space="preserve">, 2013; Browne et al., 2016; </w:t>
      </w:r>
      <w:r w:rsidRPr="4E2FB45A" w:rsidR="07342276">
        <w:rPr>
          <w:lang w:val="en-US"/>
        </w:rPr>
        <w:t>Brugiavini</w:t>
      </w:r>
      <w:r w:rsidRPr="4E2FB45A" w:rsidR="07342276">
        <w:rPr>
          <w:lang w:val="en-US"/>
        </w:rPr>
        <w:t xml:space="preserve"> and Pace, 2016; Wang et al., 2017), to deliver </w:t>
      </w:r>
      <w:r w:rsidRPr="4E2FB45A" w:rsidR="07342276">
        <w:rPr>
          <w:lang w:val="en-US"/>
        </w:rPr>
        <w:t>at</w:t>
      </w:r>
      <w:r w:rsidRPr="4E2FB45A" w:rsidR="07342276">
        <w:rPr>
          <w:lang w:val="en-US"/>
        </w:rPr>
        <w:t xml:space="preserve"> a health facility </w:t>
      </w:r>
      <w:r w:rsidRPr="4E2FB45A" w:rsidR="07342276">
        <w:rPr>
          <w:lang w:val="en-US"/>
        </w:rPr>
        <w:t>with</w:t>
      </w:r>
      <w:r w:rsidRPr="4E2FB45A" w:rsidR="07342276">
        <w:rPr>
          <w:lang w:val="en-US"/>
        </w:rPr>
        <w:t xml:space="preserve"> professional assistance (Mensah et al., 2010; Hanson </w:t>
      </w:r>
      <w:r w:rsidRPr="4E2FB45A" w:rsidR="07342276">
        <w:rPr>
          <w:lang w:val="en-US"/>
        </w:rPr>
        <w:t>e</w:t>
      </w:r>
      <w:r w:rsidRPr="4E2FB45A" w:rsidR="07342276">
        <w:rPr>
          <w:lang w:val="en-US"/>
        </w:rPr>
        <w:t xml:space="preserve">t al., 2017; Wang et al., 2017; </w:t>
      </w:r>
      <w:r w:rsidRPr="4E2FB45A" w:rsidR="07342276">
        <w:rPr>
          <w:lang w:val="en-US"/>
        </w:rPr>
        <w:t>Brugiavini</w:t>
      </w:r>
      <w:r w:rsidRPr="4E2FB45A" w:rsidR="07342276">
        <w:rPr>
          <w:lang w:val="en-US"/>
        </w:rPr>
        <w:t xml:space="preserve"> and Pace, 2016; </w:t>
      </w:r>
      <w:r w:rsidRPr="4E2FB45A" w:rsidR="07342276">
        <w:rPr>
          <w:lang w:val="en-US"/>
        </w:rPr>
        <w:t>Dalinjong</w:t>
      </w:r>
      <w:r w:rsidRPr="4E2FB45A" w:rsidR="07342276">
        <w:rPr>
          <w:lang w:val="en-US"/>
        </w:rPr>
        <w:t xml:space="preserve"> et al., 2017), and to take up postnatal treatments (Mensah et al., 2010; Browne et al., 2016). </w:t>
      </w:r>
      <w:r w:rsidRPr="4E2FB45A" w:rsidR="59613068">
        <w:rPr>
          <w:lang w:val="en-US"/>
        </w:rPr>
        <w:t>Other correlating factors mentioned in the literature for the use of maternal and child health services include location (Mensah et al., 2010), social factors such as perceptions of service quality within the community (Owoo and Lambon-Quayefio, 2013), individual preferences (Brugiavini and Pace, 2016), and a range of household- and community-level characteristics associated with postnatal care utilization (Tessema et al., 2020). These findings motivate our focus on jointly predicting financial protection and service use outcomes.</w:t>
      </w:r>
    </w:p>
    <w:p w:rsidR="186B19D3" w:rsidP="3C358BCC" w:rsidRDefault="186B19D3" w14:paraId="16929E11" w14:textId="4FF61AA5">
      <w:pPr>
        <w:pStyle w:val="NoSpacing"/>
        <w:spacing w:after="120" w:line="360" w:lineRule="auto"/>
        <w:ind w:firstLine="284"/>
      </w:pPr>
      <w:r w:rsidR="186B19D3">
        <w:rPr/>
        <w:t xml:space="preserve">Our contribution is twofold. First, we </w:t>
      </w:r>
      <w:r w:rsidR="186B19D3">
        <w:rPr/>
        <w:t>demonstrate</w:t>
      </w:r>
      <w:r w:rsidR="186B19D3">
        <w:rPr/>
        <w:t xml:space="preserve"> how machine learning can combine household survey and census data to generate small-area diagnostics on exclusion from health insurance and essential maternal and neonatal health services. Second, we show that machine-learning models outperform classical logistic regression in </w:t>
      </w:r>
      <w:r w:rsidR="186B19D3">
        <w:rPr/>
        <w:t>identifying</w:t>
      </w:r>
      <w:r w:rsidR="186B19D3">
        <w:rPr/>
        <w:t xml:space="preserve"> excluded populations, particularly when outcomes are rare and highly imbalanced. Together, these results provide a practical framework for improving the targeting of universal health coverage efforts in data-constrained settings. </w:t>
      </w:r>
    </w:p>
    <w:p w:rsidRPr="00F34B3E" w:rsidR="00965554" w:rsidP="00965554" w:rsidRDefault="00965554" w14:paraId="53A4C594" w14:textId="77777777">
      <w:pPr>
        <w:pStyle w:val="Heading1"/>
        <w:numPr>
          <w:ilvl w:val="0"/>
          <w:numId w:val="4"/>
        </w:numPr>
        <w:rPr>
          <w:rFonts w:cs="Times New Roman"/>
          <w:color w:val="auto"/>
          <w:shd w:val="clear" w:color="auto" w:fill="FFFFFF"/>
          <w:lang w:val="en-US"/>
        </w:rPr>
      </w:pPr>
      <w:bookmarkStart w:name="_Hlk188623336" w:id="1"/>
      <w:r w:rsidRPr="00F34B3E">
        <w:rPr>
          <w:rFonts w:cs="Times New Roman"/>
          <w:color w:val="auto"/>
          <w:shd w:val="clear" w:color="auto" w:fill="FFFFFF"/>
          <w:lang w:val="en-US"/>
        </w:rPr>
        <w:t>Data</w:t>
      </w:r>
    </w:p>
    <w:p w:rsidR="7E6D36D2" w:rsidP="3C358BCC" w:rsidRDefault="7E6D36D2" w14:paraId="226E9146" w14:textId="42348E50">
      <w:pPr>
        <w:spacing w:after="120" w:line="360" w:lineRule="auto"/>
        <w:ind w:firstLine="284"/>
      </w:pPr>
      <w:r w:rsidRPr="3C358BCC" w:rsidR="7E6D36D2">
        <w:rPr>
          <w:lang w:val="en-GB"/>
        </w:rPr>
        <w:t xml:space="preserve">We combine two complementary data sources: the Demographic and Health Surveys (DHS) and population census microdata from IPUMS International. The DHS provide detailed information on health insurance coverage and healthcare utilization but are typically representative only at national and regional levels. In contrast, census data provide full population coverage and representativeness at lower administrative levels but do not contain information on health insurance or health service utilization. Combining the two data sources therefore allows us to leverage the rich health information in the DHS while extending predictions to lower administrative levels using census data. </w:t>
      </w:r>
    </w:p>
    <w:p w:rsidR="7E6D36D2" w:rsidP="3C358BCC" w:rsidRDefault="7E6D36D2" w14:paraId="3889CC0B" w14:textId="3E790FA8">
      <w:pPr>
        <w:pStyle w:val="Heading2"/>
        <w:numPr>
          <w:ilvl w:val="1"/>
          <w:numId w:val="4"/>
        </w:numPr>
        <w:rPr>
          <w:rFonts w:ascii="Garamond" w:hAnsi="Garamond"/>
          <w:color w:val="auto"/>
          <w:lang w:val="en-US"/>
        </w:rPr>
      </w:pPr>
      <w:r w:rsidRPr="3C358BCC" w:rsidR="7E6D36D2">
        <w:rPr>
          <w:rFonts w:ascii="Garamond" w:hAnsi="Garamond"/>
          <w:color w:val="auto"/>
          <w:lang w:val="en-US"/>
        </w:rPr>
        <w:t>DHS data</w:t>
      </w:r>
    </w:p>
    <w:p w:rsidR="7E6D36D2" w:rsidP="3C358BCC" w:rsidRDefault="7E6D36D2" w14:paraId="537DEA64" w14:textId="5C04F844">
      <w:pPr>
        <w:spacing w:after="120" w:line="360" w:lineRule="auto"/>
        <w:ind w:firstLine="284"/>
      </w:pPr>
      <w:r w:rsidRPr="3C358BCC" w:rsidR="7E6D36D2">
        <w:rPr>
          <w:lang w:val="en-US"/>
        </w:rPr>
        <w:t xml:space="preserve">The DHS are nationally </w:t>
      </w:r>
      <w:r w:rsidRPr="3C358BCC" w:rsidR="7E6D36D2">
        <w:rPr>
          <w:lang w:val="en-US"/>
        </w:rPr>
        <w:t>representative</w:t>
      </w:r>
      <w:r w:rsidRPr="3C358BCC" w:rsidR="7E6D36D2">
        <w:rPr>
          <w:lang w:val="en-US"/>
        </w:rPr>
        <w:t xml:space="preserve"> household surveys that collect detailed information on demographic characteristics, health, and nutrition. We use the most recent DHS wave available for 32 Sub-Saharan African countries (Table 1). The analysis is restricted to women aged 15-49 years with complete information on outcomes and covariates, resulting in a sample of more than 380,000 observations.</w:t>
      </w:r>
    </w:p>
    <w:p w:rsidR="00965554" w:rsidP="00965554" w:rsidRDefault="00965554" w14:paraId="5DB592A0" w14:textId="77B56A8C">
      <w:pPr>
        <w:spacing w:after="120" w:line="360" w:lineRule="auto"/>
        <w:ind w:firstLine="284"/>
        <w:rPr>
          <w:lang w:val="en-US"/>
        </w:rPr>
      </w:pPr>
      <w:r w:rsidRPr="4E2FB45A" w:rsidR="3E7A105B">
        <w:rPr>
          <w:lang w:val="en-US"/>
        </w:rPr>
        <w:t>We</w:t>
      </w:r>
      <w:r w:rsidRPr="4E2FB45A" w:rsidR="3E7A105B">
        <w:rPr>
          <w:lang w:val="en-US"/>
        </w:rPr>
        <w:t xml:space="preserve"> </w:t>
      </w:r>
      <w:r w:rsidRPr="4E2FB45A" w:rsidR="20A6BC4B">
        <w:rPr>
          <w:lang w:val="en-US"/>
        </w:rPr>
        <w:t>examine</w:t>
      </w:r>
      <w:r w:rsidRPr="4E2FB45A" w:rsidR="5844744A">
        <w:rPr>
          <w:lang w:val="en-US"/>
        </w:rPr>
        <w:t xml:space="preserve"> </w:t>
      </w:r>
      <w:r w:rsidRPr="4E2FB45A" w:rsidR="3E7A105B">
        <w:rPr>
          <w:lang w:val="en-US"/>
        </w:rPr>
        <w:t>four</w:t>
      </w:r>
      <w:r w:rsidRPr="4E2FB45A" w:rsidR="3E7A105B">
        <w:rPr>
          <w:lang w:val="en-US"/>
        </w:rPr>
        <w:t xml:space="preserve"> outcome variables</w:t>
      </w:r>
      <w:r w:rsidRPr="4E2FB45A" w:rsidR="3E7A105B">
        <w:rPr>
          <w:lang w:val="en-US"/>
        </w:rPr>
        <w:t>:</w:t>
      </w:r>
      <w:r w:rsidRPr="4E2FB45A" w:rsidR="3E7A105B">
        <w:rPr>
          <w:lang w:val="en-US"/>
        </w:rPr>
        <w:t xml:space="preserve"> (</w:t>
      </w:r>
      <w:r w:rsidRPr="4E2FB45A" w:rsidR="3E7A105B">
        <w:rPr>
          <w:lang w:val="en-US"/>
        </w:rPr>
        <w:t>i</w:t>
      </w:r>
      <w:r w:rsidRPr="4E2FB45A" w:rsidR="3E7A105B">
        <w:rPr>
          <w:lang w:val="en-US"/>
        </w:rPr>
        <w:t xml:space="preserve">) </w:t>
      </w:r>
      <w:r w:rsidRPr="4E2FB45A" w:rsidR="020EB7BA">
        <w:rPr>
          <w:lang w:val="en-US"/>
        </w:rPr>
        <w:t>whether</w:t>
      </w:r>
      <w:r w:rsidRPr="4E2FB45A" w:rsidR="3E7A105B">
        <w:rPr>
          <w:lang w:val="en-US"/>
        </w:rPr>
        <w:t xml:space="preserve"> a </w:t>
      </w:r>
      <w:r w:rsidRPr="4E2FB45A" w:rsidR="3E7A105B">
        <w:rPr>
          <w:lang w:val="en-US"/>
        </w:rPr>
        <w:t>woman</w:t>
      </w:r>
      <w:r w:rsidRPr="4E2FB45A" w:rsidR="3E7A105B">
        <w:rPr>
          <w:lang w:val="en-US"/>
        </w:rPr>
        <w:t xml:space="preserve"> is covered by a health insurance scheme</w:t>
      </w:r>
      <w:r w:rsidRPr="4E2FB45A" w:rsidR="3E7A105B">
        <w:rPr>
          <w:lang w:val="en-US"/>
        </w:rPr>
        <w:t xml:space="preserve">, </w:t>
      </w:r>
      <w:r w:rsidRPr="4E2FB45A" w:rsidR="3E7A105B">
        <w:rPr>
          <w:lang w:val="en-US"/>
        </w:rPr>
        <w:t xml:space="preserve">(ii) </w:t>
      </w:r>
      <w:r w:rsidRPr="4E2FB45A" w:rsidR="020EB7BA">
        <w:rPr>
          <w:lang w:val="en-US"/>
        </w:rPr>
        <w:t>whether</w:t>
      </w:r>
      <w:r w:rsidRPr="4E2FB45A" w:rsidR="3E7A105B">
        <w:rPr>
          <w:lang w:val="en-US"/>
        </w:rPr>
        <w:t xml:space="preserve"> a </w:t>
      </w:r>
      <w:r w:rsidRPr="4E2FB45A" w:rsidR="3E7A105B">
        <w:rPr>
          <w:lang w:val="en-US"/>
        </w:rPr>
        <w:t>woman</w:t>
      </w:r>
      <w:r w:rsidRPr="4E2FB45A" w:rsidR="3E7A105B">
        <w:rPr>
          <w:lang w:val="en-US"/>
        </w:rPr>
        <w:t xml:space="preserve"> has visited a health facility </w:t>
      </w:r>
      <w:r w:rsidRPr="4E2FB45A" w:rsidR="3E7A105B">
        <w:rPr>
          <w:lang w:val="en-US"/>
        </w:rPr>
        <w:t xml:space="preserve">because she was sick </w:t>
      </w:r>
      <w:r w:rsidRPr="4E2FB45A" w:rsidR="3E7A105B">
        <w:rPr>
          <w:lang w:val="en-US"/>
        </w:rPr>
        <w:t xml:space="preserve">in the </w:t>
      </w:r>
      <w:r w:rsidRPr="4E2FB45A" w:rsidR="7C118465">
        <w:rPr>
          <w:lang w:val="en-US"/>
        </w:rPr>
        <w:t>last</w:t>
      </w:r>
      <w:r w:rsidRPr="4E2FB45A" w:rsidR="3E7A105B">
        <w:rPr>
          <w:lang w:val="en-US"/>
        </w:rPr>
        <w:t xml:space="preserve"> year</w:t>
      </w:r>
      <w:r w:rsidRPr="4E2FB45A" w:rsidR="020EB7BA">
        <w:rPr>
          <w:lang w:val="en-US"/>
        </w:rPr>
        <w:t>,</w:t>
      </w:r>
      <w:r w:rsidRPr="4E2FB45A" w:rsidR="3E7A105B">
        <w:rPr>
          <w:lang w:val="en-US"/>
        </w:rPr>
        <w:t xml:space="preserve"> </w:t>
      </w:r>
      <w:r w:rsidRPr="4E2FB45A" w:rsidR="3E7A105B">
        <w:rPr>
          <w:lang w:val="en-US"/>
        </w:rPr>
        <w:t>(ii</w:t>
      </w:r>
      <w:r w:rsidRPr="4E2FB45A" w:rsidR="3E7A105B">
        <w:rPr>
          <w:lang w:val="en-US"/>
        </w:rPr>
        <w:t>i</w:t>
      </w:r>
      <w:r w:rsidRPr="4E2FB45A" w:rsidR="3E7A105B">
        <w:rPr>
          <w:lang w:val="en-US"/>
        </w:rPr>
        <w:t xml:space="preserve">) </w:t>
      </w:r>
      <w:r w:rsidRPr="4E2FB45A" w:rsidR="020EB7BA">
        <w:rPr>
          <w:lang w:val="en-US"/>
        </w:rPr>
        <w:t>whether</w:t>
      </w:r>
      <w:r w:rsidRPr="4E2FB45A" w:rsidR="3E7A105B">
        <w:rPr>
          <w:lang w:val="en-US"/>
        </w:rPr>
        <w:t xml:space="preserve"> </w:t>
      </w:r>
      <w:r w:rsidRPr="4E2FB45A" w:rsidR="3E7A105B">
        <w:rPr>
          <w:lang w:val="en-US"/>
        </w:rPr>
        <w:t>the woman’s</w:t>
      </w:r>
      <w:r w:rsidRPr="4E2FB45A" w:rsidR="3E7A105B">
        <w:rPr>
          <w:lang w:val="en-US"/>
        </w:rPr>
        <w:t xml:space="preserve"> last</w:t>
      </w:r>
      <w:r w:rsidRPr="4E2FB45A" w:rsidR="3E7A105B">
        <w:rPr>
          <w:lang w:val="en-US"/>
        </w:rPr>
        <w:t>-</w:t>
      </w:r>
      <w:r w:rsidRPr="4E2FB45A" w:rsidR="3E7A105B">
        <w:rPr>
          <w:lang w:val="en-US"/>
        </w:rPr>
        <w:t>born child was born in a health</w:t>
      </w:r>
      <w:r w:rsidRPr="4E2FB45A" w:rsidR="3E7A105B">
        <w:rPr>
          <w:lang w:val="en-US"/>
        </w:rPr>
        <w:t xml:space="preserve"> facility, and (iv) </w:t>
      </w:r>
      <w:r w:rsidRPr="4E2FB45A" w:rsidR="7C118465">
        <w:rPr>
          <w:lang w:val="en-US"/>
        </w:rPr>
        <w:t>whether</w:t>
      </w:r>
      <w:r w:rsidRPr="4E2FB45A" w:rsidR="3E7A105B">
        <w:rPr>
          <w:lang w:val="en-US"/>
        </w:rPr>
        <w:t xml:space="preserve"> woman’s last-</w:t>
      </w:r>
      <w:r w:rsidRPr="4E2FB45A" w:rsidR="3E7A105B">
        <w:rPr>
          <w:lang w:val="en-US"/>
        </w:rPr>
        <w:t>born child had a postnatal check</w:t>
      </w:r>
      <w:r w:rsidRPr="4E2FB45A" w:rsidR="3E7A105B">
        <w:rPr>
          <w:lang w:val="en-US"/>
        </w:rPr>
        <w:t>-up</w:t>
      </w:r>
      <w:r w:rsidRPr="4E2FB45A" w:rsidR="3E7A105B">
        <w:rPr>
          <w:lang w:val="en-US"/>
        </w:rPr>
        <w:t xml:space="preserve"> within two weeks.</w:t>
      </w:r>
      <w:r w:rsidRPr="4E2FB45A" w:rsidR="3E7A105B">
        <w:rPr>
          <w:lang w:val="en-US"/>
        </w:rPr>
        <w:t xml:space="preserve"> The last two are cr</w:t>
      </w:r>
      <w:r w:rsidRPr="4E2FB45A" w:rsidR="7C118465">
        <w:rPr>
          <w:lang w:val="en-US"/>
        </w:rPr>
        <w:t>itical</w:t>
      </w:r>
      <w:r w:rsidRPr="4E2FB45A" w:rsidR="3E7A105B">
        <w:rPr>
          <w:lang w:val="en-US"/>
        </w:rPr>
        <w:t xml:space="preserve"> to improving maternal and </w:t>
      </w:r>
      <w:r w:rsidRPr="4E2FB45A" w:rsidR="3E7A105B">
        <w:rPr>
          <w:lang w:val="en-US"/>
        </w:rPr>
        <w:t>n</w:t>
      </w:r>
      <w:r w:rsidRPr="4E2FB45A" w:rsidR="7C118465">
        <w:rPr>
          <w:lang w:val="en-US"/>
        </w:rPr>
        <w:t>ewborn</w:t>
      </w:r>
      <w:r w:rsidRPr="4E2FB45A" w:rsidR="3E7A105B">
        <w:rPr>
          <w:lang w:val="en-US"/>
        </w:rPr>
        <w:t xml:space="preserve"> mortality</w:t>
      </w:r>
      <w:r w:rsidRPr="4E2FB45A" w:rsidR="3E7A105B">
        <w:rPr>
          <w:lang w:val="en-US"/>
        </w:rPr>
        <w:t xml:space="preserve">. Prenatal or other maternal and child health services are not analyzed </w:t>
      </w:r>
      <w:r w:rsidRPr="4E2FB45A" w:rsidR="7C118465">
        <w:rPr>
          <w:lang w:val="en-US"/>
        </w:rPr>
        <w:t xml:space="preserve">due to </w:t>
      </w:r>
      <w:r w:rsidRPr="4E2FB45A" w:rsidR="3E7A105B">
        <w:rPr>
          <w:lang w:val="en-US"/>
        </w:rPr>
        <w:t xml:space="preserve">lack of relevant data. </w:t>
      </w:r>
    </w:p>
    <w:p w:rsidR="2A7B0467" w:rsidP="3C358BCC" w:rsidRDefault="2A7B0467" w14:paraId="551D0A6C" w14:textId="28278D42">
      <w:pPr>
        <w:spacing w:after="120" w:line="360" w:lineRule="auto"/>
        <w:ind w:firstLine="284"/>
      </w:pPr>
      <w:r w:rsidRPr="3C358BCC" w:rsidR="2A7B0467">
        <w:rPr>
          <w:lang w:val="en-US"/>
        </w:rPr>
        <w:t>Across countries, health insurance coverage averages 9.5%, while 52.8% of women report at least one health facility visit in the previous year, 68.4% report facility-based delivery, and 40.4% report a postnatal check-up within two weeks. Considerable variation exists across countries for all four outcomes (Table 1).</w:t>
      </w:r>
    </w:p>
    <w:p w:rsidR="2A7B0467" w:rsidP="3C358BCC" w:rsidRDefault="2A7B0467" w14:paraId="58FD6376" w14:textId="44B5FDD5">
      <w:pPr>
        <w:pStyle w:val="Heading2"/>
        <w:numPr>
          <w:ilvl w:val="1"/>
          <w:numId w:val="4"/>
        </w:numPr>
        <w:rPr>
          <w:rFonts w:ascii="Garamond" w:hAnsi="Garamond"/>
          <w:color w:val="auto"/>
          <w:lang w:val="en-US"/>
        </w:rPr>
      </w:pPr>
      <w:r w:rsidRPr="3C358BCC" w:rsidR="2A7B0467">
        <w:rPr>
          <w:rFonts w:ascii="Garamond" w:hAnsi="Garamond"/>
          <w:color w:val="auto"/>
          <w:lang w:val="en-US"/>
        </w:rPr>
        <w:t>Census data</w:t>
      </w:r>
    </w:p>
    <w:p w:rsidR="2A7B0467" w:rsidP="3C358BCC" w:rsidRDefault="2A7B0467" w14:paraId="3913FD93" w14:textId="3E1CD014">
      <w:pPr>
        <w:spacing w:after="120" w:line="360" w:lineRule="auto"/>
        <w:ind w:firstLine="284"/>
      </w:pPr>
      <w:r w:rsidRPr="3C358BCC" w:rsidR="2A7B0467">
        <w:rPr>
          <w:lang w:val="en-US"/>
        </w:rPr>
        <w:t xml:space="preserve">We use the most recent census microdata available from IPUMS International for all countries that also have DHS data. To maximize comparability, we select the census year closest to the corresponding DHS wave. The sample is restricted to women aged 15-49 years, resulting in more than 10 million observations across 18 countries. </w:t>
      </w:r>
      <w:r w:rsidRPr="3C358BCC" w:rsidR="2A7B0467">
        <w:rPr>
          <w:lang w:val="en-US"/>
        </w:rPr>
        <w:t>Unlike the DHS, the census does not contain information on health insurance or health service utilization.</w:t>
      </w:r>
      <w:r w:rsidRPr="3C358BCC" w:rsidR="2A7B0467">
        <w:rPr>
          <w:lang w:val="en-US"/>
        </w:rPr>
        <w:t xml:space="preserve"> However, it includes a range of socioeconomic and demographic characteristics that overlap with the DHS and can therefore be used to generate out-of-sample predictions. Because census data are representative at lower administrative levels, they enable small-area diagnostics that are not possible using DHS data alone.</w:t>
      </w:r>
    </w:p>
    <w:p w:rsidR="5982B8F3" w:rsidP="3C358BCC" w:rsidRDefault="5982B8F3" w14:paraId="15D77BF0" w14:textId="1A609F46">
      <w:pPr>
        <w:pStyle w:val="Heading2"/>
        <w:numPr>
          <w:ilvl w:val="1"/>
          <w:numId w:val="4"/>
        </w:numPr>
        <w:rPr>
          <w:rFonts w:ascii="Garamond" w:hAnsi="Garamond"/>
          <w:color w:val="auto"/>
          <w:lang w:val="en-US"/>
        </w:rPr>
      </w:pPr>
      <w:r w:rsidRPr="3C358BCC" w:rsidR="5982B8F3">
        <w:rPr>
          <w:rFonts w:ascii="Garamond" w:hAnsi="Garamond"/>
          <w:color w:val="auto"/>
          <w:lang w:val="en-US"/>
        </w:rPr>
        <w:t>Covariates</w:t>
      </w:r>
    </w:p>
    <w:p w:rsidR="00965554" w:rsidP="00965554" w:rsidRDefault="00965554" w14:paraId="7CB144BC" w14:textId="3AF92032">
      <w:pPr>
        <w:spacing w:after="120" w:line="360" w:lineRule="auto"/>
        <w:ind w:firstLine="284"/>
        <w:rPr>
          <w:lang w:val="en-US"/>
        </w:rPr>
      </w:pPr>
      <w:r>
        <w:rPr>
          <w:lang w:val="en-US"/>
        </w:rPr>
        <w:t>We had three approache</w:t>
      </w:r>
      <w:r w:rsidR="00F34CAE">
        <w:rPr>
          <w:lang w:val="en-US"/>
        </w:rPr>
        <w:t>s</w:t>
      </w:r>
      <w:r>
        <w:rPr>
          <w:lang w:val="en-US"/>
        </w:rPr>
        <w:t xml:space="preserve"> to decid</w:t>
      </w:r>
      <w:r w:rsidR="00F34CAE">
        <w:rPr>
          <w:lang w:val="en-US"/>
        </w:rPr>
        <w:t>ing</w:t>
      </w:r>
      <w:r>
        <w:rPr>
          <w:lang w:val="en-US"/>
        </w:rPr>
        <w:t xml:space="preserve"> on the covariates from the DHS data, depending on the models we were using (more details on the analysis are in Section 3):</w:t>
      </w:r>
    </w:p>
    <w:p w:rsidRPr="00016F30" w:rsidR="00965554" w:rsidP="4E2FB45A" w:rsidRDefault="00965554" w14:paraId="37A6EA2A" w14:textId="3CE3679D">
      <w:pPr>
        <w:pStyle w:val="ListParagraph"/>
        <w:numPr>
          <w:ilvl w:val="0"/>
          <w:numId w:val="16"/>
        </w:numPr>
        <w:spacing w:after="120" w:line="360" w:lineRule="auto"/>
        <w:ind w:left="360"/>
        <w:rPr>
          <w:lang w:val="en-US"/>
        </w:rPr>
      </w:pPr>
      <w:r w:rsidRPr="4E2FB45A" w:rsidR="3E7A105B">
        <w:rPr>
          <w:b w:val="1"/>
          <w:bCs w:val="1"/>
          <w:lang w:val="en-US"/>
        </w:rPr>
        <w:t>Approach 1:</w:t>
      </w:r>
      <w:r w:rsidRPr="4E2FB45A" w:rsidR="3E7A105B">
        <w:rPr>
          <w:lang w:val="en-US"/>
        </w:rPr>
        <w:t xml:space="preserve"> </w:t>
      </w:r>
      <w:r w:rsidRPr="4E2FB45A" w:rsidR="31DE35D1">
        <w:rPr>
          <w:b w:val="1"/>
          <w:bCs w:val="1"/>
          <w:lang w:val="en-US"/>
        </w:rPr>
        <w:t xml:space="preserve">Data-driven specification: </w:t>
      </w:r>
      <w:r w:rsidRPr="4E2FB45A" w:rsidR="31DE35D1">
        <w:rPr>
          <w:lang w:val="en-US"/>
        </w:rPr>
        <w:t xml:space="preserve">This specification includes all eligible DHS variables available in each country, excluding variables with more than 10% missing values, variables with </w:t>
      </w:r>
      <w:r w:rsidRPr="4E2FB45A" w:rsidR="31DE35D1">
        <w:rPr>
          <w:lang w:val="en-US"/>
        </w:rPr>
        <w:t>little variation</w:t>
      </w:r>
      <w:r w:rsidRPr="4E2FB45A" w:rsidR="31DE35D1">
        <w:rPr>
          <w:lang w:val="en-US"/>
        </w:rPr>
        <w:t xml:space="preserve">, treatment variables, and indicators of acute health conditions. Depending on the country, this yields up to 85 predictors </w:t>
      </w:r>
      <w:r w:rsidRPr="4E2FB45A" w:rsidR="3E7A105B">
        <w:rPr>
          <w:lang w:val="en-US"/>
        </w:rPr>
        <w:t xml:space="preserve">(see Table A.1). </w:t>
      </w:r>
    </w:p>
    <w:p w:rsidR="00965554" w:rsidP="4E2FB45A" w:rsidRDefault="00965554" w14:paraId="19722F7E" w14:textId="1CAA9140">
      <w:pPr>
        <w:pStyle w:val="ListParagraph"/>
        <w:numPr>
          <w:ilvl w:val="0"/>
          <w:numId w:val="16"/>
        </w:numPr>
        <w:spacing w:after="120" w:line="360" w:lineRule="auto"/>
        <w:ind w:left="360"/>
        <w:rPr>
          <w:lang w:val="en-US"/>
        </w:rPr>
      </w:pPr>
      <w:r w:rsidRPr="4E2FB45A" w:rsidR="3E7A105B">
        <w:rPr>
          <w:b w:val="1"/>
          <w:bCs w:val="1"/>
          <w:lang w:val="en-US"/>
        </w:rPr>
        <w:t>Approach 2:</w:t>
      </w:r>
      <w:r w:rsidRPr="4E2FB45A" w:rsidR="3E7A105B">
        <w:rPr>
          <w:lang w:val="en-US"/>
        </w:rPr>
        <w:t xml:space="preserve"> </w:t>
      </w:r>
      <w:r w:rsidRPr="4E2FB45A" w:rsidR="18909D72">
        <w:rPr>
          <w:b w:val="1"/>
          <w:bCs w:val="1"/>
          <w:lang w:val="en-US"/>
        </w:rPr>
        <w:t>Literature-based specification:</w:t>
      </w:r>
      <w:r w:rsidRPr="4E2FB45A" w:rsidR="18909D72">
        <w:rPr>
          <w:lang w:val="en-US"/>
        </w:rPr>
        <w:t xml:space="preserve"> </w:t>
      </w:r>
      <w:r w:rsidRPr="4E2FB45A" w:rsidR="3E7A105B">
        <w:rPr>
          <w:lang w:val="en-US"/>
        </w:rPr>
        <w:t>Only covariates of</w:t>
      </w:r>
      <w:r w:rsidRPr="4E2FB45A" w:rsidR="3E7A105B">
        <w:rPr>
          <w:lang w:val="en-US"/>
        </w:rPr>
        <w:t xml:space="preserve"> th</w:t>
      </w:r>
      <w:r w:rsidRPr="4E2FB45A" w:rsidR="3E7A105B">
        <w:rPr>
          <w:lang w:val="en-US"/>
        </w:rPr>
        <w:t xml:space="preserve">e classical model </w:t>
      </w:r>
      <w:r w:rsidRPr="4E2FB45A" w:rsidR="5213BEF8">
        <w:rPr>
          <w:lang w:val="en-US"/>
        </w:rPr>
        <w:t>are derived</w:t>
      </w:r>
      <w:r w:rsidRPr="4E2FB45A" w:rsidR="4E37DC22">
        <w:rPr>
          <w:lang w:val="en-US"/>
        </w:rPr>
        <w:t xml:space="preserve"> </w:t>
      </w:r>
      <w:r w:rsidRPr="4E2FB45A" w:rsidR="3E7A105B">
        <w:rPr>
          <w:lang w:val="en-US"/>
        </w:rPr>
        <w:t xml:space="preserve">from </w:t>
      </w:r>
      <w:r w:rsidRPr="4E2FB45A" w:rsidR="5F32FCAF">
        <w:rPr>
          <w:lang w:val="en-US"/>
        </w:rPr>
        <w:t>literature</w:t>
      </w:r>
      <w:r w:rsidRPr="4E2FB45A" w:rsidR="3E7A105B">
        <w:rPr>
          <w:lang w:val="en-US"/>
        </w:rPr>
        <w:t>.</w:t>
      </w:r>
      <w:r w:rsidRPr="4E2FB45A" w:rsidR="3E7A105B">
        <w:rPr>
          <w:lang w:val="en-US"/>
        </w:rPr>
        <w:t xml:space="preserve"> </w:t>
      </w:r>
      <w:r w:rsidRPr="4E2FB45A" w:rsidR="3E7A105B">
        <w:rPr>
          <w:lang w:val="en-US"/>
        </w:rPr>
        <w:t xml:space="preserve">We also include variables with mixed evidence, such as the sex of the household head (Kimani et al., 2014; Macha et al., 2014); household size (Macha et al., 2014; </w:t>
      </w:r>
      <w:r w:rsidRPr="4E2FB45A" w:rsidR="3E7A105B">
        <w:rPr>
          <w:lang w:val="en-US"/>
        </w:rPr>
        <w:t>Kirigia</w:t>
      </w:r>
      <w:r w:rsidRPr="4E2FB45A" w:rsidR="3E7A105B">
        <w:rPr>
          <w:lang w:val="en-US"/>
        </w:rPr>
        <w:t xml:space="preserve"> et al., 2005; Jehu-Appiah et al., 2011), children at home (</w:t>
      </w:r>
      <w:r w:rsidRPr="4E2FB45A" w:rsidR="3E7A105B">
        <w:rPr>
          <w:lang w:val="en-US"/>
        </w:rPr>
        <w:t>Akazili</w:t>
      </w:r>
      <w:r w:rsidRPr="4E2FB45A" w:rsidR="3E7A105B">
        <w:rPr>
          <w:lang w:val="en-US"/>
        </w:rPr>
        <w:t xml:space="preserve"> et al., 2014; Kusi et al., 2017), and media</w:t>
      </w:r>
      <w:r w:rsidRPr="4E2FB45A" w:rsidR="0C1EF94D">
        <w:rPr>
          <w:lang w:val="en-US"/>
        </w:rPr>
        <w:t xml:space="preserve"> </w:t>
      </w:r>
      <w:r w:rsidRPr="4E2FB45A" w:rsidR="3E7A105B">
        <w:rPr>
          <w:lang w:val="en-US"/>
        </w:rPr>
        <w:t>exposure (</w:t>
      </w:r>
      <w:r w:rsidRPr="4E2FB45A" w:rsidR="3E7A105B">
        <w:rPr>
          <w:lang w:val="en-US"/>
        </w:rPr>
        <w:t>Mosonsieyiri</w:t>
      </w:r>
      <w:r w:rsidRPr="4E2FB45A" w:rsidR="3E7A105B">
        <w:rPr>
          <w:lang w:val="en-US"/>
        </w:rPr>
        <w:t xml:space="preserve"> </w:t>
      </w:r>
      <w:r w:rsidRPr="4E2FB45A" w:rsidR="3E7A105B">
        <w:rPr>
          <w:lang w:val="en-US"/>
        </w:rPr>
        <w:t>Kansanga</w:t>
      </w:r>
      <w:r w:rsidRPr="4E2FB45A" w:rsidR="3E7A105B">
        <w:rPr>
          <w:lang w:val="en-US"/>
        </w:rPr>
        <w:t xml:space="preserve"> et al., 2018, Kimani et al., 2014).</w:t>
      </w:r>
      <w:r w:rsidRPr="4E2FB45A" w:rsidR="3E7A105B">
        <w:rPr>
          <w:lang w:val="en-US"/>
        </w:rPr>
        <w:t xml:space="preserve"> In particular, woman</w:t>
      </w:r>
      <w:r w:rsidRPr="4E2FB45A" w:rsidR="3E7A105B">
        <w:rPr>
          <w:lang w:val="en-US"/>
        </w:rPr>
        <w:t xml:space="preserve"> is married (binary), age (categories, 15-</w:t>
      </w:r>
      <w:r w:rsidRPr="4E2FB45A" w:rsidR="3E7A105B">
        <w:rPr>
          <w:lang w:val="en-US"/>
        </w:rPr>
        <w:t>4</w:t>
      </w:r>
      <w:r w:rsidRPr="4E2FB45A" w:rsidR="3E7A105B">
        <w:rPr>
          <w:lang w:val="en-US"/>
        </w:rPr>
        <w:t xml:space="preserve">9), </w:t>
      </w:r>
      <w:r w:rsidRPr="4E2FB45A" w:rsidR="3E7A105B">
        <w:rPr>
          <w:lang w:val="en-US"/>
        </w:rPr>
        <w:t>age of household head (</w:t>
      </w:r>
      <w:r w:rsidRPr="4E2FB45A" w:rsidR="3E7A105B">
        <w:rPr>
          <w:lang w:val="en-US"/>
        </w:rPr>
        <w:t>categories, 15-59</w:t>
      </w:r>
      <w:r w:rsidRPr="4E2FB45A" w:rsidR="3E7A105B">
        <w:rPr>
          <w:lang w:val="en-US"/>
        </w:rPr>
        <w:t xml:space="preserve">), </w:t>
      </w:r>
      <w:r w:rsidRPr="4E2FB45A" w:rsidR="3E7A105B">
        <w:rPr>
          <w:lang w:val="en-US"/>
        </w:rPr>
        <w:t>education (categories: no</w:t>
      </w:r>
      <w:r w:rsidRPr="4E2FB45A" w:rsidR="4E37DC22">
        <w:rPr>
          <w:lang w:val="en-US"/>
        </w:rPr>
        <w:t>ne</w:t>
      </w:r>
      <w:r w:rsidRPr="4E2FB45A" w:rsidR="3E7A105B">
        <w:rPr>
          <w:lang w:val="en-US"/>
        </w:rPr>
        <w:t xml:space="preserve">, primary, secondary, tertiary), </w:t>
      </w:r>
      <w:r w:rsidRPr="4E2FB45A" w:rsidR="3E7A105B">
        <w:rPr>
          <w:lang w:val="en-US"/>
        </w:rPr>
        <w:t>wealth index (1-5), woman</w:t>
      </w:r>
      <w:r w:rsidRPr="4E2FB45A" w:rsidR="3E7A105B">
        <w:rPr>
          <w:lang w:val="en-US"/>
        </w:rPr>
        <w:t xml:space="preserve"> is working </w:t>
      </w:r>
      <w:r w:rsidRPr="4E2FB45A" w:rsidR="3E7A105B">
        <w:rPr>
          <w:lang w:val="en-US"/>
        </w:rPr>
        <w:t xml:space="preserve">(binary), location is rural (binary), </w:t>
      </w:r>
      <w:r w:rsidRPr="4E2FB45A" w:rsidR="3E7A105B">
        <w:rPr>
          <w:lang w:val="en-US"/>
        </w:rPr>
        <w:t>women is smoking</w:t>
      </w:r>
      <w:r w:rsidRPr="4E2FB45A" w:rsidR="3E7A105B">
        <w:rPr>
          <w:lang w:val="en-US"/>
        </w:rPr>
        <w:t xml:space="preserve"> (binary), </w:t>
      </w:r>
      <w:r w:rsidRPr="4E2FB45A" w:rsidR="3E7A105B">
        <w:rPr>
          <w:lang w:val="en-US"/>
        </w:rPr>
        <w:t>wom</w:t>
      </w:r>
      <w:r w:rsidRPr="4E2FB45A" w:rsidR="4E37DC22">
        <w:rPr>
          <w:lang w:val="en-US"/>
        </w:rPr>
        <w:t>a</w:t>
      </w:r>
      <w:r w:rsidRPr="4E2FB45A" w:rsidR="3E7A105B">
        <w:rPr>
          <w:lang w:val="en-US"/>
        </w:rPr>
        <w:t>n is the household head</w:t>
      </w:r>
      <w:r w:rsidRPr="4E2FB45A" w:rsidR="3E7A105B">
        <w:rPr>
          <w:lang w:val="en-US"/>
        </w:rPr>
        <w:t xml:space="preserve"> (binary), </w:t>
      </w:r>
      <w:r w:rsidRPr="4E2FB45A" w:rsidR="3E7A105B">
        <w:rPr>
          <w:lang w:val="en-US"/>
        </w:rPr>
        <w:t>household</w:t>
      </w:r>
      <w:r w:rsidRPr="4E2FB45A" w:rsidR="3E7A105B">
        <w:rPr>
          <w:lang w:val="en-US"/>
        </w:rPr>
        <w:t xml:space="preserve"> </w:t>
      </w:r>
      <w:r w:rsidRPr="4E2FB45A" w:rsidR="3E7A105B">
        <w:rPr>
          <w:lang w:val="en-US"/>
        </w:rPr>
        <w:t xml:space="preserve">has some exposure to media </w:t>
      </w:r>
      <w:r w:rsidRPr="4E2FB45A" w:rsidR="3E7A105B">
        <w:rPr>
          <w:lang w:val="en-US"/>
        </w:rPr>
        <w:t>(binary).</w:t>
      </w:r>
      <w:r w:rsidRPr="4E2FB45A" w:rsidR="3E7A105B">
        <w:rPr>
          <w:lang w:val="en-US"/>
        </w:rPr>
        <w:t xml:space="preserve"> In total, we included 1</w:t>
      </w:r>
      <w:r w:rsidRPr="4E2FB45A" w:rsidR="67875D27">
        <w:rPr>
          <w:lang w:val="en-US"/>
        </w:rPr>
        <w:t>1</w:t>
      </w:r>
      <w:r w:rsidRPr="4E2FB45A" w:rsidR="3E7A105B">
        <w:rPr>
          <w:lang w:val="en-US"/>
        </w:rPr>
        <w:t xml:space="preserve"> variables, where categorical variables were included as dummies in the models (see Table A.1)</w:t>
      </w:r>
    </w:p>
    <w:bookmarkEnd w:id="1"/>
    <w:p w:rsidR="004E60BF" w:rsidP="4E2FB45A" w:rsidRDefault="004E60BF" w14:paraId="14E83532" w14:textId="54C7D0A9">
      <w:pPr>
        <w:pStyle w:val="ListParagraph"/>
        <w:numPr>
          <w:ilvl w:val="0"/>
          <w:numId w:val="16"/>
        </w:numPr>
        <w:spacing w:after="120" w:line="360" w:lineRule="auto"/>
        <w:ind w:left="360"/>
        <w:rPr>
          <w:lang w:val="en-US"/>
        </w:rPr>
      </w:pPr>
      <w:r w:rsidRPr="4E2FB45A" w:rsidR="3E7A105B">
        <w:rPr>
          <w:b w:val="1"/>
          <w:bCs w:val="1"/>
          <w:lang w:val="en-US"/>
        </w:rPr>
        <w:t>Approach 3:</w:t>
      </w:r>
      <w:r w:rsidRPr="4E2FB45A" w:rsidR="656AD9F2">
        <w:rPr>
          <w:b w:val="1"/>
          <w:bCs w:val="1"/>
          <w:lang w:val="en-US"/>
        </w:rPr>
        <w:t xml:space="preserve"> Census-compatible specification: </w:t>
      </w:r>
      <w:r w:rsidRPr="4E2FB45A" w:rsidR="3E7A105B">
        <w:rPr>
          <w:lang w:val="en-US"/>
        </w:rPr>
        <w:t xml:space="preserve">Only covariates that are also available in the </w:t>
      </w:r>
      <w:r w:rsidRPr="4E2FB45A" w:rsidR="4E37DC22">
        <w:rPr>
          <w:lang w:val="en-US"/>
        </w:rPr>
        <w:t>c</w:t>
      </w:r>
      <w:r w:rsidRPr="4E2FB45A" w:rsidR="3E7A105B">
        <w:rPr>
          <w:lang w:val="en-US"/>
        </w:rPr>
        <w:t>ensus data were used.</w:t>
      </w:r>
      <w:r w:rsidR="3E7A105B">
        <w:rPr/>
        <w:t xml:space="preserve"> </w:t>
      </w:r>
      <w:r w:rsidRPr="4E2FB45A" w:rsidR="3E7A105B">
        <w:rPr>
          <w:lang w:val="en-US"/>
        </w:rPr>
        <w:t xml:space="preserve">In particular, we used the following </w:t>
      </w:r>
      <w:r w:rsidRPr="4E2FB45A" w:rsidR="5F32FCAF">
        <w:rPr>
          <w:lang w:val="en-US"/>
        </w:rPr>
        <w:t>nine</w:t>
      </w:r>
      <w:r w:rsidRPr="4E2FB45A" w:rsidR="3C36EB65">
        <w:rPr>
          <w:lang w:val="en-US"/>
        </w:rPr>
        <w:t xml:space="preserve"> </w:t>
      </w:r>
      <w:r w:rsidRPr="4E2FB45A" w:rsidR="3E7A105B">
        <w:rPr>
          <w:lang w:val="en-US"/>
        </w:rPr>
        <w:t>covariates, where categorical variables were included as dummies:</w:t>
      </w:r>
      <w:r w:rsidRPr="4E2FB45A" w:rsidR="3E7A105B">
        <w:rPr>
          <w:lang w:val="en-US"/>
        </w:rPr>
        <w:t xml:space="preserve"> </w:t>
      </w:r>
      <w:r w:rsidRPr="4E2FB45A" w:rsidR="3E7A105B">
        <w:rPr>
          <w:lang w:val="en-US"/>
        </w:rPr>
        <w:t>woman</w:t>
      </w:r>
      <w:r w:rsidRPr="4E2FB45A" w:rsidR="3E7A105B">
        <w:rPr>
          <w:lang w:val="en-US"/>
        </w:rPr>
        <w:t xml:space="preserve"> is married (binary), age (15-</w:t>
      </w:r>
      <w:r w:rsidRPr="4E2FB45A" w:rsidR="3E7A105B">
        <w:rPr>
          <w:lang w:val="en-US"/>
        </w:rPr>
        <w:t>4</w:t>
      </w:r>
      <w:r w:rsidRPr="4E2FB45A" w:rsidR="3E7A105B">
        <w:rPr>
          <w:lang w:val="en-US"/>
        </w:rPr>
        <w:t xml:space="preserve">9), education (categories: no, primary, secondary, tertiary), </w:t>
      </w:r>
      <w:r w:rsidRPr="4E2FB45A" w:rsidR="3E7A105B">
        <w:rPr>
          <w:lang w:val="en-US"/>
        </w:rPr>
        <w:t>woman</w:t>
      </w:r>
      <w:r w:rsidRPr="4E2FB45A" w:rsidR="3E7A105B">
        <w:rPr>
          <w:lang w:val="en-US"/>
        </w:rPr>
        <w:t xml:space="preserve"> is working (binary), location is rural (binary), household has children (binary), electricity (binary), toilet (binary</w:t>
      </w:r>
      <w:r w:rsidRPr="4E2FB45A" w:rsidR="3C36EB65">
        <w:rPr>
          <w:lang w:val="en-US"/>
        </w:rPr>
        <w:t>)</w:t>
      </w:r>
      <w:r w:rsidRPr="4E2FB45A" w:rsidR="006DBA36">
        <w:rPr>
          <w:lang w:val="en-US"/>
        </w:rPr>
        <w:t>, region (categories)</w:t>
      </w:r>
      <w:r w:rsidRPr="4E2FB45A" w:rsidR="11373F57">
        <w:rPr>
          <w:lang w:val="en-US"/>
        </w:rPr>
        <w:t>.</w:t>
      </w:r>
      <w:r w:rsidRPr="4E2FB45A" w:rsidR="3E7A105B">
        <w:rPr>
          <w:lang w:val="en-US"/>
        </w:rPr>
        <w:t xml:space="preserve"> </w:t>
      </w:r>
    </w:p>
    <w:p w:rsidRPr="00F34B3E" w:rsidR="002211C9" w:rsidP="3C358BCC" w:rsidRDefault="002211C9" w14:paraId="53A27451" w14:textId="77777777">
      <w:pPr>
        <w:pStyle w:val="Heading1"/>
        <w:rPr>
          <w:rFonts w:cs="Times New Roman"/>
          <w:color w:val="auto"/>
          <w:shd w:val="clear" w:color="auto" w:fill="FFFFFF"/>
          <w:lang w:val="en-US"/>
        </w:rPr>
      </w:pPr>
      <w:r w:rsidRPr="00F34B3E" w:rsidR="002211C9">
        <w:rPr>
          <w:rFonts w:cs="Times New Roman"/>
          <w:color w:val="auto"/>
          <w:shd w:val="clear" w:color="auto" w:fill="FFFFFF"/>
          <w:lang w:val="en-US"/>
        </w:rPr>
        <w:t>Methodological approach</w:t>
      </w:r>
    </w:p>
    <w:p w:rsidR="4B0871F7" w:rsidP="3C358BCC" w:rsidRDefault="4B0871F7" w14:paraId="55AFE9BB" w14:textId="568CDDC3">
      <w:pPr>
        <w:spacing w:after="120" w:line="360" w:lineRule="auto"/>
        <w:ind w:firstLine="284"/>
      </w:pPr>
      <w:r w:rsidRPr="3C358BCC" w:rsidR="4B0871F7">
        <w:rPr>
          <w:rFonts w:cs="Times New Roman"/>
          <w:lang w:val="en-US"/>
        </w:rPr>
        <w:t xml:space="preserve">The </w:t>
      </w:r>
      <w:r w:rsidRPr="3C358BCC" w:rsidR="4B0871F7">
        <w:rPr>
          <w:rFonts w:cs="Times New Roman"/>
          <w:lang w:val="en-US"/>
        </w:rPr>
        <w:t>objective</w:t>
      </w:r>
      <w:r w:rsidRPr="3C358BCC" w:rsidR="4B0871F7">
        <w:rPr>
          <w:rFonts w:cs="Times New Roman"/>
          <w:lang w:val="en-US"/>
        </w:rPr>
        <w:t xml:space="preserve"> of this study is to assess whether machine-learning methods can improve the identification of women who are excluded from health insurance coverage and essential maternal and neonatal health services. We </w:t>
      </w:r>
      <w:r w:rsidRPr="3C358BCC" w:rsidR="4B0871F7">
        <w:rPr>
          <w:rFonts w:cs="Times New Roman"/>
          <w:lang w:val="en-US"/>
        </w:rPr>
        <w:t>proceed</w:t>
      </w:r>
      <w:r w:rsidRPr="3C358BCC" w:rsidR="4B0871F7">
        <w:rPr>
          <w:rFonts w:cs="Times New Roman"/>
          <w:lang w:val="en-US"/>
        </w:rPr>
        <w:t xml:space="preserve"> in two steps. First, we evaluate whether supervised machine-learning models improve the prediction of health insurance coverage and health service </w:t>
      </w:r>
      <w:r w:rsidRPr="3C358BCC" w:rsidR="4B0871F7">
        <w:rPr>
          <w:rFonts w:cs="Times New Roman"/>
          <w:lang w:val="en-US"/>
        </w:rPr>
        <w:t>utilization</w:t>
      </w:r>
      <w:r w:rsidRPr="3C358BCC" w:rsidR="4B0871F7">
        <w:rPr>
          <w:rFonts w:cs="Times New Roman"/>
          <w:lang w:val="en-US"/>
        </w:rPr>
        <w:t xml:space="preserve"> </w:t>
      </w:r>
      <w:r w:rsidRPr="3C358BCC" w:rsidR="4B0871F7">
        <w:rPr>
          <w:rFonts w:cs="Times New Roman"/>
          <w:lang w:val="en-US"/>
        </w:rPr>
        <w:t>relative</w:t>
      </w:r>
      <w:r w:rsidRPr="3C358BCC" w:rsidR="4B0871F7">
        <w:rPr>
          <w:rFonts w:cs="Times New Roman"/>
          <w:lang w:val="en-US"/>
        </w:rPr>
        <w:t xml:space="preserve"> to a classical logistic regression approach. Accurate identification of excluded populations is particularly important in Sub-Saharan Africa, where resources for outreach and service delivery are limited. Second, we examine whether the estimated models can be combined with census data to generate small-area diagnostics on exclusion from health insurance and health services at lower administrative levels than those covered by household surveys. The following subsections describe the prediction models, evaluation metrics, and out-of-sample prediction approach.</w:t>
      </w:r>
    </w:p>
    <w:p w:rsidRPr="003B5544" w:rsidR="003B5544" w:rsidP="003B5544" w:rsidRDefault="0069709F" w14:paraId="72F32477" w14:textId="29DE7FFA">
      <w:pPr>
        <w:pStyle w:val="Heading2"/>
        <w:numPr>
          <w:ilvl w:val="1"/>
          <w:numId w:val="4"/>
        </w:numPr>
        <w:rPr>
          <w:rFonts w:ascii="Garamond" w:hAnsi="Garamond"/>
          <w:color w:val="auto"/>
          <w:lang w:val="en-US"/>
        </w:rPr>
      </w:pPr>
      <w:r w:rsidRPr="3C358BCC" w:rsidR="0069709F">
        <w:rPr>
          <w:rFonts w:ascii="Garamond" w:hAnsi="Garamond"/>
          <w:color w:val="auto"/>
          <w:lang w:val="en-US"/>
        </w:rPr>
        <w:t>Machine learning models for improved predictions</w:t>
      </w:r>
    </w:p>
    <w:p w:rsidR="002211C9" w:rsidP="3C358BCC" w:rsidRDefault="00134253" w14:paraId="38C4F528" w14:textId="379B31C5">
      <w:pPr>
        <w:pStyle w:val="Normal"/>
        <w:spacing w:after="120" w:line="360" w:lineRule="auto"/>
        <w:ind w:firstLine="284"/>
      </w:pPr>
      <w:proofErr w:type="spellStart"/>
      <w:proofErr w:type="spellEnd"/>
      <w:proofErr w:type="spellStart"/>
      <w:proofErr w:type="spellEnd"/>
      <w:proofErr w:type="spellStart"/>
      <w:proofErr w:type="spellEnd"/>
      <w:proofErr w:type="spellStart"/>
      <w:proofErr w:type="spellEnd"/>
      <w:proofErr w:type="spellStart"/>
      <w:proofErr w:type="spellEnd"/>
      <w:r w:rsidR="1397B9F7">
        <w:rPr/>
        <w:t xml:space="preserve">We evaluate whether machine-learning methods improve the prediction of health insurance coverage and health service </w:t>
      </w:r>
      <w:r w:rsidR="1397B9F7">
        <w:rPr/>
        <w:t>utilization</w:t>
      </w:r>
      <w:r w:rsidR="1397B9F7">
        <w:rPr/>
        <w:t xml:space="preserve"> relative to a classical logistic regression benchmark. Logistic regression remains the standard approach in much of the literature on health insurance </w:t>
      </w:r>
      <w:r w:rsidR="1397B9F7">
        <w:rPr/>
        <w:t>enrollment</w:t>
      </w:r>
      <w:r w:rsidR="1397B9F7">
        <w:rPr/>
        <w:t xml:space="preserve"> and health service utilization in LMICs and therefore serves as a natural benchmark for comparison </w:t>
      </w:r>
      <w:r w:rsidRPr="3C358BCC" w:rsidR="1397B9F7">
        <w:rPr>
          <w:lang w:val="en-US"/>
        </w:rPr>
        <w:t>(e.g., Osei Afriyie et al</w:t>
      </w:r>
      <w:r w:rsidRPr="3C358BCC" w:rsidR="1397B9F7">
        <w:rPr>
          <w:lang w:val="en-US"/>
        </w:rPr>
        <w:t>.</w:t>
      </w:r>
      <w:r w:rsidRPr="3C358BCC" w:rsidR="1397B9F7">
        <w:rPr>
          <w:lang w:val="en-US"/>
        </w:rPr>
        <w:t>, 2022; Salari et al., 2019; Amu et al.</w:t>
      </w:r>
      <w:r w:rsidRPr="3C358BCC" w:rsidR="1397B9F7">
        <w:rPr>
          <w:lang w:val="en-US"/>
        </w:rPr>
        <w:t>,</w:t>
      </w:r>
      <w:r w:rsidRPr="3C358BCC" w:rsidR="1397B9F7">
        <w:rPr>
          <w:lang w:val="en-US"/>
        </w:rPr>
        <w:t xml:space="preserve"> 2018; Mensah et al., 2010; Hanson et al., 2017; Owoo and </w:t>
      </w:r>
      <w:r w:rsidRPr="3C358BCC" w:rsidR="1397B9F7">
        <w:rPr>
          <w:lang w:val="en-US"/>
        </w:rPr>
        <w:t>Lambon-Quayefio</w:t>
      </w:r>
      <w:r w:rsidRPr="3C358BCC" w:rsidR="1397B9F7">
        <w:rPr>
          <w:lang w:val="en-US"/>
        </w:rPr>
        <w:t xml:space="preserve">, 2013; Browne et al., 2016; </w:t>
      </w:r>
      <w:r w:rsidRPr="3C358BCC" w:rsidR="1397B9F7">
        <w:rPr>
          <w:lang w:val="en-US"/>
        </w:rPr>
        <w:t>Brugiavini</w:t>
      </w:r>
      <w:r w:rsidRPr="3C358BCC" w:rsidR="1397B9F7">
        <w:rPr>
          <w:lang w:val="en-US"/>
        </w:rPr>
        <w:t xml:space="preserve"> and Pace, 2016; Wang et al., 2017</w:t>
      </w:r>
      <w:r w:rsidRPr="3C358BCC" w:rsidR="1397B9F7">
        <w:rPr>
          <w:lang w:val="en-US"/>
        </w:rPr>
        <w:t>).</w:t>
      </w:r>
    </w:p>
    <w:p w:rsidR="002211C9" w:rsidP="3C358BCC" w:rsidRDefault="00134253" w14:paraId="4C1DA619" w14:textId="7A1A2D92">
      <w:pPr>
        <w:pStyle w:val="Normal"/>
        <w:spacing w:after="120" w:line="360" w:lineRule="auto"/>
        <w:ind w:firstLine="284"/>
        <w:rPr>
          <w:lang w:val="en-US"/>
        </w:rPr>
      </w:pPr>
      <w:r w:rsidRPr="3C358BCC" w:rsidR="3FE4A779">
        <w:rPr>
          <w:lang w:val="en-US"/>
        </w:rPr>
        <w:t>We compare four commonly used supervised machine-learning algorithms: LASSO, random forest, neural network, and extreme gradient boosting (</w:t>
      </w:r>
      <w:r w:rsidRPr="3C358BCC" w:rsidR="3FE4A779">
        <w:rPr>
          <w:lang w:val="en-US"/>
        </w:rPr>
        <w:t>XGBoost</w:t>
      </w:r>
      <w:r w:rsidRPr="3C358BCC" w:rsidR="3FE4A779">
        <w:rPr>
          <w:lang w:val="en-US"/>
        </w:rPr>
        <w:t xml:space="preserve">). Model performance is evaluated using out-of-sample predictions. Among the candidate algorithms, </w:t>
      </w:r>
      <w:r w:rsidRPr="3C358BCC" w:rsidR="3FE4A779">
        <w:rPr>
          <w:lang w:val="en-US"/>
        </w:rPr>
        <w:t>XGBoost</w:t>
      </w:r>
      <w:r w:rsidRPr="3C358BCC" w:rsidR="3FE4A779">
        <w:rPr>
          <w:lang w:val="en-US"/>
        </w:rPr>
        <w:t xml:space="preserve"> consistently achieves the strongest predictive performance across outcomes and countries. Moreover</w:t>
      </w:r>
      <w:r w:rsidRPr="3C358BCC" w:rsidR="3FE4A779">
        <w:rPr>
          <w:lang w:val="en-US"/>
        </w:rPr>
        <w:t xml:space="preserve">, </w:t>
      </w:r>
      <w:r w:rsidRPr="3C358BCC" w:rsidR="3FE4A779">
        <w:rPr>
          <w:lang w:val="en-US"/>
        </w:rPr>
        <w:t xml:space="preserve">a large body of literature has shown that XGBoost often outperforms other ML models while still being highly interpretable </w:t>
      </w:r>
      <w:r w:rsidRPr="3C358BCC" w:rsidR="3FE4A779">
        <w:rPr>
          <w:lang w:val="en-US"/>
        </w:rPr>
        <w:t>(</w:t>
      </w:r>
      <w:r w:rsidRPr="3C358BCC" w:rsidR="3FE4A779">
        <w:rPr>
          <w:lang w:val="en-US"/>
        </w:rPr>
        <w:t>Lundberg et al., 2020</w:t>
      </w:r>
      <w:r w:rsidRPr="3C358BCC" w:rsidR="3FE4A779">
        <w:rPr>
          <w:lang w:val="en-US"/>
        </w:rPr>
        <w:t xml:space="preserve">; </w:t>
      </w:r>
      <w:r w:rsidRPr="3C358BCC" w:rsidR="3FE4A779">
        <w:rPr>
          <w:lang w:val="en-US"/>
        </w:rPr>
        <w:t>Chen and Guestrin, 2016</w:t>
      </w:r>
      <w:r w:rsidRPr="3C358BCC" w:rsidR="3FE4A779">
        <w:rPr>
          <w:lang w:val="en-US"/>
        </w:rPr>
        <w:t xml:space="preserve">). </w:t>
      </w:r>
      <w:r w:rsidRPr="3C358BCC" w:rsidR="3FE4A779">
        <w:rPr>
          <w:lang w:val="en-US"/>
        </w:rPr>
        <w:t xml:space="preserve">We therefore present </w:t>
      </w:r>
      <w:r w:rsidRPr="3C358BCC" w:rsidR="3FE4A779">
        <w:rPr>
          <w:lang w:val="en-US"/>
        </w:rPr>
        <w:t>XGBoost</w:t>
      </w:r>
      <w:r w:rsidRPr="3C358BCC" w:rsidR="3FE4A779">
        <w:rPr>
          <w:lang w:val="en-US"/>
        </w:rPr>
        <w:t xml:space="preserve"> as our preferred specification throughout the </w:t>
      </w:r>
      <w:r w:rsidRPr="3C358BCC" w:rsidR="3FE4A779">
        <w:rPr>
          <w:lang w:val="en-US"/>
        </w:rPr>
        <w:t>remainder</w:t>
      </w:r>
      <w:r w:rsidRPr="3C358BCC" w:rsidR="3FE4A779">
        <w:rPr>
          <w:lang w:val="en-US"/>
        </w:rPr>
        <w:t xml:space="preserve"> of the paper.  </w:t>
      </w:r>
      <w:r w:rsidRPr="3C358BCC" w:rsidR="002211C9">
        <w:rPr>
          <w:lang w:val="en-US"/>
        </w:rPr>
        <w:t>Appendix B</w:t>
      </w:r>
      <w:r w:rsidRPr="3C358BCC" w:rsidR="00E71967">
        <w:rPr>
          <w:lang w:val="en-US"/>
        </w:rPr>
        <w:t xml:space="preserve"> describes</w:t>
      </w:r>
      <w:r w:rsidRPr="3C358BCC" w:rsidR="002211C9">
        <w:rPr>
          <w:lang w:val="en-US"/>
        </w:rPr>
        <w:t xml:space="preserve"> the </w:t>
      </w:r>
      <w:r w:rsidRPr="3C358BCC" w:rsidR="007A604E">
        <w:rPr>
          <w:lang w:val="en-US"/>
        </w:rPr>
        <w:t>four</w:t>
      </w:r>
      <w:r w:rsidRPr="3C358BCC" w:rsidR="00F428C0">
        <w:rPr>
          <w:lang w:val="en-US"/>
        </w:rPr>
        <w:t xml:space="preserve"> </w:t>
      </w:r>
      <w:r w:rsidRPr="3C358BCC" w:rsidR="00F428C0">
        <w:rPr>
          <w:lang w:val="en-US"/>
        </w:rPr>
        <w:t xml:space="preserve">ML </w:t>
      </w:r>
      <w:r w:rsidRPr="3C358BCC" w:rsidR="002211C9">
        <w:rPr>
          <w:lang w:val="en-US"/>
        </w:rPr>
        <w:t>models</w:t>
      </w:r>
      <w:r w:rsidRPr="3C358BCC" w:rsidR="00F428C0">
        <w:rPr>
          <w:lang w:val="en-US"/>
        </w:rPr>
        <w:t xml:space="preserve"> and the benchmark model</w:t>
      </w:r>
      <w:r w:rsidRPr="3C358BCC" w:rsidR="002211C9">
        <w:rPr>
          <w:lang w:val="en-US"/>
        </w:rPr>
        <w:t xml:space="preserve"> </w:t>
      </w:r>
      <w:r w:rsidRPr="3C358BCC" w:rsidR="00094852">
        <w:rPr>
          <w:lang w:val="en-US"/>
        </w:rPr>
        <w:t>and</w:t>
      </w:r>
      <w:r w:rsidRPr="3C358BCC" w:rsidR="002211C9">
        <w:rPr>
          <w:lang w:val="en-US"/>
        </w:rPr>
        <w:t xml:space="preserve"> </w:t>
      </w:r>
      <w:r w:rsidRPr="3C358BCC" w:rsidR="00E71967">
        <w:rPr>
          <w:lang w:val="en-US"/>
        </w:rPr>
        <w:t xml:space="preserve">provides </w:t>
      </w:r>
      <w:r w:rsidRPr="3C358BCC" w:rsidR="002211C9">
        <w:rPr>
          <w:lang w:val="en-US"/>
        </w:rPr>
        <w:t xml:space="preserve">an intuition </w:t>
      </w:r>
      <w:r w:rsidRPr="3C358BCC" w:rsidR="007A604E">
        <w:rPr>
          <w:lang w:val="en-US"/>
        </w:rPr>
        <w:t>on their main strengths and limitations</w:t>
      </w:r>
      <w:r w:rsidRPr="3C358BCC" w:rsidR="002211C9">
        <w:rPr>
          <w:lang w:val="en-US"/>
        </w:rPr>
        <w:t>.</w:t>
      </w:r>
      <w:r w:rsidRPr="3C358BCC">
        <w:rPr>
          <w:rStyle w:val="FootnoteReference"/>
          <w:lang w:val="en-US"/>
        </w:rPr>
        <w:footnoteReference w:id="3358"/>
      </w:r>
      <w:r w:rsidRPr="3C358BCC" w:rsidR="002211C9">
        <w:rPr>
          <w:lang w:val="en-US"/>
        </w:rPr>
        <w:t xml:space="preserve"> </w:t>
      </w:r>
    </w:p>
    <w:p w:rsidR="0C8AF3A6" w:rsidP="3C358BCC" w:rsidRDefault="0C8AF3A6" w14:paraId="4C12A610" w14:textId="381E6CB8">
      <w:pPr>
        <w:spacing w:after="120" w:line="360" w:lineRule="auto"/>
        <w:ind w:firstLine="284"/>
      </w:pPr>
      <w:r w:rsidRPr="3C358BCC" w:rsidR="0C8AF3A6">
        <w:rPr>
          <w:lang w:val="en-US"/>
        </w:rPr>
        <w:t>To reduce the risk of overfitting, observations are randomly divided into training, validation, and test samples. Hyperparameters are tuned using repeated five-fold cross-validation on the training data, and model performance is evaluated on a hold-out test sample. For outcomes with substantial class imbalance, defined as less than 20% or more than 80% observations in one outcome category, we apply oversampling during model training. Additional implementation details are provided in Appendix C.</w:t>
      </w:r>
    </w:p>
    <w:p w:rsidR="00B279D9" w:rsidP="00B279D9" w:rsidRDefault="002211C9" w14:paraId="57861F92" w14:textId="15D96D6D">
      <w:pPr>
        <w:pStyle w:val="NoSpacing"/>
        <w:spacing w:after="120" w:line="360" w:lineRule="auto"/>
        <w:ind w:firstLine="284"/>
        <w:rPr>
          <w:lang w:val="en-US"/>
        </w:rPr>
      </w:pPr>
      <w:r w:rsidRPr="3C358BCC" w:rsidR="002211C9">
        <w:rPr>
          <w:lang w:val="en-US"/>
        </w:rPr>
        <w:t xml:space="preserve">As a first step </w:t>
      </w:r>
      <w:r w:rsidRPr="3C358BCC" w:rsidR="00317914">
        <w:rPr>
          <w:lang w:val="en-US"/>
        </w:rPr>
        <w:t>in</w:t>
      </w:r>
      <w:r w:rsidRPr="3C358BCC" w:rsidR="002211C9">
        <w:rPr>
          <w:lang w:val="en-US"/>
        </w:rPr>
        <w:t xml:space="preserve"> Section 4.1, t</w:t>
      </w:r>
      <w:r w:rsidRPr="3C358BCC" w:rsidR="002211C9">
        <w:rPr>
          <w:lang w:val="en-US"/>
        </w:rPr>
        <w:t xml:space="preserve">o evaluate the predictive power of the </w:t>
      </w:r>
      <w:r w:rsidRPr="3C358BCC" w:rsidR="002211C9">
        <w:rPr>
          <w:lang w:val="en-US"/>
        </w:rPr>
        <w:t xml:space="preserve">classical and the ML </w:t>
      </w:r>
      <w:r w:rsidRPr="3C358BCC" w:rsidR="002211C9">
        <w:rPr>
          <w:lang w:val="en-US"/>
        </w:rPr>
        <w:t>model</w:t>
      </w:r>
      <w:r w:rsidRPr="3C358BCC" w:rsidR="00F5238C">
        <w:rPr>
          <w:lang w:val="en-US"/>
        </w:rPr>
        <w:t>s</w:t>
      </w:r>
      <w:r w:rsidRPr="3C358BCC" w:rsidR="008C6EDC">
        <w:rPr>
          <w:lang w:val="en-US"/>
        </w:rPr>
        <w:t xml:space="preserve"> for each country</w:t>
      </w:r>
      <w:r w:rsidRPr="3C358BCC" w:rsidR="002211C9">
        <w:rPr>
          <w:lang w:val="en-US"/>
        </w:rPr>
        <w:t>, the model performance of</w:t>
      </w:r>
      <w:r w:rsidRPr="3C358BCC" w:rsidR="00F5238C">
        <w:rPr>
          <w:lang w:val="en-US"/>
        </w:rPr>
        <w:t xml:space="preserve"> four</w:t>
      </w:r>
      <w:r w:rsidRPr="3C358BCC" w:rsidR="002211C9">
        <w:rPr>
          <w:lang w:val="en-US"/>
        </w:rPr>
        <w:t xml:space="preserve"> different performance metrics is compared and analyzed.</w:t>
      </w:r>
      <w:r w:rsidRPr="3C358BCC" w:rsidR="004035DF">
        <w:rPr>
          <w:lang w:val="en-US"/>
        </w:rPr>
        <w:t xml:space="preserve"> </w:t>
      </w:r>
      <w:r w:rsidRPr="3C358BCC" w:rsidR="00E71967">
        <w:rPr>
          <w:lang w:val="en-US"/>
        </w:rPr>
        <w:t>To do this</w:t>
      </w:r>
      <w:r w:rsidRPr="3C358BCC" w:rsidR="004035DF">
        <w:rPr>
          <w:lang w:val="en-US"/>
        </w:rPr>
        <w:t>, the actual and predicted</w:t>
      </w:r>
      <w:r w:rsidRPr="3C358BCC" w:rsidR="002211C9">
        <w:rPr>
          <w:lang w:val="en-US"/>
        </w:rPr>
        <w:t xml:space="preserve"> </w:t>
      </w:r>
      <w:r w:rsidRPr="3C358BCC" w:rsidR="00E71967">
        <w:rPr>
          <w:lang w:val="en-US"/>
        </w:rPr>
        <w:t>results</w:t>
      </w:r>
      <w:r w:rsidRPr="3C358BCC" w:rsidR="004035DF">
        <w:rPr>
          <w:lang w:val="en-US"/>
        </w:rPr>
        <w:t xml:space="preserve"> </w:t>
      </w:r>
      <w:r w:rsidRPr="3C358BCC" w:rsidR="009B019B">
        <w:rPr>
          <w:lang w:val="en-US"/>
        </w:rPr>
        <w:t xml:space="preserve">of each individual observation in a dataset </w:t>
      </w:r>
      <w:r w:rsidRPr="3C358BCC" w:rsidR="00E71967">
        <w:rPr>
          <w:lang w:val="en-US"/>
        </w:rPr>
        <w:t>are</w:t>
      </w:r>
      <w:r w:rsidRPr="3C358BCC" w:rsidR="009B019B">
        <w:rPr>
          <w:lang w:val="en-US"/>
        </w:rPr>
        <w:t xml:space="preserve"> compared in a confusion matri</w:t>
      </w:r>
      <w:r w:rsidRPr="3C358BCC" w:rsidR="00E71967">
        <w:rPr>
          <w:lang w:val="en-US"/>
        </w:rPr>
        <w:t>x</w:t>
      </w:r>
      <w:r w:rsidRPr="3C358BCC" w:rsidR="009B019B">
        <w:rPr>
          <w:lang w:val="en-US"/>
        </w:rPr>
        <w:t xml:space="preserve"> (see Table 2). </w:t>
      </w:r>
      <w:r w:rsidRPr="3C358BCC" w:rsidR="004035DF">
        <w:rPr>
          <w:lang w:val="en-US"/>
        </w:rPr>
        <w:t>Table 2</w:t>
      </w:r>
      <w:r w:rsidRPr="3C358BCC" w:rsidR="004035DF">
        <w:rPr>
          <w:lang w:val="en-US"/>
        </w:rPr>
        <w:t xml:space="preserve"> highlights the performance metrics </w:t>
      </w:r>
      <w:r w:rsidRPr="3C358BCC" w:rsidR="00E71967">
        <w:rPr>
          <w:lang w:val="en-US"/>
        </w:rPr>
        <w:t xml:space="preserve">of the confusion matrix </w:t>
      </w:r>
      <w:r w:rsidRPr="3C358BCC" w:rsidR="004035DF">
        <w:rPr>
          <w:lang w:val="en-US"/>
        </w:rPr>
        <w:t>(a detailed explanation can be found in Appendix C).</w:t>
      </w:r>
      <w:r w:rsidRPr="3C358BCC" w:rsidR="004035DF">
        <w:rPr>
          <w:lang w:val="en-US"/>
        </w:rPr>
        <w:t xml:space="preserve"> </w:t>
      </w:r>
      <w:r w:rsidRPr="3C358BCC" w:rsidR="009B019B">
        <w:rPr>
          <w:lang w:val="en-US"/>
        </w:rPr>
        <w:t>S</w:t>
      </w:r>
      <w:r w:rsidRPr="3C358BCC" w:rsidR="009B019B">
        <w:rPr>
          <w:lang w:val="en-US"/>
        </w:rPr>
        <w:t xml:space="preserve">ince our aim is to better identify the </w:t>
      </w:r>
      <w:r w:rsidRPr="3C358BCC" w:rsidR="009B019B">
        <w:rPr>
          <w:lang w:val="en-US"/>
        </w:rPr>
        <w:t xml:space="preserve">included and </w:t>
      </w:r>
      <w:r w:rsidRPr="3C358BCC" w:rsidR="009B019B">
        <w:rPr>
          <w:lang w:val="en-US"/>
        </w:rPr>
        <w:t>excluded population, we focus not only on the overall accuracy (</w:t>
      </w:r>
      <w:r w:rsidRPr="3C358BCC" w:rsidR="00783508">
        <w:rPr>
          <w:lang w:val="en-US"/>
        </w:rPr>
        <w:t>proportion of correctly</w:t>
      </w:r>
      <w:r w:rsidRPr="3C358BCC" w:rsidR="009B019B">
        <w:rPr>
          <w:lang w:val="en-US"/>
        </w:rPr>
        <w:t xml:space="preserve"> </w:t>
      </w:r>
      <w:r w:rsidRPr="3C358BCC" w:rsidR="00783508">
        <w:rPr>
          <w:lang w:val="en-US"/>
        </w:rPr>
        <w:t>classified</w:t>
      </w:r>
      <w:r w:rsidRPr="3C358BCC" w:rsidR="00783508">
        <w:rPr>
          <w:lang w:val="en-US"/>
        </w:rPr>
        <w:t xml:space="preserve"> </w:t>
      </w:r>
      <w:r w:rsidRPr="3C358BCC" w:rsidR="009B019B">
        <w:rPr>
          <w:lang w:val="en-US"/>
        </w:rPr>
        <w:t>observations</w:t>
      </w:r>
      <w:r w:rsidRPr="3C358BCC" w:rsidR="009B019B">
        <w:rPr>
          <w:lang w:val="en-US"/>
        </w:rPr>
        <w:t xml:space="preserve"> out of all observations</w:t>
      </w:r>
      <w:r w:rsidRPr="3C358BCC" w:rsidR="009B019B">
        <w:rPr>
          <w:lang w:val="en-US"/>
        </w:rPr>
        <w:t>)</w:t>
      </w:r>
      <w:r w:rsidRPr="3C358BCC" w:rsidR="00E71967">
        <w:rPr>
          <w:lang w:val="en-US"/>
        </w:rPr>
        <w:t>,</w:t>
      </w:r>
      <w:r w:rsidRPr="3C358BCC" w:rsidR="009B019B">
        <w:rPr>
          <w:lang w:val="en-US"/>
        </w:rPr>
        <w:t xml:space="preserve"> but also</w:t>
      </w:r>
      <w:r w:rsidRPr="3C358BCC" w:rsidR="009B019B">
        <w:rPr>
          <w:lang w:val="en-US"/>
        </w:rPr>
        <w:t xml:space="preserve"> on Cohen’s Kappa (</w:t>
      </w:r>
      <w:r w:rsidRPr="3C358BCC" w:rsidR="009B019B">
        <w:rPr>
          <w:lang w:val="en-US"/>
        </w:rPr>
        <w:t>a measure to classify the accuracy normalized by the imbalance of the sample</w:t>
      </w:r>
      <w:r w:rsidRPr="3C358BCC" w:rsidR="009B019B">
        <w:rPr>
          <w:lang w:val="en-US"/>
        </w:rPr>
        <w:t>).</w:t>
      </w:r>
      <w:r w:rsidRPr="3C358BCC" w:rsidR="009B019B">
        <w:rPr>
          <w:lang w:val="en-US"/>
        </w:rPr>
        <w:t xml:space="preserve"> Especially in an imbalanced sample, where most of the observations are negative (e.g., not insured), we mak</w:t>
      </w:r>
      <w:r w:rsidRPr="3C358BCC" w:rsidR="00E71967">
        <w:rPr>
          <w:lang w:val="en-US"/>
        </w:rPr>
        <w:t>e</w:t>
      </w:r>
      <w:r w:rsidRPr="3C358BCC" w:rsidR="009B019B">
        <w:rPr>
          <w:lang w:val="en-US"/>
        </w:rPr>
        <w:t xml:space="preserve"> sure that not only the negative cases are correctly </w:t>
      </w:r>
      <w:r w:rsidRPr="3C358BCC" w:rsidR="009B019B">
        <w:rPr>
          <w:lang w:val="en-US"/>
        </w:rPr>
        <w:t>identified</w:t>
      </w:r>
      <w:r w:rsidRPr="3C358BCC" w:rsidR="009B019B">
        <w:rPr>
          <w:lang w:val="en-US"/>
        </w:rPr>
        <w:t xml:space="preserve"> but also the positive ones. For example, if we have 2% positive cases in a dataset, a model could easily achieve 98% </w:t>
      </w:r>
      <w:r w:rsidRPr="3C358BCC" w:rsidR="00E71967">
        <w:rPr>
          <w:lang w:val="en-US"/>
        </w:rPr>
        <w:t xml:space="preserve">accuracy </w:t>
      </w:r>
      <w:r w:rsidRPr="3C358BCC" w:rsidR="009B019B">
        <w:rPr>
          <w:lang w:val="en-US"/>
        </w:rPr>
        <w:t xml:space="preserve">by simply </w:t>
      </w:r>
      <w:r w:rsidRPr="3C358BCC" w:rsidR="00783508">
        <w:rPr>
          <w:lang w:val="en-US"/>
        </w:rPr>
        <w:t>classifying</w:t>
      </w:r>
      <w:r w:rsidRPr="3C358BCC" w:rsidR="00783508">
        <w:rPr>
          <w:lang w:val="en-US"/>
        </w:rPr>
        <w:t xml:space="preserve"> </w:t>
      </w:r>
      <w:r w:rsidRPr="3C358BCC" w:rsidR="009B019B">
        <w:rPr>
          <w:lang w:val="en-US"/>
        </w:rPr>
        <w:t xml:space="preserve">all observations as negative. Thus, the model would </w:t>
      </w:r>
      <w:r w:rsidRPr="3C358BCC" w:rsidR="00783508">
        <w:rPr>
          <w:lang w:val="en-US"/>
        </w:rPr>
        <w:t xml:space="preserve">not </w:t>
      </w:r>
      <w:r w:rsidRPr="3C358BCC" w:rsidR="00E71967">
        <w:rPr>
          <w:lang w:val="en-US"/>
        </w:rPr>
        <w:t>provide</w:t>
      </w:r>
      <w:r w:rsidRPr="3C358BCC" w:rsidR="00E71967">
        <w:rPr>
          <w:lang w:val="en-US"/>
        </w:rPr>
        <w:t xml:space="preserve"> </w:t>
      </w:r>
      <w:r w:rsidRPr="3C358BCC" w:rsidR="009B019B">
        <w:rPr>
          <w:lang w:val="en-US"/>
        </w:rPr>
        <w:t>useful insight</w:t>
      </w:r>
      <w:r w:rsidRPr="3C358BCC" w:rsidR="00783508">
        <w:rPr>
          <w:lang w:val="en-US"/>
        </w:rPr>
        <w:t>s</w:t>
      </w:r>
      <w:r w:rsidRPr="3C358BCC" w:rsidR="009B019B">
        <w:rPr>
          <w:lang w:val="en-US"/>
        </w:rPr>
        <w:t>,</w:t>
      </w:r>
      <w:r w:rsidRPr="3C358BCC" w:rsidR="00E71967">
        <w:rPr>
          <w:lang w:val="en-US"/>
        </w:rPr>
        <w:t xml:space="preserve"> as</w:t>
      </w:r>
      <w:r w:rsidRPr="3C358BCC" w:rsidR="009B019B">
        <w:rPr>
          <w:lang w:val="en-US"/>
        </w:rPr>
        <w:t xml:space="preserve"> </w:t>
      </w:r>
      <w:r w:rsidRPr="3C358BCC" w:rsidR="009B019B">
        <w:rPr>
          <w:lang w:val="en-US"/>
        </w:rPr>
        <w:t>indicated</w:t>
      </w:r>
      <w:r w:rsidRPr="3C358BCC" w:rsidR="009B019B">
        <w:rPr>
          <w:lang w:val="en-US"/>
        </w:rPr>
        <w:t xml:space="preserve"> by a Cohen’s Kappa of 0</w:t>
      </w:r>
      <w:r w:rsidRPr="3C358BCC" w:rsidR="009B019B">
        <w:rPr>
          <w:lang w:val="en-US"/>
        </w:rPr>
        <w:t>. Other commonly used performance metrics discussed in the result</w:t>
      </w:r>
      <w:r w:rsidRPr="3C358BCC" w:rsidR="00E71967">
        <w:rPr>
          <w:lang w:val="en-US"/>
        </w:rPr>
        <w:t>s</w:t>
      </w:r>
      <w:r w:rsidRPr="3C358BCC" w:rsidR="009B019B">
        <w:rPr>
          <w:lang w:val="en-US"/>
        </w:rPr>
        <w:t xml:space="preserve"> section are sensitivity (</w:t>
      </w:r>
      <w:r w:rsidRPr="3C358BCC" w:rsidR="00E71967">
        <w:rPr>
          <w:lang w:val="en-US"/>
        </w:rPr>
        <w:t xml:space="preserve">a </w:t>
      </w:r>
      <w:r w:rsidRPr="3C358BCC" w:rsidR="009B019B">
        <w:rPr>
          <w:lang w:val="en-US"/>
        </w:rPr>
        <w:t xml:space="preserve">measure </w:t>
      </w:r>
      <w:r w:rsidRPr="3C358BCC" w:rsidR="009B019B">
        <w:rPr>
          <w:lang w:val="en-US"/>
        </w:rPr>
        <w:t>of</w:t>
      </w:r>
      <w:r w:rsidRPr="3C358BCC" w:rsidR="009B019B">
        <w:rPr>
          <w:lang w:val="en-US"/>
        </w:rPr>
        <w:t xml:space="preserve"> how many tr</w:t>
      </w:r>
      <w:r w:rsidRPr="3C358BCC" w:rsidR="009B019B">
        <w:rPr>
          <w:lang w:val="en-US"/>
        </w:rPr>
        <w:t>ue positive</w:t>
      </w:r>
      <w:r w:rsidRPr="3C358BCC" w:rsidR="00ED3F3F">
        <w:rPr>
          <w:lang w:val="en-US"/>
        </w:rPr>
        <w:t xml:space="preserve">s </w:t>
      </w:r>
      <w:r w:rsidRPr="3C358BCC" w:rsidR="009B019B">
        <w:rPr>
          <w:lang w:val="en-US"/>
        </w:rPr>
        <w:t xml:space="preserve">are </w:t>
      </w:r>
      <w:r w:rsidRPr="3C358BCC" w:rsidR="00ED3F3F">
        <w:rPr>
          <w:lang w:val="en-US"/>
        </w:rPr>
        <w:t>identified</w:t>
      </w:r>
      <w:r w:rsidRPr="3C358BCC" w:rsidR="009B019B">
        <w:rPr>
          <w:lang w:val="en-US"/>
        </w:rPr>
        <w:t>) and</w:t>
      </w:r>
      <w:r w:rsidRPr="3C358BCC" w:rsidR="009B019B">
        <w:rPr>
          <w:lang w:val="en-US"/>
        </w:rPr>
        <w:t xml:space="preserve"> specificity (</w:t>
      </w:r>
      <w:r w:rsidRPr="3C358BCC" w:rsidR="00E71967">
        <w:rPr>
          <w:lang w:val="en-US"/>
        </w:rPr>
        <w:t xml:space="preserve">a </w:t>
      </w:r>
      <w:r w:rsidRPr="3C358BCC" w:rsidR="009B019B">
        <w:rPr>
          <w:lang w:val="en-US"/>
        </w:rPr>
        <w:t xml:space="preserve">measure </w:t>
      </w:r>
      <w:r w:rsidRPr="3C358BCC" w:rsidR="009B019B">
        <w:rPr>
          <w:lang w:val="en-US"/>
        </w:rPr>
        <w:t>of</w:t>
      </w:r>
      <w:r w:rsidRPr="3C358BCC" w:rsidR="009B019B">
        <w:rPr>
          <w:lang w:val="en-US"/>
        </w:rPr>
        <w:t xml:space="preserve"> how many true</w:t>
      </w:r>
      <w:r w:rsidRPr="3C358BCC" w:rsidR="009B019B">
        <w:rPr>
          <w:lang w:val="en-US"/>
        </w:rPr>
        <w:t xml:space="preserve"> negative</w:t>
      </w:r>
      <w:r w:rsidRPr="3C358BCC" w:rsidR="00ED3F3F">
        <w:rPr>
          <w:lang w:val="en-US"/>
        </w:rPr>
        <w:t>s</w:t>
      </w:r>
      <w:r w:rsidRPr="3C358BCC" w:rsidR="009B019B">
        <w:rPr>
          <w:lang w:val="en-US"/>
        </w:rPr>
        <w:t xml:space="preserve"> are </w:t>
      </w:r>
      <w:r w:rsidRPr="3C358BCC" w:rsidR="00ED3F3F">
        <w:rPr>
          <w:lang w:val="en-US"/>
        </w:rPr>
        <w:t>identified</w:t>
      </w:r>
      <w:r w:rsidRPr="3C358BCC" w:rsidR="009B019B">
        <w:rPr>
          <w:lang w:val="en-US"/>
        </w:rPr>
        <w:t xml:space="preserve">). </w:t>
      </w:r>
      <w:r w:rsidRPr="3C358BCC" w:rsidR="00B279D9">
        <w:rPr>
          <w:lang w:val="en-US"/>
        </w:rPr>
        <w:t>Again, th</w:t>
      </w:r>
      <w:r w:rsidRPr="3C358BCC" w:rsidR="00E71967">
        <w:rPr>
          <w:lang w:val="en-US"/>
        </w:rPr>
        <w:t>ese</w:t>
      </w:r>
      <w:r w:rsidRPr="3C358BCC" w:rsidR="00B279D9">
        <w:rPr>
          <w:lang w:val="en-US"/>
        </w:rPr>
        <w:t xml:space="preserve"> </w:t>
      </w:r>
      <w:r w:rsidRPr="3C358BCC" w:rsidR="009B019B">
        <w:rPr>
          <w:lang w:val="en-US"/>
        </w:rPr>
        <w:t>metric</w:t>
      </w:r>
      <w:r w:rsidRPr="3C358BCC" w:rsidR="00B279D9">
        <w:rPr>
          <w:lang w:val="en-US"/>
        </w:rPr>
        <w:t>s are</w:t>
      </w:r>
      <w:r w:rsidRPr="3C358BCC" w:rsidR="009B019B">
        <w:rPr>
          <w:lang w:val="en-US"/>
        </w:rPr>
        <w:t xml:space="preserve"> particularly </w:t>
      </w:r>
      <w:r w:rsidRPr="3C358BCC" w:rsidR="00E71967">
        <w:rPr>
          <w:lang w:val="en-US"/>
        </w:rPr>
        <w:t>important</w:t>
      </w:r>
      <w:r w:rsidRPr="3C358BCC" w:rsidR="009B019B">
        <w:rPr>
          <w:lang w:val="en-US"/>
        </w:rPr>
        <w:t xml:space="preserve"> given the imbalanced nature of </w:t>
      </w:r>
      <w:r w:rsidRPr="3C358BCC" w:rsidR="00DF4070">
        <w:rPr>
          <w:lang w:val="en-US"/>
        </w:rPr>
        <w:t>insurance coverage</w:t>
      </w:r>
      <w:r w:rsidRPr="3C358BCC" w:rsidR="009B019B">
        <w:rPr>
          <w:lang w:val="en-US"/>
        </w:rPr>
        <w:t>. For example</w:t>
      </w:r>
      <w:r w:rsidRPr="3C358BCC" w:rsidR="29BCFE0C">
        <w:rPr>
          <w:lang w:val="en-US"/>
        </w:rPr>
        <w:t>, only 9.5% of the sample has health insurance coverage on average</w:t>
      </w:r>
      <w:r w:rsidRPr="3C358BCC" w:rsidR="009B019B">
        <w:rPr>
          <w:lang w:val="en-US"/>
        </w:rPr>
        <w:t xml:space="preserve">. A model </w:t>
      </w:r>
      <w:r w:rsidRPr="3C358BCC" w:rsidR="002070F3">
        <w:rPr>
          <w:lang w:val="en-US"/>
        </w:rPr>
        <w:t xml:space="preserve">that </w:t>
      </w:r>
      <w:r w:rsidRPr="3C358BCC" w:rsidR="00DF4070">
        <w:rPr>
          <w:lang w:val="en-US"/>
        </w:rPr>
        <w:t>classifies</w:t>
      </w:r>
      <w:r w:rsidRPr="3C358BCC" w:rsidR="00DF4070">
        <w:rPr>
          <w:lang w:val="en-US"/>
        </w:rPr>
        <w:t xml:space="preserve"> </w:t>
      </w:r>
      <w:r w:rsidRPr="3C358BCC" w:rsidR="009B019B">
        <w:rPr>
          <w:lang w:val="en-US"/>
        </w:rPr>
        <w:t xml:space="preserve">all cases as </w:t>
      </w:r>
      <w:r w:rsidRPr="3C358BCC" w:rsidR="00DF4070">
        <w:rPr>
          <w:lang w:val="en-US"/>
        </w:rPr>
        <w:t>negative (</w:t>
      </w:r>
      <w:r w:rsidRPr="3C358BCC" w:rsidR="00DF4070">
        <w:rPr>
          <w:lang w:val="en-US"/>
        </w:rPr>
        <w:t>i.e.</w:t>
      </w:r>
      <w:r w:rsidRPr="3C358BCC" w:rsidR="00DF4070">
        <w:rPr>
          <w:lang w:val="en-US"/>
        </w:rPr>
        <w:t xml:space="preserve"> not insured)</w:t>
      </w:r>
      <w:r w:rsidRPr="3C358BCC" w:rsidR="008B0166">
        <w:rPr>
          <w:lang w:val="en-US"/>
        </w:rPr>
        <w:t xml:space="preserve"> </w:t>
      </w:r>
      <w:r w:rsidRPr="3C358BCC" w:rsidR="002070F3">
        <w:rPr>
          <w:lang w:val="en-US"/>
        </w:rPr>
        <w:t>will</w:t>
      </w:r>
      <w:r w:rsidRPr="3C358BCC" w:rsidR="009B019B">
        <w:rPr>
          <w:lang w:val="en-US"/>
        </w:rPr>
        <w:t xml:space="preserve"> achieve </w:t>
      </w:r>
      <w:r w:rsidRPr="3C358BCC" w:rsidR="7FE97759">
        <w:rPr>
          <w:lang w:val="en-US"/>
        </w:rPr>
        <w:t>90.5%</w:t>
      </w:r>
      <w:r w:rsidRPr="3C358BCC" w:rsidR="009B019B">
        <w:rPr>
          <w:lang w:val="en-US"/>
        </w:rPr>
        <w:t xml:space="preserve"> </w:t>
      </w:r>
      <w:r w:rsidRPr="3C358BCC" w:rsidR="002070F3">
        <w:rPr>
          <w:lang w:val="en-US"/>
        </w:rPr>
        <w:t>s</w:t>
      </w:r>
      <w:r w:rsidRPr="3C358BCC" w:rsidR="009B019B">
        <w:rPr>
          <w:lang w:val="en-US"/>
        </w:rPr>
        <w:t xml:space="preserve">pecificity but </w:t>
      </w:r>
      <w:r w:rsidRPr="3C358BCC" w:rsidR="00371017">
        <w:rPr>
          <w:lang w:val="en-US"/>
        </w:rPr>
        <w:t xml:space="preserve">only </w:t>
      </w:r>
      <w:r w:rsidRPr="3C358BCC" w:rsidR="00DF4070">
        <w:rPr>
          <w:lang w:val="en-US"/>
        </w:rPr>
        <w:t>9.5</w:t>
      </w:r>
      <w:r w:rsidRPr="3C358BCC" w:rsidR="009B019B">
        <w:rPr>
          <w:lang w:val="en-US"/>
        </w:rPr>
        <w:t xml:space="preserve">% </w:t>
      </w:r>
      <w:r w:rsidRPr="3C358BCC" w:rsidR="002070F3">
        <w:rPr>
          <w:lang w:val="en-US"/>
        </w:rPr>
        <w:t>se</w:t>
      </w:r>
      <w:r w:rsidRPr="3C358BCC" w:rsidR="009B019B">
        <w:rPr>
          <w:lang w:val="en-US"/>
        </w:rPr>
        <w:t xml:space="preserve">nsitivity, </w:t>
      </w:r>
      <w:r w:rsidRPr="3C358BCC" w:rsidR="009B019B">
        <w:rPr>
          <w:lang w:val="en-US"/>
        </w:rPr>
        <w:t>failing to identify</w:t>
      </w:r>
      <w:r w:rsidRPr="3C358BCC" w:rsidR="009B019B">
        <w:rPr>
          <w:lang w:val="en-US"/>
        </w:rPr>
        <w:t xml:space="preserve"> the insured population.</w:t>
      </w:r>
    </w:p>
    <w:p w:rsidRPr="004E60BF" w:rsidR="004E60BF" w:rsidP="004E60BF" w:rsidRDefault="004E60BF" w14:paraId="6FC84B31" w14:textId="7D1173F2">
      <w:pPr>
        <w:pStyle w:val="NoSpacing"/>
        <w:spacing w:after="120" w:line="360" w:lineRule="auto"/>
        <w:ind w:firstLine="284"/>
        <w:rPr>
          <w:lang w:val="en-US"/>
        </w:rPr>
      </w:pPr>
      <w:r w:rsidRPr="3C358BCC" w:rsidR="004E60BF">
        <w:rPr>
          <w:lang w:val="en-US"/>
        </w:rPr>
        <w:t>In a second step, in Section 4.2, t</w:t>
      </w:r>
      <w:r w:rsidRPr="3C358BCC" w:rsidR="004E60BF">
        <w:rPr>
          <w:lang w:val="en-US"/>
        </w:rPr>
        <w:t xml:space="preserve">o </w:t>
      </w:r>
      <w:r w:rsidRPr="3C358BCC" w:rsidR="004E60BF">
        <w:rPr>
          <w:lang w:val="en-US"/>
        </w:rPr>
        <w:t>get a better understanding of what the key predictors in our data are that could be used for targeting, we present the</w:t>
      </w:r>
      <w:r w:rsidRPr="3C358BCC" w:rsidR="004E60BF">
        <w:rPr>
          <w:lang w:val="en-US"/>
        </w:rPr>
        <w:t xml:space="preserve"> variable importance</w:t>
      </w:r>
      <w:r w:rsidRPr="3C358BCC" w:rsidR="004E60BF">
        <w:rPr>
          <w:lang w:val="en-US"/>
        </w:rPr>
        <w:t xml:space="preserve"> </w:t>
      </w:r>
      <w:r w:rsidRPr="3C358BCC" w:rsidR="004E60BF">
        <w:rPr>
          <w:lang w:val="en-US"/>
        </w:rPr>
        <w:t xml:space="preserve">for </w:t>
      </w:r>
      <w:r w:rsidRPr="3C358BCC" w:rsidR="004E60BF">
        <w:rPr>
          <w:lang w:val="en-US"/>
        </w:rPr>
        <w:t>each country model</w:t>
      </w:r>
      <w:r w:rsidRPr="3C358BCC" w:rsidR="004E60BF">
        <w:rPr>
          <w:lang w:val="en-US"/>
        </w:rPr>
        <w:t xml:space="preserve">. </w:t>
      </w:r>
      <w:r w:rsidR="004E60BF">
        <w:rPr/>
        <w:t xml:space="preserve">The importance metric of the predictors in our model is based on </w:t>
      </w:r>
      <w:r w:rsidR="004E60BF">
        <w:rPr/>
        <w:t>SHAP (</w:t>
      </w:r>
      <w:proofErr w:type="spellStart"/>
      <w:r w:rsidR="004E60BF">
        <w:rPr/>
        <w:t>S</w:t>
      </w:r>
      <w:r w:rsidR="004E60BF">
        <w:rPr/>
        <w:t>H</w:t>
      </w:r>
      <w:r w:rsidR="004E60BF">
        <w:rPr/>
        <w:t>apley</w:t>
      </w:r>
      <w:proofErr w:type="spellEnd"/>
      <w:r w:rsidR="004E60BF">
        <w:rPr/>
        <w:t xml:space="preserve"> Additive </w:t>
      </w:r>
      <w:proofErr w:type="spellStart"/>
      <w:r w:rsidR="004E60BF">
        <w:rPr/>
        <w:t>exPlanations</w:t>
      </w:r>
      <w:proofErr w:type="spellEnd"/>
      <w:r w:rsidR="004E60BF">
        <w:rPr/>
        <w:t>) values</w:t>
      </w:r>
      <w:r w:rsidR="004E60BF">
        <w:rPr/>
        <w:t xml:space="preserve"> (Lundberg and Lee, 2017). Shapley values have their roots in cooperative game theory, and they represent the average marginal contribution of each predictor to the final prediction. Unlike Gini importance, SHAP values are not biased in favour of variables </w:t>
      </w:r>
      <w:r w:rsidR="004E60BF">
        <w:rPr/>
        <w:t>with many possible split points (e.g., continuous variables) or against highly correlated variables, which is the case in our sample.</w:t>
      </w:r>
    </w:p>
    <w:p w:rsidRPr="003B5544" w:rsidR="00B279D9" w:rsidP="00B279D9" w:rsidRDefault="00B279D9" w14:paraId="00E27725" w14:textId="21676927">
      <w:pPr>
        <w:pStyle w:val="Heading2"/>
        <w:numPr>
          <w:ilvl w:val="1"/>
          <w:numId w:val="4"/>
        </w:numPr>
        <w:rPr>
          <w:rFonts w:ascii="Garamond" w:hAnsi="Garamond"/>
          <w:color w:val="auto"/>
          <w:lang w:val="en-US"/>
        </w:rPr>
      </w:pPr>
      <w:r w:rsidRPr="3C358BCC" w:rsidR="00B279D9">
        <w:rPr>
          <w:rFonts w:ascii="Garamond" w:hAnsi="Garamond"/>
          <w:color w:val="auto"/>
          <w:lang w:val="en-US"/>
        </w:rPr>
        <w:t>Machine learning models for out-of-sample predictions</w:t>
      </w:r>
    </w:p>
    <w:p w:rsidR="10783B78" w:rsidP="3C358BCC" w:rsidRDefault="10783B78" w14:paraId="78194953" w14:textId="3044F704">
      <w:pPr>
        <w:pStyle w:val="NoSpacing"/>
        <w:spacing w:after="120" w:line="360" w:lineRule="auto"/>
        <w:ind w:firstLine="284"/>
        <w:rPr>
          <w:lang w:val="en-US"/>
        </w:rPr>
      </w:pPr>
      <w:r w:rsidRPr="3C358BCC" w:rsidR="10783B78">
        <w:rPr>
          <w:lang w:val="en-US"/>
        </w:rPr>
        <w:t xml:space="preserve">In Section 4.3, we combine the DHS and census data to generate small-area diagnostics on exclusion from health insurance and health services. For each country with both DHS and census data, we estimate the preferred </w:t>
      </w:r>
      <w:r w:rsidRPr="3C358BCC" w:rsidR="10783B78">
        <w:rPr>
          <w:lang w:val="en-US"/>
        </w:rPr>
        <w:t>XGBoost</w:t>
      </w:r>
      <w:r w:rsidRPr="3C358BCC" w:rsidR="10783B78">
        <w:rPr>
          <w:lang w:val="en-US"/>
        </w:rPr>
        <w:t xml:space="preserve"> model using the DHS sample and then apply the estimated model to the corresponding census data. To ensure comparability across datasets, these models are estimated using only the nine predictors available in both the DHS and census data (see Section 2). </w:t>
      </w:r>
      <w:r w:rsidRPr="3C358BCC" w:rsidR="55F06AD1">
        <w:rPr>
          <w:lang w:val="en-US"/>
        </w:rPr>
        <w:t>Applying the DHS-based models to the census population allows us to generate predictions for women aged 15-49 years at administrative levels below those covered by the DHS. Because the census data provide complete population coverage, the resulting estimates can be aggregated to small geographic units and used to examine spatial heterogeneity in exclusion from health insurance and health services.</w:t>
      </w:r>
    </w:p>
    <w:p w:rsidR="55F06AD1" w:rsidP="3C358BCC" w:rsidRDefault="55F06AD1" w14:paraId="294BC9E8" w14:textId="046542D9">
      <w:pPr>
        <w:pStyle w:val="NoSpacing"/>
        <w:spacing w:after="120" w:line="360" w:lineRule="auto"/>
        <w:ind w:firstLine="284"/>
        <w:rPr>
          <w:lang w:val="en-US"/>
        </w:rPr>
      </w:pPr>
      <w:r w:rsidRPr="3C358BCC" w:rsidR="55F06AD1">
        <w:rPr>
          <w:lang w:val="en-US"/>
        </w:rPr>
        <w:t>In a final step, we aggregate the individual-level predictions to the district level and visualize their spatial distribution. These maps are intended as decision-support diagnostics that help identify areas with a high predicted risk of exclusion and may therefore assist policymakers in prioritizing outreach and service delivery efforts.</w:t>
      </w:r>
    </w:p>
    <w:p w:rsidRPr="00C81535" w:rsidR="00C81535" w:rsidP="00B279D9" w:rsidRDefault="00C81535" w14:paraId="7446A9BF" w14:textId="11BD5255">
      <w:pPr>
        <w:pStyle w:val="Heading1"/>
        <w:numPr>
          <w:ilvl w:val="0"/>
          <w:numId w:val="4"/>
        </w:numPr>
        <w:ind w:left="0" w:firstLine="0"/>
        <w:rPr>
          <w:color w:val="auto"/>
          <w:shd w:val="clear" w:color="auto" w:fill="FFFFFF"/>
          <w:lang w:val="en-US"/>
        </w:rPr>
      </w:pPr>
      <w:r>
        <w:rPr>
          <w:color w:val="auto"/>
          <w:shd w:val="clear" w:color="auto" w:fill="FFFFFF"/>
          <w:lang w:val="en-US"/>
        </w:rPr>
        <w:t>Results</w:t>
      </w:r>
    </w:p>
    <w:p w:rsidR="005962F5" w:rsidP="00B279D9" w:rsidRDefault="005962F5" w14:paraId="5F19391E" w14:textId="0B8FC7A9">
      <w:pPr>
        <w:pStyle w:val="Heading2"/>
        <w:numPr>
          <w:ilvl w:val="1"/>
          <w:numId w:val="4"/>
        </w:numPr>
        <w:rPr>
          <w:rFonts w:ascii="Garamond" w:hAnsi="Garamond"/>
          <w:color w:val="auto"/>
          <w:lang w:val="en-US"/>
        </w:rPr>
      </w:pPr>
      <w:r w:rsidRPr="005962F5">
        <w:rPr>
          <w:rFonts w:ascii="Garamond" w:hAnsi="Garamond"/>
          <w:color w:val="auto"/>
          <w:lang w:val="en-US"/>
        </w:rPr>
        <w:t>Predictive power of ML models</w:t>
      </w:r>
    </w:p>
    <w:p w:rsidR="005962F5" w:rsidP="005962F5" w:rsidRDefault="005962F5" w14:paraId="25EB44FC" w14:textId="497EFFDE">
      <w:pPr>
        <w:spacing w:after="120" w:line="360" w:lineRule="auto"/>
        <w:ind w:firstLine="284"/>
        <w:rPr>
          <w:lang w:val="en-US"/>
        </w:rPr>
      </w:pPr>
      <w:r w:rsidRPr="3C358BCC" w:rsidR="1ED02451">
        <w:rPr>
          <w:lang w:val="en-US"/>
        </w:rPr>
        <w:t>Accurately identifying populations excluded from health insurance coverage and essential health services is critical for effective policy targeting. We therefore compare the predictive performance of the preferred machine-learning model (</w:t>
      </w:r>
      <w:r w:rsidRPr="3C358BCC" w:rsidR="1ED02451">
        <w:rPr>
          <w:lang w:val="en-US"/>
        </w:rPr>
        <w:t>XGBoost</w:t>
      </w:r>
      <w:r w:rsidRPr="3C358BCC" w:rsidR="1ED02451">
        <w:rPr>
          <w:lang w:val="en-US"/>
        </w:rPr>
        <w:t xml:space="preserve">) with a classical logistic regression benchmark across the 32 Sub-Saharan African countries in our sample. </w:t>
      </w:r>
      <w:r w:rsidRPr="3C358BCC" w:rsidR="1FDFB7AD">
        <w:rPr>
          <w:lang w:val="en-US"/>
        </w:rPr>
        <w:t>The p</w:t>
      </w:r>
      <w:r w:rsidRPr="3C358BCC" w:rsidR="1ED02451">
        <w:rPr>
          <w:lang w:val="en-US"/>
        </w:rPr>
        <w:t>erformance is evaluated using Cohen's Kappa, Accuracy, Sensitivity, and Specificity, with particular emphasis on Cohen's Kappa because several of our outcomes are highly imbalanced.</w:t>
      </w:r>
    </w:p>
    <w:p w:rsidR="3600DC93" w:rsidP="3C358BCC" w:rsidRDefault="3600DC93" w14:paraId="6B549B9A" w14:textId="4A9A7C5D">
      <w:pPr>
        <w:pStyle w:val="NoSpacing"/>
        <w:spacing w:after="120" w:line="360" w:lineRule="auto"/>
        <w:ind w:firstLine="284"/>
      </w:pPr>
      <w:r w:rsidR="3600DC93">
        <w:rPr/>
        <w:t xml:space="preserve">Figure 1 shows that the machine-learning model outperforms the classical benchmark for </w:t>
      </w:r>
      <w:r w:rsidR="3600DC93">
        <w:rPr/>
        <w:t>almost all</w:t>
      </w:r>
      <w:r w:rsidR="3600DC93">
        <w:rPr/>
        <w:t xml:space="preserve"> countries and outcomes (</w:t>
      </w:r>
      <w:r w:rsidRPr="3C358BCC" w:rsidR="3600DC93">
        <w:rPr>
          <w:rFonts w:ascii="Garamond" w:hAnsi="Garamond" w:eastAsia="Garamond" w:cs="Garamond"/>
          <w:noProof w:val="0"/>
          <w:sz w:val="22"/>
          <w:szCs w:val="22"/>
          <w:lang w:val="en-GB"/>
        </w:rPr>
        <w:t>see also Figure A.1)</w:t>
      </w:r>
      <w:r w:rsidR="3600DC93">
        <w:rPr/>
        <w:t xml:space="preserve">. The improvements are particularly large for health insurance coverage and postnatal care, where classical models </w:t>
      </w:r>
      <w:r w:rsidR="3600DC93">
        <w:rPr/>
        <w:t>frequently</w:t>
      </w:r>
      <w:r w:rsidR="3600DC93">
        <w:rPr/>
        <w:t xml:space="preserve"> </w:t>
      </w:r>
      <w:r w:rsidR="3600DC93">
        <w:rPr/>
        <w:t>fail to</w:t>
      </w:r>
      <w:r w:rsidR="3600DC93">
        <w:rPr/>
        <w:t xml:space="preserve"> </w:t>
      </w:r>
      <w:r w:rsidR="3600DC93">
        <w:rPr/>
        <w:t>identify</w:t>
      </w:r>
      <w:r w:rsidR="3600DC93">
        <w:rPr/>
        <w:t xml:space="preserve"> positive cases and therefore achieve Cohen's Kappa values close to zero. On average, Cohen's Kappa increases from 0.06 to 0.27 for health insurance coverage, from 0.17 to 0.35 for health facility visits, from 0.27 to 0.33 for facility-based births, and from 0.04 to 0.21 for postnatal care. These results </w:t>
      </w:r>
      <w:r w:rsidR="3600DC93">
        <w:rPr/>
        <w:t>indicate</w:t>
      </w:r>
      <w:r w:rsidR="3600DC93">
        <w:rPr/>
        <w:t xml:space="preserve"> that machine-learning methods are </w:t>
      </w:r>
      <w:r w:rsidR="3600DC93">
        <w:rPr/>
        <w:t>substantially more</w:t>
      </w:r>
      <w:r w:rsidR="3600DC93">
        <w:rPr/>
        <w:t xml:space="preserve"> effective at distinguishing included from excluded populations than conventional regression models.</w:t>
      </w:r>
    </w:p>
    <w:p w:rsidR="00126AB7" w:rsidP="3C358BCC" w:rsidRDefault="00126AB7" w14:paraId="5B179A47" w14:textId="471D4C1D">
      <w:pPr>
        <w:pStyle w:val="NoSpacing"/>
        <w:spacing w:after="120" w:line="360" w:lineRule="auto"/>
        <w:ind w:firstLine="284"/>
      </w:pPr>
      <w:r w:rsidR="00126AB7">
        <w:rPr/>
        <w:t xml:space="preserve">While ML models generally outperform the classical model in the 32 countries, there are five exceptions regarding the outcome of facility-based births of the last-born child (e.g., in Eswatini, Lesotho, Namibia, Senegal, and Zimbabwe), where Cohen’s Kappa slightly declines (see Figure 1c). However, even in these cases, Accuracy still improves or stays at least the same (see Appendix Figure A.2). For instance, in Senegal where 72.7% of the </w:t>
      </w:r>
      <w:r w:rsidRPr="3C358BCC" w:rsidR="00126AB7">
        <w:rPr>
          <w:lang w:val="en-US"/>
        </w:rPr>
        <w:t>last-born child</w:t>
      </w:r>
      <w:r w:rsidRPr="3C358BCC" w:rsidR="00126AB7">
        <w:rPr>
          <w:lang w:val="en-US"/>
        </w:rPr>
        <w:t>ren were</w:t>
      </w:r>
      <w:r w:rsidRPr="3C358BCC" w:rsidR="00126AB7">
        <w:rPr>
          <w:lang w:val="en-US"/>
        </w:rPr>
        <w:t xml:space="preserve"> born in a health facility</w:t>
      </w:r>
      <w:r w:rsidR="00126AB7">
        <w:rPr/>
        <w:t>, Cohen’s Kappa decreases from 0.44 to 0.4</w:t>
      </w:r>
      <w:r w:rsidR="00EE7F65">
        <w:rPr/>
        <w:t>3</w:t>
      </w:r>
      <w:r w:rsidR="00126AB7">
        <w:rPr/>
        <w:t xml:space="preserve"> with the ML model; however, Accuracy improves from 0.76 to 0.78, meaning that with the ML model 78% of the women are correctly </w:t>
      </w:r>
      <w:r w:rsidR="001E5262">
        <w:rPr/>
        <w:t>classified</w:t>
      </w:r>
      <w:r w:rsidR="00126AB7">
        <w:rPr/>
        <w:t xml:space="preserve">. </w:t>
      </w:r>
      <w:r w:rsidR="3AF3A6EC">
        <w:rPr/>
        <w:t>Overall, the results consistently favour machine-learning methods across countries and outcomes.</w:t>
      </w:r>
    </w:p>
    <w:p w:rsidR="7C2EA319" w:rsidP="3C358BCC" w:rsidRDefault="7C2EA319" w14:paraId="2A7D109C" w14:textId="487A9EE5">
      <w:pPr>
        <w:pStyle w:val="NoSpacing"/>
        <w:spacing w:after="120" w:line="360" w:lineRule="auto"/>
        <w:ind w:firstLine="284"/>
      </w:pPr>
      <w:r w:rsidR="7C2EA319">
        <w:rPr/>
        <w:t>An important policy question is whether these gains are concentrated among better-off households. Figure 2 shows that predictive performance improves across all wealth quintiles, with particularly large gains among poorer households. This suggests that machine-learning methods not only improve overall prediction accuracy but may also be particularly useful for identifying underserved populations that are most relevant for universal health coverage efforts.</w:t>
      </w:r>
    </w:p>
    <w:p w:rsidRPr="00C81535" w:rsidR="00C81535" w:rsidP="00B279D9" w:rsidRDefault="00C81535" w14:paraId="05220F1C" w14:textId="6A29C28B">
      <w:pPr>
        <w:pStyle w:val="Heading2"/>
        <w:numPr>
          <w:ilvl w:val="1"/>
          <w:numId w:val="4"/>
        </w:numPr>
        <w:rPr>
          <w:rFonts w:ascii="Garamond" w:hAnsi="Garamond"/>
          <w:color w:val="auto"/>
          <w:lang w:val="en-US"/>
        </w:rPr>
      </w:pPr>
      <w:r w:rsidRPr="3C358BCC" w:rsidR="00C81535">
        <w:rPr>
          <w:rFonts w:ascii="Garamond" w:hAnsi="Garamond"/>
          <w:color w:val="auto"/>
          <w:lang w:val="en-US"/>
        </w:rPr>
        <w:t>Predictors of health insurance coverage and take-up of health services</w:t>
      </w:r>
    </w:p>
    <w:p w:rsidR="6FA38607" w:rsidP="3C358BCC" w:rsidRDefault="6FA38607" w14:paraId="7F114BB5" w14:textId="530277FD">
      <w:pPr>
        <w:pStyle w:val="NoSpacing"/>
        <w:spacing w:after="120" w:line="360" w:lineRule="auto"/>
        <w:ind w:firstLine="284"/>
      </w:pPr>
      <w:r w:rsidRPr="3C358BCC" w:rsidR="6FA38607">
        <w:rPr>
          <w:lang w:val="en-US"/>
        </w:rPr>
        <w:t xml:space="preserve">Conventional studies of health insurance enrollment and health service utilization typically rely on a relatively small set of socioeconomic and household characteristics, such as age, education, marital status, employment status, wealth, place of residence, and household composition (e.g., Weldesenbet et al., 2021). In contrast, our machine-learning approach exploits a much broader set of information available in the DHS data, including additional household, demographic, health, cultural, language, ethnicity, and religion variables (see Section 3). Comparing the most important predictors </w:t>
      </w:r>
      <w:r w:rsidRPr="3C358BCC" w:rsidR="6FA38607">
        <w:rPr>
          <w:lang w:val="en-US"/>
        </w:rPr>
        <w:t>identified</w:t>
      </w:r>
      <w:r w:rsidRPr="3C358BCC" w:rsidR="6FA38607">
        <w:rPr>
          <w:lang w:val="en-US"/>
        </w:rPr>
        <w:t xml:space="preserve"> by the machine-learning models with those commonly emphasized in the literature provides insights into whether broader data sources can improve the identification of populations at risk of exclusion from health insurance and essential health services.</w:t>
      </w:r>
    </w:p>
    <w:p w:rsidR="6CEAF7D3" w:rsidP="3C358BCC" w:rsidRDefault="6CEAF7D3" w14:paraId="66E977CF" w14:textId="1D3B7B87">
      <w:pPr>
        <w:pStyle w:val="NoSpacing"/>
        <w:spacing w:line="360" w:lineRule="auto"/>
        <w:ind w:firstLine="284"/>
      </w:pPr>
      <w:r w:rsidRPr="4E2FB45A" w:rsidR="265C8F83">
        <w:rPr>
          <w:lang w:val="en-US"/>
        </w:rPr>
        <w:t xml:space="preserve">Figure 3 </w:t>
      </w:r>
      <w:r w:rsidRPr="4E2FB45A" w:rsidR="15BEB9DD">
        <w:rPr>
          <w:lang w:val="en-US"/>
        </w:rPr>
        <w:t>reports on</w:t>
      </w:r>
      <w:r w:rsidRPr="4E2FB45A" w:rsidR="265C8F83">
        <w:rPr>
          <w:lang w:val="en-US"/>
        </w:rPr>
        <w:t xml:space="preserve"> the five most important predictors for health insurance coverage in each country based on the SHAP variable importance measure. Consistent with the existing literature, socioeconomic indicators </w:t>
      </w:r>
      <w:r w:rsidRPr="4E2FB45A" w:rsidR="265C8F83">
        <w:rPr>
          <w:lang w:val="en-US"/>
        </w:rPr>
        <w:t>remain</w:t>
      </w:r>
      <w:r w:rsidRPr="4E2FB45A" w:rsidR="265C8F83">
        <w:rPr>
          <w:lang w:val="en-US"/>
        </w:rPr>
        <w:t xml:space="preserve"> the most important predictors of insurance coverage. Wealth, education, and marital status </w:t>
      </w:r>
      <w:r w:rsidRPr="4E2FB45A" w:rsidR="265C8F83">
        <w:rPr>
          <w:lang w:val="en-US"/>
        </w:rPr>
        <w:t>frequently</w:t>
      </w:r>
      <w:r w:rsidRPr="4E2FB45A" w:rsidR="265C8F83">
        <w:rPr>
          <w:lang w:val="en-US"/>
        </w:rPr>
        <w:t xml:space="preserve"> appear among the top predictors, as do closely related indicators such as literacy, access to electricity, and ownership of a bank account. Other characteristics commonly emphasized in the literature, including rural residence, age, female household headship, and media exposure, are among the top five predictors only in a small number of countries (see Table A.2 for country-specific results). The broader set of DHS variables used in the machine-learning models also reveals several </w:t>
      </w:r>
      <w:r w:rsidRPr="4E2FB45A" w:rsidR="265C8F83">
        <w:rPr>
          <w:lang w:val="en-US"/>
        </w:rPr>
        <w:t>additional</w:t>
      </w:r>
      <w:r w:rsidRPr="4E2FB45A" w:rsidR="265C8F83">
        <w:rPr>
          <w:lang w:val="en-US"/>
        </w:rPr>
        <w:t xml:space="preserve"> predictive correlates that are rarely considered in conventional analyses. Household composition measures, such as the number of household members or the ideal number of children, </w:t>
      </w:r>
      <w:r w:rsidRPr="4E2FB45A" w:rsidR="265C8F83">
        <w:rPr>
          <w:lang w:val="en-US"/>
        </w:rPr>
        <w:t>frequently</w:t>
      </w:r>
      <w:r w:rsidRPr="4E2FB45A" w:rsidR="265C8F83">
        <w:rPr>
          <w:lang w:val="en-US"/>
        </w:rPr>
        <w:t xml:space="preserve"> rank among the most important predictors. </w:t>
      </w:r>
      <w:r w:rsidRPr="4E2FB45A" w:rsidR="4B9BDC18">
        <w:rPr>
          <w:lang w:val="en-US"/>
        </w:rPr>
        <w:t xml:space="preserve">Other recurring predictors include ownership of mosquito nets, </w:t>
      </w:r>
      <w:r w:rsidRPr="4E2FB45A" w:rsidR="4B9BDC18">
        <w:rPr>
          <w:lang w:val="en-US"/>
        </w:rPr>
        <w:t>HIV</w:t>
      </w:r>
      <w:r w:rsidRPr="4E2FB45A" w:rsidR="4B9BDC18">
        <w:rPr>
          <w:lang w:val="en-US"/>
        </w:rPr>
        <w:t xml:space="preserve"> testing status, and body mass index (BMI). While these variables are not typically emphasized in the health insurance literature, they may capture dimensions of socioeconomic status, health awareness, and engagement with the healthcare system. </w:t>
      </w:r>
      <w:r w:rsidRPr="4E2FB45A" w:rsidR="4B9BDC18">
        <w:rPr>
          <w:lang w:val="en-US"/>
        </w:rPr>
        <w:t xml:space="preserve">In particular, </w:t>
      </w:r>
      <w:r w:rsidRPr="4E2FB45A" w:rsidR="4B9BDC18">
        <w:rPr>
          <w:lang w:val="en-US"/>
        </w:rPr>
        <w:t>HIV</w:t>
      </w:r>
      <w:r w:rsidRPr="4E2FB45A" w:rsidR="4B9BDC18">
        <w:rPr>
          <w:lang w:val="en-US"/>
        </w:rPr>
        <w:t xml:space="preserve"> testing status may proxy </w:t>
      </w:r>
      <w:r w:rsidRPr="4E2FB45A" w:rsidR="4B9BDC18">
        <w:rPr>
          <w:lang w:val="en-US"/>
        </w:rPr>
        <w:t>previous</w:t>
      </w:r>
      <w:r w:rsidRPr="4E2FB45A" w:rsidR="4B9BDC18">
        <w:rPr>
          <w:lang w:val="en-US"/>
        </w:rPr>
        <w:t xml:space="preserve"> interaction with formal healthcare services and exposure to health information, both of which are </w:t>
      </w:r>
      <w:r w:rsidRPr="4E2FB45A" w:rsidR="4B9BDC18">
        <w:rPr>
          <w:lang w:val="en-US"/>
        </w:rPr>
        <w:t>likely associated</w:t>
      </w:r>
      <w:r w:rsidRPr="4E2FB45A" w:rsidR="4B9BDC18">
        <w:rPr>
          <w:lang w:val="en-US"/>
        </w:rPr>
        <w:t xml:space="preserve"> with insurance enrollment. </w:t>
      </w:r>
      <w:r w:rsidRPr="4E2FB45A" w:rsidR="265C8F83">
        <w:rPr>
          <w:lang w:val="en-US"/>
        </w:rPr>
        <w:t xml:space="preserve"> </w:t>
      </w:r>
      <w:r w:rsidRPr="4E2FB45A" w:rsidR="265C8F83">
        <w:rPr>
          <w:lang w:val="en-US"/>
        </w:rPr>
        <w:t>At the same time, the</w:t>
      </w:r>
      <w:r w:rsidRPr="4E2FB45A" w:rsidR="265C8F83">
        <w:rPr>
          <w:lang w:val="en-US"/>
        </w:rPr>
        <w:t xml:space="preserve"> results suggest t</w:t>
      </w:r>
      <w:r w:rsidRPr="4E2FB45A" w:rsidR="265C8F83">
        <w:rPr>
          <w:lang w:val="en-US"/>
        </w:rPr>
        <w:t xml:space="preserve">hat many of the </w:t>
      </w:r>
      <w:r w:rsidRPr="4E2FB45A" w:rsidR="265C8F83">
        <w:rPr>
          <w:lang w:val="en-US"/>
        </w:rPr>
        <w:t>additional</w:t>
      </w:r>
      <w:r w:rsidRPr="4E2FB45A" w:rsidR="265C8F83">
        <w:rPr>
          <w:lang w:val="en-US"/>
        </w:rPr>
        <w:t xml:space="preserve"> variabl</w:t>
      </w:r>
      <w:r w:rsidRPr="4E2FB45A" w:rsidR="265C8F83">
        <w:rPr>
          <w:lang w:val="en-US"/>
        </w:rPr>
        <w:t xml:space="preserve">es available in the DHS contribute little to predictive performance. Variables related to culture, </w:t>
      </w:r>
      <w:r w:rsidRPr="4E2FB45A" w:rsidR="265C8F83">
        <w:rPr>
          <w:lang w:val="en-US"/>
        </w:rPr>
        <w:t>language, ethnici</w:t>
      </w:r>
      <w:r w:rsidRPr="4E2FB45A" w:rsidR="265C8F83">
        <w:rPr>
          <w:lang w:val="en-US"/>
        </w:rPr>
        <w:t>ty, religion, and household power structures appear among the top predictors only in a small number of countries. Likewise, region is among the five most important predictors in only five countries (Ethiopia, Ghana, Guinea, Lesotho, and Sierra Leone), suggesting that much of the variation in insurance coverage can be captured by individual and household characteristics rather than broad geographic differences.</w:t>
      </w:r>
    </w:p>
    <w:p w:rsidR="77330606" w:rsidP="3C358BCC" w:rsidRDefault="77330606" w14:paraId="2BC4728A" w14:textId="0740B1AA">
      <w:pPr>
        <w:pStyle w:val="NoSpacing"/>
        <w:spacing w:line="360" w:lineRule="auto"/>
        <w:ind w:firstLine="284"/>
      </w:pPr>
      <w:r w:rsidRPr="3C358BCC" w:rsidR="77330606">
        <w:rPr>
          <w:lang w:val="en-US"/>
        </w:rPr>
        <w:t xml:space="preserve">Panel (b) reports the most important predictors of whether a woman visited a health facility within the previous 12 months. In contrast to health insurance coverage, traditional socioeconomic characteristics such as wealth and education play a less prominent role. Instead, predictors related to childbirth, children, pregnancy, and health knowledge </w:t>
      </w:r>
      <w:r w:rsidRPr="3C358BCC" w:rsidR="77330606">
        <w:rPr>
          <w:lang w:val="en-US"/>
        </w:rPr>
        <w:t>emerge</w:t>
      </w:r>
      <w:r w:rsidRPr="3C358BCC" w:rsidR="77330606">
        <w:rPr>
          <w:lang w:val="en-US"/>
        </w:rPr>
        <w:t xml:space="preserve"> as particularly important. In several countries, indicators such as knowledge of modern contraceptive methods, family planning, and sexually transmitted infections rank among the strongest predictors, suggesting that awareness of health issues and engagement with the healthcare system are </w:t>
      </w:r>
      <w:r w:rsidRPr="3C358BCC" w:rsidR="77330606">
        <w:rPr>
          <w:lang w:val="en-US"/>
        </w:rPr>
        <w:t>closely associated</w:t>
      </w:r>
      <w:r w:rsidRPr="3C358BCC" w:rsidR="77330606">
        <w:rPr>
          <w:lang w:val="en-US"/>
        </w:rPr>
        <w:t xml:space="preserve"> with healthcare </w:t>
      </w:r>
      <w:r w:rsidRPr="3C358BCC" w:rsidR="77330606">
        <w:rPr>
          <w:lang w:val="en-US"/>
        </w:rPr>
        <w:t>utilization</w:t>
      </w:r>
      <w:r w:rsidRPr="3C358BCC" w:rsidR="77330606">
        <w:rPr>
          <w:lang w:val="en-US"/>
        </w:rPr>
        <w:t xml:space="preserve">. </w:t>
      </w:r>
      <w:r w:rsidRPr="3C358BCC" w:rsidR="77330606">
        <w:rPr>
          <w:lang w:val="en-US"/>
        </w:rPr>
        <w:t xml:space="preserve">Insurance status appears among the five most important predictors in only three countries, namely Rwanda, Ghana, and Burundi. These countries also have the most advanced and widespread health insurance systems in our sample, suggesting that insurance enrollment is predictive of healthcare </w:t>
      </w:r>
      <w:r w:rsidRPr="3C358BCC" w:rsidR="77330606">
        <w:rPr>
          <w:lang w:val="en-US"/>
        </w:rPr>
        <w:t>utilization</w:t>
      </w:r>
      <w:r w:rsidRPr="3C358BCC" w:rsidR="77330606">
        <w:rPr>
          <w:lang w:val="en-US"/>
        </w:rPr>
        <w:t xml:space="preserve"> only where coverage has reached substantial levels. </w:t>
      </w:r>
      <w:r w:rsidRPr="3C358BCC" w:rsidR="77330606">
        <w:rPr>
          <w:lang w:val="en-US"/>
        </w:rPr>
        <w:t xml:space="preserve">A further notable finding is the increased importance of geography. Region is among the five most important predictors in ten countries, including Eswatini, DRC, Guinea, Liberia, Namibia, Niger, Republic of Congo, South Africa, The Gambia, and Zambia (Table A.3). This suggests that healthcare </w:t>
      </w:r>
      <w:r w:rsidRPr="3C358BCC" w:rsidR="77330606">
        <w:rPr>
          <w:lang w:val="en-US"/>
        </w:rPr>
        <w:t>utilization</w:t>
      </w:r>
      <w:r w:rsidRPr="3C358BCC" w:rsidR="77330606">
        <w:rPr>
          <w:lang w:val="en-US"/>
        </w:rPr>
        <w:t xml:space="preserve"> is influenced more strongly by location-specific factors, such as service availability, access conditions, or differences in health systems, than is health insurance coverage itself.</w:t>
      </w:r>
    </w:p>
    <w:p w:rsidR="4214849F" w:rsidP="3C358BCC" w:rsidRDefault="4214849F" w14:paraId="3442C79D" w14:textId="4AB2B49E">
      <w:pPr>
        <w:pStyle w:val="NoSpacing"/>
        <w:spacing w:line="360" w:lineRule="auto"/>
        <w:ind w:firstLine="284"/>
      </w:pPr>
      <w:r w:rsidR="6376C3AD">
        <w:rPr/>
        <w:t xml:space="preserve">Panels (c) and (d) examine maternal health services, namely facility-based </w:t>
      </w:r>
      <w:r w:rsidR="6376C3AD">
        <w:rPr/>
        <w:t>births</w:t>
      </w:r>
      <w:r w:rsidR="6376C3AD">
        <w:rPr/>
        <w:t xml:space="preserve"> and postnatal care </w:t>
      </w:r>
      <w:r w:rsidR="6376C3AD">
        <w:rPr/>
        <w:t>utilization</w:t>
      </w:r>
      <w:r w:rsidR="6376C3AD">
        <w:rPr/>
        <w:t xml:space="preserve">. </w:t>
      </w:r>
      <w:r w:rsidR="6376C3AD">
        <w:rPr/>
        <w:t>Similar to</w:t>
      </w:r>
      <w:r w:rsidR="6376C3AD">
        <w:rPr/>
        <w:t xml:space="preserve"> the results for general health facility visits, geographic factors play </w:t>
      </w:r>
      <w:r w:rsidR="6376C3AD">
        <w:rPr/>
        <w:t>an important role</w:t>
      </w:r>
      <w:r w:rsidR="6376C3AD">
        <w:rPr/>
        <w:t xml:space="preserve"> in predicting both outcomes. Region is </w:t>
      </w:r>
      <w:r w:rsidR="6376C3AD">
        <w:rPr/>
        <w:t>frequently</w:t>
      </w:r>
      <w:r w:rsidR="6376C3AD">
        <w:rPr/>
        <w:t xml:space="preserve"> among the most important predictors, and in several countries, including Côte d’Ivoire, Ghana, Namibia, Republic of </w:t>
      </w:r>
      <w:r w:rsidR="6D21F2EB">
        <w:rPr/>
        <w:t>Congo</w:t>
      </w:r>
      <w:r w:rsidR="6376C3AD">
        <w:rPr/>
        <w:t xml:space="preserve">, and The Gambia, multiple regional indicators rank among the top five predictors of postnatal care </w:t>
      </w:r>
      <w:r w:rsidR="6376C3AD">
        <w:rPr/>
        <w:t>utilization</w:t>
      </w:r>
      <w:r w:rsidR="6376C3AD">
        <w:rPr/>
        <w:t xml:space="preserve">. Likewise, related contextual characteristics such as language and ethnicity </w:t>
      </w:r>
      <w:r w:rsidR="6376C3AD">
        <w:rPr/>
        <w:t>emerge</w:t>
      </w:r>
      <w:r w:rsidR="6376C3AD">
        <w:rPr/>
        <w:t xml:space="preserve"> as important predictors in several countries, suggesting that maternal health service use is strongly shaped by local conditions beyond individual and household characteristics (Tables A.4 and A.5). </w:t>
      </w:r>
      <w:r w:rsidR="6376C3AD">
        <w:rPr/>
        <w:t xml:space="preserve">In contrast to health facility visits, facility-based births and postnatal care are predicted by a broader set of characteristics. Socioeconomic indicators </w:t>
      </w:r>
      <w:r w:rsidR="6376C3AD">
        <w:rPr/>
        <w:t>remain</w:t>
      </w:r>
      <w:r w:rsidR="6376C3AD">
        <w:rPr/>
        <w:t xml:space="preserve"> important, while household composition, health-related characteristics, and health information indicators also feature prominently. Examples include household size, HIV testing status, body mass index (BMI), and knowledge of family planning. By contrast, health insurance coverage is rarely among the most important predictors and appears in the top five only for Rwanda (Tables A.4 and A.5). Taken together, these results suggest that barriers to maternal health service </w:t>
      </w:r>
      <w:r w:rsidR="6376C3AD">
        <w:rPr/>
        <w:t>utilization</w:t>
      </w:r>
      <w:r w:rsidR="6376C3AD">
        <w:rPr/>
        <w:t xml:space="preserve"> extend beyond insurance </w:t>
      </w:r>
      <w:r w:rsidR="6376C3AD">
        <w:rPr/>
        <w:t>enrollment</w:t>
      </w:r>
      <w:r w:rsidR="6376C3AD">
        <w:rPr/>
        <w:t xml:space="preserve"> and are shaped by a combination of socioeconomic, informational, and contextual factors.</w:t>
      </w:r>
    </w:p>
    <w:p w:rsidR="7426C73D" w:rsidP="3C358BCC" w:rsidRDefault="7426C73D" w14:paraId="217B7CAF" w14:textId="67C049A3">
      <w:pPr>
        <w:pStyle w:val="NoSpacing"/>
        <w:spacing w:line="360" w:lineRule="auto"/>
        <w:ind w:firstLine="284"/>
      </w:pPr>
      <w:r w:rsidR="7426C73D">
        <w:rPr/>
        <w:t>Overall, the machine-learning models confirm the importance of socioeconomic disadvantage and geographic location in predicting exclusion from health insurance and health services, while also highlighting the additional role of household composition, health awareness, and contextual factors. These results suggest that broader data sources can improve the identification of vulnerable populations and support more effective targeting of universal health coverage efforts.</w:t>
      </w:r>
    </w:p>
    <w:p w:rsidR="00C81535" w:rsidP="00C81535" w:rsidRDefault="00C81535" w14:paraId="5327691F" w14:textId="77777777">
      <w:pPr>
        <w:pStyle w:val="CommentText"/>
        <w:spacing w:after="0"/>
        <w:jc w:val="left"/>
        <w:rPr>
          <w:lang w:val="en-US"/>
        </w:rPr>
      </w:pPr>
    </w:p>
    <w:p w:rsidRPr="00F25221" w:rsidR="003C2386" w:rsidP="003C2386" w:rsidRDefault="003C2386" w14:paraId="32F1D03B" w14:textId="27D97F08">
      <w:pPr>
        <w:pStyle w:val="Heading2"/>
        <w:rPr>
          <w:rFonts w:ascii="Garamond" w:hAnsi="Garamond"/>
          <w:color w:val="auto"/>
          <w:lang w:val="en-US"/>
        </w:rPr>
      </w:pPr>
      <w:r w:rsidRPr="4E2FB45A" w:rsidR="7D600DC8">
        <w:rPr>
          <w:rFonts w:ascii="Garamond" w:hAnsi="Garamond"/>
          <w:color w:val="auto"/>
          <w:lang w:val="en-US"/>
        </w:rPr>
        <w:t>4.</w:t>
      </w:r>
      <w:r w:rsidRPr="4E2FB45A" w:rsidR="2F1F2829">
        <w:rPr>
          <w:rFonts w:ascii="Garamond" w:hAnsi="Garamond"/>
          <w:color w:val="auto"/>
          <w:lang w:val="en-US"/>
        </w:rPr>
        <w:t xml:space="preserve">3 </w:t>
      </w:r>
      <w:r w:rsidRPr="4E2FB45A" w:rsidR="1F343844">
        <w:rPr>
          <w:rFonts w:ascii="Garamond" w:hAnsi="Garamond"/>
          <w:color w:val="auto"/>
          <w:lang w:val="en-US"/>
        </w:rPr>
        <w:t>Small-Scale predictions of health insurance coverage and take-up of health services</w:t>
      </w:r>
    </w:p>
    <w:p w:rsidR="04AEB7CD" w:rsidP="4E2FB45A" w:rsidRDefault="04AEB7CD" w14:paraId="4C69A970" w14:textId="40E4AD4A">
      <w:pPr>
        <w:pStyle w:val="Normal"/>
        <w:spacing w:after="120" w:line="360" w:lineRule="auto"/>
        <w:ind w:firstLine="284"/>
      </w:pPr>
      <w:r w:rsidRPr="4E2FB45A" w:rsidR="04AEB7CD">
        <w:rPr>
          <w:rFonts w:cs="Times New Roman"/>
          <w:lang w:val="en-US"/>
        </w:rPr>
        <w:t xml:space="preserve">Detailed health surveys such as the DHS provide rich information on health insurance coverage and healthcare </w:t>
      </w:r>
      <w:r w:rsidRPr="4E2FB45A" w:rsidR="04AEB7CD">
        <w:rPr>
          <w:rFonts w:cs="Times New Roman"/>
          <w:lang w:val="en-US"/>
        </w:rPr>
        <w:t>utilization</w:t>
      </w:r>
      <w:r w:rsidRPr="4E2FB45A" w:rsidR="04AEB7CD">
        <w:rPr>
          <w:rFonts w:cs="Times New Roman"/>
          <w:lang w:val="en-US"/>
        </w:rPr>
        <w:t xml:space="preserve"> but are typically representative only at </w:t>
      </w:r>
      <w:r w:rsidRPr="4E2FB45A" w:rsidR="04AEB7CD">
        <w:rPr>
          <w:rFonts w:cs="Times New Roman"/>
          <w:lang w:val="en-US"/>
        </w:rPr>
        <w:t>relatively aggregated</w:t>
      </w:r>
      <w:r w:rsidRPr="4E2FB45A" w:rsidR="04AEB7CD">
        <w:rPr>
          <w:rFonts w:cs="Times New Roman"/>
          <w:lang w:val="en-US"/>
        </w:rPr>
        <w:t xml:space="preserve"> administrative levels. Census data, by contrast, provide population-wide coverage at much finer geographic scales but do not collect information on health outcomes. Policymakers therefore often face a trade-off between rich health information and geographic precision. Building on the improved predictive performance of the machine-learning models documented in Section 4.1, we combine DHS and census data to generate small-area diagnostics on exclusion from health insurance and health services.</w:t>
      </w:r>
    </w:p>
    <w:p w:rsidR="04AEB7CD" w:rsidP="4E2FB45A" w:rsidRDefault="04AEB7CD" w14:paraId="685C1366" w14:textId="11C7AA22">
      <w:pPr>
        <w:pStyle w:val="Normal"/>
        <w:spacing w:after="120" w:line="360" w:lineRule="auto"/>
        <w:ind w:firstLine="284"/>
        <w:rPr>
          <w:rFonts w:cs="Times New Roman"/>
          <w:lang w:val="en-US"/>
        </w:rPr>
      </w:pPr>
      <w:r w:rsidRPr="4E2FB45A" w:rsidR="04AEB7CD">
        <w:rPr>
          <w:rFonts w:cs="Times New Roman"/>
          <w:lang w:val="en-US"/>
        </w:rPr>
        <w:t xml:space="preserve">Figure 3a illustrates the approach for Nigeria. The rows correspond to the four outcomes, while the columns show four data sources and model specifications: (a) observed regional averages from the DHS, (b) predicted regional averages from the full DHS model, (c) predicted regional averages from the census-compatible DHS model, and (d) district-level predictions obtained by applying the census-compatible model to the census population. Comparing columns (a) to (c) </w:t>
      </w:r>
      <w:r w:rsidRPr="4E2FB45A" w:rsidR="04AEB7CD">
        <w:rPr>
          <w:rFonts w:cs="Times New Roman"/>
          <w:lang w:val="en-US"/>
        </w:rPr>
        <w:t>indicates</w:t>
      </w:r>
      <w:r w:rsidRPr="4E2FB45A" w:rsidR="04AEB7CD">
        <w:rPr>
          <w:rFonts w:cs="Times New Roman"/>
          <w:lang w:val="en-US"/>
        </w:rPr>
        <w:t xml:space="preserve"> that the machine-learning models reproduce the broad spatial patterns </w:t>
      </w:r>
      <w:r w:rsidRPr="4E2FB45A" w:rsidR="04AEB7CD">
        <w:rPr>
          <w:rFonts w:cs="Times New Roman"/>
          <w:lang w:val="en-US"/>
        </w:rPr>
        <w:t>observed</w:t>
      </w:r>
      <w:r w:rsidRPr="4E2FB45A" w:rsidR="04AEB7CD">
        <w:rPr>
          <w:rFonts w:cs="Times New Roman"/>
          <w:lang w:val="en-US"/>
        </w:rPr>
        <w:t xml:space="preserve"> in the DHS data. Applying the model to census data further enables out-of-sample predictions at the district level, revealing variation that is masked by regional averages. Districts within the same state often display </w:t>
      </w:r>
      <w:r w:rsidRPr="4E2FB45A" w:rsidR="04AEB7CD">
        <w:rPr>
          <w:rFonts w:cs="Times New Roman"/>
          <w:lang w:val="en-US"/>
        </w:rPr>
        <w:t>substantially different</w:t>
      </w:r>
      <w:r w:rsidRPr="4E2FB45A" w:rsidR="04AEB7CD">
        <w:rPr>
          <w:rFonts w:cs="Times New Roman"/>
          <w:lang w:val="en-US"/>
        </w:rPr>
        <w:t xml:space="preserve"> predicted levels of health insurance coverage and health service </w:t>
      </w:r>
      <w:r w:rsidRPr="4E2FB45A" w:rsidR="04AEB7CD">
        <w:rPr>
          <w:rFonts w:cs="Times New Roman"/>
          <w:lang w:val="en-US"/>
        </w:rPr>
        <w:t>utilization</w:t>
      </w:r>
      <w:r w:rsidRPr="4E2FB45A" w:rsidR="04AEB7CD">
        <w:rPr>
          <w:rFonts w:cs="Times New Roman"/>
          <w:lang w:val="en-US"/>
        </w:rPr>
        <w:t xml:space="preserve">, highlighting local disparities that cannot be </w:t>
      </w:r>
      <w:r w:rsidRPr="4E2FB45A" w:rsidR="04AEB7CD">
        <w:rPr>
          <w:rFonts w:cs="Times New Roman"/>
          <w:lang w:val="en-US"/>
        </w:rPr>
        <w:t>identified</w:t>
      </w:r>
      <w:r w:rsidRPr="4E2FB45A" w:rsidR="04AEB7CD">
        <w:rPr>
          <w:rFonts w:cs="Times New Roman"/>
          <w:lang w:val="en-US"/>
        </w:rPr>
        <w:t xml:space="preserve"> from DHS data alone. </w:t>
      </w:r>
      <w:r w:rsidRPr="4E2FB45A" w:rsidR="04AEB7CD">
        <w:rPr>
          <w:rFonts w:cs="Times New Roman"/>
          <w:lang w:val="en-US"/>
        </w:rPr>
        <w:t xml:space="preserve">The </w:t>
      </w:r>
      <w:r w:rsidRPr="4E2FB45A" w:rsidR="04AEB7CD">
        <w:rPr>
          <w:rFonts w:cs="Times New Roman"/>
          <w:lang w:val="en-US"/>
        </w:rPr>
        <w:t>additional</w:t>
      </w:r>
      <w:r w:rsidRPr="4E2FB45A" w:rsidR="04AEB7CD">
        <w:rPr>
          <w:rFonts w:cs="Times New Roman"/>
          <w:lang w:val="en-US"/>
        </w:rPr>
        <w:t xml:space="preserve"> geographic detail, however, comes at the cost of predictive performance. To generate census-based predictions, the models must be restricted to the nine predictors available in both the DHS and census data. As shown in Table B.2, this reduction in information lowers performance </w:t>
      </w:r>
      <w:r w:rsidRPr="4E2FB45A" w:rsidR="04AEB7CD">
        <w:rPr>
          <w:rFonts w:cs="Times New Roman"/>
          <w:lang w:val="en-US"/>
        </w:rPr>
        <w:t>relative</w:t>
      </w:r>
      <w:r w:rsidRPr="4E2FB45A" w:rsidR="04AEB7CD">
        <w:rPr>
          <w:rFonts w:cs="Times New Roman"/>
          <w:lang w:val="en-US"/>
        </w:rPr>
        <w:t xml:space="preserve"> to the full DHS specification. Average Cohen’s Kappa declines from 0.267 to 0.186 for health insurance coverage, from 0.358 to 0.259 for health facility visits, and from 0.324 to 0.201 for facility-based births when moving from the full to the census-compatible </w:t>
      </w:r>
      <w:r w:rsidRPr="4E2FB45A" w:rsidR="04AEB7CD">
        <w:rPr>
          <w:rFonts w:cs="Times New Roman"/>
          <w:lang w:val="en-US"/>
        </w:rPr>
        <w:t>XGBoost</w:t>
      </w:r>
      <w:r w:rsidRPr="4E2FB45A" w:rsidR="04AEB7CD">
        <w:rPr>
          <w:rFonts w:cs="Times New Roman"/>
          <w:lang w:val="en-US"/>
        </w:rPr>
        <w:t xml:space="preserve"> model. </w:t>
      </w:r>
      <w:r w:rsidRPr="4E2FB45A" w:rsidR="04AEB7CD">
        <w:rPr>
          <w:rFonts w:cs="Times New Roman"/>
          <w:lang w:val="en-US"/>
        </w:rPr>
        <w:t xml:space="preserve">These predictions should therefore not be interpreted as precise local measurements. Rather, they provide decision-support diagnostics that highlight broad spatial patterns of exclusion and help </w:t>
      </w:r>
      <w:r w:rsidRPr="4E2FB45A" w:rsidR="04AEB7CD">
        <w:rPr>
          <w:rFonts w:cs="Times New Roman"/>
          <w:lang w:val="en-US"/>
        </w:rPr>
        <w:t>identify</w:t>
      </w:r>
      <w:r w:rsidRPr="4E2FB45A" w:rsidR="04AEB7CD">
        <w:rPr>
          <w:rFonts w:cs="Times New Roman"/>
          <w:lang w:val="en-US"/>
        </w:rPr>
        <w:t xml:space="preserve"> areas where </w:t>
      </w:r>
      <w:r w:rsidRPr="4E2FB45A" w:rsidR="04AEB7CD">
        <w:rPr>
          <w:rFonts w:cs="Times New Roman"/>
          <w:lang w:val="en-US"/>
        </w:rPr>
        <w:t>additional</w:t>
      </w:r>
      <w:r w:rsidRPr="4E2FB45A" w:rsidR="04AEB7CD">
        <w:rPr>
          <w:rFonts w:cs="Times New Roman"/>
          <w:lang w:val="en-US"/>
        </w:rPr>
        <w:t xml:space="preserve"> outreach, data collection, or service provision may be </w:t>
      </w:r>
      <w:r w:rsidRPr="4E2FB45A" w:rsidR="04AEB7CD">
        <w:rPr>
          <w:rFonts w:cs="Times New Roman"/>
          <w:lang w:val="en-US"/>
        </w:rPr>
        <w:t>warranted</w:t>
      </w:r>
      <w:r w:rsidRPr="4E2FB45A" w:rsidR="04AEB7CD">
        <w:rPr>
          <w:rFonts w:cs="Times New Roman"/>
          <w:lang w:val="en-US"/>
        </w:rPr>
        <w:t xml:space="preserve">. Because important local determinants may not be captured by the variables shared between the DHS and census data, census-based predictions are best viewed as complements to, rather than substitutes for, direct measurement. </w:t>
      </w:r>
    </w:p>
    <w:p w:rsidR="04AEB7CD" w:rsidP="4E2FB45A" w:rsidRDefault="04AEB7CD" w14:paraId="379282FC" w14:textId="72936EB0">
      <w:pPr>
        <w:pStyle w:val="Normal"/>
        <w:spacing w:after="120" w:line="360" w:lineRule="auto"/>
        <w:ind w:firstLine="284"/>
      </w:pPr>
      <w:r w:rsidRPr="4E2FB45A" w:rsidR="04AEB7CD">
        <w:rPr>
          <w:rFonts w:cs="Times New Roman"/>
          <w:lang w:val="en-US"/>
        </w:rPr>
        <w:t xml:space="preserve">Figure 3b presents the corresponding results for Zimbabwe. </w:t>
      </w:r>
      <w:r w:rsidRPr="4E2FB45A" w:rsidR="04AEB7CD">
        <w:rPr>
          <w:rFonts w:cs="Times New Roman"/>
          <w:lang w:val="en-US"/>
        </w:rPr>
        <w:t>Similar to</w:t>
      </w:r>
      <w:r w:rsidRPr="4E2FB45A" w:rsidR="04AEB7CD">
        <w:rPr>
          <w:rFonts w:cs="Times New Roman"/>
          <w:lang w:val="en-US"/>
        </w:rPr>
        <w:t xml:space="preserve"> Nigeria, both the full and census-compatible DHS models reproduce the broad regional patterns </w:t>
      </w:r>
      <w:r w:rsidRPr="4E2FB45A" w:rsidR="04AEB7CD">
        <w:rPr>
          <w:rFonts w:cs="Times New Roman"/>
          <w:lang w:val="en-US"/>
        </w:rPr>
        <w:t>observed</w:t>
      </w:r>
      <w:r w:rsidRPr="4E2FB45A" w:rsidR="04AEB7CD">
        <w:rPr>
          <w:rFonts w:cs="Times New Roman"/>
          <w:lang w:val="en-US"/>
        </w:rPr>
        <w:t xml:space="preserve"> in the survey data. However, once applied to the census population, the resulting district-level predictions are </w:t>
      </w:r>
      <w:r w:rsidRPr="4E2FB45A" w:rsidR="04AEB7CD">
        <w:rPr>
          <w:rFonts w:cs="Times New Roman"/>
          <w:lang w:val="en-US"/>
        </w:rPr>
        <w:t>considerably more</w:t>
      </w:r>
      <w:r w:rsidRPr="4E2FB45A" w:rsidR="04AEB7CD">
        <w:rPr>
          <w:rFonts w:cs="Times New Roman"/>
          <w:lang w:val="en-US"/>
        </w:rPr>
        <w:t xml:space="preserve"> homogeneous. The contrast between the two country examples illustrates both the potential and the limitations of the approach. While combining DHS and census data can reveal important within-country variation in exclusion from health insurance and health services, the precision of the resulting predictions depends on the extent to which the key predictors of the outcomes are captured by the variables available in the census data. </w:t>
      </w:r>
    </w:p>
    <w:p w:rsidR="04AEB7CD" w:rsidP="4E2FB45A" w:rsidRDefault="04AEB7CD" w14:paraId="4A6F0016" w14:textId="067E8079">
      <w:pPr>
        <w:pStyle w:val="Normal"/>
        <w:spacing w:after="120" w:line="360" w:lineRule="auto"/>
        <w:ind w:firstLine="284"/>
      </w:pPr>
      <w:r w:rsidRPr="4E2FB45A" w:rsidR="04AEB7CD">
        <w:rPr>
          <w:rFonts w:cs="Times New Roman"/>
          <w:lang w:val="en-US"/>
        </w:rPr>
        <w:t>More generally, the performance of census-based predictions varies across countries and outcomes. While a formal analysis of cross-country prediction performance is beyond the scope of this study, the results suggest that predictions are most informative when exclusion is primarily explained by socioeconomic characteristics observed in both the DHS and census data, such as education, marital status, employment, and household composition. Predictive performance appears weaker when outcomes depend more strongly on contextual factors, including region, language, or ethnicity, that are only imperfectly captured in census data. Consistent with this interpretation, countries in which contextual factors play a larger role tend to exhibit more homogeneous census-based predictions. Overall, the results suggest that census-based predictions are most useful as diagnostic tools for identifying broad geographic disparities in exclusion from health insurance and healthcare rather than as precise local estimates.</w:t>
      </w:r>
    </w:p>
    <w:p w:rsidRPr="00F34B3E" w:rsidR="00847B2D" w:rsidP="4E2FB45A" w:rsidRDefault="00847B2D" w14:paraId="3DA9BA48" w14:textId="617824D5">
      <w:pPr>
        <w:pStyle w:val="Heading1"/>
        <w:rPr>
          <w:rFonts w:cs="Times New Roman"/>
          <w:color w:val="auto"/>
          <w:shd w:val="clear" w:color="auto" w:fill="FFFFFF"/>
          <w:lang w:val="en-US"/>
        </w:rPr>
      </w:pPr>
      <w:r w:rsidRPr="4E2FB45A" w:rsidR="3B710962">
        <w:rPr>
          <w:rFonts w:cs="Times New Roman"/>
          <w:color w:val="auto"/>
          <w:lang w:val="en-US"/>
        </w:rPr>
        <w:t>Conclusion</w:t>
      </w:r>
    </w:p>
    <w:p w:rsidR="002142FA" w:rsidP="00FD22EB" w:rsidRDefault="002142FA" w14:paraId="29774472" w14:textId="572B3EAA">
      <w:pPr>
        <w:pStyle w:val="NoSpacing"/>
        <w:spacing w:after="120" w:line="360" w:lineRule="auto"/>
      </w:pPr>
      <w:r w:rsidRPr="4E2FB45A" w:rsidR="0887FE03">
        <w:rPr>
          <w:lang w:val="en-US"/>
        </w:rPr>
        <w:t xml:space="preserve">Achieving universal health coverage requires not only expanding health insurance and essential health services but also </w:t>
      </w:r>
      <w:r w:rsidRPr="4E2FB45A" w:rsidR="0887FE03">
        <w:rPr>
          <w:lang w:val="en-US"/>
        </w:rPr>
        <w:t>identifying</w:t>
      </w:r>
      <w:r w:rsidRPr="4E2FB45A" w:rsidR="0887FE03">
        <w:rPr>
          <w:lang w:val="en-US"/>
        </w:rPr>
        <w:t xml:space="preserve"> the populations that </w:t>
      </w:r>
      <w:r w:rsidRPr="4E2FB45A" w:rsidR="0887FE03">
        <w:rPr>
          <w:lang w:val="en-US"/>
        </w:rPr>
        <w:t>remain</w:t>
      </w:r>
      <w:r w:rsidRPr="4E2FB45A" w:rsidR="0887FE03">
        <w:rPr>
          <w:lang w:val="en-US"/>
        </w:rPr>
        <w:t xml:space="preserve"> excluded from them. Using DHS data from 32 Sub-Saharan African countries, this study examined whether machine-learning methods can improve the prediction of exclusion from health insurance coverage and essential maternal and neonatal health services. We further combined survey and census data to generate small-area diagnostics on exclusion at lower administrative levels. </w:t>
      </w:r>
    </w:p>
    <w:p w:rsidR="002142FA" w:rsidP="00FD22EB" w:rsidRDefault="002142FA" w14:paraId="27F96EBC" w14:textId="32847C60">
      <w:pPr>
        <w:pStyle w:val="NoSpacing"/>
        <w:spacing w:after="120" w:line="360" w:lineRule="auto"/>
      </w:pPr>
      <w:r w:rsidRPr="4E2FB45A" w:rsidR="0887FE03">
        <w:rPr>
          <w:lang w:val="en-US"/>
        </w:rPr>
        <w:t xml:space="preserve">A central contribution of the study is the integration of DHS and census data to generate geographically disaggregated diagnostics on exclusion from health insurance and health services. The resulting out-of-sample predictions reveal within-country variation that is not visible in regional survey estimates alone and provide information at administrative levels where many outreach and service-delivery decisions are implemented. In this respect, the study extends recent efforts to combine survey and census data for geographically disaggregated policy analysis to the domains of health insurance coverage and healthcare </w:t>
      </w:r>
      <w:r w:rsidRPr="4E2FB45A" w:rsidR="0887FE03">
        <w:rPr>
          <w:lang w:val="en-US"/>
        </w:rPr>
        <w:t>utilization</w:t>
      </w:r>
      <w:r w:rsidRPr="4E2FB45A" w:rsidR="0887FE03">
        <w:rPr>
          <w:lang w:val="en-US"/>
        </w:rPr>
        <w:t xml:space="preserve">. </w:t>
      </w:r>
    </w:p>
    <w:p w:rsidR="002142FA" w:rsidP="00FD22EB" w:rsidRDefault="002142FA" w14:paraId="22C81E8F" w14:textId="702158C6">
      <w:pPr>
        <w:pStyle w:val="NoSpacing"/>
        <w:spacing w:after="120" w:line="360" w:lineRule="auto"/>
      </w:pPr>
      <w:r w:rsidRPr="4E2FB45A" w:rsidR="0887FE03">
        <w:rPr>
          <w:lang w:val="en-US"/>
        </w:rPr>
        <w:t xml:space="preserve">Our results further show that machine-learning models consistently outperform a classical logistic regression approach in predicting exclusion from health insurance and health services, particularly for outcomes characterized by strong class imbalance. The analysis of predictor importance confirms the importance of socioeconomic factors such as wealth, education, and geographic location while also highlighting </w:t>
      </w:r>
      <w:r w:rsidRPr="4E2FB45A" w:rsidR="0887FE03">
        <w:rPr>
          <w:lang w:val="en-US"/>
        </w:rPr>
        <w:t>additional</w:t>
      </w:r>
      <w:r w:rsidRPr="4E2FB45A" w:rsidR="0887FE03">
        <w:rPr>
          <w:lang w:val="en-US"/>
        </w:rPr>
        <w:t xml:space="preserve"> predictive correlates related to household composition, health awareness, and </w:t>
      </w:r>
      <w:r w:rsidRPr="4E2FB45A" w:rsidR="0887FE03">
        <w:rPr>
          <w:lang w:val="en-US"/>
        </w:rPr>
        <w:t>previous</w:t>
      </w:r>
      <w:r w:rsidRPr="4E2FB45A" w:rsidR="0887FE03">
        <w:rPr>
          <w:lang w:val="en-US"/>
        </w:rPr>
        <w:t xml:space="preserve"> interaction with the healthcare system. Moreover, health insurance enrollment </w:t>
      </w:r>
      <w:r w:rsidRPr="4E2FB45A" w:rsidR="0887FE03">
        <w:rPr>
          <w:lang w:val="en-US"/>
        </w:rPr>
        <w:t>emerges</w:t>
      </w:r>
      <w:r w:rsidRPr="4E2FB45A" w:rsidR="0887FE03">
        <w:rPr>
          <w:lang w:val="en-US"/>
        </w:rPr>
        <w:t xml:space="preserve"> as an important predictor of healthcare </w:t>
      </w:r>
      <w:r w:rsidRPr="4E2FB45A" w:rsidR="0887FE03">
        <w:rPr>
          <w:lang w:val="en-US"/>
        </w:rPr>
        <w:t>utilization</w:t>
      </w:r>
      <w:r w:rsidRPr="4E2FB45A" w:rsidR="0887FE03">
        <w:rPr>
          <w:lang w:val="en-US"/>
        </w:rPr>
        <w:t xml:space="preserve"> only in countries with more mature insurance systems, such as Rwanda and Ghana. Together, these findings suggest that broader sets of observable characteristics can improve the identification of populations at risk of exclusion. </w:t>
      </w:r>
    </w:p>
    <w:p w:rsidR="002142FA" w:rsidP="00FD22EB" w:rsidRDefault="002142FA" w14:paraId="4B5C9ABD" w14:textId="42C58214">
      <w:pPr>
        <w:pStyle w:val="NoSpacing"/>
        <w:spacing w:after="120" w:line="360" w:lineRule="auto"/>
      </w:pPr>
      <w:r w:rsidRPr="4E2FB45A" w:rsidR="0887FE03">
        <w:rPr>
          <w:lang w:val="en-US"/>
        </w:rPr>
        <w:t xml:space="preserve">Several limitations should be acknowledged. First, the analysis focuses on a limited set of indicators related to health insurance coverage and maternal and neonatal healthcare </w:t>
      </w:r>
      <w:r w:rsidRPr="4E2FB45A" w:rsidR="0887FE03">
        <w:rPr>
          <w:lang w:val="en-US"/>
        </w:rPr>
        <w:t>utilization</w:t>
      </w:r>
      <w:r w:rsidRPr="4E2FB45A" w:rsidR="0887FE03">
        <w:rPr>
          <w:lang w:val="en-US"/>
        </w:rPr>
        <w:t xml:space="preserve"> and therefore does not capture all dimensions of universal health coverage. Second, although the DHS contains a rich set of socioeconomic and demographic variables, important demand- and supply-side determinants of healthcare utilization, such as service quality, distance to facilities, local health-system capacity, or social norms, remain unobserved, despite being highlighted in previous studies (Owoo and </w:t>
      </w:r>
      <w:r w:rsidRPr="4E2FB45A" w:rsidR="0887FE03">
        <w:rPr>
          <w:lang w:val="en-US"/>
        </w:rPr>
        <w:t>Lambon-Quayefio</w:t>
      </w:r>
      <w:r w:rsidRPr="4E2FB45A" w:rsidR="0887FE03">
        <w:rPr>
          <w:lang w:val="en-US"/>
        </w:rPr>
        <w:t xml:space="preserve">, 2013; </w:t>
      </w:r>
      <w:r w:rsidRPr="4E2FB45A" w:rsidR="0887FE03">
        <w:rPr>
          <w:lang w:val="en-US"/>
        </w:rPr>
        <w:t>Brugiavini</w:t>
      </w:r>
      <w:r w:rsidRPr="4E2FB45A" w:rsidR="0887FE03">
        <w:rPr>
          <w:lang w:val="en-US"/>
        </w:rPr>
        <w:t xml:space="preserve"> and Pace, 2016). Third, the census-based prediction exercise relies on a restricted set of variables available in both the DHS and census data. As a result, important local determinants of exclusion may not be fully captured, leading to lower predictive performance and more homogeneous spatial patterns in some countries. Consequently, the resulting small-area estimates should be interpreted as decision-support diagnostics rather than precise local measurements. More broadly, the findings illustrate both the potential and the limitations of using machine-learning methods to extend survey-based information to finer geographic scales.</w:t>
      </w:r>
    </w:p>
    <w:p w:rsidR="002142FA" w:rsidP="00FD22EB" w:rsidRDefault="002142FA" w14:paraId="1B94FAA9" w14:textId="4413BC23">
      <w:pPr>
        <w:pStyle w:val="NoSpacing"/>
        <w:spacing w:after="120" w:line="360" w:lineRule="auto"/>
      </w:pPr>
      <w:r w:rsidRPr="4E2FB45A" w:rsidR="0887FE03">
        <w:rPr>
          <w:lang w:val="en-US"/>
        </w:rPr>
        <w:t>Overall, the results suggest that machine-learning approaches can complement existing tools for monitoring and targeting universal health coverage. In settings where detailed health information is available only through sample surveys, combining survey and census data offers a practical way of generating geographically disaggregated decision-support diagnostics on exclusion from health insurance and healthcare. Such information may help policymakers better identify underserved populations and target interventions aimed at expanding universal health coverage in data-constrained settings</w:t>
      </w:r>
    </w:p>
    <w:p w:rsidR="002142FA" w:rsidP="00FD22EB" w:rsidRDefault="002142FA" w14:paraId="0459E396" w14:textId="14E51378">
      <w:pPr>
        <w:pStyle w:val="NoSpacing"/>
        <w:spacing w:after="120" w:line="360" w:lineRule="auto"/>
        <w:rPr>
          <w:lang w:val="en-US"/>
        </w:rPr>
      </w:pPr>
    </w:p>
    <w:p w:rsidR="00932F3C" w:rsidP="00FD22EB" w:rsidRDefault="00932F3C" w14:paraId="1A7A14FB" w14:textId="77777777">
      <w:pPr>
        <w:pStyle w:val="NoSpacing"/>
        <w:spacing w:after="120" w:line="360" w:lineRule="auto"/>
        <w:rPr>
          <w:lang w:val="en-US"/>
        </w:rPr>
        <w:sectPr w:rsidR="00932F3C" w:rsidSect="009467D9">
          <w:footerReference w:type="default" r:id="rId12"/>
          <w:pgSz w:w="11906" w:h="16838" w:orient="portrait"/>
          <w:pgMar w:top="1417" w:right="1276" w:bottom="1134" w:left="993" w:header="708" w:footer="708" w:gutter="0"/>
          <w:cols w:space="708"/>
          <w:docGrid w:linePitch="360"/>
        </w:sectPr>
      </w:pPr>
    </w:p>
    <w:p w:rsidRPr="00F34B3E" w:rsidR="00847B2D" w:rsidP="00847B2D" w:rsidRDefault="00847B2D" w14:paraId="3800CC0F" w14:textId="11AEF772">
      <w:pPr>
        <w:pStyle w:val="Heading1"/>
        <w:numPr>
          <w:ilvl w:val="0"/>
          <w:numId w:val="0"/>
        </w:numPr>
        <w:rPr>
          <w:rFonts w:cs="Times New Roman"/>
          <w:color w:val="auto"/>
          <w:shd w:val="clear" w:color="auto" w:fill="FFFFFF"/>
          <w:lang w:val="en-US"/>
        </w:rPr>
      </w:pPr>
      <w:r w:rsidRPr="00F34B3E" w:rsidR="3B710962">
        <w:rPr>
          <w:rFonts w:cs="Times New Roman"/>
          <w:color w:val="auto"/>
          <w:shd w:val="clear" w:color="auto" w:fill="FFFFFF"/>
          <w:lang w:val="en-US"/>
        </w:rPr>
        <w:t>References</w:t>
      </w:r>
    </w:p>
    <w:p w:rsidRPr="009A41FC" w:rsidR="009A41FC" w:rsidP="009A41FC" w:rsidRDefault="009A41FC" w14:paraId="4CBC57B0" w14:textId="32E96A5C">
      <w:pPr>
        <w:spacing w:after="120" w:line="240" w:lineRule="auto"/>
        <w:ind w:firstLine="142"/>
        <w:rPr>
          <w:sz w:val="20"/>
          <w:szCs w:val="20"/>
          <w:lang w:val="en-CH"/>
        </w:rPr>
      </w:pPr>
      <w:r>
        <w:rPr>
          <w:sz w:val="20"/>
          <w:szCs w:val="20"/>
        </w:rPr>
        <w:t xml:space="preserve">Aiken, E., Ashraf, A., </w:t>
      </w:r>
      <w:proofErr w:type="spellStart"/>
      <w:r>
        <w:rPr>
          <w:sz w:val="20"/>
          <w:szCs w:val="20"/>
        </w:rPr>
        <w:t>Blumenstock</w:t>
      </w:r>
      <w:proofErr w:type="spellEnd"/>
      <w:r>
        <w:rPr>
          <w:sz w:val="20"/>
          <w:szCs w:val="20"/>
        </w:rPr>
        <w:t xml:space="preserve">, J. E., </w:t>
      </w:r>
      <w:proofErr w:type="spellStart"/>
      <w:r>
        <w:rPr>
          <w:sz w:val="20"/>
          <w:szCs w:val="20"/>
        </w:rPr>
        <w:t>Guiteras</w:t>
      </w:r>
      <w:proofErr w:type="spellEnd"/>
      <w:r>
        <w:rPr>
          <w:sz w:val="20"/>
          <w:szCs w:val="20"/>
        </w:rPr>
        <w:t xml:space="preserve">, R. P. </w:t>
      </w:r>
      <w:proofErr w:type="spellStart"/>
      <w:r>
        <w:rPr>
          <w:sz w:val="20"/>
          <w:szCs w:val="20"/>
        </w:rPr>
        <w:t>Mobarak</w:t>
      </w:r>
      <w:proofErr w:type="spellEnd"/>
      <w:r>
        <w:rPr>
          <w:sz w:val="20"/>
          <w:szCs w:val="20"/>
        </w:rPr>
        <w:t xml:space="preserve">, A. M. (2025). </w:t>
      </w:r>
      <w:r w:rsidRPr="009A41FC">
        <w:rPr>
          <w:sz w:val="20"/>
          <w:szCs w:val="20"/>
        </w:rPr>
        <w:t>Scalable Targeting of Social Protection:</w:t>
      </w:r>
      <w:r>
        <w:rPr>
          <w:sz w:val="20"/>
          <w:szCs w:val="20"/>
        </w:rPr>
        <w:t xml:space="preserve"> </w:t>
      </w:r>
      <w:r w:rsidRPr="009A41FC">
        <w:rPr>
          <w:sz w:val="20"/>
          <w:szCs w:val="20"/>
        </w:rPr>
        <w:t>When Do Algorithms Out-Perform Surveys and</w:t>
      </w:r>
      <w:r>
        <w:rPr>
          <w:sz w:val="20"/>
          <w:szCs w:val="20"/>
        </w:rPr>
        <w:t xml:space="preserve"> </w:t>
      </w:r>
      <w:r w:rsidRPr="009A41FC">
        <w:rPr>
          <w:sz w:val="20"/>
          <w:szCs w:val="20"/>
        </w:rPr>
        <w:t>Community Knowledge?</w:t>
      </w:r>
      <w:r>
        <w:rPr>
          <w:sz w:val="20"/>
          <w:szCs w:val="20"/>
        </w:rPr>
        <w:t xml:space="preserve"> </w:t>
      </w:r>
      <w:proofErr w:type="spellStart"/>
      <w:r w:rsidRPr="009A41FC">
        <w:rPr>
          <w:sz w:val="20"/>
          <w:szCs w:val="20"/>
        </w:rPr>
        <w:t>CEnREP</w:t>
      </w:r>
      <w:proofErr w:type="spellEnd"/>
      <w:r w:rsidRPr="009A41FC">
        <w:rPr>
          <w:sz w:val="20"/>
          <w:szCs w:val="20"/>
        </w:rPr>
        <w:t xml:space="preserve"> Working Paper No. 25-001, November 2025,</w:t>
      </w:r>
      <w:r>
        <w:rPr>
          <w:sz w:val="20"/>
          <w:szCs w:val="20"/>
        </w:rPr>
        <w:t xml:space="preserve"> </w:t>
      </w:r>
      <w:r w:rsidRPr="009A41FC">
        <w:rPr>
          <w:sz w:val="20"/>
          <w:szCs w:val="20"/>
        </w:rPr>
        <w:t>https://go.ncsu.edu/cenrep.wp.25.001.</w:t>
      </w:r>
    </w:p>
    <w:p w:rsidRPr="00224D55" w:rsidR="0047680F" w:rsidP="002142FA" w:rsidRDefault="0047680F" w14:paraId="588572C3" w14:textId="7A67AD6F">
      <w:pPr>
        <w:pStyle w:val="NoSpacing"/>
        <w:spacing w:after="120"/>
        <w:ind w:firstLine="142"/>
        <w:rPr>
          <w:sz w:val="20"/>
          <w:szCs w:val="20"/>
          <w:lang w:val="en-US"/>
        </w:rPr>
      </w:pPr>
      <w:proofErr w:type="spellStart"/>
      <w:r w:rsidRPr="00224D55">
        <w:rPr>
          <w:sz w:val="20"/>
          <w:szCs w:val="20"/>
          <w:lang w:val="en-US"/>
        </w:rPr>
        <w:t>Akazili</w:t>
      </w:r>
      <w:proofErr w:type="spellEnd"/>
      <w:r w:rsidRPr="00224D55">
        <w:rPr>
          <w:sz w:val="20"/>
          <w:szCs w:val="20"/>
          <w:lang w:val="en-US"/>
        </w:rPr>
        <w:t>, J.,</w:t>
      </w:r>
      <w:proofErr w:type="spellStart"/>
      <w:r w:rsidRPr="00224D55">
        <w:rPr>
          <w:sz w:val="20"/>
          <w:szCs w:val="20"/>
          <w:lang w:val="en-US"/>
        </w:rPr>
        <w:t>Welaga</w:t>
      </w:r>
      <w:proofErr w:type="spellEnd"/>
      <w:r w:rsidRPr="00224D55">
        <w:rPr>
          <w:sz w:val="20"/>
          <w:szCs w:val="20"/>
          <w:lang w:val="en-US"/>
        </w:rPr>
        <w:t xml:space="preserve">, P., Bawah, A., </w:t>
      </w:r>
      <w:proofErr w:type="spellStart"/>
      <w:r w:rsidRPr="00224D55">
        <w:rPr>
          <w:sz w:val="20"/>
          <w:szCs w:val="20"/>
          <w:lang w:val="en-US"/>
        </w:rPr>
        <w:t>Achana</w:t>
      </w:r>
      <w:proofErr w:type="spellEnd"/>
      <w:r w:rsidRPr="00224D55">
        <w:rPr>
          <w:sz w:val="20"/>
          <w:szCs w:val="20"/>
          <w:lang w:val="en-US"/>
        </w:rPr>
        <w:t xml:space="preserve">, F., Oduro, A., Awoonor-Williams, J., Williams, J., Aikins, M., Phillips, J. (2014). Is Ghana’s pro-poor health insurance scheme really for the poor? Evidence from Northern Ghana. </w:t>
      </w:r>
      <w:r w:rsidRPr="00224D55">
        <w:rPr>
          <w:rFonts w:cs="URWPalladioL-Ital"/>
          <w:i/>
          <w:sz w:val="20"/>
          <w:szCs w:val="20"/>
          <w:lang w:val="en-US"/>
        </w:rPr>
        <w:t>BMC Health Services Research</w:t>
      </w:r>
      <w:r w:rsidRPr="00224D55">
        <w:rPr>
          <w:sz w:val="20"/>
          <w:szCs w:val="20"/>
          <w:lang w:val="en-US"/>
        </w:rPr>
        <w:t>, 14(63): 637. https://doi.org/10.1186/1472-6963-14-63</w:t>
      </w:r>
      <w:r w:rsidRPr="00224D55" w:rsidR="00224D55">
        <w:rPr>
          <w:sz w:val="20"/>
          <w:szCs w:val="20"/>
          <w:lang w:val="en-US"/>
        </w:rPr>
        <w:t>.</w:t>
      </w:r>
    </w:p>
    <w:p w:rsidRPr="00224D55" w:rsidR="0047680F" w:rsidP="002142FA" w:rsidRDefault="0047680F" w14:paraId="12908F30" w14:textId="77777777">
      <w:pPr>
        <w:pStyle w:val="NoSpacing"/>
        <w:spacing w:after="120"/>
        <w:ind w:firstLine="142"/>
        <w:rPr>
          <w:sz w:val="20"/>
          <w:szCs w:val="20"/>
          <w:lang w:val="en-US"/>
        </w:rPr>
      </w:pPr>
      <w:proofErr w:type="spellStart"/>
      <w:r w:rsidRPr="00224D55">
        <w:rPr>
          <w:sz w:val="20"/>
          <w:szCs w:val="20"/>
          <w:lang w:val="en-US"/>
        </w:rPr>
        <w:t>Alpaydin</w:t>
      </w:r>
      <w:proofErr w:type="spellEnd"/>
      <w:r w:rsidRPr="00224D55">
        <w:rPr>
          <w:sz w:val="20"/>
          <w:szCs w:val="20"/>
          <w:lang w:val="en-US"/>
        </w:rPr>
        <w:t xml:space="preserve">, E. (2010). Introduction to machine learning, Cambridge: </w:t>
      </w:r>
      <w:r w:rsidRPr="00224D55">
        <w:rPr>
          <w:rFonts w:cs="URWPalladioL-Ital"/>
          <w:sz w:val="20"/>
          <w:szCs w:val="20"/>
          <w:lang w:val="en-US"/>
        </w:rPr>
        <w:t>The MIT Press</w:t>
      </w:r>
      <w:r w:rsidRPr="00224D55">
        <w:rPr>
          <w:sz w:val="20"/>
          <w:szCs w:val="20"/>
          <w:lang w:val="en-US"/>
        </w:rPr>
        <w:t>.</w:t>
      </w:r>
    </w:p>
    <w:p w:rsidRPr="00224D55" w:rsidR="0047680F" w:rsidP="002142FA" w:rsidRDefault="0047680F" w14:paraId="4ED1F0F0" w14:textId="76757528">
      <w:pPr>
        <w:pStyle w:val="NoSpacing"/>
        <w:spacing w:after="120"/>
        <w:ind w:firstLine="142"/>
        <w:rPr>
          <w:sz w:val="20"/>
          <w:szCs w:val="20"/>
          <w:lang w:val="fr-CH"/>
        </w:rPr>
      </w:pPr>
      <w:r w:rsidRPr="00224D55">
        <w:rPr>
          <w:sz w:val="20"/>
          <w:szCs w:val="20"/>
          <w:lang w:val="de-CH"/>
        </w:rPr>
        <w:t>Amu, H., Dickson, K.S., Kumi-</w:t>
      </w:r>
      <w:proofErr w:type="spellStart"/>
      <w:r w:rsidRPr="00224D55">
        <w:rPr>
          <w:sz w:val="20"/>
          <w:szCs w:val="20"/>
          <w:lang w:val="de-CH"/>
        </w:rPr>
        <w:t>Kyereme</w:t>
      </w:r>
      <w:proofErr w:type="spellEnd"/>
      <w:r w:rsidRPr="00224D55">
        <w:rPr>
          <w:sz w:val="20"/>
          <w:szCs w:val="20"/>
          <w:lang w:val="de-CH"/>
        </w:rPr>
        <w:t xml:space="preserve">, A., </w:t>
      </w:r>
      <w:proofErr w:type="spellStart"/>
      <w:r w:rsidRPr="00224D55">
        <w:rPr>
          <w:sz w:val="20"/>
          <w:szCs w:val="20"/>
          <w:lang w:val="de-CH"/>
        </w:rPr>
        <w:t>Darteh</w:t>
      </w:r>
      <w:proofErr w:type="spellEnd"/>
      <w:r w:rsidRPr="00224D55">
        <w:rPr>
          <w:sz w:val="20"/>
          <w:szCs w:val="20"/>
          <w:lang w:val="de-CH"/>
        </w:rPr>
        <w:t xml:space="preserve">, E.K.M. (2018). </w:t>
      </w:r>
      <w:r w:rsidRPr="00224D55">
        <w:rPr>
          <w:sz w:val="20"/>
          <w:szCs w:val="20"/>
          <w:lang w:val="en-US"/>
        </w:rPr>
        <w:t xml:space="preserve">Understanding variations in health insurance coverage in Ghana, Kenya, Nigeria, and Tanzania: Evidence from demographic and health surveys. </w:t>
      </w:r>
      <w:proofErr w:type="spellStart"/>
      <w:r w:rsidRPr="00224D55">
        <w:rPr>
          <w:rFonts w:cs="URWPalladioL-Ital"/>
          <w:i/>
          <w:sz w:val="20"/>
          <w:szCs w:val="20"/>
          <w:lang w:val="fr-CH"/>
        </w:rPr>
        <w:t>PLoS</w:t>
      </w:r>
      <w:proofErr w:type="spellEnd"/>
      <w:r w:rsidRPr="00224D55">
        <w:rPr>
          <w:rFonts w:cs="URWPalladioL-Ital"/>
          <w:i/>
          <w:sz w:val="20"/>
          <w:szCs w:val="20"/>
          <w:lang w:val="fr-CH"/>
        </w:rPr>
        <w:t xml:space="preserve"> ONE</w:t>
      </w:r>
      <w:r w:rsidRPr="00224D55">
        <w:rPr>
          <w:sz w:val="20"/>
          <w:szCs w:val="20"/>
          <w:lang w:val="fr-CH"/>
        </w:rPr>
        <w:t xml:space="preserve">, 13(8): e0201833. </w:t>
      </w:r>
      <w:hyperlink w:history="1" r:id="rId14">
        <w:r w:rsidRPr="00224D55">
          <w:rPr>
            <w:sz w:val="20"/>
            <w:szCs w:val="20"/>
            <w:lang w:val="fr-CH"/>
          </w:rPr>
          <w:t>https://doi.org/10.1371/journal.pone.0201833</w:t>
        </w:r>
      </w:hyperlink>
      <w:r w:rsidRPr="00224D55" w:rsidR="00224D55">
        <w:rPr>
          <w:sz w:val="20"/>
          <w:szCs w:val="20"/>
        </w:rPr>
        <w:t>.</w:t>
      </w:r>
    </w:p>
    <w:p w:rsidRPr="00224D55" w:rsidR="0047680F" w:rsidP="002142FA" w:rsidRDefault="0047680F" w14:paraId="6715127C" w14:textId="131C66DC">
      <w:pPr>
        <w:spacing w:after="120" w:line="240" w:lineRule="auto"/>
        <w:ind w:firstLine="142"/>
        <w:rPr>
          <w:sz w:val="20"/>
          <w:szCs w:val="20"/>
          <w:lang w:val="en-US"/>
        </w:rPr>
      </w:pPr>
      <w:r w:rsidRPr="00224D55" w:rsidR="0D3EDC3A">
        <w:rPr>
          <w:rFonts w:cs="Segoe UI"/>
          <w:sz w:val="20"/>
          <w:szCs w:val="20"/>
          <w:shd w:val="clear" w:color="auto" w:fill="FCFCFC"/>
          <w:lang w:val="fr-CH"/>
        </w:rPr>
        <w:t xml:space="preserve">Ansu-Mensah, M., </w:t>
      </w:r>
      <w:proofErr w:type="spellStart"/>
      <w:r w:rsidRPr="00224D55" w:rsidR="0D3EDC3A">
        <w:rPr>
          <w:rFonts w:cs="Segoe UI"/>
          <w:sz w:val="20"/>
          <w:szCs w:val="20"/>
          <w:shd w:val="clear" w:color="auto" w:fill="FCFCFC"/>
          <w:lang w:val="fr-CH"/>
        </w:rPr>
        <w:t>Danquah</w:t>
      </w:r>
      <w:proofErr w:type="spellEnd"/>
      <w:r w:rsidRPr="00224D55" w:rsidR="0D3EDC3A">
        <w:rPr>
          <w:rFonts w:cs="Segoe UI"/>
          <w:sz w:val="20"/>
          <w:szCs w:val="20"/>
          <w:shd w:val="clear" w:color="auto" w:fill="FCFCFC"/>
          <w:lang w:val="fr-CH"/>
        </w:rPr>
        <w:t xml:space="preserve">, F.I., </w:t>
      </w:r>
      <w:proofErr w:type="spellStart"/>
      <w:r w:rsidRPr="00224D55" w:rsidR="0D3EDC3A">
        <w:rPr>
          <w:rFonts w:cs="Segoe UI"/>
          <w:sz w:val="20"/>
          <w:szCs w:val="20"/>
          <w:shd w:val="clear" w:color="auto" w:fill="FCFCFC"/>
          <w:lang w:val="fr-CH"/>
        </w:rPr>
        <w:t>Bawontuo</w:t>
      </w:r>
      <w:proofErr w:type="spellEnd"/>
      <w:r w:rsidRPr="00224D55" w:rsidR="0D3EDC3A">
        <w:rPr>
          <w:rFonts w:cs="Segoe UI"/>
          <w:sz w:val="20"/>
          <w:szCs w:val="20"/>
          <w:shd w:val="clear" w:color="auto" w:fill="FCFCFC"/>
          <w:lang w:val="fr-CH"/>
        </w:rPr>
        <w:t>, V. </w:t>
      </w:r>
      <w:r w:rsidRPr="4E2FB45A" w:rsidR="0D3EDC3A">
        <w:rPr>
          <w:rFonts w:cs="Segoe UI"/>
          <w:i w:val="1"/>
          <w:iCs w:val="1"/>
          <w:sz w:val="20"/>
          <w:szCs w:val="20"/>
          <w:shd w:val="clear" w:color="auto" w:fill="FCFCFC"/>
          <w:lang w:val="fr-CH"/>
        </w:rPr>
        <w:t>et al.</w:t>
      </w:r>
      <w:r w:rsidRPr="00224D55" w:rsidR="0D3EDC3A">
        <w:rPr>
          <w:rFonts w:cs="Segoe UI"/>
          <w:sz w:val="20"/>
          <w:szCs w:val="20"/>
          <w:shd w:val="clear" w:color="auto" w:fill="FCFCFC"/>
          <w:lang w:val="fr-CH"/>
        </w:rPr>
        <w:t> </w:t>
      </w:r>
      <w:r w:rsidRPr="00224D55" w:rsidR="0D3EDC3A">
        <w:rPr>
          <w:rFonts w:cs="Segoe UI"/>
          <w:sz w:val="20"/>
          <w:szCs w:val="20"/>
          <w:shd w:val="clear" w:color="auto" w:fill="FCFCFC"/>
          <w:lang w:val="en-US"/>
        </w:rPr>
        <w:t xml:space="preserve">(2021). </w:t>
      </w:r>
      <w:r w:rsidRPr="00224D55" w:rsidR="0D3EDC3A">
        <w:rPr>
          <w:rFonts w:cs="Segoe UI"/>
          <w:sz w:val="20"/>
          <w:szCs w:val="20"/>
          <w:shd w:val="clear" w:color="auto" w:fill="FCFCFC"/>
        </w:rPr>
        <w:t>Quality of care in the free maternal healthcare era in sub-Saharan Africa: a scoping review of providers’ and managers’ perceptions. </w:t>
      </w:r>
      <w:r w:rsidRPr="4E2FB45A" w:rsidR="0D3EDC3A">
        <w:rPr>
          <w:rFonts w:cs="Segoe UI"/>
          <w:i w:val="1"/>
          <w:iCs w:val="1"/>
          <w:sz w:val="20"/>
          <w:szCs w:val="20"/>
          <w:shd w:val="clear" w:color="auto" w:fill="FCFCFC"/>
        </w:rPr>
        <w:t>BMC Pregnancy Childbirth,</w:t>
      </w:r>
      <w:r w:rsidRPr="00224D55" w:rsidR="0D3EDC3A">
        <w:rPr>
          <w:rFonts w:cs="Segoe UI"/>
          <w:sz w:val="20"/>
          <w:szCs w:val="20"/>
          <w:shd w:val="clear" w:color="auto" w:fill="FCFCFC"/>
        </w:rPr>
        <w:t> </w:t>
      </w:r>
      <w:r w:rsidRPr="4E2FB45A" w:rsidR="0D3EDC3A">
        <w:rPr>
          <w:rFonts w:cs="Segoe UI"/>
          <w:sz w:val="20"/>
          <w:szCs w:val="20"/>
          <w:shd w:val="clear" w:color="auto" w:fill="FCFCFC"/>
        </w:rPr>
        <w:t>21</w:t>
      </w:r>
      <w:r w:rsidRPr="00224D55" w:rsidR="0D3EDC3A">
        <w:rPr>
          <w:rFonts w:cs="Segoe UI"/>
          <w:sz w:val="20"/>
          <w:szCs w:val="20"/>
          <w:shd w:val="clear" w:color="auto" w:fill="FCFCFC"/>
        </w:rPr>
        <w:t>(220). https://doi.org/10.1186/s12884-021-03701-z</w:t>
      </w:r>
      <w:r w:rsidRPr="00224D55" w:rsidR="7AC7D04E">
        <w:rPr>
          <w:rFonts w:cs="Segoe UI"/>
          <w:sz w:val="20"/>
          <w:szCs w:val="20"/>
          <w:shd w:val="clear" w:color="auto" w:fill="FCFCFC"/>
        </w:rPr>
        <w:t>.</w:t>
      </w:r>
    </w:p>
    <w:p w:rsidRPr="00224D55" w:rsidR="0047680F" w:rsidP="002142FA" w:rsidRDefault="0047680F" w14:paraId="6F9DB7FB" w14:textId="38C900D8">
      <w:pPr>
        <w:pStyle w:val="NoSpacing"/>
        <w:spacing w:after="120"/>
        <w:ind w:firstLine="142"/>
        <w:rPr>
          <w:sz w:val="20"/>
          <w:szCs w:val="20"/>
        </w:rPr>
      </w:pPr>
      <w:r w:rsidRPr="4E2FB45A" w:rsidR="0D3EDC3A">
        <w:rPr>
          <w:sz w:val="20"/>
          <w:szCs w:val="20"/>
          <w:lang w:val="en-US"/>
        </w:rPr>
        <w:t xml:space="preserve">Bazzi, S., Blair, R.A., </w:t>
      </w:r>
      <w:proofErr w:type="spellStart"/>
      <w:r w:rsidRPr="4E2FB45A" w:rsidR="0D3EDC3A">
        <w:rPr>
          <w:sz w:val="20"/>
          <w:szCs w:val="20"/>
          <w:lang w:val="en-US"/>
        </w:rPr>
        <w:t>Blattmann</w:t>
      </w:r>
      <w:proofErr w:type="spellEnd"/>
      <w:r w:rsidRPr="4E2FB45A" w:rsidR="0D3EDC3A">
        <w:rPr>
          <w:sz w:val="20"/>
          <w:szCs w:val="20"/>
          <w:lang w:val="en-US"/>
        </w:rPr>
        <w:t>, C., Dube, D., Gudgeon, M., Pack, R., (2022).</w:t>
      </w:r>
      <w:r w:rsidRPr="4E2FB45A" w:rsidR="0D3EDC3A">
        <w:rPr>
          <w:sz w:val="20"/>
          <w:szCs w:val="20"/>
        </w:rPr>
        <w:t xml:space="preserve"> </w:t>
      </w:r>
      <w:r w:rsidRPr="4E2FB45A" w:rsidR="0D3EDC3A">
        <w:rPr>
          <w:sz w:val="20"/>
          <w:szCs w:val="20"/>
          <w:lang w:val="en-US"/>
        </w:rPr>
        <w:t xml:space="preserve">The Promise and Pitfalls of Conflict Prediction: Evidence from Colombia and Indonesia. </w:t>
      </w:r>
      <w:r w:rsidRPr="4E2FB45A" w:rsidR="0D3EDC3A">
        <w:rPr>
          <w:i w:val="1"/>
          <w:iCs w:val="1"/>
          <w:sz w:val="20"/>
          <w:szCs w:val="20"/>
          <w:lang w:val="en-US"/>
        </w:rPr>
        <w:t>The Review of Economics and Statistics</w:t>
      </w:r>
      <w:r w:rsidRPr="4E2FB45A" w:rsidR="0D3EDC3A">
        <w:rPr>
          <w:sz w:val="20"/>
          <w:szCs w:val="20"/>
          <w:lang w:val="en-US"/>
        </w:rPr>
        <w:t>, 104(4): 764-779.</w:t>
      </w:r>
      <w:r w:rsidRPr="4E2FB45A" w:rsidR="0D3EDC3A">
        <w:rPr>
          <w:sz w:val="20"/>
          <w:szCs w:val="20"/>
        </w:rPr>
        <w:t xml:space="preserve"> </w:t>
      </w:r>
      <w:hyperlink r:id="R14837102cf8f45ee">
        <w:r w:rsidRPr="4E2FB45A" w:rsidR="0D3EDC3A">
          <w:rPr>
            <w:rStyle w:val="Hyperlink"/>
            <w:color w:val="auto"/>
            <w:sz w:val="20"/>
            <w:szCs w:val="20"/>
            <w:lang w:val="en-US"/>
          </w:rPr>
          <w:t>https://doi.org/10.1162/rest_a_01016</w:t>
        </w:r>
      </w:hyperlink>
      <w:r w:rsidRPr="4E2FB45A" w:rsidR="7AC7D04E">
        <w:rPr>
          <w:rStyle w:val="Hyperlink"/>
          <w:color w:val="auto"/>
          <w:sz w:val="20"/>
          <w:szCs w:val="20"/>
          <w:lang w:val="en-US"/>
        </w:rPr>
        <w:t>.</w:t>
      </w:r>
    </w:p>
    <w:p w:rsidRPr="00224D55" w:rsidR="0047680F" w:rsidP="002142FA" w:rsidRDefault="0047680F" w14:paraId="1763F1B0" w14:textId="12323CE2">
      <w:pPr>
        <w:pStyle w:val="NoSpacing"/>
        <w:spacing w:after="120"/>
        <w:ind w:firstLine="142"/>
        <w:rPr>
          <w:sz w:val="20"/>
          <w:szCs w:val="20"/>
          <w:lang w:val="en-US"/>
        </w:rPr>
      </w:pPr>
      <w:r w:rsidRPr="00224D55">
        <w:rPr>
          <w:sz w:val="20"/>
          <w:szCs w:val="20"/>
          <w:lang w:val="en-US"/>
        </w:rPr>
        <w:t xml:space="preserve">Blair, R.A., </w:t>
      </w:r>
      <w:proofErr w:type="spellStart"/>
      <w:r w:rsidRPr="00224D55">
        <w:rPr>
          <w:sz w:val="20"/>
          <w:szCs w:val="20"/>
          <w:lang w:val="en-US"/>
        </w:rPr>
        <w:t>Blattmann</w:t>
      </w:r>
      <w:proofErr w:type="spellEnd"/>
      <w:r w:rsidRPr="00224D55">
        <w:rPr>
          <w:sz w:val="20"/>
          <w:szCs w:val="20"/>
          <w:lang w:val="en-US"/>
        </w:rPr>
        <w:t>, C., Hartmann, A. (2017). Predicting local violence: evidence from a panel survey in Liberia</w:t>
      </w:r>
      <w:r w:rsidRPr="00224D55">
        <w:rPr>
          <w:i/>
          <w:sz w:val="20"/>
          <w:szCs w:val="20"/>
          <w:lang w:val="en-US"/>
        </w:rPr>
        <w:t>. Journal of Peace Research</w:t>
      </w:r>
      <w:r w:rsidRPr="00224D55">
        <w:rPr>
          <w:sz w:val="20"/>
          <w:szCs w:val="20"/>
          <w:lang w:val="en-US"/>
        </w:rPr>
        <w:t xml:space="preserve">, 54(2): 298-312. </w:t>
      </w:r>
      <w:hyperlink w:history="1" r:id="rId19">
        <w:r w:rsidRPr="00224D55">
          <w:rPr>
            <w:rStyle w:val="Hyperlink"/>
            <w:color w:val="auto"/>
            <w:sz w:val="20"/>
            <w:szCs w:val="20"/>
            <w:u w:val="none"/>
            <w:lang w:val="en-US"/>
          </w:rPr>
          <w:t>https://doi.org/10.1177/002234331668400</w:t>
        </w:r>
      </w:hyperlink>
      <w:r w:rsidRPr="00224D55" w:rsidR="00224D55">
        <w:rPr>
          <w:rStyle w:val="Hyperlink"/>
          <w:color w:val="auto"/>
          <w:sz w:val="20"/>
          <w:szCs w:val="20"/>
          <w:u w:val="none"/>
          <w:lang w:val="en-US"/>
        </w:rPr>
        <w:t>.</w:t>
      </w:r>
    </w:p>
    <w:p w:rsidRPr="00224D55" w:rsidR="0047680F" w:rsidP="002142FA" w:rsidRDefault="0047680F" w14:paraId="703BB5EA" w14:textId="394423ED">
      <w:pPr>
        <w:spacing w:after="120" w:line="240" w:lineRule="auto"/>
        <w:ind w:firstLine="142"/>
        <w:rPr>
          <w:sz w:val="20"/>
          <w:szCs w:val="20"/>
          <w:lang w:val="en-US"/>
        </w:rPr>
      </w:pPr>
      <w:r w:rsidRPr="00224D55">
        <w:rPr>
          <w:sz w:val="20"/>
          <w:szCs w:val="20"/>
          <w:lang w:val="en-US"/>
        </w:rPr>
        <w:t>Blondel, P. (2017). Which machine learning algorithm to choose for my</w:t>
      </w:r>
      <w:r w:rsidRPr="00224D55" w:rsidR="00CF7BE4">
        <w:rPr>
          <w:sz w:val="20"/>
          <w:szCs w:val="20"/>
          <w:lang w:val="en-US"/>
        </w:rPr>
        <w:t xml:space="preserve"> problem. </w:t>
      </w:r>
      <w:r w:rsidRPr="00224D55">
        <w:rPr>
          <w:sz w:val="20"/>
          <w:szCs w:val="20"/>
          <w:lang w:val="en-US"/>
        </w:rPr>
        <w:t>Retrieved from:  https://recast.ai/blog/machine-learning-algorithms/2/. Accessed on March 31. 2021.</w:t>
      </w:r>
    </w:p>
    <w:p w:rsidRPr="00224D55" w:rsidR="0047680F" w:rsidP="002142FA" w:rsidRDefault="0047680F" w14:paraId="3DBECF10" w14:textId="6BBB6D9E">
      <w:pPr>
        <w:pStyle w:val="NoSpacing"/>
        <w:spacing w:after="120"/>
        <w:ind w:firstLine="142"/>
        <w:rPr>
          <w:sz w:val="20"/>
          <w:szCs w:val="20"/>
          <w:lang w:val="en-US"/>
        </w:rPr>
      </w:pPr>
      <w:r w:rsidRPr="00224D55">
        <w:rPr>
          <w:sz w:val="20"/>
          <w:szCs w:val="20"/>
          <w:lang w:val="en-US"/>
        </w:rPr>
        <w:t xml:space="preserve">Boateng, D., </w:t>
      </w:r>
      <w:proofErr w:type="spellStart"/>
      <w:r w:rsidRPr="00224D55">
        <w:rPr>
          <w:sz w:val="20"/>
          <w:szCs w:val="20"/>
          <w:lang w:val="en-US"/>
        </w:rPr>
        <w:t>Awunyor</w:t>
      </w:r>
      <w:proofErr w:type="spellEnd"/>
      <w:r w:rsidRPr="00224D55">
        <w:rPr>
          <w:sz w:val="20"/>
          <w:szCs w:val="20"/>
          <w:lang w:val="en-US"/>
        </w:rPr>
        <w:t xml:space="preserve">-Vitor, D. (2013). Health insurance in Ghana: evaluation of policy holders perceptions and factors influencing policy renewal in the Volta region. </w:t>
      </w:r>
      <w:r w:rsidRPr="00224D55">
        <w:rPr>
          <w:rFonts w:cs="URWPalladioL-Ital"/>
          <w:i/>
          <w:sz w:val="20"/>
          <w:szCs w:val="20"/>
          <w:lang w:val="en-US"/>
        </w:rPr>
        <w:t>Journal for Equity in Health</w:t>
      </w:r>
      <w:r w:rsidRPr="00224D55">
        <w:rPr>
          <w:sz w:val="20"/>
          <w:szCs w:val="20"/>
          <w:lang w:val="en-US"/>
        </w:rPr>
        <w:t xml:space="preserve">, 12:50. </w:t>
      </w:r>
      <w:hyperlink w:history="1" r:id="rId20">
        <w:r w:rsidRPr="00224D55">
          <w:rPr>
            <w:rStyle w:val="Hyperlink"/>
            <w:color w:val="auto"/>
            <w:sz w:val="20"/>
            <w:szCs w:val="20"/>
            <w:u w:val="none"/>
            <w:lang w:val="en-US"/>
          </w:rPr>
          <w:t>https://doi.org/10.1186/1475-9276-12-50</w:t>
        </w:r>
      </w:hyperlink>
      <w:r w:rsidRPr="00224D55" w:rsidR="00224D55">
        <w:rPr>
          <w:rStyle w:val="Hyperlink"/>
          <w:color w:val="auto"/>
          <w:sz w:val="20"/>
          <w:szCs w:val="20"/>
          <w:u w:val="none"/>
          <w:lang w:val="en-US"/>
        </w:rPr>
        <w:t>.</w:t>
      </w:r>
    </w:p>
    <w:p w:rsidRPr="00224D55" w:rsidR="0047680F" w:rsidP="002142FA" w:rsidRDefault="0047680F" w14:paraId="5C1A78CB" w14:textId="10692D0E">
      <w:pPr>
        <w:pStyle w:val="NoSpacing"/>
        <w:spacing w:after="120"/>
        <w:ind w:firstLine="142"/>
        <w:rPr>
          <w:sz w:val="20"/>
          <w:szCs w:val="20"/>
          <w:lang w:val="it-IT"/>
        </w:rPr>
      </w:pPr>
      <w:r w:rsidRPr="00224D55">
        <w:rPr>
          <w:sz w:val="20"/>
          <w:szCs w:val="20"/>
          <w:lang w:val="en-US"/>
        </w:rPr>
        <w:t xml:space="preserve">Boerma, T., </w:t>
      </w:r>
      <w:proofErr w:type="spellStart"/>
      <w:r w:rsidRPr="00224D55">
        <w:rPr>
          <w:sz w:val="20"/>
          <w:szCs w:val="20"/>
          <w:lang w:val="en-US"/>
        </w:rPr>
        <w:t>Eozenou</w:t>
      </w:r>
      <w:proofErr w:type="spellEnd"/>
      <w:r w:rsidRPr="00224D55">
        <w:rPr>
          <w:sz w:val="20"/>
          <w:szCs w:val="20"/>
          <w:lang w:val="en-US"/>
        </w:rPr>
        <w:t xml:space="preserve">, P., Evans, D., Evans, T., Kieny, M.P., Wagstaff, A. (2014). Monitoring Progress towards Universal Health Coverage at Country and Global Levels. </w:t>
      </w:r>
      <w:r w:rsidRPr="00224D55">
        <w:rPr>
          <w:rFonts w:cs="URWPalladioL-Ital"/>
          <w:i/>
          <w:sz w:val="20"/>
          <w:szCs w:val="20"/>
          <w:lang w:val="it-IT"/>
        </w:rPr>
        <w:t xml:space="preserve">PLoS </w:t>
      </w:r>
      <w:proofErr w:type="spellStart"/>
      <w:r w:rsidRPr="00224D55">
        <w:rPr>
          <w:rFonts w:cs="URWPalladioL-Ital"/>
          <w:i/>
          <w:sz w:val="20"/>
          <w:szCs w:val="20"/>
          <w:lang w:val="it-IT"/>
        </w:rPr>
        <w:t>Med</w:t>
      </w:r>
      <w:proofErr w:type="spellEnd"/>
      <w:r w:rsidRPr="00224D55">
        <w:rPr>
          <w:sz w:val="20"/>
          <w:szCs w:val="20"/>
          <w:lang w:val="it-IT"/>
        </w:rPr>
        <w:t>, 11 (9): e1001731. https://doi.org/10.1371/journal.pmed.1001731</w:t>
      </w:r>
      <w:r w:rsidRPr="00224D55" w:rsidR="00224D55">
        <w:rPr>
          <w:sz w:val="20"/>
          <w:szCs w:val="20"/>
          <w:lang w:val="it-IT"/>
        </w:rPr>
        <w:t>.</w:t>
      </w:r>
    </w:p>
    <w:p w:rsidRPr="00224D55" w:rsidR="0047680F" w:rsidP="002142FA" w:rsidRDefault="0047680F" w14:paraId="7E98F7BB" w14:textId="2DF21FDE">
      <w:pPr>
        <w:spacing w:after="120" w:line="240" w:lineRule="auto"/>
        <w:ind w:firstLine="142"/>
        <w:rPr>
          <w:sz w:val="20"/>
          <w:szCs w:val="20"/>
          <w:lang w:val="en-US"/>
        </w:rPr>
      </w:pPr>
      <w:r w:rsidRPr="00224D55">
        <w:rPr>
          <w:sz w:val="20"/>
          <w:szCs w:val="20"/>
          <w:lang w:val="it-IT"/>
        </w:rPr>
        <w:t xml:space="preserve">Borovicka, T., Jirina, M.J., Kordik, P., Jirina, M. (2012). </w:t>
      </w:r>
      <w:r w:rsidRPr="00224D55">
        <w:rPr>
          <w:sz w:val="20"/>
          <w:szCs w:val="20"/>
          <w:lang w:val="en-US"/>
        </w:rPr>
        <w:t xml:space="preserve">Selecting Representative Data Sets, </w:t>
      </w:r>
      <w:r w:rsidRPr="00224D55">
        <w:rPr>
          <w:rFonts w:cs="URWPalladioL-Ital"/>
          <w:sz w:val="20"/>
          <w:szCs w:val="20"/>
          <w:lang w:val="en-US"/>
        </w:rPr>
        <w:t>Intech. In: Advances in Data Mining Knowledge Discovery and Applications</w:t>
      </w:r>
      <w:r w:rsidRPr="00224D55">
        <w:rPr>
          <w:sz w:val="20"/>
          <w:szCs w:val="20"/>
          <w:lang w:val="en-US"/>
        </w:rPr>
        <w:t xml:space="preserve">. </w:t>
      </w:r>
      <w:hyperlink w:history="1" r:id="rId21">
        <w:r w:rsidRPr="00224D55">
          <w:rPr>
            <w:rStyle w:val="Hyperlink"/>
            <w:color w:val="auto"/>
            <w:sz w:val="20"/>
            <w:szCs w:val="20"/>
            <w:u w:val="none"/>
            <w:lang w:val="en-US"/>
          </w:rPr>
          <w:t>https://doi.org/10.5772/50787</w:t>
        </w:r>
      </w:hyperlink>
      <w:r w:rsidRPr="00224D55" w:rsidR="00224D55">
        <w:rPr>
          <w:rStyle w:val="Hyperlink"/>
          <w:color w:val="auto"/>
          <w:sz w:val="20"/>
          <w:szCs w:val="20"/>
          <w:u w:val="none"/>
          <w:lang w:val="en-US"/>
        </w:rPr>
        <w:t>.</w:t>
      </w:r>
    </w:p>
    <w:p w:rsidRPr="00224D55" w:rsidR="0047680F" w:rsidP="002142FA" w:rsidRDefault="0047680F" w14:paraId="4D64C807" w14:textId="3CBD60D0">
      <w:pPr>
        <w:spacing w:after="120" w:line="240" w:lineRule="auto"/>
        <w:ind w:firstLine="142"/>
        <w:rPr>
          <w:sz w:val="20"/>
          <w:szCs w:val="20"/>
          <w:lang w:val="en-US"/>
        </w:rPr>
      </w:pPr>
      <w:bookmarkStart w:name="_Hlk122288679" w:id="13"/>
      <w:r w:rsidRPr="00224D55">
        <w:rPr>
          <w:sz w:val="20"/>
          <w:szCs w:val="20"/>
          <w:lang w:val="en-US"/>
        </w:rPr>
        <w:t>Brahma, D., Mukherjee, D. (2021). Early warning signs: targeting neonatal and infant mortality using machine learning. Applied Economics, 54(1): 57-74. https://doi.org/10.1080/00036846.2021.1958141</w:t>
      </w:r>
      <w:r w:rsidRPr="00224D55" w:rsidR="00224D55">
        <w:rPr>
          <w:sz w:val="20"/>
          <w:szCs w:val="20"/>
          <w:lang w:val="en-US"/>
        </w:rPr>
        <w:t>.</w:t>
      </w:r>
    </w:p>
    <w:bookmarkEnd w:id="13"/>
    <w:p w:rsidRPr="00224D55" w:rsidR="0047680F" w:rsidP="002142FA" w:rsidRDefault="0047680F" w14:paraId="2E5AA191" w14:textId="4837EB3F">
      <w:pPr>
        <w:spacing w:after="120" w:line="240" w:lineRule="auto"/>
        <w:ind w:firstLine="142"/>
        <w:rPr>
          <w:sz w:val="20"/>
          <w:szCs w:val="20"/>
          <w:lang w:val="en-US"/>
        </w:rPr>
      </w:pPr>
      <w:r w:rsidRPr="00224D55">
        <w:rPr>
          <w:sz w:val="20"/>
          <w:szCs w:val="20"/>
          <w:lang w:val="en-US"/>
        </w:rPr>
        <w:t xml:space="preserve">Browne, J.L., Kayode, G.A., </w:t>
      </w:r>
      <w:proofErr w:type="spellStart"/>
      <w:r w:rsidRPr="00224D55">
        <w:rPr>
          <w:sz w:val="20"/>
          <w:szCs w:val="20"/>
          <w:lang w:val="en-US"/>
        </w:rPr>
        <w:t>Arhinful</w:t>
      </w:r>
      <w:proofErr w:type="spellEnd"/>
      <w:r w:rsidRPr="00224D55">
        <w:rPr>
          <w:sz w:val="20"/>
          <w:szCs w:val="20"/>
          <w:lang w:val="en-US"/>
        </w:rPr>
        <w:t xml:space="preserve">, D., </w:t>
      </w:r>
      <w:proofErr w:type="spellStart"/>
      <w:r w:rsidRPr="00224D55">
        <w:rPr>
          <w:sz w:val="20"/>
          <w:szCs w:val="20"/>
          <w:lang w:val="en-US"/>
        </w:rPr>
        <w:t>Fidder</w:t>
      </w:r>
      <w:proofErr w:type="spellEnd"/>
      <w:r w:rsidRPr="00224D55">
        <w:rPr>
          <w:sz w:val="20"/>
          <w:szCs w:val="20"/>
          <w:lang w:val="en-US"/>
        </w:rPr>
        <w:t xml:space="preserve">, S.A.J, </w:t>
      </w:r>
      <w:proofErr w:type="spellStart"/>
      <w:r w:rsidRPr="00224D55">
        <w:rPr>
          <w:sz w:val="20"/>
          <w:szCs w:val="20"/>
          <w:lang w:val="en-US"/>
        </w:rPr>
        <w:t>Grobbee</w:t>
      </w:r>
      <w:proofErr w:type="spellEnd"/>
      <w:r w:rsidRPr="00224D55">
        <w:rPr>
          <w:sz w:val="20"/>
          <w:szCs w:val="20"/>
          <w:lang w:val="en-US"/>
        </w:rPr>
        <w:t xml:space="preserve">, D.E., </w:t>
      </w:r>
      <w:proofErr w:type="spellStart"/>
      <w:r w:rsidRPr="00224D55">
        <w:rPr>
          <w:sz w:val="20"/>
          <w:szCs w:val="20"/>
          <w:lang w:val="en-US"/>
        </w:rPr>
        <w:t>Klipstein-Grobusch</w:t>
      </w:r>
      <w:proofErr w:type="spellEnd"/>
      <w:r w:rsidRPr="00224D55">
        <w:rPr>
          <w:sz w:val="20"/>
          <w:szCs w:val="20"/>
          <w:lang w:val="en-US"/>
        </w:rPr>
        <w:t xml:space="preserve">, K. (2016). Health insurance determines antenatal, delivery and postnatal care utilization: evidence from the Ghana Demographic and Health Surveillance data. </w:t>
      </w:r>
      <w:r w:rsidRPr="00224D55">
        <w:rPr>
          <w:rFonts w:cs="URWPalladioL-Ital"/>
          <w:i/>
          <w:sz w:val="20"/>
          <w:szCs w:val="20"/>
          <w:lang w:val="en-US"/>
        </w:rPr>
        <w:t>BMJ Open</w:t>
      </w:r>
      <w:r w:rsidRPr="00224D55">
        <w:rPr>
          <w:sz w:val="20"/>
          <w:szCs w:val="20"/>
          <w:lang w:val="en-US"/>
        </w:rPr>
        <w:t xml:space="preserve">, 6:e008175. </w:t>
      </w:r>
      <w:hyperlink w:history="1" r:id="rId22">
        <w:r w:rsidRPr="00224D55">
          <w:rPr>
            <w:rStyle w:val="Hyperlink"/>
            <w:color w:val="auto"/>
            <w:sz w:val="20"/>
            <w:szCs w:val="20"/>
            <w:u w:val="none"/>
            <w:lang w:val="en-US"/>
          </w:rPr>
          <w:t>https://doi.org/10.1136/bmjopen-2015-008175</w:t>
        </w:r>
      </w:hyperlink>
      <w:r w:rsidRPr="00224D55" w:rsidR="00224D55">
        <w:rPr>
          <w:rStyle w:val="Hyperlink"/>
          <w:color w:val="auto"/>
          <w:sz w:val="20"/>
          <w:szCs w:val="20"/>
          <w:u w:val="none"/>
          <w:lang w:val="en-US"/>
        </w:rPr>
        <w:t>.</w:t>
      </w:r>
    </w:p>
    <w:p w:rsidRPr="00224D55" w:rsidR="0047680F" w:rsidP="002142FA" w:rsidRDefault="0047680F" w14:paraId="019495D5" w14:textId="2448A801">
      <w:pPr>
        <w:spacing w:after="120" w:line="240" w:lineRule="auto"/>
        <w:ind w:firstLine="142"/>
        <w:rPr>
          <w:sz w:val="20"/>
          <w:szCs w:val="20"/>
          <w:lang w:val="en-US"/>
        </w:rPr>
      </w:pPr>
      <w:r w:rsidRPr="00224D55">
        <w:rPr>
          <w:sz w:val="20"/>
          <w:szCs w:val="20"/>
          <w:lang w:val="en-US"/>
        </w:rPr>
        <w:t xml:space="preserve">Brugiavini, A., Pace, N. (2016). Extending health insurance in Ghana: effects of the National Health Insurance Scheme on maternity care. </w:t>
      </w:r>
      <w:r w:rsidRPr="00224D55">
        <w:rPr>
          <w:rFonts w:cs="URWPalladioL-Ital"/>
          <w:i/>
          <w:sz w:val="20"/>
          <w:szCs w:val="20"/>
          <w:lang w:val="en-US"/>
        </w:rPr>
        <w:t>Health Economics Review</w:t>
      </w:r>
      <w:r w:rsidRPr="00224D55">
        <w:rPr>
          <w:sz w:val="20"/>
          <w:szCs w:val="20"/>
          <w:lang w:val="en-US"/>
        </w:rPr>
        <w:t xml:space="preserve">, 6(1): 7.. </w:t>
      </w:r>
      <w:hyperlink w:history="1" r:id="rId23">
        <w:r w:rsidRPr="00224D55">
          <w:rPr>
            <w:rStyle w:val="Hyperlink"/>
            <w:color w:val="auto"/>
            <w:sz w:val="20"/>
            <w:szCs w:val="20"/>
            <w:u w:val="none"/>
            <w:lang w:val="en-US"/>
          </w:rPr>
          <w:t>https://doi.org/10.1186/s13561-016-0083-9</w:t>
        </w:r>
      </w:hyperlink>
      <w:r w:rsidRPr="00224D55" w:rsidR="00224D55">
        <w:rPr>
          <w:rStyle w:val="Hyperlink"/>
          <w:color w:val="auto"/>
          <w:sz w:val="20"/>
          <w:szCs w:val="20"/>
          <w:u w:val="none"/>
          <w:lang w:val="en-US"/>
        </w:rPr>
        <w:t>.</w:t>
      </w:r>
    </w:p>
    <w:p w:rsidRPr="00224D55" w:rsidR="0047680F" w:rsidP="002142FA" w:rsidRDefault="0047680F" w14:paraId="3C44C76C" w14:textId="1261F938">
      <w:pPr>
        <w:pStyle w:val="NoSpacing"/>
        <w:spacing w:after="120"/>
        <w:ind w:firstLine="142"/>
        <w:rPr>
          <w:sz w:val="20"/>
          <w:szCs w:val="20"/>
          <w:lang w:val="en-US"/>
        </w:rPr>
      </w:pPr>
      <w:r w:rsidRPr="00224D55">
        <w:rPr>
          <w:sz w:val="20"/>
          <w:szCs w:val="20"/>
          <w:lang w:val="en-US"/>
        </w:rPr>
        <w:t xml:space="preserve">Coates, M.M., Ezzati, M., Robles Aguilar, G., Kwan, G.F., Vigo, D., Mocumbi, A.O., et al. (2021). Burden of disease among the world’s poorest billion people: An expert-informed secondary analysis of Global Burden of Disease estimates. </w:t>
      </w:r>
      <w:proofErr w:type="spellStart"/>
      <w:r w:rsidRPr="00224D55">
        <w:rPr>
          <w:i/>
          <w:sz w:val="20"/>
          <w:szCs w:val="20"/>
          <w:lang w:val="en-US"/>
        </w:rPr>
        <w:t>PLoS</w:t>
      </w:r>
      <w:proofErr w:type="spellEnd"/>
      <w:r w:rsidRPr="00224D55">
        <w:rPr>
          <w:i/>
          <w:sz w:val="20"/>
          <w:szCs w:val="20"/>
          <w:lang w:val="en-US"/>
        </w:rPr>
        <w:t xml:space="preserve"> ONE</w:t>
      </w:r>
      <w:r w:rsidRPr="00224D55">
        <w:rPr>
          <w:sz w:val="20"/>
          <w:szCs w:val="20"/>
          <w:lang w:val="en-US"/>
        </w:rPr>
        <w:t>, 16(8): e0253073. https://doi.org/10.1371/journal.pone.0253073</w:t>
      </w:r>
      <w:r w:rsidRPr="00224D55" w:rsidR="00224D55">
        <w:rPr>
          <w:sz w:val="20"/>
          <w:szCs w:val="20"/>
          <w:lang w:val="en-US"/>
        </w:rPr>
        <w:t>.</w:t>
      </w:r>
    </w:p>
    <w:p w:rsidRPr="00224D55" w:rsidR="0047680F" w:rsidP="002142FA" w:rsidRDefault="0047680F" w14:paraId="35A3592C" w14:textId="53A29E6D">
      <w:pPr>
        <w:spacing w:after="120" w:line="240" w:lineRule="auto"/>
        <w:ind w:firstLine="142"/>
        <w:rPr>
          <w:sz w:val="20"/>
          <w:szCs w:val="20"/>
          <w:lang w:val="en-US"/>
        </w:rPr>
      </w:pPr>
      <w:r w:rsidRPr="4E2FB45A" w:rsidR="0D3EDC3A">
        <w:rPr>
          <w:sz w:val="20"/>
          <w:szCs w:val="20"/>
          <w:lang w:val="en-US"/>
        </w:rPr>
        <w:t xml:space="preserve">Chandler, B.D., Levitt, S.D., List, J.A. (2011). Predicting and Preventing Shootings among At-Risk Youth. </w:t>
      </w:r>
      <w:r w:rsidRPr="4E2FB45A" w:rsidR="0D3EDC3A">
        <w:rPr>
          <w:i w:val="1"/>
          <w:iCs w:val="1"/>
          <w:sz w:val="20"/>
          <w:szCs w:val="20"/>
          <w:lang w:val="en-US"/>
        </w:rPr>
        <w:t>American Economic Rev</w:t>
      </w:r>
      <w:r w:rsidRPr="4E2FB45A" w:rsidR="0D3EDC3A">
        <w:rPr>
          <w:sz w:val="20"/>
          <w:szCs w:val="20"/>
          <w:lang w:val="en-US"/>
        </w:rPr>
        <w:t>iew, 101(3): 288–29.</w:t>
      </w:r>
      <w:r w:rsidRPr="4E2FB45A" w:rsidR="0D3EDC3A">
        <w:rPr>
          <w:sz w:val="20"/>
          <w:szCs w:val="20"/>
        </w:rPr>
        <w:t xml:space="preserve"> </w:t>
      </w:r>
      <w:r w:rsidRPr="4E2FB45A" w:rsidR="0D3EDC3A">
        <w:rPr>
          <w:sz w:val="20"/>
          <w:szCs w:val="20"/>
          <w:lang w:val="en-US"/>
        </w:rPr>
        <w:t>https://doi.org/10.1257/aer.101.3.288</w:t>
      </w:r>
      <w:r w:rsidRPr="4E2FB45A" w:rsidR="7AC7D04E">
        <w:rPr>
          <w:sz w:val="20"/>
          <w:szCs w:val="20"/>
          <w:lang w:val="en-US"/>
        </w:rPr>
        <w:t>.</w:t>
      </w:r>
    </w:p>
    <w:p w:rsidRPr="00224D55" w:rsidR="007E0210" w:rsidP="002142FA" w:rsidRDefault="007E0210" w14:paraId="16AC0767" w14:textId="6681AB5A">
      <w:pPr>
        <w:pStyle w:val="NoSpacing"/>
        <w:spacing w:after="120"/>
        <w:ind w:firstLine="142"/>
        <w:rPr>
          <w:sz w:val="20"/>
          <w:szCs w:val="20"/>
          <w:lang w:val="en-US"/>
        </w:rPr>
      </w:pPr>
      <w:r w:rsidRPr="00224D55">
        <w:rPr>
          <w:sz w:val="20"/>
          <w:szCs w:val="20"/>
        </w:rPr>
        <w:t>Corral, P., Henderson, H., Segovia, S. (2025). Poverty mapping in the age of machine learning. </w:t>
      </w:r>
      <w:r w:rsidRPr="00224D55">
        <w:rPr>
          <w:i/>
          <w:iCs/>
          <w:sz w:val="20"/>
          <w:szCs w:val="20"/>
        </w:rPr>
        <w:t>Journal of Development Economics</w:t>
      </w:r>
      <w:r w:rsidRPr="00224D55">
        <w:rPr>
          <w:sz w:val="20"/>
          <w:szCs w:val="20"/>
        </w:rPr>
        <w:t>, </w:t>
      </w:r>
      <w:r w:rsidRPr="00224D55">
        <w:rPr>
          <w:i/>
          <w:iCs/>
          <w:sz w:val="20"/>
          <w:szCs w:val="20"/>
        </w:rPr>
        <w:t>172</w:t>
      </w:r>
      <w:r w:rsidRPr="00224D55">
        <w:rPr>
          <w:sz w:val="20"/>
          <w:szCs w:val="20"/>
        </w:rPr>
        <w:t>: 103377. https://doi.org/10.1016/j.jdeveco.2024.103377</w:t>
      </w:r>
      <w:r w:rsidRPr="00224D55" w:rsidR="00224D55">
        <w:rPr>
          <w:sz w:val="20"/>
          <w:szCs w:val="20"/>
        </w:rPr>
        <w:t>.</w:t>
      </w:r>
    </w:p>
    <w:p w:rsidRPr="00224D55" w:rsidR="0047680F" w:rsidP="002142FA" w:rsidRDefault="0047680F" w14:paraId="74104F07" w14:textId="179777DC">
      <w:pPr>
        <w:pStyle w:val="NoSpacing"/>
        <w:spacing w:after="120"/>
        <w:ind w:firstLine="142"/>
        <w:rPr>
          <w:sz w:val="20"/>
          <w:szCs w:val="20"/>
          <w:lang w:val="en-US"/>
        </w:rPr>
      </w:pPr>
      <w:r w:rsidRPr="4E2FB45A" w:rsidR="0D3EDC3A">
        <w:rPr>
          <w:sz w:val="20"/>
          <w:szCs w:val="20"/>
          <w:lang w:val="en-US"/>
        </w:rPr>
        <w:t xml:space="preserve">Cuccaro-Alamin, S., Foust, R., </w:t>
      </w:r>
      <w:proofErr w:type="spellStart"/>
      <w:r w:rsidRPr="4E2FB45A" w:rsidR="0D3EDC3A">
        <w:rPr>
          <w:sz w:val="20"/>
          <w:szCs w:val="20"/>
          <w:lang w:val="en-US"/>
        </w:rPr>
        <w:t>Vaithianathan</w:t>
      </w:r>
      <w:proofErr w:type="spellEnd"/>
      <w:r w:rsidRPr="4E2FB45A" w:rsidR="0D3EDC3A">
        <w:rPr>
          <w:sz w:val="20"/>
          <w:szCs w:val="20"/>
          <w:lang w:val="en-US"/>
        </w:rPr>
        <w:t xml:space="preserve">, R., Putnam-Hornstein, E. (2017). Risk assessment and decision making in child protective services: Predictive risk modeling in context. </w:t>
      </w:r>
      <w:r w:rsidRPr="4E2FB45A" w:rsidR="0D3EDC3A">
        <w:rPr>
          <w:i w:val="1"/>
          <w:iCs w:val="1"/>
          <w:sz w:val="20"/>
          <w:szCs w:val="20"/>
          <w:lang w:val="en-US"/>
        </w:rPr>
        <w:t>Child. Youth Serv. Rev.,</w:t>
      </w:r>
      <w:r w:rsidRPr="4E2FB45A" w:rsidR="0D3EDC3A">
        <w:rPr>
          <w:sz w:val="20"/>
          <w:szCs w:val="20"/>
          <w:lang w:val="en-US"/>
        </w:rPr>
        <w:t xml:space="preserve"> 79: 291–298. </w:t>
      </w:r>
      <w:hyperlink r:id="Rb760f3423fb54f5a">
        <w:r w:rsidRPr="4E2FB45A" w:rsidR="0D3EDC3A">
          <w:rPr>
            <w:rStyle w:val="Hyperlink"/>
            <w:color w:val="auto"/>
            <w:sz w:val="20"/>
            <w:szCs w:val="20"/>
            <w:u w:val="none"/>
            <w:lang w:val="en-US"/>
          </w:rPr>
          <w:t>http://dx.doi.org/10.1016/j.childyouth.2017.06.027</w:t>
        </w:r>
      </w:hyperlink>
      <w:r w:rsidRPr="4E2FB45A" w:rsidR="7AC7D04E">
        <w:rPr>
          <w:rStyle w:val="Hyperlink"/>
          <w:color w:val="auto"/>
          <w:sz w:val="20"/>
          <w:szCs w:val="20"/>
          <w:u w:val="none"/>
          <w:lang w:val="en-US"/>
        </w:rPr>
        <w:t>.</w:t>
      </w:r>
    </w:p>
    <w:p w:rsidRPr="00224D55" w:rsidR="0047680F" w:rsidP="002142FA" w:rsidRDefault="0047680F" w14:paraId="20861BA3" w14:textId="6643CD0C">
      <w:pPr>
        <w:spacing w:after="120" w:line="240" w:lineRule="auto"/>
        <w:ind w:firstLine="142"/>
        <w:rPr>
          <w:sz w:val="20"/>
          <w:szCs w:val="20"/>
          <w:lang w:val="en-US"/>
        </w:rPr>
      </w:pPr>
      <w:proofErr w:type="spellStart"/>
      <w:r w:rsidRPr="00224D55">
        <w:rPr>
          <w:sz w:val="20"/>
          <w:szCs w:val="20"/>
          <w:lang w:val="en-US"/>
        </w:rPr>
        <w:t>Dalinjong</w:t>
      </w:r>
      <w:proofErr w:type="spellEnd"/>
      <w:r w:rsidRPr="00224D55">
        <w:rPr>
          <w:sz w:val="20"/>
          <w:szCs w:val="20"/>
          <w:lang w:val="en-US"/>
        </w:rPr>
        <w:t xml:space="preserve">, P.A., </w:t>
      </w:r>
      <w:proofErr w:type="spellStart"/>
      <w:r w:rsidRPr="00224D55">
        <w:rPr>
          <w:sz w:val="20"/>
          <w:szCs w:val="20"/>
          <w:lang w:val="en-US"/>
        </w:rPr>
        <w:t>Welaga</w:t>
      </w:r>
      <w:proofErr w:type="spellEnd"/>
      <w:r w:rsidRPr="00224D55">
        <w:rPr>
          <w:sz w:val="20"/>
          <w:szCs w:val="20"/>
          <w:lang w:val="en-US"/>
        </w:rPr>
        <w:t xml:space="preserve">, P., Akazili, J., Kwarteng, A., Bangha, M., Oduro, A., Sankoh, O. &amp; Goudge J. (2017). The association between health insurance status and utilization of health services in rural Northern Ghana: evidence from the introduction of the National Health Insurance Scheme. </w:t>
      </w:r>
      <w:r w:rsidRPr="00224D55">
        <w:rPr>
          <w:rFonts w:cs="URWPalladioL-Ital"/>
          <w:i/>
          <w:sz w:val="20"/>
          <w:szCs w:val="20"/>
          <w:lang w:val="en-US"/>
        </w:rPr>
        <w:t>Journal of Health, Population and Nutrition</w:t>
      </w:r>
      <w:r w:rsidRPr="00224D55">
        <w:rPr>
          <w:sz w:val="20"/>
          <w:szCs w:val="20"/>
          <w:lang w:val="en-US"/>
        </w:rPr>
        <w:t xml:space="preserve">, 36:42. </w:t>
      </w:r>
      <w:hyperlink w:history="1" r:id="rId27">
        <w:r w:rsidRPr="00224D55">
          <w:rPr>
            <w:rStyle w:val="Hyperlink"/>
            <w:color w:val="auto"/>
            <w:sz w:val="20"/>
            <w:szCs w:val="20"/>
            <w:u w:val="none"/>
            <w:lang w:val="en-US"/>
          </w:rPr>
          <w:t>https://doi.org/10.1186/s41043-017-0128-7</w:t>
        </w:r>
      </w:hyperlink>
      <w:r w:rsidRPr="00224D55" w:rsidR="00224D55">
        <w:rPr>
          <w:rStyle w:val="Hyperlink"/>
          <w:color w:val="auto"/>
          <w:sz w:val="20"/>
          <w:szCs w:val="20"/>
          <w:u w:val="none"/>
          <w:lang w:val="en-US"/>
        </w:rPr>
        <w:t>.</w:t>
      </w:r>
    </w:p>
    <w:p w:rsidRPr="00224D55" w:rsidR="0047680F" w:rsidP="002142FA" w:rsidRDefault="0047680F" w14:paraId="53DEFF0D" w14:textId="6E70944E">
      <w:pPr>
        <w:spacing w:after="120" w:line="240" w:lineRule="auto"/>
        <w:ind w:firstLine="142"/>
        <w:rPr>
          <w:sz w:val="20"/>
          <w:szCs w:val="20"/>
          <w:lang w:val="en-US"/>
        </w:rPr>
      </w:pPr>
      <w:r w:rsidRPr="00224D55">
        <w:rPr>
          <w:sz w:val="20"/>
          <w:szCs w:val="20"/>
        </w:rPr>
        <w:t xml:space="preserve">DHS (2022). </w:t>
      </w:r>
      <w:proofErr w:type="spellStart"/>
      <w:r w:rsidRPr="00224D55">
        <w:rPr>
          <w:sz w:val="20"/>
          <w:szCs w:val="20"/>
        </w:rPr>
        <w:t>Statcompiler</w:t>
      </w:r>
      <w:proofErr w:type="spellEnd"/>
      <w:r w:rsidRPr="00224D55">
        <w:rPr>
          <w:sz w:val="20"/>
          <w:szCs w:val="20"/>
        </w:rPr>
        <w:t xml:space="preserve"> the DHS program. Retrieved </w:t>
      </w:r>
      <w:r w:rsidRPr="00224D55">
        <w:rPr>
          <w:sz w:val="20"/>
          <w:szCs w:val="20"/>
          <w:lang w:val="en-US"/>
        </w:rPr>
        <w:t xml:space="preserve">from: </w:t>
      </w:r>
      <w:hyperlink w:history="1" r:id="rId28">
        <w:r w:rsidRPr="00224D55">
          <w:rPr>
            <w:sz w:val="20"/>
            <w:szCs w:val="20"/>
            <w:lang w:val="en-US"/>
          </w:rPr>
          <w:t>https://www.statcompiler.com/en/</w:t>
        </w:r>
      </w:hyperlink>
      <w:r w:rsidRPr="00224D55" w:rsidR="00CF7BE4">
        <w:rPr>
          <w:sz w:val="20"/>
          <w:szCs w:val="20"/>
          <w:lang w:val="en-US"/>
        </w:rPr>
        <w:t xml:space="preserve">. Accessed on </w:t>
      </w:r>
      <w:r w:rsidRPr="00224D55">
        <w:rPr>
          <w:sz w:val="20"/>
          <w:szCs w:val="20"/>
          <w:lang w:val="en-US"/>
        </w:rPr>
        <w:t>March 31. 2021.</w:t>
      </w:r>
    </w:p>
    <w:p w:rsidRPr="00224D55" w:rsidR="0047680F" w:rsidP="002142FA" w:rsidRDefault="0047680F" w14:paraId="2CEB7076" w14:textId="77777777">
      <w:pPr>
        <w:spacing w:after="120" w:line="240" w:lineRule="auto"/>
        <w:ind w:firstLine="142"/>
        <w:rPr>
          <w:sz w:val="20"/>
          <w:szCs w:val="20"/>
          <w:lang w:val="en-US"/>
        </w:rPr>
      </w:pPr>
      <w:r w:rsidRPr="00224D55">
        <w:rPr>
          <w:sz w:val="20"/>
          <w:szCs w:val="20"/>
          <w:lang w:val="en-US"/>
        </w:rPr>
        <w:t xml:space="preserve">DHS (2021). The Demographic and Health Surveys (DHS) Program. Retrieved from: </w:t>
      </w:r>
      <w:hyperlink w:history="1" r:id="rId29">
        <w:r w:rsidRPr="00224D55">
          <w:rPr>
            <w:sz w:val="20"/>
            <w:szCs w:val="20"/>
            <w:lang w:val="en-US"/>
          </w:rPr>
          <w:t>https://dhsprogram.com</w:t>
        </w:r>
      </w:hyperlink>
      <w:r w:rsidRPr="00224D55">
        <w:rPr>
          <w:sz w:val="20"/>
          <w:szCs w:val="20"/>
          <w:lang w:val="en-US"/>
        </w:rPr>
        <w:t>. Accessed on March 31. 2021.</w:t>
      </w:r>
    </w:p>
    <w:p w:rsidRPr="00224D55" w:rsidR="0047680F" w:rsidP="002142FA" w:rsidRDefault="0047680F" w14:paraId="5F46376E" w14:textId="77777777">
      <w:pPr>
        <w:spacing w:after="120" w:line="240" w:lineRule="auto"/>
        <w:ind w:firstLine="142"/>
        <w:rPr>
          <w:sz w:val="20"/>
          <w:szCs w:val="20"/>
          <w:lang w:val="en-US"/>
        </w:rPr>
      </w:pPr>
      <w:r w:rsidRPr="00224D55">
        <w:rPr>
          <w:sz w:val="20"/>
          <w:szCs w:val="20"/>
          <w:lang w:val="en-US"/>
        </w:rPr>
        <w:t xml:space="preserve">Dixon, J., </w:t>
      </w:r>
      <w:proofErr w:type="spellStart"/>
      <w:r w:rsidRPr="00224D55">
        <w:rPr>
          <w:sz w:val="20"/>
          <w:szCs w:val="20"/>
          <w:lang w:val="en-US"/>
        </w:rPr>
        <w:t>Luginaah</w:t>
      </w:r>
      <w:proofErr w:type="spellEnd"/>
      <w:r w:rsidRPr="00224D55">
        <w:rPr>
          <w:sz w:val="20"/>
          <w:szCs w:val="20"/>
          <w:lang w:val="en-US"/>
        </w:rPr>
        <w:t xml:space="preserve">, I., Mkandawire, P. (2014). The National Health Insurance Scheme in Ghana’s Upper West Region: A gendered perspective of insurance acquisition in a resource-poor setting. </w:t>
      </w:r>
      <w:r w:rsidRPr="00224D55">
        <w:rPr>
          <w:rFonts w:cs="URWPalladioL-Ital"/>
          <w:i/>
          <w:sz w:val="20"/>
          <w:szCs w:val="20"/>
          <w:lang w:val="en-US"/>
        </w:rPr>
        <w:t>Social Science &amp; Medicine</w:t>
      </w:r>
      <w:r w:rsidRPr="00224D55">
        <w:rPr>
          <w:sz w:val="20"/>
          <w:szCs w:val="20"/>
          <w:lang w:val="en-US"/>
        </w:rPr>
        <w:t>, 122: 103-112.</w:t>
      </w:r>
      <w:r w:rsidRPr="00224D55">
        <w:rPr>
          <w:sz w:val="20"/>
          <w:szCs w:val="20"/>
        </w:rPr>
        <w:t xml:space="preserve"> </w:t>
      </w:r>
      <w:hyperlink w:history="1" r:id="rId30">
        <w:r w:rsidRPr="00224D55">
          <w:rPr>
            <w:rStyle w:val="Hyperlink"/>
            <w:color w:val="auto"/>
            <w:sz w:val="20"/>
            <w:szCs w:val="20"/>
            <w:u w:val="none"/>
            <w:lang w:val="en-US"/>
          </w:rPr>
          <w:t>https://doi.org/10.1016/j.socscimed.2014.10.028</w:t>
        </w:r>
      </w:hyperlink>
    </w:p>
    <w:p w:rsidRPr="00224D55" w:rsidR="0047680F" w:rsidP="002142FA" w:rsidRDefault="0047680F" w14:paraId="23C96BA0" w14:textId="521E4590">
      <w:pPr>
        <w:spacing w:after="120" w:line="240" w:lineRule="auto"/>
        <w:ind w:firstLine="142"/>
        <w:rPr>
          <w:sz w:val="20"/>
          <w:szCs w:val="20"/>
          <w:lang w:val="en-US"/>
        </w:rPr>
      </w:pPr>
      <w:r w:rsidRPr="00224D55">
        <w:rPr>
          <w:sz w:val="20"/>
          <w:szCs w:val="20"/>
          <w:lang w:val="en-US"/>
        </w:rPr>
        <w:t xml:space="preserve">Dobbin, K.K., Simon, R.M. (2011). Optimally splitting cases for training and testing high dimensional classifiers. </w:t>
      </w:r>
      <w:r w:rsidRPr="00224D55">
        <w:rPr>
          <w:rFonts w:cs="URWPalladioL-Ital"/>
          <w:i/>
          <w:sz w:val="20"/>
          <w:szCs w:val="20"/>
          <w:lang w:val="en-US"/>
        </w:rPr>
        <w:t>BMC Medical Genomics</w:t>
      </w:r>
      <w:r w:rsidRPr="00224D55">
        <w:rPr>
          <w:sz w:val="20"/>
          <w:szCs w:val="20"/>
          <w:lang w:val="en-US"/>
        </w:rPr>
        <w:t xml:space="preserve">, 4(3): 31. </w:t>
      </w:r>
      <w:r w:rsidRPr="00224D55">
        <w:rPr>
          <w:sz w:val="20"/>
          <w:szCs w:val="20"/>
        </w:rPr>
        <w:t>https://doi.org/10.1186/1755-8794-4-3</w:t>
      </w:r>
      <w:r w:rsidRPr="00224D55" w:rsidR="00224D55">
        <w:rPr>
          <w:sz w:val="20"/>
          <w:szCs w:val="20"/>
        </w:rPr>
        <w:t>.</w:t>
      </w:r>
    </w:p>
    <w:p w:rsidRPr="00224D55" w:rsidR="0047680F" w:rsidP="002142FA" w:rsidRDefault="0047680F" w14:paraId="0132ABDA" w14:textId="5F647AEF">
      <w:pPr>
        <w:spacing w:after="120" w:line="240" w:lineRule="auto"/>
        <w:ind w:firstLine="142"/>
        <w:rPr>
          <w:sz w:val="20"/>
          <w:szCs w:val="20"/>
          <w:lang w:val="en-US"/>
        </w:rPr>
      </w:pPr>
      <w:r w:rsidRPr="00224D55">
        <w:rPr>
          <w:sz w:val="20"/>
          <w:szCs w:val="20"/>
          <w:lang w:val="en-US"/>
        </w:rPr>
        <w:t xml:space="preserve">Du, K.L., Swamy, M.N.S. (2014). Neural Networks and Statistical Learning. Berlin: </w:t>
      </w:r>
      <w:r w:rsidRPr="00224D55">
        <w:rPr>
          <w:rFonts w:cs="URWPalladioL-Ital"/>
          <w:sz w:val="20"/>
          <w:szCs w:val="20"/>
          <w:lang w:val="en-US"/>
        </w:rPr>
        <w:t>Springer</w:t>
      </w:r>
      <w:r w:rsidRPr="00224D55">
        <w:rPr>
          <w:sz w:val="20"/>
          <w:szCs w:val="20"/>
          <w:lang w:val="en-US"/>
        </w:rPr>
        <w:t>.</w:t>
      </w:r>
    </w:p>
    <w:p w:rsidRPr="00224D55" w:rsidR="0047680F" w:rsidP="002142FA" w:rsidRDefault="0047680F" w14:paraId="0FF76BB1" w14:textId="2CCD177D">
      <w:pPr>
        <w:spacing w:after="120" w:line="240" w:lineRule="auto"/>
        <w:ind w:firstLine="142"/>
        <w:rPr>
          <w:sz w:val="20"/>
          <w:szCs w:val="20"/>
        </w:rPr>
      </w:pPr>
      <w:r w:rsidRPr="00224D55">
        <w:rPr>
          <w:sz w:val="20"/>
          <w:szCs w:val="20"/>
          <w:lang w:val="en-US"/>
        </w:rPr>
        <w:t xml:space="preserve">Duku, A.K.O. (2018). Differences in the determinants of health insurance enrolment among working-age adults in two regions in Ghana. </w:t>
      </w:r>
      <w:r w:rsidRPr="00224D55">
        <w:rPr>
          <w:rFonts w:cs="URWPalladioL-Ital"/>
          <w:i/>
          <w:sz w:val="20"/>
          <w:szCs w:val="20"/>
          <w:lang w:val="en-US"/>
        </w:rPr>
        <w:t>BMC Health Services Research</w:t>
      </w:r>
      <w:r w:rsidRPr="00224D55">
        <w:rPr>
          <w:sz w:val="20"/>
          <w:szCs w:val="20"/>
          <w:lang w:val="en-US"/>
        </w:rPr>
        <w:t xml:space="preserve">, 18:384. </w:t>
      </w:r>
      <w:hyperlink w:history="1" r:id="rId31">
        <w:r w:rsidRPr="00224D55">
          <w:rPr>
            <w:rStyle w:val="Hyperlink"/>
            <w:color w:val="auto"/>
            <w:sz w:val="20"/>
            <w:szCs w:val="20"/>
            <w:u w:val="none"/>
            <w:lang w:val="en-US"/>
          </w:rPr>
          <w:t>https://doi.org/10.1186/s12913-018-3192-9</w:t>
        </w:r>
      </w:hyperlink>
      <w:r w:rsidRPr="00224D55" w:rsidR="00224D55">
        <w:rPr>
          <w:rStyle w:val="Hyperlink"/>
          <w:color w:val="auto"/>
          <w:sz w:val="20"/>
          <w:szCs w:val="20"/>
          <w:u w:val="none"/>
          <w:lang w:val="en-US"/>
        </w:rPr>
        <w:t>.</w:t>
      </w:r>
    </w:p>
    <w:p w:rsidRPr="00224D55" w:rsidR="007E0210" w:rsidP="002142FA" w:rsidRDefault="007E0210" w14:paraId="592DD7B7" w14:textId="530AE921">
      <w:pPr>
        <w:spacing w:after="120" w:line="240" w:lineRule="auto"/>
        <w:ind w:firstLine="142"/>
        <w:rPr>
          <w:sz w:val="20"/>
          <w:szCs w:val="20"/>
          <w:lang w:val="en-US"/>
        </w:rPr>
      </w:pPr>
      <w:r w:rsidRPr="4E2FB45A" w:rsidR="6F672735">
        <w:rPr>
          <w:sz w:val="20"/>
          <w:szCs w:val="20"/>
          <w:lang w:val="en-US"/>
        </w:rPr>
        <w:t xml:space="preserve">Echevin, D., Fotso, G., Bouroubi, Y., Coulombe, H., Li, Q. (2025). </w:t>
      </w:r>
      <w:r w:rsidRPr="4E2FB45A" w:rsidR="6F672735">
        <w:rPr>
          <w:sz w:val="20"/>
          <w:szCs w:val="20"/>
        </w:rPr>
        <w:t>Combining survey and census data for improved poverty prediction using semi-supervised deep learning. </w:t>
      </w:r>
      <w:r w:rsidRPr="4E2FB45A" w:rsidR="6F672735">
        <w:rPr>
          <w:i w:val="1"/>
          <w:iCs w:val="1"/>
          <w:sz w:val="20"/>
          <w:szCs w:val="20"/>
        </w:rPr>
        <w:t>Journal of Development Economics</w:t>
      </w:r>
      <w:r w:rsidRPr="4E2FB45A" w:rsidR="6F672735">
        <w:rPr>
          <w:sz w:val="20"/>
          <w:szCs w:val="20"/>
        </w:rPr>
        <w:t>, </w:t>
      </w:r>
      <w:r w:rsidRPr="4E2FB45A" w:rsidR="6F672735">
        <w:rPr>
          <w:i w:val="1"/>
          <w:iCs w:val="1"/>
          <w:sz w:val="20"/>
          <w:szCs w:val="20"/>
        </w:rPr>
        <w:t>172</w:t>
      </w:r>
      <w:r w:rsidRPr="4E2FB45A" w:rsidR="6F672735">
        <w:rPr>
          <w:sz w:val="20"/>
          <w:szCs w:val="20"/>
        </w:rPr>
        <w:t>: 103385. https://doi.org/10.1016/j.jdeveco.2024.103385</w:t>
      </w:r>
      <w:r w:rsidRPr="4E2FB45A" w:rsidR="7AC7D04E">
        <w:rPr>
          <w:sz w:val="20"/>
          <w:szCs w:val="20"/>
        </w:rPr>
        <w:t>.</w:t>
      </w:r>
    </w:p>
    <w:p w:rsidRPr="00224D55" w:rsidR="0047680F" w:rsidP="002142FA" w:rsidRDefault="0047680F" w14:paraId="543EFAAA" w14:textId="77777777">
      <w:pPr>
        <w:pStyle w:val="NoSpacing"/>
        <w:spacing w:after="120"/>
        <w:ind w:firstLine="142"/>
      </w:pPr>
      <w:r w:rsidRPr="4E2FB45A" w:rsidR="0D3EDC3A">
        <w:rPr>
          <w:sz w:val="20"/>
          <w:szCs w:val="20"/>
        </w:rPr>
        <w:t>Erlangga</w:t>
      </w:r>
      <w:r w:rsidRPr="4E2FB45A" w:rsidR="0D3EDC3A">
        <w:rPr>
          <w:sz w:val="20"/>
          <w:szCs w:val="20"/>
        </w:rPr>
        <w:t xml:space="preserve"> D, </w:t>
      </w:r>
      <w:r w:rsidRPr="4E2FB45A" w:rsidR="0D3EDC3A">
        <w:rPr>
          <w:sz w:val="20"/>
          <w:szCs w:val="20"/>
        </w:rPr>
        <w:t>Suhrcke</w:t>
      </w:r>
      <w:r w:rsidRPr="4E2FB45A" w:rsidR="0D3EDC3A">
        <w:rPr>
          <w:sz w:val="20"/>
          <w:szCs w:val="20"/>
        </w:rPr>
        <w:t xml:space="preserve"> M, Ali S, Bloor K. (2019). The impact of public health insurance on health care utilisation, financial protection and health status in low- and middle-income countries: A systematic review. </w:t>
      </w:r>
      <w:r w:rsidRPr="4E2FB45A" w:rsidR="0D3EDC3A">
        <w:rPr>
          <w:i w:val="1"/>
          <w:iCs w:val="1"/>
          <w:sz w:val="20"/>
          <w:szCs w:val="20"/>
        </w:rPr>
        <w:t>PLoS</w:t>
      </w:r>
      <w:r w:rsidRPr="4E2FB45A" w:rsidR="0D3EDC3A">
        <w:rPr>
          <w:i w:val="1"/>
          <w:iCs w:val="1"/>
          <w:sz w:val="20"/>
          <w:szCs w:val="20"/>
        </w:rPr>
        <w:t xml:space="preserve"> One</w:t>
      </w:r>
      <w:r w:rsidRPr="4E2FB45A" w:rsidR="0D3EDC3A">
        <w:rPr>
          <w:sz w:val="20"/>
          <w:szCs w:val="20"/>
        </w:rPr>
        <w:t xml:space="preserve">, 14(8): e0219731. </w:t>
      </w:r>
      <w:hyperlink r:id="R301fc9e6bde448b8">
        <w:r w:rsidRPr="4E2FB45A" w:rsidR="0D3EDC3A">
          <w:rPr>
            <w:rStyle w:val="Hyperlink"/>
          </w:rPr>
          <w:t>https://doi.org/10.1371/journal.pone.0219731</w:t>
        </w:r>
      </w:hyperlink>
      <w:r w:rsidRPr="4E2FB45A" w:rsidR="0D3EDC3A">
        <w:rPr>
          <w:sz w:val="20"/>
          <w:szCs w:val="20"/>
        </w:rPr>
        <w:t>.</w:t>
      </w:r>
    </w:p>
    <w:p w:rsidR="31092E9F" w:rsidP="4E2FB45A" w:rsidRDefault="31092E9F" w14:paraId="536B79BB" w14:textId="28DDF66F">
      <w:pPr>
        <w:pStyle w:val="NoSpacing"/>
        <w:spacing w:after="120"/>
        <w:ind w:firstLine="142"/>
        <w:rPr>
          <w:sz w:val="20"/>
          <w:szCs w:val="20"/>
          <w:lang w:val="en-US"/>
        </w:rPr>
      </w:pPr>
      <w:r w:rsidRPr="4E2FB45A" w:rsidR="31092E9F">
        <w:rPr>
          <w:sz w:val="20"/>
          <w:szCs w:val="20"/>
          <w:lang w:val="de-CH"/>
        </w:rPr>
        <w:t xml:space="preserve">Evans, D.B., Marten, R., Etienne, C. (2012). </w:t>
      </w:r>
      <w:r w:rsidRPr="4E2FB45A" w:rsidR="31092E9F">
        <w:rPr>
          <w:sz w:val="20"/>
          <w:szCs w:val="20"/>
          <w:lang w:val="en-US"/>
        </w:rPr>
        <w:t xml:space="preserve">Universal health coverage is a development issue. </w:t>
      </w:r>
      <w:r w:rsidRPr="4E2FB45A" w:rsidR="31092E9F">
        <w:rPr>
          <w:i w:val="1"/>
          <w:iCs w:val="1"/>
          <w:sz w:val="20"/>
          <w:szCs w:val="20"/>
          <w:lang w:val="en-US"/>
        </w:rPr>
        <w:t>The Lancet</w:t>
      </w:r>
      <w:r w:rsidRPr="4E2FB45A" w:rsidR="31092E9F">
        <w:rPr>
          <w:sz w:val="20"/>
          <w:szCs w:val="20"/>
          <w:lang w:val="en-US"/>
        </w:rPr>
        <w:t xml:space="preserve">, 380(9845): 864-865. </w:t>
      </w:r>
      <w:hyperlink r:id="R01de433ad2874c01">
        <w:r w:rsidRPr="4E2FB45A" w:rsidR="31092E9F">
          <w:rPr>
            <w:sz w:val="20"/>
            <w:szCs w:val="20"/>
            <w:lang w:val="en-US"/>
          </w:rPr>
          <w:t>https://doi.org/10.1016/S0140-6736(12)61483-4</w:t>
        </w:r>
      </w:hyperlink>
      <w:r w:rsidRPr="4E2FB45A" w:rsidR="31092E9F">
        <w:rPr>
          <w:sz w:val="20"/>
          <w:szCs w:val="20"/>
          <w:lang w:val="en-US"/>
        </w:rPr>
        <w:t>.</w:t>
      </w:r>
    </w:p>
    <w:p w:rsidRPr="00224D55" w:rsidR="0047680F" w:rsidP="002142FA" w:rsidRDefault="0047680F" w14:paraId="420F4A24" w14:textId="74788C24">
      <w:pPr>
        <w:spacing w:after="120" w:line="240" w:lineRule="auto"/>
        <w:ind w:firstLine="142"/>
        <w:rPr>
          <w:sz w:val="20"/>
          <w:szCs w:val="20"/>
          <w:lang w:val="en-US"/>
        </w:rPr>
      </w:pPr>
      <w:r w:rsidRPr="00224D55">
        <w:rPr>
          <w:sz w:val="20"/>
          <w:szCs w:val="20"/>
          <w:lang w:val="de-CH"/>
        </w:rPr>
        <w:t xml:space="preserve">Hanson, C., </w:t>
      </w:r>
      <w:proofErr w:type="spellStart"/>
      <w:r w:rsidRPr="00224D55">
        <w:rPr>
          <w:sz w:val="20"/>
          <w:szCs w:val="20"/>
          <w:lang w:val="de-CH"/>
        </w:rPr>
        <w:t>Gabrysch</w:t>
      </w:r>
      <w:proofErr w:type="spellEnd"/>
      <w:r w:rsidRPr="00224D55">
        <w:rPr>
          <w:sz w:val="20"/>
          <w:szCs w:val="20"/>
          <w:lang w:val="de-CH"/>
        </w:rPr>
        <w:t xml:space="preserve">, S., </w:t>
      </w:r>
      <w:proofErr w:type="spellStart"/>
      <w:r w:rsidRPr="00224D55">
        <w:rPr>
          <w:sz w:val="20"/>
          <w:szCs w:val="20"/>
          <w:lang w:val="de-CH"/>
        </w:rPr>
        <w:t>Mbaruku</w:t>
      </w:r>
      <w:proofErr w:type="spellEnd"/>
      <w:r w:rsidRPr="00224D55">
        <w:rPr>
          <w:sz w:val="20"/>
          <w:szCs w:val="20"/>
          <w:lang w:val="de-CH"/>
        </w:rPr>
        <w:t xml:space="preserve">, G., Cox, J., </w:t>
      </w:r>
      <w:proofErr w:type="spellStart"/>
      <w:r w:rsidRPr="00224D55">
        <w:rPr>
          <w:sz w:val="20"/>
          <w:szCs w:val="20"/>
          <w:lang w:val="de-CH"/>
        </w:rPr>
        <w:t>Mkumbo</w:t>
      </w:r>
      <w:proofErr w:type="spellEnd"/>
      <w:r w:rsidRPr="00224D55">
        <w:rPr>
          <w:sz w:val="20"/>
          <w:szCs w:val="20"/>
          <w:lang w:val="de-CH"/>
        </w:rPr>
        <w:t xml:space="preserve">, E., Manzi, </w:t>
      </w:r>
      <w:proofErr w:type="spellStart"/>
      <w:r w:rsidRPr="00224D55">
        <w:rPr>
          <w:sz w:val="20"/>
          <w:szCs w:val="20"/>
          <w:lang w:val="de-CH"/>
        </w:rPr>
        <w:t>F.,Schellenberg</w:t>
      </w:r>
      <w:proofErr w:type="spellEnd"/>
      <w:r w:rsidRPr="00224D55">
        <w:rPr>
          <w:sz w:val="20"/>
          <w:szCs w:val="20"/>
          <w:lang w:val="de-CH"/>
        </w:rPr>
        <w:t xml:space="preserve">, J., </w:t>
      </w:r>
      <w:proofErr w:type="spellStart"/>
      <w:r w:rsidRPr="00224D55">
        <w:rPr>
          <w:sz w:val="20"/>
          <w:szCs w:val="20"/>
          <w:lang w:val="de-CH"/>
        </w:rPr>
        <w:t>Ronsmans</w:t>
      </w:r>
      <w:proofErr w:type="spellEnd"/>
      <w:r w:rsidRPr="00224D55">
        <w:rPr>
          <w:sz w:val="20"/>
          <w:szCs w:val="20"/>
          <w:lang w:val="de-CH"/>
        </w:rPr>
        <w:t xml:space="preserve"> C. (2017). </w:t>
      </w:r>
      <w:r w:rsidRPr="00224D55">
        <w:rPr>
          <w:sz w:val="20"/>
          <w:szCs w:val="20"/>
          <w:lang w:val="en-US"/>
        </w:rPr>
        <w:t xml:space="preserve">Access to maternal health services: geographical inequalities, United Republic of Tanzania. </w:t>
      </w:r>
      <w:r w:rsidRPr="00224D55">
        <w:rPr>
          <w:rFonts w:cs="URWPalladioL-Ital"/>
          <w:i/>
          <w:sz w:val="20"/>
          <w:szCs w:val="20"/>
          <w:lang w:val="en-US"/>
        </w:rPr>
        <w:t>Bull World Health Organ</w:t>
      </w:r>
      <w:r w:rsidRPr="00224D55">
        <w:rPr>
          <w:sz w:val="20"/>
          <w:szCs w:val="20"/>
          <w:lang w:val="en-US"/>
        </w:rPr>
        <w:t xml:space="preserve">, 95(12): 810–820. </w:t>
      </w:r>
      <w:hyperlink w:history="1" r:id="rId34">
        <w:r w:rsidRPr="00224D55">
          <w:rPr>
            <w:rStyle w:val="Hyperlink"/>
            <w:color w:val="auto"/>
            <w:sz w:val="20"/>
            <w:szCs w:val="20"/>
            <w:u w:val="none"/>
            <w:lang w:val="en-US"/>
          </w:rPr>
          <w:t>http://dx.doi.org/10.2471/BLT.17.194126</w:t>
        </w:r>
      </w:hyperlink>
      <w:r w:rsidRPr="00224D55" w:rsidR="00224D55">
        <w:rPr>
          <w:rStyle w:val="Hyperlink"/>
          <w:color w:val="auto"/>
          <w:sz w:val="20"/>
          <w:szCs w:val="20"/>
          <w:u w:val="none"/>
          <w:lang w:val="en-US"/>
        </w:rPr>
        <w:t>.</w:t>
      </w:r>
    </w:p>
    <w:p w:rsidRPr="00224D55" w:rsidR="0047680F" w:rsidP="002142FA" w:rsidRDefault="0047680F" w14:paraId="5F9C2DCE" w14:textId="77777777">
      <w:pPr>
        <w:spacing w:after="120" w:line="240" w:lineRule="auto"/>
        <w:ind w:firstLine="142"/>
        <w:rPr>
          <w:sz w:val="20"/>
          <w:szCs w:val="20"/>
          <w:lang w:val="en-US"/>
        </w:rPr>
      </w:pPr>
      <w:r w:rsidRPr="00224D55">
        <w:rPr>
          <w:sz w:val="20"/>
          <w:szCs w:val="20"/>
          <w:lang w:val="en-US"/>
        </w:rPr>
        <w:t xml:space="preserve">Hastie, T., </w:t>
      </w:r>
      <w:proofErr w:type="spellStart"/>
      <w:r w:rsidRPr="00224D55">
        <w:rPr>
          <w:sz w:val="20"/>
          <w:szCs w:val="20"/>
          <w:lang w:val="en-US"/>
        </w:rPr>
        <w:t>Tibshirani</w:t>
      </w:r>
      <w:proofErr w:type="spellEnd"/>
      <w:r w:rsidRPr="00224D55">
        <w:rPr>
          <w:sz w:val="20"/>
          <w:szCs w:val="20"/>
          <w:lang w:val="en-US"/>
        </w:rPr>
        <w:t xml:space="preserve">, R., Friedman, J. (2008). The Elements of Statistical Learning: Data Mining, Inference, and Prediction.  Berlin: </w:t>
      </w:r>
      <w:r w:rsidRPr="00224D55">
        <w:rPr>
          <w:rFonts w:cs="URWPalladioL-Ital"/>
          <w:i/>
          <w:sz w:val="20"/>
          <w:szCs w:val="20"/>
          <w:lang w:val="en-US"/>
        </w:rPr>
        <w:t>Springer</w:t>
      </w:r>
      <w:r w:rsidRPr="00224D55">
        <w:rPr>
          <w:i/>
          <w:sz w:val="20"/>
          <w:szCs w:val="20"/>
          <w:lang w:val="en-US"/>
        </w:rPr>
        <w:t>, Series in Statistics</w:t>
      </w:r>
      <w:r w:rsidRPr="00224D55">
        <w:rPr>
          <w:sz w:val="20"/>
          <w:szCs w:val="20"/>
          <w:lang w:val="en-US"/>
        </w:rPr>
        <w:t>, 2008.</w:t>
      </w:r>
    </w:p>
    <w:p w:rsidRPr="00224D55" w:rsidR="009A053E" w:rsidP="009A053E" w:rsidRDefault="009A053E" w14:paraId="4AB9B8CD" w14:textId="02431990">
      <w:pPr>
        <w:spacing w:after="120" w:line="240" w:lineRule="auto"/>
        <w:ind w:firstLine="142"/>
        <w:rPr>
          <w:sz w:val="20"/>
          <w:szCs w:val="20"/>
          <w:lang w:val="en-US"/>
        </w:rPr>
      </w:pPr>
      <w:r w:rsidRPr="3C358BCC" w:rsidR="009A053E">
        <w:rPr>
          <w:sz w:val="20"/>
          <w:szCs w:val="20"/>
          <w:lang w:val="en-US"/>
        </w:rPr>
        <w:t>Ha</w:t>
      </w:r>
      <w:r w:rsidRPr="3C358BCC" w:rsidR="009A053E">
        <w:rPr>
          <w:sz w:val="20"/>
          <w:szCs w:val="20"/>
          <w:lang w:val="en-US"/>
        </w:rPr>
        <w:t>zlett</w:t>
      </w:r>
      <w:r w:rsidRPr="3C358BCC" w:rsidR="009A053E">
        <w:rPr>
          <w:sz w:val="20"/>
          <w:szCs w:val="20"/>
          <w:lang w:val="en-US"/>
        </w:rPr>
        <w:t xml:space="preserve">, </w:t>
      </w:r>
      <w:r w:rsidRPr="3C358BCC" w:rsidR="009A053E">
        <w:rPr>
          <w:sz w:val="20"/>
          <w:szCs w:val="20"/>
          <w:lang w:val="en-US"/>
        </w:rPr>
        <w:t>C</w:t>
      </w:r>
      <w:r w:rsidRPr="3C358BCC" w:rsidR="009A053E">
        <w:rPr>
          <w:sz w:val="20"/>
          <w:szCs w:val="20"/>
          <w:lang w:val="en-US"/>
        </w:rPr>
        <w:t xml:space="preserve">., </w:t>
      </w:r>
      <w:proofErr w:type="spellStart"/>
      <w:r w:rsidRPr="3C358BCC" w:rsidR="009A053E">
        <w:rPr>
          <w:sz w:val="20"/>
          <w:szCs w:val="20"/>
          <w:lang w:val="en-US"/>
        </w:rPr>
        <w:t>Ramons</w:t>
      </w:r>
      <w:proofErr w:type="spellEnd"/>
      <w:r w:rsidRPr="3C358BCC" w:rsidR="009A053E">
        <w:rPr>
          <w:sz w:val="20"/>
          <w:szCs w:val="20"/>
          <w:lang w:val="en-US"/>
        </w:rPr>
        <w:t xml:space="preserve">, </w:t>
      </w:r>
      <w:r w:rsidRPr="3C358BCC" w:rsidR="009A053E">
        <w:rPr>
          <w:sz w:val="20"/>
          <w:szCs w:val="20"/>
          <w:lang w:val="en-US"/>
        </w:rPr>
        <w:t>A</w:t>
      </w:r>
      <w:r w:rsidRPr="3C358BCC" w:rsidR="009A053E">
        <w:rPr>
          <w:sz w:val="20"/>
          <w:szCs w:val="20"/>
          <w:lang w:val="en-US"/>
        </w:rPr>
        <w:t>.</w:t>
      </w:r>
      <w:r w:rsidRPr="3C358BCC" w:rsidR="009A053E">
        <w:rPr>
          <w:sz w:val="20"/>
          <w:szCs w:val="20"/>
          <w:lang w:val="en-US"/>
        </w:rPr>
        <w:t xml:space="preserve"> P.</w:t>
      </w:r>
      <w:r w:rsidRPr="3C358BCC" w:rsidR="009A053E">
        <w:rPr>
          <w:sz w:val="20"/>
          <w:szCs w:val="20"/>
          <w:lang w:val="en-US"/>
        </w:rPr>
        <w:t xml:space="preserve">, </w:t>
      </w:r>
      <w:r w:rsidRPr="3C358BCC" w:rsidR="009A053E">
        <w:rPr>
          <w:sz w:val="20"/>
          <w:szCs w:val="20"/>
          <w:lang w:val="en-US"/>
        </w:rPr>
        <w:t>Smith</w:t>
      </w:r>
      <w:r w:rsidRPr="3C358BCC" w:rsidR="009A053E">
        <w:rPr>
          <w:sz w:val="20"/>
          <w:szCs w:val="20"/>
          <w:lang w:val="en-US"/>
        </w:rPr>
        <w:t xml:space="preserve">, </w:t>
      </w:r>
      <w:r w:rsidRPr="3C358BCC" w:rsidR="009A053E">
        <w:rPr>
          <w:sz w:val="20"/>
          <w:szCs w:val="20"/>
          <w:lang w:val="en-US"/>
        </w:rPr>
        <w:t>S</w:t>
      </w:r>
      <w:r w:rsidRPr="3C358BCC" w:rsidR="009A053E">
        <w:rPr>
          <w:sz w:val="20"/>
          <w:szCs w:val="20"/>
          <w:lang w:val="en-US"/>
        </w:rPr>
        <w:t>. (</w:t>
      </w:r>
      <w:r w:rsidRPr="3C358BCC" w:rsidR="009A053E">
        <w:rPr>
          <w:sz w:val="20"/>
          <w:szCs w:val="20"/>
          <w:lang w:val="en-US"/>
        </w:rPr>
        <w:t>2023</w:t>
      </w:r>
      <w:r w:rsidRPr="3C358BCC" w:rsidR="009A053E">
        <w:rPr>
          <w:sz w:val="20"/>
          <w:szCs w:val="20"/>
          <w:lang w:val="en-US"/>
        </w:rPr>
        <w:t xml:space="preserve">). Better individual-level risk models can improve the targeting and life-saving potential of early-mortality interventions: </w:t>
      </w:r>
      <w:r w:rsidRPr="3C358BCC" w:rsidR="009A053E">
        <w:rPr>
          <w:rFonts w:cs="URWPalladioL-Ital"/>
          <w:i w:val="1"/>
          <w:iCs w:val="1"/>
          <w:sz w:val="20"/>
          <w:szCs w:val="20"/>
          <w:lang w:val="en-US"/>
        </w:rPr>
        <w:t>S</w:t>
      </w:r>
      <w:r w:rsidRPr="3C358BCC" w:rsidR="009A053E">
        <w:rPr>
          <w:rFonts w:cs="URWPalladioL-Ital"/>
          <w:i w:val="1"/>
          <w:iCs w:val="1"/>
          <w:sz w:val="20"/>
          <w:szCs w:val="20"/>
          <w:lang w:val="en-US"/>
        </w:rPr>
        <w:t xml:space="preserve">cientific Reports, </w:t>
      </w:r>
      <w:r w:rsidRPr="3C358BCC" w:rsidR="009A053E">
        <w:rPr>
          <w:rFonts w:cs="URWPalladioL-Ital"/>
          <w:sz w:val="20"/>
          <w:szCs w:val="20"/>
          <w:lang w:val="en-US"/>
        </w:rPr>
        <w:t>13(21706</w:t>
      </w:r>
      <w:r w:rsidRPr="3C358BCC" w:rsidR="00AF4835">
        <w:rPr>
          <w:rFonts w:cs="URWPalladioL-Ital"/>
          <w:sz w:val="20"/>
          <w:szCs w:val="20"/>
          <w:lang w:val="en-US"/>
        </w:rPr>
        <w:t xml:space="preserve">) </w:t>
      </w:r>
      <w:r w:rsidRPr="3C358BCC" w:rsidR="00AF4835">
        <w:rPr>
          <w:rFonts w:cs="URWPalladioL-Ital"/>
          <w:sz w:val="20"/>
          <w:szCs w:val="20"/>
          <w:lang w:val="en-US"/>
        </w:rPr>
        <w:t>https://doi.org/10.1038/s41598-023-48888-7</w:t>
      </w:r>
      <w:r w:rsidRPr="3C358BCC" w:rsidR="009A053E">
        <w:rPr>
          <w:sz w:val="20"/>
          <w:szCs w:val="20"/>
          <w:lang w:val="en-US"/>
        </w:rPr>
        <w:t>.</w:t>
      </w:r>
    </w:p>
    <w:p w:rsidRPr="00224D55" w:rsidR="0047680F" w:rsidP="002142FA" w:rsidRDefault="0047680F" w14:paraId="059612CE" w14:textId="77777777">
      <w:pPr>
        <w:spacing w:after="120" w:line="240" w:lineRule="auto"/>
        <w:ind w:firstLine="142"/>
        <w:rPr>
          <w:sz w:val="20"/>
          <w:szCs w:val="20"/>
          <w:lang w:val="en-US"/>
        </w:rPr>
      </w:pPr>
      <w:r w:rsidRPr="00224D55">
        <w:rPr>
          <w:sz w:val="20"/>
          <w:szCs w:val="20"/>
          <w:lang w:val="en-US"/>
        </w:rPr>
        <w:t>Ipums (2021). IPUMS. Retrieved from: https://ipums.org/. Accessed on March 31. 2021.</w:t>
      </w:r>
    </w:p>
    <w:p w:rsidRPr="00224D55" w:rsidR="0047680F" w:rsidP="002142FA" w:rsidRDefault="0047680F" w14:paraId="695C0994" w14:textId="436FFC2E">
      <w:pPr>
        <w:spacing w:after="120" w:line="240" w:lineRule="auto"/>
        <w:ind w:firstLine="142"/>
        <w:rPr>
          <w:sz w:val="20"/>
          <w:szCs w:val="20"/>
          <w:lang w:val="en-US"/>
        </w:rPr>
      </w:pPr>
      <w:r w:rsidRPr="00224D55">
        <w:rPr>
          <w:sz w:val="20"/>
          <w:szCs w:val="20"/>
          <w:lang w:val="en-US"/>
        </w:rPr>
        <w:t xml:space="preserve">James, G., Hastie, T., Witten, D., </w:t>
      </w:r>
      <w:proofErr w:type="spellStart"/>
      <w:r w:rsidRPr="00224D55">
        <w:rPr>
          <w:sz w:val="20"/>
          <w:szCs w:val="20"/>
          <w:lang w:val="en-US"/>
        </w:rPr>
        <w:t>Tibshirani</w:t>
      </w:r>
      <w:proofErr w:type="spellEnd"/>
      <w:r w:rsidRPr="00224D55">
        <w:rPr>
          <w:sz w:val="20"/>
          <w:szCs w:val="20"/>
          <w:lang w:val="en-US"/>
        </w:rPr>
        <w:t xml:space="preserve">, R. (2013). An introduction to Statistical Learning with Application in R. Berlin: </w:t>
      </w:r>
      <w:r w:rsidRPr="00224D55">
        <w:rPr>
          <w:rFonts w:cs="URWPalladioL-Ital"/>
          <w:i/>
          <w:sz w:val="20"/>
          <w:szCs w:val="20"/>
          <w:lang w:val="en-US"/>
        </w:rPr>
        <w:t>Springer</w:t>
      </w:r>
      <w:r w:rsidRPr="00224D55">
        <w:rPr>
          <w:sz w:val="20"/>
          <w:szCs w:val="20"/>
          <w:lang w:val="en-US"/>
        </w:rPr>
        <w:t xml:space="preserve">, 2013 </w:t>
      </w:r>
      <w:hyperlink w:history="1" r:id="rId35">
        <w:r w:rsidRPr="00224D55">
          <w:rPr>
            <w:rStyle w:val="Hyperlink"/>
            <w:color w:val="auto"/>
            <w:sz w:val="20"/>
            <w:szCs w:val="20"/>
            <w:u w:val="none"/>
            <w:lang w:val="en-US"/>
          </w:rPr>
          <w:t>https://doi.org/10.1007/978-1-4614-7138-7</w:t>
        </w:r>
      </w:hyperlink>
      <w:r w:rsidRPr="00224D55" w:rsidR="00224D55">
        <w:rPr>
          <w:rStyle w:val="Hyperlink"/>
          <w:color w:val="auto"/>
          <w:sz w:val="20"/>
          <w:szCs w:val="20"/>
          <w:u w:val="none"/>
          <w:lang w:val="en-US"/>
        </w:rPr>
        <w:t>.</w:t>
      </w:r>
    </w:p>
    <w:p w:rsidRPr="00224D55" w:rsidR="0047680F" w:rsidP="002142FA" w:rsidRDefault="0047680F" w14:paraId="0AE85B12" w14:textId="3A2A5830">
      <w:pPr>
        <w:spacing w:after="120" w:line="240" w:lineRule="auto"/>
        <w:ind w:firstLine="142"/>
        <w:rPr>
          <w:sz w:val="20"/>
          <w:szCs w:val="20"/>
          <w:lang w:val="en-US"/>
        </w:rPr>
      </w:pPr>
      <w:r w:rsidRPr="4E2FB45A" w:rsidR="0D3EDC3A">
        <w:rPr>
          <w:sz w:val="20"/>
          <w:szCs w:val="20"/>
          <w:lang w:val="en-US"/>
        </w:rPr>
        <w:t xml:space="preserve">Jehu-Appiah, C., Aryeetey, G., Spaan, E., de Hoop, T., Agyepong, I., Baltussen, R. (2011). Equity aspects of the National Health Insurance Scheme in Ghana: Who is enrolling, who is not and why? </w:t>
      </w:r>
      <w:r w:rsidRPr="4E2FB45A" w:rsidR="0D3EDC3A">
        <w:rPr>
          <w:i w:val="1"/>
          <w:iCs w:val="1"/>
          <w:sz w:val="20"/>
          <w:szCs w:val="20"/>
          <w:lang w:val="en-US"/>
        </w:rPr>
        <w:t>Social Science &amp; Medicine</w:t>
      </w:r>
      <w:r w:rsidRPr="4E2FB45A" w:rsidR="0D3EDC3A">
        <w:rPr>
          <w:sz w:val="20"/>
          <w:szCs w:val="20"/>
          <w:lang w:val="en-US"/>
        </w:rPr>
        <w:t xml:space="preserve">, 72(2): 157-165. </w:t>
      </w:r>
      <w:hyperlink r:id="Rb680e4d0b6054a2e">
        <w:r w:rsidRPr="4E2FB45A" w:rsidR="0D3EDC3A">
          <w:rPr>
            <w:rStyle w:val="Hyperlink"/>
            <w:color w:val="auto"/>
            <w:sz w:val="20"/>
            <w:szCs w:val="20"/>
            <w:u w:val="none"/>
            <w:lang w:val="en-US"/>
          </w:rPr>
          <w:t>https://doi.org/10.1016/j.socscimed.2010.10.025</w:t>
        </w:r>
      </w:hyperlink>
      <w:r w:rsidRPr="4E2FB45A" w:rsidR="7AC7D04E">
        <w:rPr>
          <w:rStyle w:val="Hyperlink"/>
          <w:color w:val="auto"/>
          <w:sz w:val="20"/>
          <w:szCs w:val="20"/>
          <w:u w:val="none"/>
          <w:lang w:val="en-US"/>
        </w:rPr>
        <w:t>.</w:t>
      </w:r>
    </w:p>
    <w:p w:rsidRPr="00224D55" w:rsidR="0047680F" w:rsidP="002142FA" w:rsidRDefault="0047680F" w14:paraId="3881F679" w14:textId="77777777">
      <w:pPr>
        <w:spacing w:after="120" w:line="240" w:lineRule="auto"/>
        <w:ind w:firstLine="142"/>
        <w:rPr>
          <w:sz w:val="20"/>
          <w:szCs w:val="20"/>
          <w:lang w:val="en-US"/>
        </w:rPr>
      </w:pPr>
      <w:r w:rsidRPr="00224D55">
        <w:rPr>
          <w:sz w:val="20"/>
          <w:szCs w:val="20"/>
          <w:lang w:val="en-US"/>
        </w:rPr>
        <w:t xml:space="preserve">Kang, J.S., Kuznetsova, P., Luca, M., Choi, Y. (2013). Where Not to Eat? Improving Public Policy by Predicting Hygiene Inspections Using Online Reviews. Proc. 2013 Conf. </w:t>
      </w:r>
      <w:proofErr w:type="spellStart"/>
      <w:r w:rsidRPr="00224D55">
        <w:rPr>
          <w:sz w:val="20"/>
          <w:szCs w:val="20"/>
          <w:lang w:val="en-US"/>
        </w:rPr>
        <w:t>Empir</w:t>
      </w:r>
      <w:proofErr w:type="spellEnd"/>
      <w:r w:rsidRPr="00224D55">
        <w:rPr>
          <w:sz w:val="20"/>
          <w:szCs w:val="20"/>
          <w:lang w:val="en-US"/>
        </w:rPr>
        <w:t>. Methods Nat. Lang. Process. (Association for Computational Linguistics, Seattle, Washington, USA), 1443--1448.</w:t>
      </w:r>
    </w:p>
    <w:p w:rsidRPr="00224D55" w:rsidR="0047680F" w:rsidP="002142FA" w:rsidRDefault="0047680F" w14:paraId="6CD949C2" w14:textId="0585FD5C">
      <w:pPr>
        <w:pStyle w:val="NoSpacing"/>
        <w:spacing w:after="120"/>
        <w:ind w:firstLine="142"/>
        <w:rPr>
          <w:sz w:val="20"/>
          <w:szCs w:val="20"/>
          <w:lang w:val="en-US"/>
        </w:rPr>
      </w:pPr>
      <w:r w:rsidRPr="00224D55">
        <w:rPr>
          <w:sz w:val="20"/>
          <w:szCs w:val="20"/>
          <w:lang w:val="en-US"/>
        </w:rPr>
        <w:t xml:space="preserve">Kimani, J.K., </w:t>
      </w:r>
      <w:proofErr w:type="spellStart"/>
      <w:r w:rsidRPr="00224D55">
        <w:rPr>
          <w:sz w:val="20"/>
          <w:szCs w:val="20"/>
          <w:lang w:val="en-US"/>
        </w:rPr>
        <w:t>Ettarh</w:t>
      </w:r>
      <w:proofErr w:type="spellEnd"/>
      <w:r w:rsidRPr="00224D55">
        <w:rPr>
          <w:sz w:val="20"/>
          <w:szCs w:val="20"/>
          <w:lang w:val="en-US"/>
        </w:rPr>
        <w:t xml:space="preserve">, R., Warren, C., Bellows, B. (2014). Determinants of health insurance ownership among women in Kenya: evidence from the 2008-09 Kenya demographic and health survey. </w:t>
      </w:r>
      <w:r w:rsidRPr="00224D55">
        <w:rPr>
          <w:rFonts w:cs="URWPalladioL-Ital"/>
          <w:i/>
          <w:sz w:val="20"/>
          <w:szCs w:val="20"/>
          <w:lang w:val="en-US"/>
        </w:rPr>
        <w:t>International Journal for Equity in Health</w:t>
      </w:r>
      <w:r w:rsidRPr="00224D55">
        <w:rPr>
          <w:sz w:val="20"/>
          <w:szCs w:val="20"/>
          <w:lang w:val="en-US"/>
        </w:rPr>
        <w:t>, 13:27.</w:t>
      </w:r>
      <w:r w:rsidRPr="00224D55">
        <w:rPr>
          <w:sz w:val="20"/>
          <w:szCs w:val="20"/>
        </w:rPr>
        <w:t xml:space="preserve"> </w:t>
      </w:r>
      <w:hyperlink w:history="1" r:id="rId38">
        <w:r w:rsidRPr="00224D55">
          <w:rPr>
            <w:rStyle w:val="Hyperlink"/>
            <w:color w:val="auto"/>
            <w:sz w:val="20"/>
            <w:szCs w:val="20"/>
            <w:u w:val="none"/>
            <w:lang w:val="en-US"/>
          </w:rPr>
          <w:t>http://www.equityhealthj.com/content/13/1/27</w:t>
        </w:r>
      </w:hyperlink>
      <w:r w:rsidRPr="00224D55" w:rsidR="00224D55">
        <w:rPr>
          <w:rStyle w:val="Hyperlink"/>
          <w:color w:val="auto"/>
          <w:sz w:val="20"/>
          <w:szCs w:val="20"/>
          <w:u w:val="none"/>
          <w:lang w:val="en-US"/>
        </w:rPr>
        <w:t>.</w:t>
      </w:r>
    </w:p>
    <w:p w:rsidRPr="00224D55" w:rsidR="0047680F" w:rsidP="002142FA" w:rsidRDefault="0047680F" w14:paraId="66EF9474" w14:textId="005576B0">
      <w:pPr>
        <w:pStyle w:val="NoSpacing"/>
        <w:spacing w:after="120"/>
        <w:ind w:firstLine="142"/>
        <w:rPr>
          <w:sz w:val="20"/>
          <w:szCs w:val="20"/>
          <w:lang w:val="en-US"/>
        </w:rPr>
      </w:pPr>
      <w:proofErr w:type="spellStart"/>
      <w:r w:rsidRPr="00224D55">
        <w:rPr>
          <w:sz w:val="20"/>
          <w:szCs w:val="20"/>
          <w:lang w:val="it-IT"/>
        </w:rPr>
        <w:t>Kirigia</w:t>
      </w:r>
      <w:proofErr w:type="spellEnd"/>
      <w:r w:rsidRPr="00224D55">
        <w:rPr>
          <w:sz w:val="20"/>
          <w:szCs w:val="20"/>
          <w:lang w:val="it-IT"/>
        </w:rPr>
        <w:t xml:space="preserve">, J.M., </w:t>
      </w:r>
      <w:proofErr w:type="spellStart"/>
      <w:r w:rsidRPr="00224D55">
        <w:rPr>
          <w:sz w:val="20"/>
          <w:szCs w:val="20"/>
          <w:lang w:val="it-IT"/>
        </w:rPr>
        <w:t>Sambo</w:t>
      </w:r>
      <w:proofErr w:type="spellEnd"/>
      <w:r w:rsidRPr="00224D55">
        <w:rPr>
          <w:sz w:val="20"/>
          <w:szCs w:val="20"/>
          <w:lang w:val="it-IT"/>
        </w:rPr>
        <w:t xml:space="preserve">, L.G., </w:t>
      </w:r>
      <w:proofErr w:type="spellStart"/>
      <w:r w:rsidRPr="00224D55">
        <w:rPr>
          <w:sz w:val="20"/>
          <w:szCs w:val="20"/>
          <w:lang w:val="it-IT"/>
        </w:rPr>
        <w:t>Nganda</w:t>
      </w:r>
      <w:proofErr w:type="spellEnd"/>
      <w:r w:rsidRPr="00224D55">
        <w:rPr>
          <w:sz w:val="20"/>
          <w:szCs w:val="20"/>
          <w:lang w:val="it-IT"/>
        </w:rPr>
        <w:t xml:space="preserve">, B. et al. </w:t>
      </w:r>
      <w:r w:rsidRPr="00224D55">
        <w:rPr>
          <w:sz w:val="20"/>
          <w:szCs w:val="20"/>
          <w:lang w:val="en-US"/>
        </w:rPr>
        <w:t>(2005). Determinants of health insurance ownership among South African women. BMC Health Serv Res 5, 17. https://doi.org/10.1186/1472-6963-5-17</w:t>
      </w:r>
      <w:r w:rsidRPr="00224D55" w:rsidR="00224D55">
        <w:rPr>
          <w:sz w:val="20"/>
          <w:szCs w:val="20"/>
          <w:lang w:val="en-US"/>
        </w:rPr>
        <w:t>.</w:t>
      </w:r>
    </w:p>
    <w:p w:rsidRPr="00224D55" w:rsidR="0047680F" w:rsidP="002142FA" w:rsidRDefault="0047680F" w14:paraId="101F2572" w14:textId="69B6DD41">
      <w:pPr>
        <w:pStyle w:val="NoSpacing"/>
        <w:spacing w:after="120"/>
        <w:ind w:firstLine="142"/>
        <w:rPr>
          <w:sz w:val="20"/>
          <w:szCs w:val="20"/>
          <w:lang w:val="en-US"/>
        </w:rPr>
      </w:pPr>
      <w:r w:rsidRPr="00224D55">
        <w:rPr>
          <w:sz w:val="20"/>
          <w:szCs w:val="20"/>
          <w:lang w:val="en-US"/>
        </w:rPr>
        <w:t xml:space="preserve">Kumi-Kyereme, A., Amo-Adjei, J. (2013). Effects of spatial location and household wealth on health insurance subscription among women in Ghana. </w:t>
      </w:r>
      <w:r w:rsidRPr="00224D55">
        <w:rPr>
          <w:rFonts w:cs="URWPalladioL-Ital"/>
          <w:i/>
          <w:sz w:val="20"/>
          <w:szCs w:val="20"/>
          <w:lang w:val="en-US"/>
        </w:rPr>
        <w:t>BMC Health Services Research</w:t>
      </w:r>
      <w:r w:rsidRPr="00224D55">
        <w:rPr>
          <w:sz w:val="20"/>
          <w:szCs w:val="20"/>
          <w:lang w:val="en-US"/>
        </w:rPr>
        <w:t xml:space="preserve">, 13:221. </w:t>
      </w:r>
      <w:r w:rsidRPr="00224D55">
        <w:rPr>
          <w:sz w:val="20"/>
          <w:szCs w:val="20"/>
        </w:rPr>
        <w:t>https://doi.org/10.1186/1472-6963-13-221</w:t>
      </w:r>
      <w:r w:rsidRPr="00224D55" w:rsidR="00224D55">
        <w:rPr>
          <w:sz w:val="20"/>
          <w:szCs w:val="20"/>
        </w:rPr>
        <w:t>.</w:t>
      </w:r>
    </w:p>
    <w:p w:rsidRPr="00224D55" w:rsidR="0047680F" w:rsidP="002142FA" w:rsidRDefault="0047680F" w14:paraId="15EC5132" w14:textId="275303F9">
      <w:pPr>
        <w:pStyle w:val="NoSpacing"/>
        <w:spacing w:after="120"/>
        <w:ind w:firstLine="142"/>
        <w:rPr>
          <w:sz w:val="20"/>
          <w:szCs w:val="20"/>
          <w:lang w:val="en-US"/>
        </w:rPr>
      </w:pPr>
      <w:r w:rsidRPr="00224D55">
        <w:rPr>
          <w:sz w:val="20"/>
          <w:szCs w:val="20"/>
          <w:lang w:val="en-US"/>
        </w:rPr>
        <w:t xml:space="preserve">Kusi, A., Fenny, A.P., </w:t>
      </w:r>
      <w:proofErr w:type="spellStart"/>
      <w:r w:rsidRPr="00224D55">
        <w:rPr>
          <w:sz w:val="20"/>
          <w:szCs w:val="20"/>
          <w:lang w:val="en-US"/>
        </w:rPr>
        <w:t>Arhinful</w:t>
      </w:r>
      <w:proofErr w:type="spellEnd"/>
      <w:r w:rsidRPr="00224D55">
        <w:rPr>
          <w:sz w:val="20"/>
          <w:szCs w:val="20"/>
          <w:lang w:val="en-US"/>
        </w:rPr>
        <w:t xml:space="preserve">, D.K., Asante, F.A., Parmar, D. (2018). Determinants of enrolment in the NHIS for women in Ghana. </w:t>
      </w:r>
      <w:r w:rsidRPr="00224D55">
        <w:rPr>
          <w:rFonts w:cs="URWPalladioL-Ital"/>
          <w:i/>
          <w:sz w:val="20"/>
          <w:szCs w:val="20"/>
          <w:lang w:val="en-US"/>
        </w:rPr>
        <w:t>International Journal of Social Economics</w:t>
      </w:r>
      <w:r w:rsidRPr="00224D55">
        <w:rPr>
          <w:sz w:val="20"/>
          <w:szCs w:val="20"/>
          <w:lang w:val="en-US"/>
        </w:rPr>
        <w:t xml:space="preserve">, 45(9): 1318-1334. </w:t>
      </w:r>
      <w:hyperlink w:history="1" r:id="rId39">
        <w:r w:rsidRPr="00224D55">
          <w:rPr>
            <w:rStyle w:val="Hyperlink"/>
            <w:color w:val="auto"/>
            <w:sz w:val="20"/>
            <w:szCs w:val="20"/>
            <w:u w:val="none"/>
            <w:lang w:val="en-US"/>
          </w:rPr>
          <w:t>https://doi.org/10.1108/IJSE-10-2016-0291</w:t>
        </w:r>
      </w:hyperlink>
      <w:r w:rsidRPr="00224D55" w:rsidR="00224D55">
        <w:rPr>
          <w:rStyle w:val="Hyperlink"/>
          <w:color w:val="auto"/>
          <w:sz w:val="20"/>
          <w:szCs w:val="20"/>
          <w:u w:val="none"/>
          <w:lang w:val="en-US"/>
        </w:rPr>
        <w:t>.</w:t>
      </w:r>
    </w:p>
    <w:p w:rsidRPr="00224D55" w:rsidR="0047680F" w:rsidP="002142FA" w:rsidRDefault="0047680F" w14:paraId="25F3A948" w14:textId="36CC24E6">
      <w:pPr>
        <w:pStyle w:val="NoSpacing"/>
        <w:spacing w:after="120"/>
        <w:ind w:firstLine="142"/>
        <w:rPr>
          <w:sz w:val="20"/>
          <w:szCs w:val="20"/>
          <w:lang w:val="en-US"/>
        </w:rPr>
      </w:pPr>
      <w:r w:rsidRPr="00224D55">
        <w:rPr>
          <w:sz w:val="20"/>
          <w:szCs w:val="20"/>
          <w:lang w:val="en-US"/>
        </w:rPr>
        <w:t xml:space="preserve">Lagomarsino, G., </w:t>
      </w:r>
      <w:proofErr w:type="spellStart"/>
      <w:r w:rsidRPr="00224D55">
        <w:rPr>
          <w:sz w:val="20"/>
          <w:szCs w:val="20"/>
          <w:lang w:val="en-US"/>
        </w:rPr>
        <w:t>Garabrant</w:t>
      </w:r>
      <w:proofErr w:type="spellEnd"/>
      <w:r w:rsidRPr="00224D55">
        <w:rPr>
          <w:sz w:val="20"/>
          <w:szCs w:val="20"/>
          <w:lang w:val="en-US"/>
        </w:rPr>
        <w:t xml:space="preserve">, A., </w:t>
      </w:r>
      <w:proofErr w:type="spellStart"/>
      <w:r w:rsidRPr="00224D55">
        <w:rPr>
          <w:sz w:val="20"/>
          <w:szCs w:val="20"/>
          <w:lang w:val="en-US"/>
        </w:rPr>
        <w:t>Adyas</w:t>
      </w:r>
      <w:proofErr w:type="spellEnd"/>
      <w:r w:rsidRPr="00224D55">
        <w:rPr>
          <w:sz w:val="20"/>
          <w:szCs w:val="20"/>
          <w:lang w:val="en-US"/>
        </w:rPr>
        <w:t xml:space="preserve">, A., Muga, R., Otoo, N. (2012). Moving towards universal health coverage: health insurance reforms in nine developing countries in Africa and Asia. </w:t>
      </w:r>
      <w:r w:rsidRPr="00224D55">
        <w:rPr>
          <w:i/>
          <w:sz w:val="20"/>
          <w:szCs w:val="20"/>
          <w:lang w:val="en-US"/>
        </w:rPr>
        <w:t>The Lancet,</w:t>
      </w:r>
      <w:r w:rsidRPr="00224D55">
        <w:rPr>
          <w:sz w:val="20"/>
          <w:szCs w:val="20"/>
          <w:lang w:val="en-US"/>
        </w:rPr>
        <w:t xml:space="preserve"> 380(9845): 933-943. </w:t>
      </w:r>
      <w:hyperlink w:history="1" r:id="rId40">
        <w:r w:rsidRPr="00224D55" w:rsidR="00F574A1">
          <w:rPr>
            <w:rStyle w:val="Hyperlink"/>
            <w:sz w:val="20"/>
            <w:szCs w:val="20"/>
            <w:lang w:val="en-US"/>
          </w:rPr>
          <w:t>https://doi.org/10.1016/S0140-6736(12)61147-7</w:t>
        </w:r>
      </w:hyperlink>
      <w:r w:rsidRPr="00224D55" w:rsidR="00224D55">
        <w:rPr>
          <w:rStyle w:val="Hyperlink"/>
          <w:sz w:val="20"/>
          <w:szCs w:val="20"/>
          <w:lang w:val="en-US"/>
        </w:rPr>
        <w:t>.</w:t>
      </w:r>
    </w:p>
    <w:p w:rsidRPr="00224D55" w:rsidR="00F574A1" w:rsidP="002142FA" w:rsidRDefault="00F30256" w14:paraId="73373796" w14:textId="50B0634C">
      <w:pPr>
        <w:pStyle w:val="NoSpacing"/>
        <w:spacing w:after="120"/>
        <w:ind w:firstLine="142"/>
        <w:rPr>
          <w:sz w:val="20"/>
          <w:szCs w:val="20"/>
          <w:lang w:val="en-US"/>
        </w:rPr>
      </w:pPr>
      <w:r w:rsidRPr="00224D55">
        <w:rPr>
          <w:sz w:val="20"/>
          <w:szCs w:val="20"/>
          <w:lang w:val="en-US"/>
        </w:rPr>
        <w:t xml:space="preserve">Lundberg, S. M., </w:t>
      </w:r>
      <w:proofErr w:type="spellStart"/>
      <w:r w:rsidRPr="00224D55">
        <w:rPr>
          <w:sz w:val="20"/>
          <w:szCs w:val="20"/>
          <w:lang w:val="en-US"/>
        </w:rPr>
        <w:t>Erion</w:t>
      </w:r>
      <w:proofErr w:type="spellEnd"/>
      <w:r w:rsidRPr="00224D55">
        <w:rPr>
          <w:sz w:val="20"/>
          <w:szCs w:val="20"/>
          <w:lang w:val="en-US"/>
        </w:rPr>
        <w:t xml:space="preserve">, G., Chen, H., DeGrave, A., </w:t>
      </w:r>
      <w:proofErr w:type="spellStart"/>
      <w:r w:rsidRPr="00224D55">
        <w:rPr>
          <w:sz w:val="20"/>
          <w:szCs w:val="20"/>
          <w:lang w:val="en-US"/>
        </w:rPr>
        <w:t>Prutkin</w:t>
      </w:r>
      <w:proofErr w:type="spellEnd"/>
      <w:r w:rsidRPr="00224D55">
        <w:rPr>
          <w:sz w:val="20"/>
          <w:szCs w:val="20"/>
          <w:lang w:val="en-US"/>
        </w:rPr>
        <w:t>, J. M., Nair, B., Katz, R., Himmelfarb, J., Bansal, N., Lee, S. I.</w:t>
      </w:r>
      <w:r w:rsidRPr="00224D55" w:rsidR="00F574A1">
        <w:rPr>
          <w:sz w:val="20"/>
          <w:szCs w:val="20"/>
          <w:lang w:val="en-US"/>
        </w:rPr>
        <w:t xml:space="preserve"> (2020). </w:t>
      </w:r>
      <w:r w:rsidRPr="00224D55" w:rsidR="00F574A1">
        <w:rPr>
          <w:sz w:val="20"/>
          <w:szCs w:val="20"/>
        </w:rPr>
        <w:t>From local explanations to global understanding with explainable AI for trees.</w:t>
      </w:r>
      <w:r w:rsidRPr="00224D55">
        <w:rPr>
          <w:sz w:val="20"/>
          <w:szCs w:val="20"/>
        </w:rPr>
        <w:t xml:space="preserve"> </w:t>
      </w:r>
      <w:r w:rsidRPr="00224D55">
        <w:rPr>
          <w:i/>
          <w:iCs/>
          <w:sz w:val="20"/>
          <w:szCs w:val="20"/>
          <w:lang w:val="en-US"/>
        </w:rPr>
        <w:t>Nature machine intelligence</w:t>
      </w:r>
      <w:r w:rsidRPr="00224D55">
        <w:rPr>
          <w:sz w:val="20"/>
          <w:szCs w:val="20"/>
          <w:lang w:val="en-US"/>
        </w:rPr>
        <w:t>, </w:t>
      </w:r>
      <w:r w:rsidRPr="00224D55">
        <w:rPr>
          <w:i/>
          <w:iCs/>
          <w:sz w:val="20"/>
          <w:szCs w:val="20"/>
          <w:lang w:val="en-US"/>
        </w:rPr>
        <w:t>2</w:t>
      </w:r>
      <w:r w:rsidRPr="00224D55">
        <w:rPr>
          <w:sz w:val="20"/>
          <w:szCs w:val="20"/>
          <w:lang w:val="en-US"/>
        </w:rPr>
        <w:t xml:space="preserve">(1): 56-67. </w:t>
      </w:r>
      <w:r w:rsidRPr="00224D55" w:rsidR="000A1452">
        <w:rPr>
          <w:sz w:val="20"/>
          <w:szCs w:val="20"/>
          <w:lang w:val="de-CH"/>
        </w:rPr>
        <w:fldChar w:fldCharType="begin"/>
      </w:r>
      <w:r w:rsidRPr="00224D55" w:rsidR="000A1452">
        <w:rPr>
          <w:sz w:val="20"/>
          <w:szCs w:val="20"/>
          <w:lang w:val="en-US"/>
        </w:rPr>
        <w:instrText>HYPERLINK "https://doi.org/10.1038/s42256-019-0138-9"</w:instrText>
      </w:r>
      <w:r w:rsidRPr="00224D55" w:rsidR="000A1452">
        <w:rPr>
          <w:sz w:val="20"/>
          <w:szCs w:val="20"/>
          <w:lang w:val="de-CH"/>
        </w:rPr>
      </w:r>
      <w:r w:rsidRPr="00224D55" w:rsidR="000A1452">
        <w:rPr>
          <w:sz w:val="20"/>
          <w:szCs w:val="20"/>
          <w:lang w:val="de-CH"/>
        </w:rPr>
        <w:fldChar w:fldCharType="separate"/>
      </w:r>
      <w:r w:rsidRPr="00224D55" w:rsidR="000A1452">
        <w:rPr>
          <w:rStyle w:val="Hyperlink"/>
          <w:sz w:val="20"/>
          <w:szCs w:val="20"/>
          <w:lang w:val="en-US"/>
        </w:rPr>
        <w:t>https://doi.org/10.1038/s42256-019-0138-9</w:t>
      </w:r>
      <w:ins w:author="Scherrer  Beat" w:date="2025-11-07T15:03:00Z" w:id="14">
        <w:r w:rsidRPr="00224D55" w:rsidR="000A1452">
          <w:rPr>
            <w:sz w:val="20"/>
            <w:szCs w:val="20"/>
            <w:lang w:val="de-CH"/>
          </w:rPr>
          <w:fldChar w:fldCharType="end"/>
        </w:r>
      </w:ins>
      <w:r w:rsidRPr="00224D55" w:rsidR="00224D55">
        <w:rPr>
          <w:sz w:val="20"/>
          <w:szCs w:val="20"/>
          <w:lang w:val="de-CH"/>
        </w:rPr>
        <w:t>.</w:t>
      </w:r>
    </w:p>
    <w:p w:rsidRPr="00224D55" w:rsidR="000A1452" w:rsidP="002142FA" w:rsidRDefault="000A1452" w14:paraId="3AEEAB30" w14:textId="6C307B24">
      <w:pPr>
        <w:pStyle w:val="NoSpacing"/>
        <w:spacing w:after="120"/>
        <w:ind w:firstLine="142"/>
        <w:rPr>
          <w:sz w:val="20"/>
          <w:szCs w:val="20"/>
          <w:lang w:val="en-US"/>
        </w:rPr>
      </w:pPr>
      <w:r w:rsidRPr="00224D55">
        <w:rPr>
          <w:sz w:val="20"/>
          <w:szCs w:val="20"/>
          <w:lang w:val="en-US"/>
        </w:rPr>
        <w:t>Lundberg, S.M. and Lee, S.I. (2017). A unified approach to interpreting model predictions. </w:t>
      </w:r>
      <w:r w:rsidRPr="00224D55">
        <w:rPr>
          <w:i/>
          <w:iCs/>
          <w:sz w:val="20"/>
          <w:szCs w:val="20"/>
          <w:lang w:val="en-US"/>
        </w:rPr>
        <w:t>Advances in neural information processing systems</w:t>
      </w:r>
      <w:r w:rsidRPr="00224D55">
        <w:rPr>
          <w:sz w:val="20"/>
          <w:szCs w:val="20"/>
          <w:lang w:val="en-US"/>
        </w:rPr>
        <w:t>, 30.</w:t>
      </w:r>
    </w:p>
    <w:p w:rsidRPr="00224D55" w:rsidR="0047680F" w:rsidP="002142FA" w:rsidRDefault="0047680F" w14:paraId="0FB1F8E4" w14:textId="19DE28FD">
      <w:pPr>
        <w:pStyle w:val="NoSpacing"/>
        <w:spacing w:after="120"/>
        <w:ind w:firstLine="142"/>
        <w:rPr>
          <w:rFonts w:cs="URWPalladioL-Ital"/>
          <w:sz w:val="20"/>
          <w:szCs w:val="20"/>
          <w:lang w:val="en-US"/>
        </w:rPr>
      </w:pPr>
      <w:r w:rsidRPr="00224D55">
        <w:rPr>
          <w:sz w:val="20"/>
          <w:szCs w:val="20"/>
          <w:lang w:val="en-US"/>
        </w:rPr>
        <w:t xml:space="preserve">Macha, J., </w:t>
      </w:r>
      <w:proofErr w:type="spellStart"/>
      <w:r w:rsidRPr="00224D55">
        <w:rPr>
          <w:sz w:val="20"/>
          <w:szCs w:val="20"/>
          <w:lang w:val="en-US"/>
        </w:rPr>
        <w:t>Kuwawenaruwa</w:t>
      </w:r>
      <w:proofErr w:type="spellEnd"/>
      <w:r w:rsidRPr="00224D55">
        <w:rPr>
          <w:sz w:val="20"/>
          <w:szCs w:val="20"/>
          <w:lang w:val="en-US"/>
        </w:rPr>
        <w:t xml:space="preserve">, A., </w:t>
      </w:r>
      <w:proofErr w:type="spellStart"/>
      <w:r w:rsidRPr="00224D55">
        <w:rPr>
          <w:sz w:val="20"/>
          <w:szCs w:val="20"/>
          <w:lang w:val="en-US"/>
        </w:rPr>
        <w:t>Makawia</w:t>
      </w:r>
      <w:proofErr w:type="spellEnd"/>
      <w:r w:rsidRPr="00224D55">
        <w:rPr>
          <w:sz w:val="20"/>
          <w:szCs w:val="20"/>
          <w:lang w:val="en-US"/>
        </w:rPr>
        <w:t xml:space="preserve">, S., </w:t>
      </w:r>
      <w:proofErr w:type="spellStart"/>
      <w:r w:rsidRPr="00224D55">
        <w:rPr>
          <w:sz w:val="20"/>
          <w:szCs w:val="20"/>
          <w:lang w:val="en-US"/>
        </w:rPr>
        <w:t>Mtei</w:t>
      </w:r>
      <w:proofErr w:type="spellEnd"/>
      <w:r w:rsidRPr="00224D55">
        <w:rPr>
          <w:sz w:val="20"/>
          <w:szCs w:val="20"/>
          <w:lang w:val="en-US"/>
        </w:rPr>
        <w:t xml:space="preserve">, G., Borghi, J. (2014). Determinants of community health fund membership in Tanzania: A mixed methods analysis. </w:t>
      </w:r>
      <w:r w:rsidRPr="00224D55">
        <w:rPr>
          <w:rFonts w:cs="URWPalladioL-Ital"/>
          <w:i/>
          <w:sz w:val="20"/>
          <w:szCs w:val="20"/>
          <w:lang w:val="en-US"/>
        </w:rPr>
        <w:t>BMC health Service Research</w:t>
      </w:r>
      <w:r w:rsidRPr="00224D55">
        <w:rPr>
          <w:sz w:val="20"/>
          <w:szCs w:val="20"/>
          <w:lang w:val="en-US"/>
        </w:rPr>
        <w:t>, 14:538. https://doi.org/10.1186/s12913-014-0538-9</w:t>
      </w:r>
      <w:r w:rsidRPr="00224D55" w:rsidR="00224D55">
        <w:rPr>
          <w:sz w:val="20"/>
          <w:szCs w:val="20"/>
          <w:lang w:val="en-US"/>
        </w:rPr>
        <w:t>.</w:t>
      </w:r>
    </w:p>
    <w:p w:rsidRPr="00224D55" w:rsidR="0047680F" w:rsidP="002142FA" w:rsidRDefault="0047680F" w14:paraId="39A5EC1D" w14:textId="77777777">
      <w:pPr>
        <w:pStyle w:val="NoSpacing"/>
        <w:spacing w:after="120"/>
        <w:ind w:firstLine="142"/>
        <w:rPr>
          <w:sz w:val="20"/>
          <w:szCs w:val="20"/>
          <w:lang w:val="en-US"/>
        </w:rPr>
      </w:pPr>
      <w:r w:rsidRPr="4E2FB45A" w:rsidR="0D3EDC3A">
        <w:rPr>
          <w:sz w:val="20"/>
          <w:szCs w:val="20"/>
          <w:lang w:val="en-US"/>
        </w:rPr>
        <w:t>Markham, K. (2015). Comparing supervised learning algorithms. Retrieved from: https://www.dataschool.io/comparing-supervised-learning-algorithms/. Accessed on March 31. 2021.</w:t>
      </w:r>
    </w:p>
    <w:p w:rsidRPr="00224D55" w:rsidR="0047680F" w:rsidP="002142FA" w:rsidRDefault="0047680F" w14:paraId="54C444FC" w14:textId="77777777">
      <w:pPr>
        <w:pStyle w:val="NoSpacing"/>
        <w:spacing w:after="120"/>
        <w:ind w:firstLine="142"/>
        <w:rPr>
          <w:sz w:val="20"/>
          <w:szCs w:val="20"/>
          <w:lang w:val="en-US"/>
        </w:rPr>
      </w:pPr>
      <w:r w:rsidRPr="00224D55">
        <w:rPr>
          <w:sz w:val="20"/>
          <w:szCs w:val="20"/>
        </w:rPr>
        <w:t>McIntyre D. (2007). Learning from experience: Health care financing in low-and middle-income countries. Geneva: Global forum for health research.</w:t>
      </w:r>
    </w:p>
    <w:p w:rsidRPr="00224D55" w:rsidR="0047680F" w:rsidP="002142FA" w:rsidRDefault="0047680F" w14:paraId="08975F8D" w14:textId="2ABC58E6">
      <w:pPr>
        <w:pStyle w:val="NoSpacing"/>
        <w:spacing w:after="120"/>
        <w:ind w:firstLine="142"/>
        <w:rPr>
          <w:sz w:val="20"/>
          <w:szCs w:val="20"/>
          <w:lang w:val="en-US"/>
        </w:rPr>
      </w:pPr>
      <w:r w:rsidRPr="00224D55">
        <w:rPr>
          <w:sz w:val="20"/>
          <w:szCs w:val="20"/>
          <w:lang w:val="en-US"/>
        </w:rPr>
        <w:t xml:space="preserve">Mensah, J., Oppong, J.R., Schmidt, C.M. (2010). Ghana's National Health Insurance Scheme in the context of the health MDGs: an empirical evaluation using propensity score matching. </w:t>
      </w:r>
      <w:r w:rsidRPr="00224D55">
        <w:rPr>
          <w:i/>
          <w:sz w:val="20"/>
          <w:szCs w:val="20"/>
          <w:lang w:val="en-US"/>
        </w:rPr>
        <w:t>Health Econ</w:t>
      </w:r>
      <w:r w:rsidRPr="00224D55">
        <w:rPr>
          <w:sz w:val="20"/>
          <w:szCs w:val="20"/>
          <w:lang w:val="en-US"/>
        </w:rPr>
        <w:t xml:space="preserve">, 19: 95–106. </w:t>
      </w:r>
      <w:hyperlink w:history="1" r:id="rId42">
        <w:r w:rsidRPr="00224D55">
          <w:rPr>
            <w:rStyle w:val="Hyperlink"/>
            <w:color w:val="auto"/>
            <w:sz w:val="20"/>
            <w:szCs w:val="20"/>
            <w:u w:val="none"/>
            <w:lang w:val="en-US"/>
          </w:rPr>
          <w:t>https://doi.org/10.1002/hec.1633</w:t>
        </w:r>
      </w:hyperlink>
      <w:r w:rsidRPr="00224D55" w:rsidR="00224D55">
        <w:rPr>
          <w:rStyle w:val="Hyperlink"/>
          <w:color w:val="auto"/>
          <w:sz w:val="20"/>
          <w:szCs w:val="20"/>
          <w:u w:val="none"/>
          <w:lang w:val="en-US"/>
        </w:rPr>
        <w:t>.</w:t>
      </w:r>
    </w:p>
    <w:p w:rsidRPr="00224D55" w:rsidR="0047680F" w:rsidP="002142FA" w:rsidRDefault="0047680F" w14:paraId="32395C32" w14:textId="16AB2AD3">
      <w:pPr>
        <w:pStyle w:val="NoSpacing"/>
        <w:spacing w:after="120"/>
        <w:ind w:firstLine="142"/>
        <w:rPr>
          <w:sz w:val="20"/>
          <w:szCs w:val="20"/>
          <w:lang w:val="en-US"/>
        </w:rPr>
      </w:pPr>
      <w:r w:rsidRPr="00224D55">
        <w:rPr>
          <w:sz w:val="20"/>
          <w:szCs w:val="20"/>
        </w:rPr>
        <w:t xml:space="preserve">Mills A, </w:t>
      </w:r>
      <w:proofErr w:type="spellStart"/>
      <w:r w:rsidRPr="00224D55">
        <w:rPr>
          <w:sz w:val="20"/>
          <w:szCs w:val="20"/>
        </w:rPr>
        <w:t>Ataguba</w:t>
      </w:r>
      <w:proofErr w:type="spellEnd"/>
      <w:r w:rsidRPr="00224D55">
        <w:rPr>
          <w:sz w:val="20"/>
          <w:szCs w:val="20"/>
        </w:rPr>
        <w:t xml:space="preserve"> JE, </w:t>
      </w:r>
      <w:proofErr w:type="spellStart"/>
      <w:r w:rsidRPr="00224D55">
        <w:rPr>
          <w:sz w:val="20"/>
          <w:szCs w:val="20"/>
        </w:rPr>
        <w:t>Akazili</w:t>
      </w:r>
      <w:proofErr w:type="spellEnd"/>
      <w:r w:rsidRPr="00224D55">
        <w:rPr>
          <w:sz w:val="20"/>
          <w:szCs w:val="20"/>
        </w:rPr>
        <w:t xml:space="preserve"> J, </w:t>
      </w:r>
      <w:proofErr w:type="spellStart"/>
      <w:r w:rsidRPr="00224D55">
        <w:rPr>
          <w:sz w:val="20"/>
          <w:szCs w:val="20"/>
        </w:rPr>
        <w:t>Borghi</w:t>
      </w:r>
      <w:proofErr w:type="spellEnd"/>
      <w:r w:rsidRPr="00224D55">
        <w:rPr>
          <w:sz w:val="20"/>
          <w:szCs w:val="20"/>
        </w:rPr>
        <w:t xml:space="preserve"> J, </w:t>
      </w:r>
      <w:proofErr w:type="spellStart"/>
      <w:r w:rsidRPr="00224D55">
        <w:rPr>
          <w:sz w:val="20"/>
          <w:szCs w:val="20"/>
        </w:rPr>
        <w:t>Garshong</w:t>
      </w:r>
      <w:proofErr w:type="spellEnd"/>
      <w:r w:rsidRPr="00224D55">
        <w:rPr>
          <w:sz w:val="20"/>
          <w:szCs w:val="20"/>
        </w:rPr>
        <w:t xml:space="preserve"> B, </w:t>
      </w:r>
      <w:proofErr w:type="spellStart"/>
      <w:r w:rsidRPr="00224D55">
        <w:rPr>
          <w:sz w:val="20"/>
          <w:szCs w:val="20"/>
        </w:rPr>
        <w:t>Makawia</w:t>
      </w:r>
      <w:proofErr w:type="spellEnd"/>
      <w:r w:rsidRPr="00224D55">
        <w:rPr>
          <w:sz w:val="20"/>
          <w:szCs w:val="20"/>
        </w:rPr>
        <w:t xml:space="preserve"> S, et al. (2012). Equity in financing and use of health care in Ghana, South Africa, and Tanzania: implications for paths to universal coverage</w:t>
      </w:r>
      <w:r w:rsidRPr="00224D55">
        <w:rPr>
          <w:i/>
          <w:sz w:val="20"/>
          <w:szCs w:val="20"/>
        </w:rPr>
        <w:t>. Lancet</w:t>
      </w:r>
      <w:r w:rsidRPr="00224D55">
        <w:rPr>
          <w:sz w:val="20"/>
          <w:szCs w:val="20"/>
        </w:rPr>
        <w:t>, 380(9837): 126–33. https://doi.org /10.1016/S0140-6736(12)60357-2</w:t>
      </w:r>
      <w:r w:rsidRPr="00224D55" w:rsidR="00224D55">
        <w:rPr>
          <w:sz w:val="20"/>
          <w:szCs w:val="20"/>
        </w:rPr>
        <w:t>.</w:t>
      </w:r>
    </w:p>
    <w:p w:rsidRPr="00224D55" w:rsidR="0047680F" w:rsidP="002142FA" w:rsidRDefault="0047680F" w14:paraId="5D92B7F0" w14:textId="3F96AE21">
      <w:pPr>
        <w:pStyle w:val="NoSpacing"/>
        <w:spacing w:after="120"/>
        <w:ind w:firstLine="142"/>
        <w:rPr>
          <w:sz w:val="20"/>
          <w:szCs w:val="20"/>
          <w:lang w:val="en-US"/>
        </w:rPr>
      </w:pPr>
      <w:proofErr w:type="spellStart"/>
      <w:r w:rsidRPr="00224D55">
        <w:rPr>
          <w:sz w:val="20"/>
          <w:szCs w:val="20"/>
          <w:lang w:val="en-US"/>
        </w:rPr>
        <w:t>Msuya</w:t>
      </w:r>
      <w:proofErr w:type="spellEnd"/>
      <w:r w:rsidRPr="00224D55">
        <w:rPr>
          <w:sz w:val="20"/>
          <w:szCs w:val="20"/>
          <w:lang w:val="en-US"/>
        </w:rPr>
        <w:t xml:space="preserve">, J.M, </w:t>
      </w:r>
      <w:proofErr w:type="spellStart"/>
      <w:r w:rsidRPr="00224D55">
        <w:rPr>
          <w:sz w:val="20"/>
          <w:szCs w:val="20"/>
          <w:lang w:val="en-US"/>
        </w:rPr>
        <w:t>Jütting</w:t>
      </w:r>
      <w:proofErr w:type="spellEnd"/>
      <w:r w:rsidRPr="00224D55">
        <w:rPr>
          <w:sz w:val="20"/>
          <w:szCs w:val="20"/>
          <w:lang w:val="en-US"/>
        </w:rPr>
        <w:t xml:space="preserve">, J.P., Asfaw, A. (2007). Impact of Community Health Funds on the Access to Health Care: Empirical Evidence from Rural Tanzania. </w:t>
      </w:r>
      <w:r w:rsidRPr="00224D55">
        <w:rPr>
          <w:rFonts w:cs="URWPalladioL-Ital"/>
          <w:i/>
          <w:sz w:val="20"/>
          <w:szCs w:val="20"/>
          <w:lang w:val="en-US"/>
        </w:rPr>
        <w:t>International Journal of Public Administration</w:t>
      </w:r>
      <w:r w:rsidRPr="00224D55">
        <w:rPr>
          <w:sz w:val="20"/>
          <w:szCs w:val="20"/>
          <w:lang w:val="en-US"/>
        </w:rPr>
        <w:t xml:space="preserve">, 30(8-9): 813-833. </w:t>
      </w:r>
      <w:hyperlink w:history="1" r:id="rId43">
        <w:r w:rsidRPr="00224D55">
          <w:rPr>
            <w:rStyle w:val="Hyperlink"/>
            <w:color w:val="auto"/>
            <w:sz w:val="20"/>
            <w:szCs w:val="20"/>
            <w:u w:val="none"/>
            <w:lang w:val="en-US"/>
          </w:rPr>
          <w:t>https://doi.org/10.1080/01900690701227263</w:t>
        </w:r>
      </w:hyperlink>
      <w:r w:rsidRPr="00224D55" w:rsidR="00224D55">
        <w:rPr>
          <w:rStyle w:val="Hyperlink"/>
          <w:color w:val="auto"/>
          <w:sz w:val="20"/>
          <w:szCs w:val="20"/>
          <w:u w:val="none"/>
          <w:lang w:val="en-US"/>
        </w:rPr>
        <w:t>.</w:t>
      </w:r>
    </w:p>
    <w:p w:rsidRPr="00224D55" w:rsidR="0047680F" w:rsidP="002142FA" w:rsidRDefault="0047680F" w14:paraId="60A760DB" w14:textId="77777777">
      <w:pPr>
        <w:pStyle w:val="NoSpacing"/>
        <w:spacing w:after="120"/>
        <w:ind w:firstLine="142"/>
        <w:rPr>
          <w:sz w:val="20"/>
          <w:szCs w:val="20"/>
          <w:lang w:val="en-US"/>
        </w:rPr>
      </w:pPr>
      <w:r w:rsidRPr="00224D55">
        <w:rPr>
          <w:sz w:val="20"/>
          <w:szCs w:val="20"/>
          <w:lang w:val="en-US"/>
        </w:rPr>
        <w:t xml:space="preserve">Morgan, J. (2014). Classification and Regression Tree Analysis. </w:t>
      </w:r>
      <w:r w:rsidRPr="00224D55">
        <w:rPr>
          <w:rFonts w:cs="URWPalladioL-Ital"/>
          <w:sz w:val="20"/>
          <w:szCs w:val="20"/>
          <w:lang w:val="en-US"/>
        </w:rPr>
        <w:t>Boston University School of Public Health</w:t>
      </w:r>
      <w:r w:rsidRPr="00224D55">
        <w:rPr>
          <w:sz w:val="20"/>
          <w:szCs w:val="20"/>
          <w:lang w:val="en-US"/>
        </w:rPr>
        <w:t xml:space="preserve">, Technical Report No. 1, 2014. Retrieved from: </w:t>
      </w:r>
      <w:hyperlink w:history="1" r:id="rId44">
        <w:r w:rsidRPr="00224D55">
          <w:rPr>
            <w:sz w:val="20"/>
            <w:szCs w:val="20"/>
            <w:lang w:val="en-US"/>
          </w:rPr>
          <w:t>https://www.bu.edu/sph/files/2014/05/MorganCART.pdf</w:t>
        </w:r>
      </w:hyperlink>
      <w:r w:rsidRPr="00224D55">
        <w:rPr>
          <w:sz w:val="20"/>
          <w:szCs w:val="20"/>
          <w:lang w:val="en-US"/>
        </w:rPr>
        <w:t>. Accessed on March 31. 2021.</w:t>
      </w:r>
    </w:p>
    <w:p w:rsidRPr="00224D55" w:rsidR="0047680F" w:rsidP="002142FA" w:rsidRDefault="0047680F" w14:paraId="103B9644" w14:textId="12A2FACA">
      <w:pPr>
        <w:pStyle w:val="NoSpacing"/>
        <w:spacing w:after="120"/>
        <w:ind w:firstLine="142"/>
        <w:rPr>
          <w:sz w:val="20"/>
          <w:szCs w:val="20"/>
          <w:lang w:val="en-US"/>
        </w:rPr>
      </w:pPr>
      <w:proofErr w:type="spellStart"/>
      <w:r w:rsidRPr="00224D55">
        <w:rPr>
          <w:sz w:val="20"/>
          <w:szCs w:val="20"/>
          <w:lang w:val="en-US"/>
        </w:rPr>
        <w:t>Mosonsieyiri</w:t>
      </w:r>
      <w:proofErr w:type="spellEnd"/>
      <w:r w:rsidRPr="00224D55">
        <w:rPr>
          <w:sz w:val="20"/>
          <w:szCs w:val="20"/>
          <w:lang w:val="en-US"/>
        </w:rPr>
        <w:t xml:space="preserve"> </w:t>
      </w:r>
      <w:proofErr w:type="spellStart"/>
      <w:r w:rsidRPr="00224D55">
        <w:rPr>
          <w:sz w:val="20"/>
          <w:szCs w:val="20"/>
          <w:lang w:val="en-US"/>
        </w:rPr>
        <w:t>Kansanga</w:t>
      </w:r>
      <w:proofErr w:type="spellEnd"/>
      <w:r w:rsidRPr="00224D55">
        <w:rPr>
          <w:sz w:val="20"/>
          <w:szCs w:val="20"/>
          <w:lang w:val="en-US"/>
        </w:rPr>
        <w:t xml:space="preserve">, M., Braimah, J.J., </w:t>
      </w:r>
      <w:proofErr w:type="spellStart"/>
      <w:r w:rsidRPr="00224D55">
        <w:rPr>
          <w:sz w:val="20"/>
          <w:szCs w:val="20"/>
          <w:lang w:val="en-US"/>
        </w:rPr>
        <w:t>Antabe</w:t>
      </w:r>
      <w:proofErr w:type="spellEnd"/>
      <w:r w:rsidRPr="00224D55">
        <w:rPr>
          <w:sz w:val="20"/>
          <w:szCs w:val="20"/>
          <w:lang w:val="en-US"/>
        </w:rPr>
        <w:t xml:space="preserve">, R., Sano, Y., </w:t>
      </w:r>
      <w:proofErr w:type="spellStart"/>
      <w:r w:rsidRPr="00224D55">
        <w:rPr>
          <w:sz w:val="20"/>
          <w:szCs w:val="20"/>
          <w:lang w:val="en-US"/>
        </w:rPr>
        <w:t>Kyeremeh</w:t>
      </w:r>
      <w:proofErr w:type="spellEnd"/>
      <w:r w:rsidRPr="00224D55">
        <w:rPr>
          <w:sz w:val="20"/>
          <w:szCs w:val="20"/>
          <w:lang w:val="en-US"/>
        </w:rPr>
        <w:t xml:space="preserve">, E., </w:t>
      </w:r>
      <w:proofErr w:type="spellStart"/>
      <w:r w:rsidRPr="00224D55">
        <w:rPr>
          <w:sz w:val="20"/>
          <w:szCs w:val="20"/>
          <w:lang w:val="en-US"/>
        </w:rPr>
        <w:t>Luginaah</w:t>
      </w:r>
      <w:proofErr w:type="spellEnd"/>
      <w:r w:rsidRPr="00224D55">
        <w:rPr>
          <w:sz w:val="20"/>
          <w:szCs w:val="20"/>
          <w:lang w:val="en-US"/>
        </w:rPr>
        <w:t xml:space="preserve">, I. (2018). Examining the association between exposure to mass media and health insurance enrolment in Ghana. </w:t>
      </w:r>
      <w:r w:rsidRPr="00224D55">
        <w:rPr>
          <w:i/>
          <w:sz w:val="20"/>
          <w:szCs w:val="20"/>
          <w:lang w:val="en-US"/>
        </w:rPr>
        <w:t>The International Journal of Health Planning and Management,</w:t>
      </w:r>
      <w:r w:rsidRPr="00224D55">
        <w:rPr>
          <w:sz w:val="20"/>
          <w:szCs w:val="20"/>
          <w:lang w:val="en-US"/>
        </w:rPr>
        <w:t xml:space="preserve"> 33(2): e531-e540.</w:t>
      </w:r>
      <w:r w:rsidRPr="00224D55">
        <w:rPr>
          <w:sz w:val="20"/>
          <w:szCs w:val="20"/>
        </w:rPr>
        <w:t xml:space="preserve"> </w:t>
      </w:r>
      <w:r w:rsidRPr="00224D55">
        <w:rPr>
          <w:sz w:val="20"/>
          <w:szCs w:val="20"/>
          <w:lang w:val="en-US"/>
        </w:rPr>
        <w:t>https://doi.org/10.1002/hpm.2505</w:t>
      </w:r>
      <w:r w:rsidRPr="00224D55" w:rsidR="00224D55">
        <w:rPr>
          <w:sz w:val="20"/>
          <w:szCs w:val="20"/>
          <w:lang w:val="en-US"/>
        </w:rPr>
        <w:t>.</w:t>
      </w:r>
    </w:p>
    <w:p w:rsidRPr="00224D55" w:rsidR="0047680F" w:rsidP="002142FA" w:rsidRDefault="0047680F" w14:paraId="590066F9" w14:textId="117BBFD9">
      <w:pPr>
        <w:pStyle w:val="NoSpacing"/>
        <w:spacing w:after="120"/>
        <w:ind w:firstLine="142"/>
        <w:rPr>
          <w:sz w:val="20"/>
          <w:szCs w:val="20"/>
          <w:lang w:val="en-US"/>
        </w:rPr>
      </w:pPr>
      <w:proofErr w:type="spellStart"/>
      <w:r w:rsidRPr="00224D55">
        <w:rPr>
          <w:sz w:val="20"/>
          <w:szCs w:val="20"/>
          <w:lang w:val="en-US"/>
        </w:rPr>
        <w:t>Muchlinski</w:t>
      </w:r>
      <w:proofErr w:type="spellEnd"/>
      <w:r w:rsidRPr="00224D55">
        <w:rPr>
          <w:sz w:val="20"/>
          <w:szCs w:val="20"/>
          <w:lang w:val="en-US"/>
        </w:rPr>
        <w:t xml:space="preserve">, D., Siroky, D., He, J., Kocher, M. (2017). Comparing Random Forest with Logistic Regression for Predicting Class-Imbalanced Civil War Onset Data, </w:t>
      </w:r>
      <w:r w:rsidRPr="00224D55">
        <w:rPr>
          <w:rFonts w:cs="URWPalladioL-Ital"/>
          <w:sz w:val="20"/>
          <w:szCs w:val="20"/>
          <w:lang w:val="en-US"/>
        </w:rPr>
        <w:t>Political Analysis</w:t>
      </w:r>
      <w:r w:rsidRPr="00224D55">
        <w:rPr>
          <w:sz w:val="20"/>
          <w:szCs w:val="20"/>
          <w:lang w:val="en-US"/>
        </w:rPr>
        <w:t xml:space="preserve">. Cambridge: </w:t>
      </w:r>
      <w:r w:rsidRPr="00224D55">
        <w:rPr>
          <w:i/>
          <w:sz w:val="20"/>
          <w:szCs w:val="20"/>
          <w:lang w:val="en-US"/>
        </w:rPr>
        <w:t>Cambridge University Press</w:t>
      </w:r>
      <w:r w:rsidRPr="00224D55">
        <w:rPr>
          <w:sz w:val="20"/>
          <w:szCs w:val="20"/>
          <w:lang w:val="en-US"/>
        </w:rPr>
        <w:t xml:space="preserve">, 2017. </w:t>
      </w:r>
      <w:hyperlink w:history="1" r:id="rId45">
        <w:r w:rsidRPr="00224D55">
          <w:rPr>
            <w:rStyle w:val="Hyperlink"/>
            <w:color w:val="auto"/>
            <w:sz w:val="20"/>
            <w:szCs w:val="20"/>
            <w:u w:val="none"/>
            <w:lang w:val="en-US"/>
          </w:rPr>
          <w:t>https://doi.org/</w:t>
        </w:r>
        <w:r w:rsidRPr="00224D55">
          <w:rPr>
            <w:rStyle w:val="Hyperlink"/>
            <w:i/>
            <w:iCs/>
            <w:color w:val="auto"/>
            <w:sz w:val="20"/>
            <w:szCs w:val="20"/>
            <w:u w:val="none"/>
            <w:lang w:val="en-US"/>
          </w:rPr>
          <w:t>10.1093</w:t>
        </w:r>
        <w:r w:rsidRPr="00224D55">
          <w:rPr>
            <w:rStyle w:val="Hyperlink"/>
            <w:color w:val="auto"/>
            <w:sz w:val="20"/>
            <w:szCs w:val="20"/>
            <w:u w:val="none"/>
            <w:lang w:val="en-US"/>
          </w:rPr>
          <w:t>/</w:t>
        </w:r>
        <w:r w:rsidRPr="00224D55">
          <w:rPr>
            <w:rStyle w:val="Hyperlink"/>
            <w:i/>
            <w:iCs/>
            <w:color w:val="auto"/>
            <w:sz w:val="20"/>
            <w:szCs w:val="20"/>
            <w:u w:val="none"/>
            <w:lang w:val="en-US"/>
          </w:rPr>
          <w:t>pan</w:t>
        </w:r>
        <w:r w:rsidRPr="00224D55">
          <w:rPr>
            <w:rStyle w:val="Hyperlink"/>
            <w:color w:val="auto"/>
            <w:sz w:val="20"/>
            <w:szCs w:val="20"/>
            <w:u w:val="none"/>
            <w:lang w:val="en-US"/>
          </w:rPr>
          <w:t>/</w:t>
        </w:r>
        <w:r w:rsidRPr="00224D55">
          <w:rPr>
            <w:rStyle w:val="Hyperlink"/>
            <w:i/>
            <w:iCs/>
            <w:color w:val="auto"/>
            <w:sz w:val="20"/>
            <w:szCs w:val="20"/>
            <w:u w:val="none"/>
            <w:lang w:val="en-US"/>
          </w:rPr>
          <w:t>mpv024</w:t>
        </w:r>
      </w:hyperlink>
      <w:r w:rsidRPr="00224D55" w:rsidR="00224D55">
        <w:rPr>
          <w:rStyle w:val="Hyperlink"/>
          <w:i/>
          <w:iCs/>
          <w:color w:val="auto"/>
          <w:sz w:val="20"/>
          <w:szCs w:val="20"/>
          <w:u w:val="none"/>
          <w:lang w:val="en-US"/>
        </w:rPr>
        <w:t>.</w:t>
      </w:r>
    </w:p>
    <w:p w:rsidRPr="00224D55" w:rsidR="0047680F" w:rsidP="002142FA" w:rsidRDefault="0047680F" w14:paraId="7F7B481A" w14:textId="537B9E9B">
      <w:pPr>
        <w:pStyle w:val="NoSpacing"/>
        <w:spacing w:after="120"/>
        <w:ind w:firstLine="142"/>
        <w:rPr>
          <w:sz w:val="20"/>
          <w:szCs w:val="20"/>
          <w:lang w:val="en-US"/>
        </w:rPr>
      </w:pPr>
      <w:r w:rsidRPr="00224D55">
        <w:rPr>
          <w:sz w:val="20"/>
          <w:szCs w:val="20"/>
          <w:lang w:val="en-US"/>
        </w:rPr>
        <w:t xml:space="preserve">Mueller, E., Sandoval, </w:t>
      </w:r>
      <w:proofErr w:type="spellStart"/>
      <w:r w:rsidRPr="00224D55">
        <w:rPr>
          <w:sz w:val="20"/>
          <w:szCs w:val="20"/>
          <w:lang w:val="en-US"/>
        </w:rPr>
        <w:t>J.S.o.</w:t>
      </w:r>
      <w:proofErr w:type="spellEnd"/>
      <w:r w:rsidRPr="00224D55">
        <w:rPr>
          <w:sz w:val="20"/>
          <w:szCs w:val="20"/>
          <w:lang w:val="en-US"/>
        </w:rPr>
        <w:t xml:space="preserve">, Mudigonda, S., Elliott, M. (2019). A Cluster-Based Machine Learning Ensemble Approach for Geospatial Data: Estimation of Health Insurance Status in Missouri. </w:t>
      </w:r>
      <w:r w:rsidRPr="00224D55">
        <w:rPr>
          <w:i/>
          <w:sz w:val="20"/>
          <w:szCs w:val="20"/>
          <w:lang w:val="en-US"/>
        </w:rPr>
        <w:t>ISPRS Int. J. Geo-Inf.,</w:t>
      </w:r>
      <w:r w:rsidRPr="00224D55">
        <w:rPr>
          <w:sz w:val="20"/>
          <w:szCs w:val="20"/>
          <w:lang w:val="en-US"/>
        </w:rPr>
        <w:t xml:space="preserve"> 8(1): 13.  https://doi.org/10.3390/ijgi8010013</w:t>
      </w:r>
      <w:r w:rsidRPr="00224D55" w:rsidR="00224D55">
        <w:rPr>
          <w:sz w:val="20"/>
          <w:szCs w:val="20"/>
          <w:lang w:val="en-US"/>
        </w:rPr>
        <w:t>.</w:t>
      </w:r>
    </w:p>
    <w:p w:rsidRPr="00224D55" w:rsidR="0047680F" w:rsidP="002142FA" w:rsidRDefault="0047680F" w14:paraId="378A11FF" w14:textId="488071AE">
      <w:pPr>
        <w:pStyle w:val="NoSpacing"/>
        <w:spacing w:after="120"/>
        <w:ind w:firstLine="142"/>
        <w:rPr>
          <w:sz w:val="20"/>
          <w:szCs w:val="20"/>
        </w:rPr>
      </w:pPr>
      <w:r w:rsidRPr="00224D55">
        <w:rPr>
          <w:sz w:val="20"/>
          <w:szCs w:val="20"/>
          <w:lang w:val="en-US"/>
        </w:rPr>
        <w:t xml:space="preserve">Mullainathan, S., Spiess, J. (2017). Machine Learning: An Applied Econometric Approach. </w:t>
      </w:r>
      <w:r w:rsidRPr="00224D55">
        <w:rPr>
          <w:i/>
          <w:sz w:val="20"/>
          <w:szCs w:val="20"/>
          <w:lang w:val="es-ES"/>
        </w:rPr>
        <w:t xml:space="preserve">J. Econ. </w:t>
      </w:r>
      <w:proofErr w:type="spellStart"/>
      <w:r w:rsidRPr="00224D55">
        <w:rPr>
          <w:i/>
          <w:sz w:val="20"/>
          <w:szCs w:val="20"/>
          <w:lang w:val="es-ES"/>
        </w:rPr>
        <w:t>Perspect</w:t>
      </w:r>
      <w:proofErr w:type="spellEnd"/>
      <w:r w:rsidRPr="00224D55">
        <w:rPr>
          <w:i/>
          <w:sz w:val="20"/>
          <w:szCs w:val="20"/>
          <w:lang w:val="es-ES"/>
        </w:rPr>
        <w:t>.,</w:t>
      </w:r>
      <w:r w:rsidRPr="00224D55">
        <w:rPr>
          <w:sz w:val="20"/>
          <w:szCs w:val="20"/>
          <w:lang w:val="es-ES"/>
        </w:rPr>
        <w:t xml:space="preserve"> 31(2):87–106. </w:t>
      </w:r>
      <w:hyperlink w:history="1" r:id="rId46">
        <w:r w:rsidRPr="00224D55">
          <w:rPr>
            <w:rStyle w:val="Hyperlink"/>
            <w:color w:val="auto"/>
            <w:sz w:val="20"/>
            <w:szCs w:val="20"/>
            <w:u w:val="none"/>
          </w:rPr>
          <w:t>http://dx.doi.org/10.1257/jep.31.2.87</w:t>
        </w:r>
      </w:hyperlink>
      <w:r w:rsidRPr="00224D55" w:rsidR="00224D55">
        <w:rPr>
          <w:sz w:val="20"/>
          <w:szCs w:val="20"/>
        </w:rPr>
        <w:t>.</w:t>
      </w:r>
    </w:p>
    <w:p w:rsidRPr="00224D55" w:rsidR="0047680F" w:rsidP="002142FA" w:rsidRDefault="0047680F" w14:paraId="46E1238D" w14:textId="77777777">
      <w:pPr>
        <w:pStyle w:val="NoSpacing"/>
        <w:spacing w:after="120"/>
        <w:ind w:firstLine="142"/>
        <w:rPr>
          <w:sz w:val="20"/>
          <w:szCs w:val="20"/>
          <w:lang w:val="de-CH"/>
        </w:rPr>
      </w:pPr>
      <w:r w:rsidRPr="4E2FB45A" w:rsidR="0D3EDC3A">
        <w:rPr>
          <w:sz w:val="20"/>
          <w:szCs w:val="20"/>
        </w:rPr>
        <w:t xml:space="preserve">Murphy, Kevin P. (2012). </w:t>
      </w:r>
      <w:r w:rsidRPr="4E2FB45A" w:rsidR="0D3EDC3A">
        <w:rPr>
          <w:sz w:val="20"/>
          <w:szCs w:val="20"/>
          <w:lang w:val="en-US"/>
        </w:rPr>
        <w:t xml:space="preserve">Machine Learning: A Probabilistic Perspective. </w:t>
      </w:r>
      <w:r w:rsidRPr="4E2FB45A" w:rsidR="0D3EDC3A">
        <w:rPr>
          <w:sz w:val="20"/>
          <w:szCs w:val="20"/>
          <w:lang w:val="de-CH"/>
        </w:rPr>
        <w:t>Cambridge, MA: MIT Press, 2012.</w:t>
      </w:r>
    </w:p>
    <w:p w:rsidRPr="00224D55" w:rsidR="002142FA" w:rsidP="002142FA" w:rsidRDefault="002142FA" w14:paraId="3D1107B3" w14:textId="2DE7EE55">
      <w:pPr>
        <w:pStyle w:val="NoSpacing"/>
        <w:spacing w:after="120"/>
        <w:ind w:firstLine="142"/>
        <w:rPr>
          <w:sz w:val="20"/>
          <w:szCs w:val="20"/>
          <w:lang w:val="en-US"/>
        </w:rPr>
      </w:pPr>
      <w:r w:rsidRPr="00224D55">
        <w:rPr>
          <w:sz w:val="20"/>
          <w:szCs w:val="20"/>
          <w:lang w:val="de-CH"/>
        </w:rPr>
        <w:t xml:space="preserve">Osei </w:t>
      </w:r>
      <w:proofErr w:type="spellStart"/>
      <w:r w:rsidRPr="00224D55">
        <w:rPr>
          <w:sz w:val="20"/>
          <w:szCs w:val="20"/>
          <w:lang w:val="de-CH"/>
        </w:rPr>
        <w:t>Afriyie</w:t>
      </w:r>
      <w:proofErr w:type="spellEnd"/>
      <w:r w:rsidRPr="00224D55">
        <w:rPr>
          <w:sz w:val="20"/>
          <w:szCs w:val="20"/>
          <w:lang w:val="de-CH"/>
        </w:rPr>
        <w:t xml:space="preserve">, D., </w:t>
      </w:r>
      <w:proofErr w:type="spellStart"/>
      <w:r w:rsidRPr="00224D55">
        <w:rPr>
          <w:sz w:val="20"/>
          <w:szCs w:val="20"/>
          <w:lang w:val="de-CH"/>
        </w:rPr>
        <w:t>Krasniq</w:t>
      </w:r>
      <w:proofErr w:type="spellEnd"/>
      <w:r w:rsidRPr="00224D55">
        <w:rPr>
          <w:sz w:val="20"/>
          <w:szCs w:val="20"/>
          <w:lang w:val="de-CH"/>
        </w:rPr>
        <w:t xml:space="preserve">, B., </w:t>
      </w:r>
      <w:proofErr w:type="spellStart"/>
      <w:r w:rsidRPr="00224D55">
        <w:rPr>
          <w:sz w:val="20"/>
          <w:szCs w:val="20"/>
          <w:lang w:val="de-CH"/>
        </w:rPr>
        <w:t>Hooley</w:t>
      </w:r>
      <w:proofErr w:type="spellEnd"/>
      <w:r w:rsidRPr="00224D55">
        <w:rPr>
          <w:sz w:val="20"/>
          <w:szCs w:val="20"/>
          <w:lang w:val="de-CH"/>
        </w:rPr>
        <w:t xml:space="preserve">, B. </w:t>
      </w:r>
      <w:r w:rsidRPr="00224D55">
        <w:rPr>
          <w:i/>
          <w:sz w:val="20"/>
          <w:szCs w:val="20"/>
          <w:lang w:val="de-CH"/>
        </w:rPr>
        <w:t>et al</w:t>
      </w:r>
      <w:r w:rsidRPr="00224D55">
        <w:rPr>
          <w:sz w:val="20"/>
          <w:szCs w:val="20"/>
          <w:lang w:val="de-CH"/>
        </w:rPr>
        <w:t xml:space="preserve">. </w:t>
      </w:r>
      <w:r w:rsidRPr="00224D55">
        <w:rPr>
          <w:sz w:val="20"/>
          <w:szCs w:val="20"/>
          <w:lang w:val="en-US"/>
        </w:rPr>
        <w:t xml:space="preserve">(2022). Equity in health insurance schemes enrollment in low and middle-income countries: A systematic review and meta-analysis. </w:t>
      </w:r>
      <w:r w:rsidRPr="00224D55">
        <w:rPr>
          <w:i/>
          <w:sz w:val="20"/>
          <w:szCs w:val="20"/>
          <w:lang w:val="en-US"/>
        </w:rPr>
        <w:t>Int J Equity Health,</w:t>
      </w:r>
      <w:r w:rsidRPr="00224D55">
        <w:rPr>
          <w:sz w:val="20"/>
          <w:szCs w:val="20"/>
          <w:lang w:val="en-US"/>
        </w:rPr>
        <w:t xml:space="preserve"> 21(21). https://doi.org/10.1186/s12939-021-01608-x</w:t>
      </w:r>
      <w:r w:rsidRPr="00224D55" w:rsidR="00224D55">
        <w:rPr>
          <w:sz w:val="20"/>
          <w:szCs w:val="20"/>
          <w:lang w:val="en-US"/>
        </w:rPr>
        <w:t>.</w:t>
      </w:r>
    </w:p>
    <w:p w:rsidRPr="00224D55" w:rsidR="0047680F" w:rsidP="002142FA" w:rsidRDefault="0047680F" w14:paraId="1F0458D4" w14:textId="35AF035A">
      <w:pPr>
        <w:pStyle w:val="NoSpacing"/>
        <w:spacing w:after="120"/>
        <w:ind w:firstLine="142"/>
        <w:rPr>
          <w:sz w:val="20"/>
          <w:szCs w:val="20"/>
          <w:lang w:val="en-US"/>
        </w:rPr>
      </w:pPr>
      <w:proofErr w:type="spellStart"/>
      <w:r w:rsidRPr="00224D55">
        <w:rPr>
          <w:sz w:val="20"/>
          <w:szCs w:val="20"/>
          <w:lang w:val="en-US"/>
        </w:rPr>
        <w:t>Owoo</w:t>
      </w:r>
      <w:proofErr w:type="spellEnd"/>
      <w:r w:rsidRPr="00224D55">
        <w:rPr>
          <w:sz w:val="20"/>
          <w:szCs w:val="20"/>
          <w:lang w:val="en-US"/>
        </w:rPr>
        <w:t xml:space="preserve">, N.S., </w:t>
      </w:r>
      <w:proofErr w:type="spellStart"/>
      <w:r w:rsidRPr="00224D55">
        <w:rPr>
          <w:sz w:val="20"/>
          <w:szCs w:val="20"/>
          <w:lang w:val="en-US"/>
        </w:rPr>
        <w:t>Lambon-Quayefio</w:t>
      </w:r>
      <w:proofErr w:type="spellEnd"/>
      <w:r w:rsidRPr="00224D55">
        <w:rPr>
          <w:sz w:val="20"/>
          <w:szCs w:val="20"/>
          <w:lang w:val="en-US"/>
        </w:rPr>
        <w:t xml:space="preserve">, M.P. (2013). National health insurance, social influence and antenatal care use in Ghana. </w:t>
      </w:r>
      <w:r w:rsidRPr="00224D55">
        <w:rPr>
          <w:rFonts w:cs="URWPalladioL-Ital"/>
          <w:i/>
          <w:sz w:val="20"/>
          <w:szCs w:val="20"/>
          <w:lang w:val="en-US"/>
        </w:rPr>
        <w:t>Health Economics Review</w:t>
      </w:r>
      <w:r w:rsidRPr="00224D55">
        <w:rPr>
          <w:sz w:val="20"/>
          <w:szCs w:val="20"/>
          <w:lang w:val="en-US"/>
        </w:rPr>
        <w:t xml:space="preserve">, 3:19. </w:t>
      </w:r>
      <w:hyperlink w:history="1" r:id="rId48">
        <w:r w:rsidRPr="00224D55">
          <w:rPr>
            <w:rStyle w:val="Hyperlink"/>
            <w:color w:val="auto"/>
            <w:sz w:val="20"/>
            <w:szCs w:val="20"/>
            <w:u w:val="none"/>
            <w:lang w:val="en-US"/>
          </w:rPr>
          <w:t>https://doi.org/10.1186/2191-1991-3-19</w:t>
        </w:r>
      </w:hyperlink>
      <w:r w:rsidRPr="00224D55" w:rsidR="00224D55">
        <w:rPr>
          <w:rStyle w:val="Hyperlink"/>
          <w:color w:val="auto"/>
          <w:sz w:val="20"/>
          <w:szCs w:val="20"/>
          <w:u w:val="none"/>
          <w:lang w:val="en-US"/>
        </w:rPr>
        <w:t>.</w:t>
      </w:r>
    </w:p>
    <w:p w:rsidRPr="00224D55" w:rsidR="0047680F" w:rsidP="002142FA" w:rsidRDefault="0047680F" w14:paraId="04D07FC8" w14:textId="162070AF">
      <w:pPr>
        <w:pStyle w:val="NoSpacing"/>
        <w:spacing w:after="120"/>
        <w:ind w:firstLine="142"/>
        <w:rPr>
          <w:sz w:val="20"/>
          <w:szCs w:val="20"/>
          <w:lang w:val="en-US"/>
        </w:rPr>
      </w:pPr>
      <w:r w:rsidRPr="4E2FB45A" w:rsidR="0D3EDC3A">
        <w:rPr>
          <w:sz w:val="20"/>
          <w:szCs w:val="20"/>
          <w:lang w:val="en-US"/>
        </w:rPr>
        <w:t xml:space="preserve">Salari, P., </w:t>
      </w:r>
      <w:proofErr w:type="spellStart"/>
      <w:r w:rsidRPr="4E2FB45A" w:rsidR="0D3EDC3A">
        <w:rPr>
          <w:sz w:val="20"/>
          <w:szCs w:val="20"/>
          <w:lang w:val="en-US"/>
        </w:rPr>
        <w:t>Akweongo</w:t>
      </w:r>
      <w:proofErr w:type="spellEnd"/>
      <w:r w:rsidRPr="4E2FB45A" w:rsidR="0D3EDC3A">
        <w:rPr>
          <w:sz w:val="20"/>
          <w:szCs w:val="20"/>
          <w:lang w:val="en-US"/>
        </w:rPr>
        <w:t xml:space="preserve">, P., Aikins, M., Tediosi, F. (2019). Determinants of health insurance enrollment in Ghana: Evidence from three national household surveys. </w:t>
      </w:r>
      <w:r w:rsidRPr="4E2FB45A" w:rsidR="0D3EDC3A">
        <w:rPr>
          <w:i w:val="1"/>
          <w:iCs w:val="1"/>
          <w:sz w:val="20"/>
          <w:szCs w:val="20"/>
          <w:lang w:val="en-US"/>
        </w:rPr>
        <w:t>Health Policy and Planning</w:t>
      </w:r>
      <w:r w:rsidRPr="4E2FB45A" w:rsidR="0D3EDC3A">
        <w:rPr>
          <w:sz w:val="20"/>
          <w:szCs w:val="20"/>
          <w:lang w:val="en-US"/>
        </w:rPr>
        <w:t xml:space="preserve">, 34(8): 582–594. </w:t>
      </w:r>
      <w:hyperlink r:id="R0b7e9990caa64c21">
        <w:r w:rsidRPr="4E2FB45A" w:rsidR="0D3EDC3A">
          <w:rPr>
            <w:rStyle w:val="Hyperlink"/>
            <w:color w:val="auto"/>
            <w:sz w:val="20"/>
            <w:szCs w:val="20"/>
            <w:u w:val="none"/>
            <w:lang w:val="en-US"/>
          </w:rPr>
          <w:t>https://doi.org/10.1093/heapol/czz079</w:t>
        </w:r>
      </w:hyperlink>
      <w:r w:rsidRPr="4E2FB45A" w:rsidR="7AC7D04E">
        <w:rPr>
          <w:rStyle w:val="Hyperlink"/>
          <w:color w:val="auto"/>
          <w:sz w:val="20"/>
          <w:szCs w:val="20"/>
          <w:u w:val="none"/>
          <w:lang w:val="en-US"/>
        </w:rPr>
        <w:t>.</w:t>
      </w:r>
    </w:p>
    <w:p w:rsidRPr="00224D55" w:rsidR="0047680F" w:rsidP="002142FA" w:rsidRDefault="0047680F" w14:paraId="44A84780" w14:textId="77777777">
      <w:pPr>
        <w:spacing w:after="120" w:line="240" w:lineRule="auto"/>
        <w:ind w:firstLine="142"/>
        <w:rPr>
          <w:sz w:val="20"/>
          <w:szCs w:val="20"/>
          <w:lang w:val="en-US"/>
        </w:rPr>
      </w:pPr>
      <w:r w:rsidRPr="00224D55">
        <w:rPr>
          <w:sz w:val="20"/>
          <w:szCs w:val="20"/>
          <w:lang w:val="en-US"/>
        </w:rPr>
        <w:t>Sansone, D., &amp; Zhu, A, (2021). Using Machine Learning to Create an Early Warning System for Welfare Recipients. IZA Discussion Papers 14377, Institute of Labor Economics (IZA).</w:t>
      </w:r>
    </w:p>
    <w:p w:rsidRPr="00224D55" w:rsidR="0047680F" w:rsidP="002142FA" w:rsidRDefault="0047680F" w14:paraId="06CBC76E" w14:textId="77777777">
      <w:pPr>
        <w:pStyle w:val="NoSpacing"/>
        <w:spacing w:after="120"/>
        <w:ind w:firstLine="142"/>
        <w:rPr>
          <w:sz w:val="20"/>
          <w:szCs w:val="20"/>
          <w:lang w:val="en-US"/>
        </w:rPr>
      </w:pPr>
      <w:r w:rsidRPr="00224D55">
        <w:rPr>
          <w:sz w:val="20"/>
          <w:szCs w:val="20"/>
          <w:lang w:val="en-US"/>
        </w:rPr>
        <w:t xml:space="preserve">Savage, D., Zhang, X., Wang, Q., Yu, X., Chou, P. (2017). Detection of Money Laundering Groups: Supervised Learning on Small Networks.  </w:t>
      </w:r>
      <w:r w:rsidRPr="00224D55">
        <w:rPr>
          <w:rFonts w:cs="URWPalladioL-Ital"/>
          <w:sz w:val="20"/>
          <w:szCs w:val="20"/>
          <w:lang w:val="en-US"/>
        </w:rPr>
        <w:t>The AAAI Workshop</w:t>
      </w:r>
      <w:r w:rsidRPr="00224D55">
        <w:rPr>
          <w:sz w:val="20"/>
          <w:szCs w:val="20"/>
          <w:lang w:val="en-US"/>
        </w:rPr>
        <w:t xml:space="preserve"> 2017. Retrieved from: </w:t>
      </w:r>
      <w:hyperlink w:history="1" r:id="rId51">
        <w:r w:rsidRPr="00224D55">
          <w:rPr>
            <w:sz w:val="20"/>
            <w:szCs w:val="20"/>
            <w:lang w:val="en-US"/>
          </w:rPr>
          <w:t>http://aaai.org/ocs/index.php/WS/AAAIW17/paper/view/15101</w:t>
        </w:r>
      </w:hyperlink>
      <w:r w:rsidRPr="00224D55">
        <w:rPr>
          <w:sz w:val="20"/>
          <w:szCs w:val="20"/>
          <w:lang w:val="en-US"/>
        </w:rPr>
        <w:t>. Accessed on March 31. 2021.</w:t>
      </w:r>
    </w:p>
    <w:p w:rsidRPr="00224D55" w:rsidR="0047680F" w:rsidP="002142FA" w:rsidRDefault="0047680F" w14:paraId="52AE76D7" w14:textId="758FAD02">
      <w:pPr>
        <w:pStyle w:val="NoSpacing"/>
        <w:spacing w:after="120"/>
        <w:ind w:firstLine="142"/>
        <w:rPr>
          <w:sz w:val="20"/>
          <w:szCs w:val="20"/>
          <w:lang w:val="en-US"/>
        </w:rPr>
      </w:pPr>
      <w:r w:rsidRPr="00224D55">
        <w:rPr>
          <w:sz w:val="20"/>
          <w:szCs w:val="20"/>
          <w:lang w:val="en-US"/>
        </w:rPr>
        <w:t xml:space="preserve">Spaan, E., </w:t>
      </w:r>
      <w:proofErr w:type="spellStart"/>
      <w:r w:rsidRPr="00224D55">
        <w:rPr>
          <w:sz w:val="20"/>
          <w:szCs w:val="20"/>
          <w:lang w:val="en-US"/>
        </w:rPr>
        <w:t>Mathijssen</w:t>
      </w:r>
      <w:proofErr w:type="spellEnd"/>
      <w:r w:rsidRPr="00224D55">
        <w:rPr>
          <w:sz w:val="20"/>
          <w:szCs w:val="20"/>
          <w:lang w:val="en-US"/>
        </w:rPr>
        <w:t xml:space="preserve">, J., Tromp, N., McBain, F., ten Have, A., Baltussen, R. (2012). </w:t>
      </w:r>
      <w:r w:rsidRPr="00224D55">
        <w:rPr>
          <w:sz w:val="20"/>
          <w:szCs w:val="20"/>
        </w:rPr>
        <w:t xml:space="preserve">The impact of health insurance in Africa and Asia: a systematic review. </w:t>
      </w:r>
      <w:r w:rsidRPr="00224D55">
        <w:rPr>
          <w:i/>
          <w:sz w:val="20"/>
          <w:szCs w:val="20"/>
        </w:rPr>
        <w:t>Bulletin of the World Health Organization</w:t>
      </w:r>
      <w:r w:rsidRPr="00224D55">
        <w:rPr>
          <w:sz w:val="20"/>
          <w:szCs w:val="20"/>
        </w:rPr>
        <w:t>, 90(9):685–92. https://doi.org/10.2471/BLT.12.102301</w:t>
      </w:r>
      <w:r w:rsidRPr="00224D55" w:rsidR="00224D55">
        <w:rPr>
          <w:sz w:val="20"/>
          <w:szCs w:val="20"/>
        </w:rPr>
        <w:t>.</w:t>
      </w:r>
    </w:p>
    <w:p w:rsidRPr="00224D55" w:rsidR="0047680F" w:rsidP="002142FA" w:rsidRDefault="0047680F" w14:paraId="0A11F292" w14:textId="23ED11DA">
      <w:pPr>
        <w:pStyle w:val="NoSpacing"/>
        <w:spacing w:after="120"/>
        <w:ind w:firstLine="142"/>
        <w:rPr>
          <w:sz w:val="20"/>
          <w:szCs w:val="20"/>
        </w:rPr>
      </w:pPr>
      <w:r w:rsidRPr="4E2FB45A" w:rsidR="0D3EDC3A">
        <w:rPr>
          <w:sz w:val="20"/>
          <w:szCs w:val="20"/>
          <w:lang w:val="fr-CH"/>
        </w:rPr>
        <w:t xml:space="preserve">Tessema, Z.T., </w:t>
      </w:r>
      <w:proofErr w:type="spellStart"/>
      <w:r w:rsidRPr="4E2FB45A" w:rsidR="0D3EDC3A">
        <w:rPr>
          <w:sz w:val="20"/>
          <w:szCs w:val="20"/>
          <w:lang w:val="fr-CH"/>
        </w:rPr>
        <w:t>Yazachew</w:t>
      </w:r>
      <w:proofErr w:type="spellEnd"/>
      <w:r w:rsidRPr="4E2FB45A" w:rsidR="0D3EDC3A">
        <w:rPr>
          <w:sz w:val="20"/>
          <w:szCs w:val="20"/>
          <w:lang w:val="fr-CH"/>
        </w:rPr>
        <w:t xml:space="preserve">, L., Tesema, G.A. et al. </w:t>
      </w:r>
      <w:r w:rsidRPr="4E2FB45A" w:rsidR="0D3EDC3A">
        <w:rPr>
          <w:sz w:val="20"/>
          <w:szCs w:val="20"/>
        </w:rPr>
        <w:t xml:space="preserve">(2020). Determinants of postnatal care utilization in sub-Saharan Africa: a meta and multilevel analysis of data from 36 sub-Saharan countries. </w:t>
      </w:r>
      <w:r w:rsidRPr="4E2FB45A" w:rsidR="0D3EDC3A">
        <w:rPr>
          <w:i w:val="1"/>
          <w:iCs w:val="1"/>
          <w:sz w:val="20"/>
          <w:szCs w:val="20"/>
        </w:rPr>
        <w:t>Ital J Pediatr</w:t>
      </w:r>
      <w:r w:rsidRPr="4E2FB45A" w:rsidR="0D3EDC3A">
        <w:rPr>
          <w:sz w:val="20"/>
          <w:szCs w:val="20"/>
        </w:rPr>
        <w:t xml:space="preserve">, 46(175). </w:t>
      </w:r>
      <w:hyperlink r:id="R830364ce463f42b0">
        <w:r w:rsidRPr="4E2FB45A" w:rsidR="0D3EDC3A">
          <w:rPr>
            <w:rStyle w:val="Hyperlink"/>
            <w:sz w:val="20"/>
            <w:szCs w:val="20"/>
          </w:rPr>
          <w:t>https://doi.org/10.1186/s13052-020-00944-y</w:t>
        </w:r>
      </w:hyperlink>
      <w:r w:rsidRPr="4E2FB45A" w:rsidR="7AC7D04E">
        <w:rPr>
          <w:rStyle w:val="Hyperlink"/>
          <w:sz w:val="20"/>
          <w:szCs w:val="20"/>
        </w:rPr>
        <w:t>.</w:t>
      </w:r>
    </w:p>
    <w:p w:rsidRPr="00224D55" w:rsidR="0047680F" w:rsidP="002142FA" w:rsidRDefault="0047680F" w14:paraId="4F3E160E" w14:textId="77777777">
      <w:pPr>
        <w:pStyle w:val="NoSpacing"/>
        <w:spacing w:after="120"/>
        <w:ind w:firstLine="142"/>
        <w:rPr>
          <w:sz w:val="20"/>
          <w:szCs w:val="20"/>
          <w:lang w:val="en-US"/>
        </w:rPr>
      </w:pPr>
      <w:r w:rsidRPr="00224D55">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224D55">
        <w:rPr>
          <w:i/>
          <w:sz w:val="20"/>
          <w:szCs w:val="20"/>
          <w:lang w:val="en-US"/>
        </w:rPr>
        <w:t>United Nations</w:t>
      </w:r>
      <w:r w:rsidRPr="00224D55">
        <w:rPr>
          <w:sz w:val="20"/>
          <w:szCs w:val="20"/>
          <w:lang w:val="en-US"/>
        </w:rPr>
        <w:t>, 2013.</w:t>
      </w:r>
    </w:p>
    <w:p w:rsidRPr="00224D55" w:rsidR="0047680F" w:rsidP="002142FA" w:rsidRDefault="0047680F" w14:paraId="1BE0F26D" w14:textId="20E60FEB">
      <w:pPr>
        <w:pStyle w:val="NoSpacing"/>
        <w:spacing w:after="120"/>
        <w:ind w:firstLine="142"/>
        <w:rPr>
          <w:sz w:val="20"/>
          <w:szCs w:val="20"/>
          <w:lang w:val="en-US"/>
        </w:rPr>
      </w:pPr>
      <w:proofErr w:type="spellStart"/>
      <w:r w:rsidRPr="00224D55">
        <w:rPr>
          <w:sz w:val="20"/>
          <w:szCs w:val="20"/>
          <w:lang w:val="en-US"/>
        </w:rPr>
        <w:t>Vaithianathan</w:t>
      </w:r>
      <w:proofErr w:type="spellEnd"/>
      <w:r w:rsidRPr="00224D55">
        <w:rPr>
          <w:sz w:val="20"/>
          <w:szCs w:val="20"/>
          <w:lang w:val="en-US"/>
        </w:rPr>
        <w:t xml:space="preserve">, R., Maloney, T., Putnam-Hornstein, E., Jiang, N. (2013). Children in the public benefit system at risk of maltreatment: Identification via predictive modeling. </w:t>
      </w:r>
      <w:r w:rsidRPr="00224D55">
        <w:rPr>
          <w:i/>
          <w:sz w:val="20"/>
          <w:szCs w:val="20"/>
          <w:lang w:val="en-US"/>
        </w:rPr>
        <w:t>Am. J. Prev. Med.</w:t>
      </w:r>
      <w:r w:rsidRPr="00224D55">
        <w:rPr>
          <w:sz w:val="20"/>
          <w:szCs w:val="20"/>
          <w:lang w:val="en-US"/>
        </w:rPr>
        <w:t xml:space="preserve">, 45(3): 354–359. </w:t>
      </w:r>
      <w:hyperlink w:history="1" r:id="rId54">
        <w:r w:rsidRPr="00224D55">
          <w:rPr>
            <w:rStyle w:val="Hyperlink"/>
            <w:color w:val="auto"/>
            <w:sz w:val="20"/>
            <w:szCs w:val="20"/>
            <w:u w:val="none"/>
            <w:lang w:val="en-US"/>
          </w:rPr>
          <w:t>http://dx.doi.org/10.1016/j.amepre.2013.04.022</w:t>
        </w:r>
      </w:hyperlink>
      <w:r w:rsidRPr="00224D55" w:rsidR="00224D55">
        <w:rPr>
          <w:rStyle w:val="Hyperlink"/>
          <w:color w:val="auto"/>
          <w:sz w:val="20"/>
          <w:szCs w:val="20"/>
          <w:u w:val="none"/>
          <w:lang w:val="en-US"/>
        </w:rPr>
        <w:t>.</w:t>
      </w:r>
    </w:p>
    <w:p w:rsidRPr="00224D55" w:rsidR="0047680F" w:rsidP="002142FA" w:rsidRDefault="0047680F" w14:paraId="1FC1032F" w14:textId="77777777">
      <w:pPr>
        <w:pStyle w:val="NoSpacing"/>
        <w:spacing w:after="120"/>
        <w:ind w:firstLine="142"/>
        <w:rPr>
          <w:sz w:val="20"/>
          <w:szCs w:val="20"/>
          <w:lang w:val="en-US"/>
        </w:rPr>
      </w:pPr>
      <w:r w:rsidRPr="00224D55">
        <w:rPr>
          <w:sz w:val="20"/>
          <w:szCs w:val="20"/>
          <w:lang w:val="en-US"/>
        </w:rPr>
        <w:t xml:space="preserve">Venables, W.N., Ripley, B.D. (2002). Modern Applied Statistics with S: fourth edition. Berlin: </w:t>
      </w:r>
      <w:r w:rsidRPr="00224D55">
        <w:rPr>
          <w:rFonts w:cs="URWPalladioL-Ital"/>
          <w:sz w:val="20"/>
          <w:szCs w:val="20"/>
          <w:lang w:val="en-US"/>
        </w:rPr>
        <w:t>Springer</w:t>
      </w:r>
      <w:r w:rsidRPr="00224D55">
        <w:rPr>
          <w:sz w:val="20"/>
          <w:szCs w:val="20"/>
          <w:lang w:val="en-US"/>
        </w:rPr>
        <w:t>.</w:t>
      </w:r>
    </w:p>
    <w:p w:rsidRPr="00224D55" w:rsidR="0047680F" w:rsidP="002142FA" w:rsidRDefault="0047680F" w14:paraId="4AA3F5C5" w14:textId="34FD5CCD">
      <w:pPr>
        <w:pStyle w:val="NoSpacing"/>
        <w:spacing w:after="120"/>
        <w:ind w:firstLine="142"/>
        <w:rPr>
          <w:sz w:val="20"/>
          <w:szCs w:val="20"/>
          <w:lang w:val="en-US"/>
        </w:rPr>
      </w:pPr>
      <w:r w:rsidRPr="00224D55">
        <w:rPr>
          <w:sz w:val="20"/>
          <w:szCs w:val="20"/>
          <w:lang w:val="en-US"/>
        </w:rPr>
        <w:t xml:space="preserve">Vimont, A., Leleu, H., Durand-Zaleski, I. (2021). Machine learning versus regression modelling in predicting individual healthcare costs from a representative sample of the nationwide claims database in France. </w:t>
      </w:r>
      <w:r w:rsidRPr="00224D55">
        <w:rPr>
          <w:i/>
          <w:sz w:val="20"/>
          <w:szCs w:val="20"/>
          <w:lang w:val="en-US"/>
        </w:rPr>
        <w:t>European Journal of Health Economics</w:t>
      </w:r>
      <w:r w:rsidRPr="00224D55">
        <w:rPr>
          <w:sz w:val="20"/>
          <w:szCs w:val="20"/>
          <w:lang w:val="en-US"/>
        </w:rPr>
        <w:t xml:space="preserve">. </w:t>
      </w:r>
      <w:hyperlink w:history="1" r:id="rId55">
        <w:r w:rsidRPr="00224D55">
          <w:rPr>
            <w:sz w:val="20"/>
            <w:szCs w:val="20"/>
            <w:lang w:val="en-US"/>
          </w:rPr>
          <w:t>https://doi.org/10.1007/s10198-021-01363-4</w:t>
        </w:r>
      </w:hyperlink>
      <w:r w:rsidRPr="00224D55" w:rsidR="00224D55">
        <w:rPr>
          <w:sz w:val="20"/>
          <w:szCs w:val="20"/>
          <w:lang w:val="en-US"/>
        </w:rPr>
        <w:t>.</w:t>
      </w:r>
    </w:p>
    <w:p w:rsidRPr="00224D55" w:rsidR="0047680F" w:rsidP="002142FA" w:rsidRDefault="0047680F" w14:paraId="0F185C4A" w14:textId="76DDE150">
      <w:pPr>
        <w:pStyle w:val="NoSpacing"/>
        <w:spacing w:after="120"/>
        <w:ind w:firstLine="142"/>
        <w:rPr>
          <w:sz w:val="20"/>
          <w:szCs w:val="20"/>
          <w:lang w:val="en-US"/>
        </w:rPr>
      </w:pPr>
      <w:r w:rsidRPr="00224D55">
        <w:rPr>
          <w:sz w:val="20"/>
          <w:szCs w:val="20"/>
          <w:lang w:val="en-US"/>
        </w:rPr>
        <w:t xml:space="preserve">Wagstaff, A., Flores, G., Smitz, M., Hsu, J., </w:t>
      </w:r>
      <w:proofErr w:type="spellStart"/>
      <w:r w:rsidRPr="00224D55">
        <w:rPr>
          <w:sz w:val="20"/>
          <w:szCs w:val="20"/>
          <w:lang w:val="en-US"/>
        </w:rPr>
        <w:t>Chepynoga</w:t>
      </w:r>
      <w:proofErr w:type="spellEnd"/>
      <w:r w:rsidRPr="00224D55">
        <w:rPr>
          <w:sz w:val="20"/>
          <w:szCs w:val="20"/>
          <w:lang w:val="en-US"/>
        </w:rPr>
        <w:t>, K., Eozenou, P. (2018). Progress on impoverishing health spending in 122 countries:  a retrospective observational study.</w:t>
      </w:r>
      <w:r w:rsidRPr="00224D55">
        <w:rPr>
          <w:i/>
          <w:sz w:val="20"/>
          <w:szCs w:val="20"/>
          <w:lang w:val="en-US"/>
        </w:rPr>
        <w:t xml:space="preserve"> Lancet Glob Health</w:t>
      </w:r>
      <w:r w:rsidRPr="00224D55">
        <w:rPr>
          <w:sz w:val="20"/>
          <w:szCs w:val="20"/>
          <w:lang w:val="en-US"/>
        </w:rPr>
        <w:t>, 6: e180–92. https://doi.org/10.1016/S2214-109X(17)30486-2</w:t>
      </w:r>
      <w:r w:rsidRPr="00224D55" w:rsidR="00224D55">
        <w:rPr>
          <w:sz w:val="20"/>
          <w:szCs w:val="20"/>
          <w:lang w:val="en-US"/>
        </w:rPr>
        <w:t>.</w:t>
      </w:r>
    </w:p>
    <w:p w:rsidRPr="00224D55" w:rsidR="0047680F" w:rsidP="002142FA" w:rsidRDefault="0047680F" w14:paraId="34992E91" w14:textId="3919A6C9">
      <w:pPr>
        <w:pStyle w:val="NoSpacing"/>
        <w:spacing w:after="120"/>
        <w:ind w:firstLine="142"/>
      </w:pPr>
      <w:r w:rsidRPr="4E2FB45A" w:rsidR="0D3EDC3A">
        <w:rPr>
          <w:sz w:val="20"/>
          <w:szCs w:val="20"/>
          <w:lang w:val="en-US"/>
        </w:rPr>
        <w:t xml:space="preserve">Wang, W., </w:t>
      </w:r>
      <w:r w:rsidRPr="4E2FB45A" w:rsidR="0D3EDC3A">
        <w:rPr>
          <w:sz w:val="20"/>
          <w:szCs w:val="20"/>
          <w:lang w:val="en-US"/>
        </w:rPr>
        <w:t>Temsah</w:t>
      </w:r>
      <w:r w:rsidRPr="4E2FB45A" w:rsidR="0D3EDC3A">
        <w:rPr>
          <w:sz w:val="20"/>
          <w:szCs w:val="20"/>
          <w:lang w:val="en-US"/>
        </w:rPr>
        <w:t xml:space="preserve">, G., Mallick, L. (2017). The impact of health insurance on maternal health care utilization: evidence from Ghana, Indonesia and Rwanda. </w:t>
      </w:r>
      <w:r w:rsidRPr="4E2FB45A" w:rsidR="0D3EDC3A">
        <w:rPr>
          <w:rFonts w:cs="URWPalladioL-Ital"/>
          <w:i w:val="1"/>
          <w:iCs w:val="1"/>
          <w:sz w:val="20"/>
          <w:szCs w:val="20"/>
          <w:lang w:val="en-US"/>
        </w:rPr>
        <w:t>Health Policy and Planning</w:t>
      </w:r>
      <w:r w:rsidRPr="4E2FB45A" w:rsidR="0D3EDC3A">
        <w:rPr>
          <w:sz w:val="20"/>
          <w:szCs w:val="20"/>
          <w:lang w:val="en-US"/>
        </w:rPr>
        <w:t xml:space="preserve">, 32(2): 366-75. </w:t>
      </w:r>
      <w:hyperlink r:id="Rd1839fb0cea14869">
        <w:r w:rsidRPr="4E2FB45A" w:rsidR="0D3EDC3A">
          <w:rPr>
            <w:rStyle w:val="Hyperlink"/>
            <w:color w:val="auto"/>
            <w:sz w:val="20"/>
            <w:szCs w:val="20"/>
            <w:u w:val="none"/>
            <w:lang w:val="en-US"/>
          </w:rPr>
          <w:t>https://doi.org/10.1093/heapol/czw135</w:t>
        </w:r>
      </w:hyperlink>
      <w:r w:rsidRPr="4E2FB45A" w:rsidR="7AC7D04E">
        <w:rPr>
          <w:rStyle w:val="Hyperlink"/>
          <w:color w:val="auto"/>
          <w:sz w:val="20"/>
          <w:szCs w:val="20"/>
          <w:u w:val="none"/>
          <w:lang w:val="en-US"/>
        </w:rPr>
        <w:t>.</w:t>
      </w:r>
    </w:p>
    <w:p w:rsidR="6A340066" w:rsidP="4E2FB45A" w:rsidRDefault="6A340066" w14:paraId="422E76E1" w14:textId="32BDE222">
      <w:pPr>
        <w:pStyle w:val="NoSpacing"/>
        <w:spacing w:after="120"/>
        <w:ind w:firstLine="142"/>
      </w:pPr>
      <w:r w:rsidRPr="4E2FB45A" w:rsidR="6A340066">
        <w:rPr>
          <w:rStyle w:val="Hyperlink"/>
          <w:color w:val="auto"/>
          <w:sz w:val="20"/>
          <w:szCs w:val="20"/>
          <w:u w:val="none"/>
          <w:lang w:val="en-US"/>
        </w:rPr>
        <w:t xml:space="preserve">Weldesenbet, A.B., Kebede, S.A., Ayele, B.H., &amp; Tusa, B.S. (2021). Health Insurance Coverage and Its Associated Factors Among Reproductive-Age Women in East Africa: A Multilevel Mixed-Effects Generalized Linear Model. </w:t>
      </w:r>
      <w:r w:rsidRPr="4E2FB45A" w:rsidR="6A340066">
        <w:rPr>
          <w:rStyle w:val="Hyperlink"/>
          <w:i w:val="1"/>
          <w:iCs w:val="1"/>
          <w:color w:val="auto"/>
          <w:sz w:val="20"/>
          <w:szCs w:val="20"/>
          <w:u w:val="none"/>
          <w:lang w:val="en-US"/>
        </w:rPr>
        <w:t>ClinicoEconomics and Outcomes Research</w:t>
      </w:r>
      <w:r w:rsidRPr="4E2FB45A" w:rsidR="6A340066">
        <w:rPr>
          <w:rStyle w:val="Hyperlink"/>
          <w:color w:val="auto"/>
          <w:sz w:val="20"/>
          <w:szCs w:val="20"/>
          <w:u w:val="none"/>
          <w:lang w:val="en-US"/>
        </w:rPr>
        <w:t>, 13, 693-701. https://doi.org/10.2147/CEOR.S322087.</w:t>
      </w:r>
    </w:p>
    <w:p w:rsidRPr="00224D55" w:rsidR="0047680F" w:rsidP="002142FA" w:rsidRDefault="0047680F" w14:paraId="739C468A" w14:textId="77777777">
      <w:pPr>
        <w:pStyle w:val="NoSpacing"/>
        <w:spacing w:after="120"/>
        <w:ind w:firstLine="142"/>
        <w:rPr>
          <w:sz w:val="20"/>
          <w:szCs w:val="20"/>
          <w:lang w:val="en-US"/>
        </w:rPr>
      </w:pPr>
      <w:r w:rsidRPr="00224D55">
        <w:rPr>
          <w:sz w:val="20"/>
          <w:szCs w:val="20"/>
          <w:lang w:val="en-US"/>
        </w:rPr>
        <w:t xml:space="preserve">World Bank (2021). World Bank Open Data. Retrieved from: </w:t>
      </w:r>
      <w:hyperlink w:history="1" r:id="rId57">
        <w:r w:rsidRPr="00224D55">
          <w:rPr>
            <w:sz w:val="20"/>
            <w:szCs w:val="20"/>
            <w:lang w:val="en-US"/>
          </w:rPr>
          <w:t>https://data.worldbank.org/</w:t>
        </w:r>
      </w:hyperlink>
      <w:r w:rsidRPr="00224D55">
        <w:rPr>
          <w:sz w:val="20"/>
          <w:szCs w:val="20"/>
          <w:lang w:val="en-US"/>
        </w:rPr>
        <w:t>. Accessed on March 31. 2021.</w:t>
      </w:r>
    </w:p>
    <w:p w:rsidRPr="00224D55" w:rsidR="0047680F" w:rsidP="002142FA" w:rsidRDefault="0047680F" w14:paraId="4D4B227B" w14:textId="3C2553EC">
      <w:pPr>
        <w:spacing w:after="120" w:line="240" w:lineRule="auto"/>
        <w:ind w:firstLine="142"/>
        <w:rPr>
          <w:sz w:val="20"/>
          <w:szCs w:val="20"/>
          <w:lang w:val="en-US"/>
        </w:rPr>
      </w:pPr>
      <w:r w:rsidRPr="00224D55">
        <w:rPr>
          <w:sz w:val="20"/>
          <w:szCs w:val="20"/>
        </w:rPr>
        <w:t xml:space="preserve">WHO (2022). Skilled health professionals density (per 10 000 population). Retrieved from: </w:t>
      </w:r>
      <w:hyperlink w:history="1" r:id="rId58">
        <w:r w:rsidRPr="00224D55">
          <w:rPr>
            <w:rStyle w:val="Hyperlink"/>
            <w:color w:val="auto"/>
            <w:sz w:val="20"/>
            <w:szCs w:val="20"/>
            <w:u w:val="none"/>
          </w:rPr>
          <w:t>https://www.who.int/data/gho/indicator-metadata-registry/imr-details/4667</w:t>
        </w:r>
      </w:hyperlink>
      <w:r w:rsidRPr="00224D55">
        <w:rPr>
          <w:sz w:val="20"/>
          <w:szCs w:val="20"/>
        </w:rPr>
        <w:t xml:space="preserve">. </w:t>
      </w:r>
      <w:r w:rsidRPr="00224D55">
        <w:rPr>
          <w:sz w:val="20"/>
          <w:szCs w:val="20"/>
          <w:lang w:val="en-US"/>
        </w:rPr>
        <w:t>Accessed on January 14. 2023.</w:t>
      </w:r>
    </w:p>
    <w:p w:rsidRPr="00F34B3E" w:rsidR="0047680F" w:rsidP="0047680F" w:rsidRDefault="0047680F" w14:paraId="56769662" w14:textId="77777777">
      <w:pPr>
        <w:rPr>
          <w:sz w:val="20"/>
          <w:szCs w:val="20"/>
          <w:lang w:val="en-US"/>
        </w:rPr>
      </w:pPr>
    </w:p>
    <w:p w:rsidRPr="00F34B3E" w:rsidR="0047680F" w:rsidP="005E0471" w:rsidRDefault="0047680F" w14:paraId="03DF37B8" w14:textId="77777777">
      <w:pPr>
        <w:spacing w:after="120" w:line="240" w:lineRule="auto"/>
        <w:rPr>
          <w:sz w:val="20"/>
          <w:szCs w:val="20"/>
          <w:lang w:val="en-US"/>
        </w:rPr>
        <w:sectPr w:rsidRPr="00F34B3E" w:rsidR="0047680F" w:rsidSect="002142FA">
          <w:pgSz w:w="11906" w:h="16838" w:orient="portrait"/>
          <w:pgMar w:top="1417" w:right="1276" w:bottom="1134" w:left="993" w:header="708" w:footer="708" w:gutter="0"/>
          <w:cols w:space="708"/>
          <w:docGrid w:linePitch="360"/>
        </w:sectPr>
      </w:pPr>
    </w:p>
    <w:p w:rsidRPr="00F34B3E" w:rsidR="00C74007" w:rsidP="00C74007" w:rsidRDefault="00C74007" w14:paraId="72E0B183" w14:textId="2E7331CE">
      <w:pPr>
        <w:pStyle w:val="Heading1"/>
        <w:numPr>
          <w:ilvl w:val="0"/>
          <w:numId w:val="0"/>
        </w:numPr>
        <w:rPr>
          <w:shd w:val="clear" w:color="auto" w:fill="FFFFFF"/>
          <w:lang w:val="en-US"/>
        </w:rPr>
      </w:pPr>
      <w:r>
        <w:rPr>
          <w:shd w:val="clear" w:color="auto" w:fill="FFFFFF"/>
          <w:lang w:val="en-US"/>
        </w:rPr>
        <w:t>Tables and Figures</w:t>
      </w:r>
    </w:p>
    <w:p w:rsidRPr="00F34B3E" w:rsidR="00D95DD8" w:rsidP="00D95DD8" w:rsidRDefault="00D95DD8" w14:paraId="7275135A" w14:textId="77777777">
      <w:pPr>
        <w:pStyle w:val="NoSpacing"/>
        <w:rPr>
          <w:b/>
          <w:lang w:val="en-US"/>
        </w:rPr>
      </w:pPr>
      <w:r w:rsidRPr="00F34B3E">
        <w:rPr>
          <w:b/>
          <w:lang w:val="en-US"/>
        </w:rPr>
        <w:t>Table 1: Used dataset by country</w:t>
      </w:r>
    </w:p>
    <w:tbl>
      <w:tblPr>
        <w:tblW w:w="5129" w:type="pct"/>
        <w:tblLayout w:type="fixed"/>
        <w:tblCellMar>
          <w:left w:w="70" w:type="dxa"/>
          <w:right w:w="70" w:type="dxa"/>
        </w:tblCellMar>
        <w:tblLook w:val="04A0" w:firstRow="1" w:lastRow="0" w:firstColumn="1" w:lastColumn="0" w:noHBand="0" w:noVBand="1"/>
      </w:tblPr>
      <w:tblGrid>
        <w:gridCol w:w="1834"/>
        <w:gridCol w:w="851"/>
        <w:gridCol w:w="1210"/>
        <w:gridCol w:w="977"/>
        <w:gridCol w:w="1346"/>
        <w:gridCol w:w="1333"/>
        <w:gridCol w:w="1755"/>
      </w:tblGrid>
      <w:tr w:rsidRPr="00F34B3E" w:rsidR="00D95DD8" w:rsidTr="00112450" w14:paraId="4CC41CF5" w14:textId="77777777">
        <w:trPr>
          <w:trHeight w:val="300"/>
        </w:trPr>
        <w:tc>
          <w:tcPr>
            <w:tcW w:w="986" w:type="pct"/>
            <w:tcBorders>
              <w:top w:val="single" w:color="auto" w:sz="4" w:space="0"/>
            </w:tcBorders>
            <w:shd w:val="clear" w:color="auto" w:fill="808080" w:themeFill="background1" w:themeFillShade="80"/>
            <w:vAlign w:val="center"/>
            <w:hideMark/>
          </w:tcPr>
          <w:p w:rsidRPr="00F34B3E" w:rsidR="00D95DD8" w:rsidP="00112450" w:rsidRDefault="00D95DD8" w14:paraId="1074499A" w14:textId="77777777">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color="auto" w:sz="4" w:space="0"/>
            </w:tcBorders>
            <w:shd w:val="clear" w:color="auto" w:fill="808080" w:themeFill="background1" w:themeFillShade="80"/>
            <w:vAlign w:val="center"/>
          </w:tcPr>
          <w:p w:rsidRPr="00F34B3E" w:rsidR="00D95DD8" w:rsidP="00112450" w:rsidRDefault="00D95DD8" w14:paraId="58384D9E" w14:textId="77777777">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color="auto" w:sz="4" w:space="0"/>
              <w:right w:val="double" w:color="auto" w:sz="4" w:space="0"/>
            </w:tcBorders>
            <w:shd w:val="clear" w:color="auto" w:fill="808080" w:themeFill="background1" w:themeFillShade="80"/>
            <w:vAlign w:val="center"/>
          </w:tcPr>
          <w:p w:rsidRPr="00F34B3E" w:rsidR="00D95DD8" w:rsidP="00112450" w:rsidRDefault="00D95DD8" w14:paraId="03069AD7" w14:textId="77777777">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Census</w:t>
            </w:r>
          </w:p>
        </w:tc>
        <w:tc>
          <w:tcPr>
            <w:tcW w:w="2907" w:type="pct"/>
            <w:gridSpan w:val="4"/>
            <w:tcBorders>
              <w:top w:val="single" w:color="auto" w:sz="4" w:space="0"/>
              <w:left w:val="double" w:color="auto" w:sz="4" w:space="0"/>
            </w:tcBorders>
            <w:shd w:val="clear" w:color="auto" w:fill="808080" w:themeFill="background1" w:themeFillShade="80"/>
            <w:vAlign w:val="center"/>
          </w:tcPr>
          <w:p w:rsidR="00D95DD8" w:rsidP="00112450" w:rsidRDefault="00D95DD8" w14:paraId="2F6EE7EC" w14:textId="77777777">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sample country average</w:t>
            </w:r>
          </w:p>
        </w:tc>
      </w:tr>
      <w:tr w:rsidRPr="00F34B3E" w:rsidR="00D95DD8" w:rsidTr="00112450" w14:paraId="26BA249F" w14:textId="77777777">
        <w:trPr>
          <w:trHeight w:val="300"/>
        </w:trPr>
        <w:tc>
          <w:tcPr>
            <w:tcW w:w="986" w:type="pct"/>
            <w:tcBorders>
              <w:top w:val="single" w:color="auto" w:sz="4" w:space="0"/>
            </w:tcBorders>
            <w:shd w:val="clear" w:color="auto" w:fill="808080" w:themeFill="background1" w:themeFillShade="80"/>
            <w:vAlign w:val="center"/>
          </w:tcPr>
          <w:p w:rsidRPr="00F34B3E" w:rsidR="00D95DD8" w:rsidP="00112450" w:rsidRDefault="00D95DD8" w14:paraId="1A97B3C7" w14:textId="77777777">
            <w:pPr>
              <w:spacing w:after="0" w:line="240" w:lineRule="auto"/>
              <w:jc w:val="left"/>
              <w:rPr>
                <w:rFonts w:eastAsia="Times New Roman" w:cs="Calibri"/>
                <w:b/>
                <w:color w:val="FFFFFF" w:themeColor="background1"/>
                <w:sz w:val="20"/>
                <w:szCs w:val="20"/>
                <w:lang w:eastAsia="de-CH"/>
              </w:rPr>
            </w:pPr>
          </w:p>
        </w:tc>
        <w:tc>
          <w:tcPr>
            <w:tcW w:w="457" w:type="pct"/>
            <w:tcBorders>
              <w:top w:val="single" w:color="auto" w:sz="4" w:space="0"/>
            </w:tcBorders>
            <w:shd w:val="clear" w:color="auto" w:fill="808080" w:themeFill="background1" w:themeFillShade="80"/>
            <w:vAlign w:val="center"/>
          </w:tcPr>
          <w:p w:rsidRPr="00F34B3E" w:rsidR="00D95DD8" w:rsidP="00112450" w:rsidRDefault="00D95DD8" w14:paraId="48D8ABCA" w14:textId="77777777">
            <w:pPr>
              <w:spacing w:after="0" w:line="240" w:lineRule="auto"/>
              <w:jc w:val="left"/>
              <w:rPr>
                <w:rFonts w:eastAsia="Times New Roman" w:cs="Calibri"/>
                <w:b/>
                <w:bCs/>
                <w:color w:val="FFFFFF" w:themeColor="background1"/>
                <w:sz w:val="20"/>
                <w:szCs w:val="20"/>
                <w:lang w:eastAsia="de-CH"/>
              </w:rPr>
            </w:pPr>
          </w:p>
        </w:tc>
        <w:tc>
          <w:tcPr>
            <w:tcW w:w="650" w:type="pct"/>
            <w:tcBorders>
              <w:top w:val="single" w:color="auto" w:sz="4" w:space="0"/>
              <w:right w:val="double" w:color="auto" w:sz="4" w:space="0"/>
            </w:tcBorders>
            <w:shd w:val="clear" w:color="auto" w:fill="808080" w:themeFill="background1" w:themeFillShade="80"/>
            <w:vAlign w:val="center"/>
          </w:tcPr>
          <w:p w:rsidRPr="00F34B3E" w:rsidR="00D95DD8" w:rsidP="00112450" w:rsidRDefault="00D95DD8" w14:paraId="3B433DB3" w14:textId="77777777">
            <w:pPr>
              <w:spacing w:after="0" w:line="240" w:lineRule="auto"/>
              <w:jc w:val="left"/>
              <w:rPr>
                <w:rFonts w:eastAsia="Times New Roman" w:cs="Calibri"/>
                <w:b/>
                <w:bCs/>
                <w:color w:val="FFFFFF" w:themeColor="background1"/>
                <w:sz w:val="20"/>
                <w:szCs w:val="20"/>
                <w:lang w:eastAsia="de-CH"/>
              </w:rPr>
            </w:pPr>
          </w:p>
        </w:tc>
        <w:tc>
          <w:tcPr>
            <w:tcW w:w="525" w:type="pct"/>
            <w:tcBorders>
              <w:top w:val="single" w:color="auto" w:sz="4" w:space="0"/>
              <w:left w:val="double" w:color="auto" w:sz="4" w:space="0"/>
            </w:tcBorders>
            <w:shd w:val="clear" w:color="auto" w:fill="808080" w:themeFill="background1" w:themeFillShade="80"/>
            <w:vAlign w:val="center"/>
          </w:tcPr>
          <w:p w:rsidR="00D95DD8" w:rsidP="00112450" w:rsidRDefault="00D95DD8" w14:paraId="1DA2C349" w14:textId="77777777">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rsidR="00D95DD8" w:rsidP="00112450" w:rsidRDefault="00D95DD8" w14:paraId="082A9766" w14:textId="77777777">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color="auto" w:sz="4" w:space="0"/>
            </w:tcBorders>
            <w:shd w:val="clear" w:color="auto" w:fill="808080" w:themeFill="background1" w:themeFillShade="80"/>
            <w:vAlign w:val="center"/>
          </w:tcPr>
          <w:p w:rsidR="00D95DD8" w:rsidP="00112450" w:rsidRDefault="00D95DD8" w14:paraId="64FEC94B" w14:textId="77777777">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Visited health facility last  year</w:t>
            </w:r>
            <w:r>
              <w:rPr>
                <w:rFonts w:eastAsia="Times New Roman" w:cs="Calibri"/>
                <w:b/>
                <w:bCs/>
                <w:color w:val="FFFFFF" w:themeColor="background1"/>
                <w:sz w:val="20"/>
                <w:szCs w:val="20"/>
                <w:lang w:val="en-US" w:eastAsia="de-CH"/>
              </w:rPr>
              <w:t xml:space="preserve"> </w:t>
            </w:r>
          </w:p>
          <w:p w:rsidR="00D95DD8" w:rsidP="00112450" w:rsidRDefault="00D95DD8" w14:paraId="1D7D26A7"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color="auto" w:sz="4" w:space="0"/>
            </w:tcBorders>
            <w:shd w:val="clear" w:color="auto" w:fill="808080" w:themeFill="background1" w:themeFillShade="80"/>
            <w:vAlign w:val="center"/>
          </w:tcPr>
          <w:p w:rsidR="00D95DD8" w:rsidP="00112450" w:rsidRDefault="00D95DD8" w14:paraId="6540976D"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43" w:type="pct"/>
            <w:tcBorders>
              <w:top w:val="single" w:color="auto" w:sz="4" w:space="0"/>
            </w:tcBorders>
            <w:shd w:val="clear" w:color="auto" w:fill="808080" w:themeFill="background1" w:themeFillShade="80"/>
            <w:vAlign w:val="center"/>
          </w:tcPr>
          <w:p w:rsidR="00D95DD8" w:rsidP="00112450" w:rsidRDefault="00D95DD8" w14:paraId="79FE2ABA"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r>
              <w:rPr>
                <w:rFonts w:eastAsia="Times New Roman" w:cs="Calibri"/>
                <w:b/>
                <w:bCs/>
                <w:color w:val="FFFFFF" w:themeColor="background1"/>
                <w:sz w:val="20"/>
                <w:szCs w:val="20"/>
                <w:lang w:val="en-US" w:eastAsia="de-CH"/>
              </w:rPr>
              <w:t xml:space="preserve"> (%)</w:t>
            </w:r>
          </w:p>
        </w:tc>
      </w:tr>
      <w:tr w:rsidRPr="009523F5" w:rsidR="00D95DD8" w:rsidTr="00112450" w14:paraId="7648DB2F" w14:textId="77777777">
        <w:trPr>
          <w:trHeight w:val="170"/>
        </w:trPr>
        <w:tc>
          <w:tcPr>
            <w:tcW w:w="986" w:type="pct"/>
            <w:vAlign w:val="center"/>
          </w:tcPr>
          <w:p w:rsidRPr="00F34B3E" w:rsidR="00D95DD8" w:rsidP="00112450" w:rsidRDefault="00D95DD8" w14:paraId="4E1BB5C3" w14:textId="77777777">
            <w:pPr>
              <w:spacing w:after="0" w:line="240" w:lineRule="auto"/>
              <w:jc w:val="left"/>
              <w:rPr>
                <w:rFonts w:eastAsia="Times New Roman" w:cs="Calibri"/>
                <w:color w:val="000000"/>
                <w:sz w:val="20"/>
                <w:szCs w:val="20"/>
                <w:lang w:eastAsia="de-CH"/>
              </w:rPr>
            </w:pPr>
            <w:r>
              <w:rPr>
                <w:rFonts w:cs="Arial"/>
                <w:color w:val="000000"/>
                <w:sz w:val="20"/>
                <w:szCs w:val="20"/>
              </w:rPr>
              <w:t>Benin</w:t>
            </w:r>
          </w:p>
        </w:tc>
        <w:tc>
          <w:tcPr>
            <w:tcW w:w="457" w:type="pct"/>
            <w:vAlign w:val="center"/>
          </w:tcPr>
          <w:p w:rsidRPr="00F34B3E" w:rsidR="00D95DD8" w:rsidP="00112450" w:rsidRDefault="00D95DD8" w14:paraId="1818D70E" w14:textId="77777777">
            <w:pPr>
              <w:spacing w:after="0" w:line="240" w:lineRule="auto"/>
              <w:jc w:val="right"/>
              <w:rPr>
                <w:rFonts w:eastAsia="Times New Roman" w:cs="Calibri"/>
                <w:color w:val="000000"/>
                <w:sz w:val="20"/>
                <w:szCs w:val="20"/>
                <w:lang w:eastAsia="de-CH"/>
              </w:rPr>
            </w:pPr>
            <w:r>
              <w:rPr>
                <w:rFonts w:cs="Arial"/>
                <w:color w:val="000000"/>
                <w:sz w:val="20"/>
                <w:szCs w:val="20"/>
              </w:rPr>
              <w:t>2017-18</w:t>
            </w:r>
          </w:p>
        </w:tc>
        <w:tc>
          <w:tcPr>
            <w:tcW w:w="650" w:type="pct"/>
            <w:tcBorders>
              <w:right w:val="double" w:color="auto" w:sz="4" w:space="0"/>
            </w:tcBorders>
            <w:vAlign w:val="center"/>
          </w:tcPr>
          <w:p w:rsidRPr="00F34B3E" w:rsidR="00D95DD8" w:rsidP="00112450" w:rsidRDefault="00D95DD8" w14:paraId="0BFEE611" w14:textId="77777777">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525" w:type="pct"/>
            <w:tcBorders>
              <w:left w:val="double" w:color="auto" w:sz="4" w:space="0"/>
            </w:tcBorders>
            <w:vAlign w:val="bottom"/>
          </w:tcPr>
          <w:p w:rsidRPr="009523F5" w:rsidR="00D95DD8" w:rsidP="00112450" w:rsidRDefault="00D95DD8" w14:paraId="4CCCD392" w14:textId="77777777">
            <w:pPr>
              <w:spacing w:after="0" w:line="240" w:lineRule="auto"/>
              <w:jc w:val="right"/>
              <w:rPr>
                <w:rFonts w:cs="Arial"/>
                <w:color w:val="000000"/>
                <w:sz w:val="20"/>
                <w:szCs w:val="20"/>
              </w:rPr>
            </w:pPr>
            <w:r w:rsidRPr="009523F5">
              <w:rPr>
                <w:rFonts w:cs="Arial"/>
                <w:color w:val="000000"/>
                <w:sz w:val="20"/>
                <w:szCs w:val="20"/>
              </w:rPr>
              <w:t>1.2</w:t>
            </w:r>
          </w:p>
        </w:tc>
        <w:tc>
          <w:tcPr>
            <w:tcW w:w="723" w:type="pct"/>
            <w:vAlign w:val="bottom"/>
          </w:tcPr>
          <w:p w:rsidRPr="009523F5" w:rsidR="00D95DD8" w:rsidP="00112450" w:rsidRDefault="00D95DD8" w14:paraId="68DD671F" w14:textId="77777777">
            <w:pPr>
              <w:spacing w:after="0" w:line="240" w:lineRule="auto"/>
              <w:jc w:val="right"/>
              <w:rPr>
                <w:rFonts w:cs="Arial"/>
                <w:color w:val="000000"/>
                <w:sz w:val="20"/>
                <w:szCs w:val="20"/>
              </w:rPr>
            </w:pPr>
            <w:r w:rsidRPr="009523F5">
              <w:rPr>
                <w:rFonts w:cs="Arial"/>
                <w:color w:val="000000"/>
                <w:sz w:val="20"/>
                <w:szCs w:val="20"/>
              </w:rPr>
              <w:t>40.5</w:t>
            </w:r>
          </w:p>
        </w:tc>
        <w:tc>
          <w:tcPr>
            <w:tcW w:w="716" w:type="pct"/>
            <w:vAlign w:val="bottom"/>
          </w:tcPr>
          <w:p w:rsidRPr="009523F5" w:rsidR="00D95DD8" w:rsidP="00112450" w:rsidRDefault="00D95DD8" w14:paraId="10C9FD5C" w14:textId="77777777">
            <w:pPr>
              <w:spacing w:after="0" w:line="240" w:lineRule="auto"/>
              <w:jc w:val="right"/>
              <w:rPr>
                <w:rFonts w:cs="Arial"/>
                <w:color w:val="000000"/>
                <w:sz w:val="20"/>
                <w:szCs w:val="20"/>
              </w:rPr>
            </w:pPr>
            <w:r w:rsidRPr="009523F5">
              <w:rPr>
                <w:rFonts w:cs="Arial"/>
                <w:color w:val="000000"/>
                <w:sz w:val="20"/>
                <w:szCs w:val="20"/>
              </w:rPr>
              <w:t>86.0</w:t>
            </w:r>
          </w:p>
        </w:tc>
        <w:tc>
          <w:tcPr>
            <w:tcW w:w="943" w:type="pct"/>
            <w:vAlign w:val="bottom"/>
          </w:tcPr>
          <w:p w:rsidRPr="009523F5" w:rsidR="00D95DD8" w:rsidP="00112450" w:rsidRDefault="00D95DD8" w14:paraId="300977E2" w14:textId="77777777">
            <w:pPr>
              <w:spacing w:after="0" w:line="240" w:lineRule="auto"/>
              <w:jc w:val="right"/>
              <w:rPr>
                <w:rFonts w:cs="Arial"/>
                <w:color w:val="000000"/>
                <w:sz w:val="20"/>
                <w:szCs w:val="20"/>
              </w:rPr>
            </w:pPr>
            <w:r w:rsidRPr="009523F5">
              <w:rPr>
                <w:rFonts w:cs="Arial"/>
                <w:color w:val="000000"/>
                <w:sz w:val="20"/>
                <w:szCs w:val="20"/>
              </w:rPr>
              <w:t>19.4</w:t>
            </w:r>
          </w:p>
        </w:tc>
      </w:tr>
      <w:tr w:rsidRPr="009523F5" w:rsidR="00D95DD8" w:rsidTr="00112450" w14:paraId="53BC183C" w14:textId="77777777">
        <w:trPr>
          <w:trHeight w:val="170"/>
        </w:trPr>
        <w:tc>
          <w:tcPr>
            <w:tcW w:w="986" w:type="pct"/>
            <w:vAlign w:val="center"/>
          </w:tcPr>
          <w:p w:rsidRPr="00F34B3E" w:rsidR="00D95DD8" w:rsidP="00112450" w:rsidRDefault="00D95DD8" w14:paraId="640DA238" w14:textId="77777777">
            <w:pPr>
              <w:spacing w:after="0" w:line="240" w:lineRule="auto"/>
              <w:jc w:val="left"/>
              <w:rPr>
                <w:rFonts w:eastAsia="Times New Roman" w:cs="Calibri"/>
                <w:color w:val="000000"/>
                <w:sz w:val="20"/>
                <w:szCs w:val="20"/>
                <w:lang w:eastAsia="de-CH"/>
              </w:rPr>
            </w:pPr>
            <w:r>
              <w:rPr>
                <w:rFonts w:cs="Arial"/>
                <w:color w:val="000000"/>
                <w:sz w:val="20"/>
                <w:szCs w:val="20"/>
              </w:rPr>
              <w:t>Burkina Faso</w:t>
            </w:r>
          </w:p>
        </w:tc>
        <w:tc>
          <w:tcPr>
            <w:tcW w:w="457" w:type="pct"/>
            <w:vAlign w:val="center"/>
          </w:tcPr>
          <w:p w:rsidRPr="00F34B3E" w:rsidR="00D95DD8" w:rsidP="00112450" w:rsidRDefault="00D95DD8" w14:paraId="7A1519D4"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650" w:type="pct"/>
            <w:tcBorders>
              <w:right w:val="double" w:color="auto" w:sz="4" w:space="0"/>
            </w:tcBorders>
            <w:vAlign w:val="center"/>
          </w:tcPr>
          <w:p w:rsidRPr="00F34B3E" w:rsidR="00D95DD8" w:rsidP="00112450" w:rsidRDefault="00D95DD8" w14:paraId="168CD1E7"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color="auto" w:sz="4" w:space="0"/>
            </w:tcBorders>
            <w:vAlign w:val="bottom"/>
          </w:tcPr>
          <w:p w:rsidRPr="009523F5" w:rsidR="00D95DD8" w:rsidP="00112450" w:rsidRDefault="00D95DD8" w14:paraId="335D565F" w14:textId="77777777">
            <w:pPr>
              <w:spacing w:after="0" w:line="240" w:lineRule="auto"/>
              <w:jc w:val="right"/>
              <w:rPr>
                <w:rFonts w:cs="Arial"/>
                <w:color w:val="000000"/>
                <w:sz w:val="20"/>
                <w:szCs w:val="20"/>
              </w:rPr>
            </w:pPr>
            <w:r w:rsidRPr="009523F5">
              <w:rPr>
                <w:rFonts w:cs="Arial"/>
                <w:color w:val="000000"/>
                <w:sz w:val="20"/>
                <w:szCs w:val="20"/>
              </w:rPr>
              <w:t>0.5</w:t>
            </w:r>
          </w:p>
        </w:tc>
        <w:tc>
          <w:tcPr>
            <w:tcW w:w="723" w:type="pct"/>
            <w:vAlign w:val="bottom"/>
          </w:tcPr>
          <w:p w:rsidRPr="009523F5" w:rsidR="00D95DD8" w:rsidP="00112450" w:rsidRDefault="00D95DD8" w14:paraId="1EC750FB" w14:textId="77777777">
            <w:pPr>
              <w:spacing w:after="0" w:line="240" w:lineRule="auto"/>
              <w:jc w:val="right"/>
              <w:rPr>
                <w:rFonts w:cs="Arial"/>
                <w:color w:val="000000"/>
                <w:sz w:val="20"/>
                <w:szCs w:val="20"/>
              </w:rPr>
            </w:pPr>
            <w:r w:rsidRPr="009523F5">
              <w:rPr>
                <w:rFonts w:cs="Arial"/>
                <w:color w:val="000000"/>
                <w:sz w:val="20"/>
                <w:szCs w:val="20"/>
              </w:rPr>
              <w:t>59.2</w:t>
            </w:r>
          </w:p>
        </w:tc>
        <w:tc>
          <w:tcPr>
            <w:tcW w:w="716" w:type="pct"/>
            <w:vAlign w:val="bottom"/>
          </w:tcPr>
          <w:p w:rsidRPr="009523F5" w:rsidR="00D95DD8" w:rsidP="00112450" w:rsidRDefault="00D95DD8" w14:paraId="5F7A782F" w14:textId="77777777">
            <w:pPr>
              <w:spacing w:after="0" w:line="240" w:lineRule="auto"/>
              <w:jc w:val="right"/>
              <w:rPr>
                <w:rFonts w:cs="Arial"/>
                <w:color w:val="000000"/>
                <w:sz w:val="20"/>
                <w:szCs w:val="20"/>
              </w:rPr>
            </w:pPr>
            <w:r w:rsidRPr="009523F5">
              <w:rPr>
                <w:rFonts w:cs="Arial"/>
                <w:color w:val="000000"/>
                <w:sz w:val="20"/>
                <w:szCs w:val="20"/>
              </w:rPr>
              <w:t>71.8</w:t>
            </w:r>
          </w:p>
        </w:tc>
        <w:tc>
          <w:tcPr>
            <w:tcW w:w="943" w:type="pct"/>
            <w:vAlign w:val="bottom"/>
          </w:tcPr>
          <w:p w:rsidRPr="009523F5" w:rsidR="00D95DD8" w:rsidP="00112450" w:rsidRDefault="00D95DD8" w14:paraId="78619C74" w14:textId="77777777">
            <w:pPr>
              <w:spacing w:after="0" w:line="240" w:lineRule="auto"/>
              <w:jc w:val="right"/>
              <w:rPr>
                <w:rFonts w:cs="Arial"/>
                <w:color w:val="000000"/>
                <w:sz w:val="20"/>
                <w:szCs w:val="20"/>
              </w:rPr>
            </w:pPr>
            <w:r w:rsidRPr="009523F5">
              <w:rPr>
                <w:rFonts w:cs="Arial"/>
                <w:color w:val="000000"/>
                <w:sz w:val="20"/>
                <w:szCs w:val="20"/>
              </w:rPr>
              <w:t>83.8</w:t>
            </w:r>
          </w:p>
        </w:tc>
      </w:tr>
      <w:tr w:rsidRPr="009523F5" w:rsidR="00D95DD8" w:rsidTr="00112450" w14:paraId="5A5D5A4C" w14:textId="77777777">
        <w:trPr>
          <w:trHeight w:val="170"/>
        </w:trPr>
        <w:tc>
          <w:tcPr>
            <w:tcW w:w="986" w:type="pct"/>
            <w:vAlign w:val="center"/>
          </w:tcPr>
          <w:p w:rsidRPr="00F34B3E" w:rsidR="00D95DD8" w:rsidP="00112450" w:rsidRDefault="00D95DD8" w14:paraId="71FA86A4" w14:textId="77777777">
            <w:pPr>
              <w:spacing w:after="0" w:line="240" w:lineRule="auto"/>
              <w:jc w:val="left"/>
              <w:rPr>
                <w:rFonts w:eastAsia="Times New Roman" w:cs="Calibri"/>
                <w:color w:val="000000"/>
                <w:sz w:val="20"/>
                <w:szCs w:val="20"/>
                <w:lang w:eastAsia="de-CH"/>
              </w:rPr>
            </w:pPr>
            <w:r>
              <w:rPr>
                <w:rFonts w:cs="Arial"/>
                <w:color w:val="000000"/>
                <w:sz w:val="20"/>
                <w:szCs w:val="20"/>
              </w:rPr>
              <w:t>Burundi</w:t>
            </w:r>
          </w:p>
        </w:tc>
        <w:tc>
          <w:tcPr>
            <w:tcW w:w="457" w:type="pct"/>
            <w:vAlign w:val="center"/>
          </w:tcPr>
          <w:p w:rsidRPr="00F34B3E" w:rsidR="00D95DD8" w:rsidP="00112450" w:rsidRDefault="00D95DD8" w14:paraId="330C4168" w14:textId="77777777">
            <w:pPr>
              <w:spacing w:after="0" w:line="240" w:lineRule="auto"/>
              <w:jc w:val="right"/>
              <w:rPr>
                <w:rFonts w:eastAsia="Times New Roman" w:cs="Calibri"/>
                <w:color w:val="000000"/>
                <w:sz w:val="20"/>
                <w:szCs w:val="20"/>
                <w:lang w:eastAsia="de-CH"/>
              </w:rPr>
            </w:pPr>
            <w:r>
              <w:rPr>
                <w:rFonts w:cs="Arial"/>
                <w:color w:val="000000"/>
                <w:sz w:val="20"/>
                <w:szCs w:val="20"/>
              </w:rPr>
              <w:t>2015-17</w:t>
            </w:r>
          </w:p>
        </w:tc>
        <w:tc>
          <w:tcPr>
            <w:tcW w:w="650" w:type="pct"/>
            <w:tcBorders>
              <w:right w:val="double" w:color="auto" w:sz="4" w:space="0"/>
            </w:tcBorders>
            <w:vAlign w:val="center"/>
          </w:tcPr>
          <w:p w:rsidRPr="00F34B3E" w:rsidR="00D95DD8" w:rsidP="00112450" w:rsidRDefault="00D95DD8" w14:paraId="7836081F"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4BE28931" w14:textId="77777777">
            <w:pPr>
              <w:spacing w:after="0" w:line="240" w:lineRule="auto"/>
              <w:jc w:val="right"/>
              <w:rPr>
                <w:rFonts w:cs="Arial"/>
                <w:color w:val="000000"/>
                <w:sz w:val="20"/>
                <w:szCs w:val="20"/>
              </w:rPr>
            </w:pPr>
            <w:r w:rsidRPr="009523F5">
              <w:rPr>
                <w:rFonts w:cs="Arial"/>
                <w:color w:val="000000"/>
                <w:sz w:val="20"/>
                <w:szCs w:val="20"/>
              </w:rPr>
              <w:t>24.0</w:t>
            </w:r>
          </w:p>
        </w:tc>
        <w:tc>
          <w:tcPr>
            <w:tcW w:w="723" w:type="pct"/>
            <w:vAlign w:val="bottom"/>
          </w:tcPr>
          <w:p w:rsidRPr="009523F5" w:rsidR="00D95DD8" w:rsidP="00112450" w:rsidRDefault="00D95DD8" w14:paraId="4CB6076C" w14:textId="77777777">
            <w:pPr>
              <w:spacing w:after="0" w:line="240" w:lineRule="auto"/>
              <w:jc w:val="right"/>
              <w:rPr>
                <w:rFonts w:cs="Arial"/>
                <w:color w:val="000000"/>
                <w:sz w:val="20"/>
                <w:szCs w:val="20"/>
              </w:rPr>
            </w:pPr>
            <w:r w:rsidRPr="009523F5">
              <w:rPr>
                <w:rFonts w:cs="Arial"/>
                <w:color w:val="000000"/>
                <w:sz w:val="20"/>
                <w:szCs w:val="20"/>
              </w:rPr>
              <w:t>74.0</w:t>
            </w:r>
          </w:p>
        </w:tc>
        <w:tc>
          <w:tcPr>
            <w:tcW w:w="716" w:type="pct"/>
            <w:vAlign w:val="bottom"/>
          </w:tcPr>
          <w:p w:rsidRPr="009523F5" w:rsidR="00D95DD8" w:rsidP="00112450" w:rsidRDefault="00D95DD8" w14:paraId="7E47A647" w14:textId="77777777">
            <w:pPr>
              <w:spacing w:after="0" w:line="240" w:lineRule="auto"/>
              <w:jc w:val="right"/>
              <w:rPr>
                <w:rFonts w:cs="Arial"/>
                <w:color w:val="000000"/>
                <w:sz w:val="20"/>
                <w:szCs w:val="20"/>
              </w:rPr>
            </w:pPr>
            <w:r w:rsidRPr="009523F5">
              <w:rPr>
                <w:rFonts w:cs="Arial"/>
                <w:color w:val="000000"/>
                <w:sz w:val="20"/>
                <w:szCs w:val="20"/>
              </w:rPr>
              <w:t>89.2</w:t>
            </w:r>
          </w:p>
        </w:tc>
        <w:tc>
          <w:tcPr>
            <w:tcW w:w="943" w:type="pct"/>
            <w:vAlign w:val="bottom"/>
          </w:tcPr>
          <w:p w:rsidRPr="009523F5" w:rsidR="00D95DD8" w:rsidP="00112450" w:rsidRDefault="00D95DD8" w14:paraId="1DC2EF27" w14:textId="77777777">
            <w:pPr>
              <w:spacing w:after="0" w:line="240" w:lineRule="auto"/>
              <w:jc w:val="right"/>
              <w:rPr>
                <w:rFonts w:cs="Arial"/>
                <w:color w:val="000000"/>
                <w:sz w:val="20"/>
                <w:szCs w:val="20"/>
              </w:rPr>
            </w:pPr>
            <w:r w:rsidRPr="009523F5">
              <w:rPr>
                <w:rFonts w:cs="Arial"/>
                <w:color w:val="000000"/>
                <w:sz w:val="20"/>
                <w:szCs w:val="20"/>
              </w:rPr>
              <w:t>8.8</w:t>
            </w:r>
          </w:p>
        </w:tc>
      </w:tr>
      <w:tr w:rsidRPr="009523F5" w:rsidR="00D95DD8" w:rsidTr="00112450" w14:paraId="67EF71EB" w14:textId="77777777">
        <w:trPr>
          <w:trHeight w:val="170"/>
        </w:trPr>
        <w:tc>
          <w:tcPr>
            <w:tcW w:w="986" w:type="pct"/>
            <w:vAlign w:val="center"/>
          </w:tcPr>
          <w:p w:rsidRPr="00F34B3E" w:rsidR="00D95DD8" w:rsidP="00112450" w:rsidRDefault="00D95DD8" w14:paraId="4A5DF91D" w14:textId="77777777">
            <w:pPr>
              <w:spacing w:after="0" w:line="240" w:lineRule="auto"/>
              <w:jc w:val="left"/>
              <w:rPr>
                <w:rFonts w:eastAsia="Times New Roman" w:cs="Calibri"/>
                <w:color w:val="000000"/>
                <w:sz w:val="20"/>
                <w:szCs w:val="20"/>
                <w:lang w:eastAsia="de-CH"/>
              </w:rPr>
            </w:pPr>
            <w:r>
              <w:rPr>
                <w:rFonts w:cs="Arial"/>
                <w:color w:val="000000"/>
                <w:sz w:val="20"/>
                <w:szCs w:val="20"/>
              </w:rPr>
              <w:t>Cameroon</w:t>
            </w:r>
          </w:p>
        </w:tc>
        <w:tc>
          <w:tcPr>
            <w:tcW w:w="457" w:type="pct"/>
            <w:vAlign w:val="center"/>
          </w:tcPr>
          <w:p w:rsidRPr="00F34B3E" w:rsidR="00D95DD8" w:rsidP="00112450" w:rsidRDefault="00D95DD8" w14:paraId="122AAFC5"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D95DD8" w:rsidP="00112450" w:rsidRDefault="00D95DD8" w14:paraId="0AA5D111" w14:textId="77777777">
            <w:pPr>
              <w:spacing w:after="0" w:line="240" w:lineRule="auto"/>
              <w:jc w:val="right"/>
              <w:rPr>
                <w:rFonts w:eastAsia="Times New Roman" w:cs="Calibri"/>
                <w:color w:val="000000"/>
                <w:sz w:val="20"/>
                <w:szCs w:val="20"/>
                <w:lang w:eastAsia="de-CH"/>
              </w:rPr>
            </w:pPr>
            <w:r>
              <w:rPr>
                <w:rFonts w:cs="Arial"/>
                <w:color w:val="000000"/>
                <w:sz w:val="20"/>
                <w:szCs w:val="20"/>
              </w:rPr>
              <w:t>2005</w:t>
            </w:r>
          </w:p>
        </w:tc>
        <w:tc>
          <w:tcPr>
            <w:tcW w:w="525" w:type="pct"/>
            <w:tcBorders>
              <w:left w:val="double" w:color="auto" w:sz="4" w:space="0"/>
            </w:tcBorders>
            <w:vAlign w:val="bottom"/>
          </w:tcPr>
          <w:p w:rsidRPr="009523F5" w:rsidR="00D95DD8" w:rsidP="00112450" w:rsidRDefault="00D95DD8" w14:paraId="16522B02" w14:textId="77777777">
            <w:pPr>
              <w:spacing w:after="0" w:line="240" w:lineRule="auto"/>
              <w:jc w:val="right"/>
              <w:rPr>
                <w:rFonts w:cs="Arial"/>
                <w:color w:val="000000"/>
                <w:sz w:val="20"/>
                <w:szCs w:val="20"/>
              </w:rPr>
            </w:pPr>
            <w:r w:rsidRPr="009523F5">
              <w:rPr>
                <w:rFonts w:cs="Arial"/>
                <w:color w:val="000000"/>
                <w:sz w:val="20"/>
                <w:szCs w:val="20"/>
              </w:rPr>
              <w:t>2.6</w:t>
            </w:r>
          </w:p>
        </w:tc>
        <w:tc>
          <w:tcPr>
            <w:tcW w:w="723" w:type="pct"/>
            <w:vAlign w:val="bottom"/>
          </w:tcPr>
          <w:p w:rsidRPr="009523F5" w:rsidR="00D95DD8" w:rsidP="00112450" w:rsidRDefault="00D95DD8" w14:paraId="6948972F" w14:textId="77777777">
            <w:pPr>
              <w:spacing w:after="0" w:line="240" w:lineRule="auto"/>
              <w:jc w:val="right"/>
              <w:rPr>
                <w:rFonts w:cs="Arial"/>
                <w:color w:val="000000"/>
                <w:sz w:val="20"/>
                <w:szCs w:val="20"/>
              </w:rPr>
            </w:pPr>
            <w:r w:rsidRPr="009523F5">
              <w:rPr>
                <w:rFonts w:cs="Arial"/>
                <w:color w:val="000000"/>
                <w:sz w:val="20"/>
                <w:szCs w:val="20"/>
              </w:rPr>
              <w:t>51.0</w:t>
            </w:r>
          </w:p>
        </w:tc>
        <w:tc>
          <w:tcPr>
            <w:tcW w:w="716" w:type="pct"/>
            <w:vAlign w:val="bottom"/>
          </w:tcPr>
          <w:p w:rsidRPr="009523F5" w:rsidR="00D95DD8" w:rsidP="00112450" w:rsidRDefault="00D95DD8" w14:paraId="20DCCD67" w14:textId="77777777">
            <w:pPr>
              <w:spacing w:after="0" w:line="240" w:lineRule="auto"/>
              <w:jc w:val="right"/>
              <w:rPr>
                <w:rFonts w:cs="Arial"/>
                <w:color w:val="000000"/>
                <w:sz w:val="20"/>
                <w:szCs w:val="20"/>
              </w:rPr>
            </w:pPr>
            <w:r w:rsidRPr="009523F5">
              <w:rPr>
                <w:rFonts w:cs="Arial"/>
                <w:color w:val="000000"/>
                <w:sz w:val="20"/>
                <w:szCs w:val="20"/>
              </w:rPr>
              <w:t>76.0</w:t>
            </w:r>
          </w:p>
        </w:tc>
        <w:tc>
          <w:tcPr>
            <w:tcW w:w="943" w:type="pct"/>
            <w:vAlign w:val="bottom"/>
          </w:tcPr>
          <w:p w:rsidRPr="009523F5" w:rsidR="00D95DD8" w:rsidP="00112450" w:rsidRDefault="00D95DD8" w14:paraId="51C0AE66" w14:textId="77777777">
            <w:pPr>
              <w:spacing w:after="0" w:line="240" w:lineRule="auto"/>
              <w:jc w:val="right"/>
              <w:rPr>
                <w:rFonts w:cs="Arial"/>
                <w:color w:val="000000"/>
                <w:sz w:val="20"/>
                <w:szCs w:val="20"/>
              </w:rPr>
            </w:pPr>
            <w:r w:rsidRPr="009523F5">
              <w:rPr>
                <w:rFonts w:cs="Arial"/>
                <w:color w:val="000000"/>
                <w:sz w:val="20"/>
                <w:szCs w:val="20"/>
              </w:rPr>
              <w:t>28.0</w:t>
            </w:r>
          </w:p>
        </w:tc>
      </w:tr>
      <w:tr w:rsidRPr="009523F5" w:rsidR="00D95DD8" w:rsidTr="00112450" w14:paraId="2A63B4EC" w14:textId="77777777">
        <w:trPr>
          <w:trHeight w:val="170"/>
        </w:trPr>
        <w:tc>
          <w:tcPr>
            <w:tcW w:w="986" w:type="pct"/>
            <w:vAlign w:val="center"/>
          </w:tcPr>
          <w:p w:rsidRPr="00F34B3E" w:rsidR="00D95DD8" w:rsidP="00112450" w:rsidRDefault="00D95DD8" w14:paraId="67F22FAB" w14:textId="77777777">
            <w:pPr>
              <w:spacing w:after="0" w:line="240" w:lineRule="auto"/>
              <w:jc w:val="left"/>
              <w:rPr>
                <w:rFonts w:eastAsia="Times New Roman" w:cs="Calibri"/>
                <w:color w:val="000000"/>
                <w:sz w:val="20"/>
                <w:szCs w:val="20"/>
                <w:lang w:eastAsia="de-CH"/>
              </w:rPr>
            </w:pPr>
            <w:r>
              <w:rPr>
                <w:rFonts w:cs="Arial"/>
                <w:color w:val="000000"/>
                <w:sz w:val="20"/>
                <w:szCs w:val="20"/>
              </w:rPr>
              <w:t>Chad</w:t>
            </w:r>
          </w:p>
        </w:tc>
        <w:tc>
          <w:tcPr>
            <w:tcW w:w="457" w:type="pct"/>
            <w:vAlign w:val="center"/>
          </w:tcPr>
          <w:p w:rsidRPr="00F34B3E" w:rsidR="00D95DD8" w:rsidP="00112450" w:rsidRDefault="00D95DD8" w14:paraId="511B9128" w14:textId="77777777">
            <w:pPr>
              <w:spacing w:after="0" w:line="240" w:lineRule="auto"/>
              <w:jc w:val="right"/>
              <w:rPr>
                <w:rFonts w:eastAsia="Times New Roman" w:cs="Calibri"/>
                <w:color w:val="000000"/>
                <w:sz w:val="20"/>
                <w:szCs w:val="20"/>
                <w:lang w:eastAsia="de-CH"/>
              </w:rPr>
            </w:pPr>
            <w:r>
              <w:rPr>
                <w:rFonts w:cs="Arial"/>
                <w:color w:val="000000"/>
                <w:sz w:val="20"/>
                <w:szCs w:val="20"/>
              </w:rPr>
              <w:t>2014-15</w:t>
            </w:r>
          </w:p>
        </w:tc>
        <w:tc>
          <w:tcPr>
            <w:tcW w:w="650" w:type="pct"/>
            <w:tcBorders>
              <w:right w:val="double" w:color="auto" w:sz="4" w:space="0"/>
            </w:tcBorders>
            <w:vAlign w:val="center"/>
          </w:tcPr>
          <w:p w:rsidRPr="00F34B3E" w:rsidR="00D95DD8" w:rsidP="00112450" w:rsidRDefault="00D95DD8" w14:paraId="299C83CC"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747901E6" w14:textId="77777777">
            <w:pPr>
              <w:spacing w:after="0" w:line="240" w:lineRule="auto"/>
              <w:jc w:val="right"/>
              <w:rPr>
                <w:rFonts w:cs="Arial"/>
                <w:color w:val="000000"/>
                <w:sz w:val="20"/>
                <w:szCs w:val="20"/>
              </w:rPr>
            </w:pPr>
            <w:r w:rsidRPr="009523F5">
              <w:rPr>
                <w:rFonts w:cs="Arial"/>
                <w:color w:val="000000"/>
                <w:sz w:val="20"/>
                <w:szCs w:val="20"/>
              </w:rPr>
              <w:t>0.8</w:t>
            </w:r>
          </w:p>
        </w:tc>
        <w:tc>
          <w:tcPr>
            <w:tcW w:w="723" w:type="pct"/>
            <w:vAlign w:val="bottom"/>
          </w:tcPr>
          <w:p w:rsidRPr="009523F5" w:rsidR="00D95DD8" w:rsidP="00112450" w:rsidRDefault="00D95DD8" w14:paraId="614AB7C2" w14:textId="77777777">
            <w:pPr>
              <w:spacing w:after="0" w:line="240" w:lineRule="auto"/>
              <w:jc w:val="right"/>
              <w:rPr>
                <w:rFonts w:cs="Arial"/>
                <w:color w:val="000000"/>
                <w:sz w:val="20"/>
                <w:szCs w:val="20"/>
              </w:rPr>
            </w:pPr>
            <w:r w:rsidRPr="009523F5">
              <w:rPr>
                <w:rFonts w:cs="Arial"/>
                <w:color w:val="000000"/>
                <w:sz w:val="20"/>
                <w:szCs w:val="20"/>
              </w:rPr>
              <w:t>33.5</w:t>
            </w:r>
          </w:p>
        </w:tc>
        <w:tc>
          <w:tcPr>
            <w:tcW w:w="716" w:type="pct"/>
            <w:vAlign w:val="bottom"/>
          </w:tcPr>
          <w:p w:rsidRPr="009523F5" w:rsidR="00D95DD8" w:rsidP="00112450" w:rsidRDefault="00D95DD8" w14:paraId="0A787A33" w14:textId="77777777">
            <w:pPr>
              <w:spacing w:after="0" w:line="240" w:lineRule="auto"/>
              <w:jc w:val="right"/>
              <w:rPr>
                <w:rFonts w:cs="Arial"/>
                <w:color w:val="000000"/>
                <w:sz w:val="20"/>
                <w:szCs w:val="20"/>
              </w:rPr>
            </w:pPr>
            <w:r w:rsidRPr="009523F5">
              <w:rPr>
                <w:rFonts w:cs="Arial"/>
                <w:color w:val="000000"/>
                <w:sz w:val="20"/>
                <w:szCs w:val="20"/>
              </w:rPr>
              <w:t>19.0</w:t>
            </w:r>
          </w:p>
        </w:tc>
        <w:tc>
          <w:tcPr>
            <w:tcW w:w="943" w:type="pct"/>
            <w:vAlign w:val="bottom"/>
          </w:tcPr>
          <w:p w:rsidRPr="009523F5" w:rsidR="00D95DD8" w:rsidP="00112450" w:rsidRDefault="00D95DD8" w14:paraId="4AF4BF82" w14:textId="77777777">
            <w:pPr>
              <w:spacing w:after="0" w:line="240" w:lineRule="auto"/>
              <w:jc w:val="right"/>
              <w:rPr>
                <w:rFonts w:cs="Arial"/>
                <w:color w:val="000000"/>
                <w:sz w:val="20"/>
                <w:szCs w:val="20"/>
              </w:rPr>
            </w:pPr>
            <w:r w:rsidRPr="009523F5">
              <w:rPr>
                <w:rFonts w:cs="Arial"/>
                <w:color w:val="000000"/>
                <w:sz w:val="20"/>
                <w:szCs w:val="20"/>
              </w:rPr>
              <w:t>14.7</w:t>
            </w:r>
          </w:p>
        </w:tc>
      </w:tr>
      <w:tr w:rsidRPr="009523F5" w:rsidR="00D95DD8" w:rsidTr="00112450" w14:paraId="47BB2B9B" w14:textId="77777777">
        <w:trPr>
          <w:trHeight w:val="170"/>
        </w:trPr>
        <w:tc>
          <w:tcPr>
            <w:tcW w:w="986" w:type="pct"/>
            <w:vAlign w:val="center"/>
          </w:tcPr>
          <w:p w:rsidRPr="00F34B3E" w:rsidR="00D95DD8" w:rsidP="00112450" w:rsidRDefault="00D95DD8" w14:paraId="4E207B47" w14:textId="77777777">
            <w:pPr>
              <w:spacing w:after="0" w:line="240" w:lineRule="auto"/>
              <w:jc w:val="left"/>
              <w:rPr>
                <w:rFonts w:eastAsia="Times New Roman" w:cs="Calibri"/>
                <w:color w:val="000000"/>
                <w:sz w:val="20"/>
                <w:szCs w:val="20"/>
                <w:lang w:eastAsia="de-CH"/>
              </w:rPr>
            </w:pPr>
            <w:r>
              <w:rPr>
                <w:rFonts w:cs="Arial"/>
                <w:color w:val="000000"/>
                <w:sz w:val="20"/>
                <w:szCs w:val="20"/>
              </w:rPr>
              <w:t>Côte d’Ivoire</w:t>
            </w:r>
          </w:p>
        </w:tc>
        <w:tc>
          <w:tcPr>
            <w:tcW w:w="457" w:type="pct"/>
            <w:vAlign w:val="center"/>
          </w:tcPr>
          <w:p w:rsidRPr="00F34B3E" w:rsidR="00D95DD8" w:rsidP="00112450" w:rsidRDefault="00D95DD8" w14:paraId="4F263FD0" w14:textId="77777777">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color="auto" w:sz="4" w:space="0"/>
            </w:tcBorders>
            <w:vAlign w:val="center"/>
          </w:tcPr>
          <w:p w:rsidRPr="00F34B3E" w:rsidR="00D95DD8" w:rsidP="00112450" w:rsidRDefault="00D95DD8" w14:paraId="096AF36B"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67091614" w14:textId="77777777">
            <w:pPr>
              <w:spacing w:after="0" w:line="240" w:lineRule="auto"/>
              <w:jc w:val="right"/>
              <w:rPr>
                <w:rFonts w:cs="Arial"/>
                <w:color w:val="000000"/>
                <w:sz w:val="20"/>
                <w:szCs w:val="20"/>
              </w:rPr>
            </w:pPr>
            <w:r w:rsidRPr="009523F5">
              <w:rPr>
                <w:rFonts w:cs="Arial"/>
                <w:color w:val="000000"/>
                <w:sz w:val="20"/>
                <w:szCs w:val="20"/>
              </w:rPr>
              <w:t>3.2</w:t>
            </w:r>
          </w:p>
        </w:tc>
        <w:tc>
          <w:tcPr>
            <w:tcW w:w="723" w:type="pct"/>
            <w:vAlign w:val="bottom"/>
          </w:tcPr>
          <w:p w:rsidRPr="009523F5" w:rsidR="00D95DD8" w:rsidP="00112450" w:rsidRDefault="00D95DD8" w14:paraId="62A0DEAC" w14:textId="77777777">
            <w:pPr>
              <w:spacing w:after="0" w:line="240" w:lineRule="auto"/>
              <w:jc w:val="right"/>
              <w:rPr>
                <w:rFonts w:cs="Arial"/>
                <w:color w:val="000000"/>
                <w:sz w:val="20"/>
                <w:szCs w:val="20"/>
              </w:rPr>
            </w:pPr>
            <w:r w:rsidRPr="009523F5">
              <w:rPr>
                <w:rFonts w:cs="Arial"/>
                <w:color w:val="000000"/>
                <w:sz w:val="20"/>
                <w:szCs w:val="20"/>
              </w:rPr>
              <w:t>47.3</w:t>
            </w:r>
          </w:p>
        </w:tc>
        <w:tc>
          <w:tcPr>
            <w:tcW w:w="716" w:type="pct"/>
            <w:vAlign w:val="bottom"/>
          </w:tcPr>
          <w:p w:rsidRPr="009523F5" w:rsidR="00D95DD8" w:rsidP="00112450" w:rsidRDefault="00D95DD8" w14:paraId="508B4B6B" w14:textId="77777777">
            <w:pPr>
              <w:spacing w:after="0" w:line="240" w:lineRule="auto"/>
              <w:jc w:val="right"/>
              <w:rPr>
                <w:rFonts w:cs="Arial"/>
                <w:color w:val="000000"/>
                <w:sz w:val="20"/>
                <w:szCs w:val="20"/>
              </w:rPr>
            </w:pPr>
            <w:r w:rsidRPr="009523F5">
              <w:rPr>
                <w:rFonts w:cs="Arial"/>
                <w:color w:val="000000"/>
                <w:sz w:val="20"/>
                <w:szCs w:val="20"/>
              </w:rPr>
              <w:t>59.0</w:t>
            </w:r>
          </w:p>
        </w:tc>
        <w:tc>
          <w:tcPr>
            <w:tcW w:w="943" w:type="pct"/>
            <w:vAlign w:val="bottom"/>
          </w:tcPr>
          <w:p w:rsidRPr="009523F5" w:rsidR="00D95DD8" w:rsidP="00112450" w:rsidRDefault="00D95DD8" w14:paraId="0AD92709" w14:textId="77777777">
            <w:pPr>
              <w:spacing w:after="0" w:line="240" w:lineRule="auto"/>
              <w:jc w:val="right"/>
              <w:rPr>
                <w:rFonts w:cs="Arial"/>
                <w:color w:val="000000"/>
                <w:sz w:val="20"/>
                <w:szCs w:val="20"/>
              </w:rPr>
            </w:pPr>
            <w:r w:rsidRPr="009523F5">
              <w:rPr>
                <w:rFonts w:cs="Arial"/>
                <w:color w:val="000000"/>
                <w:sz w:val="20"/>
                <w:szCs w:val="20"/>
              </w:rPr>
              <w:t>73.3</w:t>
            </w:r>
          </w:p>
        </w:tc>
      </w:tr>
      <w:tr w:rsidRPr="009523F5" w:rsidR="00D95DD8" w:rsidTr="00112450" w14:paraId="61D5D334" w14:textId="77777777">
        <w:trPr>
          <w:trHeight w:val="170"/>
        </w:trPr>
        <w:tc>
          <w:tcPr>
            <w:tcW w:w="986" w:type="pct"/>
            <w:vAlign w:val="center"/>
          </w:tcPr>
          <w:p w:rsidRPr="00F34B3E" w:rsidR="00D95DD8" w:rsidP="00112450" w:rsidRDefault="00D95DD8" w14:paraId="7284C102" w14:textId="77777777">
            <w:pPr>
              <w:spacing w:after="0" w:line="240" w:lineRule="auto"/>
              <w:jc w:val="left"/>
              <w:rPr>
                <w:rFonts w:eastAsia="Times New Roman" w:cs="Calibri"/>
                <w:color w:val="000000"/>
                <w:sz w:val="20"/>
                <w:szCs w:val="20"/>
                <w:lang w:eastAsia="de-CH"/>
              </w:rPr>
            </w:pPr>
            <w:r>
              <w:rPr>
                <w:rFonts w:cs="Arial"/>
                <w:color w:val="000000"/>
                <w:sz w:val="20"/>
                <w:szCs w:val="20"/>
              </w:rPr>
              <w:t>DRC</w:t>
            </w:r>
          </w:p>
        </w:tc>
        <w:tc>
          <w:tcPr>
            <w:tcW w:w="457" w:type="pct"/>
            <w:vAlign w:val="center"/>
          </w:tcPr>
          <w:p w:rsidRPr="00F34B3E" w:rsidR="00D95DD8" w:rsidP="00112450" w:rsidRDefault="00D95DD8" w14:paraId="69ED528D" w14:textId="77777777">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color="auto" w:sz="4" w:space="0"/>
            </w:tcBorders>
            <w:vAlign w:val="center"/>
          </w:tcPr>
          <w:p w:rsidRPr="00F34B3E" w:rsidR="00D95DD8" w:rsidP="00112450" w:rsidRDefault="00D95DD8" w14:paraId="5084C98F"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113540BA" w14:textId="77777777">
            <w:pPr>
              <w:spacing w:after="0" w:line="240" w:lineRule="auto"/>
              <w:jc w:val="right"/>
              <w:rPr>
                <w:rFonts w:cs="Arial"/>
                <w:color w:val="000000"/>
                <w:sz w:val="20"/>
                <w:szCs w:val="20"/>
              </w:rPr>
            </w:pPr>
            <w:r w:rsidRPr="009523F5">
              <w:rPr>
                <w:rFonts w:cs="Arial"/>
                <w:color w:val="000000"/>
                <w:sz w:val="20"/>
                <w:szCs w:val="20"/>
              </w:rPr>
              <w:t>3.1</w:t>
            </w:r>
          </w:p>
        </w:tc>
        <w:tc>
          <w:tcPr>
            <w:tcW w:w="723" w:type="pct"/>
            <w:vAlign w:val="bottom"/>
          </w:tcPr>
          <w:p w:rsidRPr="009523F5" w:rsidR="00D95DD8" w:rsidP="00112450" w:rsidRDefault="00D95DD8" w14:paraId="4300E7E0" w14:textId="77777777">
            <w:pPr>
              <w:spacing w:after="0" w:line="240" w:lineRule="auto"/>
              <w:jc w:val="right"/>
              <w:rPr>
                <w:rFonts w:cs="Arial"/>
                <w:color w:val="000000"/>
                <w:sz w:val="20"/>
                <w:szCs w:val="20"/>
              </w:rPr>
            </w:pPr>
            <w:r w:rsidRPr="009523F5">
              <w:rPr>
                <w:rFonts w:cs="Arial"/>
                <w:color w:val="000000"/>
                <w:sz w:val="20"/>
                <w:szCs w:val="20"/>
              </w:rPr>
              <w:t>38.6</w:t>
            </w:r>
          </w:p>
        </w:tc>
        <w:tc>
          <w:tcPr>
            <w:tcW w:w="716" w:type="pct"/>
            <w:vAlign w:val="bottom"/>
          </w:tcPr>
          <w:p w:rsidRPr="009523F5" w:rsidR="00D95DD8" w:rsidP="00112450" w:rsidRDefault="00D95DD8" w14:paraId="14CC6115" w14:textId="77777777">
            <w:pPr>
              <w:spacing w:after="0" w:line="240" w:lineRule="auto"/>
              <w:jc w:val="right"/>
              <w:rPr>
                <w:rFonts w:cs="Arial"/>
                <w:color w:val="000000"/>
                <w:sz w:val="20"/>
                <w:szCs w:val="20"/>
              </w:rPr>
            </w:pPr>
            <w:r w:rsidRPr="009523F5">
              <w:rPr>
                <w:rFonts w:cs="Arial"/>
                <w:color w:val="000000"/>
                <w:sz w:val="20"/>
                <w:szCs w:val="20"/>
              </w:rPr>
              <w:t>77.5</w:t>
            </w:r>
          </w:p>
        </w:tc>
        <w:tc>
          <w:tcPr>
            <w:tcW w:w="943" w:type="pct"/>
            <w:vAlign w:val="bottom"/>
          </w:tcPr>
          <w:p w:rsidRPr="009523F5" w:rsidR="00D95DD8" w:rsidP="00112450" w:rsidRDefault="00D95DD8" w14:paraId="7FB51AE6" w14:textId="77777777">
            <w:pPr>
              <w:spacing w:after="0" w:line="240" w:lineRule="auto"/>
              <w:jc w:val="right"/>
              <w:rPr>
                <w:rFonts w:cs="Arial"/>
                <w:color w:val="000000"/>
                <w:sz w:val="20"/>
                <w:szCs w:val="20"/>
              </w:rPr>
            </w:pPr>
            <w:r w:rsidRPr="009523F5">
              <w:rPr>
                <w:rFonts w:cs="Arial"/>
                <w:color w:val="000000"/>
                <w:sz w:val="20"/>
                <w:szCs w:val="20"/>
              </w:rPr>
              <w:t>16.7</w:t>
            </w:r>
          </w:p>
        </w:tc>
      </w:tr>
      <w:tr w:rsidRPr="009523F5" w:rsidR="00D95DD8" w:rsidTr="00112450" w14:paraId="2625A035" w14:textId="77777777">
        <w:trPr>
          <w:trHeight w:val="170"/>
        </w:trPr>
        <w:tc>
          <w:tcPr>
            <w:tcW w:w="986" w:type="pct"/>
            <w:vAlign w:val="center"/>
          </w:tcPr>
          <w:p w:rsidRPr="00F34B3E" w:rsidR="00D95DD8" w:rsidP="00112450" w:rsidRDefault="00D95DD8" w14:paraId="63145039" w14:textId="77777777">
            <w:pPr>
              <w:spacing w:after="0" w:line="240" w:lineRule="auto"/>
              <w:jc w:val="left"/>
              <w:rPr>
                <w:rFonts w:eastAsia="Times New Roman" w:cs="Calibri"/>
                <w:color w:val="000000"/>
                <w:sz w:val="20"/>
                <w:szCs w:val="20"/>
                <w:lang w:eastAsia="de-CH"/>
              </w:rPr>
            </w:pPr>
            <w:r>
              <w:rPr>
                <w:rFonts w:cs="Arial"/>
                <w:color w:val="000000"/>
                <w:sz w:val="20"/>
                <w:szCs w:val="20"/>
              </w:rPr>
              <w:t>Eswatini</w:t>
            </w:r>
          </w:p>
        </w:tc>
        <w:tc>
          <w:tcPr>
            <w:tcW w:w="457" w:type="pct"/>
            <w:vAlign w:val="center"/>
          </w:tcPr>
          <w:p w:rsidRPr="00F34B3E" w:rsidR="00D95DD8" w:rsidP="00112450" w:rsidRDefault="00D95DD8" w14:paraId="1D568ED9" w14:textId="77777777">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650" w:type="pct"/>
            <w:tcBorders>
              <w:right w:val="double" w:color="auto" w:sz="4" w:space="0"/>
            </w:tcBorders>
            <w:vAlign w:val="center"/>
          </w:tcPr>
          <w:p w:rsidRPr="00F34B3E" w:rsidR="00D95DD8" w:rsidP="00112450" w:rsidRDefault="00D95DD8" w14:paraId="1CB2E324"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15C09A6C" w14:textId="77777777">
            <w:pPr>
              <w:spacing w:after="0" w:line="240" w:lineRule="auto"/>
              <w:jc w:val="right"/>
              <w:rPr>
                <w:rFonts w:cs="Arial"/>
                <w:color w:val="000000"/>
                <w:sz w:val="20"/>
                <w:szCs w:val="20"/>
              </w:rPr>
            </w:pPr>
            <w:r w:rsidRPr="009523F5">
              <w:rPr>
                <w:rFonts w:cs="Arial"/>
                <w:color w:val="000000"/>
                <w:sz w:val="20"/>
                <w:szCs w:val="20"/>
              </w:rPr>
              <w:t>5.3</w:t>
            </w:r>
          </w:p>
        </w:tc>
        <w:tc>
          <w:tcPr>
            <w:tcW w:w="723" w:type="pct"/>
            <w:vAlign w:val="bottom"/>
          </w:tcPr>
          <w:p w:rsidRPr="009523F5" w:rsidR="00D95DD8" w:rsidP="00112450" w:rsidRDefault="00D95DD8" w14:paraId="18F0D982" w14:textId="77777777">
            <w:pPr>
              <w:spacing w:after="0" w:line="240" w:lineRule="auto"/>
              <w:jc w:val="right"/>
              <w:rPr>
                <w:rFonts w:cs="Arial"/>
                <w:color w:val="000000"/>
                <w:sz w:val="20"/>
                <w:szCs w:val="20"/>
              </w:rPr>
            </w:pPr>
            <w:r w:rsidRPr="009523F5">
              <w:rPr>
                <w:rFonts w:cs="Arial"/>
                <w:color w:val="000000"/>
                <w:sz w:val="20"/>
                <w:szCs w:val="20"/>
              </w:rPr>
              <w:t>49.7</w:t>
            </w:r>
          </w:p>
        </w:tc>
        <w:tc>
          <w:tcPr>
            <w:tcW w:w="716" w:type="pct"/>
            <w:vAlign w:val="bottom"/>
          </w:tcPr>
          <w:p w:rsidRPr="009523F5" w:rsidR="00D95DD8" w:rsidP="00112450" w:rsidRDefault="00D95DD8" w14:paraId="6AD51383" w14:textId="77777777">
            <w:pPr>
              <w:spacing w:after="0" w:line="240" w:lineRule="auto"/>
              <w:jc w:val="right"/>
              <w:rPr>
                <w:rFonts w:cs="Arial"/>
                <w:color w:val="000000"/>
                <w:sz w:val="20"/>
                <w:szCs w:val="20"/>
              </w:rPr>
            </w:pPr>
            <w:r w:rsidRPr="009523F5">
              <w:rPr>
                <w:rFonts w:cs="Arial"/>
                <w:color w:val="000000"/>
                <w:sz w:val="20"/>
                <w:szCs w:val="20"/>
              </w:rPr>
              <w:t>76.2</w:t>
            </w:r>
          </w:p>
        </w:tc>
        <w:tc>
          <w:tcPr>
            <w:tcW w:w="943" w:type="pct"/>
            <w:vAlign w:val="bottom"/>
          </w:tcPr>
          <w:p w:rsidRPr="009523F5" w:rsidR="00D95DD8" w:rsidP="00112450" w:rsidRDefault="00D95DD8" w14:paraId="0B5A66C7" w14:textId="77777777">
            <w:pPr>
              <w:spacing w:after="0" w:line="240" w:lineRule="auto"/>
              <w:jc w:val="right"/>
              <w:rPr>
                <w:rFonts w:cs="Arial"/>
                <w:color w:val="000000"/>
                <w:sz w:val="20"/>
                <w:szCs w:val="20"/>
              </w:rPr>
            </w:pPr>
            <w:r w:rsidRPr="009523F5">
              <w:rPr>
                <w:rFonts w:cs="Arial"/>
                <w:color w:val="000000"/>
                <w:sz w:val="20"/>
                <w:szCs w:val="20"/>
              </w:rPr>
              <w:t>22.6</w:t>
            </w:r>
          </w:p>
        </w:tc>
      </w:tr>
      <w:tr w:rsidRPr="009523F5" w:rsidR="00D95DD8" w:rsidTr="00112450" w14:paraId="2A876622" w14:textId="77777777">
        <w:trPr>
          <w:trHeight w:val="170"/>
        </w:trPr>
        <w:tc>
          <w:tcPr>
            <w:tcW w:w="986" w:type="pct"/>
            <w:vAlign w:val="center"/>
          </w:tcPr>
          <w:p w:rsidRPr="00865BA7" w:rsidR="00D95DD8" w:rsidP="00112450" w:rsidRDefault="00D95DD8" w14:paraId="0C7FE8C6" w14:textId="77777777">
            <w:pPr>
              <w:spacing w:after="0" w:line="240" w:lineRule="auto"/>
              <w:jc w:val="left"/>
              <w:rPr>
                <w:rFonts w:eastAsia="Times New Roman" w:cs="Calibri"/>
                <w:color w:val="000000"/>
                <w:sz w:val="20"/>
                <w:szCs w:val="20"/>
                <w:lang w:eastAsia="de-CH"/>
              </w:rPr>
            </w:pPr>
            <w:r>
              <w:rPr>
                <w:rFonts w:cs="Arial"/>
                <w:color w:val="000000"/>
                <w:sz w:val="20"/>
                <w:szCs w:val="20"/>
              </w:rPr>
              <w:t>Ethiopia</w:t>
            </w:r>
          </w:p>
        </w:tc>
        <w:tc>
          <w:tcPr>
            <w:tcW w:w="457" w:type="pct"/>
            <w:vAlign w:val="center"/>
          </w:tcPr>
          <w:p w:rsidRPr="00F34B3E" w:rsidR="00D95DD8" w:rsidP="00112450" w:rsidRDefault="00D95DD8" w14:paraId="2211AD67"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650" w:type="pct"/>
            <w:tcBorders>
              <w:right w:val="double" w:color="auto" w:sz="4" w:space="0"/>
            </w:tcBorders>
            <w:vAlign w:val="center"/>
          </w:tcPr>
          <w:p w:rsidRPr="00F34B3E" w:rsidR="00D95DD8" w:rsidP="00112450" w:rsidRDefault="00D95DD8" w14:paraId="1B36081C" w14:textId="77777777">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color="auto" w:sz="4" w:space="0"/>
            </w:tcBorders>
            <w:vAlign w:val="bottom"/>
          </w:tcPr>
          <w:p w:rsidRPr="009523F5" w:rsidR="00D95DD8" w:rsidP="00112450" w:rsidRDefault="00D95DD8" w14:paraId="02E1DCCA" w14:textId="77777777">
            <w:pPr>
              <w:spacing w:after="0" w:line="240" w:lineRule="auto"/>
              <w:jc w:val="right"/>
              <w:rPr>
                <w:rFonts w:cs="Arial"/>
                <w:color w:val="000000"/>
                <w:sz w:val="20"/>
                <w:szCs w:val="20"/>
              </w:rPr>
            </w:pPr>
            <w:r w:rsidRPr="009523F5">
              <w:rPr>
                <w:rFonts w:cs="Arial"/>
                <w:color w:val="000000"/>
                <w:sz w:val="20"/>
                <w:szCs w:val="20"/>
              </w:rPr>
              <w:t>4.6</w:t>
            </w:r>
          </w:p>
        </w:tc>
        <w:tc>
          <w:tcPr>
            <w:tcW w:w="723" w:type="pct"/>
            <w:vAlign w:val="bottom"/>
          </w:tcPr>
          <w:p w:rsidRPr="009523F5" w:rsidR="00D95DD8" w:rsidP="00112450" w:rsidRDefault="00D95DD8" w14:paraId="2DDFD0DB" w14:textId="77777777">
            <w:pPr>
              <w:spacing w:after="0" w:line="240" w:lineRule="auto"/>
              <w:jc w:val="right"/>
              <w:rPr>
                <w:rFonts w:cs="Arial"/>
                <w:color w:val="000000"/>
                <w:sz w:val="20"/>
                <w:szCs w:val="20"/>
              </w:rPr>
            </w:pPr>
            <w:r w:rsidRPr="009523F5">
              <w:rPr>
                <w:rFonts w:cs="Arial"/>
                <w:color w:val="000000"/>
                <w:sz w:val="20"/>
                <w:szCs w:val="20"/>
              </w:rPr>
              <w:t>45.8</w:t>
            </w:r>
          </w:p>
        </w:tc>
        <w:tc>
          <w:tcPr>
            <w:tcW w:w="716" w:type="pct"/>
            <w:vAlign w:val="bottom"/>
          </w:tcPr>
          <w:p w:rsidRPr="009523F5" w:rsidR="00D95DD8" w:rsidP="00112450" w:rsidRDefault="00D95DD8" w14:paraId="7E5C201F" w14:textId="77777777">
            <w:pPr>
              <w:spacing w:after="0" w:line="240" w:lineRule="auto"/>
              <w:jc w:val="right"/>
              <w:rPr>
                <w:rFonts w:cs="Arial"/>
                <w:color w:val="000000"/>
                <w:sz w:val="20"/>
                <w:szCs w:val="20"/>
              </w:rPr>
            </w:pPr>
            <w:r w:rsidRPr="009523F5">
              <w:rPr>
                <w:rFonts w:cs="Arial"/>
                <w:color w:val="000000"/>
                <w:sz w:val="20"/>
                <w:szCs w:val="20"/>
              </w:rPr>
              <w:t>37.8</w:t>
            </w:r>
          </w:p>
        </w:tc>
        <w:tc>
          <w:tcPr>
            <w:tcW w:w="943" w:type="pct"/>
            <w:vAlign w:val="bottom"/>
          </w:tcPr>
          <w:p w:rsidRPr="009523F5" w:rsidR="00D95DD8" w:rsidP="00112450" w:rsidRDefault="00D95DD8" w14:paraId="2F494FCE" w14:textId="77777777">
            <w:pPr>
              <w:spacing w:after="0" w:line="240" w:lineRule="auto"/>
              <w:jc w:val="right"/>
              <w:rPr>
                <w:rFonts w:cs="Arial"/>
                <w:color w:val="000000"/>
                <w:sz w:val="20"/>
                <w:szCs w:val="20"/>
              </w:rPr>
            </w:pPr>
            <w:r w:rsidRPr="009523F5">
              <w:rPr>
                <w:rFonts w:cs="Arial"/>
                <w:color w:val="000000"/>
                <w:sz w:val="20"/>
                <w:szCs w:val="20"/>
              </w:rPr>
              <w:t>9.2</w:t>
            </w:r>
          </w:p>
        </w:tc>
      </w:tr>
      <w:tr w:rsidRPr="009523F5" w:rsidR="00D95DD8" w:rsidTr="00112450" w14:paraId="475A0730" w14:textId="77777777">
        <w:trPr>
          <w:trHeight w:val="170"/>
        </w:trPr>
        <w:tc>
          <w:tcPr>
            <w:tcW w:w="986" w:type="pct"/>
            <w:vAlign w:val="center"/>
          </w:tcPr>
          <w:p w:rsidRPr="00865BA7" w:rsidR="00D95DD8" w:rsidP="00112450" w:rsidRDefault="00D95DD8" w14:paraId="2765E717" w14:textId="77777777">
            <w:pPr>
              <w:spacing w:after="0" w:line="240" w:lineRule="auto"/>
              <w:jc w:val="left"/>
              <w:rPr>
                <w:rFonts w:eastAsia="Times New Roman" w:cs="Calibri"/>
                <w:color w:val="000000"/>
                <w:sz w:val="20"/>
                <w:szCs w:val="20"/>
                <w:lang w:eastAsia="de-CH"/>
              </w:rPr>
            </w:pPr>
            <w:r>
              <w:rPr>
                <w:rFonts w:cs="Arial"/>
                <w:color w:val="000000"/>
                <w:sz w:val="20"/>
                <w:szCs w:val="20"/>
              </w:rPr>
              <w:t>Ghana</w:t>
            </w:r>
          </w:p>
        </w:tc>
        <w:tc>
          <w:tcPr>
            <w:tcW w:w="457" w:type="pct"/>
            <w:vAlign w:val="center"/>
          </w:tcPr>
          <w:p w:rsidRPr="00F34B3E" w:rsidR="00D95DD8" w:rsidP="00112450" w:rsidRDefault="00D95DD8" w14:paraId="0B5F34CD"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D95DD8" w:rsidP="00112450" w:rsidRDefault="00D95DD8" w14:paraId="5E794EF9"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D95DD8" w:rsidP="00112450" w:rsidRDefault="00D95DD8" w14:paraId="6ED790A1" w14:textId="77777777">
            <w:pPr>
              <w:spacing w:after="0" w:line="240" w:lineRule="auto"/>
              <w:jc w:val="right"/>
              <w:rPr>
                <w:rFonts w:cs="Arial"/>
                <w:color w:val="000000"/>
                <w:sz w:val="20"/>
                <w:szCs w:val="20"/>
              </w:rPr>
            </w:pPr>
            <w:r w:rsidRPr="009523F5">
              <w:rPr>
                <w:rFonts w:cs="Arial"/>
                <w:color w:val="000000"/>
                <w:sz w:val="20"/>
                <w:szCs w:val="20"/>
              </w:rPr>
              <w:t>66.4</w:t>
            </w:r>
          </w:p>
        </w:tc>
        <w:tc>
          <w:tcPr>
            <w:tcW w:w="723" w:type="pct"/>
            <w:vAlign w:val="bottom"/>
          </w:tcPr>
          <w:p w:rsidRPr="009523F5" w:rsidR="00D95DD8" w:rsidP="00112450" w:rsidRDefault="00D95DD8" w14:paraId="5ED45916" w14:textId="77777777">
            <w:pPr>
              <w:spacing w:after="0" w:line="240" w:lineRule="auto"/>
              <w:jc w:val="right"/>
              <w:rPr>
                <w:rFonts w:cs="Arial"/>
                <w:color w:val="000000"/>
                <w:sz w:val="20"/>
                <w:szCs w:val="20"/>
              </w:rPr>
            </w:pPr>
            <w:r w:rsidRPr="009523F5">
              <w:rPr>
                <w:rFonts w:cs="Arial"/>
                <w:color w:val="000000"/>
                <w:sz w:val="20"/>
                <w:szCs w:val="20"/>
              </w:rPr>
              <w:t>51.2</w:t>
            </w:r>
          </w:p>
        </w:tc>
        <w:tc>
          <w:tcPr>
            <w:tcW w:w="716" w:type="pct"/>
            <w:vAlign w:val="bottom"/>
          </w:tcPr>
          <w:p w:rsidRPr="009523F5" w:rsidR="00D95DD8" w:rsidP="00112450" w:rsidRDefault="00D95DD8" w14:paraId="136A90B7" w14:textId="77777777">
            <w:pPr>
              <w:spacing w:after="0" w:line="240" w:lineRule="auto"/>
              <w:jc w:val="right"/>
              <w:rPr>
                <w:rFonts w:cs="Arial"/>
                <w:color w:val="000000"/>
                <w:sz w:val="20"/>
                <w:szCs w:val="20"/>
              </w:rPr>
            </w:pPr>
            <w:r w:rsidRPr="009523F5">
              <w:rPr>
                <w:rFonts w:cs="Arial"/>
                <w:color w:val="000000"/>
                <w:sz w:val="20"/>
                <w:szCs w:val="20"/>
              </w:rPr>
              <w:t>73.3</w:t>
            </w:r>
          </w:p>
        </w:tc>
        <w:tc>
          <w:tcPr>
            <w:tcW w:w="943" w:type="pct"/>
            <w:vAlign w:val="bottom"/>
          </w:tcPr>
          <w:p w:rsidRPr="009523F5" w:rsidR="00D95DD8" w:rsidP="00112450" w:rsidRDefault="00D95DD8" w14:paraId="7A3E6949" w14:textId="77777777">
            <w:pPr>
              <w:spacing w:after="0" w:line="240" w:lineRule="auto"/>
              <w:jc w:val="right"/>
              <w:rPr>
                <w:rFonts w:cs="Arial"/>
                <w:color w:val="000000"/>
                <w:sz w:val="20"/>
                <w:szCs w:val="20"/>
              </w:rPr>
            </w:pPr>
            <w:r w:rsidRPr="009523F5">
              <w:rPr>
                <w:rFonts w:cs="Arial"/>
                <w:color w:val="000000"/>
                <w:sz w:val="20"/>
                <w:szCs w:val="20"/>
              </w:rPr>
              <w:t>74.4</w:t>
            </w:r>
          </w:p>
        </w:tc>
      </w:tr>
      <w:tr w:rsidRPr="009523F5" w:rsidR="00D95DD8" w:rsidTr="00112450" w14:paraId="19010DEB" w14:textId="77777777">
        <w:trPr>
          <w:trHeight w:val="170"/>
        </w:trPr>
        <w:tc>
          <w:tcPr>
            <w:tcW w:w="986" w:type="pct"/>
            <w:vAlign w:val="center"/>
          </w:tcPr>
          <w:p w:rsidRPr="00865BA7" w:rsidR="00D95DD8" w:rsidP="00112450" w:rsidRDefault="00D95DD8" w14:paraId="63D2850B" w14:textId="77777777">
            <w:pPr>
              <w:spacing w:after="0" w:line="240" w:lineRule="auto"/>
              <w:jc w:val="left"/>
              <w:rPr>
                <w:rFonts w:eastAsia="Times New Roman" w:cs="Calibri"/>
                <w:color w:val="000000"/>
                <w:sz w:val="20"/>
                <w:szCs w:val="20"/>
                <w:lang w:eastAsia="de-CH"/>
              </w:rPr>
            </w:pPr>
            <w:r>
              <w:rPr>
                <w:rFonts w:cs="Arial"/>
                <w:color w:val="000000"/>
                <w:sz w:val="20"/>
                <w:szCs w:val="20"/>
              </w:rPr>
              <w:t>Guinea</w:t>
            </w:r>
          </w:p>
        </w:tc>
        <w:tc>
          <w:tcPr>
            <w:tcW w:w="457" w:type="pct"/>
            <w:vAlign w:val="center"/>
          </w:tcPr>
          <w:p w:rsidRPr="00F34B3E" w:rsidR="00D95DD8" w:rsidP="00112450" w:rsidRDefault="00D95DD8" w14:paraId="1E46D136"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D95DD8" w:rsidP="00112450" w:rsidRDefault="00D95DD8" w14:paraId="1DD4D2C5"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D95DD8" w:rsidP="00112450" w:rsidRDefault="00D95DD8" w14:paraId="08A6945B" w14:textId="77777777">
            <w:pPr>
              <w:spacing w:after="0" w:line="240" w:lineRule="auto"/>
              <w:jc w:val="right"/>
              <w:rPr>
                <w:rFonts w:cs="Arial"/>
                <w:color w:val="000000"/>
                <w:sz w:val="20"/>
                <w:szCs w:val="20"/>
              </w:rPr>
            </w:pPr>
            <w:r w:rsidRPr="009523F5">
              <w:rPr>
                <w:rFonts w:cs="Arial"/>
                <w:color w:val="000000"/>
                <w:sz w:val="20"/>
                <w:szCs w:val="20"/>
              </w:rPr>
              <w:t>1.5</w:t>
            </w:r>
          </w:p>
        </w:tc>
        <w:tc>
          <w:tcPr>
            <w:tcW w:w="723" w:type="pct"/>
            <w:vAlign w:val="bottom"/>
          </w:tcPr>
          <w:p w:rsidRPr="009523F5" w:rsidR="00D95DD8" w:rsidP="00112450" w:rsidRDefault="00D95DD8" w14:paraId="799610CA" w14:textId="77777777">
            <w:pPr>
              <w:spacing w:after="0" w:line="240" w:lineRule="auto"/>
              <w:jc w:val="right"/>
              <w:rPr>
                <w:rFonts w:cs="Arial"/>
                <w:color w:val="000000"/>
                <w:sz w:val="20"/>
                <w:szCs w:val="20"/>
              </w:rPr>
            </w:pPr>
            <w:r w:rsidRPr="009523F5">
              <w:rPr>
                <w:rFonts w:cs="Arial"/>
                <w:color w:val="000000"/>
                <w:sz w:val="20"/>
                <w:szCs w:val="20"/>
              </w:rPr>
              <w:t>36.5</w:t>
            </w:r>
          </w:p>
        </w:tc>
        <w:tc>
          <w:tcPr>
            <w:tcW w:w="716" w:type="pct"/>
            <w:vAlign w:val="bottom"/>
          </w:tcPr>
          <w:p w:rsidRPr="009523F5" w:rsidR="00D95DD8" w:rsidP="00112450" w:rsidRDefault="00D95DD8" w14:paraId="0D0F1C42" w14:textId="77777777">
            <w:pPr>
              <w:spacing w:after="0" w:line="240" w:lineRule="auto"/>
              <w:jc w:val="right"/>
              <w:rPr>
                <w:rFonts w:cs="Arial"/>
                <w:color w:val="000000"/>
                <w:sz w:val="20"/>
                <w:szCs w:val="20"/>
              </w:rPr>
            </w:pPr>
            <w:r w:rsidRPr="009523F5">
              <w:rPr>
                <w:rFonts w:cs="Arial"/>
                <w:color w:val="000000"/>
                <w:sz w:val="20"/>
                <w:szCs w:val="20"/>
              </w:rPr>
              <w:t>50.6</w:t>
            </w:r>
          </w:p>
        </w:tc>
        <w:tc>
          <w:tcPr>
            <w:tcW w:w="943" w:type="pct"/>
            <w:vAlign w:val="bottom"/>
          </w:tcPr>
          <w:p w:rsidRPr="009523F5" w:rsidR="00D95DD8" w:rsidP="00112450" w:rsidRDefault="00D95DD8" w14:paraId="17BBC1A8" w14:textId="77777777">
            <w:pPr>
              <w:spacing w:after="0" w:line="240" w:lineRule="auto"/>
              <w:jc w:val="right"/>
              <w:rPr>
                <w:rFonts w:cs="Arial"/>
                <w:color w:val="000000"/>
                <w:sz w:val="20"/>
                <w:szCs w:val="20"/>
              </w:rPr>
            </w:pPr>
            <w:r w:rsidRPr="009523F5">
              <w:rPr>
                <w:rFonts w:cs="Arial"/>
                <w:color w:val="000000"/>
                <w:sz w:val="20"/>
                <w:szCs w:val="20"/>
              </w:rPr>
              <w:t>33.5</w:t>
            </w:r>
          </w:p>
        </w:tc>
      </w:tr>
      <w:tr w:rsidRPr="009523F5" w:rsidR="00D95DD8" w:rsidTr="00112450" w14:paraId="3BD8D90E" w14:textId="77777777">
        <w:trPr>
          <w:trHeight w:val="170"/>
        </w:trPr>
        <w:tc>
          <w:tcPr>
            <w:tcW w:w="986" w:type="pct"/>
            <w:vAlign w:val="center"/>
          </w:tcPr>
          <w:p w:rsidRPr="00865BA7" w:rsidR="00D95DD8" w:rsidP="00112450" w:rsidRDefault="00D95DD8" w14:paraId="587FB993" w14:textId="77777777">
            <w:pPr>
              <w:spacing w:after="0" w:line="240" w:lineRule="auto"/>
              <w:jc w:val="left"/>
              <w:rPr>
                <w:rFonts w:eastAsia="Times New Roman" w:cs="Calibri"/>
                <w:color w:val="000000"/>
                <w:sz w:val="20"/>
                <w:szCs w:val="20"/>
                <w:lang w:eastAsia="de-CH"/>
              </w:rPr>
            </w:pPr>
            <w:r>
              <w:rPr>
                <w:rFonts w:cs="Arial"/>
                <w:color w:val="000000"/>
                <w:sz w:val="20"/>
                <w:szCs w:val="20"/>
              </w:rPr>
              <w:t>Kenya</w:t>
            </w:r>
          </w:p>
        </w:tc>
        <w:tc>
          <w:tcPr>
            <w:tcW w:w="457" w:type="pct"/>
            <w:vAlign w:val="center"/>
          </w:tcPr>
          <w:p w:rsidRPr="00F34B3E" w:rsidR="00D95DD8" w:rsidP="00112450" w:rsidRDefault="00D95DD8" w14:paraId="36FF2800"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D95DD8" w:rsidP="00112450" w:rsidRDefault="00D95DD8" w14:paraId="75AE5B8B" w14:textId="77777777">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color="auto" w:sz="4" w:space="0"/>
            </w:tcBorders>
            <w:vAlign w:val="bottom"/>
          </w:tcPr>
          <w:p w:rsidRPr="009523F5" w:rsidR="00D95DD8" w:rsidP="00112450" w:rsidRDefault="00D95DD8" w14:paraId="3CFAD1A4" w14:textId="77777777">
            <w:pPr>
              <w:spacing w:after="0" w:line="240" w:lineRule="auto"/>
              <w:jc w:val="right"/>
              <w:rPr>
                <w:rFonts w:cs="Arial"/>
                <w:color w:val="000000"/>
                <w:sz w:val="20"/>
                <w:szCs w:val="20"/>
              </w:rPr>
            </w:pPr>
            <w:r w:rsidRPr="009523F5">
              <w:rPr>
                <w:rFonts w:cs="Arial"/>
                <w:color w:val="000000"/>
                <w:sz w:val="20"/>
                <w:szCs w:val="20"/>
              </w:rPr>
              <w:t>15.6</w:t>
            </w:r>
          </w:p>
        </w:tc>
        <w:tc>
          <w:tcPr>
            <w:tcW w:w="723" w:type="pct"/>
            <w:vAlign w:val="bottom"/>
          </w:tcPr>
          <w:p w:rsidRPr="009523F5" w:rsidR="00D95DD8" w:rsidP="00112450" w:rsidRDefault="00D95DD8" w14:paraId="7D495B03" w14:textId="77777777">
            <w:pPr>
              <w:spacing w:after="0" w:line="240" w:lineRule="auto"/>
              <w:jc w:val="right"/>
              <w:rPr>
                <w:rFonts w:cs="Arial"/>
                <w:color w:val="000000"/>
                <w:sz w:val="20"/>
                <w:szCs w:val="20"/>
              </w:rPr>
            </w:pPr>
            <w:r w:rsidRPr="009523F5">
              <w:rPr>
                <w:rFonts w:cs="Arial"/>
                <w:color w:val="000000"/>
                <w:sz w:val="20"/>
                <w:szCs w:val="20"/>
              </w:rPr>
              <w:t>64.9</w:t>
            </w:r>
          </w:p>
        </w:tc>
        <w:tc>
          <w:tcPr>
            <w:tcW w:w="716" w:type="pct"/>
            <w:vAlign w:val="bottom"/>
          </w:tcPr>
          <w:p w:rsidRPr="009523F5" w:rsidR="00D95DD8" w:rsidP="00112450" w:rsidRDefault="00D95DD8" w14:paraId="02358B83" w14:textId="77777777">
            <w:pPr>
              <w:spacing w:after="0" w:line="240" w:lineRule="auto"/>
              <w:jc w:val="right"/>
              <w:rPr>
                <w:rFonts w:cs="Arial"/>
                <w:color w:val="000000"/>
                <w:sz w:val="20"/>
                <w:szCs w:val="20"/>
              </w:rPr>
            </w:pPr>
            <w:r w:rsidRPr="009523F5">
              <w:rPr>
                <w:rFonts w:cs="Arial"/>
                <w:color w:val="000000"/>
                <w:sz w:val="20"/>
                <w:szCs w:val="20"/>
              </w:rPr>
              <w:t>60.0</w:t>
            </w:r>
          </w:p>
        </w:tc>
        <w:tc>
          <w:tcPr>
            <w:tcW w:w="943" w:type="pct"/>
            <w:vAlign w:val="bottom"/>
          </w:tcPr>
          <w:p w:rsidRPr="009523F5" w:rsidR="00D95DD8" w:rsidP="00112450" w:rsidRDefault="00D95DD8" w14:paraId="5B35D929" w14:textId="77777777">
            <w:pPr>
              <w:spacing w:after="0" w:line="240" w:lineRule="auto"/>
              <w:jc w:val="right"/>
              <w:rPr>
                <w:rFonts w:cs="Arial"/>
                <w:color w:val="000000"/>
                <w:sz w:val="20"/>
                <w:szCs w:val="20"/>
              </w:rPr>
            </w:pPr>
            <w:r w:rsidRPr="009523F5">
              <w:rPr>
                <w:rFonts w:cs="Arial"/>
                <w:color w:val="000000"/>
                <w:sz w:val="20"/>
                <w:szCs w:val="20"/>
              </w:rPr>
              <w:t>64.1</w:t>
            </w:r>
          </w:p>
        </w:tc>
      </w:tr>
      <w:tr w:rsidRPr="009523F5" w:rsidR="00D95DD8" w:rsidTr="00112450" w14:paraId="29FAA8D9" w14:textId="77777777">
        <w:trPr>
          <w:trHeight w:val="170"/>
        </w:trPr>
        <w:tc>
          <w:tcPr>
            <w:tcW w:w="986" w:type="pct"/>
            <w:vAlign w:val="center"/>
          </w:tcPr>
          <w:p w:rsidRPr="00865BA7" w:rsidR="00D95DD8" w:rsidP="00112450" w:rsidRDefault="00D95DD8" w14:paraId="090BD2CB" w14:textId="77777777">
            <w:pPr>
              <w:spacing w:after="0" w:line="240" w:lineRule="auto"/>
              <w:jc w:val="left"/>
              <w:rPr>
                <w:rFonts w:cs="Calibri"/>
                <w:color w:val="000000"/>
                <w:sz w:val="20"/>
                <w:szCs w:val="20"/>
              </w:rPr>
            </w:pPr>
            <w:r>
              <w:rPr>
                <w:rFonts w:cs="Arial"/>
                <w:color w:val="000000"/>
                <w:sz w:val="20"/>
                <w:szCs w:val="20"/>
              </w:rPr>
              <w:t>Lesotho</w:t>
            </w:r>
          </w:p>
        </w:tc>
        <w:tc>
          <w:tcPr>
            <w:tcW w:w="457" w:type="pct"/>
            <w:vAlign w:val="center"/>
          </w:tcPr>
          <w:p w:rsidRPr="00F34B3E" w:rsidR="00D95DD8" w:rsidP="00112450" w:rsidRDefault="00D95DD8" w14:paraId="25A26E05"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D95DD8" w:rsidP="00112450" w:rsidRDefault="00D95DD8" w14:paraId="6363791A"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color="auto" w:sz="4" w:space="0"/>
            </w:tcBorders>
            <w:vAlign w:val="bottom"/>
          </w:tcPr>
          <w:p w:rsidRPr="009523F5" w:rsidR="00D95DD8" w:rsidP="00112450" w:rsidRDefault="00D95DD8" w14:paraId="7A29B8A0" w14:textId="77777777">
            <w:pPr>
              <w:spacing w:after="0" w:line="240" w:lineRule="auto"/>
              <w:jc w:val="right"/>
              <w:rPr>
                <w:rFonts w:cs="Arial"/>
                <w:color w:val="000000"/>
                <w:sz w:val="20"/>
                <w:szCs w:val="20"/>
              </w:rPr>
            </w:pPr>
            <w:r w:rsidRPr="009523F5">
              <w:rPr>
                <w:rFonts w:cs="Arial"/>
                <w:color w:val="000000"/>
                <w:sz w:val="20"/>
                <w:szCs w:val="20"/>
              </w:rPr>
              <w:t>1.6</w:t>
            </w:r>
          </w:p>
        </w:tc>
        <w:tc>
          <w:tcPr>
            <w:tcW w:w="723" w:type="pct"/>
            <w:vAlign w:val="bottom"/>
          </w:tcPr>
          <w:p w:rsidRPr="009523F5" w:rsidR="00D95DD8" w:rsidP="00112450" w:rsidRDefault="00D95DD8" w14:paraId="2D9CDEB1" w14:textId="77777777">
            <w:pPr>
              <w:spacing w:after="0" w:line="240" w:lineRule="auto"/>
              <w:jc w:val="right"/>
              <w:rPr>
                <w:rFonts w:cs="Arial"/>
                <w:color w:val="000000"/>
                <w:sz w:val="20"/>
                <w:szCs w:val="20"/>
              </w:rPr>
            </w:pPr>
            <w:r w:rsidRPr="009523F5">
              <w:rPr>
                <w:rFonts w:cs="Arial"/>
                <w:color w:val="000000"/>
                <w:sz w:val="20"/>
                <w:szCs w:val="20"/>
              </w:rPr>
              <w:t>63.4</w:t>
            </w:r>
          </w:p>
        </w:tc>
        <w:tc>
          <w:tcPr>
            <w:tcW w:w="716" w:type="pct"/>
            <w:vAlign w:val="bottom"/>
          </w:tcPr>
          <w:p w:rsidRPr="009523F5" w:rsidR="00D95DD8" w:rsidP="00112450" w:rsidRDefault="00D95DD8" w14:paraId="7617FCD9" w14:textId="77777777">
            <w:pPr>
              <w:spacing w:after="0" w:line="240" w:lineRule="auto"/>
              <w:jc w:val="right"/>
              <w:rPr>
                <w:rFonts w:cs="Arial"/>
                <w:color w:val="000000"/>
                <w:sz w:val="20"/>
                <w:szCs w:val="20"/>
              </w:rPr>
            </w:pPr>
            <w:r w:rsidRPr="009523F5">
              <w:rPr>
                <w:rFonts w:cs="Arial"/>
                <w:color w:val="000000"/>
                <w:sz w:val="20"/>
                <w:szCs w:val="20"/>
              </w:rPr>
              <w:t>77.8</w:t>
            </w:r>
          </w:p>
        </w:tc>
        <w:tc>
          <w:tcPr>
            <w:tcW w:w="943" w:type="pct"/>
            <w:vAlign w:val="bottom"/>
          </w:tcPr>
          <w:p w:rsidRPr="009523F5" w:rsidR="00D95DD8" w:rsidP="00112450" w:rsidRDefault="00D95DD8" w14:paraId="114BF4CA" w14:textId="77777777">
            <w:pPr>
              <w:spacing w:after="0" w:line="240" w:lineRule="auto"/>
              <w:jc w:val="right"/>
              <w:rPr>
                <w:rFonts w:cs="Arial"/>
                <w:color w:val="000000"/>
                <w:sz w:val="20"/>
                <w:szCs w:val="20"/>
              </w:rPr>
            </w:pPr>
            <w:r w:rsidRPr="009523F5">
              <w:rPr>
                <w:rFonts w:cs="Arial"/>
                <w:color w:val="000000"/>
                <w:sz w:val="20"/>
                <w:szCs w:val="20"/>
              </w:rPr>
              <w:t>82.7</w:t>
            </w:r>
          </w:p>
        </w:tc>
      </w:tr>
      <w:tr w:rsidRPr="009523F5" w:rsidR="00D95DD8" w:rsidTr="00112450" w14:paraId="2F8F8A4F" w14:textId="77777777">
        <w:trPr>
          <w:trHeight w:val="170"/>
        </w:trPr>
        <w:tc>
          <w:tcPr>
            <w:tcW w:w="986" w:type="pct"/>
            <w:vAlign w:val="center"/>
          </w:tcPr>
          <w:p w:rsidRPr="00865BA7" w:rsidR="00D95DD8" w:rsidP="00112450" w:rsidRDefault="00D95DD8" w14:paraId="102C60E8" w14:textId="77777777">
            <w:pPr>
              <w:spacing w:after="0" w:line="240" w:lineRule="auto"/>
              <w:jc w:val="left"/>
              <w:rPr>
                <w:rFonts w:eastAsia="Times New Roman" w:cs="Calibri"/>
                <w:color w:val="000000"/>
                <w:sz w:val="20"/>
                <w:szCs w:val="20"/>
                <w:lang w:eastAsia="de-CH"/>
              </w:rPr>
            </w:pPr>
            <w:r>
              <w:rPr>
                <w:rFonts w:cs="Arial"/>
                <w:color w:val="000000"/>
                <w:sz w:val="20"/>
                <w:szCs w:val="20"/>
              </w:rPr>
              <w:t>Liberia</w:t>
            </w:r>
          </w:p>
        </w:tc>
        <w:tc>
          <w:tcPr>
            <w:tcW w:w="457" w:type="pct"/>
            <w:vAlign w:val="center"/>
          </w:tcPr>
          <w:p w:rsidRPr="00F34B3E" w:rsidR="00D95DD8" w:rsidP="00112450" w:rsidRDefault="00D95DD8" w14:paraId="118E501E"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D95DD8" w:rsidP="00112450" w:rsidRDefault="00D95DD8" w14:paraId="1BA44C58" w14:textId="77777777">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color="auto" w:sz="4" w:space="0"/>
            </w:tcBorders>
            <w:vAlign w:val="bottom"/>
          </w:tcPr>
          <w:p w:rsidRPr="009523F5" w:rsidR="00D95DD8" w:rsidP="00112450" w:rsidRDefault="00D95DD8" w14:paraId="09117D5A" w14:textId="77777777">
            <w:pPr>
              <w:spacing w:after="0" w:line="240" w:lineRule="auto"/>
              <w:jc w:val="right"/>
              <w:rPr>
                <w:rFonts w:cs="Arial"/>
                <w:color w:val="000000"/>
                <w:sz w:val="20"/>
                <w:szCs w:val="20"/>
              </w:rPr>
            </w:pPr>
            <w:r w:rsidRPr="009523F5">
              <w:rPr>
                <w:rFonts w:cs="Arial"/>
                <w:color w:val="000000"/>
                <w:sz w:val="20"/>
                <w:szCs w:val="20"/>
              </w:rPr>
              <w:t>4.0</w:t>
            </w:r>
          </w:p>
        </w:tc>
        <w:tc>
          <w:tcPr>
            <w:tcW w:w="723" w:type="pct"/>
            <w:vAlign w:val="bottom"/>
          </w:tcPr>
          <w:p w:rsidRPr="009523F5" w:rsidR="00D95DD8" w:rsidP="00112450" w:rsidRDefault="00D95DD8" w14:paraId="7F028DB4" w14:textId="77777777">
            <w:pPr>
              <w:spacing w:after="0" w:line="240" w:lineRule="auto"/>
              <w:jc w:val="right"/>
              <w:rPr>
                <w:rFonts w:cs="Arial"/>
                <w:color w:val="000000"/>
                <w:sz w:val="20"/>
                <w:szCs w:val="20"/>
              </w:rPr>
            </w:pPr>
            <w:r w:rsidRPr="009523F5">
              <w:rPr>
                <w:rFonts w:cs="Arial"/>
                <w:color w:val="000000"/>
                <w:sz w:val="20"/>
                <w:szCs w:val="20"/>
              </w:rPr>
              <w:t>62.1</w:t>
            </w:r>
          </w:p>
        </w:tc>
        <w:tc>
          <w:tcPr>
            <w:tcW w:w="716" w:type="pct"/>
            <w:vAlign w:val="bottom"/>
          </w:tcPr>
          <w:p w:rsidRPr="009523F5" w:rsidR="00D95DD8" w:rsidP="00112450" w:rsidRDefault="00D95DD8" w14:paraId="20033272" w14:textId="77777777">
            <w:pPr>
              <w:spacing w:after="0" w:line="240" w:lineRule="auto"/>
              <w:jc w:val="right"/>
              <w:rPr>
                <w:rFonts w:cs="Arial"/>
                <w:color w:val="000000"/>
                <w:sz w:val="20"/>
                <w:szCs w:val="20"/>
              </w:rPr>
            </w:pPr>
            <w:r w:rsidRPr="009523F5">
              <w:rPr>
                <w:rFonts w:cs="Arial"/>
                <w:color w:val="000000"/>
                <w:sz w:val="20"/>
                <w:szCs w:val="20"/>
              </w:rPr>
              <w:t>82.6</w:t>
            </w:r>
          </w:p>
        </w:tc>
        <w:tc>
          <w:tcPr>
            <w:tcW w:w="943" w:type="pct"/>
            <w:vAlign w:val="bottom"/>
          </w:tcPr>
          <w:p w:rsidRPr="009523F5" w:rsidR="00D95DD8" w:rsidP="00112450" w:rsidRDefault="00D95DD8" w14:paraId="35B3033A" w14:textId="77777777">
            <w:pPr>
              <w:spacing w:after="0" w:line="240" w:lineRule="auto"/>
              <w:jc w:val="right"/>
              <w:rPr>
                <w:rFonts w:cs="Arial"/>
                <w:color w:val="000000"/>
                <w:sz w:val="20"/>
                <w:szCs w:val="20"/>
              </w:rPr>
            </w:pPr>
            <w:r w:rsidRPr="009523F5">
              <w:rPr>
                <w:rFonts w:cs="Arial"/>
                <w:color w:val="000000"/>
                <w:sz w:val="20"/>
                <w:szCs w:val="20"/>
              </w:rPr>
              <w:t>28.4</w:t>
            </w:r>
          </w:p>
        </w:tc>
      </w:tr>
      <w:tr w:rsidRPr="009523F5" w:rsidR="00D95DD8" w:rsidTr="00112450" w14:paraId="0EB42D63" w14:textId="77777777">
        <w:trPr>
          <w:trHeight w:val="170"/>
        </w:trPr>
        <w:tc>
          <w:tcPr>
            <w:tcW w:w="986" w:type="pct"/>
            <w:vAlign w:val="center"/>
          </w:tcPr>
          <w:p w:rsidRPr="00865BA7" w:rsidR="00D95DD8" w:rsidP="00112450" w:rsidRDefault="00D95DD8" w14:paraId="30B9C20E" w14:textId="77777777">
            <w:pPr>
              <w:spacing w:after="0" w:line="240" w:lineRule="auto"/>
              <w:jc w:val="left"/>
              <w:rPr>
                <w:rFonts w:cs="Calibri"/>
                <w:color w:val="000000"/>
                <w:sz w:val="20"/>
                <w:szCs w:val="20"/>
              </w:rPr>
            </w:pPr>
            <w:r>
              <w:rPr>
                <w:rFonts w:cs="Arial"/>
                <w:color w:val="000000"/>
                <w:sz w:val="20"/>
                <w:szCs w:val="20"/>
              </w:rPr>
              <w:t>Madagascar</w:t>
            </w:r>
          </w:p>
        </w:tc>
        <w:tc>
          <w:tcPr>
            <w:tcW w:w="457" w:type="pct"/>
            <w:vAlign w:val="center"/>
          </w:tcPr>
          <w:p w:rsidRPr="00F34B3E" w:rsidR="00D95DD8" w:rsidP="00112450" w:rsidRDefault="00D95DD8" w14:paraId="61566641" w14:textId="77777777">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color="auto" w:sz="4" w:space="0"/>
            </w:tcBorders>
            <w:vAlign w:val="center"/>
          </w:tcPr>
          <w:p w:rsidRPr="00F34B3E" w:rsidR="00D95DD8" w:rsidP="00112450" w:rsidRDefault="00D95DD8" w14:paraId="4A9DBD47"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20733BB0" w14:textId="77777777">
            <w:pPr>
              <w:spacing w:after="0" w:line="240" w:lineRule="auto"/>
              <w:jc w:val="right"/>
              <w:rPr>
                <w:rFonts w:cs="Arial"/>
                <w:color w:val="000000"/>
                <w:sz w:val="20"/>
                <w:szCs w:val="20"/>
              </w:rPr>
            </w:pPr>
            <w:r w:rsidRPr="009523F5">
              <w:rPr>
                <w:rFonts w:cs="Arial"/>
                <w:color w:val="000000"/>
                <w:sz w:val="20"/>
                <w:szCs w:val="20"/>
              </w:rPr>
              <w:t>3.4</w:t>
            </w:r>
          </w:p>
        </w:tc>
        <w:tc>
          <w:tcPr>
            <w:tcW w:w="723" w:type="pct"/>
            <w:vAlign w:val="bottom"/>
          </w:tcPr>
          <w:p w:rsidRPr="009523F5" w:rsidR="00D95DD8" w:rsidP="00112450" w:rsidRDefault="00D95DD8" w14:paraId="7FC5A22E" w14:textId="77777777">
            <w:pPr>
              <w:spacing w:after="0" w:line="240" w:lineRule="auto"/>
              <w:jc w:val="right"/>
              <w:rPr>
                <w:rFonts w:cs="Arial"/>
                <w:color w:val="000000"/>
                <w:sz w:val="20"/>
                <w:szCs w:val="20"/>
              </w:rPr>
            </w:pPr>
            <w:r w:rsidRPr="009523F5">
              <w:rPr>
                <w:rFonts w:cs="Arial"/>
                <w:color w:val="000000"/>
                <w:sz w:val="20"/>
                <w:szCs w:val="20"/>
              </w:rPr>
              <w:t>44.1</w:t>
            </w:r>
          </w:p>
        </w:tc>
        <w:tc>
          <w:tcPr>
            <w:tcW w:w="716" w:type="pct"/>
            <w:vAlign w:val="bottom"/>
          </w:tcPr>
          <w:p w:rsidRPr="009523F5" w:rsidR="00D95DD8" w:rsidP="00112450" w:rsidRDefault="00D95DD8" w14:paraId="5BEBB758" w14:textId="77777777">
            <w:pPr>
              <w:spacing w:after="0" w:line="240" w:lineRule="auto"/>
              <w:jc w:val="right"/>
              <w:rPr>
                <w:rFonts w:cs="Arial"/>
                <w:color w:val="000000"/>
                <w:sz w:val="20"/>
                <w:szCs w:val="20"/>
              </w:rPr>
            </w:pPr>
            <w:r w:rsidRPr="009523F5">
              <w:rPr>
                <w:rFonts w:cs="Arial"/>
                <w:color w:val="000000"/>
                <w:sz w:val="20"/>
                <w:szCs w:val="20"/>
              </w:rPr>
              <w:t>39.8</w:t>
            </w:r>
          </w:p>
        </w:tc>
        <w:tc>
          <w:tcPr>
            <w:tcW w:w="943" w:type="pct"/>
            <w:vAlign w:val="bottom"/>
          </w:tcPr>
          <w:p w:rsidRPr="009523F5" w:rsidR="00D95DD8" w:rsidP="00112450" w:rsidRDefault="00D95DD8" w14:paraId="7CE595E3" w14:textId="77777777">
            <w:pPr>
              <w:spacing w:after="0" w:line="240" w:lineRule="auto"/>
              <w:jc w:val="right"/>
              <w:rPr>
                <w:rFonts w:cs="Arial"/>
                <w:color w:val="000000"/>
                <w:sz w:val="20"/>
                <w:szCs w:val="20"/>
              </w:rPr>
            </w:pPr>
            <w:r w:rsidRPr="009523F5">
              <w:rPr>
                <w:rFonts w:cs="Arial"/>
                <w:color w:val="000000"/>
                <w:sz w:val="20"/>
                <w:szCs w:val="20"/>
              </w:rPr>
              <w:t>33.5</w:t>
            </w:r>
          </w:p>
        </w:tc>
      </w:tr>
      <w:tr w:rsidRPr="009523F5" w:rsidR="00D95DD8" w:rsidTr="00112450" w14:paraId="5E174BBB" w14:textId="77777777">
        <w:trPr>
          <w:trHeight w:val="170"/>
        </w:trPr>
        <w:tc>
          <w:tcPr>
            <w:tcW w:w="986" w:type="pct"/>
            <w:vAlign w:val="center"/>
          </w:tcPr>
          <w:p w:rsidRPr="00865BA7" w:rsidR="00D95DD8" w:rsidP="00112450" w:rsidRDefault="00D95DD8" w14:paraId="313DF5A0" w14:textId="77777777">
            <w:pPr>
              <w:spacing w:after="0" w:line="240" w:lineRule="auto"/>
              <w:jc w:val="left"/>
              <w:rPr>
                <w:rFonts w:eastAsia="Times New Roman" w:cs="Calibri"/>
                <w:color w:val="000000"/>
                <w:sz w:val="20"/>
                <w:szCs w:val="20"/>
                <w:lang w:eastAsia="de-CH"/>
              </w:rPr>
            </w:pPr>
            <w:r>
              <w:rPr>
                <w:rFonts w:cs="Arial"/>
                <w:color w:val="000000"/>
                <w:sz w:val="20"/>
                <w:szCs w:val="20"/>
              </w:rPr>
              <w:t>Malawi</w:t>
            </w:r>
          </w:p>
        </w:tc>
        <w:tc>
          <w:tcPr>
            <w:tcW w:w="457" w:type="pct"/>
            <w:vAlign w:val="center"/>
          </w:tcPr>
          <w:p w:rsidRPr="00F34B3E" w:rsidR="00D95DD8" w:rsidP="00112450" w:rsidRDefault="00D95DD8" w14:paraId="3104B99E" w14:textId="77777777">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color="auto" w:sz="4" w:space="0"/>
            </w:tcBorders>
            <w:vAlign w:val="center"/>
          </w:tcPr>
          <w:p w:rsidRPr="00F34B3E" w:rsidR="00D95DD8" w:rsidP="00112450" w:rsidRDefault="00D95DD8" w14:paraId="1D51A89C" w14:textId="77777777">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color="auto" w:sz="4" w:space="0"/>
            </w:tcBorders>
            <w:vAlign w:val="bottom"/>
          </w:tcPr>
          <w:p w:rsidRPr="009523F5" w:rsidR="00D95DD8" w:rsidP="00112450" w:rsidRDefault="00D95DD8" w14:paraId="60BE23B7" w14:textId="77777777">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rsidRPr="009523F5" w:rsidR="00D95DD8" w:rsidP="00112450" w:rsidRDefault="00D95DD8" w14:paraId="796D0269" w14:textId="77777777">
            <w:pPr>
              <w:spacing w:after="0" w:line="240" w:lineRule="auto"/>
              <w:jc w:val="right"/>
              <w:rPr>
                <w:rFonts w:cs="Arial"/>
                <w:color w:val="000000"/>
                <w:sz w:val="20"/>
                <w:szCs w:val="20"/>
              </w:rPr>
            </w:pPr>
            <w:r w:rsidRPr="009523F5">
              <w:rPr>
                <w:rFonts w:cs="Arial"/>
                <w:color w:val="000000"/>
                <w:sz w:val="20"/>
                <w:szCs w:val="20"/>
              </w:rPr>
              <w:t>62.9</w:t>
            </w:r>
          </w:p>
        </w:tc>
        <w:tc>
          <w:tcPr>
            <w:tcW w:w="716" w:type="pct"/>
            <w:vAlign w:val="bottom"/>
          </w:tcPr>
          <w:p w:rsidRPr="009523F5" w:rsidR="00D95DD8" w:rsidP="00112450" w:rsidRDefault="00D95DD8" w14:paraId="66027BAA" w14:textId="77777777">
            <w:pPr>
              <w:spacing w:after="0" w:line="240" w:lineRule="auto"/>
              <w:jc w:val="right"/>
              <w:rPr>
                <w:rFonts w:cs="Arial"/>
                <w:color w:val="000000"/>
                <w:sz w:val="20"/>
                <w:szCs w:val="20"/>
              </w:rPr>
            </w:pPr>
            <w:r w:rsidRPr="009523F5">
              <w:rPr>
                <w:rFonts w:cs="Arial"/>
                <w:color w:val="000000"/>
                <w:sz w:val="20"/>
                <w:szCs w:val="20"/>
              </w:rPr>
              <w:t>94.8</w:t>
            </w:r>
          </w:p>
        </w:tc>
        <w:tc>
          <w:tcPr>
            <w:tcW w:w="943" w:type="pct"/>
            <w:vAlign w:val="bottom"/>
          </w:tcPr>
          <w:p w:rsidRPr="009523F5" w:rsidR="00D95DD8" w:rsidP="00112450" w:rsidRDefault="00D95DD8" w14:paraId="084F1CFA" w14:textId="77777777">
            <w:pPr>
              <w:spacing w:after="0" w:line="240" w:lineRule="auto"/>
              <w:jc w:val="right"/>
              <w:rPr>
                <w:rFonts w:cs="Arial"/>
                <w:color w:val="000000"/>
                <w:sz w:val="20"/>
                <w:szCs w:val="20"/>
              </w:rPr>
            </w:pPr>
            <w:r w:rsidRPr="009523F5">
              <w:rPr>
                <w:rFonts w:cs="Arial"/>
                <w:color w:val="000000"/>
                <w:sz w:val="20"/>
                <w:szCs w:val="20"/>
              </w:rPr>
              <w:t>45.2</w:t>
            </w:r>
          </w:p>
        </w:tc>
      </w:tr>
      <w:tr w:rsidRPr="009523F5" w:rsidR="00D95DD8" w:rsidTr="00112450" w14:paraId="14C998CE" w14:textId="77777777">
        <w:trPr>
          <w:trHeight w:val="170"/>
        </w:trPr>
        <w:tc>
          <w:tcPr>
            <w:tcW w:w="986" w:type="pct"/>
            <w:vAlign w:val="center"/>
          </w:tcPr>
          <w:p w:rsidRPr="00865BA7" w:rsidR="00D95DD8" w:rsidP="00112450" w:rsidRDefault="00D95DD8" w14:paraId="3EC12584" w14:textId="77777777">
            <w:pPr>
              <w:spacing w:after="0" w:line="240" w:lineRule="auto"/>
              <w:jc w:val="left"/>
              <w:rPr>
                <w:rFonts w:cs="Calibri"/>
                <w:color w:val="000000"/>
                <w:sz w:val="20"/>
                <w:szCs w:val="20"/>
              </w:rPr>
            </w:pPr>
            <w:r>
              <w:rPr>
                <w:rFonts w:cs="Arial"/>
                <w:color w:val="000000"/>
                <w:sz w:val="20"/>
                <w:szCs w:val="20"/>
              </w:rPr>
              <w:t>Mali</w:t>
            </w:r>
          </w:p>
        </w:tc>
        <w:tc>
          <w:tcPr>
            <w:tcW w:w="457" w:type="pct"/>
            <w:vAlign w:val="center"/>
          </w:tcPr>
          <w:p w:rsidRPr="00F34B3E" w:rsidR="00D95DD8" w:rsidP="00112450" w:rsidRDefault="00D95DD8" w14:paraId="12C917F7"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D95DD8" w:rsidP="00112450" w:rsidRDefault="00D95DD8" w14:paraId="47A91E7F" w14:textId="77777777">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color="auto" w:sz="4" w:space="0"/>
            </w:tcBorders>
            <w:vAlign w:val="bottom"/>
          </w:tcPr>
          <w:p w:rsidRPr="009523F5" w:rsidR="00D95DD8" w:rsidP="00112450" w:rsidRDefault="00D95DD8" w14:paraId="3E03B7B7" w14:textId="77777777">
            <w:pPr>
              <w:spacing w:after="0" w:line="240" w:lineRule="auto"/>
              <w:jc w:val="right"/>
              <w:rPr>
                <w:rFonts w:cs="Arial"/>
                <w:color w:val="000000"/>
                <w:sz w:val="20"/>
                <w:szCs w:val="20"/>
              </w:rPr>
            </w:pPr>
            <w:r w:rsidRPr="009523F5">
              <w:rPr>
                <w:rFonts w:cs="Arial"/>
                <w:color w:val="000000"/>
                <w:sz w:val="20"/>
                <w:szCs w:val="20"/>
              </w:rPr>
              <w:t>4.7</w:t>
            </w:r>
          </w:p>
        </w:tc>
        <w:tc>
          <w:tcPr>
            <w:tcW w:w="723" w:type="pct"/>
            <w:vAlign w:val="bottom"/>
          </w:tcPr>
          <w:p w:rsidRPr="009523F5" w:rsidR="00D95DD8" w:rsidP="00112450" w:rsidRDefault="00D95DD8" w14:paraId="2FABCF8F" w14:textId="77777777">
            <w:pPr>
              <w:spacing w:after="0" w:line="240" w:lineRule="auto"/>
              <w:jc w:val="right"/>
              <w:rPr>
                <w:rFonts w:cs="Arial"/>
                <w:color w:val="000000"/>
                <w:sz w:val="20"/>
                <w:szCs w:val="20"/>
              </w:rPr>
            </w:pPr>
            <w:r w:rsidRPr="009523F5">
              <w:rPr>
                <w:rFonts w:cs="Arial"/>
                <w:color w:val="000000"/>
                <w:sz w:val="20"/>
                <w:szCs w:val="20"/>
              </w:rPr>
              <w:t>41.6</w:t>
            </w:r>
          </w:p>
        </w:tc>
        <w:tc>
          <w:tcPr>
            <w:tcW w:w="716" w:type="pct"/>
            <w:vAlign w:val="bottom"/>
          </w:tcPr>
          <w:p w:rsidRPr="009523F5" w:rsidR="00D95DD8" w:rsidP="00112450" w:rsidRDefault="00D95DD8" w14:paraId="6D465FE3" w14:textId="77777777">
            <w:pPr>
              <w:spacing w:after="0" w:line="240" w:lineRule="auto"/>
              <w:jc w:val="right"/>
              <w:rPr>
                <w:rFonts w:cs="Arial"/>
                <w:color w:val="000000"/>
                <w:sz w:val="20"/>
                <w:szCs w:val="20"/>
              </w:rPr>
            </w:pPr>
            <w:r w:rsidRPr="009523F5">
              <w:rPr>
                <w:rFonts w:cs="Arial"/>
                <w:color w:val="000000"/>
                <w:sz w:val="20"/>
                <w:szCs w:val="20"/>
              </w:rPr>
              <w:t>66.9</w:t>
            </w:r>
          </w:p>
        </w:tc>
        <w:tc>
          <w:tcPr>
            <w:tcW w:w="943" w:type="pct"/>
            <w:vAlign w:val="bottom"/>
          </w:tcPr>
          <w:p w:rsidRPr="009523F5" w:rsidR="00D95DD8" w:rsidP="00112450" w:rsidRDefault="00D95DD8" w14:paraId="3FD9777C" w14:textId="77777777">
            <w:pPr>
              <w:spacing w:after="0" w:line="240" w:lineRule="auto"/>
              <w:jc w:val="right"/>
              <w:rPr>
                <w:rFonts w:cs="Arial"/>
                <w:color w:val="000000"/>
                <w:sz w:val="20"/>
                <w:szCs w:val="20"/>
              </w:rPr>
            </w:pPr>
            <w:r w:rsidRPr="009523F5">
              <w:rPr>
                <w:rFonts w:cs="Arial"/>
                <w:color w:val="000000"/>
                <w:sz w:val="20"/>
                <w:szCs w:val="20"/>
              </w:rPr>
              <w:t>25.0</w:t>
            </w:r>
          </w:p>
        </w:tc>
      </w:tr>
      <w:tr w:rsidRPr="009523F5" w:rsidR="00D95DD8" w:rsidTr="00112450" w14:paraId="7D24B6CB" w14:textId="77777777">
        <w:trPr>
          <w:trHeight w:val="170"/>
        </w:trPr>
        <w:tc>
          <w:tcPr>
            <w:tcW w:w="986" w:type="pct"/>
            <w:vAlign w:val="center"/>
          </w:tcPr>
          <w:p w:rsidRPr="00865BA7" w:rsidR="00D95DD8" w:rsidP="00112450" w:rsidRDefault="00D95DD8" w14:paraId="14F7D8A0" w14:textId="77777777">
            <w:pPr>
              <w:spacing w:after="0" w:line="240" w:lineRule="auto"/>
              <w:jc w:val="left"/>
              <w:rPr>
                <w:rFonts w:eastAsia="Times New Roman" w:cs="Calibri"/>
                <w:color w:val="000000"/>
                <w:sz w:val="20"/>
                <w:szCs w:val="20"/>
                <w:lang w:eastAsia="de-CH"/>
              </w:rPr>
            </w:pPr>
            <w:r>
              <w:rPr>
                <w:rFonts w:cs="Arial"/>
                <w:color w:val="000000"/>
                <w:sz w:val="20"/>
                <w:szCs w:val="20"/>
              </w:rPr>
              <w:t>Mauritania</w:t>
            </w:r>
          </w:p>
        </w:tc>
        <w:tc>
          <w:tcPr>
            <w:tcW w:w="457" w:type="pct"/>
            <w:vAlign w:val="center"/>
          </w:tcPr>
          <w:p w:rsidRPr="00F34B3E" w:rsidR="00D95DD8" w:rsidP="00112450" w:rsidRDefault="00D95DD8" w14:paraId="033E380A" w14:textId="77777777">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color="auto" w:sz="4" w:space="0"/>
            </w:tcBorders>
            <w:vAlign w:val="center"/>
          </w:tcPr>
          <w:p w:rsidRPr="00F34B3E" w:rsidR="00D95DD8" w:rsidP="00112450" w:rsidRDefault="00D95DD8" w14:paraId="04F876CF"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4AF285E5" w14:textId="77777777">
            <w:pPr>
              <w:spacing w:after="0" w:line="240" w:lineRule="auto"/>
              <w:jc w:val="right"/>
              <w:rPr>
                <w:rFonts w:cs="Arial"/>
                <w:color w:val="000000"/>
                <w:sz w:val="20"/>
                <w:szCs w:val="20"/>
              </w:rPr>
            </w:pPr>
            <w:r w:rsidRPr="009523F5">
              <w:rPr>
                <w:rFonts w:cs="Arial"/>
                <w:color w:val="000000"/>
                <w:sz w:val="20"/>
                <w:szCs w:val="20"/>
              </w:rPr>
              <w:t>8.9</w:t>
            </w:r>
          </w:p>
        </w:tc>
        <w:tc>
          <w:tcPr>
            <w:tcW w:w="723" w:type="pct"/>
            <w:vAlign w:val="bottom"/>
          </w:tcPr>
          <w:p w:rsidRPr="009523F5" w:rsidR="00D95DD8" w:rsidP="00112450" w:rsidRDefault="00D95DD8" w14:paraId="5507707B" w14:textId="77777777">
            <w:pPr>
              <w:spacing w:after="0" w:line="240" w:lineRule="auto"/>
              <w:jc w:val="right"/>
              <w:rPr>
                <w:rFonts w:cs="Arial"/>
                <w:color w:val="000000"/>
                <w:sz w:val="20"/>
                <w:szCs w:val="20"/>
              </w:rPr>
            </w:pPr>
            <w:r w:rsidRPr="009523F5">
              <w:rPr>
                <w:rFonts w:cs="Arial"/>
                <w:color w:val="000000"/>
                <w:sz w:val="20"/>
                <w:szCs w:val="20"/>
              </w:rPr>
              <w:t>47.0</w:t>
            </w:r>
          </w:p>
        </w:tc>
        <w:tc>
          <w:tcPr>
            <w:tcW w:w="716" w:type="pct"/>
            <w:vAlign w:val="bottom"/>
          </w:tcPr>
          <w:p w:rsidRPr="009523F5" w:rsidR="00D95DD8" w:rsidP="00112450" w:rsidRDefault="00D95DD8" w14:paraId="1973087C" w14:textId="77777777">
            <w:pPr>
              <w:spacing w:after="0" w:line="240" w:lineRule="auto"/>
              <w:jc w:val="right"/>
              <w:rPr>
                <w:rFonts w:cs="Arial"/>
                <w:color w:val="000000"/>
                <w:sz w:val="20"/>
                <w:szCs w:val="20"/>
              </w:rPr>
            </w:pPr>
            <w:r w:rsidRPr="009523F5">
              <w:rPr>
                <w:rFonts w:cs="Arial"/>
                <w:color w:val="000000"/>
                <w:sz w:val="20"/>
                <w:szCs w:val="20"/>
              </w:rPr>
              <w:t>73.9</w:t>
            </w:r>
          </w:p>
        </w:tc>
        <w:tc>
          <w:tcPr>
            <w:tcW w:w="943" w:type="pct"/>
            <w:vAlign w:val="bottom"/>
          </w:tcPr>
          <w:p w:rsidRPr="009523F5" w:rsidR="00D95DD8" w:rsidP="00112450" w:rsidRDefault="00D95DD8" w14:paraId="6D1942CD" w14:textId="77777777">
            <w:pPr>
              <w:spacing w:after="0" w:line="240" w:lineRule="auto"/>
              <w:jc w:val="right"/>
              <w:rPr>
                <w:rFonts w:cs="Arial"/>
                <w:color w:val="000000"/>
                <w:sz w:val="20"/>
                <w:szCs w:val="20"/>
              </w:rPr>
            </w:pPr>
            <w:r w:rsidRPr="009523F5">
              <w:rPr>
                <w:rFonts w:cs="Arial"/>
                <w:color w:val="000000"/>
                <w:sz w:val="20"/>
                <w:szCs w:val="20"/>
              </w:rPr>
              <w:t>19.9</w:t>
            </w:r>
          </w:p>
        </w:tc>
      </w:tr>
      <w:tr w:rsidRPr="009523F5" w:rsidR="00D95DD8" w:rsidTr="00112450" w14:paraId="772F9441" w14:textId="77777777">
        <w:trPr>
          <w:trHeight w:val="170"/>
        </w:trPr>
        <w:tc>
          <w:tcPr>
            <w:tcW w:w="986" w:type="pct"/>
            <w:vAlign w:val="center"/>
          </w:tcPr>
          <w:p w:rsidRPr="00865BA7" w:rsidR="00D95DD8" w:rsidP="00112450" w:rsidRDefault="00D95DD8" w14:paraId="0485818F" w14:textId="77777777">
            <w:pPr>
              <w:spacing w:after="0" w:line="240" w:lineRule="auto"/>
              <w:jc w:val="left"/>
              <w:rPr>
                <w:rFonts w:cs="Calibri"/>
                <w:color w:val="000000"/>
                <w:sz w:val="20"/>
                <w:szCs w:val="20"/>
              </w:rPr>
            </w:pPr>
            <w:r>
              <w:rPr>
                <w:rFonts w:cs="Arial"/>
                <w:color w:val="000000"/>
                <w:sz w:val="20"/>
                <w:szCs w:val="20"/>
              </w:rPr>
              <w:t>Namibia</w:t>
            </w:r>
          </w:p>
        </w:tc>
        <w:tc>
          <w:tcPr>
            <w:tcW w:w="457" w:type="pct"/>
            <w:vAlign w:val="center"/>
          </w:tcPr>
          <w:p w:rsidRPr="00F34B3E" w:rsidR="00D95DD8" w:rsidP="00112450" w:rsidRDefault="00D95DD8" w14:paraId="10C80F83" w14:textId="77777777">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650" w:type="pct"/>
            <w:tcBorders>
              <w:right w:val="double" w:color="auto" w:sz="4" w:space="0"/>
            </w:tcBorders>
            <w:vAlign w:val="center"/>
          </w:tcPr>
          <w:p w:rsidRPr="00F34B3E" w:rsidR="00D95DD8" w:rsidP="00112450" w:rsidRDefault="00D95DD8" w14:paraId="6607CFC8"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54BB1887" w14:textId="77777777">
            <w:pPr>
              <w:spacing w:after="0" w:line="240" w:lineRule="auto"/>
              <w:jc w:val="right"/>
              <w:rPr>
                <w:rFonts w:cs="Arial"/>
                <w:color w:val="000000"/>
                <w:sz w:val="20"/>
                <w:szCs w:val="20"/>
              </w:rPr>
            </w:pPr>
            <w:r w:rsidRPr="009523F5">
              <w:rPr>
                <w:rFonts w:cs="Arial"/>
                <w:color w:val="000000"/>
                <w:sz w:val="20"/>
                <w:szCs w:val="20"/>
              </w:rPr>
              <w:t>16.2</w:t>
            </w:r>
          </w:p>
        </w:tc>
        <w:tc>
          <w:tcPr>
            <w:tcW w:w="723" w:type="pct"/>
            <w:vAlign w:val="bottom"/>
          </w:tcPr>
          <w:p w:rsidRPr="009523F5" w:rsidR="00D95DD8" w:rsidP="00112450" w:rsidRDefault="00D95DD8" w14:paraId="28A8C9F6" w14:textId="77777777">
            <w:pPr>
              <w:spacing w:after="0" w:line="240" w:lineRule="auto"/>
              <w:jc w:val="right"/>
              <w:rPr>
                <w:rFonts w:cs="Arial"/>
                <w:color w:val="000000"/>
                <w:sz w:val="20"/>
                <w:szCs w:val="20"/>
              </w:rPr>
            </w:pPr>
            <w:r w:rsidRPr="009523F5">
              <w:rPr>
                <w:rFonts w:cs="Arial"/>
                <w:color w:val="000000"/>
                <w:sz w:val="20"/>
                <w:szCs w:val="20"/>
              </w:rPr>
              <w:t>50.5</w:t>
            </w:r>
          </w:p>
        </w:tc>
        <w:tc>
          <w:tcPr>
            <w:tcW w:w="716" w:type="pct"/>
            <w:vAlign w:val="bottom"/>
          </w:tcPr>
          <w:p w:rsidRPr="009523F5" w:rsidR="00D95DD8" w:rsidP="00112450" w:rsidRDefault="00D95DD8" w14:paraId="6E58B0D1" w14:textId="77777777">
            <w:pPr>
              <w:spacing w:after="0" w:line="240" w:lineRule="auto"/>
              <w:jc w:val="right"/>
              <w:rPr>
                <w:rFonts w:cs="Arial"/>
                <w:color w:val="000000"/>
                <w:sz w:val="20"/>
                <w:szCs w:val="20"/>
              </w:rPr>
            </w:pPr>
            <w:r w:rsidRPr="009523F5">
              <w:rPr>
                <w:rFonts w:cs="Arial"/>
                <w:color w:val="000000"/>
                <w:sz w:val="20"/>
                <w:szCs w:val="20"/>
              </w:rPr>
              <w:t>88.5</w:t>
            </w:r>
          </w:p>
        </w:tc>
        <w:tc>
          <w:tcPr>
            <w:tcW w:w="943" w:type="pct"/>
            <w:vAlign w:val="bottom"/>
          </w:tcPr>
          <w:p w:rsidRPr="009523F5" w:rsidR="00D95DD8" w:rsidP="00112450" w:rsidRDefault="00D95DD8" w14:paraId="5B842295" w14:textId="77777777">
            <w:pPr>
              <w:spacing w:after="0" w:line="240" w:lineRule="auto"/>
              <w:jc w:val="right"/>
              <w:rPr>
                <w:rFonts w:cs="Arial"/>
                <w:color w:val="000000"/>
                <w:sz w:val="20"/>
                <w:szCs w:val="20"/>
              </w:rPr>
            </w:pPr>
            <w:r w:rsidRPr="009523F5">
              <w:rPr>
                <w:rFonts w:cs="Arial"/>
                <w:color w:val="000000"/>
                <w:sz w:val="20"/>
                <w:szCs w:val="20"/>
              </w:rPr>
              <w:t>53.4</w:t>
            </w:r>
          </w:p>
        </w:tc>
      </w:tr>
      <w:tr w:rsidRPr="009523F5" w:rsidR="00D95DD8" w:rsidTr="00112450" w14:paraId="2B9458D3" w14:textId="77777777">
        <w:trPr>
          <w:trHeight w:val="170"/>
        </w:trPr>
        <w:tc>
          <w:tcPr>
            <w:tcW w:w="986" w:type="pct"/>
            <w:vAlign w:val="center"/>
          </w:tcPr>
          <w:p w:rsidRPr="00865BA7" w:rsidR="00D95DD8" w:rsidP="00112450" w:rsidRDefault="00D95DD8" w14:paraId="7757718E" w14:textId="77777777">
            <w:pPr>
              <w:spacing w:after="0" w:line="240" w:lineRule="auto"/>
              <w:jc w:val="left"/>
              <w:rPr>
                <w:rFonts w:cs="Calibri"/>
                <w:color w:val="000000"/>
                <w:sz w:val="20"/>
                <w:szCs w:val="20"/>
              </w:rPr>
            </w:pPr>
            <w:r>
              <w:rPr>
                <w:rFonts w:cs="Arial"/>
                <w:color w:val="000000"/>
                <w:sz w:val="20"/>
                <w:szCs w:val="20"/>
              </w:rPr>
              <w:t>Niger</w:t>
            </w:r>
          </w:p>
        </w:tc>
        <w:tc>
          <w:tcPr>
            <w:tcW w:w="457" w:type="pct"/>
            <w:vAlign w:val="center"/>
          </w:tcPr>
          <w:p w:rsidRPr="00F34B3E" w:rsidR="00D95DD8" w:rsidP="00112450" w:rsidRDefault="00D95DD8" w14:paraId="70AC3CCF"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650" w:type="pct"/>
            <w:tcBorders>
              <w:right w:val="double" w:color="auto" w:sz="4" w:space="0"/>
            </w:tcBorders>
            <w:vAlign w:val="center"/>
          </w:tcPr>
          <w:p w:rsidRPr="00F34B3E" w:rsidR="00D95DD8" w:rsidP="00112450" w:rsidRDefault="00D95DD8" w14:paraId="1AA5C484"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6470C468" w14:textId="77777777">
            <w:pPr>
              <w:spacing w:after="0" w:line="240" w:lineRule="auto"/>
              <w:jc w:val="right"/>
              <w:rPr>
                <w:rFonts w:cs="Arial"/>
                <w:color w:val="000000"/>
                <w:sz w:val="20"/>
                <w:szCs w:val="20"/>
              </w:rPr>
            </w:pPr>
            <w:r w:rsidRPr="009523F5">
              <w:rPr>
                <w:rFonts w:cs="Arial"/>
                <w:color w:val="000000"/>
                <w:sz w:val="20"/>
                <w:szCs w:val="20"/>
              </w:rPr>
              <w:t>3.5</w:t>
            </w:r>
          </w:p>
        </w:tc>
        <w:tc>
          <w:tcPr>
            <w:tcW w:w="723" w:type="pct"/>
            <w:vAlign w:val="bottom"/>
          </w:tcPr>
          <w:p w:rsidRPr="009523F5" w:rsidR="00D95DD8" w:rsidP="00112450" w:rsidRDefault="00D95DD8" w14:paraId="552BBC6C" w14:textId="77777777">
            <w:pPr>
              <w:spacing w:after="0" w:line="240" w:lineRule="auto"/>
              <w:jc w:val="right"/>
              <w:rPr>
                <w:rFonts w:cs="Arial"/>
                <w:color w:val="000000"/>
                <w:sz w:val="20"/>
                <w:szCs w:val="20"/>
              </w:rPr>
            </w:pPr>
            <w:r w:rsidRPr="009523F5">
              <w:rPr>
                <w:rFonts w:cs="Arial"/>
                <w:color w:val="000000"/>
                <w:sz w:val="20"/>
                <w:szCs w:val="20"/>
              </w:rPr>
              <w:t>49.0</w:t>
            </w:r>
          </w:p>
        </w:tc>
        <w:tc>
          <w:tcPr>
            <w:tcW w:w="716" w:type="pct"/>
            <w:vAlign w:val="bottom"/>
          </w:tcPr>
          <w:p w:rsidRPr="009523F5" w:rsidR="00D95DD8" w:rsidP="00112450" w:rsidRDefault="00D95DD8" w14:paraId="09E851A1" w14:textId="77777777">
            <w:pPr>
              <w:spacing w:after="0" w:line="240" w:lineRule="auto"/>
              <w:jc w:val="right"/>
              <w:rPr>
                <w:rFonts w:cs="Arial"/>
                <w:color w:val="000000"/>
                <w:sz w:val="20"/>
                <w:szCs w:val="20"/>
              </w:rPr>
            </w:pPr>
            <w:r w:rsidRPr="009523F5">
              <w:rPr>
                <w:rFonts w:cs="Arial"/>
                <w:color w:val="000000"/>
                <w:sz w:val="20"/>
                <w:szCs w:val="20"/>
              </w:rPr>
              <w:t>39.4</w:t>
            </w:r>
          </w:p>
        </w:tc>
        <w:tc>
          <w:tcPr>
            <w:tcW w:w="943" w:type="pct"/>
            <w:vAlign w:val="bottom"/>
          </w:tcPr>
          <w:p w:rsidRPr="009523F5" w:rsidR="00D95DD8" w:rsidP="00112450" w:rsidRDefault="00D95DD8" w14:paraId="30905186" w14:textId="77777777">
            <w:pPr>
              <w:spacing w:after="0" w:line="240" w:lineRule="auto"/>
              <w:jc w:val="right"/>
              <w:rPr>
                <w:rFonts w:cs="Arial"/>
                <w:color w:val="000000"/>
                <w:sz w:val="20"/>
                <w:szCs w:val="20"/>
              </w:rPr>
            </w:pPr>
            <w:r w:rsidRPr="009523F5">
              <w:rPr>
                <w:rFonts w:cs="Arial"/>
                <w:color w:val="000000"/>
                <w:sz w:val="20"/>
                <w:szCs w:val="20"/>
              </w:rPr>
              <w:t>63.6</w:t>
            </w:r>
          </w:p>
        </w:tc>
      </w:tr>
      <w:tr w:rsidRPr="009523F5" w:rsidR="00D95DD8" w:rsidTr="00112450" w14:paraId="51C4549F" w14:textId="77777777">
        <w:trPr>
          <w:trHeight w:val="170"/>
        </w:trPr>
        <w:tc>
          <w:tcPr>
            <w:tcW w:w="986" w:type="pct"/>
            <w:vAlign w:val="center"/>
          </w:tcPr>
          <w:p w:rsidRPr="00865BA7" w:rsidR="00D95DD8" w:rsidP="00112450" w:rsidRDefault="00D95DD8" w14:paraId="752053A4" w14:textId="77777777">
            <w:pPr>
              <w:spacing w:after="0" w:line="240" w:lineRule="auto"/>
              <w:jc w:val="left"/>
              <w:rPr>
                <w:rFonts w:cs="Calibri"/>
                <w:color w:val="000000"/>
                <w:sz w:val="20"/>
                <w:szCs w:val="20"/>
              </w:rPr>
            </w:pPr>
            <w:r>
              <w:rPr>
                <w:rFonts w:cs="Arial"/>
                <w:color w:val="000000"/>
                <w:sz w:val="20"/>
                <w:szCs w:val="20"/>
              </w:rPr>
              <w:t>Nigeria</w:t>
            </w:r>
          </w:p>
        </w:tc>
        <w:tc>
          <w:tcPr>
            <w:tcW w:w="457" w:type="pct"/>
            <w:vAlign w:val="center"/>
          </w:tcPr>
          <w:p w:rsidRPr="00F34B3E" w:rsidR="00D95DD8" w:rsidP="00112450" w:rsidRDefault="00D95DD8" w14:paraId="7435B53C"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D95DD8" w:rsidP="00112450" w:rsidRDefault="00D95DD8" w14:paraId="4B76A5F9"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D95DD8" w:rsidP="00112450" w:rsidRDefault="00D95DD8" w14:paraId="21CA1FF2" w14:textId="77777777">
            <w:pPr>
              <w:spacing w:after="0" w:line="240" w:lineRule="auto"/>
              <w:jc w:val="right"/>
              <w:rPr>
                <w:rFonts w:cs="Arial"/>
                <w:color w:val="000000"/>
                <w:sz w:val="20"/>
                <w:szCs w:val="20"/>
              </w:rPr>
            </w:pPr>
            <w:r w:rsidRPr="009523F5">
              <w:rPr>
                <w:rFonts w:cs="Arial"/>
                <w:color w:val="000000"/>
                <w:sz w:val="20"/>
                <w:szCs w:val="20"/>
              </w:rPr>
              <w:t>2.8</w:t>
            </w:r>
          </w:p>
        </w:tc>
        <w:tc>
          <w:tcPr>
            <w:tcW w:w="723" w:type="pct"/>
            <w:vAlign w:val="bottom"/>
          </w:tcPr>
          <w:p w:rsidRPr="009523F5" w:rsidR="00D95DD8" w:rsidP="00112450" w:rsidRDefault="00D95DD8" w14:paraId="62383C43" w14:textId="77777777">
            <w:pPr>
              <w:spacing w:after="0" w:line="240" w:lineRule="auto"/>
              <w:jc w:val="right"/>
              <w:rPr>
                <w:rFonts w:cs="Arial"/>
                <w:color w:val="000000"/>
                <w:sz w:val="20"/>
                <w:szCs w:val="20"/>
              </w:rPr>
            </w:pPr>
            <w:r w:rsidRPr="009523F5">
              <w:rPr>
                <w:rFonts w:cs="Arial"/>
                <w:color w:val="000000"/>
                <w:sz w:val="20"/>
                <w:szCs w:val="20"/>
              </w:rPr>
              <w:t>41.0</w:t>
            </w:r>
          </w:p>
        </w:tc>
        <w:tc>
          <w:tcPr>
            <w:tcW w:w="716" w:type="pct"/>
            <w:vAlign w:val="bottom"/>
          </w:tcPr>
          <w:p w:rsidRPr="009523F5" w:rsidR="00D95DD8" w:rsidP="00112450" w:rsidRDefault="00D95DD8" w14:paraId="226CBCC5" w14:textId="77777777">
            <w:pPr>
              <w:spacing w:after="0" w:line="240" w:lineRule="auto"/>
              <w:jc w:val="right"/>
              <w:rPr>
                <w:rFonts w:cs="Arial"/>
                <w:color w:val="000000"/>
                <w:sz w:val="20"/>
                <w:szCs w:val="20"/>
              </w:rPr>
            </w:pPr>
            <w:r w:rsidRPr="009523F5">
              <w:rPr>
                <w:rFonts w:cs="Arial"/>
                <w:color w:val="000000"/>
                <w:sz w:val="20"/>
                <w:szCs w:val="20"/>
              </w:rPr>
              <w:t>43.1</w:t>
            </w:r>
          </w:p>
        </w:tc>
        <w:tc>
          <w:tcPr>
            <w:tcW w:w="943" w:type="pct"/>
            <w:vAlign w:val="bottom"/>
          </w:tcPr>
          <w:p w:rsidRPr="009523F5" w:rsidR="00D95DD8" w:rsidP="00112450" w:rsidRDefault="00D95DD8" w14:paraId="409290A8" w14:textId="77777777">
            <w:pPr>
              <w:spacing w:after="0" w:line="240" w:lineRule="auto"/>
              <w:jc w:val="right"/>
              <w:rPr>
                <w:rFonts w:cs="Arial"/>
                <w:color w:val="000000"/>
                <w:sz w:val="20"/>
                <w:szCs w:val="20"/>
              </w:rPr>
            </w:pPr>
            <w:r w:rsidRPr="009523F5">
              <w:rPr>
                <w:rFonts w:cs="Arial"/>
                <w:color w:val="000000"/>
                <w:sz w:val="20"/>
                <w:szCs w:val="20"/>
              </w:rPr>
              <w:t>21.2</w:t>
            </w:r>
          </w:p>
        </w:tc>
      </w:tr>
      <w:tr w:rsidRPr="009523F5" w:rsidR="00D95DD8" w:rsidTr="00112450" w14:paraId="2C74840D" w14:textId="77777777">
        <w:trPr>
          <w:trHeight w:val="170"/>
        </w:trPr>
        <w:tc>
          <w:tcPr>
            <w:tcW w:w="986" w:type="pct"/>
            <w:vAlign w:val="center"/>
          </w:tcPr>
          <w:p w:rsidRPr="00865BA7" w:rsidR="00D95DD8" w:rsidP="00112450" w:rsidRDefault="00D95DD8" w14:paraId="73EF3E8F" w14:textId="77777777">
            <w:pPr>
              <w:spacing w:after="0" w:line="240" w:lineRule="auto"/>
              <w:jc w:val="left"/>
              <w:rPr>
                <w:rFonts w:cs="Calibri"/>
                <w:color w:val="000000"/>
                <w:sz w:val="20"/>
                <w:szCs w:val="20"/>
              </w:rPr>
            </w:pPr>
            <w:r>
              <w:rPr>
                <w:rFonts w:cs="Arial"/>
                <w:color w:val="000000"/>
                <w:sz w:val="20"/>
                <w:szCs w:val="20"/>
              </w:rPr>
              <w:t>Rep. of the Congo</w:t>
            </w:r>
          </w:p>
        </w:tc>
        <w:tc>
          <w:tcPr>
            <w:tcW w:w="457" w:type="pct"/>
            <w:vAlign w:val="center"/>
          </w:tcPr>
          <w:p w:rsidRPr="00F34B3E" w:rsidR="00D95DD8" w:rsidP="00112450" w:rsidRDefault="00D95DD8" w14:paraId="3C3FFC3F" w14:textId="77777777">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color="auto" w:sz="4" w:space="0"/>
            </w:tcBorders>
            <w:vAlign w:val="center"/>
          </w:tcPr>
          <w:p w:rsidRPr="00F34B3E" w:rsidR="00D95DD8" w:rsidP="00112450" w:rsidRDefault="00D95DD8" w14:paraId="7DBCBFF2"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4D1C968F" w14:textId="77777777">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rsidRPr="009523F5" w:rsidR="00D95DD8" w:rsidP="00112450" w:rsidRDefault="00D95DD8" w14:paraId="5CC8B84D" w14:textId="77777777">
            <w:pPr>
              <w:spacing w:after="0" w:line="240" w:lineRule="auto"/>
              <w:jc w:val="right"/>
              <w:rPr>
                <w:rFonts w:cs="Arial"/>
                <w:color w:val="000000"/>
                <w:sz w:val="20"/>
                <w:szCs w:val="20"/>
              </w:rPr>
            </w:pPr>
            <w:r w:rsidRPr="009523F5">
              <w:rPr>
                <w:rFonts w:cs="Arial"/>
                <w:color w:val="000000"/>
                <w:sz w:val="20"/>
                <w:szCs w:val="20"/>
              </w:rPr>
              <w:t>51.7</w:t>
            </w:r>
          </w:p>
        </w:tc>
        <w:tc>
          <w:tcPr>
            <w:tcW w:w="716" w:type="pct"/>
            <w:vAlign w:val="bottom"/>
          </w:tcPr>
          <w:p w:rsidRPr="009523F5" w:rsidR="00D95DD8" w:rsidP="00112450" w:rsidRDefault="00D95DD8" w14:paraId="1B533F56" w14:textId="77777777">
            <w:pPr>
              <w:spacing w:after="0" w:line="240" w:lineRule="auto"/>
              <w:jc w:val="right"/>
              <w:rPr>
                <w:rFonts w:cs="Arial"/>
                <w:color w:val="000000"/>
                <w:sz w:val="20"/>
                <w:szCs w:val="20"/>
              </w:rPr>
            </w:pPr>
            <w:r w:rsidRPr="009523F5">
              <w:rPr>
                <w:rFonts w:cs="Arial"/>
                <w:color w:val="000000"/>
                <w:sz w:val="20"/>
                <w:szCs w:val="20"/>
              </w:rPr>
              <w:t>88.0</w:t>
            </w:r>
          </w:p>
        </w:tc>
        <w:tc>
          <w:tcPr>
            <w:tcW w:w="943" w:type="pct"/>
            <w:vAlign w:val="bottom"/>
          </w:tcPr>
          <w:p w:rsidRPr="009523F5" w:rsidR="00D95DD8" w:rsidP="00112450" w:rsidRDefault="00D95DD8" w14:paraId="63B18627" w14:textId="77777777">
            <w:pPr>
              <w:spacing w:after="0" w:line="240" w:lineRule="auto"/>
              <w:jc w:val="right"/>
              <w:rPr>
                <w:rFonts w:cs="Arial"/>
                <w:color w:val="000000"/>
                <w:sz w:val="20"/>
                <w:szCs w:val="20"/>
              </w:rPr>
            </w:pPr>
            <w:r w:rsidRPr="009523F5">
              <w:rPr>
                <w:rFonts w:cs="Arial"/>
                <w:color w:val="000000"/>
                <w:sz w:val="20"/>
                <w:szCs w:val="20"/>
              </w:rPr>
              <w:t>54.0</w:t>
            </w:r>
          </w:p>
        </w:tc>
      </w:tr>
      <w:tr w:rsidRPr="009523F5" w:rsidR="00D95DD8" w:rsidTr="00112450" w14:paraId="797A9A6F" w14:textId="77777777">
        <w:trPr>
          <w:trHeight w:val="170"/>
        </w:trPr>
        <w:tc>
          <w:tcPr>
            <w:tcW w:w="986" w:type="pct"/>
            <w:vAlign w:val="center"/>
          </w:tcPr>
          <w:p w:rsidRPr="00865BA7" w:rsidR="00D95DD8" w:rsidP="00112450" w:rsidRDefault="00D95DD8" w14:paraId="0CFAA032" w14:textId="77777777">
            <w:pPr>
              <w:spacing w:after="0" w:line="240" w:lineRule="auto"/>
              <w:jc w:val="left"/>
              <w:rPr>
                <w:rFonts w:cs="Calibri"/>
                <w:color w:val="000000"/>
                <w:sz w:val="20"/>
                <w:szCs w:val="20"/>
              </w:rPr>
            </w:pPr>
            <w:r>
              <w:rPr>
                <w:rFonts w:cs="Arial"/>
                <w:color w:val="000000"/>
                <w:sz w:val="20"/>
                <w:szCs w:val="20"/>
              </w:rPr>
              <w:t>Rwanda</w:t>
            </w:r>
          </w:p>
        </w:tc>
        <w:tc>
          <w:tcPr>
            <w:tcW w:w="457" w:type="pct"/>
            <w:vAlign w:val="center"/>
          </w:tcPr>
          <w:p w:rsidRPr="00F34B3E" w:rsidR="00D95DD8" w:rsidP="00112450" w:rsidRDefault="00D95DD8" w14:paraId="05E05DDB" w14:textId="77777777">
            <w:pPr>
              <w:spacing w:after="0" w:line="240" w:lineRule="auto"/>
              <w:jc w:val="right"/>
              <w:rPr>
                <w:rFonts w:eastAsia="Times New Roman" w:cs="Calibri"/>
                <w:color w:val="000000"/>
                <w:sz w:val="20"/>
                <w:szCs w:val="20"/>
                <w:lang w:eastAsia="de-CH"/>
              </w:rPr>
            </w:pPr>
            <w:r>
              <w:rPr>
                <w:rFonts w:cs="Arial"/>
                <w:color w:val="000000"/>
                <w:sz w:val="20"/>
                <w:szCs w:val="20"/>
              </w:rPr>
              <w:t>2020</w:t>
            </w:r>
          </w:p>
        </w:tc>
        <w:tc>
          <w:tcPr>
            <w:tcW w:w="650" w:type="pct"/>
            <w:tcBorders>
              <w:right w:val="double" w:color="auto" w:sz="4" w:space="0"/>
            </w:tcBorders>
            <w:vAlign w:val="center"/>
          </w:tcPr>
          <w:p w:rsidRPr="00F34B3E" w:rsidR="00D95DD8" w:rsidP="00112450" w:rsidRDefault="00D95DD8" w14:paraId="0B7D5D2C"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tcBorders>
            <w:vAlign w:val="bottom"/>
          </w:tcPr>
          <w:p w:rsidRPr="009523F5" w:rsidR="00D95DD8" w:rsidP="00112450" w:rsidRDefault="00D95DD8" w14:paraId="636C26D1" w14:textId="77777777">
            <w:pPr>
              <w:spacing w:after="0" w:line="240" w:lineRule="auto"/>
              <w:jc w:val="right"/>
              <w:rPr>
                <w:rFonts w:cs="Arial"/>
                <w:color w:val="000000"/>
                <w:sz w:val="20"/>
                <w:szCs w:val="20"/>
              </w:rPr>
            </w:pPr>
            <w:r w:rsidRPr="009523F5">
              <w:rPr>
                <w:rFonts w:cs="Arial"/>
                <w:color w:val="000000"/>
                <w:sz w:val="20"/>
                <w:szCs w:val="20"/>
              </w:rPr>
              <w:t>83.7</w:t>
            </w:r>
          </w:p>
        </w:tc>
        <w:tc>
          <w:tcPr>
            <w:tcW w:w="723" w:type="pct"/>
            <w:vAlign w:val="bottom"/>
          </w:tcPr>
          <w:p w:rsidRPr="009523F5" w:rsidR="00D95DD8" w:rsidP="00112450" w:rsidRDefault="00D95DD8" w14:paraId="471A04DB" w14:textId="77777777">
            <w:pPr>
              <w:spacing w:after="0" w:line="240" w:lineRule="auto"/>
              <w:jc w:val="right"/>
              <w:rPr>
                <w:rFonts w:cs="Arial"/>
                <w:color w:val="000000"/>
                <w:sz w:val="20"/>
                <w:szCs w:val="20"/>
              </w:rPr>
            </w:pPr>
            <w:r w:rsidRPr="009523F5">
              <w:rPr>
                <w:rFonts w:cs="Arial"/>
                <w:color w:val="000000"/>
                <w:sz w:val="20"/>
                <w:szCs w:val="20"/>
              </w:rPr>
              <w:t>61.3</w:t>
            </w:r>
          </w:p>
        </w:tc>
        <w:tc>
          <w:tcPr>
            <w:tcW w:w="716" w:type="pct"/>
            <w:vAlign w:val="bottom"/>
          </w:tcPr>
          <w:p w:rsidRPr="009523F5" w:rsidR="00D95DD8" w:rsidP="00112450" w:rsidRDefault="00D95DD8" w14:paraId="4C3912BC" w14:textId="77777777">
            <w:pPr>
              <w:spacing w:after="0" w:line="240" w:lineRule="auto"/>
              <w:jc w:val="right"/>
              <w:rPr>
                <w:rFonts w:cs="Arial"/>
                <w:color w:val="000000"/>
                <w:sz w:val="20"/>
                <w:szCs w:val="20"/>
              </w:rPr>
            </w:pPr>
            <w:r w:rsidRPr="009523F5">
              <w:rPr>
                <w:rFonts w:cs="Arial"/>
                <w:color w:val="000000"/>
                <w:sz w:val="20"/>
                <w:szCs w:val="20"/>
              </w:rPr>
              <w:t>95.2</w:t>
            </w:r>
          </w:p>
        </w:tc>
        <w:tc>
          <w:tcPr>
            <w:tcW w:w="943" w:type="pct"/>
            <w:vAlign w:val="bottom"/>
          </w:tcPr>
          <w:p w:rsidRPr="009523F5" w:rsidR="00D95DD8" w:rsidP="00112450" w:rsidRDefault="00D95DD8" w14:paraId="44909395" w14:textId="77777777">
            <w:pPr>
              <w:spacing w:after="0" w:line="240" w:lineRule="auto"/>
              <w:jc w:val="right"/>
              <w:rPr>
                <w:rFonts w:cs="Arial"/>
                <w:color w:val="000000"/>
                <w:sz w:val="20"/>
                <w:szCs w:val="20"/>
              </w:rPr>
            </w:pPr>
            <w:r w:rsidRPr="009523F5">
              <w:rPr>
                <w:rFonts w:cs="Arial"/>
                <w:color w:val="000000"/>
                <w:sz w:val="20"/>
                <w:szCs w:val="20"/>
              </w:rPr>
              <w:t>18.8</w:t>
            </w:r>
          </w:p>
        </w:tc>
      </w:tr>
      <w:tr w:rsidRPr="009523F5" w:rsidR="00D95DD8" w:rsidTr="00112450" w14:paraId="4A043EB2" w14:textId="77777777">
        <w:trPr>
          <w:trHeight w:val="170"/>
        </w:trPr>
        <w:tc>
          <w:tcPr>
            <w:tcW w:w="986" w:type="pct"/>
            <w:vAlign w:val="center"/>
          </w:tcPr>
          <w:p w:rsidRPr="00865BA7" w:rsidR="00D95DD8" w:rsidP="00112450" w:rsidRDefault="00D95DD8" w14:paraId="6F839652" w14:textId="77777777">
            <w:pPr>
              <w:spacing w:after="0" w:line="240" w:lineRule="auto"/>
              <w:jc w:val="left"/>
              <w:rPr>
                <w:rFonts w:cs="Calibri"/>
                <w:color w:val="000000"/>
                <w:sz w:val="20"/>
                <w:szCs w:val="20"/>
              </w:rPr>
            </w:pPr>
            <w:r>
              <w:rPr>
                <w:rFonts w:cs="Arial"/>
                <w:color w:val="000000"/>
                <w:sz w:val="20"/>
                <w:szCs w:val="20"/>
              </w:rPr>
              <w:t>Senegal</w:t>
            </w:r>
          </w:p>
        </w:tc>
        <w:tc>
          <w:tcPr>
            <w:tcW w:w="457" w:type="pct"/>
            <w:vAlign w:val="center"/>
          </w:tcPr>
          <w:p w:rsidRPr="00F34B3E" w:rsidR="00D95DD8" w:rsidP="00112450" w:rsidRDefault="00D95DD8" w14:paraId="262ACDB0" w14:textId="77777777">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color="auto" w:sz="4" w:space="0"/>
            </w:tcBorders>
            <w:vAlign w:val="center"/>
          </w:tcPr>
          <w:p w:rsidRPr="00F34B3E" w:rsidR="00D95DD8" w:rsidP="00112450" w:rsidRDefault="00D95DD8" w14:paraId="5321A331"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4C7E68DD" w14:textId="77777777">
            <w:pPr>
              <w:spacing w:after="0" w:line="240" w:lineRule="auto"/>
              <w:jc w:val="right"/>
              <w:rPr>
                <w:rFonts w:cs="Arial"/>
                <w:color w:val="000000"/>
                <w:sz w:val="20"/>
                <w:szCs w:val="20"/>
              </w:rPr>
            </w:pPr>
            <w:r w:rsidRPr="009523F5">
              <w:rPr>
                <w:rFonts w:cs="Arial"/>
                <w:color w:val="000000"/>
                <w:sz w:val="20"/>
                <w:szCs w:val="20"/>
              </w:rPr>
              <w:t>6.1</w:t>
            </w:r>
          </w:p>
        </w:tc>
        <w:tc>
          <w:tcPr>
            <w:tcW w:w="723" w:type="pct"/>
            <w:vAlign w:val="bottom"/>
          </w:tcPr>
          <w:p w:rsidRPr="009523F5" w:rsidR="00D95DD8" w:rsidP="00112450" w:rsidRDefault="00D95DD8" w14:paraId="2889CCDD" w14:textId="77777777">
            <w:pPr>
              <w:spacing w:after="0" w:line="240" w:lineRule="auto"/>
              <w:jc w:val="right"/>
              <w:rPr>
                <w:rFonts w:cs="Arial"/>
                <w:color w:val="000000"/>
                <w:sz w:val="20"/>
                <w:szCs w:val="20"/>
              </w:rPr>
            </w:pPr>
            <w:r w:rsidRPr="009523F5">
              <w:rPr>
                <w:rFonts w:cs="Arial"/>
                <w:color w:val="000000"/>
                <w:sz w:val="20"/>
                <w:szCs w:val="20"/>
              </w:rPr>
              <w:t>62.4</w:t>
            </w:r>
          </w:p>
        </w:tc>
        <w:tc>
          <w:tcPr>
            <w:tcW w:w="716" w:type="pct"/>
            <w:vAlign w:val="bottom"/>
          </w:tcPr>
          <w:p w:rsidRPr="009523F5" w:rsidR="00D95DD8" w:rsidP="00112450" w:rsidRDefault="00D95DD8" w14:paraId="49850750" w14:textId="77777777">
            <w:pPr>
              <w:spacing w:after="0" w:line="240" w:lineRule="auto"/>
              <w:jc w:val="right"/>
              <w:rPr>
                <w:rFonts w:cs="Arial"/>
                <w:color w:val="000000"/>
                <w:sz w:val="20"/>
                <w:szCs w:val="20"/>
              </w:rPr>
            </w:pPr>
            <w:r w:rsidRPr="009523F5">
              <w:rPr>
                <w:rFonts w:cs="Arial"/>
                <w:color w:val="000000"/>
                <w:sz w:val="20"/>
                <w:szCs w:val="20"/>
              </w:rPr>
              <w:t>72.7</w:t>
            </w:r>
          </w:p>
        </w:tc>
        <w:tc>
          <w:tcPr>
            <w:tcW w:w="943" w:type="pct"/>
            <w:vAlign w:val="bottom"/>
          </w:tcPr>
          <w:p w:rsidRPr="009523F5" w:rsidR="00D95DD8" w:rsidP="00112450" w:rsidRDefault="00D95DD8" w14:paraId="0F76576A" w14:textId="77777777">
            <w:pPr>
              <w:spacing w:after="0" w:line="240" w:lineRule="auto"/>
              <w:jc w:val="right"/>
              <w:rPr>
                <w:rFonts w:cs="Arial"/>
                <w:color w:val="000000"/>
                <w:sz w:val="20"/>
                <w:szCs w:val="20"/>
              </w:rPr>
            </w:pPr>
            <w:r w:rsidRPr="009523F5">
              <w:rPr>
                <w:rFonts w:cs="Arial"/>
                <w:color w:val="000000"/>
                <w:sz w:val="20"/>
                <w:szCs w:val="20"/>
              </w:rPr>
              <w:t>83.9</w:t>
            </w:r>
          </w:p>
        </w:tc>
      </w:tr>
      <w:tr w:rsidRPr="009523F5" w:rsidR="00D95DD8" w:rsidTr="00112450" w14:paraId="7A0677E8" w14:textId="77777777">
        <w:trPr>
          <w:trHeight w:val="170"/>
        </w:trPr>
        <w:tc>
          <w:tcPr>
            <w:tcW w:w="986" w:type="pct"/>
            <w:vAlign w:val="center"/>
          </w:tcPr>
          <w:p w:rsidRPr="00865BA7" w:rsidR="00D95DD8" w:rsidP="00112450" w:rsidRDefault="00D95DD8" w14:paraId="1FE60D8E" w14:textId="77777777">
            <w:pPr>
              <w:spacing w:after="0" w:line="240" w:lineRule="auto"/>
              <w:jc w:val="left"/>
              <w:rPr>
                <w:rFonts w:cs="Calibri"/>
                <w:color w:val="000000"/>
                <w:sz w:val="20"/>
                <w:szCs w:val="20"/>
              </w:rPr>
            </w:pPr>
            <w:r>
              <w:rPr>
                <w:rFonts w:cs="Arial"/>
                <w:color w:val="000000"/>
                <w:sz w:val="20"/>
                <w:szCs w:val="20"/>
              </w:rPr>
              <w:t>Sierra Leone</w:t>
            </w:r>
          </w:p>
        </w:tc>
        <w:tc>
          <w:tcPr>
            <w:tcW w:w="457" w:type="pct"/>
            <w:vAlign w:val="center"/>
          </w:tcPr>
          <w:p w:rsidRPr="00F34B3E" w:rsidR="00D95DD8" w:rsidP="00112450" w:rsidRDefault="00D95DD8" w14:paraId="57A2C0B9"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D95DD8" w:rsidP="00112450" w:rsidRDefault="00D95DD8" w14:paraId="19C865A2"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D95DD8" w:rsidP="00112450" w:rsidRDefault="00D95DD8" w14:paraId="37EFA4F6" w14:textId="77777777">
            <w:pPr>
              <w:spacing w:after="0" w:line="240" w:lineRule="auto"/>
              <w:jc w:val="right"/>
              <w:rPr>
                <w:rFonts w:cs="Arial"/>
                <w:color w:val="000000"/>
                <w:sz w:val="20"/>
                <w:szCs w:val="20"/>
              </w:rPr>
            </w:pPr>
            <w:r w:rsidRPr="009523F5">
              <w:rPr>
                <w:rFonts w:cs="Arial"/>
                <w:color w:val="000000"/>
                <w:sz w:val="20"/>
                <w:szCs w:val="20"/>
              </w:rPr>
              <w:t>3.7</w:t>
            </w:r>
          </w:p>
        </w:tc>
        <w:tc>
          <w:tcPr>
            <w:tcW w:w="723" w:type="pct"/>
            <w:vAlign w:val="bottom"/>
          </w:tcPr>
          <w:p w:rsidRPr="009523F5" w:rsidR="00D95DD8" w:rsidP="00112450" w:rsidRDefault="00D95DD8" w14:paraId="7F98322D" w14:textId="77777777">
            <w:pPr>
              <w:spacing w:after="0" w:line="240" w:lineRule="auto"/>
              <w:jc w:val="right"/>
              <w:rPr>
                <w:rFonts w:cs="Arial"/>
                <w:color w:val="000000"/>
                <w:sz w:val="20"/>
                <w:szCs w:val="20"/>
              </w:rPr>
            </w:pPr>
            <w:r w:rsidRPr="009523F5">
              <w:rPr>
                <w:rFonts w:cs="Arial"/>
                <w:color w:val="000000"/>
                <w:sz w:val="20"/>
                <w:szCs w:val="20"/>
              </w:rPr>
              <w:t>55.1</w:t>
            </w:r>
          </w:p>
        </w:tc>
        <w:tc>
          <w:tcPr>
            <w:tcW w:w="716" w:type="pct"/>
            <w:vAlign w:val="bottom"/>
          </w:tcPr>
          <w:p w:rsidRPr="009523F5" w:rsidR="00D95DD8" w:rsidP="00112450" w:rsidRDefault="00D95DD8" w14:paraId="0CC9ED20" w14:textId="77777777">
            <w:pPr>
              <w:spacing w:after="0" w:line="240" w:lineRule="auto"/>
              <w:jc w:val="right"/>
              <w:rPr>
                <w:rFonts w:cs="Arial"/>
                <w:color w:val="000000"/>
                <w:sz w:val="20"/>
                <w:szCs w:val="20"/>
              </w:rPr>
            </w:pPr>
            <w:r w:rsidRPr="009523F5">
              <w:rPr>
                <w:rFonts w:cs="Arial"/>
                <w:color w:val="000000"/>
                <w:sz w:val="20"/>
                <w:szCs w:val="20"/>
              </w:rPr>
              <w:t>85.0</w:t>
            </w:r>
          </w:p>
        </w:tc>
        <w:tc>
          <w:tcPr>
            <w:tcW w:w="943" w:type="pct"/>
            <w:vAlign w:val="bottom"/>
          </w:tcPr>
          <w:p w:rsidRPr="009523F5" w:rsidR="00D95DD8" w:rsidP="00112450" w:rsidRDefault="00D95DD8" w14:paraId="399A9302" w14:textId="77777777">
            <w:pPr>
              <w:spacing w:after="0" w:line="240" w:lineRule="auto"/>
              <w:jc w:val="right"/>
              <w:rPr>
                <w:rFonts w:cs="Arial"/>
                <w:color w:val="000000"/>
                <w:sz w:val="20"/>
                <w:szCs w:val="20"/>
              </w:rPr>
            </w:pPr>
            <w:r w:rsidRPr="009523F5">
              <w:rPr>
                <w:rFonts w:cs="Arial"/>
                <w:color w:val="000000"/>
                <w:sz w:val="20"/>
                <w:szCs w:val="20"/>
              </w:rPr>
              <w:t>45.8</w:t>
            </w:r>
          </w:p>
        </w:tc>
      </w:tr>
      <w:tr w:rsidRPr="009523F5" w:rsidR="00D95DD8" w:rsidTr="00112450" w14:paraId="743D5911" w14:textId="77777777">
        <w:trPr>
          <w:trHeight w:val="170"/>
        </w:trPr>
        <w:tc>
          <w:tcPr>
            <w:tcW w:w="986" w:type="pct"/>
            <w:vAlign w:val="center"/>
          </w:tcPr>
          <w:p w:rsidR="00D95DD8" w:rsidP="00112450" w:rsidRDefault="00D95DD8" w14:paraId="65330AB9" w14:textId="77777777">
            <w:pPr>
              <w:spacing w:after="0" w:line="240" w:lineRule="auto"/>
              <w:jc w:val="left"/>
              <w:rPr>
                <w:rFonts w:cs="Arial"/>
                <w:color w:val="000000"/>
                <w:sz w:val="20"/>
                <w:szCs w:val="20"/>
              </w:rPr>
            </w:pPr>
            <w:r>
              <w:rPr>
                <w:rFonts w:cs="Arial"/>
                <w:color w:val="000000"/>
                <w:sz w:val="20"/>
                <w:szCs w:val="20"/>
              </w:rPr>
              <w:t>South Africa</w:t>
            </w:r>
          </w:p>
        </w:tc>
        <w:tc>
          <w:tcPr>
            <w:tcW w:w="457" w:type="pct"/>
            <w:vAlign w:val="center"/>
          </w:tcPr>
          <w:p w:rsidR="00D95DD8" w:rsidP="00112450" w:rsidRDefault="00D95DD8" w14:paraId="722F3664" w14:textId="77777777">
            <w:pPr>
              <w:spacing w:after="0" w:line="240" w:lineRule="auto"/>
              <w:jc w:val="right"/>
              <w:rPr>
                <w:rFonts w:cs="Arial"/>
                <w:color w:val="000000"/>
                <w:sz w:val="20"/>
                <w:szCs w:val="20"/>
              </w:rPr>
            </w:pPr>
            <w:r>
              <w:rPr>
                <w:rFonts w:cs="Arial"/>
                <w:color w:val="000000"/>
                <w:sz w:val="20"/>
                <w:szCs w:val="20"/>
              </w:rPr>
              <w:t>2016</w:t>
            </w:r>
          </w:p>
        </w:tc>
        <w:tc>
          <w:tcPr>
            <w:tcW w:w="650" w:type="pct"/>
            <w:tcBorders>
              <w:right w:val="double" w:color="auto" w:sz="4" w:space="0"/>
            </w:tcBorders>
            <w:vAlign w:val="center"/>
          </w:tcPr>
          <w:p w:rsidR="00D95DD8" w:rsidP="00112450" w:rsidRDefault="00D95DD8" w14:paraId="18469CB5" w14:textId="77777777">
            <w:pPr>
              <w:spacing w:after="0" w:line="240" w:lineRule="auto"/>
              <w:jc w:val="right"/>
              <w:rPr>
                <w:rFonts w:cs="Arial"/>
                <w:color w:val="000000"/>
                <w:sz w:val="20"/>
                <w:szCs w:val="20"/>
              </w:rPr>
            </w:pPr>
          </w:p>
        </w:tc>
        <w:tc>
          <w:tcPr>
            <w:tcW w:w="525" w:type="pct"/>
            <w:tcBorders>
              <w:left w:val="double" w:color="auto" w:sz="4" w:space="0"/>
            </w:tcBorders>
            <w:vAlign w:val="bottom"/>
          </w:tcPr>
          <w:p w:rsidRPr="009523F5" w:rsidR="00D95DD8" w:rsidP="00112450" w:rsidRDefault="00D95DD8" w14:paraId="67F68153" w14:textId="77777777">
            <w:pPr>
              <w:spacing w:after="0" w:line="240" w:lineRule="auto"/>
              <w:jc w:val="right"/>
              <w:rPr>
                <w:rFonts w:cs="Arial"/>
                <w:color w:val="000000"/>
                <w:sz w:val="20"/>
                <w:szCs w:val="20"/>
              </w:rPr>
            </w:pPr>
            <w:r>
              <w:rPr>
                <w:rFonts w:cs="Arial"/>
                <w:color w:val="000000"/>
                <w:sz w:val="20"/>
                <w:szCs w:val="20"/>
              </w:rPr>
              <w:t>13.1</w:t>
            </w:r>
          </w:p>
        </w:tc>
        <w:tc>
          <w:tcPr>
            <w:tcW w:w="723" w:type="pct"/>
            <w:vAlign w:val="bottom"/>
          </w:tcPr>
          <w:p w:rsidRPr="009523F5" w:rsidR="00D95DD8" w:rsidP="00112450" w:rsidRDefault="00D95DD8" w14:paraId="76CC487B" w14:textId="77777777">
            <w:pPr>
              <w:spacing w:after="0" w:line="240" w:lineRule="auto"/>
              <w:jc w:val="right"/>
              <w:rPr>
                <w:rFonts w:cs="Arial"/>
                <w:color w:val="000000"/>
                <w:sz w:val="20"/>
                <w:szCs w:val="20"/>
              </w:rPr>
            </w:pPr>
            <w:r>
              <w:rPr>
                <w:rFonts w:cs="Arial"/>
                <w:color w:val="000000"/>
                <w:sz w:val="20"/>
                <w:szCs w:val="20"/>
              </w:rPr>
              <w:t>65.7</w:t>
            </w:r>
          </w:p>
        </w:tc>
        <w:tc>
          <w:tcPr>
            <w:tcW w:w="716" w:type="pct"/>
            <w:vAlign w:val="bottom"/>
          </w:tcPr>
          <w:p w:rsidRPr="009523F5" w:rsidR="00D95DD8" w:rsidP="00112450" w:rsidRDefault="00D95DD8" w14:paraId="16059624" w14:textId="77777777">
            <w:pPr>
              <w:spacing w:after="0" w:line="240" w:lineRule="auto"/>
              <w:jc w:val="right"/>
              <w:rPr>
                <w:rFonts w:cs="Arial"/>
                <w:color w:val="000000"/>
                <w:sz w:val="20"/>
                <w:szCs w:val="20"/>
              </w:rPr>
            </w:pPr>
            <w:r>
              <w:rPr>
                <w:rFonts w:cs="Arial"/>
                <w:color w:val="000000"/>
                <w:sz w:val="20"/>
                <w:szCs w:val="20"/>
              </w:rPr>
              <w:t>96.4</w:t>
            </w:r>
          </w:p>
        </w:tc>
        <w:tc>
          <w:tcPr>
            <w:tcW w:w="943" w:type="pct"/>
            <w:vAlign w:val="bottom"/>
          </w:tcPr>
          <w:p w:rsidRPr="009523F5" w:rsidR="00D95DD8" w:rsidP="00112450" w:rsidRDefault="00D95DD8" w14:paraId="6F5D9581" w14:textId="77777777">
            <w:pPr>
              <w:spacing w:after="0" w:line="240" w:lineRule="auto"/>
              <w:jc w:val="right"/>
              <w:rPr>
                <w:rFonts w:cs="Arial"/>
                <w:color w:val="000000"/>
                <w:sz w:val="20"/>
                <w:szCs w:val="20"/>
              </w:rPr>
            </w:pPr>
            <w:r>
              <w:rPr>
                <w:rFonts w:cs="Arial"/>
                <w:color w:val="000000"/>
                <w:sz w:val="20"/>
                <w:szCs w:val="20"/>
              </w:rPr>
              <w:t>83.2</w:t>
            </w:r>
          </w:p>
        </w:tc>
      </w:tr>
      <w:tr w:rsidRPr="009523F5" w:rsidR="00D95DD8" w:rsidTr="00112450" w14:paraId="6E44FC6A" w14:textId="77777777">
        <w:trPr>
          <w:trHeight w:val="42"/>
        </w:trPr>
        <w:tc>
          <w:tcPr>
            <w:tcW w:w="986" w:type="pct"/>
            <w:vAlign w:val="center"/>
          </w:tcPr>
          <w:p w:rsidRPr="00865BA7" w:rsidR="00D95DD8" w:rsidP="00112450" w:rsidRDefault="00D95DD8" w14:paraId="708ECDE5" w14:textId="77777777">
            <w:pPr>
              <w:spacing w:after="0" w:line="240" w:lineRule="auto"/>
              <w:jc w:val="left"/>
              <w:rPr>
                <w:rFonts w:cs="Calibri"/>
                <w:color w:val="000000"/>
                <w:sz w:val="20"/>
                <w:szCs w:val="20"/>
              </w:rPr>
            </w:pPr>
            <w:r>
              <w:rPr>
                <w:rFonts w:cs="Arial"/>
                <w:color w:val="000000"/>
                <w:sz w:val="20"/>
                <w:szCs w:val="20"/>
              </w:rPr>
              <w:t>Tanzania</w:t>
            </w:r>
          </w:p>
        </w:tc>
        <w:tc>
          <w:tcPr>
            <w:tcW w:w="457" w:type="pct"/>
            <w:vAlign w:val="center"/>
          </w:tcPr>
          <w:p w:rsidRPr="00F34B3E" w:rsidR="00D95DD8" w:rsidP="00112450" w:rsidRDefault="00D95DD8" w14:paraId="317DB99C" w14:textId="77777777">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color="auto" w:sz="4" w:space="0"/>
            </w:tcBorders>
            <w:vAlign w:val="center"/>
          </w:tcPr>
          <w:p w:rsidRPr="00F34B3E" w:rsidR="00D95DD8" w:rsidP="00112450" w:rsidRDefault="00D95DD8" w14:paraId="3F467368"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tcBorders>
            <w:vAlign w:val="bottom"/>
          </w:tcPr>
          <w:p w:rsidRPr="009523F5" w:rsidR="00D95DD8" w:rsidP="00112450" w:rsidRDefault="00D95DD8" w14:paraId="0CC63F8A" w14:textId="77777777">
            <w:pPr>
              <w:spacing w:after="0" w:line="240" w:lineRule="auto"/>
              <w:jc w:val="right"/>
              <w:rPr>
                <w:rFonts w:cs="Arial"/>
                <w:color w:val="000000"/>
                <w:sz w:val="20"/>
                <w:szCs w:val="20"/>
              </w:rPr>
            </w:pPr>
            <w:r w:rsidRPr="009523F5">
              <w:rPr>
                <w:rFonts w:cs="Arial"/>
                <w:color w:val="000000"/>
                <w:sz w:val="20"/>
                <w:szCs w:val="20"/>
              </w:rPr>
              <w:t>8.3</w:t>
            </w:r>
          </w:p>
        </w:tc>
        <w:tc>
          <w:tcPr>
            <w:tcW w:w="723" w:type="pct"/>
            <w:vAlign w:val="bottom"/>
          </w:tcPr>
          <w:p w:rsidRPr="009523F5" w:rsidR="00D95DD8" w:rsidP="00112450" w:rsidRDefault="00D95DD8" w14:paraId="2C80540C" w14:textId="77777777">
            <w:pPr>
              <w:spacing w:after="0" w:line="240" w:lineRule="auto"/>
              <w:jc w:val="right"/>
              <w:rPr>
                <w:rFonts w:cs="Arial"/>
                <w:color w:val="000000"/>
                <w:sz w:val="20"/>
                <w:szCs w:val="20"/>
              </w:rPr>
            </w:pPr>
            <w:r w:rsidRPr="009523F5">
              <w:rPr>
                <w:rFonts w:cs="Arial"/>
                <w:color w:val="000000"/>
                <w:sz w:val="20"/>
                <w:szCs w:val="20"/>
              </w:rPr>
              <w:t>61.4</w:t>
            </w:r>
          </w:p>
        </w:tc>
        <w:tc>
          <w:tcPr>
            <w:tcW w:w="716" w:type="pct"/>
            <w:vAlign w:val="bottom"/>
          </w:tcPr>
          <w:p w:rsidRPr="009523F5" w:rsidR="00D95DD8" w:rsidP="00112450" w:rsidRDefault="00D95DD8" w14:paraId="52250BB4" w14:textId="77777777">
            <w:pPr>
              <w:spacing w:after="0" w:line="240" w:lineRule="auto"/>
              <w:jc w:val="right"/>
              <w:rPr>
                <w:rFonts w:cs="Arial"/>
                <w:color w:val="000000"/>
                <w:sz w:val="20"/>
                <w:szCs w:val="20"/>
              </w:rPr>
            </w:pPr>
            <w:r w:rsidRPr="009523F5">
              <w:rPr>
                <w:rFonts w:cs="Arial"/>
                <w:color w:val="000000"/>
                <w:sz w:val="20"/>
                <w:szCs w:val="20"/>
              </w:rPr>
              <w:t>68.1</w:t>
            </w:r>
          </w:p>
        </w:tc>
        <w:tc>
          <w:tcPr>
            <w:tcW w:w="943" w:type="pct"/>
            <w:vAlign w:val="bottom"/>
          </w:tcPr>
          <w:p w:rsidRPr="009523F5" w:rsidR="00D95DD8" w:rsidP="00112450" w:rsidRDefault="00D95DD8" w14:paraId="723ECCD5" w14:textId="77777777">
            <w:pPr>
              <w:spacing w:after="0" w:line="240" w:lineRule="auto"/>
              <w:jc w:val="right"/>
              <w:rPr>
                <w:rFonts w:cs="Arial"/>
                <w:color w:val="000000"/>
                <w:sz w:val="20"/>
                <w:szCs w:val="20"/>
              </w:rPr>
            </w:pPr>
            <w:r w:rsidRPr="009523F5">
              <w:rPr>
                <w:rFonts w:cs="Arial"/>
                <w:color w:val="000000"/>
                <w:sz w:val="20"/>
                <w:szCs w:val="20"/>
              </w:rPr>
              <w:t>36.0</w:t>
            </w:r>
          </w:p>
        </w:tc>
      </w:tr>
      <w:tr w:rsidRPr="009523F5" w:rsidR="00D95DD8" w:rsidTr="00112450" w14:paraId="16C99B42" w14:textId="77777777">
        <w:trPr>
          <w:trHeight w:val="170"/>
        </w:trPr>
        <w:tc>
          <w:tcPr>
            <w:tcW w:w="986" w:type="pct"/>
            <w:vAlign w:val="center"/>
          </w:tcPr>
          <w:p w:rsidRPr="00865BA7" w:rsidR="00D95DD8" w:rsidP="00112450" w:rsidRDefault="00D95DD8" w14:paraId="67946438" w14:textId="77777777">
            <w:pPr>
              <w:spacing w:after="0" w:line="240" w:lineRule="auto"/>
              <w:jc w:val="left"/>
              <w:rPr>
                <w:rFonts w:cs="Calibri"/>
                <w:color w:val="000000"/>
                <w:sz w:val="20"/>
                <w:szCs w:val="20"/>
              </w:rPr>
            </w:pPr>
            <w:r>
              <w:rPr>
                <w:rFonts w:cs="Arial"/>
                <w:color w:val="000000"/>
                <w:sz w:val="20"/>
                <w:szCs w:val="20"/>
              </w:rPr>
              <w:t>The Gambia</w:t>
            </w:r>
          </w:p>
        </w:tc>
        <w:tc>
          <w:tcPr>
            <w:tcW w:w="457" w:type="pct"/>
            <w:vAlign w:val="center"/>
          </w:tcPr>
          <w:p w:rsidRPr="00F34B3E" w:rsidR="00D95DD8" w:rsidP="00112450" w:rsidRDefault="00D95DD8" w14:paraId="42D59FF8"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D95DD8" w:rsidP="00112450" w:rsidRDefault="00D95DD8" w14:paraId="1866CEF4"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3B1E22A9" w14:textId="77777777">
            <w:pPr>
              <w:spacing w:after="0" w:line="240" w:lineRule="auto"/>
              <w:jc w:val="right"/>
              <w:rPr>
                <w:rFonts w:cs="Arial"/>
                <w:color w:val="000000"/>
                <w:sz w:val="20"/>
                <w:szCs w:val="20"/>
              </w:rPr>
            </w:pPr>
            <w:r w:rsidRPr="009523F5">
              <w:rPr>
                <w:rFonts w:cs="Arial"/>
                <w:color w:val="000000"/>
                <w:sz w:val="20"/>
                <w:szCs w:val="20"/>
              </w:rPr>
              <w:t>2.3</w:t>
            </w:r>
          </w:p>
        </w:tc>
        <w:tc>
          <w:tcPr>
            <w:tcW w:w="723" w:type="pct"/>
            <w:vAlign w:val="bottom"/>
          </w:tcPr>
          <w:p w:rsidRPr="009523F5" w:rsidR="00D95DD8" w:rsidP="00112450" w:rsidRDefault="00D95DD8" w14:paraId="0E2473D5" w14:textId="77777777">
            <w:pPr>
              <w:spacing w:after="0" w:line="240" w:lineRule="auto"/>
              <w:jc w:val="right"/>
              <w:rPr>
                <w:rFonts w:cs="Arial"/>
                <w:color w:val="000000"/>
                <w:sz w:val="20"/>
                <w:szCs w:val="20"/>
              </w:rPr>
            </w:pPr>
            <w:r w:rsidRPr="009523F5">
              <w:rPr>
                <w:rFonts w:cs="Arial"/>
                <w:color w:val="000000"/>
                <w:sz w:val="20"/>
                <w:szCs w:val="20"/>
              </w:rPr>
              <w:t>69.2</w:t>
            </w:r>
          </w:p>
        </w:tc>
        <w:tc>
          <w:tcPr>
            <w:tcW w:w="716" w:type="pct"/>
            <w:vAlign w:val="bottom"/>
          </w:tcPr>
          <w:p w:rsidRPr="009523F5" w:rsidR="00D95DD8" w:rsidP="00112450" w:rsidRDefault="00D95DD8" w14:paraId="277C5BF7" w14:textId="77777777">
            <w:pPr>
              <w:spacing w:after="0" w:line="240" w:lineRule="auto"/>
              <w:jc w:val="right"/>
              <w:rPr>
                <w:rFonts w:cs="Arial"/>
                <w:color w:val="000000"/>
                <w:sz w:val="20"/>
                <w:szCs w:val="20"/>
              </w:rPr>
            </w:pPr>
            <w:r w:rsidRPr="009523F5">
              <w:rPr>
                <w:rFonts w:cs="Arial"/>
                <w:color w:val="000000"/>
                <w:sz w:val="20"/>
                <w:szCs w:val="20"/>
              </w:rPr>
              <w:t>82.7</w:t>
            </w:r>
          </w:p>
        </w:tc>
        <w:tc>
          <w:tcPr>
            <w:tcW w:w="943" w:type="pct"/>
            <w:vAlign w:val="bottom"/>
          </w:tcPr>
          <w:p w:rsidRPr="009523F5" w:rsidR="00D95DD8" w:rsidP="00112450" w:rsidRDefault="00D95DD8" w14:paraId="68E0E54D" w14:textId="77777777">
            <w:pPr>
              <w:spacing w:after="0" w:line="240" w:lineRule="auto"/>
              <w:jc w:val="right"/>
              <w:rPr>
                <w:rFonts w:cs="Arial"/>
                <w:color w:val="000000"/>
                <w:sz w:val="20"/>
                <w:szCs w:val="20"/>
              </w:rPr>
            </w:pPr>
            <w:r w:rsidRPr="009523F5">
              <w:rPr>
                <w:rFonts w:cs="Arial"/>
                <w:color w:val="000000"/>
                <w:sz w:val="20"/>
                <w:szCs w:val="20"/>
              </w:rPr>
              <w:t>62.9</w:t>
            </w:r>
          </w:p>
        </w:tc>
      </w:tr>
      <w:tr w:rsidRPr="009523F5" w:rsidR="00D95DD8" w:rsidTr="00112450" w14:paraId="73E60DD9" w14:textId="77777777">
        <w:trPr>
          <w:trHeight w:val="170"/>
        </w:trPr>
        <w:tc>
          <w:tcPr>
            <w:tcW w:w="986" w:type="pct"/>
            <w:vAlign w:val="center"/>
          </w:tcPr>
          <w:p w:rsidRPr="00865BA7" w:rsidR="00D95DD8" w:rsidP="00112450" w:rsidRDefault="00D95DD8" w14:paraId="4F55F61D" w14:textId="77777777">
            <w:pPr>
              <w:spacing w:after="0" w:line="240" w:lineRule="auto"/>
              <w:jc w:val="left"/>
              <w:rPr>
                <w:rFonts w:cs="Calibri"/>
                <w:color w:val="000000"/>
                <w:sz w:val="20"/>
                <w:szCs w:val="20"/>
              </w:rPr>
            </w:pPr>
            <w:r>
              <w:rPr>
                <w:rFonts w:cs="Arial"/>
                <w:color w:val="000000"/>
                <w:sz w:val="20"/>
                <w:szCs w:val="20"/>
              </w:rPr>
              <w:t>Togo</w:t>
            </w:r>
          </w:p>
        </w:tc>
        <w:tc>
          <w:tcPr>
            <w:tcW w:w="457" w:type="pct"/>
            <w:vAlign w:val="center"/>
          </w:tcPr>
          <w:p w:rsidRPr="00F34B3E" w:rsidR="00D95DD8" w:rsidP="00112450" w:rsidRDefault="00D95DD8" w14:paraId="2FCF86C9" w14:textId="77777777">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color="auto" w:sz="4" w:space="0"/>
            </w:tcBorders>
            <w:vAlign w:val="center"/>
          </w:tcPr>
          <w:p w:rsidRPr="00F34B3E" w:rsidR="00D95DD8" w:rsidP="00112450" w:rsidRDefault="00D95DD8" w14:paraId="4772951A"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D95DD8" w:rsidP="00112450" w:rsidRDefault="00D95DD8" w14:paraId="11CED63F" w14:textId="77777777">
            <w:pPr>
              <w:spacing w:after="0" w:line="240" w:lineRule="auto"/>
              <w:jc w:val="right"/>
              <w:rPr>
                <w:rFonts w:cs="Arial"/>
                <w:color w:val="000000"/>
                <w:sz w:val="20"/>
                <w:szCs w:val="20"/>
              </w:rPr>
            </w:pPr>
            <w:r w:rsidRPr="009523F5">
              <w:rPr>
                <w:rFonts w:cs="Arial"/>
                <w:color w:val="000000"/>
                <w:sz w:val="20"/>
                <w:szCs w:val="20"/>
              </w:rPr>
              <w:t>4.8</w:t>
            </w:r>
          </w:p>
        </w:tc>
        <w:tc>
          <w:tcPr>
            <w:tcW w:w="723" w:type="pct"/>
            <w:vAlign w:val="bottom"/>
          </w:tcPr>
          <w:p w:rsidRPr="009523F5" w:rsidR="00D95DD8" w:rsidP="00112450" w:rsidRDefault="00D95DD8" w14:paraId="46FDF385" w14:textId="77777777">
            <w:pPr>
              <w:spacing w:after="0" w:line="240" w:lineRule="auto"/>
              <w:jc w:val="right"/>
              <w:rPr>
                <w:rFonts w:cs="Arial"/>
                <w:color w:val="000000"/>
                <w:sz w:val="20"/>
                <w:szCs w:val="20"/>
              </w:rPr>
            </w:pPr>
            <w:r w:rsidRPr="009523F5">
              <w:rPr>
                <w:rFonts w:cs="Arial"/>
                <w:color w:val="000000"/>
                <w:sz w:val="20"/>
                <w:szCs w:val="20"/>
              </w:rPr>
              <w:t>43.3</w:t>
            </w:r>
          </w:p>
        </w:tc>
        <w:tc>
          <w:tcPr>
            <w:tcW w:w="716" w:type="pct"/>
            <w:vAlign w:val="bottom"/>
          </w:tcPr>
          <w:p w:rsidRPr="009523F5" w:rsidR="00D95DD8" w:rsidP="00112450" w:rsidRDefault="00D95DD8" w14:paraId="17741DD8" w14:textId="77777777">
            <w:pPr>
              <w:spacing w:after="0" w:line="240" w:lineRule="auto"/>
              <w:jc w:val="right"/>
              <w:rPr>
                <w:rFonts w:cs="Arial"/>
                <w:color w:val="000000"/>
                <w:sz w:val="20"/>
                <w:szCs w:val="20"/>
              </w:rPr>
            </w:pPr>
            <w:r w:rsidRPr="009523F5">
              <w:rPr>
                <w:rFonts w:cs="Arial"/>
                <w:color w:val="000000"/>
                <w:sz w:val="20"/>
                <w:szCs w:val="20"/>
              </w:rPr>
              <w:t>70.9</w:t>
            </w:r>
          </w:p>
        </w:tc>
        <w:tc>
          <w:tcPr>
            <w:tcW w:w="943" w:type="pct"/>
            <w:vAlign w:val="bottom"/>
          </w:tcPr>
          <w:p w:rsidRPr="009523F5" w:rsidR="00D95DD8" w:rsidP="00112450" w:rsidRDefault="00D95DD8" w14:paraId="5CA9A9DB" w14:textId="77777777">
            <w:pPr>
              <w:spacing w:after="0" w:line="240" w:lineRule="auto"/>
              <w:jc w:val="right"/>
              <w:rPr>
                <w:rFonts w:cs="Arial"/>
                <w:color w:val="000000"/>
                <w:sz w:val="20"/>
                <w:szCs w:val="20"/>
              </w:rPr>
            </w:pPr>
            <w:r w:rsidRPr="009523F5">
              <w:rPr>
                <w:rFonts w:cs="Arial"/>
                <w:color w:val="000000"/>
                <w:sz w:val="20"/>
                <w:szCs w:val="20"/>
              </w:rPr>
              <w:t>76.6</w:t>
            </w:r>
          </w:p>
        </w:tc>
      </w:tr>
      <w:tr w:rsidRPr="009523F5" w:rsidR="00D95DD8" w:rsidTr="00112450" w14:paraId="40B09F72" w14:textId="77777777">
        <w:trPr>
          <w:trHeight w:val="170"/>
        </w:trPr>
        <w:tc>
          <w:tcPr>
            <w:tcW w:w="986" w:type="pct"/>
            <w:vAlign w:val="center"/>
          </w:tcPr>
          <w:p w:rsidRPr="00865BA7" w:rsidR="00D95DD8" w:rsidP="00112450" w:rsidRDefault="00D95DD8" w14:paraId="5BAE2F1F" w14:textId="77777777">
            <w:pPr>
              <w:spacing w:after="0" w:line="240" w:lineRule="auto"/>
              <w:jc w:val="left"/>
              <w:rPr>
                <w:rFonts w:cs="Calibri"/>
                <w:color w:val="000000"/>
                <w:sz w:val="20"/>
                <w:szCs w:val="20"/>
              </w:rPr>
            </w:pPr>
            <w:r>
              <w:rPr>
                <w:rFonts w:cs="Arial"/>
                <w:color w:val="000000"/>
                <w:sz w:val="20"/>
                <w:szCs w:val="20"/>
              </w:rPr>
              <w:t>Uganda</w:t>
            </w:r>
          </w:p>
        </w:tc>
        <w:tc>
          <w:tcPr>
            <w:tcW w:w="457" w:type="pct"/>
            <w:vAlign w:val="center"/>
          </w:tcPr>
          <w:p w:rsidRPr="00F34B3E" w:rsidR="00D95DD8" w:rsidP="00112450" w:rsidRDefault="00D95DD8" w14:paraId="4452AAAD" w14:textId="77777777">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color="auto" w:sz="4" w:space="0"/>
            </w:tcBorders>
            <w:vAlign w:val="center"/>
          </w:tcPr>
          <w:p w:rsidRPr="00F34B3E" w:rsidR="00D95DD8" w:rsidP="00112450" w:rsidRDefault="00D95DD8" w14:paraId="326A96B3"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D95DD8" w:rsidP="00112450" w:rsidRDefault="00D95DD8" w14:paraId="3E24216D" w14:textId="77777777">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rsidRPr="009523F5" w:rsidR="00D95DD8" w:rsidP="00112450" w:rsidRDefault="00D95DD8" w14:paraId="0B23289E" w14:textId="77777777">
            <w:pPr>
              <w:spacing w:after="0" w:line="240" w:lineRule="auto"/>
              <w:jc w:val="right"/>
              <w:rPr>
                <w:rFonts w:cs="Arial"/>
                <w:color w:val="000000"/>
                <w:sz w:val="20"/>
                <w:szCs w:val="20"/>
              </w:rPr>
            </w:pPr>
            <w:r w:rsidRPr="009523F5">
              <w:rPr>
                <w:rFonts w:cs="Arial"/>
                <w:color w:val="000000"/>
                <w:sz w:val="20"/>
                <w:szCs w:val="20"/>
              </w:rPr>
              <w:t>68.3</w:t>
            </w:r>
          </w:p>
        </w:tc>
        <w:tc>
          <w:tcPr>
            <w:tcW w:w="716" w:type="pct"/>
            <w:vAlign w:val="bottom"/>
          </w:tcPr>
          <w:p w:rsidRPr="009523F5" w:rsidR="00D95DD8" w:rsidP="00112450" w:rsidRDefault="00D95DD8" w14:paraId="5ED9FCF4" w14:textId="77777777">
            <w:pPr>
              <w:spacing w:after="0" w:line="240" w:lineRule="auto"/>
              <w:jc w:val="right"/>
              <w:rPr>
                <w:rFonts w:cs="Arial"/>
                <w:color w:val="000000"/>
                <w:sz w:val="20"/>
                <w:szCs w:val="20"/>
              </w:rPr>
            </w:pPr>
            <w:r w:rsidRPr="009523F5">
              <w:rPr>
                <w:rFonts w:cs="Arial"/>
                <w:color w:val="000000"/>
                <w:sz w:val="20"/>
                <w:szCs w:val="20"/>
              </w:rPr>
              <w:t>76.2</w:t>
            </w:r>
          </w:p>
        </w:tc>
        <w:tc>
          <w:tcPr>
            <w:tcW w:w="943" w:type="pct"/>
            <w:vAlign w:val="bottom"/>
          </w:tcPr>
          <w:p w:rsidRPr="009523F5" w:rsidR="00D95DD8" w:rsidP="00112450" w:rsidRDefault="00D95DD8" w14:paraId="6BCA0863" w14:textId="77777777">
            <w:pPr>
              <w:spacing w:after="0" w:line="240" w:lineRule="auto"/>
              <w:jc w:val="right"/>
              <w:rPr>
                <w:rFonts w:cs="Arial"/>
                <w:color w:val="000000"/>
                <w:sz w:val="20"/>
                <w:szCs w:val="20"/>
              </w:rPr>
            </w:pPr>
            <w:r w:rsidRPr="009523F5">
              <w:rPr>
                <w:rFonts w:cs="Arial"/>
                <w:color w:val="000000"/>
                <w:sz w:val="20"/>
                <w:szCs w:val="20"/>
              </w:rPr>
              <w:t>22.6</w:t>
            </w:r>
          </w:p>
        </w:tc>
      </w:tr>
      <w:tr w:rsidRPr="009523F5" w:rsidR="00D95DD8" w:rsidTr="00112450" w14:paraId="55E14948" w14:textId="77777777">
        <w:trPr>
          <w:trHeight w:val="170"/>
        </w:trPr>
        <w:tc>
          <w:tcPr>
            <w:tcW w:w="986" w:type="pct"/>
            <w:vAlign w:val="center"/>
          </w:tcPr>
          <w:p w:rsidRPr="00865BA7" w:rsidR="00D95DD8" w:rsidP="00112450" w:rsidRDefault="00D95DD8" w14:paraId="52E1BE64" w14:textId="77777777">
            <w:pPr>
              <w:spacing w:after="0" w:line="240" w:lineRule="auto"/>
              <w:jc w:val="left"/>
              <w:rPr>
                <w:rFonts w:cs="Calibri"/>
                <w:color w:val="000000"/>
                <w:sz w:val="20"/>
                <w:szCs w:val="20"/>
              </w:rPr>
            </w:pPr>
            <w:r>
              <w:rPr>
                <w:rFonts w:cs="Arial"/>
                <w:color w:val="000000"/>
                <w:sz w:val="20"/>
                <w:szCs w:val="20"/>
              </w:rPr>
              <w:t>Zambia</w:t>
            </w:r>
          </w:p>
        </w:tc>
        <w:tc>
          <w:tcPr>
            <w:tcW w:w="457" w:type="pct"/>
            <w:vAlign w:val="center"/>
          </w:tcPr>
          <w:p w:rsidRPr="00F34B3E" w:rsidR="00D95DD8" w:rsidP="00112450" w:rsidRDefault="00D95DD8" w14:paraId="3951E456"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D95DD8" w:rsidP="00112450" w:rsidRDefault="00D95DD8" w14:paraId="15B18133"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D95DD8" w:rsidP="00112450" w:rsidRDefault="00D95DD8" w14:paraId="55B63FB8" w14:textId="77777777">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rsidRPr="009523F5" w:rsidR="00D95DD8" w:rsidP="00112450" w:rsidRDefault="00D95DD8" w14:paraId="4BB7468B" w14:textId="77777777">
            <w:pPr>
              <w:spacing w:after="0" w:line="240" w:lineRule="auto"/>
              <w:jc w:val="right"/>
              <w:rPr>
                <w:rFonts w:cs="Arial"/>
                <w:color w:val="000000"/>
                <w:sz w:val="20"/>
                <w:szCs w:val="20"/>
              </w:rPr>
            </w:pPr>
            <w:r w:rsidRPr="009523F5">
              <w:rPr>
                <w:rFonts w:cs="Arial"/>
                <w:color w:val="000000"/>
                <w:sz w:val="20"/>
                <w:szCs w:val="20"/>
              </w:rPr>
              <w:t>63.2</w:t>
            </w:r>
          </w:p>
        </w:tc>
        <w:tc>
          <w:tcPr>
            <w:tcW w:w="716" w:type="pct"/>
            <w:vAlign w:val="bottom"/>
          </w:tcPr>
          <w:p w:rsidRPr="009523F5" w:rsidR="00D95DD8" w:rsidP="00112450" w:rsidRDefault="00D95DD8" w14:paraId="511A0E06" w14:textId="77777777">
            <w:pPr>
              <w:spacing w:after="0" w:line="240" w:lineRule="auto"/>
              <w:jc w:val="right"/>
              <w:rPr>
                <w:rFonts w:cs="Arial"/>
                <w:color w:val="000000"/>
                <w:sz w:val="20"/>
                <w:szCs w:val="20"/>
              </w:rPr>
            </w:pPr>
            <w:r w:rsidRPr="009523F5">
              <w:rPr>
                <w:rFonts w:cs="Arial"/>
                <w:color w:val="000000"/>
                <w:sz w:val="20"/>
                <w:szCs w:val="20"/>
              </w:rPr>
              <w:t>85.8</w:t>
            </w:r>
          </w:p>
        </w:tc>
        <w:tc>
          <w:tcPr>
            <w:tcW w:w="943" w:type="pct"/>
            <w:vAlign w:val="bottom"/>
          </w:tcPr>
          <w:p w:rsidRPr="009523F5" w:rsidR="00D95DD8" w:rsidP="00112450" w:rsidRDefault="00D95DD8" w14:paraId="6F98D99D" w14:textId="77777777">
            <w:pPr>
              <w:spacing w:after="0" w:line="240" w:lineRule="auto"/>
              <w:jc w:val="right"/>
              <w:rPr>
                <w:rFonts w:cs="Arial"/>
                <w:color w:val="000000"/>
                <w:sz w:val="20"/>
                <w:szCs w:val="20"/>
              </w:rPr>
            </w:pPr>
            <w:r w:rsidRPr="009523F5">
              <w:rPr>
                <w:rFonts w:cs="Arial"/>
                <w:color w:val="000000"/>
                <w:sz w:val="20"/>
                <w:szCs w:val="20"/>
              </w:rPr>
              <w:t>64.0</w:t>
            </w:r>
          </w:p>
        </w:tc>
      </w:tr>
      <w:tr w:rsidRPr="009523F5" w:rsidR="00D95DD8" w:rsidTr="00112450" w14:paraId="0D1E7DC9" w14:textId="77777777">
        <w:trPr>
          <w:trHeight w:val="170"/>
        </w:trPr>
        <w:tc>
          <w:tcPr>
            <w:tcW w:w="986" w:type="pct"/>
            <w:tcBorders>
              <w:bottom w:val="single" w:color="auto" w:sz="4" w:space="0"/>
            </w:tcBorders>
            <w:vAlign w:val="center"/>
          </w:tcPr>
          <w:p w:rsidRPr="00F34B3E" w:rsidR="00D95DD8" w:rsidP="00112450" w:rsidRDefault="00D95DD8" w14:paraId="3EC522B4" w14:textId="77777777">
            <w:pPr>
              <w:spacing w:after="0" w:line="240" w:lineRule="auto"/>
              <w:jc w:val="left"/>
              <w:rPr>
                <w:rFonts w:cs="Calibri"/>
                <w:color w:val="000000"/>
                <w:sz w:val="20"/>
                <w:szCs w:val="20"/>
              </w:rPr>
            </w:pPr>
            <w:r>
              <w:rPr>
                <w:rFonts w:cs="Arial"/>
                <w:color w:val="000000"/>
                <w:sz w:val="20"/>
                <w:szCs w:val="20"/>
              </w:rPr>
              <w:t>Zimbabwe</w:t>
            </w:r>
          </w:p>
        </w:tc>
        <w:tc>
          <w:tcPr>
            <w:tcW w:w="457" w:type="pct"/>
            <w:tcBorders>
              <w:bottom w:val="single" w:color="auto" w:sz="4" w:space="0"/>
            </w:tcBorders>
            <w:vAlign w:val="center"/>
          </w:tcPr>
          <w:p w:rsidRPr="00F34B3E" w:rsidR="00D95DD8" w:rsidP="00112450" w:rsidRDefault="00D95DD8" w14:paraId="2BD11B2C" w14:textId="77777777">
            <w:pPr>
              <w:spacing w:after="0" w:line="240" w:lineRule="auto"/>
              <w:jc w:val="right"/>
              <w:rPr>
                <w:rFonts w:eastAsia="Times New Roman" w:cs="Calibri"/>
                <w:color w:val="000000"/>
                <w:sz w:val="20"/>
                <w:szCs w:val="20"/>
                <w:lang w:eastAsia="de-CH"/>
              </w:rPr>
            </w:pPr>
            <w:r>
              <w:rPr>
                <w:rFonts w:cs="Arial"/>
                <w:color w:val="000000"/>
                <w:sz w:val="20"/>
                <w:szCs w:val="20"/>
              </w:rPr>
              <w:t>2015</w:t>
            </w:r>
          </w:p>
        </w:tc>
        <w:tc>
          <w:tcPr>
            <w:tcW w:w="650" w:type="pct"/>
            <w:tcBorders>
              <w:bottom w:val="single" w:color="auto" w:sz="4" w:space="0"/>
              <w:right w:val="double" w:color="auto" w:sz="4" w:space="0"/>
            </w:tcBorders>
            <w:vAlign w:val="center"/>
          </w:tcPr>
          <w:p w:rsidRPr="00F34B3E" w:rsidR="00D95DD8" w:rsidP="00112450" w:rsidRDefault="00D95DD8" w14:paraId="100C4147"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bottom w:val="single" w:color="auto" w:sz="4" w:space="0"/>
            </w:tcBorders>
            <w:vAlign w:val="bottom"/>
          </w:tcPr>
          <w:p w:rsidRPr="009523F5" w:rsidR="00D95DD8" w:rsidP="00112450" w:rsidRDefault="00D95DD8" w14:paraId="4130EF8C" w14:textId="77777777">
            <w:pPr>
              <w:spacing w:after="0" w:line="240" w:lineRule="auto"/>
              <w:jc w:val="right"/>
              <w:rPr>
                <w:rFonts w:cs="Arial"/>
                <w:color w:val="000000"/>
                <w:sz w:val="20"/>
                <w:szCs w:val="20"/>
              </w:rPr>
            </w:pPr>
            <w:r w:rsidRPr="009523F5">
              <w:rPr>
                <w:rFonts w:cs="Arial"/>
                <w:color w:val="000000"/>
                <w:sz w:val="20"/>
                <w:szCs w:val="20"/>
              </w:rPr>
              <w:t>12.1</w:t>
            </w:r>
          </w:p>
        </w:tc>
        <w:tc>
          <w:tcPr>
            <w:tcW w:w="723" w:type="pct"/>
            <w:tcBorders>
              <w:bottom w:val="single" w:color="auto" w:sz="4" w:space="0"/>
            </w:tcBorders>
            <w:vAlign w:val="bottom"/>
          </w:tcPr>
          <w:p w:rsidRPr="009523F5" w:rsidR="00D95DD8" w:rsidP="00112450" w:rsidRDefault="00D95DD8" w14:paraId="0D62B4E4" w14:textId="77777777">
            <w:pPr>
              <w:spacing w:after="0" w:line="240" w:lineRule="auto"/>
              <w:jc w:val="right"/>
              <w:rPr>
                <w:rFonts w:cs="Arial"/>
                <w:color w:val="000000"/>
                <w:sz w:val="20"/>
                <w:szCs w:val="20"/>
              </w:rPr>
            </w:pPr>
            <w:r w:rsidRPr="009523F5">
              <w:rPr>
                <w:rFonts w:cs="Arial"/>
                <w:color w:val="000000"/>
                <w:sz w:val="20"/>
                <w:szCs w:val="20"/>
              </w:rPr>
              <w:t>54.9</w:t>
            </w:r>
          </w:p>
        </w:tc>
        <w:tc>
          <w:tcPr>
            <w:tcW w:w="716" w:type="pct"/>
            <w:tcBorders>
              <w:bottom w:val="single" w:color="auto" w:sz="4" w:space="0"/>
            </w:tcBorders>
            <w:vAlign w:val="bottom"/>
          </w:tcPr>
          <w:p w:rsidRPr="009523F5" w:rsidR="00D95DD8" w:rsidP="00112450" w:rsidRDefault="00D95DD8" w14:paraId="1EC238F1" w14:textId="77777777">
            <w:pPr>
              <w:spacing w:after="0" w:line="240" w:lineRule="auto"/>
              <w:jc w:val="right"/>
              <w:rPr>
                <w:rFonts w:cs="Arial"/>
                <w:color w:val="000000"/>
                <w:sz w:val="20"/>
                <w:szCs w:val="20"/>
              </w:rPr>
            </w:pPr>
            <w:r w:rsidRPr="009523F5">
              <w:rPr>
                <w:rFonts w:cs="Arial"/>
                <w:color w:val="000000"/>
                <w:sz w:val="20"/>
                <w:szCs w:val="20"/>
              </w:rPr>
              <w:t>85.0</w:t>
            </w:r>
          </w:p>
        </w:tc>
        <w:tc>
          <w:tcPr>
            <w:tcW w:w="943" w:type="pct"/>
            <w:tcBorders>
              <w:bottom w:val="single" w:color="auto" w:sz="4" w:space="0"/>
            </w:tcBorders>
            <w:vAlign w:val="bottom"/>
          </w:tcPr>
          <w:p w:rsidRPr="009523F5" w:rsidR="00D95DD8" w:rsidP="00112450" w:rsidRDefault="00D95DD8" w14:paraId="1C0F2C2D" w14:textId="77777777">
            <w:pPr>
              <w:spacing w:after="0" w:line="240" w:lineRule="auto"/>
              <w:jc w:val="right"/>
              <w:rPr>
                <w:rFonts w:cs="Arial"/>
                <w:color w:val="000000"/>
                <w:sz w:val="20"/>
                <w:szCs w:val="20"/>
              </w:rPr>
            </w:pPr>
            <w:r w:rsidRPr="009523F5">
              <w:rPr>
                <w:rFonts w:cs="Arial"/>
                <w:color w:val="000000"/>
                <w:sz w:val="20"/>
                <w:szCs w:val="20"/>
              </w:rPr>
              <w:t>86.0</w:t>
            </w:r>
          </w:p>
        </w:tc>
      </w:tr>
    </w:tbl>
    <w:p w:rsidR="00D95DD8" w:rsidP="00D95DD8" w:rsidRDefault="00D95DD8" w14:paraId="65CC4DC7" w14:textId="4F6C6AF6">
      <w:pPr>
        <w:pStyle w:val="NoSpacing"/>
        <w:rPr>
          <w:sz w:val="20"/>
          <w:shd w:val="clear" w:color="auto" w:fill="FFFFFF"/>
          <w:lang w:val="en-US"/>
        </w:rPr>
      </w:pPr>
      <w:r w:rsidRPr="00E61C70">
        <w:rPr>
          <w:sz w:val="20"/>
          <w:shd w:val="clear" w:color="auto" w:fill="FFFFFF"/>
          <w:lang w:val="en-US"/>
        </w:rPr>
        <w:t xml:space="preserve">Note: DHS </w:t>
      </w:r>
      <w:r>
        <w:rPr>
          <w:sz w:val="20"/>
          <w:shd w:val="clear" w:color="auto" w:fill="FFFFFF"/>
          <w:lang w:val="en-US"/>
        </w:rPr>
        <w:t xml:space="preserve">country </w:t>
      </w:r>
      <w:r w:rsidRPr="00E61C70">
        <w:rPr>
          <w:sz w:val="20"/>
          <w:shd w:val="clear" w:color="auto" w:fill="FFFFFF"/>
          <w:lang w:val="en-US"/>
        </w:rPr>
        <w:t xml:space="preserve">average was calculated </w:t>
      </w:r>
      <w:r>
        <w:rPr>
          <w:sz w:val="20"/>
          <w:shd w:val="clear" w:color="auto" w:fill="FFFFFF"/>
          <w:lang w:val="en-US"/>
        </w:rPr>
        <w:t>based on the</w:t>
      </w:r>
      <w:r>
        <w:rPr>
          <w:sz w:val="20"/>
          <w:shd w:val="clear" w:color="auto" w:fill="FFFFFF"/>
          <w:lang w:val="en-US"/>
        </w:rPr>
        <w:t xml:space="preserve"> </w:t>
      </w:r>
      <w:r w:rsidRPr="00E61C70">
        <w:rPr>
          <w:sz w:val="20"/>
          <w:shd w:val="clear" w:color="auto" w:fill="FFFFFF"/>
          <w:lang w:val="en-US"/>
        </w:rPr>
        <w:t>women</w:t>
      </w:r>
      <w:r>
        <w:rPr>
          <w:sz w:val="20"/>
          <w:shd w:val="clear" w:color="auto" w:fill="FFFFFF"/>
          <w:lang w:val="en-US"/>
        </w:rPr>
        <w:t>’s</w:t>
      </w:r>
      <w:r w:rsidRPr="00E61C70">
        <w:rPr>
          <w:sz w:val="20"/>
          <w:shd w:val="clear" w:color="auto" w:fill="FFFFFF"/>
          <w:lang w:val="en-US"/>
        </w:rPr>
        <w:t xml:space="preserve"> sample for each country.</w:t>
      </w:r>
    </w:p>
    <w:p w:rsidR="00D95DD8" w:rsidRDefault="00D95DD8" w14:paraId="21809281" w14:textId="77777777">
      <w:pPr>
        <w:spacing w:line="259" w:lineRule="auto"/>
        <w:jc w:val="left"/>
        <w:rPr>
          <w:shd w:val="clear" w:color="auto" w:fill="FFFFFF"/>
          <w:lang w:val="en-US"/>
        </w:rPr>
      </w:pPr>
    </w:p>
    <w:p w:rsidRPr="00595ABA" w:rsidR="00D95DD8" w:rsidP="00D95DD8" w:rsidRDefault="00D95DD8" w14:paraId="07895802" w14:textId="77777777">
      <w:pPr>
        <w:pStyle w:val="NoSpacing"/>
        <w:rPr>
          <w:b/>
          <w:lang w:val="en-US"/>
        </w:rPr>
      </w:pPr>
      <w:r w:rsidRPr="00595ABA">
        <w:rPr>
          <w:b/>
          <w:lang w:val="en-US"/>
        </w:rPr>
        <w:t>Table 2: Confusion matrix</w:t>
      </w:r>
    </w:p>
    <w:tbl>
      <w:tblPr>
        <w:tblW w:w="5000" w:type="pct"/>
        <w:tblCellMar>
          <w:left w:w="70" w:type="dxa"/>
          <w:right w:w="70" w:type="dxa"/>
        </w:tblCellMar>
        <w:tblLook w:val="04A0" w:firstRow="1" w:lastRow="0" w:firstColumn="1" w:lastColumn="0" w:noHBand="0" w:noVBand="1"/>
      </w:tblPr>
      <w:tblGrid>
        <w:gridCol w:w="2527"/>
        <w:gridCol w:w="2183"/>
        <w:gridCol w:w="2181"/>
        <w:gridCol w:w="2181"/>
      </w:tblGrid>
      <w:tr w:rsidRPr="00F34B3E" w:rsidR="00D95DD8" w:rsidTr="00112450" w14:paraId="4C95F652" w14:textId="77777777">
        <w:trPr>
          <w:cantSplit/>
          <w:trHeight w:val="505"/>
        </w:trPr>
        <w:tc>
          <w:tcPr>
            <w:tcW w:w="1393" w:type="pct"/>
            <w:tcBorders>
              <w:top w:val="single" w:color="auto" w:sz="4" w:space="0"/>
              <w:bottom w:val="single" w:color="auto" w:sz="4" w:space="0"/>
              <w:right w:val="single" w:color="auto" w:sz="4" w:space="0"/>
            </w:tcBorders>
            <w:noWrap/>
            <w:vAlign w:val="center"/>
          </w:tcPr>
          <w:p w:rsidRPr="00F34B3E" w:rsidR="00D95DD8" w:rsidP="00112450" w:rsidRDefault="00D95DD8" w14:paraId="3B020743" w14:textId="77777777">
            <w:pPr>
              <w:spacing w:after="0" w:line="240" w:lineRule="auto"/>
              <w:jc w:val="left"/>
              <w:rPr>
                <w:rFonts w:eastAsia="Times New Roman" w:cs="Calibri"/>
                <w:color w:val="000000"/>
                <w:sz w:val="20"/>
                <w:szCs w:val="20"/>
                <w:lang w:eastAsia="de-CH"/>
              </w:rPr>
            </w:pPr>
          </w:p>
        </w:tc>
        <w:tc>
          <w:tcPr>
            <w:tcW w:w="1203" w:type="pct"/>
            <w:tcBorders>
              <w:top w:val="single" w:color="auto" w:sz="4" w:space="0"/>
              <w:left w:val="single" w:color="auto" w:sz="4" w:space="0"/>
              <w:bottom w:val="single" w:color="auto" w:sz="4" w:space="0"/>
            </w:tcBorders>
            <w:vAlign w:val="center"/>
          </w:tcPr>
          <w:p w:rsidRPr="00F34B3E" w:rsidR="00D95DD8" w:rsidP="00112450" w:rsidRDefault="00D95DD8" w14:paraId="57DD7A91" w14:textId="7777777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color="auto" w:sz="4" w:space="0"/>
              <w:bottom w:val="single" w:color="auto" w:sz="4" w:space="0"/>
              <w:right w:val="double" w:color="auto" w:sz="4" w:space="0"/>
            </w:tcBorders>
            <w:vAlign w:val="center"/>
          </w:tcPr>
          <w:p w:rsidRPr="00F34B3E" w:rsidR="00D95DD8" w:rsidP="00112450" w:rsidRDefault="00D95DD8" w14:paraId="66B3F5B9" w14:textId="7777777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top w:val="single" w:color="auto" w:sz="4" w:space="0"/>
              <w:left w:val="double" w:color="auto" w:sz="4" w:space="0"/>
              <w:bottom w:val="single" w:color="auto" w:sz="4" w:space="0"/>
            </w:tcBorders>
          </w:tcPr>
          <w:p w:rsidR="00D95DD8" w:rsidP="00112450" w:rsidRDefault="00D95DD8" w14:paraId="20E6AD60" w14:textId="77777777">
            <w:pPr>
              <w:spacing w:after="0" w:line="240" w:lineRule="auto"/>
              <w:jc w:val="right"/>
              <w:rPr>
                <w:rFonts w:eastAsia="Times New Roman" w:cs="Calibri"/>
                <w:color w:val="000000"/>
                <w:sz w:val="20"/>
                <w:szCs w:val="20"/>
                <w:lang w:eastAsia="de-CH"/>
              </w:rPr>
            </w:pPr>
          </w:p>
        </w:tc>
      </w:tr>
      <w:tr w:rsidRPr="00F34B3E" w:rsidR="00D95DD8" w:rsidTr="00112450" w14:paraId="3642F1A0" w14:textId="77777777">
        <w:trPr>
          <w:trHeight w:val="316"/>
        </w:trPr>
        <w:tc>
          <w:tcPr>
            <w:tcW w:w="1393" w:type="pct"/>
            <w:tcBorders>
              <w:right w:val="single" w:color="auto" w:sz="4" w:space="0"/>
            </w:tcBorders>
            <w:noWrap/>
            <w:vAlign w:val="center"/>
          </w:tcPr>
          <w:p w:rsidRPr="00F34B3E" w:rsidR="00D95DD8" w:rsidP="00112450" w:rsidRDefault="00D95DD8" w14:paraId="30177557" w14:textId="77777777">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color="auto" w:sz="4" w:space="0"/>
            </w:tcBorders>
            <w:vAlign w:val="center"/>
          </w:tcPr>
          <w:p w:rsidRPr="00F34B3E" w:rsidR="00D95DD8" w:rsidP="00112450" w:rsidRDefault="00D95DD8" w14:paraId="0EFD645F" w14:textId="77777777">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top w:val="single" w:color="auto" w:sz="4" w:space="0"/>
              <w:right w:val="double" w:color="auto" w:sz="4" w:space="0"/>
            </w:tcBorders>
            <w:vAlign w:val="center"/>
          </w:tcPr>
          <w:p w:rsidRPr="00F34B3E" w:rsidR="00D95DD8" w:rsidP="00112450" w:rsidRDefault="00D95DD8" w14:paraId="2A005B38" w14:textId="77777777">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top w:val="single" w:color="auto" w:sz="4" w:space="0"/>
              <w:left w:val="double" w:color="auto" w:sz="4" w:space="0"/>
            </w:tcBorders>
          </w:tcPr>
          <w:p w:rsidRPr="006E212F" w:rsidR="00D95DD8" w:rsidP="00112450" w:rsidRDefault="00D95DD8" w14:paraId="6AB82A7D" w14:textId="77777777">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Pr="00F34B3E" w:rsidR="00D95DD8" w:rsidTr="00112450" w14:paraId="496C3A52" w14:textId="77777777">
        <w:trPr>
          <w:trHeight w:val="316"/>
        </w:trPr>
        <w:tc>
          <w:tcPr>
            <w:tcW w:w="1393" w:type="pct"/>
            <w:tcBorders>
              <w:bottom w:val="double" w:color="auto" w:sz="4" w:space="0"/>
              <w:right w:val="single" w:color="auto" w:sz="4" w:space="0"/>
            </w:tcBorders>
            <w:noWrap/>
            <w:vAlign w:val="center"/>
          </w:tcPr>
          <w:p w:rsidRPr="00F34B3E" w:rsidR="00D95DD8" w:rsidP="00112450" w:rsidRDefault="00D95DD8" w14:paraId="413C5666" w14:textId="77777777">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color="auto" w:sz="4" w:space="0"/>
              <w:bottom w:val="double" w:color="auto" w:sz="4" w:space="0"/>
            </w:tcBorders>
            <w:vAlign w:val="center"/>
          </w:tcPr>
          <w:p w:rsidRPr="00F34B3E" w:rsidR="00D95DD8" w:rsidP="00112450" w:rsidRDefault="00D95DD8" w14:paraId="42CB67A3" w14:textId="77777777">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color="auto" w:sz="4" w:space="0"/>
              <w:right w:val="double" w:color="auto" w:sz="4" w:space="0"/>
            </w:tcBorders>
            <w:vAlign w:val="center"/>
          </w:tcPr>
          <w:p w:rsidRPr="00F34B3E" w:rsidR="00D95DD8" w:rsidP="00112450" w:rsidRDefault="00D95DD8" w14:paraId="1053B73A" w14:textId="77777777">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color="auto" w:sz="4" w:space="0"/>
              <w:bottom w:val="double" w:color="auto" w:sz="4" w:space="0"/>
            </w:tcBorders>
          </w:tcPr>
          <w:p w:rsidRPr="006E212F" w:rsidR="00D95DD8" w:rsidP="00112450" w:rsidRDefault="00D95DD8" w14:paraId="76A8EBD5" w14:textId="77777777">
            <w:pPr>
              <w:spacing w:after="0" w:line="240" w:lineRule="auto"/>
              <w:jc w:val="right"/>
              <w:rPr>
                <w:rFonts w:cs="Calibri"/>
                <w:color w:val="000000"/>
                <w:sz w:val="20"/>
                <w:szCs w:val="20"/>
              </w:rPr>
            </w:pPr>
            <w:r>
              <w:rPr>
                <w:sz w:val="20"/>
                <w:lang w:val="en-US"/>
              </w:rPr>
              <w:t>Specificity: TN/ N</w:t>
            </w:r>
          </w:p>
        </w:tc>
      </w:tr>
      <w:tr w:rsidRPr="00F34B3E" w:rsidR="00D95DD8" w:rsidTr="00112450" w14:paraId="123B64FD" w14:textId="77777777">
        <w:trPr>
          <w:trHeight w:val="316"/>
        </w:trPr>
        <w:tc>
          <w:tcPr>
            <w:tcW w:w="1393" w:type="pct"/>
            <w:tcBorders>
              <w:top w:val="double" w:color="auto" w:sz="4" w:space="0"/>
              <w:bottom w:val="single" w:color="auto" w:sz="4" w:space="0"/>
            </w:tcBorders>
            <w:noWrap/>
            <w:vAlign w:val="center"/>
          </w:tcPr>
          <w:p w:rsidR="00D95DD8" w:rsidP="00112450" w:rsidRDefault="00D95DD8" w14:paraId="58064403" w14:textId="77777777">
            <w:pPr>
              <w:spacing w:after="0" w:line="240" w:lineRule="auto"/>
              <w:jc w:val="left"/>
              <w:rPr>
                <w:rFonts w:cs="Calibri"/>
                <w:color w:val="000000"/>
                <w:sz w:val="20"/>
                <w:szCs w:val="20"/>
              </w:rPr>
            </w:pPr>
          </w:p>
        </w:tc>
        <w:tc>
          <w:tcPr>
            <w:tcW w:w="1203" w:type="pct"/>
            <w:tcBorders>
              <w:top w:val="double" w:color="auto" w:sz="4" w:space="0"/>
              <w:bottom w:val="single" w:color="auto" w:sz="4" w:space="0"/>
            </w:tcBorders>
            <w:vAlign w:val="center"/>
          </w:tcPr>
          <w:p w:rsidRPr="006E212F" w:rsidR="00D95DD8" w:rsidP="00112450" w:rsidRDefault="00D95DD8" w14:paraId="036C1A55" w14:textId="77777777">
            <w:pPr>
              <w:spacing w:after="0" w:line="240" w:lineRule="auto"/>
              <w:jc w:val="right"/>
              <w:rPr>
                <w:rFonts w:cs="Calibri"/>
                <w:color w:val="000000"/>
                <w:sz w:val="20"/>
                <w:szCs w:val="20"/>
              </w:rPr>
            </w:pPr>
          </w:p>
        </w:tc>
        <w:tc>
          <w:tcPr>
            <w:tcW w:w="1202" w:type="pct"/>
            <w:tcBorders>
              <w:top w:val="double" w:color="auto" w:sz="4" w:space="0"/>
              <w:bottom w:val="single" w:color="auto" w:sz="4" w:space="0"/>
              <w:right w:val="double" w:color="auto" w:sz="4" w:space="0"/>
            </w:tcBorders>
            <w:vAlign w:val="center"/>
          </w:tcPr>
          <w:p w:rsidRPr="006E212F" w:rsidR="00D95DD8" w:rsidP="00112450" w:rsidRDefault="00D95DD8" w14:paraId="653AF04A" w14:textId="77777777">
            <w:pPr>
              <w:spacing w:after="0" w:line="240" w:lineRule="auto"/>
              <w:jc w:val="right"/>
              <w:rPr>
                <w:rFonts w:cs="Calibri"/>
                <w:color w:val="000000"/>
                <w:sz w:val="20"/>
                <w:szCs w:val="20"/>
              </w:rPr>
            </w:pPr>
          </w:p>
        </w:tc>
        <w:tc>
          <w:tcPr>
            <w:tcW w:w="1202" w:type="pct"/>
            <w:tcBorders>
              <w:top w:val="double" w:color="auto" w:sz="4" w:space="0"/>
              <w:left w:val="double" w:color="auto" w:sz="4" w:space="0"/>
              <w:bottom w:val="single" w:color="auto" w:sz="4" w:space="0"/>
            </w:tcBorders>
          </w:tcPr>
          <w:p w:rsidR="00D95DD8" w:rsidP="00112450" w:rsidRDefault="00D95DD8" w14:paraId="212136AE" w14:textId="77777777">
            <w:pPr>
              <w:spacing w:after="0" w:line="240" w:lineRule="auto"/>
              <w:jc w:val="right"/>
              <w:rPr>
                <w:sz w:val="20"/>
                <w:lang w:val="en-US"/>
              </w:rPr>
            </w:pPr>
            <w:r w:rsidRPr="006E212F">
              <w:rPr>
                <w:sz w:val="20"/>
                <w:lang w:val="en-US"/>
              </w:rPr>
              <w:t>Accuracy: (TP + TN)/ (P+N)</w:t>
            </w:r>
          </w:p>
        </w:tc>
      </w:tr>
    </w:tbl>
    <w:p w:rsidRPr="00D95DD8" w:rsidR="00D95DD8" w:rsidP="00D95DD8" w:rsidRDefault="00D95DD8" w14:paraId="0B9E0518" w14:textId="575DE6CD">
      <w:pPr>
        <w:pStyle w:val="NoSpacing"/>
        <w:spacing w:after="120"/>
        <w:rPr>
          <w:sz w:val="20"/>
          <w:lang w:val="en-US"/>
        </w:rPr>
      </w:pPr>
      <w:r w:rsidRPr="00D95DD8">
        <w:rPr>
          <w:sz w:val="20"/>
          <w:lang w:val="en-US"/>
        </w:rPr>
        <w:t xml:space="preserve">Note: The performance metric Cohen’s Kappa is calculated as: (2 </w:t>
      </w:r>
      <w:r w:rsidRPr="00D95DD8">
        <w:rPr>
          <w:rFonts w:ascii="Cambria Math" w:hAnsi="Cambria Math" w:cs="Cambria Math"/>
          <w:sz w:val="20"/>
          <w:lang w:val="en-US"/>
        </w:rPr>
        <w:t>∗</w:t>
      </w:r>
      <w:r w:rsidRPr="00D95DD8">
        <w:rPr>
          <w:rFonts w:cs="Cambria Math"/>
          <w:sz w:val="20"/>
          <w:lang w:val="en-US"/>
        </w:rPr>
        <w:t xml:space="preserve"> </w:t>
      </w:r>
      <w:r w:rsidRPr="00D95DD8">
        <w:rPr>
          <w:sz w:val="20"/>
          <w:lang w:val="en-US"/>
        </w:rPr>
        <w:t>(</w:t>
      </w:r>
      <w:r w:rsidRPr="00D95DD8">
        <w:rPr>
          <w:rFonts w:ascii="Cambria Math" w:hAnsi="Cambria Math" w:cs="Cambria Math"/>
          <w:sz w:val="20"/>
          <w:lang w:val="en-US"/>
        </w:rPr>
        <w:t>𝑇𝑃∗</w:t>
      </w:r>
      <w:r w:rsidRPr="00D95DD8">
        <w:rPr>
          <w:sz w:val="20"/>
          <w:lang w:val="en-US"/>
        </w:rPr>
        <w:t xml:space="preserve"> </w:t>
      </w:r>
      <w:r w:rsidRPr="00D95DD8">
        <w:rPr>
          <w:rFonts w:ascii="Cambria Math" w:hAnsi="Cambria Math" w:cs="Cambria Math"/>
          <w:sz w:val="20"/>
          <w:lang w:val="en-US"/>
        </w:rPr>
        <w:t>𝑇𝑁</w:t>
      </w:r>
      <w:r w:rsidRPr="00D95DD8">
        <w:rPr>
          <w:sz w:val="20"/>
          <w:lang w:val="en-US"/>
        </w:rPr>
        <w:t xml:space="preserve"> −</w:t>
      </w:r>
      <w:r w:rsidRPr="00D95DD8">
        <w:rPr>
          <w:rFonts w:ascii="Cambria Math" w:hAnsi="Cambria Math" w:cs="Cambria Math"/>
          <w:sz w:val="20"/>
          <w:lang w:val="en-US"/>
        </w:rPr>
        <w:t>𝐹𝑁</w:t>
      </w:r>
      <w:r w:rsidRPr="00D95DD8">
        <w:rPr>
          <w:sz w:val="20"/>
          <w:lang w:val="en-US"/>
        </w:rPr>
        <w:t xml:space="preserve"> </w:t>
      </w:r>
      <w:r w:rsidRPr="00D95DD8">
        <w:rPr>
          <w:rFonts w:ascii="Cambria Math" w:hAnsi="Cambria Math" w:cs="Cambria Math"/>
          <w:sz w:val="20"/>
          <w:lang w:val="en-US"/>
        </w:rPr>
        <w:t>∗𝐹𝑃</w:t>
      </w:r>
      <w:r w:rsidRPr="00D95DD8">
        <w:rPr>
          <w:sz w:val="20"/>
          <w:lang w:val="en-US"/>
        </w:rPr>
        <w:t>))/((</w:t>
      </w:r>
      <w:r w:rsidRPr="00D95DD8">
        <w:rPr>
          <w:rFonts w:ascii="Cambria Math" w:hAnsi="Cambria Math" w:cs="Cambria Math"/>
          <w:sz w:val="20"/>
          <w:lang w:val="en-US"/>
        </w:rPr>
        <w:t>𝑇𝑃</w:t>
      </w:r>
      <w:r w:rsidRPr="00D95DD8">
        <w:rPr>
          <w:sz w:val="20"/>
          <w:lang w:val="en-US"/>
        </w:rPr>
        <w:t>+</w:t>
      </w:r>
      <w:r w:rsidRPr="00D95DD8">
        <w:rPr>
          <w:rFonts w:ascii="Cambria Math" w:hAnsi="Cambria Math" w:cs="Cambria Math"/>
          <w:sz w:val="20"/>
          <w:lang w:val="en-US"/>
        </w:rPr>
        <w:t>𝐹𝑃</w:t>
      </w:r>
      <w:r w:rsidRPr="00D95DD8">
        <w:rPr>
          <w:sz w:val="20"/>
          <w:lang w:val="en-US"/>
        </w:rPr>
        <w:t>)</w:t>
      </w:r>
      <w:r w:rsidRPr="00D95DD8">
        <w:rPr>
          <w:rFonts w:ascii="Cambria Math" w:hAnsi="Cambria Math" w:cs="Cambria Math"/>
          <w:sz w:val="20"/>
          <w:lang w:val="en-US"/>
        </w:rPr>
        <w:t>∗</w:t>
      </w:r>
      <w:r w:rsidRPr="00D95DD8">
        <w:rPr>
          <w:sz w:val="20"/>
          <w:lang w:val="en-US"/>
        </w:rPr>
        <w:t>(</w:t>
      </w:r>
      <w:r w:rsidRPr="00D95DD8">
        <w:rPr>
          <w:rFonts w:ascii="Cambria Math" w:hAnsi="Cambria Math" w:cs="Cambria Math"/>
          <w:sz w:val="20"/>
          <w:lang w:val="en-US"/>
        </w:rPr>
        <w:t>𝐹𝑃</w:t>
      </w:r>
      <w:r w:rsidRPr="00D95DD8">
        <w:rPr>
          <w:sz w:val="20"/>
          <w:lang w:val="en-US"/>
        </w:rPr>
        <w:t>+</w:t>
      </w:r>
      <w:r w:rsidRPr="00D95DD8">
        <w:rPr>
          <w:rFonts w:ascii="Cambria Math" w:hAnsi="Cambria Math" w:cs="Cambria Math"/>
          <w:sz w:val="20"/>
          <w:lang w:val="en-US"/>
        </w:rPr>
        <w:t>𝑇𝑁</w:t>
      </w:r>
      <w:r w:rsidRPr="00D95DD8">
        <w:rPr>
          <w:sz w:val="20"/>
          <w:lang w:val="en-US"/>
        </w:rPr>
        <w:t>)+(</w:t>
      </w:r>
      <w:r w:rsidRPr="00D95DD8">
        <w:rPr>
          <w:rFonts w:ascii="Cambria Math" w:hAnsi="Cambria Math" w:cs="Cambria Math"/>
          <w:sz w:val="20"/>
          <w:lang w:val="en-US"/>
        </w:rPr>
        <w:t>𝑇𝑃</w:t>
      </w:r>
      <w:r w:rsidRPr="00D95DD8">
        <w:rPr>
          <w:sz w:val="20"/>
          <w:lang w:val="en-US"/>
        </w:rPr>
        <w:t>+</w:t>
      </w:r>
      <w:r w:rsidRPr="00D95DD8">
        <w:rPr>
          <w:rFonts w:ascii="Cambria Math" w:hAnsi="Cambria Math" w:cs="Cambria Math"/>
          <w:sz w:val="20"/>
          <w:lang w:val="en-US"/>
        </w:rPr>
        <w:t>𝐹𝑁</w:t>
      </w:r>
      <w:r w:rsidRPr="00D95DD8">
        <w:rPr>
          <w:sz w:val="20"/>
          <w:lang w:val="en-US"/>
        </w:rPr>
        <w:t>)</w:t>
      </w:r>
      <w:r w:rsidRPr="00D95DD8">
        <w:rPr>
          <w:rFonts w:ascii="Cambria Math" w:hAnsi="Cambria Math" w:cs="Cambria Math"/>
          <w:sz w:val="20"/>
          <w:lang w:val="en-US"/>
        </w:rPr>
        <w:t>∗</w:t>
      </w:r>
      <w:r w:rsidRPr="00D95DD8">
        <w:rPr>
          <w:sz w:val="20"/>
          <w:lang w:val="en-US"/>
        </w:rPr>
        <w:t>(</w:t>
      </w:r>
      <w:r w:rsidRPr="00D95DD8">
        <w:rPr>
          <w:rFonts w:ascii="Cambria Math" w:hAnsi="Cambria Math" w:cs="Cambria Math"/>
          <w:sz w:val="20"/>
          <w:lang w:val="en-US"/>
        </w:rPr>
        <w:t>𝐹𝑁</w:t>
      </w:r>
      <w:r w:rsidRPr="00D95DD8">
        <w:rPr>
          <w:sz w:val="20"/>
          <w:lang w:val="en-US"/>
        </w:rPr>
        <w:t>+</w:t>
      </w:r>
      <w:r w:rsidRPr="00D95DD8">
        <w:rPr>
          <w:rFonts w:ascii="Cambria Math" w:hAnsi="Cambria Math" w:cs="Cambria Math"/>
          <w:sz w:val="20"/>
          <w:lang w:val="en-US"/>
        </w:rPr>
        <w:t>𝑇𝑁</w:t>
      </w:r>
      <w:r w:rsidRPr="00D95DD8">
        <w:rPr>
          <w:sz w:val="20"/>
          <w:lang w:val="en-US"/>
        </w:rPr>
        <w:t>)</w:t>
      </w:r>
      <w:r w:rsidRPr="00D95DD8">
        <w:rPr>
          <w:sz w:val="20"/>
          <w:lang w:val="en-US"/>
        </w:rPr>
        <w:t>.</w:t>
      </w:r>
    </w:p>
    <w:p w:rsidR="00D95DD8" w:rsidRDefault="00D95DD8" w14:paraId="61C2C195" w14:textId="77777777">
      <w:pPr>
        <w:spacing w:line="259" w:lineRule="auto"/>
        <w:jc w:val="left"/>
        <w:rPr>
          <w:shd w:val="clear" w:color="auto" w:fill="FFFFFF"/>
          <w:lang w:val="en-US"/>
        </w:rPr>
      </w:pPr>
    </w:p>
    <w:p w:rsidR="00D95DD8" w:rsidRDefault="00D95DD8" w14:paraId="01BBFE4D" w14:textId="77777777">
      <w:pPr>
        <w:spacing w:line="259" w:lineRule="auto"/>
        <w:jc w:val="left"/>
        <w:rPr>
          <w:shd w:val="clear" w:color="auto" w:fill="FFFFFF"/>
          <w:lang w:val="en-US"/>
        </w:rPr>
      </w:pPr>
    </w:p>
    <w:p w:rsidR="00D95DD8" w:rsidRDefault="00D95DD8" w14:paraId="36B5B1F5" w14:textId="77777777">
      <w:pPr>
        <w:spacing w:line="259" w:lineRule="auto"/>
        <w:jc w:val="left"/>
        <w:rPr>
          <w:shd w:val="clear" w:color="auto" w:fill="FFFFFF"/>
          <w:lang w:val="en-US"/>
        </w:rPr>
      </w:pPr>
    </w:p>
    <w:p w:rsidR="00D95DD8" w:rsidRDefault="00D95DD8" w14:paraId="72AA5D7E" w14:textId="77777777">
      <w:pPr>
        <w:spacing w:line="259" w:lineRule="auto"/>
        <w:jc w:val="left"/>
        <w:rPr>
          <w:b/>
          <w:lang w:val="en-US"/>
        </w:rPr>
      </w:pPr>
      <w:r>
        <w:rPr>
          <w:b/>
          <w:lang w:val="en-US"/>
        </w:rPr>
        <w:br w:type="page"/>
      </w:r>
    </w:p>
    <w:p w:rsidR="00D95DD8" w:rsidP="00D95DD8" w:rsidRDefault="00D95DD8" w14:paraId="7378E688" w14:textId="4962E9A6">
      <w:pPr>
        <w:pStyle w:val="NoSpacing"/>
        <w:rPr>
          <w:b/>
          <w:lang w:val="en-US"/>
        </w:rPr>
      </w:pPr>
      <w:r w:rsidRPr="00F34B3E">
        <w:rPr>
          <w:b/>
          <w:lang w:val="en-US"/>
        </w:rPr>
        <w:t>Fig</w:t>
      </w:r>
      <w:r>
        <w:rPr>
          <w:b/>
          <w:lang w:val="en-US"/>
        </w:rPr>
        <w:t>ure 1</w:t>
      </w:r>
      <w:r w:rsidRPr="00F34B3E">
        <w:rPr>
          <w:b/>
          <w:lang w:val="en-US"/>
        </w:rPr>
        <w:t xml:space="preserve">: </w:t>
      </w:r>
      <w:r>
        <w:rPr>
          <w:b/>
          <w:lang w:val="en-US"/>
        </w:rPr>
        <w:t>Cohen’s Kappa of classical models and ML models</w:t>
      </w:r>
    </w:p>
    <w:p w:rsidRPr="00C95C3E" w:rsidR="00D95DD8" w:rsidP="00D95DD8" w:rsidRDefault="00D95DD8" w14:paraId="0030EA25" w14:textId="77777777">
      <w:pPr>
        <w:pStyle w:val="NoSpacing"/>
        <w:rPr>
          <w:b/>
          <w:bCs/>
          <w:noProof/>
          <w:lang w:val="en-US"/>
        </w:rPr>
      </w:pPr>
      <w:r w:rsidRPr="3F176EE4">
        <w:rPr>
          <w:b/>
          <w:bCs/>
          <w:lang w:val="en-US"/>
        </w:rPr>
        <w:t xml:space="preserve"> </w:t>
      </w:r>
      <w:r w:rsidRPr="3F176EE4">
        <w:rPr>
          <w:b/>
          <w:bCs/>
          <w:noProof/>
          <w:lang w:val="en-US"/>
        </w:rPr>
        <w:t xml:space="preserve"> </w:t>
      </w:r>
      <w:r>
        <w:rPr>
          <w:noProof/>
        </w:rPr>
        <w:drawing>
          <wp:inline distT="0" distB="0" distL="0" distR="0" wp14:anchorId="4C84012D" wp14:editId="7DA1620F">
            <wp:extent cx="2800350" cy="2002119"/>
            <wp:effectExtent l="0" t="0" r="0" b="0"/>
            <wp:docPr id="93996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6466" name=""/>
                    <pic:cNvPicPr/>
                  </pic:nvPicPr>
                  <pic:blipFill>
                    <a:blip r:embed="rId59">
                      <a:extLst>
                        <a:ext uri="{28A0092B-C50C-407E-A947-70E740481C1C}">
                          <a14:useLocalDpi xmlns:a14="http://schemas.microsoft.com/office/drawing/2010/main"/>
                        </a:ext>
                      </a:extLst>
                    </a:blip>
                    <a:stretch>
                      <a:fillRect/>
                    </a:stretch>
                  </pic:blipFill>
                  <pic:spPr>
                    <a:xfrm>
                      <a:off x="0" y="0"/>
                      <a:ext cx="2807838" cy="2007473"/>
                    </a:xfrm>
                    <a:prstGeom prst="rect">
                      <a:avLst/>
                    </a:prstGeom>
                  </pic:spPr>
                </pic:pic>
              </a:graphicData>
            </a:graphic>
          </wp:inline>
        </w:drawing>
      </w:r>
      <w:r>
        <w:rPr>
          <w:noProof/>
        </w:rPr>
        <w:drawing>
          <wp:inline distT="0" distB="0" distL="0" distR="0" wp14:anchorId="1FFED14E" wp14:editId="500D24A1">
            <wp:extent cx="2836068" cy="2027657"/>
            <wp:effectExtent l="0" t="0" r="0" b="0"/>
            <wp:docPr id="458350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50134" name=""/>
                    <pic:cNvPicPr/>
                  </pic:nvPicPr>
                  <pic:blipFill>
                    <a:blip r:embed="rId60">
                      <a:extLst>
                        <a:ext uri="{28A0092B-C50C-407E-A947-70E740481C1C}">
                          <a14:useLocalDpi xmlns:a14="http://schemas.microsoft.com/office/drawing/2010/main"/>
                        </a:ext>
                      </a:extLst>
                    </a:blip>
                    <a:stretch>
                      <a:fillRect/>
                    </a:stretch>
                  </pic:blipFill>
                  <pic:spPr>
                    <a:xfrm>
                      <a:off x="0" y="0"/>
                      <a:ext cx="2841353" cy="2031436"/>
                    </a:xfrm>
                    <a:prstGeom prst="rect">
                      <a:avLst/>
                    </a:prstGeom>
                  </pic:spPr>
                </pic:pic>
              </a:graphicData>
            </a:graphic>
          </wp:inline>
        </w:drawing>
      </w:r>
    </w:p>
    <w:p w:rsidRPr="007050A7" w:rsidR="00D95DD8" w:rsidP="00D95DD8" w:rsidRDefault="00D95DD8" w14:paraId="6F932EEF" w14:textId="77777777">
      <w:pPr>
        <w:pStyle w:val="NoSpacing"/>
        <w:numPr>
          <w:ilvl w:val="0"/>
          <w:numId w:val="9"/>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r>
      <w:r>
        <w:rPr>
          <w:b/>
          <w:noProof/>
          <w:lang w:val="en-US"/>
        </w:rPr>
        <w:tab/>
      </w:r>
      <w:r w:rsidRPr="007050A7">
        <w:rPr>
          <w:b/>
          <w:noProof/>
          <w:lang w:val="en-US"/>
        </w:rPr>
        <w:t>(b) Visited health facility</w:t>
      </w:r>
    </w:p>
    <w:p w:rsidRPr="007050A7" w:rsidR="00D95DD8" w:rsidP="00D95DD8" w:rsidRDefault="00D95DD8" w14:paraId="7C7C6814" w14:textId="77777777">
      <w:pPr>
        <w:pStyle w:val="NoSpacing"/>
        <w:rPr>
          <w:b/>
          <w:noProof/>
          <w:lang w:val="en-US"/>
        </w:rPr>
      </w:pPr>
    </w:p>
    <w:p w:rsidRPr="007050A7" w:rsidR="00D95DD8" w:rsidP="00D95DD8" w:rsidRDefault="00D95DD8" w14:paraId="4BB1CD03" w14:textId="77777777">
      <w:pPr>
        <w:pStyle w:val="NoSpacing"/>
      </w:pPr>
      <w:r>
        <w:rPr>
          <w:noProof/>
        </w:rPr>
        <w:drawing>
          <wp:inline distT="0" distB="0" distL="0" distR="0" wp14:anchorId="3FC890DB" wp14:editId="7608C462">
            <wp:extent cx="2807728" cy="2007394"/>
            <wp:effectExtent l="0" t="0" r="0" b="0"/>
            <wp:docPr id="130294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492" name=""/>
                    <pic:cNvPicPr/>
                  </pic:nvPicPr>
                  <pic:blipFill>
                    <a:blip r:embed="rId61">
                      <a:extLst>
                        <a:ext uri="{28A0092B-C50C-407E-A947-70E740481C1C}">
                          <a14:useLocalDpi xmlns:a14="http://schemas.microsoft.com/office/drawing/2010/main"/>
                        </a:ext>
                      </a:extLst>
                    </a:blip>
                    <a:stretch>
                      <a:fillRect/>
                    </a:stretch>
                  </pic:blipFill>
                  <pic:spPr>
                    <a:xfrm>
                      <a:off x="0" y="0"/>
                      <a:ext cx="2810441" cy="2009334"/>
                    </a:xfrm>
                    <a:prstGeom prst="rect">
                      <a:avLst/>
                    </a:prstGeom>
                  </pic:spPr>
                </pic:pic>
              </a:graphicData>
            </a:graphic>
          </wp:inline>
        </w:drawing>
      </w:r>
      <w:r>
        <w:rPr>
          <w:noProof/>
        </w:rPr>
        <w:drawing>
          <wp:inline distT="0" distB="0" distL="0" distR="0" wp14:anchorId="58D889FC" wp14:editId="6C183935">
            <wp:extent cx="2871787" cy="2053194"/>
            <wp:effectExtent l="0" t="0" r="0" b="0"/>
            <wp:docPr id="751474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4078" name=""/>
                    <pic:cNvPicPr/>
                  </pic:nvPicPr>
                  <pic:blipFill>
                    <a:blip r:embed="rId62">
                      <a:extLst>
                        <a:ext uri="{28A0092B-C50C-407E-A947-70E740481C1C}">
                          <a14:useLocalDpi xmlns:a14="http://schemas.microsoft.com/office/drawing/2010/main"/>
                        </a:ext>
                      </a:extLst>
                    </a:blip>
                    <a:stretch>
                      <a:fillRect/>
                    </a:stretch>
                  </pic:blipFill>
                  <pic:spPr>
                    <a:xfrm>
                      <a:off x="0" y="0"/>
                      <a:ext cx="2875382" cy="2055764"/>
                    </a:xfrm>
                    <a:prstGeom prst="rect">
                      <a:avLst/>
                    </a:prstGeom>
                  </pic:spPr>
                </pic:pic>
              </a:graphicData>
            </a:graphic>
          </wp:inline>
        </w:drawing>
      </w:r>
    </w:p>
    <w:p w:rsidRPr="007050A7" w:rsidR="00D95DD8" w:rsidP="00D95DD8" w:rsidRDefault="00D95DD8" w14:paraId="7F12CEC4" w14:textId="77777777">
      <w:pPr>
        <w:pStyle w:val="NoSpacing"/>
        <w:numPr>
          <w:ilvl w:val="0"/>
          <w:numId w:val="10"/>
        </w:numPr>
        <w:rPr>
          <w:b/>
          <w:bCs/>
          <w:noProof/>
          <w:lang w:val="en-US"/>
        </w:rPr>
      </w:pPr>
      <w:r w:rsidRPr="3F176EE4">
        <w:rPr>
          <w:b/>
          <w:bCs/>
          <w:noProof/>
          <w:lang w:val="en-US"/>
        </w:rPr>
        <w:t>Health facility-based births</w:t>
      </w:r>
      <w:r>
        <w:tab/>
      </w:r>
      <w:r>
        <w:tab/>
      </w:r>
      <w:r>
        <w:tab/>
      </w:r>
      <w:r>
        <w:tab/>
      </w:r>
      <w:r w:rsidRPr="3F176EE4">
        <w:rPr>
          <w:b/>
          <w:bCs/>
          <w:noProof/>
          <w:lang w:val="en-US"/>
        </w:rPr>
        <w:t>(d) Postnatal check</w:t>
      </w:r>
    </w:p>
    <w:p w:rsidR="00D95DD8" w:rsidP="00D95DD8" w:rsidRDefault="00D95DD8" w14:paraId="0F933DE0" w14:textId="77777777">
      <w:pPr>
        <w:pStyle w:val="NoSpacing"/>
        <w:rPr>
          <w:b/>
          <w:lang w:val="en-US"/>
        </w:rPr>
      </w:pPr>
    </w:p>
    <w:p w:rsidR="00D95DD8" w:rsidP="00D95DD8" w:rsidRDefault="00D95DD8" w14:paraId="1EB979D7" w14:textId="77777777">
      <w:pPr>
        <w:pStyle w:val="NoSpacing"/>
        <w:rPr>
          <w:sz w:val="20"/>
          <w:szCs w:val="20"/>
          <w:lang w:val="en-US"/>
        </w:rPr>
      </w:pPr>
      <w:r w:rsidRPr="66D1B340">
        <w:rPr>
          <w:sz w:val="20"/>
          <w:szCs w:val="20"/>
          <w:lang w:val="en-US"/>
        </w:rPr>
        <w:t xml:space="preserve">Notes: The figures show the predictive power by country for the classical model (consisting of 11 variables most often used by the literature, details see Section 2) and the ML model using </w:t>
      </w:r>
      <w:r>
        <w:rPr>
          <w:sz w:val="20"/>
          <w:szCs w:val="20"/>
          <w:lang w:val="en-US"/>
        </w:rPr>
        <w:t>an</w:t>
      </w:r>
      <w:r w:rsidRPr="66D1B340">
        <w:rPr>
          <w:sz w:val="20"/>
          <w:szCs w:val="20"/>
          <w:lang w:val="en-US"/>
        </w:rPr>
        <w:t xml:space="preserve"> </w:t>
      </w:r>
      <w:proofErr w:type="spellStart"/>
      <w:r w:rsidRPr="66D1B340">
        <w:rPr>
          <w:sz w:val="20"/>
          <w:szCs w:val="20"/>
          <w:lang w:val="en-US"/>
        </w:rPr>
        <w:t>XGBoost</w:t>
      </w:r>
      <w:proofErr w:type="spellEnd"/>
      <w:r w:rsidRPr="66D1B340">
        <w:rPr>
          <w:sz w:val="20"/>
          <w:szCs w:val="20"/>
          <w:lang w:val="en-US"/>
        </w:rPr>
        <w:t xml:space="preserve"> model with repeated five-fold cross-validation (consisting of </w:t>
      </w:r>
      <w:r>
        <w:rPr>
          <w:sz w:val="20"/>
          <w:szCs w:val="20"/>
          <w:lang w:val="en-US"/>
        </w:rPr>
        <w:t>a maximum of</w:t>
      </w:r>
      <w:r w:rsidRPr="66D1B340">
        <w:rPr>
          <w:sz w:val="20"/>
          <w:szCs w:val="20"/>
          <w:lang w:val="en-US"/>
        </w:rPr>
        <w:t xml:space="preserve"> 85 variables available in the DHS data, details see Section 2). The performance is measured as </w:t>
      </w:r>
      <w:bookmarkStart w:name="_Hlk181282615" w:id="15"/>
      <w:r w:rsidRPr="66D1B340">
        <w:rPr>
          <w:sz w:val="20"/>
          <w:szCs w:val="20"/>
          <w:lang w:val="en-US"/>
        </w:rPr>
        <w:t>Cohen’s Kappa, a measure of how often the model correctly classifies the outcome</w:t>
      </w:r>
      <w:bookmarkEnd w:id="15"/>
      <w:r>
        <w:rPr>
          <w:sz w:val="20"/>
          <w:szCs w:val="20"/>
          <w:lang w:val="en-US"/>
        </w:rPr>
        <w:t>, adjusted for the underlying probability of making a correct classification by chance (see Section 3 for more details</w:t>
      </w:r>
      <w:r w:rsidRPr="66D1B340">
        <w:rPr>
          <w:sz w:val="20"/>
          <w:szCs w:val="20"/>
          <w:lang w:val="en-US"/>
        </w:rPr>
        <w:t>).</w:t>
      </w:r>
    </w:p>
    <w:p w:rsidR="00027E5F" w:rsidRDefault="00027E5F" w14:paraId="1A687CE9" w14:textId="77777777">
      <w:pPr>
        <w:spacing w:line="259" w:lineRule="auto"/>
        <w:jc w:val="left"/>
        <w:rPr>
          <w:shd w:val="clear" w:color="auto" w:fill="FFFFFF"/>
          <w:lang w:val="en-US"/>
        </w:rPr>
      </w:pPr>
      <w:r>
        <w:rPr>
          <w:shd w:val="clear" w:color="auto" w:fill="FFFFFF"/>
          <w:lang w:val="en-US"/>
        </w:rPr>
        <w:br w:type="page"/>
      </w:r>
    </w:p>
    <w:p w:rsidR="00027E5F" w:rsidP="00027E5F" w:rsidRDefault="00027E5F" w14:paraId="358CC445" w14:textId="77777777">
      <w:pPr>
        <w:spacing w:after="0" w:line="240" w:lineRule="auto"/>
      </w:pPr>
      <w:r w:rsidRPr="4E2FB45A" w:rsidR="34B63720">
        <w:rPr>
          <w:b w:val="1"/>
          <w:bCs w:val="1"/>
          <w:lang w:val="en-US"/>
        </w:rPr>
        <w:t>Fig</w:t>
      </w:r>
      <w:r w:rsidRPr="4E2FB45A" w:rsidR="34B63720">
        <w:rPr>
          <w:b w:val="1"/>
          <w:bCs w:val="1"/>
          <w:lang w:val="en-US"/>
        </w:rPr>
        <w:t>ure 2</w:t>
      </w:r>
      <w:r w:rsidRPr="4E2FB45A" w:rsidR="34B63720">
        <w:rPr>
          <w:b w:val="1"/>
          <w:bCs w:val="1"/>
          <w:lang w:val="en-US"/>
        </w:rPr>
        <w:t>:</w:t>
      </w:r>
      <w:r w:rsidRPr="4E2FB45A" w:rsidR="34B63720">
        <w:rPr>
          <w:b w:val="1"/>
          <w:bCs w:val="1"/>
          <w:lang w:val="en-US"/>
        </w:rPr>
        <w:t xml:space="preserve"> Distribution of Cohen’s Kappa of ML models by wealth quintiles</w:t>
      </w:r>
    </w:p>
    <w:p w:rsidR="4E2FB45A" w:rsidP="4E2FB45A" w:rsidRDefault="4E2FB45A" w14:paraId="1E7A7497" w14:textId="015CCCAD">
      <w:pPr>
        <w:spacing w:after="0" w:line="240" w:lineRule="auto"/>
        <w:rPr>
          <w:b w:val="1"/>
          <w:bCs w:val="1"/>
          <w:lang w:val="en-US"/>
        </w:rPr>
      </w:pPr>
    </w:p>
    <w:p w:rsidRPr="007B690C" w:rsidR="00027E5F" w:rsidP="4E2FB45A" w:rsidRDefault="00027E5F" w14:paraId="74526BCC" w14:textId="66F3B16E">
      <w:pPr>
        <w:spacing w:after="0" w:line="240" w:lineRule="auto"/>
        <w:ind w:right="-1701" w:firstLine="708"/>
        <w:jc w:val="left"/>
        <w:rPr>
          <w:rFonts w:eastAsia="Times New Roman" w:cs="Times New Roman"/>
          <w:lang w:val="en-US"/>
        </w:rPr>
      </w:pPr>
      <w:r w:rsidR="34B63720">
        <w:drawing>
          <wp:inline wp14:editId="77E13256" wp14:anchorId="6BA6F3A1">
            <wp:extent cx="2146514" cy="2160000"/>
            <wp:effectExtent l="0" t="0" r="6350" b="0"/>
            <wp:docPr id="23" name="Picture 23" descr="Ein Bild, das Text, Diagramm, Plan, Reihe enthält.&#10;&#10;KI-generierte Inhalte können fehlerhaft se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 name="Picture 23" descr="Ein Bild, das Text, Diagramm, Plan, Reihe enthält.&#10;&#10;KI-generierte Inhalte können fehlerhaft sein."/>
                    <pic:cNvPicPr/>
                  </pic:nvPicPr>
                  <pic:blipFill>
                    <a:blip xmlns:r="http://schemas.openxmlformats.org/officeDocument/2006/relationships" r:embed="rId63"/>
                    <a:stretch>
                      <a:fillRect/>
                    </a:stretch>
                  </pic:blipFill>
                  <pic:spPr>
                    <a:xfrm>
                      <a:off x="0" y="0"/>
                      <a:ext cx="2146514" cy="2160000"/>
                    </a:xfrm>
                    <a:prstGeom prst="rect">
                      <a:avLst/>
                    </a:prstGeom>
                  </pic:spPr>
                </pic:pic>
              </a:graphicData>
            </a:graphic>
          </wp:inline>
        </w:drawing>
      </w:r>
      <w:r>
        <w:tab/>
      </w:r>
      <w:r w:rsidR="34B63720">
        <w:drawing>
          <wp:inline wp14:editId="618072EA" wp14:anchorId="0C75BEC8">
            <wp:extent cx="2146513" cy="2160000"/>
            <wp:effectExtent l="0" t="0" r="6350" b="0"/>
            <wp:docPr id="29" name="Picture 29" descr="Ein Bild, das Diagramm, Text, Screenshot, Reihe enthält.&#10;&#10;KI-generierte Inhalte können fehlerhaft se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 name="Picture 29" descr="Ein Bild, das Diagramm, Text, Screenshot, Reihe enthält.&#10;&#10;KI-generierte Inhalte können fehlerhaft sein."/>
                    <pic:cNvPicPr/>
                  </pic:nvPicPr>
                  <pic:blipFill>
                    <a:blip xmlns:r="http://schemas.openxmlformats.org/officeDocument/2006/relationships" r:embed="rId64"/>
                    <a:stretch>
                      <a:fillRect/>
                    </a:stretch>
                  </pic:blipFill>
                  <pic:spPr>
                    <a:xfrm>
                      <a:off x="0" y="0"/>
                      <a:ext cx="2146513" cy="2160000"/>
                    </a:xfrm>
                    <a:prstGeom prst="rect">
                      <a:avLst/>
                    </a:prstGeom>
                  </pic:spPr>
                </pic:pic>
              </a:graphicData>
            </a:graphic>
          </wp:inline>
        </w:drawing>
      </w:r>
    </w:p>
    <w:p w:rsidRPr="00085190" w:rsidR="00027E5F" w:rsidP="00027E5F" w:rsidRDefault="00027E5F" w14:paraId="18FE5E0F" w14:textId="77777777">
      <w:pPr>
        <w:pStyle w:val="NoSpacing"/>
        <w:numPr>
          <w:ilvl w:val="0"/>
          <w:numId w:val="28"/>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r>
      <w:r>
        <w:rPr>
          <w:b/>
          <w:lang w:val="en-US"/>
        </w:rPr>
        <w:tab/>
      </w:r>
      <w:r w:rsidRPr="00085190">
        <w:rPr>
          <w:b/>
          <w:lang w:val="en-US"/>
        </w:rPr>
        <w:t xml:space="preserve">(b) Visited health facility </w:t>
      </w:r>
    </w:p>
    <w:p w:rsidR="00027E5F" w:rsidP="4E2FB45A" w:rsidRDefault="00027E5F" w14:paraId="716B1D1E" w14:textId="5D5B3104">
      <w:pPr>
        <w:pStyle w:val="NoSpacing"/>
        <w:ind w:firstLine="708"/>
        <w:rPr>
          <w:b w:val="1"/>
          <w:bCs w:val="1"/>
          <w:lang w:val="en-US"/>
        </w:rPr>
      </w:pPr>
      <w:r w:rsidR="34B63720">
        <w:drawing>
          <wp:inline wp14:editId="5189D653" wp14:anchorId="47510E55">
            <wp:extent cx="2037203" cy="2050002"/>
            <wp:effectExtent l="0" t="0" r="0" b="0"/>
            <wp:docPr id="26" name="Picture 26" descr="Ein Bild, das Text, Diagramm, Plan, Screenshot enthält.&#10;&#10;KI-generierte Inhalte können fehlerhaft se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 name="Picture 26" descr="Ein Bild, das Text, Diagramm, Plan, Screenshot enthält.&#10;&#10;KI-generierte Inhalte können fehlerhaft sein."/>
                    <pic:cNvPicPr/>
                  </pic:nvPicPr>
                  <pic:blipFill>
                    <a:blip xmlns:r="http://schemas.openxmlformats.org/officeDocument/2006/relationships" r:embed="rId65"/>
                    <a:stretch>
                      <a:fillRect/>
                    </a:stretch>
                  </pic:blipFill>
                  <pic:spPr>
                    <a:xfrm rot="0">
                      <a:off x="0" y="0"/>
                      <a:ext cx="2037203" cy="2050002"/>
                    </a:xfrm>
                    <a:prstGeom prst="rect">
                      <a:avLst/>
                    </a:prstGeom>
                  </pic:spPr>
                </pic:pic>
              </a:graphicData>
            </a:graphic>
          </wp:inline>
        </w:drawing>
      </w:r>
      <w:r>
        <w:tab/>
      </w:r>
      <w:r w:rsidR="34B63720">
        <w:drawing>
          <wp:inline wp14:editId="7FC273E7" wp14:anchorId="09330F31">
            <wp:extent cx="2146514" cy="2160000"/>
            <wp:effectExtent l="0" t="0" r="0" b="0"/>
            <wp:docPr id="1" name="Picture 1" descr="Ein Bild, das Text, Diagramm, technische Zeichnung, Plan enthält.&#10;&#10;KI-generierte Inhalte können fehlerhaft se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descr="Ein Bild, das Text, Diagramm, technische Zeichnung, Plan enthält.&#10;&#10;KI-generierte Inhalte können fehlerhaft sein."/>
                    <pic:cNvPicPr/>
                  </pic:nvPicPr>
                  <pic:blipFill>
                    <a:blip xmlns:r="http://schemas.openxmlformats.org/officeDocument/2006/relationships" r:embed="rId66"/>
                    <a:stretch>
                      <a:fillRect/>
                    </a:stretch>
                  </pic:blipFill>
                  <pic:spPr>
                    <a:xfrm rot="0">
                      <a:off x="0" y="0"/>
                      <a:ext cx="2146514" cy="2160000"/>
                    </a:xfrm>
                    <a:prstGeom prst="rect">
                      <a:avLst/>
                    </a:prstGeom>
                  </pic:spPr>
                </pic:pic>
              </a:graphicData>
            </a:graphic>
          </wp:inline>
        </w:drawing>
      </w:r>
    </w:p>
    <w:p w:rsidR="00027E5F" w:rsidP="00027E5F" w:rsidRDefault="00027E5F" w14:paraId="35490687" w14:textId="77777777">
      <w:pPr>
        <w:pStyle w:val="NoSpacing"/>
        <w:numPr>
          <w:ilvl w:val="0"/>
          <w:numId w:val="27"/>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r>
      <w:r>
        <w:rPr>
          <w:b/>
          <w:lang w:val="en-US"/>
        </w:rPr>
        <w:t>(d) Postnatal check</w:t>
      </w:r>
    </w:p>
    <w:p w:rsidR="00027E5F" w:rsidP="00027E5F" w:rsidRDefault="00027E5F" w14:paraId="4D8C41FB" w14:textId="77777777">
      <w:pPr>
        <w:pStyle w:val="NoSpacing"/>
        <w:rPr>
          <w:b/>
          <w:lang w:val="en-US"/>
        </w:rPr>
      </w:pPr>
    </w:p>
    <w:p w:rsidR="00027E5F" w:rsidP="00027E5F" w:rsidRDefault="00027E5F" w14:paraId="18CC2B54" w14:textId="77777777">
      <w:pPr>
        <w:spacing w:after="0" w:line="240" w:lineRule="auto"/>
        <w:rPr>
          <w:sz w:val="20"/>
          <w:szCs w:val="20"/>
          <w:lang w:val="en-US"/>
        </w:rPr>
      </w:pPr>
      <w:r w:rsidRPr="50E2B32C">
        <w:rPr>
          <w:sz w:val="20"/>
          <w:szCs w:val="20"/>
          <w:lang w:val="en-US"/>
        </w:rPr>
        <w:t xml:space="preserve">Notes: The figures show the distribution of Cohen’s Kappa for the classical model (consisting of 11 variables most often used by the literature, details see Section 2) and the ML model using an </w:t>
      </w:r>
      <w:proofErr w:type="spellStart"/>
      <w:r w:rsidRPr="50E2B32C">
        <w:rPr>
          <w:sz w:val="20"/>
          <w:szCs w:val="20"/>
          <w:lang w:val="en-US"/>
        </w:rPr>
        <w:t>XGBoost</w:t>
      </w:r>
      <w:proofErr w:type="spellEnd"/>
      <w:r w:rsidRPr="50E2B32C">
        <w:rPr>
          <w:sz w:val="20"/>
          <w:szCs w:val="20"/>
          <w:lang w:val="en-US"/>
        </w:rPr>
        <w:t xml:space="preserve"> model with repeated five-fold cross-validation (consisting of maximal 83 variables available in the DHS data, details see Section 2) across the </w:t>
      </w:r>
      <w:r>
        <w:rPr>
          <w:sz w:val="20"/>
          <w:szCs w:val="20"/>
          <w:lang w:val="en-US"/>
        </w:rPr>
        <w:t>five</w:t>
      </w:r>
      <w:r w:rsidRPr="50E2B32C">
        <w:rPr>
          <w:sz w:val="20"/>
          <w:szCs w:val="20"/>
          <w:lang w:val="en-US"/>
        </w:rPr>
        <w:t xml:space="preserve"> wealth quintiles. </w:t>
      </w:r>
    </w:p>
    <w:p w:rsidR="00027E5F" w:rsidRDefault="00027E5F" w14:paraId="769C3BC3" w14:textId="77777777">
      <w:pPr>
        <w:spacing w:line="259" w:lineRule="auto"/>
        <w:jc w:val="left"/>
        <w:rPr>
          <w:shd w:val="clear" w:color="auto" w:fill="FFFFFF"/>
          <w:lang w:val="en-US"/>
        </w:rPr>
      </w:pPr>
      <w:r>
        <w:rPr>
          <w:shd w:val="clear" w:color="auto" w:fill="FFFFFF"/>
          <w:lang w:val="en-US"/>
        </w:rPr>
        <w:br w:type="page"/>
      </w:r>
    </w:p>
    <w:p w:rsidRPr="002C71AC" w:rsidR="00027E5F" w:rsidP="3C358BCC" w:rsidRDefault="00027E5F" w14:paraId="62AD9BD4" w14:textId="6503F6CC">
      <w:pPr>
        <w:pStyle w:val="NoSpacing"/>
        <w:rPr>
          <w:b w:val="1"/>
          <w:bCs w:val="1"/>
          <w:lang w:val="en-US"/>
        </w:rPr>
      </w:pPr>
      <w:r w:rsidRPr="4E2FB45A" w:rsidR="34B63720">
        <w:rPr>
          <w:b w:val="1"/>
          <w:bCs w:val="1"/>
          <w:lang w:val="en-US"/>
        </w:rPr>
        <w:t xml:space="preserve">Figure </w:t>
      </w:r>
      <w:r w:rsidRPr="4E2FB45A" w:rsidR="16640ABB">
        <w:rPr>
          <w:b w:val="1"/>
          <w:bCs w:val="1"/>
          <w:lang w:val="en-US"/>
        </w:rPr>
        <w:t>3</w:t>
      </w:r>
      <w:r w:rsidRPr="4E2FB45A" w:rsidR="34B63720">
        <w:rPr>
          <w:b w:val="1"/>
          <w:bCs w:val="1"/>
          <w:lang w:val="en-US"/>
        </w:rPr>
        <w:t xml:space="preserve">: </w:t>
      </w:r>
      <w:r w:rsidRPr="4E2FB45A" w:rsidR="34B63720">
        <w:rPr>
          <w:b w:val="1"/>
          <w:bCs w:val="1"/>
          <w:lang w:val="en-US"/>
        </w:rPr>
        <w:t xml:space="preserve">Number of times </w:t>
      </w:r>
      <w:r w:rsidRPr="4E2FB45A" w:rsidR="34B63720">
        <w:rPr>
          <w:b w:val="1"/>
          <w:bCs w:val="1"/>
          <w:lang w:val="en-US"/>
        </w:rPr>
        <w:t xml:space="preserve">the </w:t>
      </w:r>
      <w:r w:rsidRPr="4E2FB45A" w:rsidR="34B63720">
        <w:rPr>
          <w:b w:val="1"/>
          <w:bCs w:val="1"/>
          <w:lang w:val="en-US"/>
        </w:rPr>
        <w:t xml:space="preserve">variable was ranked </w:t>
      </w:r>
      <w:r w:rsidRPr="4E2FB45A" w:rsidR="1941698F">
        <w:rPr>
          <w:b w:val="1"/>
          <w:bCs w:val="1"/>
          <w:lang w:val="en-US"/>
        </w:rPr>
        <w:t xml:space="preserve">in the top 5 for ML prediction of health insurance coverage and uptake of health </w:t>
      </w:r>
      <w:r w:rsidRPr="4E2FB45A" w:rsidR="1941698F">
        <w:rPr>
          <w:b w:val="1"/>
          <w:bCs w:val="1"/>
          <w:lang w:val="en-US"/>
        </w:rPr>
        <w:t>services</w:t>
      </w:r>
    </w:p>
    <w:p w:rsidR="00027E5F" w:rsidP="00027E5F" w:rsidRDefault="00027E5F" w14:paraId="393FF4C0" w14:textId="77777777">
      <w:pPr>
        <w:pStyle w:val="NoSpacing"/>
        <w:spacing w:after="120"/>
      </w:pPr>
      <w:r w:rsidRPr="66D1B340">
        <w:rPr>
          <w:noProof/>
        </w:rPr>
        <w:t xml:space="preserve"> </w:t>
      </w:r>
      <w:r>
        <w:rPr>
          <w:noProof/>
        </w:rPr>
        <w:drawing>
          <wp:inline distT="0" distB="0" distL="0" distR="0" wp14:anchorId="40B76A4C" wp14:editId="5DB4E62F">
            <wp:extent cx="2907507" cy="2001742"/>
            <wp:effectExtent l="0" t="0" r="1270" b="5080"/>
            <wp:docPr id="985370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0246" name="Picture 985370246"/>
                    <pic:cNvPicPr/>
                  </pic:nvPicPr>
                  <pic:blipFill>
                    <a:blip r:embed="rId67">
                      <a:extLst>
                        <a:ext uri="{28A0092B-C50C-407E-A947-70E740481C1C}">
                          <a14:useLocalDpi xmlns:a14="http://schemas.microsoft.com/office/drawing/2010/main"/>
                        </a:ext>
                      </a:extLst>
                    </a:blip>
                    <a:stretch>
                      <a:fillRect/>
                    </a:stretch>
                  </pic:blipFill>
                  <pic:spPr>
                    <a:xfrm>
                      <a:off x="0" y="0"/>
                      <a:ext cx="2938036" cy="2022760"/>
                    </a:xfrm>
                    <a:prstGeom prst="rect">
                      <a:avLst/>
                    </a:prstGeom>
                  </pic:spPr>
                </pic:pic>
              </a:graphicData>
            </a:graphic>
          </wp:inline>
        </w:drawing>
      </w:r>
      <w:r>
        <w:rPr>
          <w:noProof/>
        </w:rPr>
        <w:drawing>
          <wp:inline distT="0" distB="0" distL="0" distR="0" wp14:anchorId="5A35FC59" wp14:editId="641EB739">
            <wp:extent cx="2740524" cy="1822746"/>
            <wp:effectExtent l="0" t="0" r="0" b="0"/>
            <wp:docPr id="2120530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0308" name="Picture 2120530308"/>
                    <pic:cNvPicPr/>
                  </pic:nvPicPr>
                  <pic:blipFill>
                    <a:blip r:embed="rId68">
                      <a:extLst>
                        <a:ext uri="{28A0092B-C50C-407E-A947-70E740481C1C}">
                          <a14:useLocalDpi xmlns:a14="http://schemas.microsoft.com/office/drawing/2010/main"/>
                        </a:ext>
                      </a:extLst>
                    </a:blip>
                    <a:stretch>
                      <a:fillRect/>
                    </a:stretch>
                  </pic:blipFill>
                  <pic:spPr>
                    <a:xfrm>
                      <a:off x="0" y="0"/>
                      <a:ext cx="2740524" cy="1822746"/>
                    </a:xfrm>
                    <a:prstGeom prst="rect">
                      <a:avLst/>
                    </a:prstGeom>
                  </pic:spPr>
                </pic:pic>
              </a:graphicData>
            </a:graphic>
          </wp:inline>
        </w:drawing>
      </w:r>
    </w:p>
    <w:p w:rsidRPr="001B6525" w:rsidR="00027E5F" w:rsidP="00027E5F" w:rsidRDefault="00027E5F" w14:paraId="659D3055" w14:textId="77777777">
      <w:pPr>
        <w:pStyle w:val="NoSpacing"/>
        <w:numPr>
          <w:ilvl w:val="0"/>
          <w:numId w:val="11"/>
        </w:numPr>
        <w:rPr>
          <w:b/>
          <w:lang w:val="en-US"/>
        </w:rPr>
      </w:pPr>
      <w:r>
        <w:rPr>
          <w:b/>
          <w:lang w:val="en-US"/>
        </w:rPr>
        <w:t xml:space="preserve">Health insurance coverage </w:t>
      </w:r>
      <w:r>
        <w:rPr>
          <w:b/>
          <w:lang w:val="en-US"/>
        </w:rPr>
        <w:tab/>
      </w:r>
      <w:r>
        <w:rPr>
          <w:b/>
          <w:lang w:val="en-US"/>
        </w:rPr>
        <w:tab/>
      </w:r>
      <w:r>
        <w:rPr>
          <w:b/>
          <w:lang w:val="en-US"/>
        </w:rPr>
        <w:tab/>
      </w:r>
      <w:r>
        <w:rPr>
          <w:b/>
          <w:lang w:val="en-US"/>
        </w:rPr>
        <w:tab/>
      </w:r>
      <w:r>
        <w:rPr>
          <w:b/>
          <w:lang w:val="en-US"/>
        </w:rPr>
        <w:tab/>
      </w:r>
      <w:r>
        <w:rPr>
          <w:b/>
          <w:lang w:val="en-US"/>
        </w:rPr>
        <w:t>(b) Visited health facility</w:t>
      </w:r>
    </w:p>
    <w:p w:rsidR="00027E5F" w:rsidP="00027E5F" w:rsidRDefault="00027E5F" w14:paraId="5A540AC3" w14:textId="77777777">
      <w:pPr>
        <w:pStyle w:val="NoSpacing"/>
        <w:ind w:left="360"/>
        <w:contextualSpacing/>
        <w:jc w:val="left"/>
        <w:rPr>
          <w:b/>
          <w:lang w:val="en-US"/>
        </w:rPr>
      </w:pPr>
    </w:p>
    <w:p w:rsidRPr="007947FC" w:rsidR="00027E5F" w:rsidP="00027E5F" w:rsidRDefault="00027E5F" w14:paraId="652DCB88" w14:textId="77777777">
      <w:pPr>
        <w:pStyle w:val="NoSpacing"/>
        <w:contextualSpacing/>
        <w:jc w:val="left"/>
      </w:pPr>
      <w:r w:rsidRPr="66D1B340">
        <w:rPr>
          <w:noProof/>
          <w:sz w:val="20"/>
          <w:szCs w:val="20"/>
          <w:lang w:val="en-US"/>
        </w:rPr>
        <w:t xml:space="preserve"> </w:t>
      </w:r>
      <w:r>
        <w:rPr>
          <w:noProof/>
        </w:rPr>
        <w:drawing>
          <wp:inline distT="0" distB="0" distL="0" distR="0" wp14:anchorId="0967FE32" wp14:editId="331CAEFA">
            <wp:extent cx="2621756" cy="2221551"/>
            <wp:effectExtent l="0" t="0" r="0" b="1270"/>
            <wp:docPr id="716879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9540" name="drawing"/>
                    <pic:cNvPicPr/>
                  </pic:nvPicPr>
                  <pic:blipFill>
                    <a:blip r:embed="rId69">
                      <a:extLst>
                        <a:ext uri="{28A0092B-C50C-407E-A947-70E740481C1C}">
                          <a14:useLocalDpi xmlns:a14="http://schemas.microsoft.com/office/drawing/2010/main"/>
                        </a:ext>
                      </a:extLst>
                    </a:blip>
                    <a:stretch>
                      <a:fillRect/>
                    </a:stretch>
                  </pic:blipFill>
                  <pic:spPr>
                    <a:xfrm>
                      <a:off x="0" y="0"/>
                      <a:ext cx="2632427" cy="2230593"/>
                    </a:xfrm>
                    <a:prstGeom prst="rect">
                      <a:avLst/>
                    </a:prstGeom>
                  </pic:spPr>
                </pic:pic>
              </a:graphicData>
            </a:graphic>
          </wp:inline>
        </w:drawing>
      </w:r>
      <w:r w:rsidRPr="66D1B340">
        <w:rPr>
          <w:noProof/>
          <w:sz w:val="20"/>
          <w:szCs w:val="20"/>
          <w:lang w:val="en-US"/>
        </w:rPr>
        <w:t xml:space="preserve"> </w:t>
      </w:r>
      <w:r>
        <w:rPr>
          <w:noProof/>
        </w:rPr>
        <w:drawing>
          <wp:inline distT="0" distB="0" distL="0" distR="0" wp14:anchorId="1C609B14" wp14:editId="63A082B2">
            <wp:extent cx="2921793" cy="2216375"/>
            <wp:effectExtent l="0" t="0" r="0" b="6350"/>
            <wp:docPr id="437528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8301" name="Picture 437528301"/>
                    <pic:cNvPicPr/>
                  </pic:nvPicPr>
                  <pic:blipFill>
                    <a:blip r:embed="rId70">
                      <a:extLst>
                        <a:ext uri="{28A0092B-C50C-407E-A947-70E740481C1C}">
                          <a14:useLocalDpi xmlns:a14="http://schemas.microsoft.com/office/drawing/2010/main"/>
                        </a:ext>
                      </a:extLst>
                    </a:blip>
                    <a:stretch>
                      <a:fillRect/>
                    </a:stretch>
                  </pic:blipFill>
                  <pic:spPr>
                    <a:xfrm>
                      <a:off x="0" y="0"/>
                      <a:ext cx="2959509" cy="2244985"/>
                    </a:xfrm>
                    <a:prstGeom prst="rect">
                      <a:avLst/>
                    </a:prstGeom>
                  </pic:spPr>
                </pic:pic>
              </a:graphicData>
            </a:graphic>
          </wp:inline>
        </w:drawing>
      </w:r>
    </w:p>
    <w:p w:rsidRPr="00085190" w:rsidR="00027E5F" w:rsidP="00027E5F" w:rsidRDefault="00027E5F" w14:paraId="28E60171" w14:textId="77777777">
      <w:pPr>
        <w:pStyle w:val="NoSpacing"/>
        <w:numPr>
          <w:ilvl w:val="0"/>
          <w:numId w:val="12"/>
        </w:numPr>
        <w:contextualSpacing/>
        <w:rPr>
          <w:b/>
          <w:lang w:val="en-US"/>
        </w:rPr>
      </w:pPr>
      <w:r>
        <w:rPr>
          <w:b/>
          <w:lang w:val="en-US"/>
        </w:rPr>
        <w:t>Health f</w:t>
      </w:r>
      <w:r w:rsidRPr="00085190">
        <w:rPr>
          <w:b/>
          <w:lang w:val="en-US"/>
        </w:rPr>
        <w:t>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(d) Postnatal check</w:t>
      </w:r>
    </w:p>
    <w:p w:rsidR="00027E5F" w:rsidP="00027E5F" w:rsidRDefault="00027E5F" w14:paraId="1AD20825" w14:textId="77777777">
      <w:pPr>
        <w:pStyle w:val="NoSpacing"/>
        <w:spacing w:after="120"/>
        <w:rPr>
          <w:noProof/>
          <w:sz w:val="20"/>
          <w:lang w:val="en-US"/>
        </w:rPr>
      </w:pPr>
    </w:p>
    <w:p w:rsidR="00027E5F" w:rsidP="00027E5F" w:rsidRDefault="00027E5F" w14:paraId="068F40D9" w14:textId="77777777">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Pr>
          <w:lang w:val="en-US"/>
        </w:rPr>
        <w:t>the</w:t>
      </w:r>
      <w:r w:rsidRPr="003909CE">
        <w:rPr>
          <w:lang w:val="en-US"/>
        </w:rPr>
        <w:t xml:space="preserve"> ML model </w:t>
      </w:r>
      <w:r>
        <w:rPr>
          <w:lang w:val="en-US"/>
        </w:rPr>
        <w:t>used the variables as a top five predictor</w:t>
      </w:r>
      <w:r w:rsidRPr="003909CE">
        <w:rPr>
          <w:lang w:val="en-US"/>
        </w:rPr>
        <w:t xml:space="preserve">. </w:t>
      </w:r>
      <w:r>
        <w:rPr>
          <w:lang w:val="en-US"/>
        </w:rPr>
        <w:t>V</w:t>
      </w:r>
      <w:r w:rsidRPr="003909CE">
        <w:rPr>
          <w:lang w:val="en-US"/>
        </w:rPr>
        <w:t>ariables with a * highlight variables that are included in the classical model.</w:t>
      </w:r>
      <w:r>
        <w:rPr>
          <w:lang w:val="en-US"/>
        </w:rPr>
        <w:t xml:space="preserve"> The total number of times a variable can be ranked as top five is 32 because we include 32 countries in the analysis. For some variables, which were not available for all countries based on the selection criteria (see Section 3), the maximum of the top five predictors is lower than 32. A detailed description of the variables and the availability per country can be found in Appendix Table A.1. The table on the country level and with the variable importance score can be found in Appendix Table A.2 – A.5.</w:t>
      </w:r>
    </w:p>
    <w:p w:rsidR="00027E5F" w:rsidRDefault="00027E5F" w14:paraId="28AF866B" w14:textId="77777777">
      <w:pPr>
        <w:spacing w:line="259" w:lineRule="auto"/>
        <w:jc w:val="left"/>
        <w:rPr>
          <w:shd w:val="clear" w:color="auto" w:fill="FFFFFF"/>
          <w:lang w:val="en-US"/>
        </w:rPr>
      </w:pPr>
      <w:r>
        <w:rPr>
          <w:shd w:val="clear" w:color="auto" w:fill="FFFFFF"/>
          <w:lang w:val="en-US"/>
        </w:rPr>
        <w:br w:type="page"/>
      </w:r>
    </w:p>
    <w:p w:rsidR="00027E5F" w:rsidP="00027E5F" w:rsidRDefault="00027E5F" w14:paraId="152CA2E5" w14:textId="77777777">
      <w:pPr>
        <w:spacing w:after="0" w:line="240" w:lineRule="auto"/>
        <w:rPr>
          <w:rFonts w:cs="Times New Roman"/>
          <w:b/>
          <w:lang w:val="en-US"/>
        </w:rPr>
      </w:pPr>
      <w:r w:rsidRPr="00011FF8">
        <w:rPr>
          <w:rFonts w:cs="Times New Roman"/>
          <w:b/>
          <w:lang w:val="en-US"/>
        </w:rPr>
        <w:t>Figure 3: Comparison of average health insurance coverage</w:t>
      </w:r>
      <w:r>
        <w:rPr>
          <w:rFonts w:cs="Times New Roman"/>
          <w:b/>
          <w:lang w:val="en-US"/>
        </w:rPr>
        <w:t xml:space="preserve"> and take-up of health services</w:t>
      </w:r>
      <w:r w:rsidRPr="00011FF8">
        <w:rPr>
          <w:rFonts w:cs="Times New Roman"/>
          <w:b/>
          <w:lang w:val="en-US"/>
        </w:rPr>
        <w:t xml:space="preserve"> based on DHS and </w:t>
      </w:r>
      <w:r>
        <w:rPr>
          <w:rFonts w:cs="Times New Roman"/>
          <w:b/>
          <w:lang w:val="en-US"/>
        </w:rPr>
        <w:t>c</w:t>
      </w:r>
      <w:r w:rsidRPr="00011FF8">
        <w:rPr>
          <w:rFonts w:cs="Times New Roman"/>
          <w:b/>
          <w:lang w:val="en-US"/>
        </w:rPr>
        <w:t xml:space="preserve">ensus </w:t>
      </w:r>
      <w:r>
        <w:rPr>
          <w:rFonts w:cs="Times New Roman"/>
          <w:b/>
          <w:lang w:val="en-US"/>
        </w:rPr>
        <w:t>d</w:t>
      </w:r>
      <w:r w:rsidRPr="00011FF8">
        <w:rPr>
          <w:rFonts w:cs="Times New Roman"/>
          <w:b/>
          <w:lang w:val="en-US"/>
        </w:rPr>
        <w:t>ata</w:t>
      </w:r>
      <w:r>
        <w:rPr>
          <w:rFonts w:cs="Times New Roman"/>
          <w:b/>
          <w:lang w:val="en-US"/>
        </w:rPr>
        <w:t>, Nigeria and Zimbabw</w:t>
      </w:r>
      <w:r>
        <w:rPr>
          <w:rFonts w:cs="Times New Roman"/>
          <w:b/>
          <w:lang w:val="en-US"/>
        </w:rPr>
        <w:t>e</w:t>
      </w:r>
    </w:p>
    <w:p w:rsidR="00027E5F" w:rsidP="3C358BCC" w:rsidRDefault="00027E5F" w14:paraId="6938839E" w14:textId="29C79E76">
      <w:pPr>
        <w:spacing w:after="0" w:line="240" w:lineRule="auto"/>
        <w:jc w:val="center"/>
      </w:pPr>
      <w:r w:rsidRPr="3C358BCC" w:rsidR="76315241">
        <w:rPr>
          <w:rFonts w:cs="Times New Roman"/>
          <w:b w:val="1"/>
          <w:bCs w:val="1"/>
          <w:lang w:val="en-US"/>
        </w:rPr>
        <w:t>(a)</w:t>
      </w:r>
    </w:p>
    <w:p w:rsidR="00027E5F" w:rsidP="00027E5F" w:rsidRDefault="00027E5F" w14:paraId="70C486F7" w14:textId="6C71EA5B">
      <w:pPr>
        <w:spacing w:after="0" w:line="240" w:lineRule="auto"/>
        <w:rPr>
          <w:rFonts w:cs="Times New Roman"/>
          <w:b/>
          <w:lang w:val="en-US"/>
        </w:rPr>
      </w:pPr>
      <w:r w:rsidR="00027E5F">
        <w:drawing>
          <wp:inline wp14:editId="4684AB43" wp14:anchorId="3F8C7F15">
            <wp:extent cx="6322218" cy="4741350"/>
            <wp:effectExtent l="0" t="0" r="2540" b="0"/>
            <wp:docPr id="1962148953" name="Grafik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71" cstate="print">
                      <a:extLst>
                        <a:ext uri="{28A0092B-C50C-407E-A947-70E740481C1C}">
                          <a14:useLocalDpi xmlns:a14="http://schemas.microsoft.com/office/drawing/2010/main" val="0"/>
                        </a:ext>
                      </a:extLst>
                    </a:blip>
                    <a:srcRect/>
                    <a:stretch>
                      <a:fillRect/>
                    </a:stretch>
                  </pic:blipFill>
                  <pic:spPr bwMode="auto">
                    <a:xfrm>
                      <a:off x="0" y="0"/>
                      <a:ext cx="6361296" cy="4770657"/>
                    </a:xfrm>
                    <a:prstGeom prst="rect">
                      <a:avLst/>
                    </a:prstGeom>
                    <a:noFill/>
                    <a:ln>
                      <a:noFill/>
                    </a:ln>
                  </pic:spPr>
                </pic:pic>
              </a:graphicData>
            </a:graphic>
          </wp:inline>
        </w:drawing>
      </w:r>
    </w:p>
    <w:p w:rsidRPr="00FB7F91" w:rsidR="00027E5F" w:rsidP="3C358BCC" w:rsidRDefault="00027E5F" w14:paraId="3C3C9125" w14:textId="3C24CEDF">
      <w:pPr>
        <w:spacing w:after="120"/>
        <w:jc w:val="center"/>
        <w:rPr>
          <w:rFonts w:ascii="Garamond" w:hAnsi="Garamond" w:eastAsia="Garamond" w:cs="Garamond"/>
          <w:b w:val="1"/>
          <w:bCs w:val="1"/>
          <w:noProof w:val="0"/>
          <w:sz w:val="22"/>
          <w:szCs w:val="22"/>
          <w:lang w:val="en-GB"/>
        </w:rPr>
      </w:pPr>
    </w:p>
    <w:p w:rsidRPr="00FB7F91" w:rsidR="00027E5F" w:rsidP="00027E5F" w:rsidRDefault="00027E5F" w14:paraId="6EE4C94F" w14:textId="545EEFFC">
      <w:pPr>
        <w:spacing w:after="120"/>
      </w:pPr>
      <w:r>
        <w:br w:type="page"/>
      </w:r>
    </w:p>
    <w:p w:rsidRPr="00FB7F91" w:rsidR="00027E5F" w:rsidP="3C358BCC" w:rsidRDefault="00027E5F" w14:paraId="6E74C200" w14:textId="1753A4D6">
      <w:pPr>
        <w:pStyle w:val="Normal"/>
        <w:spacing w:after="120"/>
        <w:jc w:val="center"/>
      </w:pPr>
      <w:r w:rsidRPr="3C358BCC" w:rsidR="2FCF60E4">
        <w:rPr>
          <w:rFonts w:ascii="Garamond" w:hAnsi="Garamond" w:eastAsia="Garamond" w:cs="Garamond"/>
          <w:b w:val="1"/>
          <w:bCs w:val="1"/>
          <w:noProof w:val="0"/>
          <w:sz w:val="22"/>
          <w:szCs w:val="22"/>
          <w:lang w:val="en-GB"/>
        </w:rPr>
        <w:t>(b)</w:t>
      </w:r>
    </w:p>
    <w:p w:rsidRPr="00FB7F91" w:rsidR="00027E5F" w:rsidP="3C358BCC" w:rsidRDefault="00027E5F" w14:paraId="55D24FA1" w14:textId="29342A27">
      <w:pPr>
        <w:pStyle w:val="Normal"/>
        <w:spacing w:after="120"/>
        <w:rPr>
          <w:b w:val="1"/>
          <w:bCs w:val="1"/>
        </w:rPr>
      </w:pPr>
      <w:r w:rsidR="00027E5F">
        <w:drawing>
          <wp:inline wp14:editId="2571949C" wp14:anchorId="25624CAF">
            <wp:extent cx="6457949" cy="4843462"/>
            <wp:effectExtent l="0" t="0" r="0" b="0"/>
            <wp:docPr id="486615294" name="Grafik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72" cstate="print">
                      <a:extLst>
                        <a:ext uri="{28A0092B-C50C-407E-A947-70E740481C1C}">
                          <a14:useLocalDpi xmlns:a14="http://schemas.microsoft.com/office/drawing/2010/main" val="0"/>
                        </a:ext>
                      </a:extLst>
                    </a:blip>
                    <a:srcRect/>
                    <a:stretch>
                      <a:fillRect/>
                    </a:stretch>
                  </pic:blipFill>
                  <pic:spPr bwMode="auto">
                    <a:xfrm>
                      <a:off x="0" y="0"/>
                      <a:ext cx="6494342" cy="4870756"/>
                    </a:xfrm>
                    <a:prstGeom prst="rect">
                      <a:avLst/>
                    </a:prstGeom>
                    <a:noFill/>
                    <a:ln>
                      <a:noFill/>
                    </a:ln>
                  </pic:spPr>
                </pic:pic>
              </a:graphicData>
            </a:graphic>
          </wp:inline>
        </w:drawing>
      </w:r>
    </w:p>
    <w:p w:rsidR="00027E5F" w:rsidP="00027E5F" w:rsidRDefault="00027E5F" w14:paraId="0045C502" w14:textId="5B115C4E">
      <w:pPr>
        <w:spacing w:after="120" w:line="240" w:lineRule="auto"/>
        <w:rPr>
          <w:rFonts w:cs="Times New Roman"/>
          <w:sz w:val="18"/>
          <w:szCs w:val="18"/>
          <w:lang w:val="en-US"/>
        </w:rPr>
      </w:pPr>
      <w:r w:rsidRPr="4E2FB45A" w:rsidR="34B63720">
        <w:rPr>
          <w:rFonts w:cs="Times New Roman"/>
          <w:sz w:val="18"/>
          <w:szCs w:val="18"/>
          <w:lang w:val="en-US"/>
        </w:rPr>
        <w:t xml:space="preserve">Note: The figures show exemplary for the case of </w:t>
      </w:r>
      <w:r w:rsidRPr="4E2FB45A" w:rsidR="34B63720">
        <w:rPr>
          <w:rFonts w:cs="Times New Roman"/>
          <w:sz w:val="18"/>
          <w:szCs w:val="18"/>
          <w:lang w:val="en-US"/>
        </w:rPr>
        <w:t>Nigeria: the rows correspond to the four different outcomes (1) health insurance coverage, (2) visited health facility, (3) health facility-based births, (4) postnatal check, and the columns corresponds to the four different models and data sources</w:t>
      </w:r>
      <w:r w:rsidRPr="4E2FB45A" w:rsidR="34B63720">
        <w:rPr>
          <w:rFonts w:cs="Times New Roman"/>
          <w:sz w:val="18"/>
          <w:szCs w:val="18"/>
          <w:lang w:val="en-US"/>
        </w:rPr>
        <w:t xml:space="preserve"> (a) the reported regional (admin 1 level) averages in the DHS data, (</w:t>
      </w:r>
      <w:r w:rsidRPr="4E2FB45A" w:rsidR="34B63720">
        <w:rPr>
          <w:rFonts w:cs="Times New Roman"/>
          <w:sz w:val="18"/>
          <w:szCs w:val="18"/>
          <w:lang w:val="en-US"/>
        </w:rPr>
        <w:t>b</w:t>
      </w:r>
      <w:r w:rsidRPr="4E2FB45A" w:rsidR="34B63720">
        <w:rPr>
          <w:rFonts w:cs="Times New Roman"/>
          <w:sz w:val="18"/>
          <w:szCs w:val="18"/>
          <w:lang w:val="en-US"/>
        </w:rPr>
        <w:t xml:space="preserve">) the predicted </w:t>
      </w:r>
      <w:r w:rsidRPr="4E2FB45A" w:rsidR="34B63720">
        <w:rPr>
          <w:rFonts w:cs="Times New Roman"/>
          <w:sz w:val="18"/>
          <w:szCs w:val="18"/>
          <w:lang w:val="en-US"/>
        </w:rPr>
        <w:t>regional</w:t>
      </w:r>
      <w:r w:rsidRPr="4E2FB45A" w:rsidR="34B63720">
        <w:rPr>
          <w:rFonts w:cs="Times New Roman"/>
          <w:sz w:val="18"/>
          <w:szCs w:val="18"/>
          <w:lang w:val="en-US"/>
        </w:rPr>
        <w:t xml:space="preserve"> (admin </w:t>
      </w:r>
      <w:r w:rsidRPr="4E2FB45A" w:rsidR="34B63720">
        <w:rPr>
          <w:rFonts w:cs="Times New Roman"/>
          <w:sz w:val="18"/>
          <w:szCs w:val="18"/>
          <w:lang w:val="en-US"/>
        </w:rPr>
        <w:t>1</w:t>
      </w:r>
      <w:r w:rsidRPr="4E2FB45A" w:rsidR="34B63720">
        <w:rPr>
          <w:rFonts w:cs="Times New Roman"/>
          <w:sz w:val="18"/>
          <w:szCs w:val="18"/>
          <w:lang w:val="en-US"/>
        </w:rPr>
        <w:t xml:space="preserve"> level) average</w:t>
      </w:r>
      <w:r w:rsidRPr="4E2FB45A" w:rsidR="34B63720">
        <w:rPr>
          <w:rFonts w:cs="Times New Roman"/>
          <w:sz w:val="18"/>
          <w:szCs w:val="18"/>
          <w:lang w:val="en-US"/>
        </w:rPr>
        <w:t>s</w:t>
      </w:r>
      <w:r w:rsidRPr="4E2FB45A" w:rsidR="34B63720">
        <w:rPr>
          <w:rFonts w:cs="Times New Roman"/>
          <w:sz w:val="18"/>
          <w:szCs w:val="18"/>
          <w:lang w:val="en-US"/>
        </w:rPr>
        <w:t xml:space="preserve"> based on the ML model with </w:t>
      </w:r>
      <w:r w:rsidRPr="4E2FB45A" w:rsidR="34B63720">
        <w:rPr>
          <w:rFonts w:cs="Times New Roman"/>
          <w:sz w:val="18"/>
          <w:szCs w:val="18"/>
          <w:lang w:val="en-US"/>
        </w:rPr>
        <w:t xml:space="preserve">all available </w:t>
      </w:r>
      <w:r w:rsidRPr="4E2FB45A" w:rsidR="34B63720">
        <w:rPr>
          <w:rFonts w:cs="Times New Roman"/>
          <w:sz w:val="18"/>
          <w:szCs w:val="18"/>
          <w:lang w:val="en-US"/>
        </w:rPr>
        <w:t>variables from the DHS data, (</w:t>
      </w:r>
      <w:r w:rsidRPr="4E2FB45A" w:rsidR="34B63720">
        <w:rPr>
          <w:rFonts w:cs="Times New Roman"/>
          <w:sz w:val="18"/>
          <w:szCs w:val="18"/>
          <w:lang w:val="en-US"/>
        </w:rPr>
        <w:t>c</w:t>
      </w:r>
      <w:r w:rsidRPr="4E2FB45A" w:rsidR="34B63720">
        <w:rPr>
          <w:rFonts w:cs="Times New Roman"/>
          <w:sz w:val="18"/>
          <w:szCs w:val="18"/>
          <w:lang w:val="en-US"/>
        </w:rPr>
        <w:t xml:space="preserve">) the predicted </w:t>
      </w:r>
      <w:r w:rsidRPr="4E2FB45A" w:rsidR="34B63720">
        <w:rPr>
          <w:rFonts w:cs="Times New Roman"/>
          <w:sz w:val="18"/>
          <w:szCs w:val="18"/>
          <w:lang w:val="en-US"/>
        </w:rPr>
        <w:t>regional</w:t>
      </w:r>
      <w:r w:rsidRPr="4E2FB45A" w:rsidR="34B63720">
        <w:rPr>
          <w:rFonts w:cs="Times New Roman"/>
          <w:sz w:val="18"/>
          <w:szCs w:val="18"/>
          <w:lang w:val="en-US"/>
        </w:rPr>
        <w:t xml:space="preserve"> (admin </w:t>
      </w:r>
      <w:r w:rsidRPr="4E2FB45A" w:rsidR="34B63720">
        <w:rPr>
          <w:rFonts w:cs="Times New Roman"/>
          <w:sz w:val="18"/>
          <w:szCs w:val="18"/>
          <w:lang w:val="en-US"/>
        </w:rPr>
        <w:t>1</w:t>
      </w:r>
      <w:r w:rsidRPr="4E2FB45A" w:rsidR="34B63720">
        <w:rPr>
          <w:rFonts w:cs="Times New Roman"/>
          <w:sz w:val="18"/>
          <w:szCs w:val="18"/>
          <w:lang w:val="en-US"/>
        </w:rPr>
        <w:t xml:space="preserve"> level) average</w:t>
      </w:r>
      <w:r w:rsidRPr="4E2FB45A" w:rsidR="34B63720">
        <w:rPr>
          <w:rFonts w:cs="Times New Roman"/>
          <w:sz w:val="18"/>
          <w:szCs w:val="18"/>
          <w:lang w:val="en-US"/>
        </w:rPr>
        <w:t>s</w:t>
      </w:r>
      <w:r w:rsidRPr="4E2FB45A" w:rsidR="34B63720">
        <w:rPr>
          <w:rFonts w:cs="Times New Roman"/>
          <w:sz w:val="18"/>
          <w:szCs w:val="18"/>
          <w:lang w:val="en-US"/>
        </w:rPr>
        <w:t xml:space="preserve"> based on the ML model with </w:t>
      </w:r>
      <w:r w:rsidRPr="4E2FB45A" w:rsidR="34B63720">
        <w:rPr>
          <w:rFonts w:cs="Times New Roman"/>
          <w:sz w:val="18"/>
          <w:szCs w:val="18"/>
          <w:lang w:val="en-US"/>
        </w:rPr>
        <w:t>a restricted number of variables</w:t>
      </w:r>
      <w:r w:rsidRPr="4E2FB45A" w:rsidR="34B63720">
        <w:rPr>
          <w:rFonts w:cs="Times New Roman"/>
          <w:sz w:val="18"/>
          <w:szCs w:val="18"/>
          <w:lang w:val="en-US"/>
        </w:rPr>
        <w:t xml:space="preserve"> from the DHS data</w:t>
      </w:r>
      <w:r w:rsidRPr="4E2FB45A" w:rsidR="34B63720">
        <w:rPr>
          <w:rFonts w:cs="Times New Roman"/>
          <w:sz w:val="18"/>
          <w:szCs w:val="18"/>
          <w:lang w:val="en-US"/>
        </w:rPr>
        <w:t xml:space="preserve"> that are also available in the census data</w:t>
      </w:r>
      <w:r w:rsidRPr="4E2FB45A" w:rsidR="34B63720">
        <w:rPr>
          <w:rFonts w:cs="Times New Roman"/>
          <w:sz w:val="18"/>
          <w:szCs w:val="18"/>
          <w:lang w:val="en-US"/>
        </w:rPr>
        <w:t xml:space="preserve">, </w:t>
      </w:r>
      <w:r w:rsidRPr="4E2FB45A" w:rsidR="34B63720">
        <w:rPr>
          <w:rFonts w:cs="Times New Roman"/>
          <w:sz w:val="18"/>
          <w:szCs w:val="18"/>
          <w:lang w:val="en-US"/>
        </w:rPr>
        <w:t xml:space="preserve">(d) </w:t>
      </w:r>
      <w:r w:rsidRPr="4E2FB45A" w:rsidR="34B63720">
        <w:rPr>
          <w:rFonts w:cs="Times New Roman"/>
          <w:sz w:val="18"/>
          <w:szCs w:val="18"/>
          <w:lang w:val="en-US"/>
        </w:rPr>
        <w:t xml:space="preserve">the predicted district (admin 2 level) average based on the ML model with </w:t>
      </w:r>
      <w:r w:rsidRPr="4E2FB45A" w:rsidR="34B63720">
        <w:rPr>
          <w:rFonts w:cs="Times New Roman"/>
          <w:sz w:val="18"/>
          <w:szCs w:val="18"/>
          <w:lang w:val="en-US"/>
        </w:rPr>
        <w:t xml:space="preserve">a </w:t>
      </w:r>
      <w:r w:rsidRPr="4E2FB45A" w:rsidR="34B63720">
        <w:rPr>
          <w:rFonts w:cs="Times New Roman"/>
          <w:sz w:val="18"/>
          <w:szCs w:val="18"/>
          <w:lang w:val="en-US"/>
        </w:rPr>
        <w:t xml:space="preserve">restricted number of variables from the </w:t>
      </w:r>
      <w:r w:rsidRPr="4E2FB45A" w:rsidR="34B63720">
        <w:rPr>
          <w:rFonts w:cs="Times New Roman"/>
          <w:sz w:val="18"/>
          <w:szCs w:val="18"/>
          <w:lang w:val="en-US"/>
        </w:rPr>
        <w:t>census</w:t>
      </w:r>
      <w:r w:rsidRPr="4E2FB45A" w:rsidR="34B63720">
        <w:rPr>
          <w:rFonts w:cs="Times New Roman"/>
          <w:sz w:val="18"/>
          <w:szCs w:val="18"/>
          <w:lang w:val="en-US"/>
        </w:rPr>
        <w:t xml:space="preserve"> data. </w:t>
      </w:r>
      <w:r w:rsidRPr="4E2FB45A" w:rsidR="34B63720">
        <w:rPr>
          <w:rFonts w:cs="Times New Roman"/>
          <w:sz w:val="18"/>
          <w:szCs w:val="18"/>
          <w:lang w:val="en-US"/>
        </w:rPr>
        <w:t xml:space="preserve">The scale for </w:t>
      </w:r>
      <w:r w:rsidRPr="4E2FB45A" w:rsidR="52B31372">
        <w:rPr>
          <w:rFonts w:cs="Times New Roman"/>
          <w:sz w:val="18"/>
          <w:szCs w:val="18"/>
          <w:lang w:val="en-US"/>
        </w:rPr>
        <w:t xml:space="preserve">the </w:t>
      </w:r>
      <w:r w:rsidRPr="4E2FB45A" w:rsidR="34B63720">
        <w:rPr>
          <w:rFonts w:cs="Times New Roman"/>
          <w:sz w:val="18"/>
          <w:szCs w:val="18"/>
          <w:lang w:val="en-US"/>
        </w:rPr>
        <w:t>outcome</w:t>
      </w:r>
      <w:r w:rsidRPr="4E2FB45A" w:rsidR="34B63720">
        <w:rPr>
          <w:rFonts w:cs="Times New Roman"/>
          <w:sz w:val="18"/>
          <w:szCs w:val="18"/>
          <w:lang w:val="en-US"/>
        </w:rPr>
        <w:t xml:space="preserve"> health insurance coverage only ranges from 0-40% for better visualization of differences in an imbalanced sample. </w:t>
      </w:r>
      <w:commentRangeStart w:id="20"/>
      <w:r w:rsidRPr="4E2FB45A" w:rsidR="34B63720">
        <w:rPr>
          <w:rFonts w:cs="Times New Roman"/>
          <w:sz w:val="18"/>
          <w:szCs w:val="18"/>
          <w:lang w:val="en-US"/>
        </w:rPr>
        <w:t xml:space="preserve">Maps of all available </w:t>
      </w:r>
      <w:commentRangeEnd w:id="20"/>
      <w:r>
        <w:rPr>
          <w:rStyle w:val="CommentReference"/>
        </w:rPr>
        <w:commentReference w:id="20"/>
      </w:r>
      <w:r w:rsidRPr="4E2FB45A" w:rsidR="34B63720">
        <w:rPr>
          <w:rFonts w:cs="Times New Roman"/>
          <w:sz w:val="18"/>
          <w:szCs w:val="18"/>
          <w:lang w:val="en-US"/>
        </w:rPr>
        <w:t xml:space="preserve">countries can be found in Appendix </w:t>
      </w:r>
      <w:r w:rsidRPr="4E2FB45A" w:rsidR="7FB792F2">
        <w:rPr>
          <w:rFonts w:cs="Times New Roman"/>
          <w:sz w:val="18"/>
          <w:szCs w:val="18"/>
          <w:lang w:val="en-US"/>
        </w:rPr>
        <w:t>Fig</w:t>
      </w:r>
      <w:r w:rsidRPr="4E2FB45A" w:rsidR="2E957716">
        <w:rPr>
          <w:rFonts w:cs="Times New Roman"/>
          <w:sz w:val="18"/>
          <w:szCs w:val="18"/>
          <w:lang w:val="en-US"/>
        </w:rPr>
        <w:t>ure</w:t>
      </w:r>
      <w:r w:rsidRPr="4E2FB45A" w:rsidR="34B63720">
        <w:rPr>
          <w:rFonts w:cs="Times New Roman"/>
          <w:sz w:val="18"/>
          <w:szCs w:val="18"/>
          <w:lang w:val="en-US"/>
        </w:rPr>
        <w:t>A.</w:t>
      </w:r>
      <w:r w:rsidRPr="4E2FB45A" w:rsidR="2BC534A8">
        <w:rPr>
          <w:rFonts w:cs="Times New Roman"/>
          <w:sz w:val="18"/>
          <w:szCs w:val="18"/>
          <w:lang w:val="en-US"/>
        </w:rPr>
        <w:t>5</w:t>
      </w:r>
      <w:r w:rsidRPr="4E2FB45A" w:rsidR="34B63720">
        <w:rPr>
          <w:rFonts w:cs="Times New Roman"/>
          <w:sz w:val="18"/>
          <w:szCs w:val="18"/>
          <w:lang w:val="en-US"/>
        </w:rPr>
        <w:t>.</w:t>
      </w:r>
    </w:p>
    <w:p w:rsidR="00C74007" w:rsidRDefault="00C74007" w14:paraId="64102F87" w14:textId="63B13A80">
      <w:pPr>
        <w:spacing w:line="259" w:lineRule="auto"/>
        <w:jc w:val="left"/>
        <w:rPr>
          <w:rFonts w:eastAsiaTheme="majorEastAsia" w:cstheme="majorBidi"/>
          <w:color w:val="595959" w:themeColor="text1" w:themeTint="A6"/>
          <w:sz w:val="32"/>
          <w:szCs w:val="32"/>
          <w:shd w:val="clear" w:color="auto" w:fill="FFFFFF"/>
          <w:lang w:val="en-US"/>
        </w:rPr>
      </w:pPr>
      <w:r>
        <w:rPr>
          <w:shd w:val="clear" w:color="auto" w:fill="FFFFFF"/>
          <w:lang w:val="en-US"/>
        </w:rPr>
        <w:br w:type="page"/>
      </w:r>
    </w:p>
    <w:p w:rsidRPr="00F34B3E" w:rsidR="00847B2D" w:rsidP="004C2A0F" w:rsidRDefault="00847B2D" w14:paraId="3316429F" w14:textId="014C3815">
      <w:pPr>
        <w:pStyle w:val="Heading1"/>
        <w:numPr>
          <w:ilvl w:val="0"/>
          <w:numId w:val="0"/>
        </w:numPr>
        <w:rPr>
          <w:shd w:val="clear" w:color="auto" w:fill="FFFFFF"/>
          <w:lang w:val="en-US"/>
        </w:rPr>
      </w:pPr>
      <w:r w:rsidRPr="00F34B3E">
        <w:rPr>
          <w:shd w:val="clear" w:color="auto" w:fill="FFFFFF"/>
          <w:lang w:val="en-US"/>
        </w:rPr>
        <w:t>Appendix</w:t>
      </w:r>
    </w:p>
    <w:p w:rsidR="00847B2D" w:rsidP="00847B2D" w:rsidRDefault="00C41793" w14:paraId="659F8E34" w14:textId="1B9D053C">
      <w:pPr>
        <w:rPr>
          <w:lang w:val="en-US"/>
        </w:rPr>
      </w:pPr>
      <w:r>
        <w:rPr>
          <w:lang w:val="en-US"/>
        </w:rPr>
        <w:t>see separate document</w:t>
      </w:r>
    </w:p>
    <w:p w:rsidRPr="00F34B3E" w:rsidR="00C41793" w:rsidP="00847B2D" w:rsidRDefault="00C41793" w14:paraId="0E9BC046" w14:textId="77777777">
      <w:pPr>
        <w:rPr>
          <w:lang w:val="en-US"/>
        </w:rPr>
      </w:pPr>
    </w:p>
    <w:sectPr w:rsidRPr="00F34B3E" w:rsidR="00C41793" w:rsidSect="00D25D54">
      <w:pgSz w:w="11906" w:h="16838" w:orient="portrait"/>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KD" w:author="Kathrin Durizzo" w:date="2025-10-01T11:51:00Z" w:id="20">
    <w:p w:rsidR="00027E5F" w:rsidP="00027E5F" w:rsidRDefault="00027E5F" w14:paraId="63B782C2" w14:textId="77777777">
      <w:pPr>
        <w:pStyle w:val="CommentText"/>
        <w:jc w:val="left"/>
      </w:pPr>
      <w:r>
        <w:rPr>
          <w:rStyle w:val="CommentReference"/>
        </w:rPr>
        <w:annotationRef/>
      </w:r>
      <w:r w:rsidRPr="00950535">
        <w:rPr>
          <w:lang w:val="en-US"/>
        </w:rPr>
        <w:t xml:space="preserve">@Pepe: </w:t>
      </w:r>
    </w:p>
    <w:p w:rsidR="00027E5F" w:rsidP="00027E5F" w:rsidRDefault="00027E5F" w14:paraId="1220311C" w14:textId="77777777">
      <w:pPr>
        <w:pStyle w:val="CommentText"/>
        <w:ind w:left="300"/>
        <w:jc w:val="left"/>
      </w:pPr>
      <w:r w:rsidRPr="00950535">
        <w:rPr>
          <w:lang w:val="en-US"/>
        </w:rPr>
        <w:t>South Africa, Lesotho is missing, please add</w:t>
      </w:r>
    </w:p>
    <w:p w:rsidR="00027E5F" w:rsidP="00027E5F" w:rsidRDefault="00027E5F" w14:paraId="7808B079" w14:textId="77777777">
      <w:pPr>
        <w:pStyle w:val="CommentText"/>
        <w:ind w:left="300"/>
        <w:jc w:val="left"/>
      </w:pPr>
      <w:r w:rsidRPr="00950535">
        <w:rPr>
          <w:lang w:val="en-US"/>
        </w:rPr>
        <w:t xml:space="preserve">Many maps do have missing parts (e.g. Ethiopia) - we need to know for each why this is the case. For Tanzania I think is </w:t>
      </w:r>
      <w:proofErr w:type="spellStart"/>
      <w:r w:rsidRPr="00950535">
        <w:rPr>
          <w:lang w:val="en-US"/>
        </w:rPr>
        <w:t>is</w:t>
      </w:r>
      <w:proofErr w:type="spellEnd"/>
      <w:r w:rsidRPr="00950535">
        <w:rPr>
          <w:lang w:val="en-US"/>
        </w:rPr>
        <w:t xml:space="preserve"> due to lakes but we need to be sure and mention that in the notes.</w:t>
      </w:r>
    </w:p>
    <w:p w:rsidR="00027E5F" w:rsidP="00027E5F" w:rsidRDefault="00027E5F" w14:paraId="0066FFBB" w14:textId="77777777">
      <w:pPr>
        <w:pStyle w:val="CommentText"/>
        <w:ind w:left="300"/>
        <w:jc w:val="left"/>
      </w:pPr>
      <w:r w:rsidRPr="00950535">
        <w:rPr>
          <w:lang w:val="en-US"/>
        </w:rPr>
        <w:t>Uganda short model is missing</w:t>
      </w:r>
    </w:p>
  </w:comment>
</w:comments>
</file>

<file path=word/commentsExtended.xml><?xml version="1.0" encoding="utf-8"?>
<w15:commentsEx xmlns:mc="http://schemas.openxmlformats.org/markup-compatibility/2006" xmlns:w15="http://schemas.microsoft.com/office/word/2012/wordml" mc:Ignorable="w15">
  <w15:commentEx w15:done="0" w15:paraId="0066FFB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626925" w16cex:dateUtc="2025-10-01T15:51:00Z"/>
</w16cex:commentsExtensible>
</file>

<file path=word/commentsIds.xml><?xml version="1.0" encoding="utf-8"?>
<w16cid:commentsIds xmlns:mc="http://schemas.openxmlformats.org/markup-compatibility/2006" xmlns:w16cid="http://schemas.microsoft.com/office/word/2016/wordml/cid" mc:Ignorable="w16cid">
  <w16cid:commentId w16cid:paraId="0066FFBB" w16cid:durableId="7A6269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021F" w:rsidP="00435A8F" w:rsidRDefault="00B7021F" w14:paraId="3C644C91" w14:textId="77777777">
      <w:pPr>
        <w:spacing w:after="0" w:line="240" w:lineRule="auto"/>
      </w:pPr>
      <w:r>
        <w:separator/>
      </w:r>
    </w:p>
  </w:endnote>
  <w:endnote w:type="continuationSeparator" w:id="0">
    <w:p w:rsidR="00B7021F" w:rsidP="00435A8F" w:rsidRDefault="00B7021F" w14:paraId="417321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RWPalladioL-Roma">
    <w:panose1 w:val="020B0604020202020204"/>
    <w:charset w:val="00"/>
    <w:family w:val="auto"/>
    <w:notTrueType/>
    <w:pitch w:val="default"/>
    <w:sig w:usb0="00000003" w:usb1="00000000" w:usb2="00000000" w:usb3="00000000" w:csb0="00000001" w:csb1="00000000"/>
  </w:font>
  <w:font w:name="URWPalladioL-Ital">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847333"/>
      <w:docPartObj>
        <w:docPartGallery w:val="Page Numbers (Bottom of Page)"/>
        <w:docPartUnique/>
      </w:docPartObj>
    </w:sdtPr>
    <w:sdtEndPr>
      <w:rPr>
        <w:noProof/>
      </w:rPr>
    </w:sdtEndPr>
    <w:sdtContent>
      <w:p w:rsidR="00CE3DD1" w:rsidRDefault="00CE3DD1" w14:paraId="6CB14467" w14:textId="229F0029">
        <w:pPr>
          <w:pStyle w:val="Footer"/>
          <w:jc w:val="right"/>
        </w:pPr>
        <w:r>
          <w:fldChar w:fldCharType="begin"/>
        </w:r>
        <w:r>
          <w:instrText xml:space="preserve"> PAGE   \* MERGEFORMAT </w:instrText>
        </w:r>
        <w:r>
          <w:fldChar w:fldCharType="separate"/>
        </w:r>
        <w:r w:rsidR="00A06B10">
          <w:rPr>
            <w:noProof/>
          </w:rPr>
          <w:t>24</w:t>
        </w:r>
        <w:r>
          <w:rPr>
            <w:noProof/>
          </w:rPr>
          <w:fldChar w:fldCharType="end"/>
        </w:r>
      </w:p>
    </w:sdtContent>
  </w:sdt>
  <w:p w:rsidR="00CE3DD1" w:rsidRDefault="00CE3DD1" w14:paraId="216C122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021F" w:rsidP="00435A8F" w:rsidRDefault="00B7021F" w14:paraId="04BBFBBB" w14:textId="77777777">
      <w:pPr>
        <w:spacing w:after="0" w:line="240" w:lineRule="auto"/>
      </w:pPr>
      <w:r>
        <w:separator/>
      </w:r>
    </w:p>
  </w:footnote>
  <w:footnote w:type="continuationSeparator" w:id="0">
    <w:p w:rsidR="00B7021F" w:rsidP="00435A8F" w:rsidRDefault="00B7021F" w14:paraId="4A5BC044" w14:textId="77777777">
      <w:pPr>
        <w:spacing w:after="0" w:line="240" w:lineRule="auto"/>
      </w:pPr>
      <w:r>
        <w:continuationSeparator/>
      </w:r>
    </w:p>
  </w:footnote>
  <w:footnote w:id="3358">
    <w:p w:rsidRPr="00174BDC" w:rsidR="002211C9" w:rsidP="002211C9" w:rsidRDefault="002211C9" w14:paraId="5F7CDE40" w14:textId="77777777" w14:noSpellErr="1">
      <w:pPr>
        <w:autoSpaceDE w:val="0"/>
        <w:autoSpaceDN w:val="0"/>
        <w:adjustRightInd w:val="0"/>
        <w:spacing w:after="0" w:line="240" w:lineRule="auto"/>
        <w:rPr>
          <w:rFonts w:cs="URWPalladioL-Roma"/>
          <w:sz w:val="20"/>
          <w:szCs w:val="20"/>
          <w:lang w:val="en-US"/>
        </w:rPr>
      </w:pPr>
      <w:r w:rsidRPr="00BD3F38">
        <w:rPr>
          <w:rStyle w:val="FootnoteReference"/>
          <w:sz w:val="18"/>
          <w:szCs w:val="18"/>
        </w:rPr>
        <w:footnoteRef/>
      </w:r>
      <w:r w:rsidRPr="00BD3F38" w:rsidR="3C358BCC">
        <w:rPr>
          <w:sz w:val="18"/>
          <w:szCs w:val="18"/>
        </w:rPr>
        <w:t xml:space="preserve"> </w:t>
      </w:r>
      <w:r w:rsidRPr="00BD3F38" w:rsidR="3C358BCC">
        <w:rPr>
          <w:rFonts w:cs="URWPalladioL-Roma"/>
          <w:sz w:val="18"/>
          <w:szCs w:val="18"/>
          <w:lang w:val="en-US"/>
        </w:rPr>
        <w:t xml:space="preserve">A deeper discussion of the models and their field of application can </w:t>
      </w:r>
      <w:r w:rsidR="3C358BCC">
        <w:rPr>
          <w:rFonts w:cs="URWPalladioL-Roma"/>
          <w:sz w:val="18"/>
          <w:szCs w:val="18"/>
          <w:lang w:val="en-US"/>
        </w:rPr>
        <w:t>be found</w:t>
      </w:r>
      <w:r w:rsidRPr="00BD3F38" w:rsidR="3C358BCC">
        <w:rPr>
          <w:rFonts w:cs="URWPalladioL-Roma"/>
          <w:sz w:val="18"/>
          <w:szCs w:val="18"/>
          <w:lang w:val="en-US"/>
        </w:rPr>
        <w:t xml:space="preserve"> in Hastie et al. </w:t>
      </w:r>
      <w:r w:rsidR="3C358BCC">
        <w:rPr>
          <w:rFonts w:cs="URWPalladioL-Roma"/>
          <w:sz w:val="18"/>
          <w:szCs w:val="18"/>
          <w:lang w:val="en-US"/>
        </w:rPr>
        <w:t>(2008)</w:t>
      </w:r>
      <w:r w:rsidRPr="00BD3F38" w:rsidR="3C358BCC">
        <w:rPr>
          <w:rFonts w:cs="URWPalladioL-Roma"/>
          <w:sz w:val="18"/>
          <w:szCs w:val="18"/>
          <w:lang w:val="en-US"/>
        </w:rPr>
        <w:t xml:space="preserve"> as well as Murphy </w:t>
      </w:r>
      <w:r w:rsidR="3C358BCC">
        <w:rPr>
          <w:rFonts w:cs="URWPalladioL-Roma"/>
          <w:sz w:val="18"/>
          <w:szCs w:val="18"/>
          <w:lang w:val="en-US"/>
        </w:rPr>
        <w:t xml:space="preserve">(2012) </w:t>
      </w:r>
      <w:r w:rsidRPr="00BD3F38" w:rsidR="3C358BCC">
        <w:rPr>
          <w:rFonts w:cs="URWPalladioL-Roma"/>
          <w:sz w:val="18"/>
          <w:szCs w:val="18"/>
          <w:lang w:val="en-US"/>
        </w:rPr>
        <w:t xml:space="preserve">who provide both a very good overview of statistical techniques with a focus on machine learning. Advantages and disadvantages are additionally deduced from Markham </w:t>
      </w:r>
      <w:r w:rsidR="3C358BCC">
        <w:rPr>
          <w:rFonts w:cs="URWPalladioL-Roma"/>
          <w:sz w:val="18"/>
          <w:szCs w:val="18"/>
          <w:lang w:val="en-US"/>
        </w:rPr>
        <w:t>(2015)</w:t>
      </w:r>
      <w:r w:rsidRPr="00BD3F38" w:rsidR="3C358BCC">
        <w:rPr>
          <w:rFonts w:cs="URWPalladioL-Roma"/>
          <w:sz w:val="18"/>
          <w:szCs w:val="18"/>
          <w:lang w:val="en-US"/>
        </w:rPr>
        <w:t xml:space="preserve"> and Blondel </w:t>
      </w:r>
      <w:r w:rsidR="3C358BCC">
        <w:rPr>
          <w:rFonts w:cs="URWPalladioL-Roma"/>
          <w:sz w:val="18"/>
          <w:szCs w:val="18"/>
          <w:lang w:val="en-US"/>
        </w:rPr>
        <w:t>(2017)</w:t>
      </w:r>
      <w:r w:rsidRPr="00BD3F38" w:rsidR="3C358BCC">
        <w:rPr>
          <w:rFonts w:cs="URWPalladioL-Roma"/>
          <w:sz w:val="18"/>
          <w:szCs w:val="18"/>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47D5"/>
    <w:multiLevelType w:val="hybridMultilevel"/>
    <w:tmpl w:val="E2FC6282"/>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 w15:restartNumberingAfterBreak="0">
    <w:nsid w:val="09192C7C"/>
    <w:multiLevelType w:val="hybridMultilevel"/>
    <w:tmpl w:val="F698A8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01505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1E5152"/>
    <w:multiLevelType w:val="hybridMultilevel"/>
    <w:tmpl w:val="E452BBE4"/>
    <w:lvl w:ilvl="0" w:tplc="5468AFA0">
      <w:start w:val="1"/>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4" w15:restartNumberingAfterBreak="0">
    <w:nsid w:val="192022AD"/>
    <w:multiLevelType w:val="hybridMultilevel"/>
    <w:tmpl w:val="B5D093BC"/>
    <w:lvl w:ilvl="0" w:tplc="5D98FB2E">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5" w15:restartNumberingAfterBreak="0">
    <w:nsid w:val="1A014319"/>
    <w:multiLevelType w:val="hybridMultilevel"/>
    <w:tmpl w:val="5B7C2074"/>
    <w:lvl w:ilvl="0" w:tplc="889C3EC4">
      <w:numFmt w:val="bullet"/>
      <w:lvlText w:val="-"/>
      <w:lvlJc w:val="left"/>
      <w:pPr>
        <w:ind w:left="644" w:hanging="360"/>
      </w:pPr>
      <w:rPr>
        <w:rFonts w:hint="default" w:ascii="Garamond" w:hAnsi="Garamond" w:eastAsiaTheme="minorHAnsi" w:cstheme="minorBidi"/>
      </w:rPr>
    </w:lvl>
    <w:lvl w:ilvl="1" w:tplc="08070003" w:tentative="1">
      <w:start w:val="1"/>
      <w:numFmt w:val="bullet"/>
      <w:lvlText w:val="o"/>
      <w:lvlJc w:val="left"/>
      <w:pPr>
        <w:ind w:left="1364" w:hanging="360"/>
      </w:pPr>
      <w:rPr>
        <w:rFonts w:hint="default" w:ascii="Courier New" w:hAnsi="Courier New" w:cs="Courier New"/>
      </w:rPr>
    </w:lvl>
    <w:lvl w:ilvl="2" w:tplc="08070005">
      <w:start w:val="1"/>
      <w:numFmt w:val="bullet"/>
      <w:lvlText w:val=""/>
      <w:lvlJc w:val="left"/>
      <w:pPr>
        <w:ind w:left="2084" w:hanging="360"/>
      </w:pPr>
      <w:rPr>
        <w:rFonts w:hint="default" w:ascii="Wingdings" w:hAnsi="Wingdings"/>
      </w:rPr>
    </w:lvl>
    <w:lvl w:ilvl="3" w:tplc="0807000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6" w15:restartNumberingAfterBreak="0">
    <w:nsid w:val="22FB1F84"/>
    <w:multiLevelType w:val="multilevel"/>
    <w:tmpl w:val="748C93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8D037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E75F02"/>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9C543C"/>
    <w:multiLevelType w:val="multilevel"/>
    <w:tmpl w:val="0409001D"/>
    <w:styleLink w:val="Multipunch"/>
    <w:lvl w:ilvl="0">
      <w:start w:val="1"/>
      <w:numFmt w:val="bullet"/>
      <w:lvlText w:val="▢"/>
      <w:lvlJc w:val="left"/>
      <w:pPr>
        <w:ind w:left="360"/>
      </w:pPr>
      <w:rPr>
        <w:rFonts w:ascii="Courier New" w:hAnsi="Courier New" w:eastAsia="Times New Roman"/>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 w15:restartNumberingAfterBreak="0">
    <w:nsid w:val="362277E3"/>
    <w:multiLevelType w:val="hybridMultilevel"/>
    <w:tmpl w:val="19EE05D8"/>
    <w:lvl w:ilvl="0" w:tplc="F9F4C65C">
      <w:start w:val="1"/>
      <w:numFmt w:val="bullet"/>
      <w:lvlText w:val=""/>
      <w:lvlJc w:val="left"/>
      <w:pPr>
        <w:ind w:left="720" w:hanging="360"/>
      </w:pPr>
      <w:rPr>
        <w:rFonts w:hint="default" w:ascii="Symbol" w:hAnsi="Symbol" w:cs="Times New Roman"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1" w15:restartNumberingAfterBreak="0">
    <w:nsid w:val="3AC671C5"/>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D51A9E"/>
    <w:multiLevelType w:val="hybridMultilevel"/>
    <w:tmpl w:val="B16AB3BC"/>
    <w:lvl w:ilvl="0" w:tplc="9282F4CA">
      <w:start w:val="3"/>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3" w15:restartNumberingAfterBreak="0">
    <w:nsid w:val="40F706FD"/>
    <w:multiLevelType w:val="hybridMultilevel"/>
    <w:tmpl w:val="1038AED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0459A0"/>
    <w:multiLevelType w:val="hybridMultilevel"/>
    <w:tmpl w:val="E452BBE4"/>
    <w:lvl w:ilvl="0" w:tplc="FFFFFFFF">
      <w:start w:val="1"/>
      <w:numFmt w:val="lowerLetter"/>
      <w:lvlText w:val="(%1)"/>
      <w:lvlJc w:val="left"/>
      <w:pPr>
        <w:ind w:left="720" w:hanging="360"/>
      </w:pPr>
      <w:rPr>
        <w:rFonts w:hint="default"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5" w15:restartNumberingAfterBreak="0">
    <w:nsid w:val="43141195"/>
    <w:multiLevelType w:val="hybridMultilevel"/>
    <w:tmpl w:val="A0AEE12A"/>
    <w:lvl w:ilvl="0" w:tplc="8F9CC91A">
      <w:start w:val="1"/>
      <w:numFmt w:val="bullet"/>
      <w:lvlText w:val="-"/>
      <w:lvlJc w:val="left"/>
      <w:pPr>
        <w:ind w:left="720" w:hanging="360"/>
      </w:pPr>
      <w:rPr>
        <w:rFonts w:hint="default" w:ascii="Calibri" w:hAnsi="Calibri" w:cs="Calibri"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6" w15:restartNumberingAfterBreak="0">
    <w:nsid w:val="44E00DD9"/>
    <w:multiLevelType w:val="multilevel"/>
    <w:tmpl w:val="EB32824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4A2778A6"/>
    <w:multiLevelType w:val="multilevel"/>
    <w:tmpl w:val="0409001D"/>
    <w:styleLink w:val="Singlepunch"/>
    <w:lvl w:ilvl="0">
      <w:start w:val="1"/>
      <w:numFmt w:val="bullet"/>
      <w:lvlText w:val="o"/>
      <w:lvlJc w:val="left"/>
      <w:pPr>
        <w:ind w:left="360"/>
      </w:pPr>
      <w:rPr>
        <w:rFonts w:ascii="Courier New" w:hAnsi="Courier New" w:eastAsia="Times New Roman"/>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8" w15:restartNumberingAfterBreak="0">
    <w:nsid w:val="4D643B90"/>
    <w:multiLevelType w:val="hybridMultilevel"/>
    <w:tmpl w:val="EA44B54E"/>
    <w:lvl w:ilvl="0" w:tplc="FFFFFFFF">
      <w:start w:val="3"/>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AA2426"/>
    <w:multiLevelType w:val="hybridMultilevel"/>
    <w:tmpl w:val="12CEB44A"/>
    <w:lvl w:ilvl="0" w:tplc="F9F4C65C">
      <w:start w:val="1"/>
      <w:numFmt w:val="bullet"/>
      <w:lvlText w:val=""/>
      <w:lvlJc w:val="left"/>
      <w:pPr>
        <w:ind w:left="720" w:hanging="360"/>
      </w:pPr>
      <w:rPr>
        <w:rFonts w:hint="default" w:ascii="Symbol" w:hAnsi="Symbol" w:cs="Times New Roman"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0" w15:restartNumberingAfterBreak="0">
    <w:nsid w:val="5A0D6E6A"/>
    <w:multiLevelType w:val="hybridMultilevel"/>
    <w:tmpl w:val="228CD59E"/>
    <w:lvl w:ilvl="0" w:tplc="52D651F8">
      <w:numFmt w:val="bullet"/>
      <w:lvlText w:val="-"/>
      <w:lvlJc w:val="left"/>
      <w:pPr>
        <w:ind w:left="644" w:hanging="360"/>
      </w:pPr>
      <w:rPr>
        <w:rFonts w:hint="default" w:ascii="Garamond" w:hAnsi="Garamond" w:eastAsiaTheme="minorHAnsi" w:cstheme="minorBidi"/>
      </w:rPr>
    </w:lvl>
    <w:lvl w:ilvl="1" w:tplc="08070003" w:tentative="1">
      <w:start w:val="1"/>
      <w:numFmt w:val="bullet"/>
      <w:lvlText w:val="o"/>
      <w:lvlJc w:val="left"/>
      <w:pPr>
        <w:ind w:left="1364" w:hanging="360"/>
      </w:pPr>
      <w:rPr>
        <w:rFonts w:hint="default" w:ascii="Courier New" w:hAnsi="Courier New" w:cs="Courier New"/>
      </w:rPr>
    </w:lvl>
    <w:lvl w:ilvl="2" w:tplc="08070005" w:tentative="1">
      <w:start w:val="1"/>
      <w:numFmt w:val="bullet"/>
      <w:lvlText w:val=""/>
      <w:lvlJc w:val="left"/>
      <w:pPr>
        <w:ind w:left="2084" w:hanging="360"/>
      </w:pPr>
      <w:rPr>
        <w:rFonts w:hint="default" w:ascii="Wingdings" w:hAnsi="Wingdings"/>
      </w:rPr>
    </w:lvl>
    <w:lvl w:ilvl="3" w:tplc="08070001" w:tentative="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21" w15:restartNumberingAfterBreak="0">
    <w:nsid w:val="5B476E7A"/>
    <w:multiLevelType w:val="hybridMultilevel"/>
    <w:tmpl w:val="0F187836"/>
    <w:lvl w:ilvl="0" w:tplc="E2D0F7D8">
      <w:start w:val="3"/>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2" w15:restartNumberingAfterBreak="0">
    <w:nsid w:val="5DBF2563"/>
    <w:multiLevelType w:val="hybridMultilevel"/>
    <w:tmpl w:val="1038AEDC"/>
    <w:lvl w:ilvl="0" w:tplc="95B480DC">
      <w:start w:val="1"/>
      <w:numFmt w:val="lowerLetter"/>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61280612"/>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340317"/>
    <w:multiLevelType w:val="hybridMultilevel"/>
    <w:tmpl w:val="B2A63BA4"/>
    <w:lvl w:ilvl="0" w:tplc="26167CC2">
      <w:start w:val="1"/>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5" w15:restartNumberingAfterBreak="0">
    <w:nsid w:val="6A1D2879"/>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3153381">
    <w:abstractNumId w:val="16"/>
  </w:num>
  <w:num w:numId="2" w16cid:durableId="708771962">
    <w:abstractNumId w:val="9"/>
  </w:num>
  <w:num w:numId="3" w16cid:durableId="1277520809">
    <w:abstractNumId w:val="17"/>
  </w:num>
  <w:num w:numId="4" w16cid:durableId="12466133">
    <w:abstractNumId w:val="26"/>
  </w:num>
  <w:num w:numId="5" w16cid:durableId="825973860">
    <w:abstractNumId w:val="10"/>
  </w:num>
  <w:num w:numId="6" w16cid:durableId="943994800">
    <w:abstractNumId w:val="19"/>
  </w:num>
  <w:num w:numId="7" w16cid:durableId="1265765091">
    <w:abstractNumId w:val="0"/>
  </w:num>
  <w:num w:numId="8" w16cid:durableId="350494264">
    <w:abstractNumId w:val="15"/>
  </w:num>
  <w:num w:numId="9" w16cid:durableId="57216087">
    <w:abstractNumId w:val="24"/>
  </w:num>
  <w:num w:numId="10" w16cid:durableId="1487209631">
    <w:abstractNumId w:val="21"/>
  </w:num>
  <w:num w:numId="11" w16cid:durableId="199363666">
    <w:abstractNumId w:val="3"/>
  </w:num>
  <w:num w:numId="12" w16cid:durableId="1282766263">
    <w:abstractNumId w:val="12"/>
  </w:num>
  <w:num w:numId="13" w16cid:durableId="485165440">
    <w:abstractNumId w:val="8"/>
  </w:num>
  <w:num w:numId="14" w16cid:durableId="1023701004">
    <w:abstractNumId w:val="7"/>
  </w:num>
  <w:num w:numId="15" w16cid:durableId="230166385">
    <w:abstractNumId w:val="20"/>
  </w:num>
  <w:num w:numId="16" w16cid:durableId="469445044">
    <w:abstractNumId w:val="5"/>
  </w:num>
  <w:num w:numId="17" w16cid:durableId="378363484">
    <w:abstractNumId w:val="25"/>
  </w:num>
  <w:num w:numId="18" w16cid:durableId="1402024955">
    <w:abstractNumId w:val="2"/>
  </w:num>
  <w:num w:numId="19" w16cid:durableId="376469941">
    <w:abstractNumId w:val="27"/>
  </w:num>
  <w:num w:numId="20" w16cid:durableId="195044938">
    <w:abstractNumId w:val="4"/>
  </w:num>
  <w:num w:numId="21" w16cid:durableId="1787767698">
    <w:abstractNumId w:val="22"/>
  </w:num>
  <w:num w:numId="22" w16cid:durableId="1358048411">
    <w:abstractNumId w:val="11"/>
  </w:num>
  <w:num w:numId="23" w16cid:durableId="192772802">
    <w:abstractNumId w:val="23"/>
  </w:num>
  <w:num w:numId="24" w16cid:durableId="664550713">
    <w:abstractNumId w:val="14"/>
  </w:num>
  <w:num w:numId="25" w16cid:durableId="932081738">
    <w:abstractNumId w:val="13"/>
  </w:num>
  <w:num w:numId="26" w16cid:durableId="1357659924">
    <w:abstractNumId w:val="6"/>
  </w:num>
  <w:num w:numId="27" w16cid:durableId="1308628510">
    <w:abstractNumId w:val="18"/>
  </w:num>
  <w:num w:numId="28" w16cid:durableId="1216508751">
    <w:abstractNumId w:val="1"/>
  </w:num>
  <w:numIdMacAtCleanup w:val="7"/>
</w:numbering>
</file>

<file path=word/people.xml><?xml version="1.0" encoding="utf-8"?>
<w15:people xmlns:mc="http://schemas.openxmlformats.org/markup-compatibility/2006" xmlns:w15="http://schemas.microsoft.com/office/word/2012/wordml" mc:Ignorable="w15">
  <w15:person w15:author="Kathrin Durizzo">
    <w15:presenceInfo w15:providerId="Windows Live" w15:userId="639821fd79bf46d0"/>
  </w15:person>
  <w15:person w15:author="Scherrer  Beat">
    <w15:presenceInfo w15:providerId="AD" w15:userId="S::bscherrer@ethz.ch::0d4f1257-e16c-46d3-a1c5-8821d74d3e3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8"/>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0514"/>
    <w:rsid w:val="00002D66"/>
    <w:rsid w:val="000038AA"/>
    <w:rsid w:val="000050E1"/>
    <w:rsid w:val="00005A0B"/>
    <w:rsid w:val="00005DC1"/>
    <w:rsid w:val="0000664B"/>
    <w:rsid w:val="00006DB6"/>
    <w:rsid w:val="0000743E"/>
    <w:rsid w:val="0000755F"/>
    <w:rsid w:val="00011406"/>
    <w:rsid w:val="00011F54"/>
    <w:rsid w:val="00014CFD"/>
    <w:rsid w:val="00016F30"/>
    <w:rsid w:val="00020025"/>
    <w:rsid w:val="000218C0"/>
    <w:rsid w:val="000219E7"/>
    <w:rsid w:val="00022A90"/>
    <w:rsid w:val="00023B43"/>
    <w:rsid w:val="000252DC"/>
    <w:rsid w:val="00025775"/>
    <w:rsid w:val="000260DF"/>
    <w:rsid w:val="00026C7F"/>
    <w:rsid w:val="0002738F"/>
    <w:rsid w:val="000278DE"/>
    <w:rsid w:val="00027E5F"/>
    <w:rsid w:val="00030142"/>
    <w:rsid w:val="0003144A"/>
    <w:rsid w:val="00032ADA"/>
    <w:rsid w:val="0003329D"/>
    <w:rsid w:val="00033423"/>
    <w:rsid w:val="00036D78"/>
    <w:rsid w:val="00037DD6"/>
    <w:rsid w:val="0004005E"/>
    <w:rsid w:val="00040509"/>
    <w:rsid w:val="00040D97"/>
    <w:rsid w:val="0004168C"/>
    <w:rsid w:val="00041B6B"/>
    <w:rsid w:val="000428B6"/>
    <w:rsid w:val="00043158"/>
    <w:rsid w:val="0004402C"/>
    <w:rsid w:val="000448D1"/>
    <w:rsid w:val="00044B5C"/>
    <w:rsid w:val="00046606"/>
    <w:rsid w:val="000478F8"/>
    <w:rsid w:val="00047AD5"/>
    <w:rsid w:val="00051032"/>
    <w:rsid w:val="00051BCA"/>
    <w:rsid w:val="00052D55"/>
    <w:rsid w:val="00053088"/>
    <w:rsid w:val="00055579"/>
    <w:rsid w:val="0005577E"/>
    <w:rsid w:val="00056845"/>
    <w:rsid w:val="000621C1"/>
    <w:rsid w:val="00065335"/>
    <w:rsid w:val="00065745"/>
    <w:rsid w:val="00065B9E"/>
    <w:rsid w:val="00066324"/>
    <w:rsid w:val="00067BF3"/>
    <w:rsid w:val="0007007F"/>
    <w:rsid w:val="000716B9"/>
    <w:rsid w:val="00071F8A"/>
    <w:rsid w:val="00073146"/>
    <w:rsid w:val="000732A2"/>
    <w:rsid w:val="00075972"/>
    <w:rsid w:val="0007606B"/>
    <w:rsid w:val="00077290"/>
    <w:rsid w:val="00077450"/>
    <w:rsid w:val="00080898"/>
    <w:rsid w:val="000811B5"/>
    <w:rsid w:val="00081FC6"/>
    <w:rsid w:val="00082D1A"/>
    <w:rsid w:val="00084233"/>
    <w:rsid w:val="0008528B"/>
    <w:rsid w:val="00085849"/>
    <w:rsid w:val="00086B70"/>
    <w:rsid w:val="00087028"/>
    <w:rsid w:val="000902DB"/>
    <w:rsid w:val="00090460"/>
    <w:rsid w:val="00090A69"/>
    <w:rsid w:val="00091711"/>
    <w:rsid w:val="00091EC7"/>
    <w:rsid w:val="00092DF9"/>
    <w:rsid w:val="00093002"/>
    <w:rsid w:val="000939CD"/>
    <w:rsid w:val="00094852"/>
    <w:rsid w:val="000950C6"/>
    <w:rsid w:val="00095199"/>
    <w:rsid w:val="00096D63"/>
    <w:rsid w:val="0009752A"/>
    <w:rsid w:val="000A1452"/>
    <w:rsid w:val="000A2010"/>
    <w:rsid w:val="000A26AD"/>
    <w:rsid w:val="000A5592"/>
    <w:rsid w:val="000A5E05"/>
    <w:rsid w:val="000A643C"/>
    <w:rsid w:val="000A65B0"/>
    <w:rsid w:val="000A6CAB"/>
    <w:rsid w:val="000B08F3"/>
    <w:rsid w:val="000B1E8F"/>
    <w:rsid w:val="000B1F01"/>
    <w:rsid w:val="000B3857"/>
    <w:rsid w:val="000B4EA6"/>
    <w:rsid w:val="000B5BD7"/>
    <w:rsid w:val="000B6A95"/>
    <w:rsid w:val="000B6B51"/>
    <w:rsid w:val="000B7640"/>
    <w:rsid w:val="000B7EFD"/>
    <w:rsid w:val="000C1078"/>
    <w:rsid w:val="000C1312"/>
    <w:rsid w:val="000C2D6B"/>
    <w:rsid w:val="000C3284"/>
    <w:rsid w:val="000C4698"/>
    <w:rsid w:val="000C57A0"/>
    <w:rsid w:val="000C6580"/>
    <w:rsid w:val="000C70B7"/>
    <w:rsid w:val="000C7655"/>
    <w:rsid w:val="000D16A7"/>
    <w:rsid w:val="000D16CA"/>
    <w:rsid w:val="000D2874"/>
    <w:rsid w:val="000D2CF2"/>
    <w:rsid w:val="000D3300"/>
    <w:rsid w:val="000D42DE"/>
    <w:rsid w:val="000D504B"/>
    <w:rsid w:val="000E0362"/>
    <w:rsid w:val="000E045A"/>
    <w:rsid w:val="000E2005"/>
    <w:rsid w:val="000E20E0"/>
    <w:rsid w:val="000E38B8"/>
    <w:rsid w:val="000E4A13"/>
    <w:rsid w:val="000E535F"/>
    <w:rsid w:val="000E5A7B"/>
    <w:rsid w:val="000E6377"/>
    <w:rsid w:val="000E7F02"/>
    <w:rsid w:val="000F1708"/>
    <w:rsid w:val="000F1F9A"/>
    <w:rsid w:val="000F38F1"/>
    <w:rsid w:val="000F3F58"/>
    <w:rsid w:val="000F50AE"/>
    <w:rsid w:val="000F5CA6"/>
    <w:rsid w:val="000F70B1"/>
    <w:rsid w:val="001002EA"/>
    <w:rsid w:val="00101F74"/>
    <w:rsid w:val="00101FAC"/>
    <w:rsid w:val="00102D2A"/>
    <w:rsid w:val="0010381A"/>
    <w:rsid w:val="00103D35"/>
    <w:rsid w:val="00105021"/>
    <w:rsid w:val="0010544E"/>
    <w:rsid w:val="001058EC"/>
    <w:rsid w:val="001062D2"/>
    <w:rsid w:val="0010678A"/>
    <w:rsid w:val="0010736C"/>
    <w:rsid w:val="00110A12"/>
    <w:rsid w:val="00112768"/>
    <w:rsid w:val="0011290A"/>
    <w:rsid w:val="00114C83"/>
    <w:rsid w:val="00115835"/>
    <w:rsid w:val="001164E9"/>
    <w:rsid w:val="00120AA6"/>
    <w:rsid w:val="00121E0B"/>
    <w:rsid w:val="001229C0"/>
    <w:rsid w:val="0012500D"/>
    <w:rsid w:val="00125246"/>
    <w:rsid w:val="00126AB7"/>
    <w:rsid w:val="00126E6B"/>
    <w:rsid w:val="001275C6"/>
    <w:rsid w:val="00127852"/>
    <w:rsid w:val="00127CCC"/>
    <w:rsid w:val="00130238"/>
    <w:rsid w:val="001306FD"/>
    <w:rsid w:val="00130F4F"/>
    <w:rsid w:val="001311DF"/>
    <w:rsid w:val="00131312"/>
    <w:rsid w:val="00132FA8"/>
    <w:rsid w:val="00134031"/>
    <w:rsid w:val="00134253"/>
    <w:rsid w:val="00134A2C"/>
    <w:rsid w:val="001377DA"/>
    <w:rsid w:val="00141888"/>
    <w:rsid w:val="001425F7"/>
    <w:rsid w:val="00143849"/>
    <w:rsid w:val="00143A58"/>
    <w:rsid w:val="0014448D"/>
    <w:rsid w:val="001448F5"/>
    <w:rsid w:val="00144CA2"/>
    <w:rsid w:val="00147980"/>
    <w:rsid w:val="001506B3"/>
    <w:rsid w:val="00150A6C"/>
    <w:rsid w:val="00151C3E"/>
    <w:rsid w:val="001548C2"/>
    <w:rsid w:val="00155168"/>
    <w:rsid w:val="001560C1"/>
    <w:rsid w:val="00156745"/>
    <w:rsid w:val="001577A8"/>
    <w:rsid w:val="00157F43"/>
    <w:rsid w:val="0016000A"/>
    <w:rsid w:val="00160721"/>
    <w:rsid w:val="00161138"/>
    <w:rsid w:val="0016264B"/>
    <w:rsid w:val="00164D92"/>
    <w:rsid w:val="00166508"/>
    <w:rsid w:val="001735FE"/>
    <w:rsid w:val="00174387"/>
    <w:rsid w:val="00174BDC"/>
    <w:rsid w:val="0017537E"/>
    <w:rsid w:val="00180867"/>
    <w:rsid w:val="00180B55"/>
    <w:rsid w:val="00180EEF"/>
    <w:rsid w:val="00181EC7"/>
    <w:rsid w:val="00182E45"/>
    <w:rsid w:val="00183FA1"/>
    <w:rsid w:val="00184D8C"/>
    <w:rsid w:val="0018519F"/>
    <w:rsid w:val="00185486"/>
    <w:rsid w:val="001860BF"/>
    <w:rsid w:val="0018753A"/>
    <w:rsid w:val="00190C80"/>
    <w:rsid w:val="001969E0"/>
    <w:rsid w:val="001A004D"/>
    <w:rsid w:val="001A0402"/>
    <w:rsid w:val="001A088F"/>
    <w:rsid w:val="001A08AF"/>
    <w:rsid w:val="001A2816"/>
    <w:rsid w:val="001A322F"/>
    <w:rsid w:val="001A3315"/>
    <w:rsid w:val="001A3CB9"/>
    <w:rsid w:val="001A47B3"/>
    <w:rsid w:val="001A4EB5"/>
    <w:rsid w:val="001A5AB9"/>
    <w:rsid w:val="001A5E05"/>
    <w:rsid w:val="001A5E15"/>
    <w:rsid w:val="001A7F5B"/>
    <w:rsid w:val="001A7FD2"/>
    <w:rsid w:val="001B032C"/>
    <w:rsid w:val="001B2141"/>
    <w:rsid w:val="001B4E62"/>
    <w:rsid w:val="001B500D"/>
    <w:rsid w:val="001B55F5"/>
    <w:rsid w:val="001B5B37"/>
    <w:rsid w:val="001B5B96"/>
    <w:rsid w:val="001B5BF5"/>
    <w:rsid w:val="001B73D0"/>
    <w:rsid w:val="001C0102"/>
    <w:rsid w:val="001C1021"/>
    <w:rsid w:val="001C1E0A"/>
    <w:rsid w:val="001C4587"/>
    <w:rsid w:val="001C4A2A"/>
    <w:rsid w:val="001C4FC9"/>
    <w:rsid w:val="001C679C"/>
    <w:rsid w:val="001C75BB"/>
    <w:rsid w:val="001C7B7F"/>
    <w:rsid w:val="001D02BA"/>
    <w:rsid w:val="001D0C33"/>
    <w:rsid w:val="001D122D"/>
    <w:rsid w:val="001D13AD"/>
    <w:rsid w:val="001D372C"/>
    <w:rsid w:val="001D47B4"/>
    <w:rsid w:val="001D5D4F"/>
    <w:rsid w:val="001D6960"/>
    <w:rsid w:val="001D728E"/>
    <w:rsid w:val="001D7D76"/>
    <w:rsid w:val="001E001B"/>
    <w:rsid w:val="001E008D"/>
    <w:rsid w:val="001E0231"/>
    <w:rsid w:val="001E0CBE"/>
    <w:rsid w:val="001E1308"/>
    <w:rsid w:val="001E1338"/>
    <w:rsid w:val="001E2779"/>
    <w:rsid w:val="001E2A5F"/>
    <w:rsid w:val="001E4A8E"/>
    <w:rsid w:val="001E5262"/>
    <w:rsid w:val="001F0B77"/>
    <w:rsid w:val="001F14CC"/>
    <w:rsid w:val="001F1F6A"/>
    <w:rsid w:val="001F225A"/>
    <w:rsid w:val="001F2950"/>
    <w:rsid w:val="001F295E"/>
    <w:rsid w:val="001F2E8C"/>
    <w:rsid w:val="001F40E3"/>
    <w:rsid w:val="001F4DE7"/>
    <w:rsid w:val="001F534D"/>
    <w:rsid w:val="001F5789"/>
    <w:rsid w:val="001F63D0"/>
    <w:rsid w:val="001F6C41"/>
    <w:rsid w:val="001F6E9A"/>
    <w:rsid w:val="001F7060"/>
    <w:rsid w:val="001F75FB"/>
    <w:rsid w:val="001F7D9E"/>
    <w:rsid w:val="00201035"/>
    <w:rsid w:val="0020303B"/>
    <w:rsid w:val="0020333E"/>
    <w:rsid w:val="0020416B"/>
    <w:rsid w:val="00204C9A"/>
    <w:rsid w:val="00204E54"/>
    <w:rsid w:val="002055F5"/>
    <w:rsid w:val="00205C5C"/>
    <w:rsid w:val="002070F3"/>
    <w:rsid w:val="0021048D"/>
    <w:rsid w:val="00210B0D"/>
    <w:rsid w:val="00212F0E"/>
    <w:rsid w:val="0021374F"/>
    <w:rsid w:val="002142FA"/>
    <w:rsid w:val="0021439F"/>
    <w:rsid w:val="0021558B"/>
    <w:rsid w:val="002155D2"/>
    <w:rsid w:val="00215925"/>
    <w:rsid w:val="002167D8"/>
    <w:rsid w:val="00216C36"/>
    <w:rsid w:val="00220438"/>
    <w:rsid w:val="002211C9"/>
    <w:rsid w:val="002212EF"/>
    <w:rsid w:val="00221A30"/>
    <w:rsid w:val="00221E25"/>
    <w:rsid w:val="00221F9E"/>
    <w:rsid w:val="00221FB4"/>
    <w:rsid w:val="00222E89"/>
    <w:rsid w:val="0022349C"/>
    <w:rsid w:val="00224D55"/>
    <w:rsid w:val="00225B13"/>
    <w:rsid w:val="00226922"/>
    <w:rsid w:val="0022765B"/>
    <w:rsid w:val="00227F02"/>
    <w:rsid w:val="00231C92"/>
    <w:rsid w:val="00232F5F"/>
    <w:rsid w:val="00234030"/>
    <w:rsid w:val="00234966"/>
    <w:rsid w:val="00234F28"/>
    <w:rsid w:val="0023736C"/>
    <w:rsid w:val="00237FA9"/>
    <w:rsid w:val="002406DF"/>
    <w:rsid w:val="00241099"/>
    <w:rsid w:val="002421DF"/>
    <w:rsid w:val="00242E75"/>
    <w:rsid w:val="00243050"/>
    <w:rsid w:val="00243A90"/>
    <w:rsid w:val="00243AB6"/>
    <w:rsid w:val="00244EFD"/>
    <w:rsid w:val="00245B3C"/>
    <w:rsid w:val="00245BB8"/>
    <w:rsid w:val="0025016F"/>
    <w:rsid w:val="0025077A"/>
    <w:rsid w:val="00251282"/>
    <w:rsid w:val="00251DDC"/>
    <w:rsid w:val="00252539"/>
    <w:rsid w:val="002532B6"/>
    <w:rsid w:val="002548C9"/>
    <w:rsid w:val="00254BDC"/>
    <w:rsid w:val="00255228"/>
    <w:rsid w:val="002558E4"/>
    <w:rsid w:val="00256191"/>
    <w:rsid w:val="0025662E"/>
    <w:rsid w:val="00260F26"/>
    <w:rsid w:val="00263113"/>
    <w:rsid w:val="002645AD"/>
    <w:rsid w:val="0026482C"/>
    <w:rsid w:val="00265B7D"/>
    <w:rsid w:val="00265F46"/>
    <w:rsid w:val="002664C5"/>
    <w:rsid w:val="00266618"/>
    <w:rsid w:val="00266CA7"/>
    <w:rsid w:val="00266E5B"/>
    <w:rsid w:val="00270E6A"/>
    <w:rsid w:val="00271A3C"/>
    <w:rsid w:val="00271D8B"/>
    <w:rsid w:val="00273076"/>
    <w:rsid w:val="00273407"/>
    <w:rsid w:val="002778F1"/>
    <w:rsid w:val="00280174"/>
    <w:rsid w:val="00280F8D"/>
    <w:rsid w:val="00280FA1"/>
    <w:rsid w:val="002812BB"/>
    <w:rsid w:val="0028184F"/>
    <w:rsid w:val="0028190E"/>
    <w:rsid w:val="00281988"/>
    <w:rsid w:val="00281E1E"/>
    <w:rsid w:val="0028259D"/>
    <w:rsid w:val="0028301A"/>
    <w:rsid w:val="00283313"/>
    <w:rsid w:val="002833D4"/>
    <w:rsid w:val="00284467"/>
    <w:rsid w:val="00284CD6"/>
    <w:rsid w:val="00285212"/>
    <w:rsid w:val="0028529E"/>
    <w:rsid w:val="00285D89"/>
    <w:rsid w:val="00286F90"/>
    <w:rsid w:val="00287397"/>
    <w:rsid w:val="00287879"/>
    <w:rsid w:val="00290B2B"/>
    <w:rsid w:val="002912A4"/>
    <w:rsid w:val="002917DC"/>
    <w:rsid w:val="00293656"/>
    <w:rsid w:val="00293802"/>
    <w:rsid w:val="00293FDE"/>
    <w:rsid w:val="002942C3"/>
    <w:rsid w:val="00294B09"/>
    <w:rsid w:val="002958D3"/>
    <w:rsid w:val="002958EE"/>
    <w:rsid w:val="002969D3"/>
    <w:rsid w:val="00296A31"/>
    <w:rsid w:val="002A0A51"/>
    <w:rsid w:val="002A14CE"/>
    <w:rsid w:val="002A2656"/>
    <w:rsid w:val="002A28B7"/>
    <w:rsid w:val="002A292D"/>
    <w:rsid w:val="002A2B75"/>
    <w:rsid w:val="002A660D"/>
    <w:rsid w:val="002B4D66"/>
    <w:rsid w:val="002B7203"/>
    <w:rsid w:val="002C0CD7"/>
    <w:rsid w:val="002C0FCA"/>
    <w:rsid w:val="002C114C"/>
    <w:rsid w:val="002C173E"/>
    <w:rsid w:val="002C26B5"/>
    <w:rsid w:val="002C470D"/>
    <w:rsid w:val="002C4964"/>
    <w:rsid w:val="002C5B6C"/>
    <w:rsid w:val="002C5F6F"/>
    <w:rsid w:val="002C6926"/>
    <w:rsid w:val="002C78DD"/>
    <w:rsid w:val="002D1B67"/>
    <w:rsid w:val="002D3F84"/>
    <w:rsid w:val="002D4D5D"/>
    <w:rsid w:val="002D4EB8"/>
    <w:rsid w:val="002D646F"/>
    <w:rsid w:val="002D68DF"/>
    <w:rsid w:val="002D68E4"/>
    <w:rsid w:val="002D6906"/>
    <w:rsid w:val="002D755A"/>
    <w:rsid w:val="002D7C11"/>
    <w:rsid w:val="002E0376"/>
    <w:rsid w:val="002E2612"/>
    <w:rsid w:val="002E370C"/>
    <w:rsid w:val="002E3D79"/>
    <w:rsid w:val="002E518B"/>
    <w:rsid w:val="002E5673"/>
    <w:rsid w:val="002E6AC7"/>
    <w:rsid w:val="002E75FD"/>
    <w:rsid w:val="002F10D9"/>
    <w:rsid w:val="002F3B9A"/>
    <w:rsid w:val="002F4817"/>
    <w:rsid w:val="002F4F16"/>
    <w:rsid w:val="002F6567"/>
    <w:rsid w:val="00300496"/>
    <w:rsid w:val="00300A36"/>
    <w:rsid w:val="00300E81"/>
    <w:rsid w:val="00300F3F"/>
    <w:rsid w:val="0030266F"/>
    <w:rsid w:val="00302D08"/>
    <w:rsid w:val="003031CE"/>
    <w:rsid w:val="00304BBB"/>
    <w:rsid w:val="003051E8"/>
    <w:rsid w:val="003056C3"/>
    <w:rsid w:val="00306CF9"/>
    <w:rsid w:val="00307F1E"/>
    <w:rsid w:val="00310BD8"/>
    <w:rsid w:val="00312DC9"/>
    <w:rsid w:val="00312E35"/>
    <w:rsid w:val="003130C6"/>
    <w:rsid w:val="003130CA"/>
    <w:rsid w:val="00314A15"/>
    <w:rsid w:val="00316505"/>
    <w:rsid w:val="003176FE"/>
    <w:rsid w:val="00317914"/>
    <w:rsid w:val="00317B89"/>
    <w:rsid w:val="00323A19"/>
    <w:rsid w:val="00323E83"/>
    <w:rsid w:val="00326764"/>
    <w:rsid w:val="0032707A"/>
    <w:rsid w:val="00327E6F"/>
    <w:rsid w:val="003320A2"/>
    <w:rsid w:val="00333A61"/>
    <w:rsid w:val="00334665"/>
    <w:rsid w:val="00334A20"/>
    <w:rsid w:val="00334F26"/>
    <w:rsid w:val="00336903"/>
    <w:rsid w:val="0033761C"/>
    <w:rsid w:val="00340692"/>
    <w:rsid w:val="00340EB5"/>
    <w:rsid w:val="003414FB"/>
    <w:rsid w:val="00343097"/>
    <w:rsid w:val="0034423F"/>
    <w:rsid w:val="00344346"/>
    <w:rsid w:val="003457FE"/>
    <w:rsid w:val="00345B33"/>
    <w:rsid w:val="00345D28"/>
    <w:rsid w:val="00346A14"/>
    <w:rsid w:val="00346C7F"/>
    <w:rsid w:val="00350118"/>
    <w:rsid w:val="00350EC6"/>
    <w:rsid w:val="00350EE8"/>
    <w:rsid w:val="00351D27"/>
    <w:rsid w:val="003527D2"/>
    <w:rsid w:val="00352C69"/>
    <w:rsid w:val="00353FD4"/>
    <w:rsid w:val="0035483E"/>
    <w:rsid w:val="003562D0"/>
    <w:rsid w:val="00357E18"/>
    <w:rsid w:val="00361396"/>
    <w:rsid w:val="0036422B"/>
    <w:rsid w:val="00364249"/>
    <w:rsid w:val="00364DCE"/>
    <w:rsid w:val="00365340"/>
    <w:rsid w:val="00365742"/>
    <w:rsid w:val="00365CB2"/>
    <w:rsid w:val="00366B48"/>
    <w:rsid w:val="0036739C"/>
    <w:rsid w:val="00367D56"/>
    <w:rsid w:val="00370FE5"/>
    <w:rsid w:val="00371017"/>
    <w:rsid w:val="00372542"/>
    <w:rsid w:val="0037261B"/>
    <w:rsid w:val="003740CF"/>
    <w:rsid w:val="00374F4B"/>
    <w:rsid w:val="003760E1"/>
    <w:rsid w:val="003771BD"/>
    <w:rsid w:val="00377E94"/>
    <w:rsid w:val="00382105"/>
    <w:rsid w:val="00382F19"/>
    <w:rsid w:val="00383E72"/>
    <w:rsid w:val="00384212"/>
    <w:rsid w:val="003845B4"/>
    <w:rsid w:val="00385A3B"/>
    <w:rsid w:val="00385CE2"/>
    <w:rsid w:val="0038631B"/>
    <w:rsid w:val="00386E01"/>
    <w:rsid w:val="003903ED"/>
    <w:rsid w:val="00391A78"/>
    <w:rsid w:val="0039273C"/>
    <w:rsid w:val="003936BE"/>
    <w:rsid w:val="00394407"/>
    <w:rsid w:val="003948F6"/>
    <w:rsid w:val="00395F71"/>
    <w:rsid w:val="003968A7"/>
    <w:rsid w:val="00397588"/>
    <w:rsid w:val="003A0CB8"/>
    <w:rsid w:val="003A1903"/>
    <w:rsid w:val="003A3282"/>
    <w:rsid w:val="003A5C7A"/>
    <w:rsid w:val="003A6BE6"/>
    <w:rsid w:val="003A7A5A"/>
    <w:rsid w:val="003B09E6"/>
    <w:rsid w:val="003B16E7"/>
    <w:rsid w:val="003B1FD6"/>
    <w:rsid w:val="003B235B"/>
    <w:rsid w:val="003B483F"/>
    <w:rsid w:val="003B4A19"/>
    <w:rsid w:val="003B5544"/>
    <w:rsid w:val="003B5FC5"/>
    <w:rsid w:val="003B659F"/>
    <w:rsid w:val="003B76AB"/>
    <w:rsid w:val="003C169F"/>
    <w:rsid w:val="003C2386"/>
    <w:rsid w:val="003C3355"/>
    <w:rsid w:val="003C335F"/>
    <w:rsid w:val="003C6D8F"/>
    <w:rsid w:val="003C7051"/>
    <w:rsid w:val="003D1F58"/>
    <w:rsid w:val="003D3767"/>
    <w:rsid w:val="003D6756"/>
    <w:rsid w:val="003D79C7"/>
    <w:rsid w:val="003D79EE"/>
    <w:rsid w:val="003E18AD"/>
    <w:rsid w:val="003E2001"/>
    <w:rsid w:val="003E257C"/>
    <w:rsid w:val="003E2E4C"/>
    <w:rsid w:val="003E3EE6"/>
    <w:rsid w:val="003E3F2D"/>
    <w:rsid w:val="003E4BFB"/>
    <w:rsid w:val="003E4CF6"/>
    <w:rsid w:val="003E5132"/>
    <w:rsid w:val="003E5992"/>
    <w:rsid w:val="003E66C2"/>
    <w:rsid w:val="003E7BFF"/>
    <w:rsid w:val="003F0868"/>
    <w:rsid w:val="003F1D5A"/>
    <w:rsid w:val="003F1E77"/>
    <w:rsid w:val="003F336C"/>
    <w:rsid w:val="003F3586"/>
    <w:rsid w:val="003F3B8B"/>
    <w:rsid w:val="003F5F96"/>
    <w:rsid w:val="00400906"/>
    <w:rsid w:val="0040225B"/>
    <w:rsid w:val="004035DF"/>
    <w:rsid w:val="00404F44"/>
    <w:rsid w:val="004128AD"/>
    <w:rsid w:val="004140CE"/>
    <w:rsid w:val="0041449F"/>
    <w:rsid w:val="004144EA"/>
    <w:rsid w:val="004145C4"/>
    <w:rsid w:val="0041631F"/>
    <w:rsid w:val="00416634"/>
    <w:rsid w:val="00416BDD"/>
    <w:rsid w:val="004178E0"/>
    <w:rsid w:val="0042313B"/>
    <w:rsid w:val="004236BF"/>
    <w:rsid w:val="00423EE5"/>
    <w:rsid w:val="00431333"/>
    <w:rsid w:val="00435A8F"/>
    <w:rsid w:val="0043741F"/>
    <w:rsid w:val="00437F76"/>
    <w:rsid w:val="00440B2B"/>
    <w:rsid w:val="00442E38"/>
    <w:rsid w:val="0044546A"/>
    <w:rsid w:val="00445D0E"/>
    <w:rsid w:val="00446B38"/>
    <w:rsid w:val="00446F8C"/>
    <w:rsid w:val="00447AE9"/>
    <w:rsid w:val="004503B0"/>
    <w:rsid w:val="00450CC2"/>
    <w:rsid w:val="00450E1A"/>
    <w:rsid w:val="0045239F"/>
    <w:rsid w:val="0045281F"/>
    <w:rsid w:val="004528E9"/>
    <w:rsid w:val="00453795"/>
    <w:rsid w:val="00454241"/>
    <w:rsid w:val="00455C8D"/>
    <w:rsid w:val="00457A03"/>
    <w:rsid w:val="004618F9"/>
    <w:rsid w:val="00461C7B"/>
    <w:rsid w:val="00462465"/>
    <w:rsid w:val="0046262C"/>
    <w:rsid w:val="00463179"/>
    <w:rsid w:val="004639A9"/>
    <w:rsid w:val="00465A84"/>
    <w:rsid w:val="00466DA5"/>
    <w:rsid w:val="00466ED1"/>
    <w:rsid w:val="00467CEC"/>
    <w:rsid w:val="0047163B"/>
    <w:rsid w:val="0047278C"/>
    <w:rsid w:val="0047286C"/>
    <w:rsid w:val="00472A10"/>
    <w:rsid w:val="00472B3A"/>
    <w:rsid w:val="00472B7C"/>
    <w:rsid w:val="00472CE6"/>
    <w:rsid w:val="004731E3"/>
    <w:rsid w:val="00473BCA"/>
    <w:rsid w:val="00474576"/>
    <w:rsid w:val="00474C75"/>
    <w:rsid w:val="0047575E"/>
    <w:rsid w:val="00476554"/>
    <w:rsid w:val="0047680F"/>
    <w:rsid w:val="00477563"/>
    <w:rsid w:val="00477D2E"/>
    <w:rsid w:val="0048001C"/>
    <w:rsid w:val="0048082F"/>
    <w:rsid w:val="00480EB2"/>
    <w:rsid w:val="00481451"/>
    <w:rsid w:val="00481580"/>
    <w:rsid w:val="00482CEB"/>
    <w:rsid w:val="00484C88"/>
    <w:rsid w:val="00486446"/>
    <w:rsid w:val="0048668A"/>
    <w:rsid w:val="004866F2"/>
    <w:rsid w:val="004901EC"/>
    <w:rsid w:val="00490B79"/>
    <w:rsid w:val="00490C85"/>
    <w:rsid w:val="00490CA1"/>
    <w:rsid w:val="00490F62"/>
    <w:rsid w:val="004913AE"/>
    <w:rsid w:val="00491803"/>
    <w:rsid w:val="00491911"/>
    <w:rsid w:val="00492A94"/>
    <w:rsid w:val="0049331E"/>
    <w:rsid w:val="00493364"/>
    <w:rsid w:val="00494878"/>
    <w:rsid w:val="004970EA"/>
    <w:rsid w:val="00497A92"/>
    <w:rsid w:val="004A0253"/>
    <w:rsid w:val="004A3763"/>
    <w:rsid w:val="004A3C62"/>
    <w:rsid w:val="004A4AC7"/>
    <w:rsid w:val="004A62F7"/>
    <w:rsid w:val="004A7289"/>
    <w:rsid w:val="004B0F9B"/>
    <w:rsid w:val="004B16A3"/>
    <w:rsid w:val="004B16BC"/>
    <w:rsid w:val="004B3026"/>
    <w:rsid w:val="004B3BEB"/>
    <w:rsid w:val="004B42AC"/>
    <w:rsid w:val="004B46F1"/>
    <w:rsid w:val="004B4D38"/>
    <w:rsid w:val="004B561D"/>
    <w:rsid w:val="004B61E5"/>
    <w:rsid w:val="004B6F4F"/>
    <w:rsid w:val="004B74CA"/>
    <w:rsid w:val="004B76B8"/>
    <w:rsid w:val="004C20B4"/>
    <w:rsid w:val="004C2A0F"/>
    <w:rsid w:val="004C388D"/>
    <w:rsid w:val="004C3A7E"/>
    <w:rsid w:val="004C44B3"/>
    <w:rsid w:val="004C5A75"/>
    <w:rsid w:val="004C5D62"/>
    <w:rsid w:val="004C5F09"/>
    <w:rsid w:val="004C5F3F"/>
    <w:rsid w:val="004C6385"/>
    <w:rsid w:val="004D0A69"/>
    <w:rsid w:val="004D1227"/>
    <w:rsid w:val="004D1E74"/>
    <w:rsid w:val="004D4759"/>
    <w:rsid w:val="004D4F84"/>
    <w:rsid w:val="004D5CE9"/>
    <w:rsid w:val="004D7CB6"/>
    <w:rsid w:val="004E0672"/>
    <w:rsid w:val="004E1CF4"/>
    <w:rsid w:val="004E1ED0"/>
    <w:rsid w:val="004E2227"/>
    <w:rsid w:val="004E2BBC"/>
    <w:rsid w:val="004E4752"/>
    <w:rsid w:val="004E50E8"/>
    <w:rsid w:val="004E60BF"/>
    <w:rsid w:val="004E6238"/>
    <w:rsid w:val="004F0342"/>
    <w:rsid w:val="004F1BDA"/>
    <w:rsid w:val="004F2D02"/>
    <w:rsid w:val="004F32D5"/>
    <w:rsid w:val="004F3B0D"/>
    <w:rsid w:val="004F58AF"/>
    <w:rsid w:val="004F5C6F"/>
    <w:rsid w:val="004F6390"/>
    <w:rsid w:val="004F65D2"/>
    <w:rsid w:val="004F6A02"/>
    <w:rsid w:val="004F72E8"/>
    <w:rsid w:val="004F7F2D"/>
    <w:rsid w:val="004F7F92"/>
    <w:rsid w:val="00502206"/>
    <w:rsid w:val="005055B6"/>
    <w:rsid w:val="0050666F"/>
    <w:rsid w:val="005121D3"/>
    <w:rsid w:val="00512846"/>
    <w:rsid w:val="00513B69"/>
    <w:rsid w:val="00513BC6"/>
    <w:rsid w:val="0051421D"/>
    <w:rsid w:val="005143C1"/>
    <w:rsid w:val="005145A7"/>
    <w:rsid w:val="00515C00"/>
    <w:rsid w:val="00516DDB"/>
    <w:rsid w:val="00517081"/>
    <w:rsid w:val="00517441"/>
    <w:rsid w:val="005179F3"/>
    <w:rsid w:val="00520635"/>
    <w:rsid w:val="00520B23"/>
    <w:rsid w:val="00523056"/>
    <w:rsid w:val="00525C15"/>
    <w:rsid w:val="00525E65"/>
    <w:rsid w:val="00526B03"/>
    <w:rsid w:val="00530E54"/>
    <w:rsid w:val="0053115F"/>
    <w:rsid w:val="0053171F"/>
    <w:rsid w:val="00533C81"/>
    <w:rsid w:val="0053426E"/>
    <w:rsid w:val="005346CE"/>
    <w:rsid w:val="00534FAF"/>
    <w:rsid w:val="005369DB"/>
    <w:rsid w:val="0054131A"/>
    <w:rsid w:val="00541DCC"/>
    <w:rsid w:val="0054330F"/>
    <w:rsid w:val="00545B56"/>
    <w:rsid w:val="0054647A"/>
    <w:rsid w:val="00546E3D"/>
    <w:rsid w:val="0054762E"/>
    <w:rsid w:val="005504B9"/>
    <w:rsid w:val="005548DD"/>
    <w:rsid w:val="005552FE"/>
    <w:rsid w:val="005559D8"/>
    <w:rsid w:val="0055648A"/>
    <w:rsid w:val="005613C7"/>
    <w:rsid w:val="00561701"/>
    <w:rsid w:val="00563377"/>
    <w:rsid w:val="005634BB"/>
    <w:rsid w:val="00565FD8"/>
    <w:rsid w:val="00571C40"/>
    <w:rsid w:val="005721FF"/>
    <w:rsid w:val="00572465"/>
    <w:rsid w:val="0057252B"/>
    <w:rsid w:val="00572BE4"/>
    <w:rsid w:val="005731C3"/>
    <w:rsid w:val="00574C1C"/>
    <w:rsid w:val="00577B9C"/>
    <w:rsid w:val="00581317"/>
    <w:rsid w:val="00581B66"/>
    <w:rsid w:val="00582756"/>
    <w:rsid w:val="005834BC"/>
    <w:rsid w:val="00583F24"/>
    <w:rsid w:val="0058567D"/>
    <w:rsid w:val="00585792"/>
    <w:rsid w:val="005858BB"/>
    <w:rsid w:val="00586168"/>
    <w:rsid w:val="0058624A"/>
    <w:rsid w:val="005864E8"/>
    <w:rsid w:val="005871D6"/>
    <w:rsid w:val="00590433"/>
    <w:rsid w:val="00590C53"/>
    <w:rsid w:val="00591377"/>
    <w:rsid w:val="00591C90"/>
    <w:rsid w:val="005925E2"/>
    <w:rsid w:val="00592810"/>
    <w:rsid w:val="00594B85"/>
    <w:rsid w:val="00595ABA"/>
    <w:rsid w:val="005962F5"/>
    <w:rsid w:val="00597C28"/>
    <w:rsid w:val="005A119F"/>
    <w:rsid w:val="005A11F3"/>
    <w:rsid w:val="005A180F"/>
    <w:rsid w:val="005A2080"/>
    <w:rsid w:val="005A2199"/>
    <w:rsid w:val="005A2516"/>
    <w:rsid w:val="005A28B5"/>
    <w:rsid w:val="005A5CC0"/>
    <w:rsid w:val="005B5580"/>
    <w:rsid w:val="005B56DE"/>
    <w:rsid w:val="005B5DA0"/>
    <w:rsid w:val="005B6645"/>
    <w:rsid w:val="005B6C35"/>
    <w:rsid w:val="005B6FE7"/>
    <w:rsid w:val="005C0E39"/>
    <w:rsid w:val="005C1210"/>
    <w:rsid w:val="005C13AD"/>
    <w:rsid w:val="005C39EE"/>
    <w:rsid w:val="005C3E1D"/>
    <w:rsid w:val="005C44FC"/>
    <w:rsid w:val="005C552D"/>
    <w:rsid w:val="005C5E83"/>
    <w:rsid w:val="005C68B2"/>
    <w:rsid w:val="005D1CBD"/>
    <w:rsid w:val="005D29F3"/>
    <w:rsid w:val="005D2D0E"/>
    <w:rsid w:val="005D4146"/>
    <w:rsid w:val="005D438A"/>
    <w:rsid w:val="005D56BC"/>
    <w:rsid w:val="005D5D70"/>
    <w:rsid w:val="005D64BF"/>
    <w:rsid w:val="005D6A33"/>
    <w:rsid w:val="005E0471"/>
    <w:rsid w:val="005E19B4"/>
    <w:rsid w:val="005E4179"/>
    <w:rsid w:val="005E455B"/>
    <w:rsid w:val="005E5E90"/>
    <w:rsid w:val="005E5F7D"/>
    <w:rsid w:val="005E6F62"/>
    <w:rsid w:val="005E74FD"/>
    <w:rsid w:val="005E7F23"/>
    <w:rsid w:val="005F058B"/>
    <w:rsid w:val="005F119A"/>
    <w:rsid w:val="005F2C76"/>
    <w:rsid w:val="005F51F1"/>
    <w:rsid w:val="005F5A73"/>
    <w:rsid w:val="005F5AAE"/>
    <w:rsid w:val="006002EE"/>
    <w:rsid w:val="00600884"/>
    <w:rsid w:val="00600FD1"/>
    <w:rsid w:val="00602618"/>
    <w:rsid w:val="00603B7F"/>
    <w:rsid w:val="006065C1"/>
    <w:rsid w:val="0060693B"/>
    <w:rsid w:val="0060693D"/>
    <w:rsid w:val="0061060B"/>
    <w:rsid w:val="00611446"/>
    <w:rsid w:val="006115C9"/>
    <w:rsid w:val="00612C74"/>
    <w:rsid w:val="00613AC6"/>
    <w:rsid w:val="00613C9A"/>
    <w:rsid w:val="00613E4F"/>
    <w:rsid w:val="0061473F"/>
    <w:rsid w:val="00614A97"/>
    <w:rsid w:val="00614ACC"/>
    <w:rsid w:val="00615C0C"/>
    <w:rsid w:val="00615EB1"/>
    <w:rsid w:val="0061607D"/>
    <w:rsid w:val="0061694B"/>
    <w:rsid w:val="006177E7"/>
    <w:rsid w:val="006215FC"/>
    <w:rsid w:val="006240EE"/>
    <w:rsid w:val="00624865"/>
    <w:rsid w:val="006316BB"/>
    <w:rsid w:val="0063192F"/>
    <w:rsid w:val="00631F33"/>
    <w:rsid w:val="00632E79"/>
    <w:rsid w:val="00635D28"/>
    <w:rsid w:val="00636516"/>
    <w:rsid w:val="00636DB6"/>
    <w:rsid w:val="00641410"/>
    <w:rsid w:val="006416E2"/>
    <w:rsid w:val="00641851"/>
    <w:rsid w:val="006435D7"/>
    <w:rsid w:val="00643E65"/>
    <w:rsid w:val="00644F4E"/>
    <w:rsid w:val="00645C67"/>
    <w:rsid w:val="006465DE"/>
    <w:rsid w:val="00647978"/>
    <w:rsid w:val="00650259"/>
    <w:rsid w:val="00653D40"/>
    <w:rsid w:val="00654364"/>
    <w:rsid w:val="006557AD"/>
    <w:rsid w:val="006568AE"/>
    <w:rsid w:val="00657B6B"/>
    <w:rsid w:val="00660898"/>
    <w:rsid w:val="00661421"/>
    <w:rsid w:val="00663859"/>
    <w:rsid w:val="00663B69"/>
    <w:rsid w:val="006649EF"/>
    <w:rsid w:val="006657FD"/>
    <w:rsid w:val="00665854"/>
    <w:rsid w:val="00666537"/>
    <w:rsid w:val="006711B6"/>
    <w:rsid w:val="006718FD"/>
    <w:rsid w:val="00673C10"/>
    <w:rsid w:val="00673E9A"/>
    <w:rsid w:val="006749D1"/>
    <w:rsid w:val="006757DC"/>
    <w:rsid w:val="006801FA"/>
    <w:rsid w:val="00680406"/>
    <w:rsid w:val="00680800"/>
    <w:rsid w:val="006819F8"/>
    <w:rsid w:val="00683A42"/>
    <w:rsid w:val="00684271"/>
    <w:rsid w:val="00685956"/>
    <w:rsid w:val="00685B88"/>
    <w:rsid w:val="0068620C"/>
    <w:rsid w:val="0068625C"/>
    <w:rsid w:val="00686738"/>
    <w:rsid w:val="006867D3"/>
    <w:rsid w:val="00686B96"/>
    <w:rsid w:val="00687562"/>
    <w:rsid w:val="00687862"/>
    <w:rsid w:val="006879A4"/>
    <w:rsid w:val="006919F5"/>
    <w:rsid w:val="0069242B"/>
    <w:rsid w:val="006924C9"/>
    <w:rsid w:val="00694146"/>
    <w:rsid w:val="00694C0C"/>
    <w:rsid w:val="00695E12"/>
    <w:rsid w:val="00695ED5"/>
    <w:rsid w:val="0069709F"/>
    <w:rsid w:val="00697870"/>
    <w:rsid w:val="006A1240"/>
    <w:rsid w:val="006A2BF9"/>
    <w:rsid w:val="006A2C17"/>
    <w:rsid w:val="006A2D4B"/>
    <w:rsid w:val="006A5272"/>
    <w:rsid w:val="006A58E6"/>
    <w:rsid w:val="006B12D3"/>
    <w:rsid w:val="006B1AB7"/>
    <w:rsid w:val="006B1E2E"/>
    <w:rsid w:val="006B3BEB"/>
    <w:rsid w:val="006B454D"/>
    <w:rsid w:val="006B4E80"/>
    <w:rsid w:val="006B554B"/>
    <w:rsid w:val="006B5BFB"/>
    <w:rsid w:val="006B606F"/>
    <w:rsid w:val="006B62D1"/>
    <w:rsid w:val="006B7420"/>
    <w:rsid w:val="006C01A3"/>
    <w:rsid w:val="006C0A33"/>
    <w:rsid w:val="006C5021"/>
    <w:rsid w:val="006C504A"/>
    <w:rsid w:val="006C5D1C"/>
    <w:rsid w:val="006C6AEB"/>
    <w:rsid w:val="006C6B94"/>
    <w:rsid w:val="006C71DA"/>
    <w:rsid w:val="006C7C93"/>
    <w:rsid w:val="006D13AF"/>
    <w:rsid w:val="006D13B4"/>
    <w:rsid w:val="006D15F6"/>
    <w:rsid w:val="006D183B"/>
    <w:rsid w:val="006D1D94"/>
    <w:rsid w:val="006D4120"/>
    <w:rsid w:val="006D4A2A"/>
    <w:rsid w:val="006D4C56"/>
    <w:rsid w:val="006D588D"/>
    <w:rsid w:val="006D6573"/>
    <w:rsid w:val="006D68D0"/>
    <w:rsid w:val="006DBA36"/>
    <w:rsid w:val="006E13CF"/>
    <w:rsid w:val="006E1C45"/>
    <w:rsid w:val="006E212F"/>
    <w:rsid w:val="006E31E8"/>
    <w:rsid w:val="006E35DB"/>
    <w:rsid w:val="006E6B04"/>
    <w:rsid w:val="006E6C47"/>
    <w:rsid w:val="006E6C59"/>
    <w:rsid w:val="006F1573"/>
    <w:rsid w:val="006F16F0"/>
    <w:rsid w:val="006F249E"/>
    <w:rsid w:val="006F2AB6"/>
    <w:rsid w:val="006F317C"/>
    <w:rsid w:val="006F509F"/>
    <w:rsid w:val="006F5163"/>
    <w:rsid w:val="006F6858"/>
    <w:rsid w:val="00704FF3"/>
    <w:rsid w:val="007050B9"/>
    <w:rsid w:val="00705AC5"/>
    <w:rsid w:val="00705D51"/>
    <w:rsid w:val="00706617"/>
    <w:rsid w:val="00706D84"/>
    <w:rsid w:val="00710015"/>
    <w:rsid w:val="00710A4E"/>
    <w:rsid w:val="00710FB2"/>
    <w:rsid w:val="007114F0"/>
    <w:rsid w:val="007135E0"/>
    <w:rsid w:val="00713738"/>
    <w:rsid w:val="00713816"/>
    <w:rsid w:val="00713BA9"/>
    <w:rsid w:val="00713DDF"/>
    <w:rsid w:val="00713F57"/>
    <w:rsid w:val="00714D8F"/>
    <w:rsid w:val="00714F54"/>
    <w:rsid w:val="00715A60"/>
    <w:rsid w:val="00716BEC"/>
    <w:rsid w:val="00717302"/>
    <w:rsid w:val="00717A03"/>
    <w:rsid w:val="007201D4"/>
    <w:rsid w:val="00720953"/>
    <w:rsid w:val="007212EF"/>
    <w:rsid w:val="00721B8B"/>
    <w:rsid w:val="0072325A"/>
    <w:rsid w:val="00724B7C"/>
    <w:rsid w:val="00725F43"/>
    <w:rsid w:val="00726618"/>
    <w:rsid w:val="00726EDC"/>
    <w:rsid w:val="007270E0"/>
    <w:rsid w:val="0073021D"/>
    <w:rsid w:val="00731459"/>
    <w:rsid w:val="007316CC"/>
    <w:rsid w:val="007344E7"/>
    <w:rsid w:val="00734882"/>
    <w:rsid w:val="0073489B"/>
    <w:rsid w:val="0073490A"/>
    <w:rsid w:val="00735727"/>
    <w:rsid w:val="0074054A"/>
    <w:rsid w:val="007434D5"/>
    <w:rsid w:val="007439F8"/>
    <w:rsid w:val="00744309"/>
    <w:rsid w:val="0074518E"/>
    <w:rsid w:val="00746213"/>
    <w:rsid w:val="0074703F"/>
    <w:rsid w:val="00747885"/>
    <w:rsid w:val="00747EEC"/>
    <w:rsid w:val="00750960"/>
    <w:rsid w:val="0075207C"/>
    <w:rsid w:val="0075232E"/>
    <w:rsid w:val="00752580"/>
    <w:rsid w:val="0075293E"/>
    <w:rsid w:val="00752D86"/>
    <w:rsid w:val="007531C3"/>
    <w:rsid w:val="00753317"/>
    <w:rsid w:val="00754186"/>
    <w:rsid w:val="00755319"/>
    <w:rsid w:val="00755746"/>
    <w:rsid w:val="00755976"/>
    <w:rsid w:val="007564CE"/>
    <w:rsid w:val="00757815"/>
    <w:rsid w:val="00757A60"/>
    <w:rsid w:val="00757A72"/>
    <w:rsid w:val="00757E99"/>
    <w:rsid w:val="00760668"/>
    <w:rsid w:val="0076312E"/>
    <w:rsid w:val="00766C8A"/>
    <w:rsid w:val="007670CB"/>
    <w:rsid w:val="00767FEC"/>
    <w:rsid w:val="00770793"/>
    <w:rsid w:val="00775EA1"/>
    <w:rsid w:val="00775F67"/>
    <w:rsid w:val="00777985"/>
    <w:rsid w:val="00780557"/>
    <w:rsid w:val="00783508"/>
    <w:rsid w:val="00783770"/>
    <w:rsid w:val="007863DF"/>
    <w:rsid w:val="0078738E"/>
    <w:rsid w:val="00787561"/>
    <w:rsid w:val="0078771D"/>
    <w:rsid w:val="00790009"/>
    <w:rsid w:val="0079198A"/>
    <w:rsid w:val="00791CFF"/>
    <w:rsid w:val="007937A1"/>
    <w:rsid w:val="007946A9"/>
    <w:rsid w:val="007947FC"/>
    <w:rsid w:val="00797A33"/>
    <w:rsid w:val="00797C00"/>
    <w:rsid w:val="007A0E78"/>
    <w:rsid w:val="007A1489"/>
    <w:rsid w:val="007A1EAD"/>
    <w:rsid w:val="007A2896"/>
    <w:rsid w:val="007A2A8F"/>
    <w:rsid w:val="007A4B9D"/>
    <w:rsid w:val="007A5A9D"/>
    <w:rsid w:val="007A604E"/>
    <w:rsid w:val="007A62AA"/>
    <w:rsid w:val="007A6AC6"/>
    <w:rsid w:val="007A72F4"/>
    <w:rsid w:val="007B19A8"/>
    <w:rsid w:val="007B3035"/>
    <w:rsid w:val="007B30DB"/>
    <w:rsid w:val="007B373F"/>
    <w:rsid w:val="007B616B"/>
    <w:rsid w:val="007C0CB0"/>
    <w:rsid w:val="007C0EA2"/>
    <w:rsid w:val="007C11D6"/>
    <w:rsid w:val="007C2D22"/>
    <w:rsid w:val="007C35E2"/>
    <w:rsid w:val="007C3AF3"/>
    <w:rsid w:val="007C4EBB"/>
    <w:rsid w:val="007C63BB"/>
    <w:rsid w:val="007C7436"/>
    <w:rsid w:val="007C7732"/>
    <w:rsid w:val="007C78C7"/>
    <w:rsid w:val="007C7CCC"/>
    <w:rsid w:val="007D018C"/>
    <w:rsid w:val="007D1DB1"/>
    <w:rsid w:val="007D2C85"/>
    <w:rsid w:val="007D5F69"/>
    <w:rsid w:val="007D74FE"/>
    <w:rsid w:val="007E0210"/>
    <w:rsid w:val="007E2DC9"/>
    <w:rsid w:val="007E2E47"/>
    <w:rsid w:val="007E33E0"/>
    <w:rsid w:val="007E3AF5"/>
    <w:rsid w:val="007E4163"/>
    <w:rsid w:val="007E464E"/>
    <w:rsid w:val="007E4B02"/>
    <w:rsid w:val="007E52C9"/>
    <w:rsid w:val="007E52CB"/>
    <w:rsid w:val="007F04D3"/>
    <w:rsid w:val="007F09EE"/>
    <w:rsid w:val="007F2227"/>
    <w:rsid w:val="007F350C"/>
    <w:rsid w:val="007F381F"/>
    <w:rsid w:val="007F45B0"/>
    <w:rsid w:val="007F4EC8"/>
    <w:rsid w:val="007F5DC9"/>
    <w:rsid w:val="007F730A"/>
    <w:rsid w:val="007F790A"/>
    <w:rsid w:val="0080041C"/>
    <w:rsid w:val="00801136"/>
    <w:rsid w:val="0080129C"/>
    <w:rsid w:val="008051C0"/>
    <w:rsid w:val="00805643"/>
    <w:rsid w:val="00806B25"/>
    <w:rsid w:val="00807C39"/>
    <w:rsid w:val="008109CA"/>
    <w:rsid w:val="00810B18"/>
    <w:rsid w:val="00810F12"/>
    <w:rsid w:val="00811693"/>
    <w:rsid w:val="008125B5"/>
    <w:rsid w:val="00812E2A"/>
    <w:rsid w:val="0081334F"/>
    <w:rsid w:val="00813A52"/>
    <w:rsid w:val="008142CA"/>
    <w:rsid w:val="00816FB5"/>
    <w:rsid w:val="00817536"/>
    <w:rsid w:val="0082043A"/>
    <w:rsid w:val="00821719"/>
    <w:rsid w:val="0082182C"/>
    <w:rsid w:val="00822D7B"/>
    <w:rsid w:val="0082356B"/>
    <w:rsid w:val="00825C58"/>
    <w:rsid w:val="00826326"/>
    <w:rsid w:val="008268FE"/>
    <w:rsid w:val="00830FE7"/>
    <w:rsid w:val="0083340C"/>
    <w:rsid w:val="00834837"/>
    <w:rsid w:val="00834ED8"/>
    <w:rsid w:val="00835283"/>
    <w:rsid w:val="0083540C"/>
    <w:rsid w:val="0083543A"/>
    <w:rsid w:val="00835A20"/>
    <w:rsid w:val="00835EED"/>
    <w:rsid w:val="008361D6"/>
    <w:rsid w:val="00836769"/>
    <w:rsid w:val="0083722C"/>
    <w:rsid w:val="0084154B"/>
    <w:rsid w:val="00842059"/>
    <w:rsid w:val="00843698"/>
    <w:rsid w:val="00844812"/>
    <w:rsid w:val="00845699"/>
    <w:rsid w:val="00845A3E"/>
    <w:rsid w:val="00846AA7"/>
    <w:rsid w:val="008476D8"/>
    <w:rsid w:val="00847AB0"/>
    <w:rsid w:val="00847B2D"/>
    <w:rsid w:val="008504C8"/>
    <w:rsid w:val="00850527"/>
    <w:rsid w:val="00851415"/>
    <w:rsid w:val="008514D5"/>
    <w:rsid w:val="0085340C"/>
    <w:rsid w:val="00854039"/>
    <w:rsid w:val="008554B2"/>
    <w:rsid w:val="00857DFB"/>
    <w:rsid w:val="008600B1"/>
    <w:rsid w:val="008616C8"/>
    <w:rsid w:val="00861786"/>
    <w:rsid w:val="00861F94"/>
    <w:rsid w:val="00863151"/>
    <w:rsid w:val="008642AB"/>
    <w:rsid w:val="00864CBB"/>
    <w:rsid w:val="00865567"/>
    <w:rsid w:val="00865BA7"/>
    <w:rsid w:val="00866459"/>
    <w:rsid w:val="008670BB"/>
    <w:rsid w:val="008672C9"/>
    <w:rsid w:val="00867995"/>
    <w:rsid w:val="00870CED"/>
    <w:rsid w:val="00871A02"/>
    <w:rsid w:val="00872C9C"/>
    <w:rsid w:val="00873ED2"/>
    <w:rsid w:val="00874D1B"/>
    <w:rsid w:val="00876575"/>
    <w:rsid w:val="0087786E"/>
    <w:rsid w:val="00880888"/>
    <w:rsid w:val="008815B4"/>
    <w:rsid w:val="00882743"/>
    <w:rsid w:val="0088339D"/>
    <w:rsid w:val="0088409E"/>
    <w:rsid w:val="008841B0"/>
    <w:rsid w:val="0088498F"/>
    <w:rsid w:val="00884E74"/>
    <w:rsid w:val="00886C7C"/>
    <w:rsid w:val="00887CD8"/>
    <w:rsid w:val="00890C29"/>
    <w:rsid w:val="0089161E"/>
    <w:rsid w:val="00891CB7"/>
    <w:rsid w:val="008944D6"/>
    <w:rsid w:val="0089457B"/>
    <w:rsid w:val="00894F4C"/>
    <w:rsid w:val="00894FFE"/>
    <w:rsid w:val="00896B6F"/>
    <w:rsid w:val="00896E19"/>
    <w:rsid w:val="00897156"/>
    <w:rsid w:val="00897416"/>
    <w:rsid w:val="008975C1"/>
    <w:rsid w:val="00897706"/>
    <w:rsid w:val="008977F2"/>
    <w:rsid w:val="00897E1E"/>
    <w:rsid w:val="008A0220"/>
    <w:rsid w:val="008A085B"/>
    <w:rsid w:val="008A2A06"/>
    <w:rsid w:val="008A32CD"/>
    <w:rsid w:val="008A38F2"/>
    <w:rsid w:val="008A4C05"/>
    <w:rsid w:val="008A4F17"/>
    <w:rsid w:val="008A5412"/>
    <w:rsid w:val="008A6367"/>
    <w:rsid w:val="008A7421"/>
    <w:rsid w:val="008B0166"/>
    <w:rsid w:val="008B042B"/>
    <w:rsid w:val="008B25CB"/>
    <w:rsid w:val="008B2742"/>
    <w:rsid w:val="008B2854"/>
    <w:rsid w:val="008B29A7"/>
    <w:rsid w:val="008B2A04"/>
    <w:rsid w:val="008B2CC1"/>
    <w:rsid w:val="008B3C99"/>
    <w:rsid w:val="008B4593"/>
    <w:rsid w:val="008B5E03"/>
    <w:rsid w:val="008B7492"/>
    <w:rsid w:val="008B7EE8"/>
    <w:rsid w:val="008C002B"/>
    <w:rsid w:val="008C0949"/>
    <w:rsid w:val="008C1374"/>
    <w:rsid w:val="008C17E2"/>
    <w:rsid w:val="008C6422"/>
    <w:rsid w:val="008C6EDC"/>
    <w:rsid w:val="008D0388"/>
    <w:rsid w:val="008D075E"/>
    <w:rsid w:val="008D1839"/>
    <w:rsid w:val="008D3104"/>
    <w:rsid w:val="008D47AF"/>
    <w:rsid w:val="008D68A0"/>
    <w:rsid w:val="008D6F57"/>
    <w:rsid w:val="008D73AE"/>
    <w:rsid w:val="008E090E"/>
    <w:rsid w:val="008E0BC6"/>
    <w:rsid w:val="008E1364"/>
    <w:rsid w:val="008E1C2A"/>
    <w:rsid w:val="008E20C9"/>
    <w:rsid w:val="008E257C"/>
    <w:rsid w:val="008E2D9F"/>
    <w:rsid w:val="008E494E"/>
    <w:rsid w:val="008E4F2F"/>
    <w:rsid w:val="008E5424"/>
    <w:rsid w:val="008E6025"/>
    <w:rsid w:val="008E61FF"/>
    <w:rsid w:val="008E63E4"/>
    <w:rsid w:val="008E6B95"/>
    <w:rsid w:val="008F0C3D"/>
    <w:rsid w:val="008F0CAF"/>
    <w:rsid w:val="008F1006"/>
    <w:rsid w:val="008F1D31"/>
    <w:rsid w:val="008F2CBB"/>
    <w:rsid w:val="008F4F49"/>
    <w:rsid w:val="008F5796"/>
    <w:rsid w:val="008F6984"/>
    <w:rsid w:val="008F6EE7"/>
    <w:rsid w:val="009003F0"/>
    <w:rsid w:val="009009A1"/>
    <w:rsid w:val="009009C1"/>
    <w:rsid w:val="00901718"/>
    <w:rsid w:val="0090187F"/>
    <w:rsid w:val="00901945"/>
    <w:rsid w:val="00901E82"/>
    <w:rsid w:val="00902AD0"/>
    <w:rsid w:val="00904319"/>
    <w:rsid w:val="009048D0"/>
    <w:rsid w:val="00905FBA"/>
    <w:rsid w:val="00906877"/>
    <w:rsid w:val="009073D1"/>
    <w:rsid w:val="0090772B"/>
    <w:rsid w:val="009128F0"/>
    <w:rsid w:val="00913317"/>
    <w:rsid w:val="0091499C"/>
    <w:rsid w:val="00914C31"/>
    <w:rsid w:val="0091722A"/>
    <w:rsid w:val="00917A16"/>
    <w:rsid w:val="00917BF8"/>
    <w:rsid w:val="00920C18"/>
    <w:rsid w:val="00920FC2"/>
    <w:rsid w:val="00922A55"/>
    <w:rsid w:val="00924203"/>
    <w:rsid w:val="0092422F"/>
    <w:rsid w:val="00925BEA"/>
    <w:rsid w:val="0092617A"/>
    <w:rsid w:val="00926CAC"/>
    <w:rsid w:val="00926E55"/>
    <w:rsid w:val="00930E05"/>
    <w:rsid w:val="00931411"/>
    <w:rsid w:val="00932ECE"/>
    <w:rsid w:val="00932F3C"/>
    <w:rsid w:val="0093622F"/>
    <w:rsid w:val="009364EA"/>
    <w:rsid w:val="00936C52"/>
    <w:rsid w:val="009403D9"/>
    <w:rsid w:val="009425EC"/>
    <w:rsid w:val="00943777"/>
    <w:rsid w:val="0094389C"/>
    <w:rsid w:val="0094395E"/>
    <w:rsid w:val="00943F8F"/>
    <w:rsid w:val="009445A6"/>
    <w:rsid w:val="00944AC3"/>
    <w:rsid w:val="009467D9"/>
    <w:rsid w:val="00946E4E"/>
    <w:rsid w:val="00947C5F"/>
    <w:rsid w:val="00950535"/>
    <w:rsid w:val="00950B7B"/>
    <w:rsid w:val="00951C52"/>
    <w:rsid w:val="009523F5"/>
    <w:rsid w:val="009524A7"/>
    <w:rsid w:val="009527EA"/>
    <w:rsid w:val="0095318C"/>
    <w:rsid w:val="009532FD"/>
    <w:rsid w:val="00953AE5"/>
    <w:rsid w:val="00953B26"/>
    <w:rsid w:val="00955075"/>
    <w:rsid w:val="00960852"/>
    <w:rsid w:val="00960D21"/>
    <w:rsid w:val="00961FA8"/>
    <w:rsid w:val="0096218B"/>
    <w:rsid w:val="00963C8C"/>
    <w:rsid w:val="00965554"/>
    <w:rsid w:val="00967213"/>
    <w:rsid w:val="009674CD"/>
    <w:rsid w:val="00970EA7"/>
    <w:rsid w:val="00971324"/>
    <w:rsid w:val="0097216A"/>
    <w:rsid w:val="009731DA"/>
    <w:rsid w:val="00973C1A"/>
    <w:rsid w:val="009744A8"/>
    <w:rsid w:val="00974C5D"/>
    <w:rsid w:val="00975014"/>
    <w:rsid w:val="00975D2C"/>
    <w:rsid w:val="00976294"/>
    <w:rsid w:val="00977560"/>
    <w:rsid w:val="00981061"/>
    <w:rsid w:val="00981BF1"/>
    <w:rsid w:val="009821DA"/>
    <w:rsid w:val="009826F8"/>
    <w:rsid w:val="0098288C"/>
    <w:rsid w:val="00982E09"/>
    <w:rsid w:val="0098371F"/>
    <w:rsid w:val="00983C38"/>
    <w:rsid w:val="00983CD0"/>
    <w:rsid w:val="00984E86"/>
    <w:rsid w:val="00987864"/>
    <w:rsid w:val="00993B11"/>
    <w:rsid w:val="00993C06"/>
    <w:rsid w:val="0099431C"/>
    <w:rsid w:val="0099685D"/>
    <w:rsid w:val="009A053E"/>
    <w:rsid w:val="009A0F01"/>
    <w:rsid w:val="009A18BE"/>
    <w:rsid w:val="009A1B76"/>
    <w:rsid w:val="009A1E0B"/>
    <w:rsid w:val="009A235C"/>
    <w:rsid w:val="009A23C7"/>
    <w:rsid w:val="009A2C11"/>
    <w:rsid w:val="009A3B8D"/>
    <w:rsid w:val="009A3EF6"/>
    <w:rsid w:val="009A4010"/>
    <w:rsid w:val="009A41FC"/>
    <w:rsid w:val="009A663B"/>
    <w:rsid w:val="009A7066"/>
    <w:rsid w:val="009A7650"/>
    <w:rsid w:val="009B019B"/>
    <w:rsid w:val="009B041F"/>
    <w:rsid w:val="009B0852"/>
    <w:rsid w:val="009B0B5A"/>
    <w:rsid w:val="009B11F4"/>
    <w:rsid w:val="009B157F"/>
    <w:rsid w:val="009B2AAE"/>
    <w:rsid w:val="009B304F"/>
    <w:rsid w:val="009B3711"/>
    <w:rsid w:val="009B405C"/>
    <w:rsid w:val="009B45B6"/>
    <w:rsid w:val="009B4779"/>
    <w:rsid w:val="009B4A7A"/>
    <w:rsid w:val="009B4FF8"/>
    <w:rsid w:val="009B5432"/>
    <w:rsid w:val="009B6A3B"/>
    <w:rsid w:val="009C03A6"/>
    <w:rsid w:val="009C1C67"/>
    <w:rsid w:val="009C304A"/>
    <w:rsid w:val="009C34E7"/>
    <w:rsid w:val="009C4E5F"/>
    <w:rsid w:val="009C55A6"/>
    <w:rsid w:val="009D01CA"/>
    <w:rsid w:val="009D035B"/>
    <w:rsid w:val="009D08A1"/>
    <w:rsid w:val="009D1D1F"/>
    <w:rsid w:val="009D2BF1"/>
    <w:rsid w:val="009D3170"/>
    <w:rsid w:val="009D4CA8"/>
    <w:rsid w:val="009D4E1A"/>
    <w:rsid w:val="009E012A"/>
    <w:rsid w:val="009E02D9"/>
    <w:rsid w:val="009E0C1E"/>
    <w:rsid w:val="009E134E"/>
    <w:rsid w:val="009E1515"/>
    <w:rsid w:val="009E1E3C"/>
    <w:rsid w:val="009E21B9"/>
    <w:rsid w:val="009E331C"/>
    <w:rsid w:val="009E3AA2"/>
    <w:rsid w:val="009E3CC5"/>
    <w:rsid w:val="009E4311"/>
    <w:rsid w:val="009E5ABA"/>
    <w:rsid w:val="009E5B86"/>
    <w:rsid w:val="009E74D5"/>
    <w:rsid w:val="009E79E9"/>
    <w:rsid w:val="009F0E7D"/>
    <w:rsid w:val="009F236E"/>
    <w:rsid w:val="009F250A"/>
    <w:rsid w:val="009F4463"/>
    <w:rsid w:val="009F5356"/>
    <w:rsid w:val="009F53F3"/>
    <w:rsid w:val="009F5691"/>
    <w:rsid w:val="009F7B20"/>
    <w:rsid w:val="00A0081B"/>
    <w:rsid w:val="00A00907"/>
    <w:rsid w:val="00A04209"/>
    <w:rsid w:val="00A04651"/>
    <w:rsid w:val="00A06094"/>
    <w:rsid w:val="00A066AE"/>
    <w:rsid w:val="00A066F3"/>
    <w:rsid w:val="00A069A1"/>
    <w:rsid w:val="00A06AB0"/>
    <w:rsid w:val="00A06B10"/>
    <w:rsid w:val="00A07219"/>
    <w:rsid w:val="00A07B91"/>
    <w:rsid w:val="00A105E2"/>
    <w:rsid w:val="00A11405"/>
    <w:rsid w:val="00A11548"/>
    <w:rsid w:val="00A12FC6"/>
    <w:rsid w:val="00A13EAC"/>
    <w:rsid w:val="00A140E9"/>
    <w:rsid w:val="00A147DD"/>
    <w:rsid w:val="00A155D0"/>
    <w:rsid w:val="00A15606"/>
    <w:rsid w:val="00A15670"/>
    <w:rsid w:val="00A21043"/>
    <w:rsid w:val="00A212DB"/>
    <w:rsid w:val="00A216E0"/>
    <w:rsid w:val="00A217DB"/>
    <w:rsid w:val="00A22918"/>
    <w:rsid w:val="00A255EC"/>
    <w:rsid w:val="00A25D14"/>
    <w:rsid w:val="00A26393"/>
    <w:rsid w:val="00A26E76"/>
    <w:rsid w:val="00A32DFE"/>
    <w:rsid w:val="00A331BC"/>
    <w:rsid w:val="00A340A1"/>
    <w:rsid w:val="00A34DC8"/>
    <w:rsid w:val="00A3512E"/>
    <w:rsid w:val="00A36F71"/>
    <w:rsid w:val="00A378D6"/>
    <w:rsid w:val="00A41025"/>
    <w:rsid w:val="00A425E1"/>
    <w:rsid w:val="00A42BA7"/>
    <w:rsid w:val="00A43E91"/>
    <w:rsid w:val="00A441B5"/>
    <w:rsid w:val="00A44A9A"/>
    <w:rsid w:val="00A45725"/>
    <w:rsid w:val="00A46891"/>
    <w:rsid w:val="00A50372"/>
    <w:rsid w:val="00A506AD"/>
    <w:rsid w:val="00A5117B"/>
    <w:rsid w:val="00A511E5"/>
    <w:rsid w:val="00A55E7E"/>
    <w:rsid w:val="00A5664C"/>
    <w:rsid w:val="00A568AF"/>
    <w:rsid w:val="00A57A15"/>
    <w:rsid w:val="00A60674"/>
    <w:rsid w:val="00A63698"/>
    <w:rsid w:val="00A659E5"/>
    <w:rsid w:val="00A72B6D"/>
    <w:rsid w:val="00A76C8E"/>
    <w:rsid w:val="00A803D2"/>
    <w:rsid w:val="00A81D27"/>
    <w:rsid w:val="00A81E53"/>
    <w:rsid w:val="00A83239"/>
    <w:rsid w:val="00A83434"/>
    <w:rsid w:val="00A83E88"/>
    <w:rsid w:val="00A84840"/>
    <w:rsid w:val="00A84A00"/>
    <w:rsid w:val="00A85DA8"/>
    <w:rsid w:val="00A8650F"/>
    <w:rsid w:val="00A86D6E"/>
    <w:rsid w:val="00A87351"/>
    <w:rsid w:val="00A9129A"/>
    <w:rsid w:val="00A9155B"/>
    <w:rsid w:val="00A91877"/>
    <w:rsid w:val="00A92377"/>
    <w:rsid w:val="00A935A0"/>
    <w:rsid w:val="00A94106"/>
    <w:rsid w:val="00A94469"/>
    <w:rsid w:val="00A956C8"/>
    <w:rsid w:val="00AA106D"/>
    <w:rsid w:val="00AA18C5"/>
    <w:rsid w:val="00AA2950"/>
    <w:rsid w:val="00AA39E6"/>
    <w:rsid w:val="00AA3C58"/>
    <w:rsid w:val="00AA3D68"/>
    <w:rsid w:val="00AA4196"/>
    <w:rsid w:val="00AA4C34"/>
    <w:rsid w:val="00AA5028"/>
    <w:rsid w:val="00AA518D"/>
    <w:rsid w:val="00AA5BA7"/>
    <w:rsid w:val="00AA6B4E"/>
    <w:rsid w:val="00AA6EE4"/>
    <w:rsid w:val="00AA7682"/>
    <w:rsid w:val="00AA7A1A"/>
    <w:rsid w:val="00AA7F36"/>
    <w:rsid w:val="00AB1E75"/>
    <w:rsid w:val="00AB251F"/>
    <w:rsid w:val="00AB2941"/>
    <w:rsid w:val="00AB29DA"/>
    <w:rsid w:val="00AB326A"/>
    <w:rsid w:val="00AB392B"/>
    <w:rsid w:val="00AC0F93"/>
    <w:rsid w:val="00AC15C7"/>
    <w:rsid w:val="00AC180F"/>
    <w:rsid w:val="00AC56FB"/>
    <w:rsid w:val="00AC7B12"/>
    <w:rsid w:val="00AD06AF"/>
    <w:rsid w:val="00AD0A29"/>
    <w:rsid w:val="00AD1F60"/>
    <w:rsid w:val="00AD318B"/>
    <w:rsid w:val="00AD432D"/>
    <w:rsid w:val="00AD4985"/>
    <w:rsid w:val="00AD6594"/>
    <w:rsid w:val="00AD75C7"/>
    <w:rsid w:val="00AD7D80"/>
    <w:rsid w:val="00AE002D"/>
    <w:rsid w:val="00AE107C"/>
    <w:rsid w:val="00AE1341"/>
    <w:rsid w:val="00AE14C2"/>
    <w:rsid w:val="00AE1CC3"/>
    <w:rsid w:val="00AE1E8D"/>
    <w:rsid w:val="00AE2046"/>
    <w:rsid w:val="00AE2520"/>
    <w:rsid w:val="00AE2F2D"/>
    <w:rsid w:val="00AE3053"/>
    <w:rsid w:val="00AE391D"/>
    <w:rsid w:val="00AE4891"/>
    <w:rsid w:val="00AE528A"/>
    <w:rsid w:val="00AE5A1E"/>
    <w:rsid w:val="00AE5D96"/>
    <w:rsid w:val="00AE668B"/>
    <w:rsid w:val="00AE7427"/>
    <w:rsid w:val="00AE7E48"/>
    <w:rsid w:val="00AF086B"/>
    <w:rsid w:val="00AF0F3E"/>
    <w:rsid w:val="00AF17B4"/>
    <w:rsid w:val="00AF2CF8"/>
    <w:rsid w:val="00AF3371"/>
    <w:rsid w:val="00AF4835"/>
    <w:rsid w:val="00AF639F"/>
    <w:rsid w:val="00AF6EE4"/>
    <w:rsid w:val="00AF7268"/>
    <w:rsid w:val="00AF7678"/>
    <w:rsid w:val="00B008A3"/>
    <w:rsid w:val="00B01276"/>
    <w:rsid w:val="00B03A34"/>
    <w:rsid w:val="00B04D7C"/>
    <w:rsid w:val="00B05C92"/>
    <w:rsid w:val="00B06144"/>
    <w:rsid w:val="00B075A0"/>
    <w:rsid w:val="00B07A17"/>
    <w:rsid w:val="00B1324E"/>
    <w:rsid w:val="00B13562"/>
    <w:rsid w:val="00B13928"/>
    <w:rsid w:val="00B158FA"/>
    <w:rsid w:val="00B21EB3"/>
    <w:rsid w:val="00B252BB"/>
    <w:rsid w:val="00B25E93"/>
    <w:rsid w:val="00B268AB"/>
    <w:rsid w:val="00B27590"/>
    <w:rsid w:val="00B277A0"/>
    <w:rsid w:val="00B279D9"/>
    <w:rsid w:val="00B32CCC"/>
    <w:rsid w:val="00B335F8"/>
    <w:rsid w:val="00B3404A"/>
    <w:rsid w:val="00B341F5"/>
    <w:rsid w:val="00B34DCF"/>
    <w:rsid w:val="00B34ECA"/>
    <w:rsid w:val="00B40052"/>
    <w:rsid w:val="00B40B5F"/>
    <w:rsid w:val="00B41EC4"/>
    <w:rsid w:val="00B43014"/>
    <w:rsid w:val="00B43FED"/>
    <w:rsid w:val="00B44B69"/>
    <w:rsid w:val="00B47D9C"/>
    <w:rsid w:val="00B50D13"/>
    <w:rsid w:val="00B5166C"/>
    <w:rsid w:val="00B51F85"/>
    <w:rsid w:val="00B520F0"/>
    <w:rsid w:val="00B53A79"/>
    <w:rsid w:val="00B57EF1"/>
    <w:rsid w:val="00B60FC9"/>
    <w:rsid w:val="00B61869"/>
    <w:rsid w:val="00B634D6"/>
    <w:rsid w:val="00B64045"/>
    <w:rsid w:val="00B66193"/>
    <w:rsid w:val="00B6684B"/>
    <w:rsid w:val="00B67F7A"/>
    <w:rsid w:val="00B7021F"/>
    <w:rsid w:val="00B70C91"/>
    <w:rsid w:val="00B71794"/>
    <w:rsid w:val="00B7231D"/>
    <w:rsid w:val="00B754F3"/>
    <w:rsid w:val="00B761CC"/>
    <w:rsid w:val="00B7681B"/>
    <w:rsid w:val="00B80948"/>
    <w:rsid w:val="00B80C2C"/>
    <w:rsid w:val="00B8118C"/>
    <w:rsid w:val="00B814AA"/>
    <w:rsid w:val="00B825D9"/>
    <w:rsid w:val="00B83B41"/>
    <w:rsid w:val="00B84326"/>
    <w:rsid w:val="00B844CF"/>
    <w:rsid w:val="00B84B9D"/>
    <w:rsid w:val="00B85153"/>
    <w:rsid w:val="00B856B9"/>
    <w:rsid w:val="00B87659"/>
    <w:rsid w:val="00B87FC3"/>
    <w:rsid w:val="00B90197"/>
    <w:rsid w:val="00B90F25"/>
    <w:rsid w:val="00B913D3"/>
    <w:rsid w:val="00B913ED"/>
    <w:rsid w:val="00B91978"/>
    <w:rsid w:val="00B92557"/>
    <w:rsid w:val="00B9282A"/>
    <w:rsid w:val="00B964B1"/>
    <w:rsid w:val="00B967ED"/>
    <w:rsid w:val="00B96D9A"/>
    <w:rsid w:val="00B97417"/>
    <w:rsid w:val="00BA135D"/>
    <w:rsid w:val="00BA1814"/>
    <w:rsid w:val="00BA2E6A"/>
    <w:rsid w:val="00BA3783"/>
    <w:rsid w:val="00BA3B43"/>
    <w:rsid w:val="00BA5E7D"/>
    <w:rsid w:val="00BA6687"/>
    <w:rsid w:val="00BA69CD"/>
    <w:rsid w:val="00BA6C09"/>
    <w:rsid w:val="00BA7191"/>
    <w:rsid w:val="00BB0FC8"/>
    <w:rsid w:val="00BB1232"/>
    <w:rsid w:val="00BB13EE"/>
    <w:rsid w:val="00BB2BBF"/>
    <w:rsid w:val="00BB5B09"/>
    <w:rsid w:val="00BB5D6A"/>
    <w:rsid w:val="00BB6B92"/>
    <w:rsid w:val="00BC0B6B"/>
    <w:rsid w:val="00BC1959"/>
    <w:rsid w:val="00BC1B8C"/>
    <w:rsid w:val="00BC2780"/>
    <w:rsid w:val="00BC288F"/>
    <w:rsid w:val="00BC329D"/>
    <w:rsid w:val="00BC465D"/>
    <w:rsid w:val="00BC528C"/>
    <w:rsid w:val="00BC6077"/>
    <w:rsid w:val="00BD0214"/>
    <w:rsid w:val="00BD151D"/>
    <w:rsid w:val="00BD2BDE"/>
    <w:rsid w:val="00BD3F38"/>
    <w:rsid w:val="00BD407F"/>
    <w:rsid w:val="00BD4813"/>
    <w:rsid w:val="00BD4CC2"/>
    <w:rsid w:val="00BD534B"/>
    <w:rsid w:val="00BD6D1F"/>
    <w:rsid w:val="00BD70E5"/>
    <w:rsid w:val="00BD72A1"/>
    <w:rsid w:val="00BD7742"/>
    <w:rsid w:val="00BE2616"/>
    <w:rsid w:val="00BE3003"/>
    <w:rsid w:val="00BE3F88"/>
    <w:rsid w:val="00BE4272"/>
    <w:rsid w:val="00BE42EC"/>
    <w:rsid w:val="00BE4E19"/>
    <w:rsid w:val="00BE5A8F"/>
    <w:rsid w:val="00BE6895"/>
    <w:rsid w:val="00BE6B62"/>
    <w:rsid w:val="00BE7AB5"/>
    <w:rsid w:val="00BE7CEE"/>
    <w:rsid w:val="00BF14A6"/>
    <w:rsid w:val="00BF186F"/>
    <w:rsid w:val="00BF1B0C"/>
    <w:rsid w:val="00BF1B61"/>
    <w:rsid w:val="00BF231D"/>
    <w:rsid w:val="00BF2379"/>
    <w:rsid w:val="00BF25F5"/>
    <w:rsid w:val="00BF3F2C"/>
    <w:rsid w:val="00BF4569"/>
    <w:rsid w:val="00BF743A"/>
    <w:rsid w:val="00BF7812"/>
    <w:rsid w:val="00C003D4"/>
    <w:rsid w:val="00C005EC"/>
    <w:rsid w:val="00C008ED"/>
    <w:rsid w:val="00C00959"/>
    <w:rsid w:val="00C01051"/>
    <w:rsid w:val="00C01A54"/>
    <w:rsid w:val="00C02703"/>
    <w:rsid w:val="00C0270D"/>
    <w:rsid w:val="00C04A05"/>
    <w:rsid w:val="00C06459"/>
    <w:rsid w:val="00C06855"/>
    <w:rsid w:val="00C06B99"/>
    <w:rsid w:val="00C10B48"/>
    <w:rsid w:val="00C10E81"/>
    <w:rsid w:val="00C1104C"/>
    <w:rsid w:val="00C113C0"/>
    <w:rsid w:val="00C12BE3"/>
    <w:rsid w:val="00C13D47"/>
    <w:rsid w:val="00C13D97"/>
    <w:rsid w:val="00C162EA"/>
    <w:rsid w:val="00C200DD"/>
    <w:rsid w:val="00C2388F"/>
    <w:rsid w:val="00C244F1"/>
    <w:rsid w:val="00C24900"/>
    <w:rsid w:val="00C24D45"/>
    <w:rsid w:val="00C2582F"/>
    <w:rsid w:val="00C25A8F"/>
    <w:rsid w:val="00C2605E"/>
    <w:rsid w:val="00C268D4"/>
    <w:rsid w:val="00C32FA3"/>
    <w:rsid w:val="00C330F9"/>
    <w:rsid w:val="00C34B8F"/>
    <w:rsid w:val="00C350DD"/>
    <w:rsid w:val="00C35414"/>
    <w:rsid w:val="00C35769"/>
    <w:rsid w:val="00C365D2"/>
    <w:rsid w:val="00C367B2"/>
    <w:rsid w:val="00C36E8D"/>
    <w:rsid w:val="00C378C0"/>
    <w:rsid w:val="00C41793"/>
    <w:rsid w:val="00C42BF6"/>
    <w:rsid w:val="00C435AF"/>
    <w:rsid w:val="00C43EC6"/>
    <w:rsid w:val="00C46A42"/>
    <w:rsid w:val="00C46DCB"/>
    <w:rsid w:val="00C473A1"/>
    <w:rsid w:val="00C47925"/>
    <w:rsid w:val="00C4799E"/>
    <w:rsid w:val="00C50157"/>
    <w:rsid w:val="00C53CEC"/>
    <w:rsid w:val="00C53F04"/>
    <w:rsid w:val="00C53FFD"/>
    <w:rsid w:val="00C5463F"/>
    <w:rsid w:val="00C54B8B"/>
    <w:rsid w:val="00C5608C"/>
    <w:rsid w:val="00C60FD6"/>
    <w:rsid w:val="00C61C37"/>
    <w:rsid w:val="00C61EE2"/>
    <w:rsid w:val="00C6356B"/>
    <w:rsid w:val="00C643C6"/>
    <w:rsid w:val="00C64A78"/>
    <w:rsid w:val="00C65161"/>
    <w:rsid w:val="00C657D6"/>
    <w:rsid w:val="00C66C08"/>
    <w:rsid w:val="00C6719D"/>
    <w:rsid w:val="00C679D2"/>
    <w:rsid w:val="00C67A16"/>
    <w:rsid w:val="00C67EC8"/>
    <w:rsid w:val="00C7042F"/>
    <w:rsid w:val="00C7059B"/>
    <w:rsid w:val="00C707B7"/>
    <w:rsid w:val="00C71920"/>
    <w:rsid w:val="00C74007"/>
    <w:rsid w:val="00C74344"/>
    <w:rsid w:val="00C74486"/>
    <w:rsid w:val="00C744B4"/>
    <w:rsid w:val="00C75C6E"/>
    <w:rsid w:val="00C7666C"/>
    <w:rsid w:val="00C8023A"/>
    <w:rsid w:val="00C80381"/>
    <w:rsid w:val="00C81535"/>
    <w:rsid w:val="00C81C6B"/>
    <w:rsid w:val="00C81C7E"/>
    <w:rsid w:val="00C82E3A"/>
    <w:rsid w:val="00C9073B"/>
    <w:rsid w:val="00C91624"/>
    <w:rsid w:val="00C924BA"/>
    <w:rsid w:val="00C933D5"/>
    <w:rsid w:val="00C937E3"/>
    <w:rsid w:val="00C95C3E"/>
    <w:rsid w:val="00C95FED"/>
    <w:rsid w:val="00C965DE"/>
    <w:rsid w:val="00C979A8"/>
    <w:rsid w:val="00CA1406"/>
    <w:rsid w:val="00CA30E6"/>
    <w:rsid w:val="00CA3728"/>
    <w:rsid w:val="00CA3BAB"/>
    <w:rsid w:val="00CB09A4"/>
    <w:rsid w:val="00CB1DAF"/>
    <w:rsid w:val="00CB3E40"/>
    <w:rsid w:val="00CB4882"/>
    <w:rsid w:val="00CB7F6A"/>
    <w:rsid w:val="00CC0318"/>
    <w:rsid w:val="00CC04C1"/>
    <w:rsid w:val="00CC3022"/>
    <w:rsid w:val="00CC3583"/>
    <w:rsid w:val="00CC35DB"/>
    <w:rsid w:val="00CC37A3"/>
    <w:rsid w:val="00CC42F5"/>
    <w:rsid w:val="00CC480A"/>
    <w:rsid w:val="00CC4990"/>
    <w:rsid w:val="00CC79A3"/>
    <w:rsid w:val="00CD02B7"/>
    <w:rsid w:val="00CD0EE3"/>
    <w:rsid w:val="00CD1E92"/>
    <w:rsid w:val="00CD23BB"/>
    <w:rsid w:val="00CD296B"/>
    <w:rsid w:val="00CD2DBF"/>
    <w:rsid w:val="00CD531E"/>
    <w:rsid w:val="00CD5AA4"/>
    <w:rsid w:val="00CE0A53"/>
    <w:rsid w:val="00CE1E19"/>
    <w:rsid w:val="00CE2851"/>
    <w:rsid w:val="00CE3DD1"/>
    <w:rsid w:val="00CE4A08"/>
    <w:rsid w:val="00CE52C6"/>
    <w:rsid w:val="00CE57F3"/>
    <w:rsid w:val="00CE7196"/>
    <w:rsid w:val="00CE73F4"/>
    <w:rsid w:val="00CF0BC8"/>
    <w:rsid w:val="00CF2648"/>
    <w:rsid w:val="00CF2DE1"/>
    <w:rsid w:val="00CF317C"/>
    <w:rsid w:val="00CF4690"/>
    <w:rsid w:val="00CF46DD"/>
    <w:rsid w:val="00CF48BF"/>
    <w:rsid w:val="00CF4DC7"/>
    <w:rsid w:val="00CF4E15"/>
    <w:rsid w:val="00CF5606"/>
    <w:rsid w:val="00CF62FF"/>
    <w:rsid w:val="00CF7BE4"/>
    <w:rsid w:val="00D0002B"/>
    <w:rsid w:val="00D0260A"/>
    <w:rsid w:val="00D03198"/>
    <w:rsid w:val="00D0531F"/>
    <w:rsid w:val="00D0537C"/>
    <w:rsid w:val="00D06683"/>
    <w:rsid w:val="00D07F7C"/>
    <w:rsid w:val="00D10412"/>
    <w:rsid w:val="00D143B2"/>
    <w:rsid w:val="00D15F53"/>
    <w:rsid w:val="00D16336"/>
    <w:rsid w:val="00D16BDD"/>
    <w:rsid w:val="00D22F21"/>
    <w:rsid w:val="00D2301C"/>
    <w:rsid w:val="00D231E0"/>
    <w:rsid w:val="00D23C04"/>
    <w:rsid w:val="00D24AFE"/>
    <w:rsid w:val="00D25D54"/>
    <w:rsid w:val="00D30308"/>
    <w:rsid w:val="00D304E6"/>
    <w:rsid w:val="00D30759"/>
    <w:rsid w:val="00D31289"/>
    <w:rsid w:val="00D339A1"/>
    <w:rsid w:val="00D345A7"/>
    <w:rsid w:val="00D349E4"/>
    <w:rsid w:val="00D35ECE"/>
    <w:rsid w:val="00D35F78"/>
    <w:rsid w:val="00D372DE"/>
    <w:rsid w:val="00D378D5"/>
    <w:rsid w:val="00D37CBD"/>
    <w:rsid w:val="00D37E7A"/>
    <w:rsid w:val="00D403DA"/>
    <w:rsid w:val="00D41703"/>
    <w:rsid w:val="00D42286"/>
    <w:rsid w:val="00D42587"/>
    <w:rsid w:val="00D45E2E"/>
    <w:rsid w:val="00D46712"/>
    <w:rsid w:val="00D46AA6"/>
    <w:rsid w:val="00D4796D"/>
    <w:rsid w:val="00D47D52"/>
    <w:rsid w:val="00D47D58"/>
    <w:rsid w:val="00D47F7D"/>
    <w:rsid w:val="00D47FFC"/>
    <w:rsid w:val="00D51085"/>
    <w:rsid w:val="00D52596"/>
    <w:rsid w:val="00D54205"/>
    <w:rsid w:val="00D550A1"/>
    <w:rsid w:val="00D576EB"/>
    <w:rsid w:val="00D602A0"/>
    <w:rsid w:val="00D648A0"/>
    <w:rsid w:val="00D661D9"/>
    <w:rsid w:val="00D67A31"/>
    <w:rsid w:val="00D71E94"/>
    <w:rsid w:val="00D72259"/>
    <w:rsid w:val="00D7293C"/>
    <w:rsid w:val="00D742AC"/>
    <w:rsid w:val="00D75219"/>
    <w:rsid w:val="00D75F03"/>
    <w:rsid w:val="00D7717A"/>
    <w:rsid w:val="00D777A4"/>
    <w:rsid w:val="00D77CC9"/>
    <w:rsid w:val="00D80E09"/>
    <w:rsid w:val="00D80EA4"/>
    <w:rsid w:val="00D82D62"/>
    <w:rsid w:val="00D84793"/>
    <w:rsid w:val="00D909BE"/>
    <w:rsid w:val="00D9143F"/>
    <w:rsid w:val="00D932CC"/>
    <w:rsid w:val="00D94449"/>
    <w:rsid w:val="00D9587B"/>
    <w:rsid w:val="00D95DD8"/>
    <w:rsid w:val="00D968CA"/>
    <w:rsid w:val="00DA0333"/>
    <w:rsid w:val="00DA7912"/>
    <w:rsid w:val="00DB1526"/>
    <w:rsid w:val="00DB1C6D"/>
    <w:rsid w:val="00DB2824"/>
    <w:rsid w:val="00DB292A"/>
    <w:rsid w:val="00DB2972"/>
    <w:rsid w:val="00DB657D"/>
    <w:rsid w:val="00DB7F21"/>
    <w:rsid w:val="00DC021E"/>
    <w:rsid w:val="00DC0C03"/>
    <w:rsid w:val="00DC4C6F"/>
    <w:rsid w:val="00DC5803"/>
    <w:rsid w:val="00DC6974"/>
    <w:rsid w:val="00DC7FEA"/>
    <w:rsid w:val="00DD2FA8"/>
    <w:rsid w:val="00DD3702"/>
    <w:rsid w:val="00DD391E"/>
    <w:rsid w:val="00DD4254"/>
    <w:rsid w:val="00DD716C"/>
    <w:rsid w:val="00DD72D1"/>
    <w:rsid w:val="00DD7494"/>
    <w:rsid w:val="00DD7D5D"/>
    <w:rsid w:val="00DE03CF"/>
    <w:rsid w:val="00DE0575"/>
    <w:rsid w:val="00DE0B86"/>
    <w:rsid w:val="00DE111D"/>
    <w:rsid w:val="00DE24A0"/>
    <w:rsid w:val="00DE40AD"/>
    <w:rsid w:val="00DE61B3"/>
    <w:rsid w:val="00DF0871"/>
    <w:rsid w:val="00DF0998"/>
    <w:rsid w:val="00DF164A"/>
    <w:rsid w:val="00DF1F31"/>
    <w:rsid w:val="00DF2868"/>
    <w:rsid w:val="00DF2AED"/>
    <w:rsid w:val="00DF2EBE"/>
    <w:rsid w:val="00DF3168"/>
    <w:rsid w:val="00DF4070"/>
    <w:rsid w:val="00DF4276"/>
    <w:rsid w:val="00DF4753"/>
    <w:rsid w:val="00DF4FA0"/>
    <w:rsid w:val="00DF6B4F"/>
    <w:rsid w:val="00DF7258"/>
    <w:rsid w:val="00DF726D"/>
    <w:rsid w:val="00DF7AB6"/>
    <w:rsid w:val="00E004D3"/>
    <w:rsid w:val="00E01F9E"/>
    <w:rsid w:val="00E02107"/>
    <w:rsid w:val="00E02644"/>
    <w:rsid w:val="00E04DC5"/>
    <w:rsid w:val="00E05A22"/>
    <w:rsid w:val="00E0731C"/>
    <w:rsid w:val="00E1114C"/>
    <w:rsid w:val="00E11258"/>
    <w:rsid w:val="00E12D97"/>
    <w:rsid w:val="00E14209"/>
    <w:rsid w:val="00E15A9A"/>
    <w:rsid w:val="00E163CC"/>
    <w:rsid w:val="00E202C6"/>
    <w:rsid w:val="00E20BED"/>
    <w:rsid w:val="00E20CA2"/>
    <w:rsid w:val="00E21337"/>
    <w:rsid w:val="00E21B11"/>
    <w:rsid w:val="00E21E6B"/>
    <w:rsid w:val="00E22531"/>
    <w:rsid w:val="00E240F2"/>
    <w:rsid w:val="00E2600F"/>
    <w:rsid w:val="00E2665C"/>
    <w:rsid w:val="00E2766D"/>
    <w:rsid w:val="00E31C92"/>
    <w:rsid w:val="00E324D4"/>
    <w:rsid w:val="00E330FA"/>
    <w:rsid w:val="00E33713"/>
    <w:rsid w:val="00E33770"/>
    <w:rsid w:val="00E33CF5"/>
    <w:rsid w:val="00E37070"/>
    <w:rsid w:val="00E371FD"/>
    <w:rsid w:val="00E37D23"/>
    <w:rsid w:val="00E408DA"/>
    <w:rsid w:val="00E40DB0"/>
    <w:rsid w:val="00E41233"/>
    <w:rsid w:val="00E41446"/>
    <w:rsid w:val="00E419C9"/>
    <w:rsid w:val="00E4237C"/>
    <w:rsid w:val="00E42910"/>
    <w:rsid w:val="00E45600"/>
    <w:rsid w:val="00E47605"/>
    <w:rsid w:val="00E50CE5"/>
    <w:rsid w:val="00E50EAD"/>
    <w:rsid w:val="00E55222"/>
    <w:rsid w:val="00E55811"/>
    <w:rsid w:val="00E55CB6"/>
    <w:rsid w:val="00E55F3C"/>
    <w:rsid w:val="00E57D54"/>
    <w:rsid w:val="00E61626"/>
    <w:rsid w:val="00E61BE5"/>
    <w:rsid w:val="00E61C70"/>
    <w:rsid w:val="00E62BFD"/>
    <w:rsid w:val="00E62DE8"/>
    <w:rsid w:val="00E65BC4"/>
    <w:rsid w:val="00E66039"/>
    <w:rsid w:val="00E668C6"/>
    <w:rsid w:val="00E670BE"/>
    <w:rsid w:val="00E70532"/>
    <w:rsid w:val="00E71967"/>
    <w:rsid w:val="00E739D6"/>
    <w:rsid w:val="00E76A80"/>
    <w:rsid w:val="00E76D47"/>
    <w:rsid w:val="00E77BC1"/>
    <w:rsid w:val="00E80DE4"/>
    <w:rsid w:val="00E81D77"/>
    <w:rsid w:val="00E8203C"/>
    <w:rsid w:val="00E84186"/>
    <w:rsid w:val="00E84760"/>
    <w:rsid w:val="00E8576F"/>
    <w:rsid w:val="00E858EC"/>
    <w:rsid w:val="00E8595A"/>
    <w:rsid w:val="00E87F33"/>
    <w:rsid w:val="00E914A0"/>
    <w:rsid w:val="00E921E6"/>
    <w:rsid w:val="00E92B4F"/>
    <w:rsid w:val="00E92EBD"/>
    <w:rsid w:val="00E94618"/>
    <w:rsid w:val="00E95BED"/>
    <w:rsid w:val="00E96466"/>
    <w:rsid w:val="00E97EF5"/>
    <w:rsid w:val="00EA0353"/>
    <w:rsid w:val="00EA0E27"/>
    <w:rsid w:val="00EA1100"/>
    <w:rsid w:val="00EA1CF8"/>
    <w:rsid w:val="00EA1DA6"/>
    <w:rsid w:val="00EA2261"/>
    <w:rsid w:val="00EA230F"/>
    <w:rsid w:val="00EA2492"/>
    <w:rsid w:val="00EA52E5"/>
    <w:rsid w:val="00EA54FD"/>
    <w:rsid w:val="00EA565A"/>
    <w:rsid w:val="00EA65CC"/>
    <w:rsid w:val="00EA7367"/>
    <w:rsid w:val="00EA7812"/>
    <w:rsid w:val="00EB0621"/>
    <w:rsid w:val="00EB10E8"/>
    <w:rsid w:val="00EB1385"/>
    <w:rsid w:val="00EB14A0"/>
    <w:rsid w:val="00EB15A9"/>
    <w:rsid w:val="00EB1DBA"/>
    <w:rsid w:val="00EB2826"/>
    <w:rsid w:val="00EB32BB"/>
    <w:rsid w:val="00EB37B3"/>
    <w:rsid w:val="00EB4D18"/>
    <w:rsid w:val="00EB653B"/>
    <w:rsid w:val="00EB76D8"/>
    <w:rsid w:val="00EB7B71"/>
    <w:rsid w:val="00EC1765"/>
    <w:rsid w:val="00EC360B"/>
    <w:rsid w:val="00EC4802"/>
    <w:rsid w:val="00EC5AD1"/>
    <w:rsid w:val="00EC74A4"/>
    <w:rsid w:val="00ED012B"/>
    <w:rsid w:val="00ED1F6A"/>
    <w:rsid w:val="00ED3A26"/>
    <w:rsid w:val="00ED3F3F"/>
    <w:rsid w:val="00ED4044"/>
    <w:rsid w:val="00ED621F"/>
    <w:rsid w:val="00ED6534"/>
    <w:rsid w:val="00ED6F00"/>
    <w:rsid w:val="00ED7C21"/>
    <w:rsid w:val="00EE002D"/>
    <w:rsid w:val="00EE0097"/>
    <w:rsid w:val="00EE21E0"/>
    <w:rsid w:val="00EE3E01"/>
    <w:rsid w:val="00EE6B5A"/>
    <w:rsid w:val="00EE720C"/>
    <w:rsid w:val="00EE7F65"/>
    <w:rsid w:val="00EF1DD0"/>
    <w:rsid w:val="00EF1E2B"/>
    <w:rsid w:val="00EF2714"/>
    <w:rsid w:val="00EF2930"/>
    <w:rsid w:val="00EF2F2F"/>
    <w:rsid w:val="00EF4CC8"/>
    <w:rsid w:val="00EF7F50"/>
    <w:rsid w:val="00F00555"/>
    <w:rsid w:val="00F022AC"/>
    <w:rsid w:val="00F0282E"/>
    <w:rsid w:val="00F03859"/>
    <w:rsid w:val="00F042B2"/>
    <w:rsid w:val="00F04321"/>
    <w:rsid w:val="00F0536C"/>
    <w:rsid w:val="00F072DB"/>
    <w:rsid w:val="00F07F08"/>
    <w:rsid w:val="00F105FE"/>
    <w:rsid w:val="00F11FDF"/>
    <w:rsid w:val="00F12F84"/>
    <w:rsid w:val="00F15068"/>
    <w:rsid w:val="00F20011"/>
    <w:rsid w:val="00F23CC0"/>
    <w:rsid w:val="00F2433E"/>
    <w:rsid w:val="00F249C1"/>
    <w:rsid w:val="00F24AF9"/>
    <w:rsid w:val="00F25221"/>
    <w:rsid w:val="00F258E5"/>
    <w:rsid w:val="00F275FF"/>
    <w:rsid w:val="00F30256"/>
    <w:rsid w:val="00F31BC1"/>
    <w:rsid w:val="00F3367D"/>
    <w:rsid w:val="00F33892"/>
    <w:rsid w:val="00F34634"/>
    <w:rsid w:val="00F34B3E"/>
    <w:rsid w:val="00F34B83"/>
    <w:rsid w:val="00F34CAE"/>
    <w:rsid w:val="00F35297"/>
    <w:rsid w:val="00F360CD"/>
    <w:rsid w:val="00F36432"/>
    <w:rsid w:val="00F402FC"/>
    <w:rsid w:val="00F42016"/>
    <w:rsid w:val="00F428C0"/>
    <w:rsid w:val="00F43A65"/>
    <w:rsid w:val="00F43C75"/>
    <w:rsid w:val="00F442D6"/>
    <w:rsid w:val="00F44EC8"/>
    <w:rsid w:val="00F45A52"/>
    <w:rsid w:val="00F477D1"/>
    <w:rsid w:val="00F5080E"/>
    <w:rsid w:val="00F50A90"/>
    <w:rsid w:val="00F5158F"/>
    <w:rsid w:val="00F5238C"/>
    <w:rsid w:val="00F52950"/>
    <w:rsid w:val="00F53318"/>
    <w:rsid w:val="00F53DDD"/>
    <w:rsid w:val="00F5485B"/>
    <w:rsid w:val="00F5665A"/>
    <w:rsid w:val="00F574A1"/>
    <w:rsid w:val="00F57C60"/>
    <w:rsid w:val="00F60EF8"/>
    <w:rsid w:val="00F61FCB"/>
    <w:rsid w:val="00F63218"/>
    <w:rsid w:val="00F638B7"/>
    <w:rsid w:val="00F64679"/>
    <w:rsid w:val="00F64E94"/>
    <w:rsid w:val="00F654CC"/>
    <w:rsid w:val="00F658D4"/>
    <w:rsid w:val="00F67D74"/>
    <w:rsid w:val="00F67F7A"/>
    <w:rsid w:val="00F7011F"/>
    <w:rsid w:val="00F71E03"/>
    <w:rsid w:val="00F72FEF"/>
    <w:rsid w:val="00F72FFC"/>
    <w:rsid w:val="00F73C9F"/>
    <w:rsid w:val="00F74BA7"/>
    <w:rsid w:val="00F74C12"/>
    <w:rsid w:val="00F7530E"/>
    <w:rsid w:val="00F75EBB"/>
    <w:rsid w:val="00F76138"/>
    <w:rsid w:val="00F7717F"/>
    <w:rsid w:val="00F77803"/>
    <w:rsid w:val="00F77BE3"/>
    <w:rsid w:val="00F813A9"/>
    <w:rsid w:val="00F82A63"/>
    <w:rsid w:val="00F8397F"/>
    <w:rsid w:val="00F83D40"/>
    <w:rsid w:val="00F8640C"/>
    <w:rsid w:val="00F86537"/>
    <w:rsid w:val="00F86B61"/>
    <w:rsid w:val="00F87723"/>
    <w:rsid w:val="00F904EA"/>
    <w:rsid w:val="00F90EFC"/>
    <w:rsid w:val="00F91767"/>
    <w:rsid w:val="00F9182D"/>
    <w:rsid w:val="00F91D64"/>
    <w:rsid w:val="00F93B94"/>
    <w:rsid w:val="00F9679B"/>
    <w:rsid w:val="00F97E91"/>
    <w:rsid w:val="00FA1652"/>
    <w:rsid w:val="00FA242F"/>
    <w:rsid w:val="00FA2E2A"/>
    <w:rsid w:val="00FA454F"/>
    <w:rsid w:val="00FA46F1"/>
    <w:rsid w:val="00FA4DCB"/>
    <w:rsid w:val="00FA53F0"/>
    <w:rsid w:val="00FA6741"/>
    <w:rsid w:val="00FA6F87"/>
    <w:rsid w:val="00FB1961"/>
    <w:rsid w:val="00FB1FFE"/>
    <w:rsid w:val="00FB20E3"/>
    <w:rsid w:val="00FB37E6"/>
    <w:rsid w:val="00FB3EDE"/>
    <w:rsid w:val="00FB41DA"/>
    <w:rsid w:val="00FB54D1"/>
    <w:rsid w:val="00FB56F6"/>
    <w:rsid w:val="00FB58AB"/>
    <w:rsid w:val="00FB5E0B"/>
    <w:rsid w:val="00FB61BF"/>
    <w:rsid w:val="00FB7F91"/>
    <w:rsid w:val="00FC01FD"/>
    <w:rsid w:val="00FC171E"/>
    <w:rsid w:val="00FC22A1"/>
    <w:rsid w:val="00FC30FE"/>
    <w:rsid w:val="00FC3E11"/>
    <w:rsid w:val="00FC4AA4"/>
    <w:rsid w:val="00FC7F77"/>
    <w:rsid w:val="00FD0D2D"/>
    <w:rsid w:val="00FD1297"/>
    <w:rsid w:val="00FD167A"/>
    <w:rsid w:val="00FD22EB"/>
    <w:rsid w:val="00FD30A6"/>
    <w:rsid w:val="00FD35A2"/>
    <w:rsid w:val="00FD35BC"/>
    <w:rsid w:val="00FD4A3D"/>
    <w:rsid w:val="00FD70B8"/>
    <w:rsid w:val="00FD796F"/>
    <w:rsid w:val="00FD7BD8"/>
    <w:rsid w:val="00FD7E05"/>
    <w:rsid w:val="00FE0987"/>
    <w:rsid w:val="00FE21EA"/>
    <w:rsid w:val="00FE286D"/>
    <w:rsid w:val="00FE2C39"/>
    <w:rsid w:val="00FE2D90"/>
    <w:rsid w:val="00FE389F"/>
    <w:rsid w:val="00FE412F"/>
    <w:rsid w:val="00FE437A"/>
    <w:rsid w:val="00FE743F"/>
    <w:rsid w:val="00FF009D"/>
    <w:rsid w:val="00FF13FD"/>
    <w:rsid w:val="00FF3199"/>
    <w:rsid w:val="00FF3688"/>
    <w:rsid w:val="00FF4FF4"/>
    <w:rsid w:val="00FF5F14"/>
    <w:rsid w:val="00FF66F9"/>
    <w:rsid w:val="00FF71F7"/>
    <w:rsid w:val="00FF7275"/>
    <w:rsid w:val="010F6F79"/>
    <w:rsid w:val="017C62EA"/>
    <w:rsid w:val="01C4EBD4"/>
    <w:rsid w:val="020EB7BA"/>
    <w:rsid w:val="021C20BB"/>
    <w:rsid w:val="025CE2B6"/>
    <w:rsid w:val="02696BBE"/>
    <w:rsid w:val="02BD30F7"/>
    <w:rsid w:val="02E0F251"/>
    <w:rsid w:val="03A40EA0"/>
    <w:rsid w:val="0474C28C"/>
    <w:rsid w:val="04AEB7CD"/>
    <w:rsid w:val="06937087"/>
    <w:rsid w:val="06E0B735"/>
    <w:rsid w:val="07190420"/>
    <w:rsid w:val="07342276"/>
    <w:rsid w:val="07630614"/>
    <w:rsid w:val="07F837DD"/>
    <w:rsid w:val="082C92F8"/>
    <w:rsid w:val="0887FE03"/>
    <w:rsid w:val="091EF59D"/>
    <w:rsid w:val="0A045CD6"/>
    <w:rsid w:val="0A345643"/>
    <w:rsid w:val="0A469579"/>
    <w:rsid w:val="0A8E3727"/>
    <w:rsid w:val="0A939F99"/>
    <w:rsid w:val="0B3A333D"/>
    <w:rsid w:val="0C1EF94D"/>
    <w:rsid w:val="0C8AF3A6"/>
    <w:rsid w:val="0D106F3D"/>
    <w:rsid w:val="0D3EDC3A"/>
    <w:rsid w:val="0D6F9AA4"/>
    <w:rsid w:val="0DDC04B7"/>
    <w:rsid w:val="0ED85CC7"/>
    <w:rsid w:val="0F79349D"/>
    <w:rsid w:val="10783B78"/>
    <w:rsid w:val="1082FB8F"/>
    <w:rsid w:val="11373F57"/>
    <w:rsid w:val="1146C3BB"/>
    <w:rsid w:val="126D48FD"/>
    <w:rsid w:val="12D87038"/>
    <w:rsid w:val="1397B9F7"/>
    <w:rsid w:val="13E4C172"/>
    <w:rsid w:val="1489EA3B"/>
    <w:rsid w:val="14B5E77B"/>
    <w:rsid w:val="158A2F40"/>
    <w:rsid w:val="15BEB9DD"/>
    <w:rsid w:val="163CC283"/>
    <w:rsid w:val="163F7AD1"/>
    <w:rsid w:val="16640ABB"/>
    <w:rsid w:val="16AFDC14"/>
    <w:rsid w:val="170655A7"/>
    <w:rsid w:val="17B90321"/>
    <w:rsid w:val="17D73635"/>
    <w:rsid w:val="181B3BCB"/>
    <w:rsid w:val="181DD218"/>
    <w:rsid w:val="186B19D3"/>
    <w:rsid w:val="18909D72"/>
    <w:rsid w:val="19077679"/>
    <w:rsid w:val="1941698F"/>
    <w:rsid w:val="1979BD0F"/>
    <w:rsid w:val="1A948B08"/>
    <w:rsid w:val="1ADB3DD4"/>
    <w:rsid w:val="1B179C6C"/>
    <w:rsid w:val="1B241A11"/>
    <w:rsid w:val="1B693BBF"/>
    <w:rsid w:val="1B9613DD"/>
    <w:rsid w:val="1C75595E"/>
    <w:rsid w:val="1D54B761"/>
    <w:rsid w:val="1D9B3826"/>
    <w:rsid w:val="1DDAFAFB"/>
    <w:rsid w:val="1ED02451"/>
    <w:rsid w:val="1F22B91E"/>
    <w:rsid w:val="1F343844"/>
    <w:rsid w:val="1FDFB7AD"/>
    <w:rsid w:val="20A6BC4B"/>
    <w:rsid w:val="20FF71AE"/>
    <w:rsid w:val="213434FE"/>
    <w:rsid w:val="214A00AE"/>
    <w:rsid w:val="228D39BD"/>
    <w:rsid w:val="22A2557B"/>
    <w:rsid w:val="231EEC35"/>
    <w:rsid w:val="2449741C"/>
    <w:rsid w:val="24ED640B"/>
    <w:rsid w:val="261A6730"/>
    <w:rsid w:val="265C8F83"/>
    <w:rsid w:val="2691A781"/>
    <w:rsid w:val="29BCFE0C"/>
    <w:rsid w:val="2A7B0467"/>
    <w:rsid w:val="2B6CFDD0"/>
    <w:rsid w:val="2BC534A8"/>
    <w:rsid w:val="2C4A0E5E"/>
    <w:rsid w:val="2C4AA813"/>
    <w:rsid w:val="2C70CE4A"/>
    <w:rsid w:val="2D7B8E38"/>
    <w:rsid w:val="2E003C67"/>
    <w:rsid w:val="2E56A8D2"/>
    <w:rsid w:val="2E72D596"/>
    <w:rsid w:val="2E820DA0"/>
    <w:rsid w:val="2E957716"/>
    <w:rsid w:val="2EE66E57"/>
    <w:rsid w:val="2F0840D6"/>
    <w:rsid w:val="2F1F2829"/>
    <w:rsid w:val="2F4FD91B"/>
    <w:rsid w:val="2FA121CC"/>
    <w:rsid w:val="2FC0192C"/>
    <w:rsid w:val="2FCF60E4"/>
    <w:rsid w:val="3096EDD5"/>
    <w:rsid w:val="30D7D1A5"/>
    <w:rsid w:val="31092E9F"/>
    <w:rsid w:val="312BB08F"/>
    <w:rsid w:val="31425E61"/>
    <w:rsid w:val="31DE35D1"/>
    <w:rsid w:val="32739601"/>
    <w:rsid w:val="32AB4116"/>
    <w:rsid w:val="32CE492D"/>
    <w:rsid w:val="34B63720"/>
    <w:rsid w:val="35E65180"/>
    <w:rsid w:val="3600DC93"/>
    <w:rsid w:val="361DF571"/>
    <w:rsid w:val="36D96B6A"/>
    <w:rsid w:val="37B0D089"/>
    <w:rsid w:val="3828BA0F"/>
    <w:rsid w:val="3849BBA7"/>
    <w:rsid w:val="384CA6AA"/>
    <w:rsid w:val="39B29C81"/>
    <w:rsid w:val="3A183A87"/>
    <w:rsid w:val="3A34C6DB"/>
    <w:rsid w:val="3A6960F1"/>
    <w:rsid w:val="3ADCCA21"/>
    <w:rsid w:val="3AF3A6EC"/>
    <w:rsid w:val="3B710962"/>
    <w:rsid w:val="3BDE80D2"/>
    <w:rsid w:val="3C358BCC"/>
    <w:rsid w:val="3C36EB65"/>
    <w:rsid w:val="3C483415"/>
    <w:rsid w:val="3C7F1885"/>
    <w:rsid w:val="3C88B47A"/>
    <w:rsid w:val="3CA0D2CE"/>
    <w:rsid w:val="3D1E55E9"/>
    <w:rsid w:val="3D29B819"/>
    <w:rsid w:val="3D8B6A33"/>
    <w:rsid w:val="3D918082"/>
    <w:rsid w:val="3DBBAA17"/>
    <w:rsid w:val="3E7A105B"/>
    <w:rsid w:val="3F0D37B2"/>
    <w:rsid w:val="3F176EE4"/>
    <w:rsid w:val="3FE4A779"/>
    <w:rsid w:val="408FCE68"/>
    <w:rsid w:val="40D1BFF6"/>
    <w:rsid w:val="41F542C5"/>
    <w:rsid w:val="4214849F"/>
    <w:rsid w:val="4248C2C7"/>
    <w:rsid w:val="42D9F891"/>
    <w:rsid w:val="43B2214F"/>
    <w:rsid w:val="43BCE557"/>
    <w:rsid w:val="443E7A37"/>
    <w:rsid w:val="4576D24C"/>
    <w:rsid w:val="45E7B79A"/>
    <w:rsid w:val="47361B87"/>
    <w:rsid w:val="47BEF1A2"/>
    <w:rsid w:val="488A6882"/>
    <w:rsid w:val="48D573AD"/>
    <w:rsid w:val="4AF8EB0A"/>
    <w:rsid w:val="4B0871F7"/>
    <w:rsid w:val="4B4D1B36"/>
    <w:rsid w:val="4B5E2BA2"/>
    <w:rsid w:val="4B70E9D8"/>
    <w:rsid w:val="4B842348"/>
    <w:rsid w:val="4B9BDC18"/>
    <w:rsid w:val="4C1F155B"/>
    <w:rsid w:val="4E2FB45A"/>
    <w:rsid w:val="4E37DC22"/>
    <w:rsid w:val="4FA828CC"/>
    <w:rsid w:val="50B66B51"/>
    <w:rsid w:val="510D08E7"/>
    <w:rsid w:val="5146E1BB"/>
    <w:rsid w:val="5213BEF8"/>
    <w:rsid w:val="5228EFE0"/>
    <w:rsid w:val="527413E0"/>
    <w:rsid w:val="527A9F34"/>
    <w:rsid w:val="52800719"/>
    <w:rsid w:val="52B31372"/>
    <w:rsid w:val="52D6211A"/>
    <w:rsid w:val="52E3BB41"/>
    <w:rsid w:val="536A41AE"/>
    <w:rsid w:val="539ABBD4"/>
    <w:rsid w:val="541BE93A"/>
    <w:rsid w:val="55F06AD1"/>
    <w:rsid w:val="56B0A027"/>
    <w:rsid w:val="56E3E449"/>
    <w:rsid w:val="56F89C87"/>
    <w:rsid w:val="58041FA0"/>
    <w:rsid w:val="5844744A"/>
    <w:rsid w:val="58C1925E"/>
    <w:rsid w:val="59613068"/>
    <w:rsid w:val="5982B8F3"/>
    <w:rsid w:val="5A1B12F9"/>
    <w:rsid w:val="5A4147C2"/>
    <w:rsid w:val="5C5F86A9"/>
    <w:rsid w:val="5CC73F55"/>
    <w:rsid w:val="5CCD4DAF"/>
    <w:rsid w:val="5D405CD3"/>
    <w:rsid w:val="5D5C7311"/>
    <w:rsid w:val="5DDC2493"/>
    <w:rsid w:val="5E6A0EDE"/>
    <w:rsid w:val="5E856038"/>
    <w:rsid w:val="5F32FCAF"/>
    <w:rsid w:val="609A8343"/>
    <w:rsid w:val="60B802BE"/>
    <w:rsid w:val="613EDF66"/>
    <w:rsid w:val="61848A7B"/>
    <w:rsid w:val="619B5F1B"/>
    <w:rsid w:val="6239B30C"/>
    <w:rsid w:val="630DAC84"/>
    <w:rsid w:val="63214E76"/>
    <w:rsid w:val="635CEACD"/>
    <w:rsid w:val="6376C3AD"/>
    <w:rsid w:val="6450168D"/>
    <w:rsid w:val="655FB3A6"/>
    <w:rsid w:val="656AD9F2"/>
    <w:rsid w:val="657BD3B6"/>
    <w:rsid w:val="65910E0B"/>
    <w:rsid w:val="65A9B9C5"/>
    <w:rsid w:val="65B38A5C"/>
    <w:rsid w:val="66D1B340"/>
    <w:rsid w:val="67570641"/>
    <w:rsid w:val="67875D27"/>
    <w:rsid w:val="67E17466"/>
    <w:rsid w:val="68010075"/>
    <w:rsid w:val="68C174AB"/>
    <w:rsid w:val="68F7E2B5"/>
    <w:rsid w:val="694B4457"/>
    <w:rsid w:val="6A340066"/>
    <w:rsid w:val="6A45432C"/>
    <w:rsid w:val="6AA43873"/>
    <w:rsid w:val="6BAF4A47"/>
    <w:rsid w:val="6BFF1E26"/>
    <w:rsid w:val="6C05C1C3"/>
    <w:rsid w:val="6CEAF7D3"/>
    <w:rsid w:val="6D21F2EB"/>
    <w:rsid w:val="6D61571A"/>
    <w:rsid w:val="6E9F4CD0"/>
    <w:rsid w:val="6F0946C5"/>
    <w:rsid w:val="6F672735"/>
    <w:rsid w:val="6FA38607"/>
    <w:rsid w:val="6FDD91D5"/>
    <w:rsid w:val="700EF263"/>
    <w:rsid w:val="70C430F9"/>
    <w:rsid w:val="71974793"/>
    <w:rsid w:val="7276A84A"/>
    <w:rsid w:val="7292BFE0"/>
    <w:rsid w:val="730A3917"/>
    <w:rsid w:val="738A6CD0"/>
    <w:rsid w:val="7399A47E"/>
    <w:rsid w:val="7426C73D"/>
    <w:rsid w:val="7448F9D5"/>
    <w:rsid w:val="74D1DE21"/>
    <w:rsid w:val="74DB3DE4"/>
    <w:rsid w:val="750169FE"/>
    <w:rsid w:val="76315241"/>
    <w:rsid w:val="76CD0FBF"/>
    <w:rsid w:val="770A67D6"/>
    <w:rsid w:val="77330606"/>
    <w:rsid w:val="777DF060"/>
    <w:rsid w:val="7913E7B7"/>
    <w:rsid w:val="791563BC"/>
    <w:rsid w:val="792B41B1"/>
    <w:rsid w:val="793150FD"/>
    <w:rsid w:val="794AD117"/>
    <w:rsid w:val="7990CE4E"/>
    <w:rsid w:val="7998AF2D"/>
    <w:rsid w:val="7A2B7F56"/>
    <w:rsid w:val="7A6AC1BE"/>
    <w:rsid w:val="7A9EB76C"/>
    <w:rsid w:val="7A9EDFE2"/>
    <w:rsid w:val="7AC7D04E"/>
    <w:rsid w:val="7B2423C1"/>
    <w:rsid w:val="7B272DAA"/>
    <w:rsid w:val="7BA7F75F"/>
    <w:rsid w:val="7C118465"/>
    <w:rsid w:val="7C2EA319"/>
    <w:rsid w:val="7D0C3633"/>
    <w:rsid w:val="7D55D848"/>
    <w:rsid w:val="7D600DC8"/>
    <w:rsid w:val="7E6D36D2"/>
    <w:rsid w:val="7EA8D746"/>
    <w:rsid w:val="7EF6496A"/>
    <w:rsid w:val="7FB792F2"/>
    <w:rsid w:val="7FE97759"/>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B97C"/>
  <w15:docId w15:val="{8060C008-DD60-4151-BBA6-7125FF90E9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0998"/>
    <w:pPr>
      <w:spacing w:line="480" w:lineRule="auto"/>
      <w:jc w:val="both"/>
    </w:pPr>
    <w:rPr>
      <w:rFonts w:ascii="Garamond" w:hAnsi="Garamond"/>
      <w:lang w:val="en-GB"/>
    </w:rPr>
  </w:style>
  <w:style w:type="paragraph" w:styleId="Heading1">
    <w:name w:val="heading 1"/>
    <w:basedOn w:val="Normal"/>
    <w:next w:val="Normal"/>
    <w:link w:val="Heading1Char"/>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Heading2">
    <w:name w:val="heading 2"/>
    <w:basedOn w:val="Normal"/>
    <w:next w:val="Normal"/>
    <w:link w:val="Heading2Char"/>
    <w:uiPriority w:val="9"/>
    <w:unhideWhenUsed/>
    <w:qFormat/>
    <w:rsid w:val="00FA46F1"/>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16A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1607D"/>
    <w:pPr>
      <w:keepNext/>
      <w:keepLines/>
      <w:spacing w:before="40" w:after="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221FB4"/>
    <w:rPr>
      <w:rFonts w:ascii="Garamond" w:hAnsi="Garamond" w:eastAsiaTheme="majorEastAsia" w:cstheme="majorBidi"/>
      <w:color w:val="595959" w:themeColor="text1" w:themeTint="A6"/>
      <w:sz w:val="32"/>
      <w:szCs w:val="32"/>
      <w:lang w:val="en-GB"/>
    </w:rPr>
  </w:style>
  <w:style w:type="paragraph" w:styleId="ListParagraph">
    <w:name w:val="List Paragraph"/>
    <w:basedOn w:val="Normal"/>
    <w:uiPriority w:val="34"/>
    <w:qFormat/>
    <w:rsid w:val="00221FB4"/>
    <w:pPr>
      <w:ind w:left="720"/>
      <w:contextualSpacing/>
    </w:pPr>
  </w:style>
  <w:style w:type="character" w:styleId="TitleChar" w:customStyle="1">
    <w:name w:val="Title Char"/>
    <w:basedOn w:val="DefaultParagraphFont"/>
    <w:link w:val="Title"/>
    <w:uiPriority w:val="10"/>
    <w:qFormat/>
    <w:rsid w:val="00B90197"/>
    <w:rPr>
      <w:rFonts w:asciiTheme="majorHAnsi" w:hAnsiTheme="majorHAnsi" w:eastAsiaTheme="majorEastAsia" w:cstheme="majorBidi"/>
      <w:spacing w:val="-10"/>
      <w:kern w:val="2"/>
      <w:sz w:val="56"/>
      <w:szCs w:val="56"/>
      <w:lang w:val="en-GB"/>
    </w:rPr>
  </w:style>
  <w:style w:type="paragraph" w:styleId="Title">
    <w:name w:val="Title"/>
    <w:basedOn w:val="Normal"/>
    <w:next w:val="Normal"/>
    <w:link w:val="TitleChar"/>
    <w:uiPriority w:val="10"/>
    <w:qFormat/>
    <w:rsid w:val="00B90197"/>
    <w:pPr>
      <w:spacing w:after="0" w:line="240" w:lineRule="auto"/>
      <w:contextualSpacing/>
    </w:pPr>
    <w:rPr>
      <w:rFonts w:asciiTheme="majorHAnsi" w:hAnsiTheme="majorHAnsi" w:eastAsiaTheme="majorEastAsia" w:cstheme="majorBidi"/>
      <w:spacing w:val="-10"/>
      <w:kern w:val="2"/>
      <w:sz w:val="56"/>
      <w:szCs w:val="56"/>
    </w:rPr>
  </w:style>
  <w:style w:type="character" w:styleId="TitleChar1" w:customStyle="1">
    <w:name w:val="Title Char1"/>
    <w:basedOn w:val="DefaultParagraphFont"/>
    <w:uiPriority w:val="10"/>
    <w:rsid w:val="00B90197"/>
    <w:rPr>
      <w:rFonts w:asciiTheme="majorHAnsi" w:hAnsiTheme="majorHAnsi" w:eastAsiaTheme="majorEastAsia" w:cstheme="majorBidi"/>
      <w:spacing w:val="-10"/>
      <w:kern w:val="28"/>
      <w:sz w:val="56"/>
      <w:szCs w:val="56"/>
      <w:lang w:val="en-GB"/>
    </w:rPr>
  </w:style>
  <w:style w:type="character" w:styleId="Hyperlink">
    <w:name w:val="Hyperlink"/>
    <w:basedOn w:val="DefaultParagraphFont"/>
    <w:uiPriority w:val="99"/>
    <w:unhideWhenUsed/>
    <w:rsid w:val="00B90197"/>
    <w:rPr>
      <w:color w:val="0563C1" w:themeColor="hyperlink"/>
      <w:u w:val="single"/>
    </w:rPr>
  </w:style>
  <w:style w:type="character" w:styleId="doi" w:customStyle="1">
    <w:name w:val="doi"/>
    <w:basedOn w:val="DefaultParagraphFont"/>
    <w:rsid w:val="00534FAF"/>
  </w:style>
  <w:style w:type="character" w:styleId="identifier" w:customStyle="1">
    <w:name w:val="identifier"/>
    <w:basedOn w:val="DefaultParagraphFont"/>
    <w:rsid w:val="00BA135D"/>
  </w:style>
  <w:style w:type="character" w:styleId="citationref" w:customStyle="1">
    <w:name w:val="citationref"/>
    <w:basedOn w:val="DefaultParagraphFont"/>
    <w:rsid w:val="00857DFB"/>
  </w:style>
  <w:style w:type="character" w:styleId="Emphasis">
    <w:name w:val="Emphasis"/>
    <w:basedOn w:val="DefaultParagraphFont"/>
    <w:uiPriority w:val="20"/>
    <w:qFormat/>
    <w:rsid w:val="008A6367"/>
    <w:rPr>
      <w:i/>
      <w:iCs/>
    </w:rPr>
  </w:style>
  <w:style w:type="character" w:styleId="refsource" w:customStyle="1">
    <w:name w:val="refsource"/>
    <w:basedOn w:val="DefaultParagraphFont"/>
    <w:rsid w:val="008A6367"/>
  </w:style>
  <w:style w:type="character" w:styleId="Heading5Char" w:customStyle="1">
    <w:name w:val="Heading 5 Char"/>
    <w:basedOn w:val="DefaultParagraphFont"/>
    <w:link w:val="Heading5"/>
    <w:uiPriority w:val="9"/>
    <w:semiHidden/>
    <w:rsid w:val="0061607D"/>
    <w:rPr>
      <w:rFonts w:asciiTheme="majorHAnsi" w:hAnsiTheme="majorHAnsi" w:eastAsiaTheme="majorEastAsia" w:cstheme="majorBidi"/>
      <w:color w:val="2E74B5" w:themeColor="accent1" w:themeShade="BF"/>
      <w:lang w:val="en-GB"/>
    </w:rPr>
  </w:style>
  <w:style w:type="character" w:styleId="CommentReference">
    <w:name w:val="Comment Reference"/>
    <w:basedOn w:val="DefaultParagraphFont"/>
    <w:uiPriority w:val="99"/>
    <w:semiHidden/>
    <w:unhideWhenUsed/>
    <w:rsid w:val="00801136"/>
    <w:rPr>
      <w:sz w:val="16"/>
      <w:szCs w:val="16"/>
    </w:rPr>
  </w:style>
  <w:style w:type="paragraph" w:styleId="CommentText">
    <w:name w:val="Comment Text"/>
    <w:basedOn w:val="Normal"/>
    <w:link w:val="CommentTextChar"/>
    <w:uiPriority w:val="99"/>
    <w:unhideWhenUsed/>
    <w:rsid w:val="00801136"/>
    <w:pPr>
      <w:spacing w:line="240" w:lineRule="auto"/>
    </w:pPr>
    <w:rPr>
      <w:sz w:val="20"/>
      <w:szCs w:val="20"/>
    </w:rPr>
  </w:style>
  <w:style w:type="character" w:styleId="CommentTextChar" w:customStyle="1">
    <w:name w:val="Comment Text Char"/>
    <w:basedOn w:val="DefaultParagraphFont"/>
    <w:link w:val="CommentText"/>
    <w:uiPriority w:val="99"/>
    <w:rsid w:val="00801136"/>
    <w:rPr>
      <w:rFonts w:ascii="Garamond" w:hAnsi="Garamond"/>
      <w:sz w:val="20"/>
      <w:szCs w:val="20"/>
      <w:lang w:val="en-GB"/>
    </w:rPr>
  </w:style>
  <w:style w:type="paragraph" w:styleId="CommentSubject">
    <w:name w:val="Comment Subject"/>
    <w:basedOn w:val="CommentText"/>
    <w:next w:val="CommentText"/>
    <w:link w:val="CommentSubjectChar"/>
    <w:uiPriority w:val="99"/>
    <w:semiHidden/>
    <w:unhideWhenUsed/>
    <w:rsid w:val="00801136"/>
    <w:rPr>
      <w:b/>
      <w:bCs/>
    </w:rPr>
  </w:style>
  <w:style w:type="character" w:styleId="CommentSubjectChar" w:customStyle="1">
    <w:name w:val="Comment Subject Char"/>
    <w:basedOn w:val="CommentTextChar"/>
    <w:link w:val="CommentSubject"/>
    <w:uiPriority w:val="99"/>
    <w:semiHidden/>
    <w:rsid w:val="00801136"/>
    <w:rPr>
      <w:rFonts w:ascii="Garamond" w:hAnsi="Garamond"/>
      <w:b/>
      <w:bCs/>
      <w:sz w:val="20"/>
      <w:szCs w:val="20"/>
      <w:lang w:val="en-GB"/>
    </w:rPr>
  </w:style>
  <w:style w:type="paragraph" w:styleId="BalloonText">
    <w:name w:val="Balloon Text"/>
    <w:basedOn w:val="Normal"/>
    <w:link w:val="BalloonTextChar"/>
    <w:uiPriority w:val="99"/>
    <w:semiHidden/>
    <w:unhideWhenUsed/>
    <w:rsid w:val="0080113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1136"/>
    <w:rPr>
      <w:rFonts w:ascii="Segoe UI" w:hAnsi="Segoe UI" w:cs="Segoe UI"/>
      <w:sz w:val="18"/>
      <w:szCs w:val="18"/>
      <w:lang w:val="en-GB"/>
    </w:rPr>
  </w:style>
  <w:style w:type="table" w:styleId="QQuestionTable" w:customStyle="1">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color="BFBFBF" w:sz="4" w:space="0"/>
        </w:tcBorders>
      </w:tcPr>
    </w:tblStylePr>
    <w:tblStylePr w:type="firstCol">
      <w:rPr>
        <w:rFonts w:cs="Times New Roman"/>
      </w:rPr>
      <w:tblPr/>
      <w:tcPr>
        <w:tcBorders>
          <w:right w:val="single" w:color="BFBFBF" w:sz="4" w:space="0"/>
        </w:tcBorders>
      </w:tcPr>
    </w:tblStylePr>
  </w:style>
  <w:style w:type="numbering" w:styleId="Multipunch" w:customStyle="1">
    <w:name w:val="Multi punch"/>
    <w:rsid w:val="002B4D66"/>
    <w:pPr>
      <w:numPr>
        <w:numId w:val="2"/>
      </w:numPr>
    </w:pPr>
  </w:style>
  <w:style w:type="numbering" w:styleId="Singlepunch" w:customStyle="1">
    <w:name w:val="Single punch"/>
    <w:rsid w:val="002B4D66"/>
    <w:pPr>
      <w:numPr>
        <w:numId w:val="3"/>
      </w:numPr>
    </w:pPr>
  </w:style>
  <w:style w:type="table" w:styleId="QQuestionTable1" w:customSty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color="BFBFBF" w:sz="4" w:space="0"/>
        </w:tcBorders>
      </w:tcPr>
    </w:tblStylePr>
    <w:tblStylePr w:type="firstCol">
      <w:rPr>
        <w:rFonts w:cs="Times New Roman"/>
      </w:rPr>
      <w:tblPr/>
      <w:tcPr>
        <w:tcBorders>
          <w:right w:val="single" w:color="BFBFBF" w:sz="4" w:space="0"/>
        </w:tcBorders>
      </w:tcPr>
    </w:tblStylePr>
  </w:style>
  <w:style w:type="numbering" w:styleId="Multipunch1" w:customStyle="1">
    <w:name w:val="Multi punch1"/>
    <w:rsid w:val="002B4D66"/>
  </w:style>
  <w:style w:type="numbering" w:styleId="Singlepunch1" w:customStyle="1">
    <w:name w:val="Single punch1"/>
    <w:rsid w:val="002B4D66"/>
  </w:style>
  <w:style w:type="paragraph" w:styleId="NoSpacing">
    <w:name w:val="No Spacing"/>
    <w:uiPriority w:val="1"/>
    <w:qFormat/>
    <w:rsid w:val="00A15670"/>
    <w:pPr>
      <w:spacing w:after="0" w:line="240" w:lineRule="auto"/>
      <w:jc w:val="both"/>
    </w:pPr>
    <w:rPr>
      <w:rFonts w:ascii="Garamond" w:hAnsi="Garamond"/>
      <w:lang w:val="en-GB"/>
    </w:rPr>
  </w:style>
  <w:style w:type="character" w:styleId="Heading2Char" w:customStyle="1">
    <w:name w:val="Heading 2 Char"/>
    <w:basedOn w:val="DefaultParagraphFont"/>
    <w:link w:val="Heading2"/>
    <w:uiPriority w:val="9"/>
    <w:rsid w:val="00FA46F1"/>
    <w:rPr>
      <w:rFonts w:asciiTheme="majorHAnsi" w:hAnsiTheme="majorHAnsi" w:eastAsiaTheme="majorEastAsia" w:cstheme="majorBidi"/>
      <w:color w:val="2E74B5" w:themeColor="accent1" w:themeShade="BF"/>
      <w:sz w:val="26"/>
      <w:szCs w:val="26"/>
      <w:lang w:val="en-GB"/>
    </w:rPr>
  </w:style>
  <w:style w:type="paragraph" w:styleId="FootnoteText">
    <w:name w:val="footnote text"/>
    <w:basedOn w:val="Normal"/>
    <w:link w:val="FootnoteTextChar"/>
    <w:uiPriority w:val="99"/>
    <w:semiHidden/>
    <w:unhideWhenUsed/>
    <w:rsid w:val="00435A8F"/>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435A8F"/>
    <w:rPr>
      <w:rFonts w:ascii="Garamond" w:hAnsi="Garamond"/>
      <w:sz w:val="20"/>
      <w:szCs w:val="20"/>
      <w:lang w:val="en-GB"/>
    </w:rPr>
  </w:style>
  <w:style w:type="character" w:styleId="FootnoteReference">
    <w:name w:val="footnote reference"/>
    <w:basedOn w:val="DefaultParagraphFont"/>
    <w:uiPriority w:val="99"/>
    <w:semiHidden/>
    <w:unhideWhenUsed/>
    <w:rsid w:val="00435A8F"/>
    <w:rPr>
      <w:vertAlign w:val="superscript"/>
    </w:rPr>
  </w:style>
  <w:style w:type="paragraph" w:styleId="Header">
    <w:name w:val="header"/>
    <w:basedOn w:val="Normal"/>
    <w:link w:val="HeaderChar"/>
    <w:uiPriority w:val="99"/>
    <w:unhideWhenUsed/>
    <w:rsid w:val="00435A8F"/>
    <w:pPr>
      <w:tabs>
        <w:tab w:val="center" w:pos="4536"/>
        <w:tab w:val="right" w:pos="9072"/>
      </w:tabs>
      <w:spacing w:after="0" w:line="240" w:lineRule="auto"/>
    </w:pPr>
  </w:style>
  <w:style w:type="character" w:styleId="HeaderChar" w:customStyle="1">
    <w:name w:val="Header Char"/>
    <w:basedOn w:val="DefaultParagraphFont"/>
    <w:link w:val="Header"/>
    <w:uiPriority w:val="99"/>
    <w:rsid w:val="00435A8F"/>
    <w:rPr>
      <w:rFonts w:ascii="Garamond" w:hAnsi="Garamond"/>
      <w:lang w:val="en-GB"/>
    </w:rPr>
  </w:style>
  <w:style w:type="paragraph" w:styleId="Footer">
    <w:name w:val="footer"/>
    <w:basedOn w:val="Normal"/>
    <w:link w:val="FooterChar"/>
    <w:uiPriority w:val="99"/>
    <w:unhideWhenUsed/>
    <w:rsid w:val="00435A8F"/>
    <w:pPr>
      <w:tabs>
        <w:tab w:val="center" w:pos="4536"/>
        <w:tab w:val="right" w:pos="9072"/>
      </w:tabs>
      <w:spacing w:after="0" w:line="240" w:lineRule="auto"/>
    </w:pPr>
  </w:style>
  <w:style w:type="character" w:styleId="FooterChar" w:customStyle="1">
    <w:name w:val="Footer Char"/>
    <w:basedOn w:val="DefaultParagraphFont"/>
    <w:link w:val="Footer"/>
    <w:uiPriority w:val="99"/>
    <w:rsid w:val="00435A8F"/>
    <w:rPr>
      <w:rFonts w:ascii="Garamond" w:hAnsi="Garamond"/>
      <w:lang w:val="en-GB"/>
    </w:rPr>
  </w:style>
  <w:style w:type="table" w:styleId="TableGrid">
    <w:name w:val="Table Grid"/>
    <w:basedOn w:val="TableNormal"/>
    <w:uiPriority w:val="39"/>
    <w:rsid w:val="00B6186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D231E0"/>
    <w:rPr>
      <w:color w:val="954F72" w:themeColor="followedHyperlink"/>
      <w:u w:val="single"/>
    </w:rPr>
  </w:style>
  <w:style w:type="character" w:styleId="PlaceholderText">
    <w:name w:val="Placeholder Text"/>
    <w:basedOn w:val="DefaultParagraphFont"/>
    <w:uiPriority w:val="99"/>
    <w:semiHidden/>
    <w:rsid w:val="00C66C08"/>
    <w:rPr>
      <w:color w:val="808080"/>
    </w:rPr>
  </w:style>
  <w:style w:type="paragraph" w:styleId="Revision">
    <w:name w:val="Revision"/>
    <w:hidden/>
    <w:uiPriority w:val="99"/>
    <w:semiHidden/>
    <w:rsid w:val="00DF6B4F"/>
    <w:pPr>
      <w:spacing w:after="0" w:line="240" w:lineRule="auto"/>
    </w:pPr>
    <w:rPr>
      <w:rFonts w:ascii="Garamond" w:hAnsi="Garamond"/>
      <w:lang w:val="en-GB"/>
    </w:rPr>
  </w:style>
  <w:style w:type="character" w:styleId="Heading3Char" w:customStyle="1">
    <w:name w:val="Heading 3 Char"/>
    <w:basedOn w:val="DefaultParagraphFont"/>
    <w:link w:val="Heading3"/>
    <w:uiPriority w:val="9"/>
    <w:rsid w:val="000D16A7"/>
    <w:rPr>
      <w:rFonts w:asciiTheme="majorHAnsi" w:hAnsiTheme="majorHAnsi" w:eastAsiaTheme="majorEastAsia" w:cstheme="majorBidi"/>
      <w:color w:val="1F4D78" w:themeColor="accent1" w:themeShade="7F"/>
      <w:sz w:val="24"/>
      <w:szCs w:val="24"/>
      <w:lang w:val="en-GB"/>
    </w:rPr>
  </w:style>
  <w:style w:type="paragraph" w:styleId="NormalWeb">
    <w:name w:val="Normal (Web)"/>
    <w:basedOn w:val="Normal"/>
    <w:uiPriority w:val="99"/>
    <w:semiHidden/>
    <w:unhideWhenUsed/>
    <w:rsid w:val="00847AB0"/>
    <w:pPr>
      <w:spacing w:before="100" w:beforeAutospacing="1" w:after="100" w:afterAutospacing="1" w:line="240" w:lineRule="auto"/>
      <w:jc w:val="left"/>
    </w:pPr>
    <w:rPr>
      <w:rFonts w:ascii="Times New Roman" w:hAnsi="Times New Roman" w:eastAsia="Times New Roman" w:cs="Times New Roman"/>
      <w:sz w:val="24"/>
      <w:szCs w:val="24"/>
      <w:lang w:val="de-CH" w:eastAsia="de-CH"/>
    </w:rPr>
  </w:style>
  <w:style w:type="character" w:styleId="UnresolvedMention">
    <w:name w:val="Unresolved Mention"/>
    <w:basedOn w:val="DefaultParagraphFont"/>
    <w:uiPriority w:val="99"/>
    <w:semiHidden/>
    <w:unhideWhenUsed/>
    <w:rsid w:val="006A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21520677">
      <w:bodyDiv w:val="1"/>
      <w:marLeft w:val="0"/>
      <w:marRight w:val="0"/>
      <w:marTop w:val="0"/>
      <w:marBottom w:val="0"/>
      <w:divBdr>
        <w:top w:val="none" w:sz="0" w:space="0" w:color="auto"/>
        <w:left w:val="none" w:sz="0" w:space="0" w:color="auto"/>
        <w:bottom w:val="none" w:sz="0" w:space="0" w:color="auto"/>
        <w:right w:val="none" w:sz="0" w:space="0" w:color="auto"/>
      </w:divBdr>
    </w:div>
    <w:div w:id="63068957">
      <w:bodyDiv w:val="1"/>
      <w:marLeft w:val="0"/>
      <w:marRight w:val="0"/>
      <w:marTop w:val="0"/>
      <w:marBottom w:val="0"/>
      <w:divBdr>
        <w:top w:val="none" w:sz="0" w:space="0" w:color="auto"/>
        <w:left w:val="none" w:sz="0" w:space="0" w:color="auto"/>
        <w:bottom w:val="none" w:sz="0" w:space="0" w:color="auto"/>
        <w:right w:val="none" w:sz="0" w:space="0" w:color="auto"/>
      </w:divBdr>
      <w:divsChild>
        <w:div w:id="2043363259">
          <w:marLeft w:val="0"/>
          <w:marRight w:val="0"/>
          <w:marTop w:val="0"/>
          <w:marBottom w:val="0"/>
          <w:divBdr>
            <w:top w:val="none" w:sz="0" w:space="0" w:color="auto"/>
            <w:left w:val="none" w:sz="0" w:space="0" w:color="auto"/>
            <w:bottom w:val="none" w:sz="0" w:space="0" w:color="auto"/>
            <w:right w:val="none" w:sz="0" w:space="0" w:color="auto"/>
          </w:divBdr>
        </w:div>
      </w:divsChild>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289824729">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392389063">
      <w:bodyDiv w:val="1"/>
      <w:marLeft w:val="0"/>
      <w:marRight w:val="0"/>
      <w:marTop w:val="0"/>
      <w:marBottom w:val="0"/>
      <w:divBdr>
        <w:top w:val="none" w:sz="0" w:space="0" w:color="auto"/>
        <w:left w:val="none" w:sz="0" w:space="0" w:color="auto"/>
        <w:bottom w:val="none" w:sz="0" w:space="0" w:color="auto"/>
        <w:right w:val="none" w:sz="0" w:space="0" w:color="auto"/>
      </w:divBdr>
    </w:div>
    <w:div w:id="525211690">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660189337">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060124484">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doi.org/10.5772/50787" TargetMode="External" Id="rId21" /><Relationship Type="http://schemas.openxmlformats.org/officeDocument/2006/relationships/hyperlink" Target="https://doi.org/10.1002/hec.1633" TargetMode="External" Id="rId42" /><Relationship Type="http://schemas.openxmlformats.org/officeDocument/2006/relationships/image" Target="media/image5.png" Id="rId63" /><Relationship Type="http://schemas.openxmlformats.org/officeDocument/2006/relationships/image" Target="media/image10.png" Id="rId68" /><Relationship Type="http://schemas.openxmlformats.org/officeDocument/2006/relationships/numbering" Target="numbering.xml" Id="rId2" /><Relationship Type="http://schemas.openxmlformats.org/officeDocument/2006/relationships/hyperlink" Target="https://dhsprogram.com" TargetMode="External" Id="rId29" /><Relationship Type="http://schemas.microsoft.com/office/2018/08/relationships/commentsExtensible" Target="commentsExtensible.xml" Id="rId11" /><Relationship Type="http://schemas.openxmlformats.org/officeDocument/2006/relationships/hyperlink" Target="https://doi.org/10.1016/S0140-6736(12)61147-7" TargetMode="External" Id="rId40" /><Relationship Type="http://schemas.openxmlformats.org/officeDocument/2006/relationships/hyperlink" Target="https://doi.org/10.1093/pan/mpv024" TargetMode="External" Id="rId45" /><Relationship Type="http://schemas.openxmlformats.org/officeDocument/2006/relationships/hyperlink" Target="https://www.who.int/data/gho/indicator-metadata-registry/imr-details/4667" TargetMode="External" Id="rId58" /><Relationship Type="http://schemas.openxmlformats.org/officeDocument/2006/relationships/image" Target="media/image8.png" Id="rId66" /><Relationship Type="http://schemas.microsoft.com/office/2011/relationships/people" Target="people.xml" Id="rId74" /><Relationship Type="http://schemas.openxmlformats.org/officeDocument/2006/relationships/webSettings" Target="webSettings.xml" Id="rId5" /><Relationship Type="http://schemas.openxmlformats.org/officeDocument/2006/relationships/image" Target="media/image3.png" Id="rId61" /><Relationship Type="http://schemas.openxmlformats.org/officeDocument/2006/relationships/hyperlink" Target="https://doi.org/10.1177/002234331668400" TargetMode="External" Id="rId19" /><Relationship Type="http://schemas.openxmlformats.org/officeDocument/2006/relationships/hyperlink" Target="https://doi.org/10.1371/journal.pone.0201833" TargetMode="External" Id="rId14" /><Relationship Type="http://schemas.openxmlformats.org/officeDocument/2006/relationships/hyperlink" Target="https://doi.org/10.1136/bmjopen-2015-008175" TargetMode="External" Id="rId22" /><Relationship Type="http://schemas.openxmlformats.org/officeDocument/2006/relationships/hyperlink" Target="https://doi.org/10.1186/s41043-017-0128-7" TargetMode="External" Id="rId27" /><Relationship Type="http://schemas.openxmlformats.org/officeDocument/2006/relationships/hyperlink" Target="https://doi.org/10.1016/j.socscimed.2014.10.028" TargetMode="External" Id="rId30" /><Relationship Type="http://schemas.openxmlformats.org/officeDocument/2006/relationships/hyperlink" Target="https://doi.org/10.1007/978-1-4614-7138-7" TargetMode="External" Id="rId35" /><Relationship Type="http://schemas.openxmlformats.org/officeDocument/2006/relationships/hyperlink" Target="https://doi.org/10.1080/01900690701227263" TargetMode="External" Id="rId43" /><Relationship Type="http://schemas.openxmlformats.org/officeDocument/2006/relationships/hyperlink" Target="https://doi.org/10.1186/2191-1991-3-19" TargetMode="External" Id="rId48" /><Relationship Type="http://schemas.openxmlformats.org/officeDocument/2006/relationships/image" Target="media/image6.png" Id="rId64" /><Relationship Type="http://schemas.openxmlformats.org/officeDocument/2006/relationships/image" Target="media/image11.png" Id="rId69" /><Relationship Type="http://schemas.openxmlformats.org/officeDocument/2006/relationships/comments" Target="comments.xml" Id="rId8" /><Relationship Type="http://schemas.openxmlformats.org/officeDocument/2006/relationships/hyperlink" Target="http://aaai.org/ocs/index.php/WS/AAAIW17/paper/view/15101" TargetMode="External" Id="rId51" /><Relationship Type="http://schemas.openxmlformats.org/officeDocument/2006/relationships/image" Target="media/image14.png" Id="rId72" /><Relationship Type="http://schemas.openxmlformats.org/officeDocument/2006/relationships/styles" Target="styles.xml" Id="rId3" /><Relationship Type="http://schemas.openxmlformats.org/officeDocument/2006/relationships/footer" Target="footer1.xml" Id="rId12" /><Relationship Type="http://schemas.openxmlformats.org/officeDocument/2006/relationships/hyperlink" Target="http://www.equityhealthj.com/content/13/1/27" TargetMode="External" Id="rId38" /><Relationship Type="http://schemas.openxmlformats.org/officeDocument/2006/relationships/hyperlink" Target="http://dx.doi.org/10.1257/jep.31.2.87" TargetMode="External" Id="rId46" /><Relationship Type="http://schemas.openxmlformats.org/officeDocument/2006/relationships/image" Target="media/image1.png" Id="rId59" /><Relationship Type="http://schemas.openxmlformats.org/officeDocument/2006/relationships/image" Target="media/image9.png" Id="rId67" /><Relationship Type="http://schemas.openxmlformats.org/officeDocument/2006/relationships/hyperlink" Target="https://doi.org/10.1186/1475-9276-12-50" TargetMode="External" Id="rId20" /><Relationship Type="http://schemas.openxmlformats.org/officeDocument/2006/relationships/hyperlink" Target="http://dx.doi.org/10.1016/j.amepre.2013.04.022" TargetMode="External" Id="rId54" /><Relationship Type="http://schemas.openxmlformats.org/officeDocument/2006/relationships/image" Target="media/image4.png" Id="rId62" /><Relationship Type="http://schemas.openxmlformats.org/officeDocument/2006/relationships/image" Target="media/image12.png" Id="rId70" /><Relationship Type="http://schemas.openxmlformats.org/officeDocument/2006/relationships/theme" Target="theme/theme1.xml" Id="rId75"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1186/s13561-016-0083-9" TargetMode="External" Id="rId23" /><Relationship Type="http://schemas.openxmlformats.org/officeDocument/2006/relationships/hyperlink" Target="https://www.statcompiler.com/en/" TargetMode="External" Id="rId28" /><Relationship Type="http://schemas.openxmlformats.org/officeDocument/2006/relationships/hyperlink" Target="https://data.worldbank.org/" TargetMode="External" Id="rId57" /><Relationship Type="http://schemas.microsoft.com/office/2016/09/relationships/commentsIds" Target="commentsIds.xml" Id="rId10" /><Relationship Type="http://schemas.openxmlformats.org/officeDocument/2006/relationships/hyperlink" Target="https://doi.org/10.1186/s12913-018-3192-9" TargetMode="External" Id="rId31" /><Relationship Type="http://schemas.openxmlformats.org/officeDocument/2006/relationships/hyperlink" Target="https://www.bu.edu/sph/files/2014/05/MorganCART.pdf" TargetMode="External" Id="rId44" /><Relationship Type="http://schemas.openxmlformats.org/officeDocument/2006/relationships/image" Target="media/image2.png" Id="rId60" /><Relationship Type="http://schemas.openxmlformats.org/officeDocument/2006/relationships/image" Target="media/image7.png" Id="rId65" /><Relationship Type="http://schemas.openxmlformats.org/officeDocument/2006/relationships/fontTable" Target="fontTable.xml" Id="rId73"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s://doi.org/10.1108/IJSE-10-2016-0291" TargetMode="External" Id="rId39" /><Relationship Type="http://schemas.openxmlformats.org/officeDocument/2006/relationships/hyperlink" Target="http://dx.doi.org/10.2471/BLT.17.194126" TargetMode="External" Id="rId34" /><Relationship Type="http://schemas.openxmlformats.org/officeDocument/2006/relationships/hyperlink" Target="https://doi.org/10.1007/s10198-021-01363-4" TargetMode="External" Id="rId55" /><Relationship Type="http://schemas.openxmlformats.org/officeDocument/2006/relationships/endnotes" Target="endnotes.xml" Id="rId7" /><Relationship Type="http://schemas.openxmlformats.org/officeDocument/2006/relationships/image" Target="media/image13.png" Id="rId71" /><Relationship Type="http://schemas.openxmlformats.org/officeDocument/2006/relationships/hyperlink" Target="https://doi.org/10.1162/rest_a_01016" TargetMode="External" Id="R14837102cf8f45ee" /><Relationship Type="http://schemas.openxmlformats.org/officeDocument/2006/relationships/hyperlink" Target="http://dx.doi.org/10.1016/j.childyouth.2017.06.027" TargetMode="External" Id="Rb760f3423fb54f5a" /><Relationship Type="http://schemas.openxmlformats.org/officeDocument/2006/relationships/hyperlink" Target="https://doi.org/10.1371/journal.pone.0219731" TargetMode="External" Id="R301fc9e6bde448b8" /><Relationship Type="http://schemas.openxmlformats.org/officeDocument/2006/relationships/hyperlink" Target="https://doi.org/10.1016/S0140-6736(12)61483-4" TargetMode="External" Id="R01de433ad2874c01" /><Relationship Type="http://schemas.openxmlformats.org/officeDocument/2006/relationships/hyperlink" Target="https://doi.org/10.1016/j.socscimed.2010.10.025" TargetMode="External" Id="Rb680e4d0b6054a2e" /><Relationship Type="http://schemas.openxmlformats.org/officeDocument/2006/relationships/hyperlink" Target="https://doi.org/10.1093/heapol/czz079" TargetMode="External" Id="R0b7e9990caa64c21" /><Relationship Type="http://schemas.openxmlformats.org/officeDocument/2006/relationships/hyperlink" Target="https://doi.org/10.1186/s13052-020-00944-y" TargetMode="External" Id="R830364ce463f42b0" /><Relationship Type="http://schemas.openxmlformats.org/officeDocument/2006/relationships/hyperlink" Target="https://doi.org/10.1093/heapol/czw135" TargetMode="External" Id="Rd1839fb0cea1486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ETH Zuerich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Durizzo  Kathrin</dc:creator>
  <keywords/>
  <dc:description/>
  <lastModifiedBy>Harttgen  Kenneth</lastModifiedBy>
  <revision>30</revision>
  <lastPrinted>2023-01-16T07:34:00.0000000Z</lastPrinted>
  <dcterms:created xsi:type="dcterms:W3CDTF">2026-01-20T03:53:00.0000000Z</dcterms:created>
  <dcterms:modified xsi:type="dcterms:W3CDTF">2026-09-23T08:42:35.3142420Z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2078f2b9-557f-40be-919a-4e4fb6b1bd5f</vt:lpwstr>
  </property>
</Properties>
</file>