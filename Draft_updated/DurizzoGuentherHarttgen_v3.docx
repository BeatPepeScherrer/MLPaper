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D163" w14:textId="629090A5" w:rsidR="00BE7CEE" w:rsidRPr="00F34B3E" w:rsidRDefault="00BE7CEE" w:rsidP="00A15670">
      <w:pPr>
        <w:spacing w:line="240" w:lineRule="auto"/>
        <w:jc w:val="center"/>
        <w:rPr>
          <w:rFonts w:eastAsiaTheme="majorEastAsia" w:cs="Times New Roman"/>
          <w:b/>
          <w:spacing w:val="-10"/>
          <w:kern w:val="2"/>
          <w:sz w:val="40"/>
          <w:szCs w:val="36"/>
          <w:shd w:val="clear" w:color="auto" w:fill="FFFFFF"/>
          <w:lang w:val="en-US"/>
        </w:rPr>
      </w:pPr>
      <w:r>
        <w:rPr>
          <w:rFonts w:eastAsiaTheme="majorEastAsia" w:cs="Times New Roman"/>
          <w:b/>
          <w:spacing w:val="-10"/>
          <w:kern w:val="2"/>
          <w:sz w:val="40"/>
          <w:szCs w:val="36"/>
          <w:shd w:val="clear" w:color="auto" w:fill="FFFFFF"/>
          <w:lang w:val="en-US"/>
        </w:rPr>
        <w:t xml:space="preserve">Which </w:t>
      </w:r>
      <w:r w:rsidR="00FA1652">
        <w:rPr>
          <w:rFonts w:eastAsiaTheme="majorEastAsia" w:cs="Times New Roman"/>
          <w:b/>
          <w:spacing w:val="-10"/>
          <w:kern w:val="2"/>
          <w:sz w:val="40"/>
          <w:szCs w:val="36"/>
          <w:shd w:val="clear" w:color="auto" w:fill="FFFFFF"/>
          <w:lang w:val="en-US"/>
        </w:rPr>
        <w:t>women</w:t>
      </w:r>
      <w:r w:rsidR="00C46A42">
        <w:rPr>
          <w:rFonts w:eastAsiaTheme="majorEastAsia" w:cs="Times New Roman"/>
          <w:b/>
          <w:spacing w:val="-10"/>
          <w:kern w:val="2"/>
          <w:sz w:val="40"/>
          <w:szCs w:val="36"/>
          <w:shd w:val="clear" w:color="auto" w:fill="FFFFFF"/>
          <w:lang w:val="en-US"/>
        </w:rPr>
        <w:t xml:space="preserve"> </w:t>
      </w:r>
      <w:r>
        <w:rPr>
          <w:rFonts w:eastAsiaTheme="majorEastAsia" w:cs="Times New Roman"/>
          <w:b/>
          <w:spacing w:val="-10"/>
          <w:kern w:val="2"/>
          <w:sz w:val="40"/>
          <w:szCs w:val="36"/>
          <w:shd w:val="clear" w:color="auto" w:fill="FFFFFF"/>
          <w:lang w:val="en-US"/>
        </w:rPr>
        <w:t>in Africa are excluded from health insurance and health care? Insights from machine learning</w:t>
      </w:r>
    </w:p>
    <w:p w14:paraId="773F02F1" w14:textId="70A349BF" w:rsidR="00B90197" w:rsidRPr="009A7650" w:rsidRDefault="00B90197" w:rsidP="0033761C">
      <w:pPr>
        <w:pStyle w:val="NoSpacing"/>
        <w:jc w:val="center"/>
        <w:rPr>
          <w:shd w:val="clear" w:color="auto" w:fill="FFFFFF"/>
          <w:vertAlign w:val="superscript"/>
          <w:lang w:val="en-US"/>
        </w:rPr>
      </w:pPr>
      <w:bookmarkStart w:id="0" w:name="_Hlk72500899"/>
      <w:r w:rsidRPr="009A7650">
        <w:rPr>
          <w:shd w:val="clear" w:color="auto" w:fill="FFFFFF"/>
          <w:lang w:val="en-US"/>
        </w:rPr>
        <w:t>Kathrin</w:t>
      </w:r>
      <w:bookmarkEnd w:id="0"/>
      <w:r w:rsidR="00FE2C39" w:rsidRPr="009A7650">
        <w:rPr>
          <w:shd w:val="clear" w:color="auto" w:fill="FFFFFF"/>
          <w:lang w:val="en-US"/>
        </w:rPr>
        <w:t xml:space="preserve"> Durizzo</w:t>
      </w:r>
      <w:r w:rsidR="008841B0" w:rsidRPr="009A7650">
        <w:rPr>
          <w:shd w:val="clear" w:color="auto" w:fill="FFFFFF"/>
          <w:lang w:val="en-US"/>
        </w:rPr>
        <w:t>*</w:t>
      </w:r>
      <w:r w:rsidR="008841B0" w:rsidRPr="009A7650">
        <w:rPr>
          <w:shd w:val="clear" w:color="auto" w:fill="FFFFFF"/>
          <w:vertAlign w:val="superscript"/>
          <w:lang w:val="en-US"/>
        </w:rPr>
        <w:t>1</w:t>
      </w:r>
      <w:r w:rsidR="008841B0" w:rsidRPr="009A7650">
        <w:rPr>
          <w:shd w:val="clear" w:color="auto" w:fill="FFFFFF"/>
          <w:lang w:val="en-US"/>
        </w:rPr>
        <w:t xml:space="preserve"> (0000-0002-9036-0741)</w:t>
      </w:r>
      <w:r w:rsidR="00A15670" w:rsidRPr="009A7650">
        <w:rPr>
          <w:shd w:val="clear" w:color="auto" w:fill="FFFFFF"/>
          <w:lang w:val="en-US"/>
        </w:rPr>
        <w:t xml:space="preserve">, </w:t>
      </w:r>
      <w:r w:rsidR="00237FA9" w:rsidRPr="009A7650">
        <w:rPr>
          <w:shd w:val="clear" w:color="auto" w:fill="FFFFFF"/>
          <w:lang w:val="en-US"/>
        </w:rPr>
        <w:t>Kenneth</w:t>
      </w:r>
      <w:r w:rsidR="008841B0" w:rsidRPr="009A7650">
        <w:rPr>
          <w:shd w:val="clear" w:color="auto" w:fill="FFFFFF"/>
          <w:lang w:val="en-US"/>
        </w:rPr>
        <w:t xml:space="preserve"> </w:t>
      </w:r>
      <w:r w:rsidR="00237FA9" w:rsidRPr="009A7650">
        <w:rPr>
          <w:shd w:val="clear" w:color="auto" w:fill="FFFFFF"/>
          <w:lang w:val="en-US"/>
        </w:rPr>
        <w:t>Harttgen</w:t>
      </w:r>
      <w:r w:rsidR="008841B0" w:rsidRPr="009A7650">
        <w:rPr>
          <w:shd w:val="clear" w:color="auto" w:fill="FFFFFF"/>
          <w:vertAlign w:val="superscript"/>
          <w:lang w:val="en-US"/>
        </w:rPr>
        <w:t>1 (</w:t>
      </w:r>
      <w:r w:rsidR="008841B0" w:rsidRPr="009A7650">
        <w:rPr>
          <w:shd w:val="clear" w:color="auto" w:fill="FFFFFF"/>
          <w:lang w:val="en-US"/>
        </w:rPr>
        <w:t>0000-0002-8499-5281),</w:t>
      </w:r>
      <w:r w:rsidR="00237FA9" w:rsidRPr="009A7650">
        <w:rPr>
          <w:shd w:val="clear" w:color="auto" w:fill="FFFFFF"/>
          <w:lang w:val="en-US"/>
        </w:rPr>
        <w:t xml:space="preserve"> Isabel G</w:t>
      </w:r>
      <w:r w:rsidR="00A15670" w:rsidRPr="009A7650">
        <w:rPr>
          <w:shd w:val="clear" w:color="auto" w:fill="FFFFFF"/>
          <w:lang w:val="en-US"/>
        </w:rPr>
        <w:t>ünther</w:t>
      </w:r>
      <w:r w:rsidR="00A15670" w:rsidRPr="009A7650">
        <w:rPr>
          <w:shd w:val="clear" w:color="auto" w:fill="FFFFFF"/>
          <w:vertAlign w:val="superscript"/>
          <w:lang w:val="en-US"/>
        </w:rPr>
        <w:t>1</w:t>
      </w:r>
      <w:r w:rsidR="008841B0" w:rsidRPr="009A7650">
        <w:rPr>
          <w:shd w:val="clear" w:color="auto" w:fill="FFFFFF"/>
          <w:vertAlign w:val="superscript"/>
          <w:lang w:val="en-US"/>
        </w:rPr>
        <w:t xml:space="preserve"> (</w:t>
      </w:r>
      <w:r w:rsidR="008841B0" w:rsidRPr="009A7650">
        <w:rPr>
          <w:shd w:val="clear" w:color="auto" w:fill="FFFFFF"/>
          <w:lang w:val="en-US"/>
        </w:rPr>
        <w:t>0000-0002-1601-0495)</w:t>
      </w:r>
      <w:r w:rsidR="00A15670" w:rsidRPr="009A7650">
        <w:rPr>
          <w:shd w:val="clear" w:color="auto" w:fill="FFFFFF"/>
          <w:lang w:val="en-US"/>
        </w:rPr>
        <w:t xml:space="preserve"> </w:t>
      </w:r>
    </w:p>
    <w:p w14:paraId="4EA72DA4" w14:textId="7E8ECB22" w:rsidR="0033761C" w:rsidRPr="009A7650" w:rsidRDefault="0033761C" w:rsidP="0033761C">
      <w:pPr>
        <w:pStyle w:val="NoSpacing"/>
        <w:jc w:val="center"/>
        <w:rPr>
          <w:shd w:val="clear" w:color="auto" w:fill="FFFFFF"/>
          <w:vertAlign w:val="superscript"/>
          <w:lang w:val="en-US"/>
        </w:rPr>
      </w:pPr>
    </w:p>
    <w:p w14:paraId="163F1A98" w14:textId="6B0A127D" w:rsidR="0033761C" w:rsidRPr="009A7650" w:rsidRDefault="0033761C" w:rsidP="0033761C">
      <w:pPr>
        <w:pStyle w:val="NoSpacing"/>
        <w:rPr>
          <w:shd w:val="clear" w:color="auto" w:fill="FFFFFF"/>
          <w:lang w:val="en-US"/>
        </w:rPr>
      </w:pPr>
    </w:p>
    <w:p w14:paraId="77ADBBAA" w14:textId="086F8E5F" w:rsidR="00A15670" w:rsidRPr="00F34B3E" w:rsidRDefault="00B90197" w:rsidP="0033761C">
      <w:pPr>
        <w:pStyle w:val="NoSpacing"/>
        <w:rPr>
          <w:shd w:val="clear" w:color="auto" w:fill="FFFFFF"/>
          <w:lang w:val="en-US"/>
        </w:rPr>
      </w:pPr>
      <w:r w:rsidRPr="00F34B3E">
        <w:rPr>
          <w:shd w:val="clear" w:color="auto" w:fill="FFFFFF"/>
          <w:vertAlign w:val="superscript"/>
          <w:lang w:val="en-US"/>
        </w:rPr>
        <w:t>1</w:t>
      </w:r>
      <w:r w:rsidRPr="00F34B3E">
        <w:rPr>
          <w:shd w:val="clear" w:color="auto" w:fill="FFFFFF"/>
          <w:lang w:val="en-US"/>
        </w:rPr>
        <w:t xml:space="preserve"> Development Economics Group &amp; Center for Development and Cooperation (NADEL), ETH Zurich, </w:t>
      </w:r>
      <w:r w:rsidRPr="00F34B3E">
        <w:rPr>
          <w:lang w:val="en-US"/>
        </w:rPr>
        <w:t>Clausiusstrasse 37, 8092 Zurich, Switzerland</w:t>
      </w:r>
      <w:r w:rsidRPr="00F34B3E">
        <w:rPr>
          <w:shd w:val="clear" w:color="auto" w:fill="FFFFFF"/>
          <w:lang w:val="en-US"/>
        </w:rPr>
        <w:t xml:space="preserve"> </w:t>
      </w:r>
    </w:p>
    <w:p w14:paraId="18661D28" w14:textId="54AC77AC" w:rsidR="00A15670" w:rsidRPr="00F34B3E" w:rsidRDefault="00A15670" w:rsidP="0033761C">
      <w:pPr>
        <w:pStyle w:val="NoSpacing"/>
        <w:rPr>
          <w:shd w:val="clear" w:color="auto" w:fill="FFFFFF"/>
          <w:lang w:val="en-US"/>
        </w:rPr>
      </w:pPr>
      <w:r w:rsidRPr="00F34B3E">
        <w:rPr>
          <w:shd w:val="clear" w:color="auto" w:fill="FFFFFF"/>
          <w:lang w:val="en-US"/>
        </w:rPr>
        <w:t xml:space="preserve">* Corresponding author: </w:t>
      </w:r>
      <w:r w:rsidR="00DE0B86" w:rsidRPr="00F34B3E">
        <w:rPr>
          <w:shd w:val="clear" w:color="auto" w:fill="FFFFFF"/>
          <w:lang w:val="en-US"/>
        </w:rPr>
        <w:t>k</w:t>
      </w:r>
      <w:r w:rsidRPr="00F34B3E">
        <w:rPr>
          <w:shd w:val="clear" w:color="auto" w:fill="FFFFFF"/>
          <w:lang w:val="en-US"/>
        </w:rPr>
        <w:t>athrin.durizzo@nadel.ethz.ch</w:t>
      </w:r>
    </w:p>
    <w:p w14:paraId="68700260" w14:textId="7E872A8F" w:rsidR="00F638B7" w:rsidRPr="00F34B3E" w:rsidRDefault="00F638B7" w:rsidP="00B90197">
      <w:pPr>
        <w:spacing w:after="0" w:line="240" w:lineRule="auto"/>
        <w:jc w:val="left"/>
        <w:rPr>
          <w:rFonts w:cs="Times New Roman"/>
          <w:sz w:val="20"/>
          <w:lang w:val="en-US"/>
        </w:rPr>
      </w:pPr>
    </w:p>
    <w:p w14:paraId="2C17FE22" w14:textId="19216420" w:rsidR="00B90197" w:rsidRPr="00F34B3E" w:rsidRDefault="00A15670" w:rsidP="00B90197">
      <w:pPr>
        <w:pStyle w:val="Heading1"/>
        <w:numPr>
          <w:ilvl w:val="0"/>
          <w:numId w:val="0"/>
        </w:numPr>
        <w:ind w:left="360"/>
        <w:rPr>
          <w:rFonts w:cs="Times New Roman"/>
          <w:color w:val="auto"/>
          <w:shd w:val="clear" w:color="auto" w:fill="FFFFFF"/>
          <w:lang w:val="en-US"/>
        </w:rPr>
      </w:pPr>
      <w:r w:rsidRPr="00F34B3E">
        <w:rPr>
          <w:rFonts w:cs="Times New Roman"/>
          <w:color w:val="auto"/>
          <w:shd w:val="clear" w:color="auto" w:fill="FFFFFF"/>
          <w:lang w:val="en-US"/>
        </w:rPr>
        <w:t>Abstract</w:t>
      </w:r>
    </w:p>
    <w:p w14:paraId="17EF81B5" w14:textId="2903E69E" w:rsidR="00976294" w:rsidRDefault="00BE7CEE" w:rsidP="00B64045">
      <w:pPr>
        <w:pStyle w:val="NoSpacing"/>
        <w:ind w:firstLine="284"/>
        <w:rPr>
          <w:lang w:val="en-US"/>
        </w:rPr>
      </w:pPr>
      <w:r>
        <w:rPr>
          <w:lang w:val="en-US"/>
        </w:rPr>
        <w:t>Across many African countries, h</w:t>
      </w:r>
      <w:r w:rsidR="00350EE8">
        <w:rPr>
          <w:lang w:val="en-US"/>
        </w:rPr>
        <w:t>ealth insurance c</w:t>
      </w:r>
      <w:r w:rsidR="00E65BC4" w:rsidRPr="00E65BC4">
        <w:rPr>
          <w:lang w:val="en-US"/>
        </w:rPr>
        <w:t>overage rates rarely exceed 10%, and</w:t>
      </w:r>
      <w:r>
        <w:rPr>
          <w:lang w:val="en-US"/>
        </w:rPr>
        <w:t xml:space="preserve"> </w:t>
      </w:r>
      <w:r w:rsidR="0053171F">
        <w:rPr>
          <w:lang w:val="en-US"/>
        </w:rPr>
        <w:t>only 50%</w:t>
      </w:r>
      <w:r>
        <w:rPr>
          <w:lang w:val="en-US"/>
        </w:rPr>
        <w:t xml:space="preserve"> of the population </w:t>
      </w:r>
      <w:r w:rsidR="00302D08">
        <w:rPr>
          <w:lang w:val="en-US"/>
        </w:rPr>
        <w:t>does</w:t>
      </w:r>
      <w:r>
        <w:rPr>
          <w:lang w:val="en-US"/>
        </w:rPr>
        <w:t xml:space="preserve"> </w:t>
      </w:r>
      <w:r w:rsidR="0053171F">
        <w:rPr>
          <w:lang w:val="en-US"/>
        </w:rPr>
        <w:t>have access to the most basic health</w:t>
      </w:r>
      <w:r w:rsidR="00E65BC4" w:rsidRPr="00E65BC4">
        <w:rPr>
          <w:lang w:val="en-US"/>
        </w:rPr>
        <w:t xml:space="preserve"> service</w:t>
      </w:r>
      <w:r>
        <w:rPr>
          <w:lang w:val="en-US"/>
        </w:rPr>
        <w:t>s</w:t>
      </w:r>
      <w:r w:rsidRPr="0053171F">
        <w:rPr>
          <w:lang w:val="en-US"/>
        </w:rPr>
        <w:t>.</w:t>
      </w:r>
      <w:r>
        <w:rPr>
          <w:lang w:val="en-US"/>
        </w:rPr>
        <w:t xml:space="preserve"> However, </w:t>
      </w:r>
      <w:r w:rsidR="002E75FD" w:rsidRPr="00541DCC">
        <w:rPr>
          <w:lang w:val="en-US"/>
        </w:rPr>
        <w:t xml:space="preserve">little is known about </w:t>
      </w:r>
      <w:r>
        <w:rPr>
          <w:lang w:val="en-US"/>
        </w:rPr>
        <w:t>which indicators could be applied to better target the excluded populations. We</w:t>
      </w:r>
      <w:r w:rsidR="002558E4" w:rsidRPr="00541DCC">
        <w:rPr>
          <w:lang w:val="en-US"/>
        </w:rPr>
        <w:t xml:space="preserve"> apply</w:t>
      </w:r>
      <w:r w:rsidR="002E75FD" w:rsidRPr="00541DCC">
        <w:rPr>
          <w:lang w:val="en-US"/>
        </w:rPr>
        <w:t xml:space="preserve"> advanced </w:t>
      </w:r>
      <w:r w:rsidR="00350EE8">
        <w:rPr>
          <w:lang w:val="en-US"/>
        </w:rPr>
        <w:t>m</w:t>
      </w:r>
      <w:r w:rsidR="002E75FD" w:rsidRPr="00541DCC">
        <w:rPr>
          <w:lang w:val="en-US"/>
        </w:rPr>
        <w:t xml:space="preserve">achine </w:t>
      </w:r>
      <w:r w:rsidR="00350EE8">
        <w:rPr>
          <w:lang w:val="en-US"/>
        </w:rPr>
        <w:t>l</w:t>
      </w:r>
      <w:r w:rsidR="002E75FD" w:rsidRPr="00541DCC">
        <w:rPr>
          <w:lang w:val="en-US"/>
        </w:rPr>
        <w:t>earning</w:t>
      </w:r>
      <w:r w:rsidR="00B64045">
        <w:rPr>
          <w:lang w:val="en-US"/>
        </w:rPr>
        <w:t xml:space="preserve"> (ML)</w:t>
      </w:r>
      <w:r>
        <w:rPr>
          <w:lang w:val="en-US"/>
        </w:rPr>
        <w:t xml:space="preserve"> </w:t>
      </w:r>
      <w:r w:rsidR="002E75FD" w:rsidRPr="00541DCC">
        <w:rPr>
          <w:lang w:val="en-US"/>
        </w:rPr>
        <w:t xml:space="preserve">methods </w:t>
      </w:r>
      <w:r>
        <w:rPr>
          <w:lang w:val="en-US"/>
        </w:rPr>
        <w:t xml:space="preserve">to Demographic </w:t>
      </w:r>
      <w:ins w:id="1" w:author="Scherrer  Beat" w:date="2025-09-04T10:22:00Z" w16du:dateUtc="2025-09-04T08:22:00Z">
        <w:r w:rsidR="0042313B">
          <w:rPr>
            <w:lang w:val="en-US"/>
          </w:rPr>
          <w:t xml:space="preserve">and </w:t>
        </w:r>
      </w:ins>
      <w:r>
        <w:rPr>
          <w:lang w:val="en-US"/>
        </w:rPr>
        <w:t>Health Survey</w:t>
      </w:r>
      <w:ins w:id="2" w:author="Scherrer  Beat" w:date="2025-09-04T10:22:00Z" w16du:dateUtc="2025-09-04T08:22:00Z">
        <w:r w:rsidR="0042313B">
          <w:rPr>
            <w:lang w:val="en-US"/>
          </w:rPr>
          <w:t xml:space="preserve"> (DHS) data</w:t>
        </w:r>
      </w:ins>
      <w:del w:id="3" w:author="Scherrer  Beat" w:date="2025-09-04T10:22:00Z" w16du:dateUtc="2025-09-04T08:22:00Z">
        <w:r w:rsidDel="0042313B">
          <w:rPr>
            <w:lang w:val="en-US"/>
          </w:rPr>
          <w:delText>s</w:delText>
        </w:r>
      </w:del>
      <w:r>
        <w:rPr>
          <w:lang w:val="en-US"/>
        </w:rPr>
        <w:t xml:space="preserve"> from 3</w:t>
      </w:r>
      <w:r w:rsidR="00EB1DBA">
        <w:rPr>
          <w:lang w:val="en-US"/>
        </w:rPr>
        <w:t>3</w:t>
      </w:r>
      <w:r>
        <w:rPr>
          <w:lang w:val="en-US"/>
        </w:rPr>
        <w:t xml:space="preserve"> African countries</w:t>
      </w:r>
      <w:r w:rsidRPr="00541DCC">
        <w:rPr>
          <w:lang w:val="en-US"/>
        </w:rPr>
        <w:t xml:space="preserve"> </w:t>
      </w:r>
      <w:r w:rsidR="00E65BC4">
        <w:rPr>
          <w:lang w:val="en-US"/>
        </w:rPr>
        <w:t>t</w:t>
      </w:r>
      <w:r w:rsidR="002E75FD" w:rsidRPr="00541DCC">
        <w:rPr>
          <w:lang w:val="en-US"/>
        </w:rPr>
        <w:t xml:space="preserve">o </w:t>
      </w:r>
      <w:r w:rsidR="00302D08">
        <w:rPr>
          <w:lang w:val="en-US"/>
        </w:rPr>
        <w:t>identify</w:t>
      </w:r>
      <w:r w:rsidR="00EA230F">
        <w:rPr>
          <w:lang w:val="en-US"/>
        </w:rPr>
        <w:t xml:space="preserve"> the included and excluded population</w:t>
      </w:r>
      <w:r w:rsidR="00350EE8">
        <w:rPr>
          <w:lang w:val="en-US"/>
        </w:rPr>
        <w:t>s</w:t>
      </w:r>
      <w:r w:rsidR="002E75FD" w:rsidRPr="00541DCC">
        <w:rPr>
          <w:lang w:val="en-US"/>
        </w:rPr>
        <w:t xml:space="preserve">. </w:t>
      </w:r>
      <w:r w:rsidR="006E35DB" w:rsidRPr="00541DCC">
        <w:rPr>
          <w:lang w:val="en-US"/>
        </w:rPr>
        <w:t xml:space="preserve">Based on the predictions, we </w:t>
      </w:r>
      <w:r w:rsidR="00350EE8">
        <w:rPr>
          <w:lang w:val="en-US"/>
        </w:rPr>
        <w:t xml:space="preserve">use census data to </w:t>
      </w:r>
      <w:r w:rsidR="006E35DB" w:rsidRPr="00541DCC">
        <w:rPr>
          <w:lang w:val="en-US"/>
        </w:rPr>
        <w:t xml:space="preserve">make out-of-sample </w:t>
      </w:r>
      <w:r w:rsidR="006E35DB" w:rsidRPr="004B76B8">
        <w:rPr>
          <w:lang w:val="en-US"/>
        </w:rPr>
        <w:t>predictions</w:t>
      </w:r>
      <w:r w:rsidR="00BA5E7D" w:rsidRPr="004B76B8">
        <w:rPr>
          <w:lang w:val="en-US"/>
        </w:rPr>
        <w:t xml:space="preserve"> to </w:t>
      </w:r>
      <w:r w:rsidR="004B76B8" w:rsidRPr="004B76B8">
        <w:rPr>
          <w:lang w:val="en-US"/>
        </w:rPr>
        <w:t>lower</w:t>
      </w:r>
      <w:r w:rsidR="004B76B8" w:rsidRPr="00294B09">
        <w:rPr>
          <w:lang w:val="en-US"/>
        </w:rPr>
        <w:t xml:space="preserve"> administrative level</w:t>
      </w:r>
      <w:r w:rsidR="004B76B8">
        <w:rPr>
          <w:lang w:val="en-US"/>
        </w:rPr>
        <w:t>s and for the whole population</w:t>
      </w:r>
      <w:r w:rsidR="00BA5E7D">
        <w:rPr>
          <w:lang w:val="en-US"/>
        </w:rPr>
        <w:t>.</w:t>
      </w:r>
      <w:r>
        <w:rPr>
          <w:lang w:val="en-US"/>
        </w:rPr>
        <w:t xml:space="preserve"> </w:t>
      </w:r>
      <w:r w:rsidR="008A7421">
        <w:rPr>
          <w:lang w:val="en-US"/>
        </w:rPr>
        <w:t>We show how t</w:t>
      </w:r>
      <w:r>
        <w:rPr>
          <w:lang w:val="en-US"/>
        </w:rPr>
        <w:t xml:space="preserve">his method can also be applied </w:t>
      </w:r>
      <w:r w:rsidR="00302D08">
        <w:rPr>
          <w:lang w:val="en-US"/>
        </w:rPr>
        <w:t>to countries</w:t>
      </w:r>
      <w:r w:rsidR="006E35DB" w:rsidRPr="00541DCC">
        <w:rPr>
          <w:lang w:val="en-US"/>
        </w:rPr>
        <w:t xml:space="preserve"> where DHS</w:t>
      </w:r>
      <w:r w:rsidR="00350EE8">
        <w:rPr>
          <w:lang w:val="en-US"/>
        </w:rPr>
        <w:t xml:space="preserve"> data</w:t>
      </w:r>
      <w:r w:rsidR="006E35DB" w:rsidRPr="00541DCC">
        <w:rPr>
          <w:lang w:val="en-US"/>
        </w:rPr>
        <w:t xml:space="preserve"> is </w:t>
      </w:r>
      <w:r w:rsidR="00350EE8">
        <w:rPr>
          <w:lang w:val="en-US"/>
        </w:rPr>
        <w:t xml:space="preserve">not </w:t>
      </w:r>
      <w:r w:rsidR="006E35DB" w:rsidRPr="00541DCC">
        <w:rPr>
          <w:lang w:val="en-US"/>
        </w:rPr>
        <w:t>available</w:t>
      </w:r>
      <w:r w:rsidR="00EA230F">
        <w:rPr>
          <w:lang w:val="en-US"/>
        </w:rPr>
        <w:t>.</w:t>
      </w:r>
      <w:r w:rsidR="00302D08">
        <w:rPr>
          <w:lang w:val="en-US"/>
        </w:rPr>
        <w:t xml:space="preserve"> </w:t>
      </w:r>
      <w:r w:rsidR="00A15670" w:rsidRPr="00541DCC">
        <w:rPr>
          <w:lang w:val="en-US"/>
        </w:rPr>
        <w:t xml:space="preserve">We find that </w:t>
      </w:r>
      <w:r w:rsidR="00350EE8">
        <w:rPr>
          <w:lang w:val="en-US"/>
        </w:rPr>
        <w:t>ML</w:t>
      </w:r>
      <w:r w:rsidR="00A15670" w:rsidRPr="00541DCC">
        <w:rPr>
          <w:lang w:val="en-US"/>
        </w:rPr>
        <w:t xml:space="preserve"> </w:t>
      </w:r>
      <w:r w:rsidR="008A7421">
        <w:rPr>
          <w:lang w:val="en-US"/>
        </w:rPr>
        <w:t xml:space="preserve">models </w:t>
      </w:r>
      <w:r w:rsidR="00A15670" w:rsidRPr="00541DCC">
        <w:rPr>
          <w:lang w:val="en-US"/>
        </w:rPr>
        <w:t xml:space="preserve">lead to </w:t>
      </w:r>
      <w:r w:rsidR="00976294" w:rsidRPr="00541DCC">
        <w:rPr>
          <w:lang w:val="en-US"/>
        </w:rPr>
        <w:t xml:space="preserve">more accurate </w:t>
      </w:r>
      <w:r w:rsidR="00350EE8" w:rsidRPr="00350EE8">
        <w:rPr>
          <w:lang w:val="en-US"/>
        </w:rPr>
        <w:t xml:space="preserve">and sensitive </w:t>
      </w:r>
      <w:r w:rsidR="00976294" w:rsidRPr="00541DCC">
        <w:rPr>
          <w:lang w:val="en-US"/>
        </w:rPr>
        <w:t xml:space="preserve">predictions and </w:t>
      </w:r>
      <w:r w:rsidR="00A15670" w:rsidRPr="00541DCC">
        <w:rPr>
          <w:lang w:val="en-US"/>
        </w:rPr>
        <w:t>better identification of the excluded population</w:t>
      </w:r>
      <w:r w:rsidR="00A94469" w:rsidRPr="00541DCC">
        <w:rPr>
          <w:lang w:val="en-US"/>
        </w:rPr>
        <w:t xml:space="preserve"> than </w:t>
      </w:r>
      <w:r w:rsidR="006E35DB" w:rsidRPr="00541DCC">
        <w:rPr>
          <w:lang w:val="en-US"/>
        </w:rPr>
        <w:t>a</w:t>
      </w:r>
      <w:r w:rsidR="00A94469" w:rsidRPr="00541DCC">
        <w:rPr>
          <w:lang w:val="en-US"/>
        </w:rPr>
        <w:t xml:space="preserve"> classical </w:t>
      </w:r>
      <w:r w:rsidR="00FB61BF">
        <w:rPr>
          <w:lang w:val="en-US"/>
        </w:rPr>
        <w:t xml:space="preserve">logistic </w:t>
      </w:r>
      <w:r w:rsidR="00A94469" w:rsidRPr="00541DCC">
        <w:rPr>
          <w:lang w:val="en-US"/>
        </w:rPr>
        <w:t>regression approach</w:t>
      </w:r>
      <w:r w:rsidR="00A15670" w:rsidRPr="00541DCC">
        <w:rPr>
          <w:lang w:val="en-US"/>
        </w:rPr>
        <w:t xml:space="preserve">. </w:t>
      </w:r>
      <w:r w:rsidR="00AA3C58">
        <w:rPr>
          <w:lang w:val="en-US"/>
        </w:rPr>
        <w:t>Cohens’s Kappa</w:t>
      </w:r>
      <w:r w:rsidR="00CD296B" w:rsidRPr="00294B09">
        <w:rPr>
          <w:lang w:val="en-US"/>
        </w:rPr>
        <w:t>–</w:t>
      </w:r>
      <w:r w:rsidR="00AA3C58">
        <w:rPr>
          <w:lang w:val="en-US"/>
        </w:rPr>
        <w:t xml:space="preserve">the </w:t>
      </w:r>
      <w:r w:rsidR="00AA3C58" w:rsidRPr="00AA3C58">
        <w:rPr>
          <w:lang w:val="en-US"/>
        </w:rPr>
        <w:t>accuracy metric that accounts for the imbalanced</w:t>
      </w:r>
      <w:r w:rsidR="00CD296B" w:rsidRPr="00294B09">
        <w:rPr>
          <w:lang w:val="en-US"/>
        </w:rPr>
        <w:t>–</w:t>
      </w:r>
      <w:r w:rsidR="00AA3C58">
        <w:rPr>
          <w:lang w:val="en-US"/>
        </w:rPr>
        <w:t>i</w:t>
      </w:r>
      <w:r w:rsidR="00BA5E7D" w:rsidRPr="00350EE8">
        <w:rPr>
          <w:lang w:val="en-US"/>
        </w:rPr>
        <w:t>ncrease</w:t>
      </w:r>
      <w:r w:rsidR="00BA5E7D">
        <w:rPr>
          <w:lang w:val="en-US"/>
        </w:rPr>
        <w:t>s</w:t>
      </w:r>
      <w:r w:rsidR="00AA3C58">
        <w:rPr>
          <w:lang w:val="en-US"/>
        </w:rPr>
        <w:t xml:space="preserve"> on average by</w:t>
      </w:r>
      <w:r w:rsidR="00350EE8" w:rsidRPr="00350EE8">
        <w:rPr>
          <w:lang w:val="en-US"/>
        </w:rPr>
        <w:t xml:space="preserve"> </w:t>
      </w:r>
      <w:r w:rsidR="00AA3C58" w:rsidRPr="00333AB2">
        <w:t xml:space="preserve">25 percentage points </w:t>
      </w:r>
      <w:r w:rsidR="00D742AC">
        <w:t>(p.p</w:t>
      </w:r>
      <w:r w:rsidR="00D742AC" w:rsidRPr="00D742AC">
        <w:t xml:space="preserve">) </w:t>
      </w:r>
      <w:r w:rsidR="00BA5E7D" w:rsidRPr="00D742AC">
        <w:rPr>
          <w:lang w:val="en-US"/>
        </w:rPr>
        <w:t xml:space="preserve">for health </w:t>
      </w:r>
      <w:r w:rsidR="00302D08" w:rsidRPr="00D742AC">
        <w:rPr>
          <w:lang w:val="en-US"/>
        </w:rPr>
        <w:t>insurance</w:t>
      </w:r>
      <w:r w:rsidR="00BA5E7D" w:rsidRPr="00D742AC">
        <w:rPr>
          <w:lang w:val="en-US"/>
        </w:rPr>
        <w:t xml:space="preserve"> </w:t>
      </w:r>
      <w:r w:rsidR="00D742AC" w:rsidRPr="00D742AC">
        <w:rPr>
          <w:lang w:val="en-US"/>
        </w:rPr>
        <w:t xml:space="preserve">prediction </w:t>
      </w:r>
      <w:r w:rsidR="00BA5E7D" w:rsidRPr="00D742AC">
        <w:rPr>
          <w:lang w:val="en-US"/>
        </w:rPr>
        <w:t xml:space="preserve">and </w:t>
      </w:r>
      <w:r w:rsidR="00D742AC" w:rsidRPr="00D742AC">
        <w:rPr>
          <w:lang w:val="en-US"/>
        </w:rPr>
        <w:t>around 17 p.p. for</w:t>
      </w:r>
      <w:r w:rsidR="00BA3783" w:rsidRPr="00D742AC">
        <w:rPr>
          <w:lang w:val="en-US"/>
        </w:rPr>
        <w:t xml:space="preserve"> </w:t>
      </w:r>
      <w:r w:rsidR="00BA5E7D" w:rsidRPr="00D742AC">
        <w:rPr>
          <w:lang w:val="en-US"/>
        </w:rPr>
        <w:t xml:space="preserve">the </w:t>
      </w:r>
      <w:r w:rsidR="00D742AC" w:rsidRPr="00D742AC">
        <w:rPr>
          <w:lang w:val="en-US"/>
        </w:rPr>
        <w:t>take-up</w:t>
      </w:r>
      <w:r w:rsidR="00BA5E7D" w:rsidRPr="00D742AC">
        <w:rPr>
          <w:lang w:val="en-US"/>
        </w:rPr>
        <w:t xml:space="preserve"> of </w:t>
      </w:r>
      <w:r w:rsidR="00BA3783" w:rsidRPr="00D742AC">
        <w:rPr>
          <w:lang w:val="en-US"/>
        </w:rPr>
        <w:t>health services</w:t>
      </w:r>
      <w:r w:rsidR="00D742AC" w:rsidRPr="00D742AC">
        <w:rPr>
          <w:lang w:val="en-US"/>
        </w:rPr>
        <w:t xml:space="preserve">. </w:t>
      </w:r>
      <w:r w:rsidR="00BA5E7D" w:rsidRPr="00D742AC">
        <w:rPr>
          <w:lang w:val="en-US"/>
        </w:rPr>
        <w:t>The analysis further shows</w:t>
      </w:r>
      <w:r w:rsidR="00BA5E7D">
        <w:rPr>
          <w:lang w:val="en-US"/>
        </w:rPr>
        <w:t xml:space="preserve"> that </w:t>
      </w:r>
      <w:r w:rsidR="00D742AC">
        <w:rPr>
          <w:lang w:val="en-US"/>
        </w:rPr>
        <w:t xml:space="preserve">the main barrier for access to healthcare and financial protection is </w:t>
      </w:r>
      <w:r w:rsidR="00BA5E7D">
        <w:rPr>
          <w:lang w:val="en-US"/>
        </w:rPr>
        <w:t>still</w:t>
      </w:r>
      <w:r w:rsidR="00350EE8">
        <w:rPr>
          <w:lang w:val="en-US"/>
        </w:rPr>
        <w:t xml:space="preserve"> </w:t>
      </w:r>
      <w:r w:rsidR="00D742AC">
        <w:rPr>
          <w:lang w:val="en-US"/>
        </w:rPr>
        <w:t xml:space="preserve">for </w:t>
      </w:r>
      <w:r w:rsidR="00BA5E7D">
        <w:rPr>
          <w:lang w:val="en-US"/>
        </w:rPr>
        <w:t>the poor</w:t>
      </w:r>
      <w:r w:rsidR="00FB61BF" w:rsidRPr="00F34B3E">
        <w:rPr>
          <w:lang w:val="en-US"/>
        </w:rPr>
        <w:t xml:space="preserve">, </w:t>
      </w:r>
      <w:r w:rsidR="00BA5E7D">
        <w:rPr>
          <w:lang w:val="en-US"/>
        </w:rPr>
        <w:t>with lower education</w:t>
      </w:r>
      <w:r w:rsidR="00302D08">
        <w:rPr>
          <w:lang w:val="en-US"/>
        </w:rPr>
        <w:t>,</w:t>
      </w:r>
      <w:r w:rsidR="00BA5E7D">
        <w:rPr>
          <w:lang w:val="en-US"/>
        </w:rPr>
        <w:t xml:space="preserve"> and</w:t>
      </w:r>
      <w:r w:rsidR="00302D08">
        <w:rPr>
          <w:lang w:val="en-US"/>
        </w:rPr>
        <w:t xml:space="preserve"> </w:t>
      </w:r>
      <w:r w:rsidR="00350EE8">
        <w:rPr>
          <w:lang w:val="en-US"/>
        </w:rPr>
        <w:t xml:space="preserve">in </w:t>
      </w:r>
      <w:r w:rsidR="00FB61BF" w:rsidRPr="00F34B3E">
        <w:rPr>
          <w:lang w:val="en-US"/>
        </w:rPr>
        <w:t>rural areas</w:t>
      </w:r>
      <w:r w:rsidR="001A3CB9">
        <w:rPr>
          <w:lang w:val="en-US"/>
        </w:rPr>
        <w:t>.</w:t>
      </w:r>
      <w:r w:rsidR="005055B6">
        <w:rPr>
          <w:lang w:val="en-US"/>
        </w:rPr>
        <w:t xml:space="preserve"> </w:t>
      </w:r>
      <w:r w:rsidR="00D742AC">
        <w:rPr>
          <w:lang w:val="en-US"/>
        </w:rPr>
        <w:t xml:space="preserve">Only in countries with an advanced health insurance scheme, such as Rwanda and Ghana, we could find that insurance enrollment predicts the take-up of health services. </w:t>
      </w:r>
      <w:r w:rsidR="00BA5E7D">
        <w:rPr>
          <w:lang w:val="en-US"/>
        </w:rPr>
        <w:t>B</w:t>
      </w:r>
      <w:r w:rsidR="00350EE8" w:rsidRPr="00350EE8">
        <w:rPr>
          <w:lang w:val="en-US"/>
        </w:rPr>
        <w:t>y creating a detailed map of all 38 countries, we observe large within-country differences</w:t>
      </w:r>
      <w:r w:rsidR="0053171F">
        <w:rPr>
          <w:lang w:val="en-US"/>
        </w:rPr>
        <w:t xml:space="preserve"> both in coverage of health insurance as well as in access to health services, </w:t>
      </w:r>
      <w:r w:rsidR="00350EE8" w:rsidRPr="00350EE8">
        <w:rPr>
          <w:lang w:val="en-US"/>
        </w:rPr>
        <w:t>suc</w:t>
      </w:r>
      <w:r w:rsidR="00350EE8">
        <w:rPr>
          <w:lang w:val="en-US"/>
        </w:rPr>
        <w:t xml:space="preserve">h as in </w:t>
      </w:r>
      <w:r w:rsidR="00520B23" w:rsidRPr="00C113C0">
        <w:rPr>
          <w:lang w:val="en-US"/>
        </w:rPr>
        <w:t>Kenya and Nigeria</w:t>
      </w:r>
      <w:r w:rsidR="00EA230F" w:rsidRPr="00EA230F">
        <w:rPr>
          <w:lang w:val="en-US"/>
        </w:rPr>
        <w:t>.</w:t>
      </w:r>
      <w:r w:rsidR="00BA5E7D">
        <w:rPr>
          <w:lang w:val="en-US"/>
        </w:rPr>
        <w:t xml:space="preserve"> </w:t>
      </w:r>
      <w:r w:rsidR="00B64045">
        <w:rPr>
          <w:lang w:val="en-US"/>
        </w:rPr>
        <w:t>O</w:t>
      </w:r>
      <w:r w:rsidR="00C91624">
        <w:rPr>
          <w:lang w:val="en-US"/>
        </w:rPr>
        <w:t xml:space="preserve">verall, </w:t>
      </w:r>
      <w:r w:rsidR="000D2874">
        <w:rPr>
          <w:lang w:val="en-US"/>
        </w:rPr>
        <w:t>our</w:t>
      </w:r>
      <w:r w:rsidR="000D2874" w:rsidRPr="000D2874">
        <w:rPr>
          <w:lang w:val="en-US"/>
        </w:rPr>
        <w:t xml:space="preserve"> </w:t>
      </w:r>
      <w:r w:rsidR="000D2874">
        <w:rPr>
          <w:lang w:val="en-US"/>
        </w:rPr>
        <w:t>findings</w:t>
      </w:r>
      <w:r w:rsidR="000D2874" w:rsidRPr="000D2874">
        <w:rPr>
          <w:lang w:val="en-US"/>
        </w:rPr>
        <w:t xml:space="preserve"> emphasize that </w:t>
      </w:r>
      <w:r w:rsidR="00BA5E7D">
        <w:rPr>
          <w:lang w:val="en-US"/>
        </w:rPr>
        <w:t>most African countries are</w:t>
      </w:r>
      <w:r w:rsidR="000D2874" w:rsidRPr="000D2874">
        <w:rPr>
          <w:lang w:val="en-US"/>
        </w:rPr>
        <w:t xml:space="preserve"> far from</w:t>
      </w:r>
      <w:r w:rsidR="00350EE8">
        <w:rPr>
          <w:lang w:val="en-US"/>
        </w:rPr>
        <w:t xml:space="preserve"> achieving</w:t>
      </w:r>
      <w:r w:rsidR="000D2874" w:rsidRPr="000D2874">
        <w:rPr>
          <w:lang w:val="en-US"/>
        </w:rPr>
        <w:t xml:space="preserve"> </w:t>
      </w:r>
      <w:r w:rsidR="00EA230F">
        <w:rPr>
          <w:lang w:val="en-US"/>
        </w:rPr>
        <w:t>Universal Health Coverage (</w:t>
      </w:r>
      <w:r w:rsidR="000D2874" w:rsidRPr="000D2874">
        <w:rPr>
          <w:lang w:val="en-US"/>
        </w:rPr>
        <w:t>UHC</w:t>
      </w:r>
      <w:r w:rsidR="00EA230F">
        <w:rPr>
          <w:lang w:val="en-US"/>
        </w:rPr>
        <w:t>)</w:t>
      </w:r>
      <w:r w:rsidR="000D2874" w:rsidRPr="000D2874">
        <w:rPr>
          <w:lang w:val="en-US"/>
        </w:rPr>
        <w:t xml:space="preserve">, </w:t>
      </w:r>
      <w:r w:rsidR="00350EE8">
        <w:rPr>
          <w:lang w:val="en-US"/>
        </w:rPr>
        <w:t xml:space="preserve">especially for </w:t>
      </w:r>
      <w:r w:rsidR="000D2874">
        <w:rPr>
          <w:lang w:val="en-US"/>
        </w:rPr>
        <w:t xml:space="preserve">vulnerable population groups. </w:t>
      </w:r>
      <w:r w:rsidR="00B64045">
        <w:rPr>
          <w:lang w:val="en-US"/>
        </w:rPr>
        <w:t xml:space="preserve">ML methods can be used for improved predictions, </w:t>
      </w:r>
      <w:r w:rsidR="00BA5E7D">
        <w:rPr>
          <w:lang w:val="en-US"/>
        </w:rPr>
        <w:t>improving the current</w:t>
      </w:r>
      <w:r w:rsidR="00B64045">
        <w:rPr>
          <w:lang w:val="en-US"/>
        </w:rPr>
        <w:t xml:space="preserve"> targeting to advance </w:t>
      </w:r>
      <w:r w:rsidR="00E65BC4">
        <w:rPr>
          <w:lang w:val="en-US"/>
        </w:rPr>
        <w:t>the identification of</w:t>
      </w:r>
      <w:r w:rsidR="00B64045">
        <w:rPr>
          <w:lang w:val="en-US"/>
        </w:rPr>
        <w:t xml:space="preserve"> excluded populations.</w:t>
      </w:r>
      <w:r w:rsidR="00E65BC4">
        <w:rPr>
          <w:lang w:val="en-US"/>
        </w:rPr>
        <w:t xml:space="preserve"> </w:t>
      </w:r>
    </w:p>
    <w:p w14:paraId="6953F473" w14:textId="78E4F000" w:rsidR="006E35DB" w:rsidRDefault="006E35DB" w:rsidP="00A15670">
      <w:pPr>
        <w:pStyle w:val="NoSpacing"/>
        <w:rPr>
          <w:lang w:val="en-US"/>
        </w:rPr>
      </w:pPr>
    </w:p>
    <w:p w14:paraId="3140C069" w14:textId="55EB25D9" w:rsidR="00A15670" w:rsidRPr="00F34B3E" w:rsidRDefault="00A15670" w:rsidP="0033761C">
      <w:pPr>
        <w:pStyle w:val="NoSpacing"/>
        <w:rPr>
          <w:lang w:val="en-US"/>
        </w:rPr>
      </w:pPr>
      <w:r w:rsidRPr="00F34B3E">
        <w:rPr>
          <w:b/>
          <w:lang w:val="en-US"/>
        </w:rPr>
        <w:t>Keywords</w:t>
      </w:r>
      <w:r w:rsidRPr="00F34B3E">
        <w:rPr>
          <w:lang w:val="en-US"/>
        </w:rPr>
        <w:t xml:space="preserve">: </w:t>
      </w:r>
      <w:r w:rsidR="00350EE8">
        <w:rPr>
          <w:lang w:val="en-US"/>
        </w:rPr>
        <w:t>Universal Health Protection</w:t>
      </w:r>
      <w:r w:rsidRPr="00F34B3E">
        <w:rPr>
          <w:lang w:val="en-US"/>
        </w:rPr>
        <w:t xml:space="preserve">; </w:t>
      </w:r>
      <w:r w:rsidR="00350EE8">
        <w:rPr>
          <w:lang w:val="en-US"/>
        </w:rPr>
        <w:t>h</w:t>
      </w:r>
      <w:r w:rsidRPr="00F34B3E">
        <w:rPr>
          <w:lang w:val="en-US"/>
        </w:rPr>
        <w:t xml:space="preserve">ealth </w:t>
      </w:r>
      <w:r w:rsidR="00350EE8">
        <w:rPr>
          <w:lang w:val="en-US"/>
        </w:rPr>
        <w:t>i</w:t>
      </w:r>
      <w:r w:rsidRPr="00F34B3E">
        <w:rPr>
          <w:lang w:val="en-US"/>
        </w:rPr>
        <w:t xml:space="preserve">nsurance; </w:t>
      </w:r>
      <w:r w:rsidR="00350EE8">
        <w:rPr>
          <w:lang w:val="en-US"/>
        </w:rPr>
        <w:t>health services; m</w:t>
      </w:r>
      <w:r w:rsidRPr="00F34B3E">
        <w:rPr>
          <w:lang w:val="en-US"/>
        </w:rPr>
        <w:t xml:space="preserve">achine </w:t>
      </w:r>
      <w:r w:rsidR="00350EE8">
        <w:rPr>
          <w:lang w:val="en-US"/>
        </w:rPr>
        <w:t>l</w:t>
      </w:r>
      <w:r w:rsidRPr="00F34B3E">
        <w:rPr>
          <w:lang w:val="en-US"/>
        </w:rPr>
        <w:t>earning</w:t>
      </w:r>
      <w:r w:rsidR="00A94469" w:rsidRPr="00F34B3E">
        <w:rPr>
          <w:lang w:val="en-US"/>
        </w:rPr>
        <w:t>;</w:t>
      </w:r>
      <w:r w:rsidR="00BD72A1" w:rsidRPr="00F34B3E">
        <w:rPr>
          <w:lang w:val="en-US"/>
        </w:rPr>
        <w:t xml:space="preserve"> </w:t>
      </w:r>
      <w:r w:rsidR="00350EE8">
        <w:rPr>
          <w:lang w:val="en-US"/>
        </w:rPr>
        <w:t>s</w:t>
      </w:r>
      <w:r w:rsidR="00255228" w:rsidRPr="00F34B3E">
        <w:rPr>
          <w:lang w:val="en-US"/>
        </w:rPr>
        <w:t>patial</w:t>
      </w:r>
      <w:r w:rsidR="00BD72A1" w:rsidRPr="00F34B3E">
        <w:rPr>
          <w:lang w:val="en-US"/>
        </w:rPr>
        <w:t xml:space="preserve"> </w:t>
      </w:r>
      <w:r w:rsidR="00350EE8">
        <w:rPr>
          <w:lang w:val="en-US"/>
        </w:rPr>
        <w:t>a</w:t>
      </w:r>
      <w:r w:rsidR="00BD72A1" w:rsidRPr="00F34B3E">
        <w:rPr>
          <w:lang w:val="en-US"/>
        </w:rPr>
        <w:t>nalysis</w:t>
      </w:r>
    </w:p>
    <w:p w14:paraId="7D7C8A90" w14:textId="77777777" w:rsidR="0033761C" w:rsidRPr="00F34B3E" w:rsidRDefault="0033761C" w:rsidP="0033761C">
      <w:pPr>
        <w:pStyle w:val="NoSpacing"/>
        <w:rPr>
          <w:lang w:val="en-US"/>
        </w:rPr>
      </w:pPr>
    </w:p>
    <w:p w14:paraId="55C28914" w14:textId="20F6FA67" w:rsidR="00A15670" w:rsidRPr="00F34B3E" w:rsidRDefault="00A15670" w:rsidP="00BD534B">
      <w:pPr>
        <w:pStyle w:val="NoSpacing"/>
        <w:rPr>
          <w:lang w:val="it-IT"/>
        </w:rPr>
      </w:pPr>
      <w:r w:rsidRPr="00F34B3E">
        <w:rPr>
          <w:b/>
          <w:lang w:val="it-IT"/>
        </w:rPr>
        <w:t>JEL codes</w:t>
      </w:r>
      <w:r w:rsidRPr="00F34B3E">
        <w:rPr>
          <w:lang w:val="it-IT"/>
        </w:rPr>
        <w:t>: C4; I1; I32; O10</w:t>
      </w:r>
    </w:p>
    <w:p w14:paraId="06D991DF" w14:textId="67417248" w:rsidR="004A4AC7" w:rsidRPr="00F34B3E" w:rsidRDefault="004A4AC7" w:rsidP="00BD534B">
      <w:pPr>
        <w:pStyle w:val="NoSpacing"/>
        <w:rPr>
          <w:lang w:val="it-IT"/>
        </w:rPr>
      </w:pPr>
    </w:p>
    <w:p w14:paraId="1B26FB90" w14:textId="5565D443" w:rsidR="004A4AC7" w:rsidRPr="00F34B3E" w:rsidRDefault="00040509" w:rsidP="00382F19">
      <w:pPr>
        <w:spacing w:after="0" w:line="240" w:lineRule="auto"/>
        <w:rPr>
          <w:lang w:val="en-US"/>
        </w:rPr>
      </w:pPr>
      <w:r w:rsidRPr="00F34B3E">
        <w:rPr>
          <w:b/>
          <w:lang w:val="en-US"/>
        </w:rPr>
        <w:t>Funding</w:t>
      </w:r>
      <w:r w:rsidR="00382F19" w:rsidRPr="00F34B3E">
        <w:rPr>
          <w:b/>
          <w:lang w:val="en-US"/>
        </w:rPr>
        <w:t>:</w:t>
      </w:r>
      <w:r w:rsidR="00382F19" w:rsidRPr="00F34B3E">
        <w:rPr>
          <w:lang w:val="en-US"/>
        </w:rPr>
        <w:t xml:space="preserve"> </w:t>
      </w:r>
      <w:r w:rsidR="004A4AC7" w:rsidRPr="00F34B3E">
        <w:rPr>
          <w:lang w:val="en-US"/>
        </w:rPr>
        <w:t>We thank ETH Zurich and the Swiss National Research Fund (SNF) for funding this project (SNF grant number: 400640_183760)</w:t>
      </w:r>
      <w:r w:rsidR="009821DA" w:rsidRPr="00F34B3E">
        <w:rPr>
          <w:lang w:val="en-US"/>
        </w:rPr>
        <w:t xml:space="preserve">. </w:t>
      </w:r>
    </w:p>
    <w:p w14:paraId="7F19DADD" w14:textId="77777777" w:rsidR="00382F19" w:rsidRPr="00F34B3E" w:rsidRDefault="00382F19" w:rsidP="00040509">
      <w:pPr>
        <w:spacing w:after="0" w:line="240" w:lineRule="auto"/>
        <w:rPr>
          <w:lang w:val="en-US"/>
        </w:rPr>
      </w:pPr>
    </w:p>
    <w:p w14:paraId="3AEEC97E" w14:textId="62D49B91" w:rsidR="004A4AC7" w:rsidRPr="00F34B3E" w:rsidRDefault="00040509" w:rsidP="00040509">
      <w:pPr>
        <w:spacing w:after="0" w:line="240" w:lineRule="auto"/>
        <w:rPr>
          <w:lang w:val="en-US"/>
        </w:rPr>
      </w:pPr>
      <w:r w:rsidRPr="00F34B3E">
        <w:rPr>
          <w:b/>
          <w:lang w:val="en-US"/>
        </w:rPr>
        <w:t>Conflict of Interest:</w:t>
      </w:r>
      <w:r w:rsidRPr="00F34B3E">
        <w:rPr>
          <w:lang w:val="en-US"/>
        </w:rPr>
        <w:t xml:space="preserve"> </w:t>
      </w:r>
      <w:r w:rsidR="004A4AC7" w:rsidRPr="00F34B3E">
        <w:rPr>
          <w:lang w:val="en-US"/>
        </w:rPr>
        <w:t>The authors declare that they have no conflict of interest and nothing to disclose.</w:t>
      </w:r>
    </w:p>
    <w:p w14:paraId="1160FB45" w14:textId="77777777" w:rsidR="00382F19" w:rsidRPr="00F34B3E" w:rsidRDefault="00382F19" w:rsidP="00040509">
      <w:pPr>
        <w:spacing w:after="0" w:line="240" w:lineRule="auto"/>
        <w:rPr>
          <w:lang w:val="en-US"/>
        </w:rPr>
      </w:pPr>
    </w:p>
    <w:p w14:paraId="76F4ACD5" w14:textId="4FEDB561" w:rsidR="004A4AC7" w:rsidRPr="00F34B3E" w:rsidRDefault="00040509" w:rsidP="00382F19">
      <w:pPr>
        <w:spacing w:after="0" w:line="240" w:lineRule="auto"/>
        <w:rPr>
          <w:lang w:val="en-US"/>
        </w:rPr>
      </w:pPr>
      <w:r w:rsidRPr="00F34B3E">
        <w:rPr>
          <w:b/>
          <w:lang w:val="en-US"/>
        </w:rPr>
        <w:t>Data availability:</w:t>
      </w:r>
      <w:r w:rsidRPr="00F34B3E">
        <w:rPr>
          <w:lang w:val="en-US"/>
        </w:rPr>
        <w:t xml:space="preserve"> Data and materials are available for review if needed.</w:t>
      </w:r>
    </w:p>
    <w:p w14:paraId="6D5439F4" w14:textId="77777777" w:rsidR="00382F19" w:rsidRPr="00F34B3E" w:rsidRDefault="00382F19" w:rsidP="00382F19">
      <w:pPr>
        <w:spacing w:after="0" w:line="240" w:lineRule="auto"/>
        <w:rPr>
          <w:lang w:val="en-US"/>
        </w:rPr>
      </w:pPr>
    </w:p>
    <w:p w14:paraId="3698403B" w14:textId="2EF17CDC" w:rsidR="004A4AC7" w:rsidRPr="00F34B3E" w:rsidRDefault="00040509" w:rsidP="003A3282">
      <w:pPr>
        <w:spacing w:after="0" w:line="240" w:lineRule="auto"/>
        <w:rPr>
          <w:lang w:val="en-US"/>
        </w:rPr>
      </w:pPr>
      <w:r w:rsidRPr="00F34B3E">
        <w:rPr>
          <w:b/>
          <w:lang w:val="en-US"/>
        </w:rPr>
        <w:t>Code availability:</w:t>
      </w:r>
      <w:r w:rsidRPr="00F34B3E">
        <w:rPr>
          <w:lang w:val="en-US"/>
        </w:rPr>
        <w:t xml:space="preserve"> Code is available for review if needed</w:t>
      </w:r>
      <w:r w:rsidR="0021374F" w:rsidRPr="00F34B3E">
        <w:rPr>
          <w:lang w:val="en-US"/>
        </w:rPr>
        <w:t>.</w:t>
      </w:r>
    </w:p>
    <w:p w14:paraId="7FE1A922" w14:textId="6C325742" w:rsidR="009821DA" w:rsidRDefault="009821DA" w:rsidP="004A4AC7">
      <w:pPr>
        <w:pStyle w:val="NoSpacing"/>
        <w:rPr>
          <w:lang w:val="en-US"/>
        </w:rPr>
      </w:pPr>
    </w:p>
    <w:p w14:paraId="552509E2" w14:textId="77777777" w:rsidR="00302D08" w:rsidRDefault="00302D08">
      <w:pPr>
        <w:spacing w:line="259" w:lineRule="auto"/>
        <w:jc w:val="left"/>
        <w:rPr>
          <w:rFonts w:eastAsiaTheme="majorEastAsia" w:cs="Times New Roman"/>
          <w:sz w:val="32"/>
          <w:szCs w:val="32"/>
          <w:shd w:val="clear" w:color="auto" w:fill="FFFFFF"/>
          <w:lang w:val="en-US"/>
        </w:rPr>
      </w:pPr>
      <w:r>
        <w:rPr>
          <w:rFonts w:cs="Times New Roman"/>
          <w:shd w:val="clear" w:color="auto" w:fill="FFFFFF"/>
          <w:lang w:val="en-US"/>
        </w:rPr>
        <w:br w:type="page"/>
      </w:r>
    </w:p>
    <w:p w14:paraId="008DAA86" w14:textId="74A766F0" w:rsidR="0033761C" w:rsidRPr="00F34B3E" w:rsidRDefault="0033761C" w:rsidP="00CA3BAB">
      <w:pPr>
        <w:pStyle w:val="Heading1"/>
        <w:numPr>
          <w:ilvl w:val="0"/>
          <w:numId w:val="4"/>
        </w:numPr>
        <w:rPr>
          <w:rFonts w:cs="Times New Roman"/>
          <w:color w:val="auto"/>
          <w:shd w:val="clear" w:color="auto" w:fill="FFFFFF"/>
          <w:lang w:val="en-US"/>
        </w:rPr>
      </w:pPr>
      <w:commentRangeStart w:id="4"/>
      <w:commentRangeStart w:id="5"/>
      <w:commentRangeStart w:id="6"/>
      <w:r w:rsidRPr="00F34B3E">
        <w:rPr>
          <w:rFonts w:cs="Times New Roman"/>
          <w:color w:val="auto"/>
          <w:shd w:val="clear" w:color="auto" w:fill="FFFFFF"/>
          <w:lang w:val="en-US"/>
        </w:rPr>
        <w:lastRenderedPageBreak/>
        <w:t>Introduction</w:t>
      </w:r>
      <w:commentRangeEnd w:id="4"/>
      <w:r w:rsidR="00C81535">
        <w:rPr>
          <w:rStyle w:val="CommentReference"/>
          <w:rFonts w:eastAsiaTheme="minorHAnsi" w:cstheme="minorBidi"/>
          <w:color w:val="auto"/>
        </w:rPr>
        <w:commentReference w:id="4"/>
      </w:r>
      <w:commentRangeEnd w:id="5"/>
      <w:r w:rsidR="00312DC9">
        <w:rPr>
          <w:rStyle w:val="CommentReference"/>
          <w:rFonts w:eastAsiaTheme="minorHAnsi" w:cstheme="minorBidi"/>
          <w:color w:val="auto"/>
        </w:rPr>
        <w:commentReference w:id="5"/>
      </w:r>
      <w:commentRangeEnd w:id="6"/>
      <w:r w:rsidR="00F7011F">
        <w:rPr>
          <w:rStyle w:val="CommentReference"/>
          <w:rFonts w:eastAsiaTheme="minorHAnsi" w:cstheme="minorBidi"/>
          <w:color w:val="auto"/>
        </w:rPr>
        <w:commentReference w:id="6"/>
      </w:r>
    </w:p>
    <w:p w14:paraId="5EF55912" w14:textId="0AE26A34" w:rsidR="00220438" w:rsidRPr="00294B09" w:rsidRDefault="00220438" w:rsidP="00220438">
      <w:pPr>
        <w:pStyle w:val="NoSpacing"/>
        <w:spacing w:after="120" w:line="360" w:lineRule="auto"/>
        <w:ind w:firstLine="284"/>
        <w:rPr>
          <w:lang w:val="en-US"/>
        </w:rPr>
      </w:pPr>
      <w:r w:rsidRPr="00294B09">
        <w:rPr>
          <w:lang w:val="en-US"/>
        </w:rPr>
        <w:t xml:space="preserve">Although many health outcomes have improved over the last decades, maternal and neonatal health outcomes remain relatively low (e.g., World Bank, 2021; Coates et al., 2021). </w:t>
      </w:r>
      <w:r>
        <w:rPr>
          <w:lang w:val="en-US"/>
        </w:rPr>
        <w:t>African</w:t>
      </w:r>
      <w:r w:rsidRPr="00294B09">
        <w:rPr>
          <w:lang w:val="en-US"/>
        </w:rPr>
        <w:t xml:space="preserve"> countries have the highest maternal mortality rates with 534 per 100,000 live births compared to the </w:t>
      </w:r>
      <w:del w:id="7" w:author="Scherrer  Beat" w:date="2025-09-04T10:28:00Z" w16du:dateUtc="2025-09-04T08:28:00Z">
        <w:r w:rsidRPr="00294B09" w:rsidDel="00046606">
          <w:rPr>
            <w:lang w:val="en-US"/>
          </w:rPr>
          <w:delText xml:space="preserve">LMICs </w:delText>
        </w:r>
      </w:del>
      <w:r w:rsidRPr="00294B09">
        <w:rPr>
          <w:lang w:val="en-US"/>
        </w:rPr>
        <w:t>average</w:t>
      </w:r>
      <w:ins w:id="8" w:author="Scherrer  Beat" w:date="2025-09-04T10:28:00Z" w16du:dateUtc="2025-09-04T08:28:00Z">
        <w:r w:rsidR="00046606">
          <w:rPr>
            <w:lang w:val="en-US"/>
          </w:rPr>
          <w:t xml:space="preserve"> of low</w:t>
        </w:r>
      </w:ins>
      <w:ins w:id="9" w:author="Scherrer  Beat" w:date="2025-09-04T10:29:00Z" w16du:dateUtc="2025-09-04T08:29:00Z">
        <w:r w:rsidR="00046606">
          <w:rPr>
            <w:lang w:val="en-US"/>
          </w:rPr>
          <w:t xml:space="preserve"> and middle-income countries</w:t>
        </w:r>
      </w:ins>
      <w:ins w:id="10" w:author="Scherrer  Beat" w:date="2025-09-04T10:28:00Z" w16du:dateUtc="2025-09-04T08:28:00Z">
        <w:r w:rsidR="00046606">
          <w:rPr>
            <w:lang w:val="en-US"/>
          </w:rPr>
          <w:t xml:space="preserve"> </w:t>
        </w:r>
      </w:ins>
      <w:ins w:id="11" w:author="Scherrer  Beat" w:date="2025-09-04T10:29:00Z" w16du:dateUtc="2025-09-04T08:29:00Z">
        <w:r w:rsidR="00046606">
          <w:rPr>
            <w:lang w:val="en-US"/>
          </w:rPr>
          <w:t>(</w:t>
        </w:r>
      </w:ins>
      <w:ins w:id="12" w:author="Scherrer  Beat" w:date="2025-09-04T10:28:00Z" w16du:dateUtc="2025-09-04T08:28:00Z">
        <w:r w:rsidR="00046606" w:rsidRPr="00294B09">
          <w:rPr>
            <w:lang w:val="en-US"/>
          </w:rPr>
          <w:t>LMICs</w:t>
        </w:r>
      </w:ins>
      <w:ins w:id="13" w:author="Scherrer  Beat" w:date="2025-09-04T10:29:00Z" w16du:dateUtc="2025-09-04T08:29:00Z">
        <w:r w:rsidR="00046606">
          <w:rPr>
            <w:lang w:val="en-US"/>
          </w:rPr>
          <w:t>)</w:t>
        </w:r>
      </w:ins>
      <w:r w:rsidRPr="00294B09">
        <w:rPr>
          <w:lang w:val="en-US"/>
        </w:rPr>
        <w:t xml:space="preserve"> of 231 and high-income countries (HICs) average of 11 (World Bank, 2021). A similar pattern can be found for neonatal mortality rates. </w:t>
      </w:r>
      <w:r w:rsidR="009A7650">
        <w:rPr>
          <w:lang w:val="en-US"/>
        </w:rPr>
        <w:t>In African countries, 27 children per 1,000 live birth</w:t>
      </w:r>
      <w:ins w:id="14" w:author="Scherrer  Beat" w:date="2025-09-04T11:35:00Z" w16du:dateUtc="2025-09-04T09:35:00Z">
        <w:r w:rsidR="005145A7">
          <w:rPr>
            <w:lang w:val="en-US"/>
          </w:rPr>
          <w:t>s</w:t>
        </w:r>
      </w:ins>
      <w:r w:rsidR="009A7650">
        <w:rPr>
          <w:lang w:val="en-US"/>
        </w:rPr>
        <w:t xml:space="preserve"> die within the first months of life compared to 3 in high-income countries (World Bank, 2021). </w:t>
      </w:r>
      <w:r w:rsidRPr="00294B09">
        <w:rPr>
          <w:lang w:val="en-US"/>
        </w:rPr>
        <w:t>Important factors to improve maternal and neonatal outcomes are access to health care during pregnancy and birth, and</w:t>
      </w:r>
      <w:r>
        <w:rPr>
          <w:lang w:val="en-US"/>
        </w:rPr>
        <w:t xml:space="preserve"> </w:t>
      </w:r>
      <w:r w:rsidRPr="00294B09">
        <w:rPr>
          <w:lang w:val="en-US"/>
        </w:rPr>
        <w:t xml:space="preserve">after delivery. </w:t>
      </w:r>
      <w:r>
        <w:rPr>
          <w:lang w:val="en-US"/>
        </w:rPr>
        <w:t>Many African</w:t>
      </w:r>
      <w:r w:rsidRPr="00294B09">
        <w:rPr>
          <w:lang w:val="en-US"/>
        </w:rPr>
        <w:t xml:space="preserve"> countries have the lowest share of births attended by skilled health </w:t>
      </w:r>
      <w:r w:rsidR="006115C9">
        <w:rPr>
          <w:lang w:val="en-US"/>
        </w:rPr>
        <w:t>practitioners</w:t>
      </w:r>
      <w:r w:rsidRPr="00294B09">
        <w:rPr>
          <w:lang w:val="en-US"/>
        </w:rPr>
        <w:t xml:space="preserve">, leading to many avoidable </w:t>
      </w:r>
      <w:r w:rsidR="00C46A42">
        <w:rPr>
          <w:lang w:val="en-US"/>
        </w:rPr>
        <w:t xml:space="preserve">maternal </w:t>
      </w:r>
      <w:r w:rsidRPr="00294B09">
        <w:rPr>
          <w:lang w:val="en-US"/>
        </w:rPr>
        <w:t>deaths</w:t>
      </w:r>
      <w:r w:rsidR="00161138">
        <w:rPr>
          <w:lang w:val="en-US"/>
        </w:rPr>
        <w:t xml:space="preserve"> </w:t>
      </w:r>
      <w:r w:rsidRPr="00294B09">
        <w:rPr>
          <w:lang w:val="en-US"/>
        </w:rPr>
        <w:t xml:space="preserve">(WHO, 2022). </w:t>
      </w:r>
      <w:r w:rsidR="00C46A42">
        <w:rPr>
          <w:lang w:val="en-US"/>
        </w:rPr>
        <w:t>P</w:t>
      </w:r>
      <w:r w:rsidRPr="00294B09">
        <w:rPr>
          <w:lang w:val="en-US"/>
        </w:rPr>
        <w:t xml:space="preserve">ostnatal checkups </w:t>
      </w:r>
      <w:r w:rsidR="00C46A42">
        <w:rPr>
          <w:lang w:val="en-US"/>
        </w:rPr>
        <w:t xml:space="preserve">of children </w:t>
      </w:r>
      <w:r w:rsidRPr="00294B09">
        <w:rPr>
          <w:lang w:val="en-US"/>
        </w:rPr>
        <w:t>are</w:t>
      </w:r>
      <w:r>
        <w:rPr>
          <w:lang w:val="en-US"/>
        </w:rPr>
        <w:t xml:space="preserve"> </w:t>
      </w:r>
      <w:r w:rsidR="00C46A42">
        <w:rPr>
          <w:lang w:val="en-US"/>
        </w:rPr>
        <w:t>also rare</w:t>
      </w:r>
      <w:r w:rsidRPr="00294B09">
        <w:rPr>
          <w:lang w:val="en-US"/>
        </w:rPr>
        <w:t xml:space="preserve"> (DHS, 2022).</w:t>
      </w:r>
    </w:p>
    <w:p w14:paraId="5BAEADBB" w14:textId="7D871892" w:rsidR="00294B09" w:rsidRPr="00294B09" w:rsidRDefault="009F236E" w:rsidP="00DD391E">
      <w:pPr>
        <w:pStyle w:val="NoSpacing"/>
        <w:spacing w:after="120" w:line="360" w:lineRule="auto"/>
        <w:ind w:firstLine="284"/>
        <w:rPr>
          <w:lang w:val="en-US"/>
        </w:rPr>
      </w:pPr>
      <w:r>
        <w:rPr>
          <w:lang w:val="en-US"/>
        </w:rPr>
        <w:t xml:space="preserve">In </w:t>
      </w:r>
      <w:r w:rsidR="00DD391E">
        <w:rPr>
          <w:lang w:val="en-US"/>
        </w:rPr>
        <w:t>addition</w:t>
      </w:r>
      <w:r w:rsidR="00C46A42">
        <w:rPr>
          <w:lang w:val="en-US"/>
        </w:rPr>
        <w:t xml:space="preserve"> to </w:t>
      </w:r>
      <w:r w:rsidR="006115C9">
        <w:rPr>
          <w:lang w:val="en-US"/>
        </w:rPr>
        <w:t xml:space="preserve">a </w:t>
      </w:r>
      <w:r w:rsidR="00C46A42">
        <w:rPr>
          <w:lang w:val="en-US"/>
        </w:rPr>
        <w:t>limited number of health facilities in certain areas</w:t>
      </w:r>
      <w:r w:rsidR="00294B09" w:rsidRPr="00294B09">
        <w:rPr>
          <w:lang w:val="en-US"/>
        </w:rPr>
        <w:t>, many governments in LMICs face challenges to sustainably</w:t>
      </w:r>
      <w:r w:rsidR="00294B09">
        <w:rPr>
          <w:lang w:val="en-US"/>
        </w:rPr>
        <w:t xml:space="preserve"> </w:t>
      </w:r>
      <w:r w:rsidR="00294B09" w:rsidRPr="00294B09">
        <w:rPr>
          <w:lang w:val="en-US"/>
        </w:rPr>
        <w:t xml:space="preserve">finance health services, resulting in </w:t>
      </w:r>
      <w:r w:rsidR="00C46A42">
        <w:rPr>
          <w:lang w:val="en-US"/>
        </w:rPr>
        <w:t>mothers</w:t>
      </w:r>
      <w:r w:rsidR="00C46A42" w:rsidRPr="00294B09">
        <w:rPr>
          <w:lang w:val="en-US"/>
        </w:rPr>
        <w:t xml:space="preserve"> </w:t>
      </w:r>
      <w:r w:rsidR="00294B09" w:rsidRPr="00294B09">
        <w:rPr>
          <w:lang w:val="en-US"/>
        </w:rPr>
        <w:t xml:space="preserve">paying out-of-pocket for their health services or not </w:t>
      </w:r>
      <w:r w:rsidR="00C46A42">
        <w:rPr>
          <w:lang w:val="en-US"/>
        </w:rPr>
        <w:t>even using them</w:t>
      </w:r>
      <w:r w:rsidR="00294B09" w:rsidRPr="00294B09">
        <w:rPr>
          <w:lang w:val="en-US"/>
        </w:rPr>
        <w:t xml:space="preserve"> (e.g., Mills et al., 2012; McIntyre, 2007). Out-of-pocket health expenditures affect the poorest households disproportionally, often causing households to face financial impoverishment</w:t>
      </w:r>
      <w:r w:rsidR="006115C9">
        <w:rPr>
          <w:lang w:val="en-US"/>
        </w:rPr>
        <w:t xml:space="preserve"> </w:t>
      </w:r>
      <w:r w:rsidR="00294B09" w:rsidRPr="00294B09">
        <w:rPr>
          <w:lang w:val="en-US"/>
        </w:rPr>
        <w:t>(Wagstaff et al., 2018). Therefore, Universal Health Coverage (UHC) is receiving increased attention from policymakers both globally and nationally</w:t>
      </w:r>
      <w:r w:rsidR="00294B09">
        <w:rPr>
          <w:lang w:val="en-US"/>
        </w:rPr>
        <w:t xml:space="preserve"> </w:t>
      </w:r>
      <w:r w:rsidR="00294B09" w:rsidRPr="00294B09">
        <w:rPr>
          <w:lang w:val="en-US"/>
        </w:rPr>
        <w:t>(SDGs;</w:t>
      </w:r>
      <w:r w:rsidR="00294B09">
        <w:rPr>
          <w:lang w:val="en-US"/>
        </w:rPr>
        <w:t xml:space="preserve"> </w:t>
      </w:r>
      <w:r w:rsidR="00294B09" w:rsidRPr="00294B09">
        <w:rPr>
          <w:lang w:val="en-US"/>
        </w:rPr>
        <w:t>Boerma et al., 2014; Evans et al., 2012; UN, 2013)</w:t>
      </w:r>
      <w:r w:rsidR="00C46A42">
        <w:rPr>
          <w:lang w:val="en-US"/>
        </w:rPr>
        <w:t>.</w:t>
      </w:r>
      <w:r w:rsidR="00294B09" w:rsidRPr="00294B09">
        <w:rPr>
          <w:lang w:val="en-US"/>
        </w:rPr>
        <w:t xml:space="preserve"> UHC </w:t>
      </w:r>
      <w:r w:rsidR="00A55E7E">
        <w:rPr>
          <w:lang w:val="en-US"/>
        </w:rPr>
        <w:t>means</w:t>
      </w:r>
      <w:r w:rsidR="00A55E7E" w:rsidRPr="00294B09">
        <w:rPr>
          <w:lang w:val="en-US"/>
        </w:rPr>
        <w:t xml:space="preserve"> </w:t>
      </w:r>
      <w:r w:rsidR="00294B09" w:rsidRPr="00294B09">
        <w:rPr>
          <w:lang w:val="en-US"/>
        </w:rPr>
        <w:t xml:space="preserve">that everyone </w:t>
      </w:r>
      <w:r w:rsidR="00A55E7E">
        <w:rPr>
          <w:lang w:val="en-US"/>
        </w:rPr>
        <w:t>has</w:t>
      </w:r>
      <w:r w:rsidR="00294B09" w:rsidRPr="00294B09">
        <w:rPr>
          <w:lang w:val="en-US"/>
        </w:rPr>
        <w:t xml:space="preserve"> access to essential health care services without the fear of financial </w:t>
      </w:r>
      <w:r w:rsidR="009128F0">
        <w:rPr>
          <w:lang w:val="en-US"/>
        </w:rPr>
        <w:t>hardship</w:t>
      </w:r>
      <w:r w:rsidR="00DD391E">
        <w:rPr>
          <w:lang w:val="en-US"/>
        </w:rPr>
        <w:t xml:space="preserve">. </w:t>
      </w:r>
      <w:r w:rsidR="00294B09" w:rsidRPr="00294B09">
        <w:rPr>
          <w:lang w:val="en-US"/>
        </w:rPr>
        <w:t xml:space="preserve">Over the last decades, many LMICs </w:t>
      </w:r>
      <w:r w:rsidR="00DD391E">
        <w:rPr>
          <w:lang w:val="en-US"/>
        </w:rPr>
        <w:t xml:space="preserve">have therefore </w:t>
      </w:r>
      <w:r w:rsidR="00294B09" w:rsidRPr="00294B09">
        <w:rPr>
          <w:lang w:val="en-US"/>
        </w:rPr>
        <w:t>implemented a mix of social, national, and community-based health insurance schemes to achieve UHC (Osei Afriye et al., 2022). Although</w:t>
      </w:r>
      <w:r w:rsidR="00294B09">
        <w:rPr>
          <w:lang w:val="en-US"/>
        </w:rPr>
        <w:t xml:space="preserve"> </w:t>
      </w:r>
      <w:r w:rsidR="00294B09" w:rsidRPr="00294B09">
        <w:rPr>
          <w:lang w:val="en-US"/>
        </w:rPr>
        <w:t>the impact of the various types of health insurance schemes varies across country and schemes, the overall evidence suggests positive effects on the two goals of UHC, namely</w:t>
      </w:r>
      <w:r w:rsidR="00294B09">
        <w:rPr>
          <w:lang w:val="en-US"/>
        </w:rPr>
        <w:t xml:space="preserve"> </w:t>
      </w:r>
      <w:r w:rsidR="00294B09" w:rsidRPr="00294B09">
        <w:rPr>
          <w:lang w:val="en-US"/>
        </w:rPr>
        <w:t xml:space="preserve">improved access to health care and financial protection (e.g., Erlangga et al., 2019; Spaan et al., 2012). Yet, </w:t>
      </w:r>
      <w:r w:rsidR="00DD391E">
        <w:rPr>
          <w:lang w:val="en-US"/>
        </w:rPr>
        <w:t>in many African countries</w:t>
      </w:r>
      <w:r w:rsidR="00294B09" w:rsidRPr="00294B09">
        <w:rPr>
          <w:lang w:val="en-US"/>
        </w:rPr>
        <w:t>,</w:t>
      </w:r>
      <w:r w:rsidR="00294B09">
        <w:rPr>
          <w:lang w:val="en-US"/>
        </w:rPr>
        <w:t xml:space="preserve"> </w:t>
      </w:r>
      <w:r w:rsidR="00294B09" w:rsidRPr="00294B09">
        <w:rPr>
          <w:lang w:val="en-US"/>
        </w:rPr>
        <w:t>health insurance coverage is</w:t>
      </w:r>
      <w:r w:rsidR="00294B09">
        <w:rPr>
          <w:lang w:val="en-US"/>
        </w:rPr>
        <w:t xml:space="preserve"> </w:t>
      </w:r>
      <w:r w:rsidR="00294B09" w:rsidRPr="00294B09">
        <w:rPr>
          <w:lang w:val="en-US"/>
        </w:rPr>
        <w:t>still very low and rarely exceeds</w:t>
      </w:r>
      <w:r w:rsidR="00294B09">
        <w:rPr>
          <w:lang w:val="en-US"/>
        </w:rPr>
        <w:t xml:space="preserve"> </w:t>
      </w:r>
      <w:r w:rsidR="00294B09" w:rsidRPr="00294B09">
        <w:rPr>
          <w:lang w:val="en-US"/>
        </w:rPr>
        <w:t xml:space="preserve">10% (World Bank, 2021). </w:t>
      </w:r>
    </w:p>
    <w:p w14:paraId="0F191450" w14:textId="66A2DD70" w:rsidR="00294B09" w:rsidRPr="00294B09" w:rsidRDefault="00294B09" w:rsidP="00294B09">
      <w:pPr>
        <w:pStyle w:val="NoSpacing"/>
        <w:spacing w:after="120" w:line="360" w:lineRule="auto"/>
        <w:ind w:firstLine="284"/>
        <w:rPr>
          <w:lang w:val="en-US"/>
        </w:rPr>
      </w:pPr>
      <w:r w:rsidRPr="00294B09">
        <w:rPr>
          <w:lang w:val="en-US"/>
        </w:rPr>
        <w:t xml:space="preserve">Many studies have </w:t>
      </w:r>
      <w:r w:rsidR="00C46A42">
        <w:rPr>
          <w:lang w:val="en-US"/>
        </w:rPr>
        <w:t>studied the</w:t>
      </w:r>
      <w:r w:rsidR="00C46A42" w:rsidRPr="00294B09">
        <w:rPr>
          <w:lang w:val="en-US"/>
        </w:rPr>
        <w:t xml:space="preserve"> </w:t>
      </w:r>
      <w:r w:rsidRPr="00294B09">
        <w:rPr>
          <w:lang w:val="en-US"/>
        </w:rPr>
        <w:t>determinants of health insurance coverage in LMICs. The main findings show that higher wealth, high education, older age, formal occupation, and urban residence are</w:t>
      </w:r>
      <w:r w:rsidR="006115C9">
        <w:rPr>
          <w:lang w:val="en-US"/>
        </w:rPr>
        <w:t xml:space="preserve"> </w:t>
      </w:r>
      <w:r w:rsidRPr="00294B09">
        <w:rPr>
          <w:lang w:val="en-US"/>
        </w:rPr>
        <w:t xml:space="preserve">key </w:t>
      </w:r>
      <w:r w:rsidR="00C46A42">
        <w:rPr>
          <w:lang w:val="en-US"/>
        </w:rPr>
        <w:t>drivers</w:t>
      </w:r>
      <w:r w:rsidR="00C46A42" w:rsidRPr="00294B09">
        <w:rPr>
          <w:lang w:val="en-US"/>
        </w:rPr>
        <w:t xml:space="preserve"> </w:t>
      </w:r>
      <w:r w:rsidRPr="00294B09">
        <w:rPr>
          <w:lang w:val="en-US"/>
        </w:rPr>
        <w:t xml:space="preserve">for health insurance coverage (e.g., Osei Afriyie et al, 2022; Salari et al., 2019; Amu et al. 2018). </w:t>
      </w:r>
      <w:r w:rsidR="00C46A42">
        <w:rPr>
          <w:lang w:val="en-US"/>
        </w:rPr>
        <w:t>W</w:t>
      </w:r>
      <w:r w:rsidRPr="00294B09">
        <w:rPr>
          <w:lang w:val="en-US"/>
        </w:rPr>
        <w:t>ealth, and</w:t>
      </w:r>
      <w:r w:rsidR="00C46A42">
        <w:rPr>
          <w:lang w:val="en-US"/>
        </w:rPr>
        <w:t xml:space="preserve"> formal</w:t>
      </w:r>
      <w:r w:rsidRPr="00294B09">
        <w:rPr>
          <w:lang w:val="en-US"/>
        </w:rPr>
        <w:t xml:space="preserve"> employment are crucial economic determinants and, at the same time, portray two of the main barriers to enrolment into health insurance schemes: lack of access for the very poor and</w:t>
      </w:r>
      <w:r w:rsidR="00C46A42">
        <w:rPr>
          <w:lang w:val="en-US"/>
        </w:rPr>
        <w:t xml:space="preserve"> work in</w:t>
      </w:r>
      <w:r w:rsidRPr="00294B09">
        <w:rPr>
          <w:lang w:val="en-US"/>
        </w:rPr>
        <w:t xml:space="preserve"> the informal sector (e.g., Duku; 2018; Kumi-Kyereme and Amo-Adjei, 2013; Amu et al., 2018; Msuya at al., 2007; Salari et al., 2019; Dixon et al., 2014; Akazili et al., 2014; Jehu-Appiah et al., 2011). Since LMICs have a large share of informal sector workers</w:t>
      </w:r>
      <w:r>
        <w:rPr>
          <w:lang w:val="en-US"/>
        </w:rPr>
        <w:t xml:space="preserve"> </w:t>
      </w:r>
      <w:r w:rsidRPr="00294B09">
        <w:rPr>
          <w:lang w:val="en-US"/>
        </w:rPr>
        <w:t>– resulting in a lack of information about working status</w:t>
      </w:r>
      <w:r w:rsidR="00C46A42">
        <w:rPr>
          <w:lang w:val="en-US"/>
        </w:rPr>
        <w:t xml:space="preserve"> and income</w:t>
      </w:r>
      <w:r w:rsidRPr="00294B09">
        <w:rPr>
          <w:lang w:val="en-US"/>
        </w:rPr>
        <w:t>– it is challenging to target and cover workers</w:t>
      </w:r>
      <w:r w:rsidR="00C46A42">
        <w:rPr>
          <w:lang w:val="en-US"/>
        </w:rPr>
        <w:t xml:space="preserve"> with health insurance</w:t>
      </w:r>
      <w:r>
        <w:rPr>
          <w:lang w:val="en-US"/>
        </w:rPr>
        <w:t xml:space="preserve"> </w:t>
      </w:r>
      <w:r w:rsidRPr="00294B09">
        <w:rPr>
          <w:lang w:val="en-US"/>
        </w:rPr>
        <w:t xml:space="preserve">(Lagomarsino et al., 2012). </w:t>
      </w:r>
      <w:r w:rsidR="00C46A42">
        <w:rPr>
          <w:lang w:val="en-US"/>
        </w:rPr>
        <w:t xml:space="preserve">Other studies have </w:t>
      </w:r>
      <w:r w:rsidR="00AD318B">
        <w:rPr>
          <w:lang w:val="en-US"/>
        </w:rPr>
        <w:t>shown</w:t>
      </w:r>
      <w:r w:rsidRPr="00294B09">
        <w:rPr>
          <w:lang w:val="en-US"/>
        </w:rPr>
        <w:t xml:space="preserve"> that </w:t>
      </w:r>
      <w:r w:rsidR="00C46A42">
        <w:rPr>
          <w:lang w:val="en-US"/>
        </w:rPr>
        <w:t xml:space="preserve">also supply-side factors, such as </w:t>
      </w:r>
      <w:r w:rsidRPr="00294B09">
        <w:rPr>
          <w:lang w:val="en-US"/>
        </w:rPr>
        <w:t xml:space="preserve">distance to the next health facility, play an important </w:t>
      </w:r>
      <w:r w:rsidR="00C46A42">
        <w:rPr>
          <w:lang w:val="en-US"/>
        </w:rPr>
        <w:t xml:space="preserve">role </w:t>
      </w:r>
      <w:r w:rsidR="00AD318B">
        <w:rPr>
          <w:lang w:val="en-US"/>
        </w:rPr>
        <w:t xml:space="preserve">in </w:t>
      </w:r>
      <w:r w:rsidR="00C46A42">
        <w:rPr>
          <w:lang w:val="en-US"/>
        </w:rPr>
        <w:t>explaining health insurance coverage</w:t>
      </w:r>
      <w:r w:rsidR="00AD318B">
        <w:rPr>
          <w:lang w:val="en-US"/>
        </w:rPr>
        <w:t xml:space="preserve"> </w:t>
      </w:r>
      <w:r w:rsidRPr="00294B09">
        <w:rPr>
          <w:lang w:val="en-US"/>
        </w:rPr>
        <w:t xml:space="preserve">(e.g., Boateng and Awunyor-Vitor, 2013; Jehu-Appiah et al., 2011; Kusi et al., 2018; Duku, 2018; Dixon et al., 2014; Mensah et al., 2010). </w:t>
      </w:r>
      <w:r w:rsidR="00F67F7A">
        <w:rPr>
          <w:lang w:val="en-US"/>
        </w:rPr>
        <w:t>Last, other</w:t>
      </w:r>
      <w:r w:rsidRPr="00294B09">
        <w:rPr>
          <w:lang w:val="en-US"/>
        </w:rPr>
        <w:t xml:space="preserve"> studies </w:t>
      </w:r>
      <w:r w:rsidR="00F67F7A">
        <w:rPr>
          <w:lang w:val="en-US"/>
        </w:rPr>
        <w:t>have</w:t>
      </w:r>
      <w:r w:rsidR="00F67F7A" w:rsidRPr="00294B09">
        <w:rPr>
          <w:lang w:val="en-US"/>
        </w:rPr>
        <w:t xml:space="preserve"> </w:t>
      </w:r>
      <w:r w:rsidRPr="00294B09">
        <w:rPr>
          <w:lang w:val="en-US"/>
        </w:rPr>
        <w:t>identified</w:t>
      </w:r>
      <w:r>
        <w:rPr>
          <w:lang w:val="en-US"/>
        </w:rPr>
        <w:t xml:space="preserve"> </w:t>
      </w:r>
      <w:r w:rsidRPr="00294B09">
        <w:rPr>
          <w:lang w:val="en-US"/>
        </w:rPr>
        <w:t>country-specific factors</w:t>
      </w:r>
      <w:r w:rsidR="00F67F7A">
        <w:rPr>
          <w:lang w:val="en-US"/>
        </w:rPr>
        <w:t xml:space="preserve">, such as </w:t>
      </w:r>
      <w:r w:rsidR="00281988">
        <w:rPr>
          <w:lang w:val="en-US"/>
        </w:rPr>
        <w:t>media exposure</w:t>
      </w:r>
      <w:r w:rsidR="00F67F7A">
        <w:rPr>
          <w:lang w:val="en-US"/>
        </w:rPr>
        <w:t>,</w:t>
      </w:r>
      <w:r w:rsidRPr="00294B09">
        <w:rPr>
          <w:lang w:val="en-US"/>
        </w:rPr>
        <w:t xml:space="preserve"> associated with health insurance coverage (e.g., Akazili et al., 2014; Macha et al., 2014; Jehu-Appiah et al., 2011; Kusi et al., 2017; Boateng and Awunyor-Vitor, 2013; Mosonsieyiri Kansanga et al., 2018, Kimani et al., 2014; </w:t>
      </w:r>
      <w:r w:rsidRPr="00294B09">
        <w:rPr>
          <w:lang w:val="en-US"/>
        </w:rPr>
        <w:lastRenderedPageBreak/>
        <w:t>Kirigia et al., 2005). Overall, the results highlight that LMICs still predominantly</w:t>
      </w:r>
      <w:r>
        <w:rPr>
          <w:lang w:val="en-US"/>
        </w:rPr>
        <w:t xml:space="preserve"> </w:t>
      </w:r>
      <w:r w:rsidR="00BF25F5">
        <w:rPr>
          <w:lang w:val="en-US"/>
        </w:rPr>
        <w:t xml:space="preserve">protect better-off </w:t>
      </w:r>
      <w:r w:rsidRPr="00294B09">
        <w:rPr>
          <w:lang w:val="en-US"/>
        </w:rPr>
        <w:t xml:space="preserve">population groups, leaving out the most vulnerable </w:t>
      </w:r>
      <w:r w:rsidR="00F67F7A">
        <w:rPr>
          <w:lang w:val="en-US"/>
        </w:rPr>
        <w:t xml:space="preserve">population </w:t>
      </w:r>
      <w:r w:rsidRPr="00294B09">
        <w:rPr>
          <w:lang w:val="en-US"/>
        </w:rPr>
        <w:t>groups (e.g., Osei Afriyie et al., 2022).</w:t>
      </w:r>
      <w:r w:rsidR="00C46A42">
        <w:rPr>
          <w:lang w:val="en-US"/>
        </w:rPr>
        <w:t xml:space="preserve"> </w:t>
      </w:r>
    </w:p>
    <w:p w14:paraId="502CF13E" w14:textId="70A2DDD4" w:rsidR="00294B09" w:rsidRPr="00294B09" w:rsidRDefault="00F67F7A" w:rsidP="00294B09">
      <w:pPr>
        <w:pStyle w:val="NoSpacing"/>
        <w:spacing w:after="120" w:line="360" w:lineRule="auto"/>
        <w:ind w:firstLine="284"/>
        <w:rPr>
          <w:lang w:val="en-US"/>
        </w:rPr>
      </w:pPr>
      <w:r>
        <w:rPr>
          <w:lang w:val="en-US"/>
        </w:rPr>
        <w:t>Whereas</w:t>
      </w:r>
      <w:r w:rsidRPr="00294B09">
        <w:rPr>
          <w:lang w:val="en-US"/>
        </w:rPr>
        <w:t xml:space="preserve"> the study from Brugiavini and Pace (2016)</w:t>
      </w:r>
      <w:r>
        <w:rPr>
          <w:lang w:val="en-US"/>
        </w:rPr>
        <w:t xml:space="preserve"> highlights that health insurance </w:t>
      </w:r>
      <w:r w:rsidRPr="00294B09">
        <w:rPr>
          <w:lang w:val="en-US"/>
        </w:rPr>
        <w:t xml:space="preserve">coverage generally improves </w:t>
      </w:r>
      <w:r>
        <w:rPr>
          <w:lang w:val="en-US"/>
        </w:rPr>
        <w:t xml:space="preserve">health care </w:t>
      </w:r>
      <w:r w:rsidRPr="00294B09">
        <w:rPr>
          <w:lang w:val="en-US"/>
        </w:rPr>
        <w:t>utilization</w:t>
      </w:r>
      <w:r>
        <w:rPr>
          <w:lang w:val="en-US"/>
        </w:rPr>
        <w:t>, there is</w:t>
      </w:r>
      <w:r w:rsidR="00AD318B">
        <w:rPr>
          <w:lang w:val="en-US"/>
        </w:rPr>
        <w:t xml:space="preserve"> </w:t>
      </w:r>
      <w:r>
        <w:rPr>
          <w:lang w:val="en-US"/>
        </w:rPr>
        <w:t>in general</w:t>
      </w:r>
      <w:r w:rsidRPr="00294B09">
        <w:rPr>
          <w:lang w:val="en-US"/>
        </w:rPr>
        <w:t xml:space="preserve"> mixed evidence if health service usage improves with being enrolled in a health insurance scheme since people still face barriers to accessing health care or being financially protected despite being enrolled (e.g., Mesah et al., 2010; Wang et al., 2017). </w:t>
      </w:r>
      <w:r>
        <w:rPr>
          <w:lang w:val="en-US"/>
        </w:rPr>
        <w:t>However, s</w:t>
      </w:r>
      <w:r w:rsidR="00294B09" w:rsidRPr="00294B09">
        <w:rPr>
          <w:lang w:val="en-US"/>
        </w:rPr>
        <w:t xml:space="preserve">tudies for maternal and child health services in LMICs </w:t>
      </w:r>
      <w:r>
        <w:rPr>
          <w:lang w:val="en-US"/>
        </w:rPr>
        <w:t>indicate</w:t>
      </w:r>
      <w:r w:rsidRPr="00294B09">
        <w:rPr>
          <w:lang w:val="en-US"/>
        </w:rPr>
        <w:t xml:space="preserve"> </w:t>
      </w:r>
      <w:r w:rsidR="00294B09" w:rsidRPr="00294B09">
        <w:rPr>
          <w:lang w:val="en-US"/>
        </w:rPr>
        <w:t xml:space="preserve">that being insured increases the probability to take up prenatal treatments (Mensah et al., 2010; Hanson at al., 2017; Owoo and Lambon-Quayefio, 2013; Browne et al., 2016; Brugiavini and Pace, 2016; Wang et al., 2017), to deliver </w:t>
      </w:r>
      <w:r>
        <w:rPr>
          <w:lang w:val="en-US"/>
        </w:rPr>
        <w:t>at</w:t>
      </w:r>
      <w:r w:rsidR="00294B09" w:rsidRPr="00294B09">
        <w:rPr>
          <w:lang w:val="en-US"/>
        </w:rPr>
        <w:t xml:space="preserve"> a health facility </w:t>
      </w:r>
      <w:r>
        <w:rPr>
          <w:lang w:val="en-US"/>
        </w:rPr>
        <w:t>with</w:t>
      </w:r>
      <w:r w:rsidR="00294B09" w:rsidRPr="00294B09">
        <w:rPr>
          <w:lang w:val="en-US"/>
        </w:rPr>
        <w:t xml:space="preserve"> professional assistance (Mensah et al., 2010; Hanson </w:t>
      </w:r>
      <w:r w:rsidR="007F381F">
        <w:rPr>
          <w:lang w:val="en-US"/>
        </w:rPr>
        <w:t>e</w:t>
      </w:r>
      <w:r w:rsidR="007F381F" w:rsidRPr="00294B09">
        <w:rPr>
          <w:lang w:val="en-US"/>
        </w:rPr>
        <w:t xml:space="preserve">t </w:t>
      </w:r>
      <w:r w:rsidR="00294B09" w:rsidRPr="00294B09">
        <w:rPr>
          <w:lang w:val="en-US"/>
        </w:rPr>
        <w:t>al., 2017; Wang et al., 2017; Brugiavini and Pace, 2016; Dalinjong et al., 2017), and to take up postnatal treatments (Mensah et al., 2010; Browne et al., 2016). Other correlating factors mentioned in the literature for the usage of maternal and child health services are location (Mesah et al., 2010), social factors</w:t>
      </w:r>
      <w:r>
        <w:rPr>
          <w:lang w:val="en-US"/>
        </w:rPr>
        <w:t xml:space="preserve">, such as </w:t>
      </w:r>
      <w:r w:rsidR="00281988">
        <w:rPr>
          <w:lang w:val="en-US"/>
        </w:rPr>
        <w:t>perception of the quality of health services</w:t>
      </w:r>
      <w:r w:rsidR="00294B09" w:rsidRPr="00294B09">
        <w:rPr>
          <w:lang w:val="en-US"/>
        </w:rPr>
        <w:t xml:space="preserve"> within the community (Owoo and Lambon-Quayefio, 2013), or individual preferences (Brugiavini and Pace, 2016). </w:t>
      </w:r>
    </w:p>
    <w:p w14:paraId="7123AAA4" w14:textId="06B3FDB3" w:rsidR="004E2227" w:rsidRDefault="004E2227" w:rsidP="004E2227">
      <w:pPr>
        <w:pStyle w:val="NoSpacing"/>
        <w:spacing w:after="120" w:line="360" w:lineRule="auto"/>
        <w:ind w:firstLine="284"/>
        <w:rPr>
          <w:lang w:val="en-US"/>
        </w:rPr>
      </w:pPr>
      <w:r w:rsidRPr="00294B09">
        <w:rPr>
          <w:lang w:val="en-US"/>
        </w:rPr>
        <w:t xml:space="preserve">This </w:t>
      </w:r>
      <w:r>
        <w:rPr>
          <w:lang w:val="en-US"/>
        </w:rPr>
        <w:t>study</w:t>
      </w:r>
      <w:r w:rsidRPr="00294B09">
        <w:rPr>
          <w:lang w:val="en-US"/>
        </w:rPr>
        <w:t xml:space="preserve"> addresses a challenge crucial for strengthening UHC and supporting the development of an inclusive social health protection system: how can the included and excluded population of health insurance </w:t>
      </w:r>
      <w:r>
        <w:rPr>
          <w:lang w:val="en-US"/>
        </w:rPr>
        <w:t>systems</w:t>
      </w:r>
      <w:r w:rsidRPr="00294B09">
        <w:rPr>
          <w:lang w:val="en-US"/>
        </w:rPr>
        <w:t xml:space="preserve"> and essential health service</w:t>
      </w:r>
      <w:r>
        <w:rPr>
          <w:lang w:val="en-US"/>
        </w:rPr>
        <w:t>s</w:t>
      </w:r>
      <w:r w:rsidRPr="00294B09">
        <w:rPr>
          <w:lang w:val="en-US"/>
        </w:rPr>
        <w:t xml:space="preserve"> be better identified</w:t>
      </w:r>
      <w:r>
        <w:rPr>
          <w:lang w:val="en-US"/>
        </w:rPr>
        <w:t xml:space="preserve"> and</w:t>
      </w:r>
      <w:r w:rsidR="0030266F">
        <w:rPr>
          <w:lang w:val="en-US"/>
        </w:rPr>
        <w:t xml:space="preserve"> what are predictors for targeting</w:t>
      </w:r>
      <w:r w:rsidRPr="00294B09">
        <w:rPr>
          <w:lang w:val="en-US"/>
        </w:rPr>
        <w:t xml:space="preserve">? </w:t>
      </w:r>
      <w:r w:rsidR="00FE412F">
        <w:rPr>
          <w:lang w:val="en-US"/>
        </w:rPr>
        <w:t>We focus on</w:t>
      </w:r>
      <w:r w:rsidR="00FE412F" w:rsidRPr="00294B09">
        <w:rPr>
          <w:lang w:val="en-US"/>
        </w:rPr>
        <w:t xml:space="preserve"> three basic health services: (i) if a </w:t>
      </w:r>
      <w:r w:rsidR="00AD318B">
        <w:rPr>
          <w:lang w:val="en-US"/>
        </w:rPr>
        <w:t>woman</w:t>
      </w:r>
      <w:r w:rsidR="00FE412F" w:rsidRPr="00294B09">
        <w:rPr>
          <w:lang w:val="en-US"/>
        </w:rPr>
        <w:t xml:space="preserve"> visited a health facility at least once a year, (ii) if the last-born child was born in a health facility, and (iii) if they had a postnatal check within the first two weeks. </w:t>
      </w:r>
      <w:r w:rsidR="00FE412F">
        <w:rPr>
          <w:lang w:val="en-US"/>
        </w:rPr>
        <w:t xml:space="preserve">Improving accurate policy targeting to improve maternal and child health is highly important across the African continent given high maternal and neo-natal mortality, severe </w:t>
      </w:r>
      <w:r w:rsidR="00FE412F" w:rsidRPr="00294B09">
        <w:rPr>
          <w:lang w:val="en-US"/>
        </w:rPr>
        <w:t xml:space="preserve">resources </w:t>
      </w:r>
      <w:r w:rsidR="00FE412F">
        <w:rPr>
          <w:lang w:val="en-US"/>
        </w:rPr>
        <w:t>constraints</w:t>
      </w:r>
      <w:r w:rsidR="00AD318B">
        <w:rPr>
          <w:lang w:val="en-US"/>
        </w:rPr>
        <w:t>,</w:t>
      </w:r>
      <w:r w:rsidR="00FE412F" w:rsidRPr="00294B09">
        <w:rPr>
          <w:lang w:val="en-US"/>
        </w:rPr>
        <w:t xml:space="preserve"> and </w:t>
      </w:r>
      <w:r w:rsidR="00FE412F">
        <w:rPr>
          <w:lang w:val="en-US"/>
        </w:rPr>
        <w:t xml:space="preserve">very limited administrative </w:t>
      </w:r>
      <w:r w:rsidR="00FE412F" w:rsidRPr="00294B09">
        <w:rPr>
          <w:lang w:val="en-US"/>
        </w:rPr>
        <w:t>data</w:t>
      </w:r>
      <w:r w:rsidR="00FE412F">
        <w:rPr>
          <w:lang w:val="en-US"/>
        </w:rPr>
        <w:t xml:space="preserve"> on health</w:t>
      </w:r>
      <w:r w:rsidR="00FE412F" w:rsidRPr="00294B09">
        <w:rPr>
          <w:lang w:val="en-US"/>
        </w:rPr>
        <w:t xml:space="preserve"> </w:t>
      </w:r>
      <w:r w:rsidR="00FE412F">
        <w:rPr>
          <w:lang w:val="en-US"/>
        </w:rPr>
        <w:t>at</w:t>
      </w:r>
      <w:r w:rsidR="00FE412F" w:rsidRPr="00294B09">
        <w:rPr>
          <w:lang w:val="en-US"/>
        </w:rPr>
        <w:t xml:space="preserve"> all administrative levels for </w:t>
      </w:r>
      <w:r w:rsidR="00FE412F">
        <w:rPr>
          <w:lang w:val="en-US"/>
        </w:rPr>
        <w:t xml:space="preserve">most </w:t>
      </w:r>
      <w:r w:rsidR="00FE412F" w:rsidRPr="00294B09">
        <w:rPr>
          <w:lang w:val="en-US"/>
        </w:rPr>
        <w:t>countries</w:t>
      </w:r>
      <w:r w:rsidR="00FE412F">
        <w:rPr>
          <w:lang w:val="en-US"/>
        </w:rPr>
        <w:t>.</w:t>
      </w:r>
      <w:r w:rsidR="00FE412F" w:rsidRPr="00294B09">
        <w:rPr>
          <w:lang w:val="en-US"/>
        </w:rPr>
        <w:t xml:space="preserve"> </w:t>
      </w:r>
      <w:r w:rsidRPr="00294B09">
        <w:rPr>
          <w:lang w:val="en-US"/>
        </w:rPr>
        <w:t xml:space="preserve">To answer </w:t>
      </w:r>
      <w:r>
        <w:rPr>
          <w:lang w:val="en-US"/>
        </w:rPr>
        <w:t>this</w:t>
      </w:r>
      <w:r w:rsidRPr="00294B09">
        <w:rPr>
          <w:lang w:val="en-US"/>
        </w:rPr>
        <w:t xml:space="preserve"> research question, we apply advanced ML methods that are increasingly used to improve predictions and targeting. This enhances the understanding of who and where the most vulnerable population groups are. </w:t>
      </w:r>
    </w:p>
    <w:p w14:paraId="7AA0734B" w14:textId="77777777" w:rsidR="00482CEB" w:rsidRDefault="00294B09" w:rsidP="00294B09">
      <w:pPr>
        <w:pStyle w:val="NoSpacing"/>
        <w:spacing w:after="120" w:line="360" w:lineRule="auto"/>
        <w:ind w:firstLine="284"/>
        <w:rPr>
          <w:ins w:id="15" w:author="Scherrer  Beat" w:date="2025-09-04T14:47:00Z" w16du:dateUtc="2025-09-04T12:47:00Z"/>
          <w:lang w:val="en-US"/>
        </w:rPr>
      </w:pPr>
      <w:r w:rsidRPr="00294B09">
        <w:rPr>
          <w:lang w:val="en-US"/>
        </w:rPr>
        <w:t>A</w:t>
      </w:r>
      <w:r>
        <w:rPr>
          <w:lang w:val="en-US"/>
        </w:rPr>
        <w:t xml:space="preserve"> </w:t>
      </w:r>
      <w:r w:rsidRPr="00294B09">
        <w:rPr>
          <w:lang w:val="en-US"/>
        </w:rPr>
        <w:t>growing body of literature</w:t>
      </w:r>
      <w:r>
        <w:rPr>
          <w:lang w:val="en-US"/>
        </w:rPr>
        <w:t xml:space="preserve"> </w:t>
      </w:r>
      <w:r w:rsidRPr="00294B09">
        <w:rPr>
          <w:lang w:val="en-US"/>
        </w:rPr>
        <w:t xml:space="preserve">uses Machine Learning (ML) techniques with the aim of </w:t>
      </w:r>
      <w:r w:rsidR="009B157F">
        <w:rPr>
          <w:lang w:val="en-US"/>
        </w:rPr>
        <w:t>better-targeting</w:t>
      </w:r>
      <w:r w:rsidRPr="00294B09">
        <w:rPr>
          <w:lang w:val="en-US"/>
        </w:rPr>
        <w:t xml:space="preserve"> policies. For example, Blair et al. (2017) and Bazzi et al. (2019) use ML to predict where local violence most likely occurs to allocate peacekeeping and policing resources. Savage et al. (2017) </w:t>
      </w:r>
      <w:r w:rsidR="007F381F">
        <w:rPr>
          <w:lang w:val="en-US"/>
        </w:rPr>
        <w:t>predict</w:t>
      </w:r>
      <w:r>
        <w:rPr>
          <w:lang w:val="en-US"/>
        </w:rPr>
        <w:t xml:space="preserve"> </w:t>
      </w:r>
      <w:r w:rsidRPr="00294B09">
        <w:rPr>
          <w:lang w:val="en-US"/>
        </w:rPr>
        <w:t>instances of money laundering in the US; Sansone and Zhu (2021) use ML to better target welfare recipients in Australia; Kang et al. (2013)</w:t>
      </w:r>
      <w:r w:rsidR="00993B11">
        <w:rPr>
          <w:lang w:val="en-US"/>
        </w:rPr>
        <w:t xml:space="preserve"> aim to</w:t>
      </w:r>
      <w:r w:rsidRPr="00294B09">
        <w:rPr>
          <w:lang w:val="en-US"/>
        </w:rPr>
        <w:t xml:space="preserve"> improve the allocation of health inspectors; Chandler et al. (2011) </w:t>
      </w:r>
      <w:r w:rsidR="00993B11">
        <w:rPr>
          <w:lang w:val="en-US"/>
        </w:rPr>
        <w:t>aim at</w:t>
      </w:r>
      <w:r w:rsidRPr="00294B09">
        <w:rPr>
          <w:lang w:val="en-US"/>
        </w:rPr>
        <w:t xml:space="preserve"> shooting preventions for high-risk youth in the US; and Cuccaro-Alamin et al. (2017) and Vaithianathan et al. (2013) </w:t>
      </w:r>
      <w:r w:rsidR="00993B11">
        <w:rPr>
          <w:lang w:val="en-US"/>
        </w:rPr>
        <w:t>predict</w:t>
      </w:r>
      <w:r w:rsidRPr="00294B09">
        <w:rPr>
          <w:lang w:val="en-US"/>
        </w:rPr>
        <w:t xml:space="preserve"> child abuse and maltreatment in the US and New Zealan</w:t>
      </w:r>
      <w:r>
        <w:rPr>
          <w:lang w:val="en-US"/>
        </w:rPr>
        <w:t>d</w:t>
      </w:r>
      <w:r w:rsidR="00993B11">
        <w:rPr>
          <w:lang w:val="en-US"/>
        </w:rPr>
        <w:t xml:space="preserve"> to improve the targeting of prevention policies</w:t>
      </w:r>
      <w:r>
        <w:rPr>
          <w:lang w:val="en-US"/>
        </w:rPr>
        <w:t xml:space="preserve">. </w:t>
      </w:r>
      <w:r w:rsidR="00993B11">
        <w:rPr>
          <w:lang w:val="en-US"/>
        </w:rPr>
        <w:t>Others have used</w:t>
      </w:r>
      <w:r>
        <w:rPr>
          <w:lang w:val="en-US"/>
        </w:rPr>
        <w:t xml:space="preserve"> </w:t>
      </w:r>
      <w:r w:rsidRPr="00294B09">
        <w:rPr>
          <w:lang w:val="en-US"/>
        </w:rPr>
        <w:t xml:space="preserve">ML for detecting early warning signs </w:t>
      </w:r>
      <w:r w:rsidR="00B05C92">
        <w:rPr>
          <w:lang w:val="en-US"/>
        </w:rPr>
        <w:t xml:space="preserve">of high infant and child mortality risk </w:t>
      </w:r>
      <w:r w:rsidRPr="00294B09">
        <w:rPr>
          <w:lang w:val="en-US"/>
        </w:rPr>
        <w:t>(Brahma, 2021), patient screening (e.g., Mullainathan and Spiess, 2017)</w:t>
      </w:r>
      <w:r w:rsidR="00B05C92">
        <w:rPr>
          <w:lang w:val="en-US"/>
        </w:rPr>
        <w:t>,</w:t>
      </w:r>
      <w:r w:rsidR="004E2227">
        <w:rPr>
          <w:lang w:val="en-US"/>
        </w:rPr>
        <w:t xml:space="preserve"> or</w:t>
      </w:r>
      <w:r w:rsidRPr="00294B09">
        <w:rPr>
          <w:lang w:val="en-US"/>
        </w:rPr>
        <w:t xml:space="preserve"> </w:t>
      </w:r>
      <w:r w:rsidR="009B157F">
        <w:rPr>
          <w:lang w:val="en-US"/>
        </w:rPr>
        <w:t>healthcare</w:t>
      </w:r>
      <w:r w:rsidRPr="00294B09">
        <w:rPr>
          <w:lang w:val="en-US"/>
        </w:rPr>
        <w:t xml:space="preserve"> cost predictions (e.g., Vimont et al., 2021). As Sansone and Zhu (2021) show in their study about welfare recipients in Australia, caseworkers can achieve a better detection rate with </w:t>
      </w:r>
      <w:r w:rsidR="007F381F">
        <w:rPr>
          <w:lang w:val="en-US"/>
        </w:rPr>
        <w:t>an</w:t>
      </w:r>
      <w:r w:rsidRPr="00294B09">
        <w:rPr>
          <w:lang w:val="en-US"/>
        </w:rPr>
        <w:t xml:space="preserve"> ML approach than</w:t>
      </w:r>
      <w:r w:rsidR="004E2227">
        <w:rPr>
          <w:lang w:val="en-US"/>
        </w:rPr>
        <w:t xml:space="preserve"> the</w:t>
      </w:r>
      <w:r>
        <w:rPr>
          <w:lang w:val="en-US"/>
        </w:rPr>
        <w:t xml:space="preserve"> </w:t>
      </w:r>
      <w:r w:rsidRPr="00294B09">
        <w:rPr>
          <w:lang w:val="en-US"/>
        </w:rPr>
        <w:t xml:space="preserve">early warning systems currently in use. </w:t>
      </w:r>
      <w:r w:rsidR="004E2227">
        <w:rPr>
          <w:lang w:val="en-US"/>
        </w:rPr>
        <w:t>can increase</w:t>
      </w:r>
      <w:r w:rsidRPr="00294B09">
        <w:rPr>
          <w:lang w:val="en-US"/>
        </w:rPr>
        <w:t xml:space="preserve"> the predictive power to make accurate forecasts and</w:t>
      </w:r>
      <w:r w:rsidR="004E2227">
        <w:rPr>
          <w:lang w:val="en-US"/>
        </w:rPr>
        <w:t xml:space="preserve"> is more accurately in</w:t>
      </w:r>
      <w:r w:rsidRPr="00294B09">
        <w:rPr>
          <w:lang w:val="en-US"/>
        </w:rPr>
        <w:t xml:space="preserve"> out-of-sample predictions</w:t>
      </w:r>
      <w:r w:rsidR="004E2227">
        <w:rPr>
          <w:lang w:val="en-US"/>
        </w:rPr>
        <w:t xml:space="preserve"> than “classic” econometrics</w:t>
      </w:r>
      <w:r w:rsidRPr="00294B09">
        <w:rPr>
          <w:lang w:val="en-US"/>
        </w:rPr>
        <w:t>.</w:t>
      </w:r>
      <w:ins w:id="16" w:author="Scherrer  Beat" w:date="2025-09-04T14:46:00Z" w16du:dateUtc="2025-09-04T12:46:00Z">
        <w:r w:rsidR="00482CEB">
          <w:rPr>
            <w:lang w:val="en-US"/>
          </w:rPr>
          <w:t xml:space="preserve"> </w:t>
        </w:r>
      </w:ins>
    </w:p>
    <w:p w14:paraId="167FD513" w14:textId="4CA8563C" w:rsidR="00482CEB" w:rsidRDefault="00482CEB" w:rsidP="00294B09">
      <w:pPr>
        <w:pStyle w:val="NoSpacing"/>
        <w:spacing w:after="120" w:line="360" w:lineRule="auto"/>
        <w:ind w:firstLine="284"/>
        <w:rPr>
          <w:ins w:id="17" w:author="Scherrer  Beat" w:date="2025-09-04T14:42:00Z" w16du:dateUtc="2025-09-04T12:42:00Z"/>
          <w:lang w:val="en-US"/>
        </w:rPr>
      </w:pPr>
      <w:ins w:id="18" w:author="Scherrer  Beat" w:date="2025-09-04T14:46:00Z">
        <w:r w:rsidRPr="00482CEB">
          <w:rPr>
            <w:lang w:val="en-US"/>
            <w:rPrChange w:id="19" w:author="Scherrer  Beat" w:date="2025-09-04T14:46:00Z" w16du:dateUtc="2025-09-04T12:46:00Z">
              <w:rPr/>
            </w:rPrChange>
          </w:rPr>
          <w:lastRenderedPageBreak/>
          <w:t xml:space="preserve">A parallel line of work applies ML to </w:t>
        </w:r>
        <w:r w:rsidRPr="007E0210">
          <w:rPr>
            <w:lang w:val="en-US"/>
          </w:rPr>
          <w:t>predict poverty and economic well</w:t>
        </w:r>
        <w:r w:rsidRPr="007E0210">
          <w:rPr>
            <w:lang w:val="en-US"/>
          </w:rPr>
          <w:noBreakHyphen/>
          <w:t>being</w:t>
        </w:r>
        <w:r w:rsidRPr="00482CEB">
          <w:rPr>
            <w:lang w:val="en-US"/>
            <w:rPrChange w:id="20" w:author="Scherrer  Beat" w:date="2025-09-04T14:46:00Z" w16du:dateUtc="2025-09-04T12:46:00Z">
              <w:rPr/>
            </w:rPrChange>
          </w:rPr>
          <w:t xml:space="preserve"> directly.</w:t>
        </w:r>
      </w:ins>
      <w:ins w:id="21" w:author="Scherrer  Beat" w:date="2025-09-04T14:46:00Z" w16du:dateUtc="2025-09-04T12:46:00Z">
        <w:r>
          <w:rPr>
            <w:lang w:val="en-US"/>
          </w:rPr>
          <w:t xml:space="preserve"> </w:t>
        </w:r>
      </w:ins>
      <w:ins w:id="22" w:author="Scherrer  Beat" w:date="2025-09-04T14:47:00Z" w16du:dateUtc="2025-09-04T12:47:00Z">
        <w:r>
          <w:rPr>
            <w:lang w:val="en-US"/>
          </w:rPr>
          <w:t xml:space="preserve">For example, </w:t>
        </w:r>
      </w:ins>
      <w:ins w:id="23" w:author="Scherrer  Beat" w:date="2025-09-04T14:54:00Z" w16du:dateUtc="2025-09-04T12:54:00Z">
        <w:r w:rsidR="004B16A3">
          <w:rPr>
            <w:lang w:val="en-US"/>
          </w:rPr>
          <w:t xml:space="preserve">Corral et al. (2025) </w:t>
        </w:r>
      </w:ins>
      <w:ins w:id="24" w:author="Scherrer  Beat" w:date="2025-09-04T14:55:00Z" w16du:dateUtc="2025-09-04T12:55:00Z">
        <w:r w:rsidR="004B16A3">
          <w:rPr>
            <w:lang w:val="en-US"/>
          </w:rPr>
          <w:t xml:space="preserve">use ML models and </w:t>
        </w:r>
      </w:ins>
      <w:ins w:id="25" w:author="Scherrer  Beat" w:date="2025-09-04T14:58:00Z" w16du:dateUtc="2025-09-04T12:58:00Z">
        <w:r w:rsidR="004B16A3">
          <w:rPr>
            <w:lang w:val="en-US"/>
          </w:rPr>
          <w:t xml:space="preserve">demographic survey data to predict </w:t>
        </w:r>
      </w:ins>
      <w:ins w:id="26" w:author="Scherrer  Beat" w:date="2025-09-04T14:59:00Z" w16du:dateUtc="2025-09-04T12:59:00Z">
        <w:r w:rsidR="004B16A3">
          <w:rPr>
            <w:lang w:val="en-US"/>
          </w:rPr>
          <w:t xml:space="preserve">poverty rates </w:t>
        </w:r>
      </w:ins>
      <w:ins w:id="27" w:author="Scherrer  Beat" w:date="2025-09-04T15:00:00Z" w16du:dateUtc="2025-09-04T13:00:00Z">
        <w:r w:rsidR="004B16A3">
          <w:rPr>
            <w:lang w:val="en-US"/>
          </w:rPr>
          <w:t xml:space="preserve">and contrast it with modern approaches that rely on remotely sensed data. </w:t>
        </w:r>
      </w:ins>
      <w:ins w:id="28" w:author="Scherrer  Beat" w:date="2025-09-04T14:42:00Z">
        <w:r w:rsidRPr="00482CEB">
          <w:rPr>
            <w:lang w:val="en-US"/>
            <w:rPrChange w:id="29" w:author="Scherrer  Beat" w:date="2025-09-04T14:44:00Z" w16du:dateUtc="2025-09-04T12:44:00Z">
              <w:rPr/>
            </w:rPrChange>
          </w:rPr>
          <w:t>A</w:t>
        </w:r>
      </w:ins>
      <w:ins w:id="30" w:author="Scherrer  Beat" w:date="2025-09-04T15:22:00Z" w16du:dateUtc="2025-09-04T13:22:00Z">
        <w:r w:rsidR="00C12BE3">
          <w:rPr>
            <w:lang w:val="en-US"/>
          </w:rPr>
          <w:t>nother</w:t>
        </w:r>
      </w:ins>
      <w:ins w:id="31" w:author="Scherrer  Beat" w:date="2025-09-04T14:42:00Z">
        <w:r w:rsidRPr="00482CEB">
          <w:rPr>
            <w:lang w:val="en-US"/>
            <w:rPrChange w:id="32" w:author="Scherrer  Beat" w:date="2025-09-04T14:44:00Z" w16du:dateUtc="2025-09-04T12:44:00Z">
              <w:rPr/>
            </w:rPrChange>
          </w:rPr>
          <w:t xml:space="preserve"> recent article proposes a</w:t>
        </w:r>
      </w:ins>
      <w:ins w:id="33" w:author="Scherrer  Beat" w:date="2025-09-04T14:44:00Z" w16du:dateUtc="2025-09-04T12:44:00Z">
        <w:r w:rsidRPr="00482CEB">
          <w:rPr>
            <w:lang w:val="en-US"/>
            <w:rPrChange w:id="34" w:author="Scherrer  Beat" w:date="2025-09-04T14:44:00Z" w16du:dateUtc="2025-09-04T12:44:00Z">
              <w:rPr/>
            </w:rPrChange>
          </w:rPr>
          <w:t xml:space="preserve">n ML </w:t>
        </w:r>
      </w:ins>
      <w:ins w:id="35" w:author="Scherrer  Beat" w:date="2025-09-04T14:42:00Z">
        <w:r w:rsidRPr="00482CEB">
          <w:rPr>
            <w:lang w:val="en-US"/>
            <w:rPrChange w:id="36" w:author="Scherrer  Beat" w:date="2025-09-04T14:44:00Z" w16du:dateUtc="2025-09-04T12:44:00Z">
              <w:rPr/>
            </w:rPrChange>
          </w:rPr>
          <w:t xml:space="preserve">approach that </w:t>
        </w:r>
      </w:ins>
      <w:ins w:id="37" w:author="Scherrer  Beat" w:date="2025-09-04T15:30:00Z" w16du:dateUtc="2025-09-04T13:30:00Z">
        <w:r w:rsidR="00C12BE3">
          <w:rPr>
            <w:lang w:val="en-US"/>
          </w:rPr>
          <w:t>allows to</w:t>
        </w:r>
      </w:ins>
      <w:ins w:id="38" w:author="Scherrer  Beat" w:date="2025-09-04T14:42:00Z">
        <w:r w:rsidRPr="007E0210">
          <w:rPr>
            <w:lang w:val="en-US"/>
          </w:rPr>
          <w:t xml:space="preserve"> leverage the unlabeled </w:t>
        </w:r>
      </w:ins>
      <w:ins w:id="39" w:author="Scherrer  Beat" w:date="2025-09-04T15:31:00Z" w16du:dateUtc="2025-09-04T13:31:00Z">
        <w:r w:rsidR="00C12BE3">
          <w:rPr>
            <w:lang w:val="en-US"/>
          </w:rPr>
          <w:t xml:space="preserve">data from the </w:t>
        </w:r>
      </w:ins>
      <w:ins w:id="40" w:author="Scherrer  Beat" w:date="2025-09-04T14:42:00Z">
        <w:r w:rsidRPr="007E0210">
          <w:rPr>
            <w:lang w:val="en-US"/>
          </w:rPr>
          <w:t>census</w:t>
        </w:r>
        <w:r w:rsidRPr="00482CEB">
          <w:rPr>
            <w:lang w:val="en-US"/>
            <w:rPrChange w:id="41" w:author="Scherrer  Beat" w:date="2025-09-04T14:44:00Z" w16du:dateUtc="2025-09-04T12:44:00Z">
              <w:rPr/>
            </w:rPrChange>
          </w:rPr>
          <w:t xml:space="preserve"> to </w:t>
        </w:r>
      </w:ins>
      <w:ins w:id="42" w:author="Scherrer  Beat" w:date="2025-09-04T15:32:00Z" w16du:dateUtc="2025-09-04T13:32:00Z">
        <w:r w:rsidR="007E0210">
          <w:rPr>
            <w:lang w:val="en-US"/>
          </w:rPr>
          <w:t>get more granular estimates for</w:t>
        </w:r>
      </w:ins>
      <w:ins w:id="43" w:author="Scherrer  Beat" w:date="2025-09-04T14:42:00Z">
        <w:r w:rsidRPr="00482CEB">
          <w:rPr>
            <w:lang w:val="en-US"/>
            <w:rPrChange w:id="44" w:author="Scherrer  Beat" w:date="2025-09-04T14:44:00Z" w16du:dateUtc="2025-09-04T12:44:00Z">
              <w:rPr/>
            </w:rPrChange>
          </w:rPr>
          <w:t xml:space="preserve"> poverty prediction, outperforming traditional survey</w:t>
        </w:r>
        <w:r w:rsidRPr="00482CEB">
          <w:rPr>
            <w:lang w:val="en-US"/>
            <w:rPrChange w:id="45" w:author="Scherrer  Beat" w:date="2025-09-04T14:44:00Z" w16du:dateUtc="2025-09-04T12:44:00Z">
              <w:rPr/>
            </w:rPrChange>
          </w:rPr>
          <w:noBreakHyphen/>
          <w:t>only models</w:t>
        </w:r>
      </w:ins>
      <w:ins w:id="46" w:author="Scherrer  Beat" w:date="2025-09-04T15:33:00Z" w16du:dateUtc="2025-09-04T13:33:00Z">
        <w:r w:rsidR="007E0210">
          <w:rPr>
            <w:lang w:val="en-US"/>
          </w:rPr>
          <w:t xml:space="preserve"> (</w:t>
        </w:r>
      </w:ins>
      <w:ins w:id="47" w:author="Scherrer  Beat" w:date="2025-09-04T15:33:00Z">
        <w:r w:rsidR="007E0210" w:rsidRPr="007E0210">
          <w:t>Echevin</w:t>
        </w:r>
      </w:ins>
      <w:ins w:id="48" w:author="Scherrer  Beat" w:date="2025-09-04T15:33:00Z" w16du:dateUtc="2025-09-04T13:33:00Z">
        <w:r w:rsidR="007E0210">
          <w:t xml:space="preserve"> et al.</w:t>
        </w:r>
      </w:ins>
      <w:ins w:id="49" w:author="Scherrer  Beat" w:date="2025-09-04T15:34:00Z" w16du:dateUtc="2025-09-04T13:34:00Z">
        <w:r w:rsidR="007E0210">
          <w:t>,</w:t>
        </w:r>
      </w:ins>
      <w:ins w:id="50" w:author="Scherrer  Beat" w:date="2025-09-04T15:35:00Z" w16du:dateUtc="2025-09-04T13:35:00Z">
        <w:r w:rsidR="007E0210">
          <w:t xml:space="preserve"> </w:t>
        </w:r>
      </w:ins>
      <w:ins w:id="51" w:author="Scherrer  Beat" w:date="2025-09-04T15:33:00Z" w16du:dateUtc="2025-09-04T13:33:00Z">
        <w:r w:rsidR="007E0210">
          <w:t>2025</w:t>
        </w:r>
      </w:ins>
      <w:ins w:id="52" w:author="Scherrer  Beat" w:date="2025-09-04T15:34:00Z" w16du:dateUtc="2025-09-04T13:34:00Z">
        <w:r w:rsidR="007E0210">
          <w:t>)</w:t>
        </w:r>
      </w:ins>
      <w:ins w:id="53" w:author="Scherrer  Beat" w:date="2025-09-04T14:42:00Z">
        <w:r w:rsidRPr="00482CEB">
          <w:rPr>
            <w:lang w:val="en-US"/>
            <w:rPrChange w:id="54" w:author="Scherrer  Beat" w:date="2025-09-04T14:44:00Z" w16du:dateUtc="2025-09-04T12:44:00Z">
              <w:rPr/>
            </w:rPrChange>
          </w:rPr>
          <w:t xml:space="preserve">. </w:t>
        </w:r>
      </w:ins>
    </w:p>
    <w:p w14:paraId="7ABA095F" w14:textId="24E4214E" w:rsidR="00294B09" w:rsidRPr="00294B09" w:rsidRDefault="00294B09" w:rsidP="00294B09">
      <w:pPr>
        <w:pStyle w:val="NoSpacing"/>
        <w:spacing w:after="120" w:line="360" w:lineRule="auto"/>
        <w:ind w:firstLine="284"/>
        <w:rPr>
          <w:lang w:val="en-US"/>
        </w:rPr>
      </w:pPr>
      <w:del w:id="55" w:author="Scherrer  Beat" w:date="2025-09-04T15:22:00Z" w16du:dateUtc="2025-09-04T13:22:00Z">
        <w:r w:rsidRPr="00294B09" w:rsidDel="00C12BE3">
          <w:rPr>
            <w:lang w:val="en-US"/>
          </w:rPr>
          <w:delText xml:space="preserve"> </w:delText>
        </w:r>
      </w:del>
      <w:r w:rsidRPr="00294B09">
        <w:rPr>
          <w:lang w:val="en-US"/>
        </w:rPr>
        <w:t>To our knowledge, there has not been a study applying ML models</w:t>
      </w:r>
      <w:ins w:id="56" w:author="Scherrer  Beat" w:date="2025-09-04T15:24:00Z" w16du:dateUtc="2025-09-04T13:24:00Z">
        <w:r w:rsidR="00C12BE3">
          <w:rPr>
            <w:lang w:val="en-US"/>
          </w:rPr>
          <w:t xml:space="preserve"> </w:t>
        </w:r>
      </w:ins>
      <w:ins w:id="57" w:author="Scherrer  Beat" w:date="2025-09-04T15:28:00Z" w16du:dateUtc="2025-09-04T13:28:00Z">
        <w:r w:rsidR="00C12BE3">
          <w:rPr>
            <w:lang w:val="en-US"/>
          </w:rPr>
          <w:t>on</w:t>
        </w:r>
      </w:ins>
      <w:ins w:id="58" w:author="Scherrer  Beat" w:date="2025-09-04T15:24:00Z" w16du:dateUtc="2025-09-04T13:24:00Z">
        <w:r w:rsidR="00C12BE3">
          <w:rPr>
            <w:lang w:val="en-US"/>
          </w:rPr>
          <w:t xml:space="preserve"> demographic survey and census data</w:t>
        </w:r>
      </w:ins>
      <w:r w:rsidRPr="00294B09">
        <w:rPr>
          <w:lang w:val="en-US"/>
        </w:rPr>
        <w:t xml:space="preserve"> </w:t>
      </w:r>
      <w:ins w:id="59" w:author="Scherrer  Beat" w:date="2025-09-04T15:25:00Z" w16du:dateUtc="2025-09-04T13:25:00Z">
        <w:r w:rsidR="00C12BE3">
          <w:rPr>
            <w:lang w:val="en-US"/>
          </w:rPr>
          <w:t>that focuses on</w:t>
        </w:r>
      </w:ins>
      <w:del w:id="60" w:author="Scherrer  Beat" w:date="2025-09-04T15:24:00Z" w16du:dateUtc="2025-09-04T13:24:00Z">
        <w:r w:rsidRPr="00294B09" w:rsidDel="00C12BE3">
          <w:rPr>
            <w:lang w:val="en-US"/>
          </w:rPr>
          <w:delText>to</w:delText>
        </w:r>
      </w:del>
      <w:r w:rsidRPr="00294B09">
        <w:rPr>
          <w:lang w:val="en-US"/>
        </w:rPr>
        <w:t xml:space="preserve"> health insurance </w:t>
      </w:r>
      <w:r w:rsidR="004E2227">
        <w:rPr>
          <w:lang w:val="en-US"/>
        </w:rPr>
        <w:t>and</w:t>
      </w:r>
      <w:r w:rsidRPr="00294B09">
        <w:rPr>
          <w:lang w:val="en-US"/>
        </w:rPr>
        <w:t xml:space="preserve"> health services</w:t>
      </w:r>
      <w:r w:rsidR="004E2227">
        <w:rPr>
          <w:lang w:val="en-US"/>
        </w:rPr>
        <w:t xml:space="preserve"> usage </w:t>
      </w:r>
      <w:del w:id="61" w:author="Scherrer  Beat" w:date="2025-09-04T15:25:00Z" w16du:dateUtc="2025-09-04T13:25:00Z">
        <w:r w:rsidR="004E2227" w:rsidDel="00C12BE3">
          <w:rPr>
            <w:lang w:val="en-US"/>
          </w:rPr>
          <w:delText xml:space="preserve">across </w:delText>
        </w:r>
      </w:del>
      <w:ins w:id="62" w:author="Scherrer  Beat" w:date="2025-09-04T15:25:00Z" w16du:dateUtc="2025-09-04T13:25:00Z">
        <w:r w:rsidR="00C12BE3">
          <w:rPr>
            <w:lang w:val="en-US"/>
          </w:rPr>
          <w:t xml:space="preserve">in </w:t>
        </w:r>
      </w:ins>
      <w:r w:rsidR="004E2227">
        <w:rPr>
          <w:lang w:val="en-US"/>
        </w:rPr>
        <w:t xml:space="preserve">Africa. </w:t>
      </w:r>
    </w:p>
    <w:p w14:paraId="7616ABA8" w14:textId="2CA496F2" w:rsidR="00374F4B" w:rsidRDefault="00294B09" w:rsidP="00374F4B">
      <w:pPr>
        <w:pStyle w:val="NoSpacing"/>
        <w:spacing w:after="120" w:line="360" w:lineRule="auto"/>
        <w:ind w:firstLine="284"/>
        <w:rPr>
          <w:lang w:val="en-US"/>
        </w:rPr>
      </w:pPr>
      <w:r w:rsidRPr="00294B09">
        <w:rPr>
          <w:lang w:val="en-US"/>
        </w:rPr>
        <w:t xml:space="preserve">We </w:t>
      </w:r>
      <w:r w:rsidR="00FA1652">
        <w:rPr>
          <w:lang w:val="en-US"/>
        </w:rPr>
        <w:t xml:space="preserve">apply ML techniques to </w:t>
      </w:r>
      <w:r w:rsidR="00BC329D">
        <w:rPr>
          <w:lang w:val="en-US"/>
        </w:rPr>
        <w:t xml:space="preserve">the most </w:t>
      </w:r>
      <w:r w:rsidR="00B05C92">
        <w:rPr>
          <w:lang w:val="en-US"/>
        </w:rPr>
        <w:t>recent Demographic</w:t>
      </w:r>
      <w:r w:rsidRPr="00294B09">
        <w:rPr>
          <w:lang w:val="en-US"/>
        </w:rPr>
        <w:t xml:space="preserve"> Health Surveys (DHS) </w:t>
      </w:r>
      <w:r w:rsidR="00BC329D">
        <w:rPr>
          <w:lang w:val="en-US"/>
        </w:rPr>
        <w:t>across the African continent</w:t>
      </w:r>
      <w:r w:rsidRPr="00294B09">
        <w:rPr>
          <w:lang w:val="en-US"/>
        </w:rPr>
        <w:t xml:space="preserve"> to predict health insurance coverage and the usage of basic health services</w:t>
      </w:r>
      <w:r w:rsidR="00FA1652">
        <w:rPr>
          <w:lang w:val="en-US"/>
        </w:rPr>
        <w:t xml:space="preserve"> of mothers</w:t>
      </w:r>
      <w:r w:rsidR="00182E45">
        <w:rPr>
          <w:lang w:val="en-US"/>
        </w:rPr>
        <w:t>. With a data-driven approach, we</w:t>
      </w:r>
      <w:r w:rsidR="00374F4B">
        <w:rPr>
          <w:lang w:val="en-US"/>
        </w:rPr>
        <w:t xml:space="preserve"> run XGBoost ML models for each of the 33 SSA </w:t>
      </w:r>
      <w:del w:id="63" w:author="Scherrer  Beat" w:date="2025-09-04T15:41:00Z" w16du:dateUtc="2025-09-04T13:41:00Z">
        <w:r w:rsidR="00374F4B" w:rsidDel="007E0210">
          <w:rPr>
            <w:lang w:val="en-US"/>
          </w:rPr>
          <w:delText>country</w:delText>
        </w:r>
      </w:del>
      <w:ins w:id="64" w:author="Scherrer  Beat" w:date="2025-09-04T15:41:00Z" w16du:dateUtc="2025-09-04T13:41:00Z">
        <w:r w:rsidR="007E0210">
          <w:rPr>
            <w:lang w:val="en-US"/>
          </w:rPr>
          <w:t>countries</w:t>
        </w:r>
      </w:ins>
      <w:r w:rsidR="00374F4B">
        <w:rPr>
          <w:lang w:val="en-US"/>
        </w:rPr>
        <w:t xml:space="preserve">, </w:t>
      </w:r>
      <w:r w:rsidR="00182E45">
        <w:rPr>
          <w:lang w:val="en-US"/>
        </w:rPr>
        <w:t>includ</w:t>
      </w:r>
      <w:r w:rsidR="00374F4B">
        <w:rPr>
          <w:lang w:val="en-US"/>
        </w:rPr>
        <w:t>ing over</w:t>
      </w:r>
      <w:r w:rsidR="00182E45">
        <w:rPr>
          <w:lang w:val="en-US"/>
        </w:rPr>
        <w:t xml:space="preserve"> </w:t>
      </w:r>
      <w:r w:rsidR="00374F4B">
        <w:rPr>
          <w:lang w:val="en-US"/>
        </w:rPr>
        <w:t>123 covariates from the DHS survey, to better understand the predictive performance and discuss key predictors compared to a classical logistic model with only 10 covariates. Furthermore, we apply</w:t>
      </w:r>
      <w:r w:rsidRPr="00294B09">
        <w:rPr>
          <w:lang w:val="en-US"/>
        </w:rPr>
        <w:t xml:space="preserve"> out-of-sample predictions with census data </w:t>
      </w:r>
      <w:r w:rsidR="00B05C92">
        <w:rPr>
          <w:lang w:val="en-US"/>
        </w:rPr>
        <w:t>for</w:t>
      </w:r>
      <w:r w:rsidRPr="00294B09">
        <w:rPr>
          <w:lang w:val="en-US"/>
        </w:rPr>
        <w:t xml:space="preserve"> insights on a lower administrative level for the whole population. This allows us to more reliably map and identify the most vulnerable </w:t>
      </w:r>
      <w:r w:rsidR="00FA1652">
        <w:rPr>
          <w:lang w:val="en-US"/>
        </w:rPr>
        <w:t>women</w:t>
      </w:r>
      <w:r w:rsidR="00B05C92">
        <w:rPr>
          <w:lang w:val="en-US"/>
        </w:rPr>
        <w:t xml:space="preserve"> </w:t>
      </w:r>
      <w:r w:rsidRPr="00294B09">
        <w:rPr>
          <w:lang w:val="en-US"/>
        </w:rPr>
        <w:t xml:space="preserve">in </w:t>
      </w:r>
      <w:r w:rsidR="00F813A9">
        <w:rPr>
          <w:lang w:val="en-US"/>
        </w:rPr>
        <w:t>Sub-Saharan Africa (</w:t>
      </w:r>
      <w:r w:rsidRPr="00294B09">
        <w:rPr>
          <w:lang w:val="en-US"/>
        </w:rPr>
        <w:t>SSA</w:t>
      </w:r>
      <w:r w:rsidR="00F813A9">
        <w:rPr>
          <w:lang w:val="en-US"/>
        </w:rPr>
        <w:t>)</w:t>
      </w:r>
      <w:r w:rsidRPr="00294B09">
        <w:rPr>
          <w:lang w:val="en-US"/>
        </w:rPr>
        <w:t>.</w:t>
      </w:r>
    </w:p>
    <w:p w14:paraId="61CE5E75" w14:textId="041ED904" w:rsidR="00CD296B" w:rsidRDefault="00294B09" w:rsidP="00374F4B">
      <w:pPr>
        <w:pStyle w:val="NoSpacing"/>
        <w:spacing w:after="120" w:line="360" w:lineRule="auto"/>
        <w:ind w:firstLine="284"/>
      </w:pPr>
      <w:r w:rsidRPr="00294B09">
        <w:rPr>
          <w:lang w:val="en-US"/>
        </w:rPr>
        <w:t xml:space="preserve">We find </w:t>
      </w:r>
      <w:r w:rsidR="008B2742">
        <w:rPr>
          <w:lang w:val="en-US"/>
        </w:rPr>
        <w:t xml:space="preserve">that </w:t>
      </w:r>
      <w:r w:rsidRPr="00294B09">
        <w:rPr>
          <w:lang w:val="en-US"/>
        </w:rPr>
        <w:t xml:space="preserve">ML techniques </w:t>
      </w:r>
      <w:r w:rsidR="00B05C92">
        <w:rPr>
          <w:lang w:val="en-US"/>
        </w:rPr>
        <w:t>improve</w:t>
      </w:r>
      <w:r w:rsidRPr="00294B09">
        <w:rPr>
          <w:lang w:val="en-US"/>
        </w:rPr>
        <w:t xml:space="preserve"> the identification </w:t>
      </w:r>
      <w:r w:rsidR="00BC329D">
        <w:rPr>
          <w:lang w:val="en-US"/>
        </w:rPr>
        <w:t>(compar</w:t>
      </w:r>
      <w:r w:rsidR="008B2742">
        <w:rPr>
          <w:lang w:val="en-US"/>
        </w:rPr>
        <w:t xml:space="preserve">ed </w:t>
      </w:r>
      <w:r w:rsidR="00BC329D">
        <w:rPr>
          <w:lang w:val="en-US"/>
        </w:rPr>
        <w:t xml:space="preserve">to classical logistic models) </w:t>
      </w:r>
      <w:r w:rsidRPr="00294B09">
        <w:rPr>
          <w:lang w:val="en-US"/>
        </w:rPr>
        <w:t xml:space="preserve">of </w:t>
      </w:r>
      <w:r w:rsidR="00BC329D">
        <w:rPr>
          <w:lang w:val="en-US"/>
        </w:rPr>
        <w:t>women</w:t>
      </w:r>
      <w:r w:rsidRPr="00294B09">
        <w:rPr>
          <w:lang w:val="en-US"/>
        </w:rPr>
        <w:t xml:space="preserve"> covered by</w:t>
      </w:r>
      <w:r w:rsidR="00BC329D">
        <w:rPr>
          <w:lang w:val="en-US"/>
        </w:rPr>
        <w:t xml:space="preserve"> </w:t>
      </w:r>
      <w:r w:rsidR="00CD296B">
        <w:rPr>
          <w:lang w:val="en-US"/>
        </w:rPr>
        <w:t>and excluded from</w:t>
      </w:r>
      <w:r w:rsidR="00CD296B" w:rsidRPr="00294B09">
        <w:rPr>
          <w:lang w:val="en-US"/>
        </w:rPr>
        <w:t xml:space="preserve"> </w:t>
      </w:r>
      <w:r w:rsidRPr="00294B09">
        <w:rPr>
          <w:lang w:val="en-US"/>
        </w:rPr>
        <w:t>health insurance and essential health services</w:t>
      </w:r>
      <w:r w:rsidR="00BC329D">
        <w:rPr>
          <w:lang w:val="en-US"/>
        </w:rPr>
        <w:t>, which is a highly imbalanced sample</w:t>
      </w:r>
      <w:r w:rsidRPr="00294B09">
        <w:rPr>
          <w:lang w:val="en-US"/>
        </w:rPr>
        <w:t xml:space="preserve">. </w:t>
      </w:r>
      <w:r w:rsidR="00CD296B" w:rsidRPr="00CD296B">
        <w:rPr>
          <w:lang w:val="en-US"/>
        </w:rPr>
        <w:t>Cohen’s Kapp</w:t>
      </w:r>
      <w:r w:rsidR="00CD296B">
        <w:rPr>
          <w:lang w:val="en-US"/>
        </w:rPr>
        <w:t>a</w:t>
      </w:r>
      <w:r w:rsidR="00CD296B" w:rsidRPr="00294B09">
        <w:rPr>
          <w:lang w:val="en-US"/>
        </w:rPr>
        <w:t>–</w:t>
      </w:r>
      <w:r w:rsidR="00CD296B">
        <w:rPr>
          <w:lang w:val="en-US"/>
        </w:rPr>
        <w:t xml:space="preserve">the </w:t>
      </w:r>
      <w:r w:rsidR="00CD296B" w:rsidRPr="00AA3C58">
        <w:rPr>
          <w:lang w:val="en-US"/>
        </w:rPr>
        <w:t>accuracy metric that accounts for the imbalance</w:t>
      </w:r>
      <w:r w:rsidR="00CD296B">
        <w:rPr>
          <w:lang w:val="en-US"/>
        </w:rPr>
        <w:t>s</w:t>
      </w:r>
      <w:r w:rsidR="00CD296B" w:rsidRPr="00294B09">
        <w:rPr>
          <w:lang w:val="en-US"/>
        </w:rPr>
        <w:t>–</w:t>
      </w:r>
      <w:r w:rsidR="00CD296B" w:rsidRPr="00CD296B">
        <w:rPr>
          <w:lang w:val="en-US"/>
        </w:rPr>
        <w:t xml:space="preserve">increases by 25 percentage points (p.p.) for health insurance coverage (from 0.01 to 0.25), by 17 p.p. for health facilities </w:t>
      </w:r>
      <w:r w:rsidR="008B2742">
        <w:rPr>
          <w:lang w:val="en-US"/>
        </w:rPr>
        <w:t xml:space="preserve">visits </w:t>
      </w:r>
      <w:r w:rsidR="00CD296B" w:rsidRPr="00CD296B">
        <w:rPr>
          <w:lang w:val="en-US"/>
        </w:rPr>
        <w:t>(from 0.15 to 0.32), by 5 p.p. for facility-based births (from 0.3 to 0.35), and by 16 p.p. for postnatal check</w:t>
      </w:r>
      <w:r w:rsidR="008B2742">
        <w:rPr>
          <w:lang w:val="en-US"/>
        </w:rPr>
        <w:t>up</w:t>
      </w:r>
      <w:r w:rsidR="00CD296B" w:rsidRPr="00CD296B">
        <w:rPr>
          <w:lang w:val="en-US"/>
        </w:rPr>
        <w:t>s</w:t>
      </w:r>
      <w:r w:rsidR="00CD296B">
        <w:rPr>
          <w:lang w:val="en-US"/>
        </w:rPr>
        <w:t>.</w:t>
      </w:r>
      <w:r w:rsidR="00CD296B" w:rsidRPr="00CD296B">
        <w:rPr>
          <w:lang w:val="en-US"/>
        </w:rPr>
        <w:t xml:space="preserve"> </w:t>
      </w:r>
      <w:r w:rsidR="008B2742">
        <w:rPr>
          <w:lang w:val="en-US"/>
        </w:rPr>
        <w:t>In addition,</w:t>
      </w:r>
      <w:r w:rsidR="00CD296B" w:rsidRPr="00294B09">
        <w:rPr>
          <w:lang w:val="en-US"/>
        </w:rPr>
        <w:t xml:space="preserve"> our findings </w:t>
      </w:r>
      <w:r w:rsidR="008B2742">
        <w:rPr>
          <w:lang w:val="en-US"/>
        </w:rPr>
        <w:t>on</w:t>
      </w:r>
      <w:r w:rsidR="00CD296B">
        <w:rPr>
          <w:lang w:val="en-US"/>
        </w:rPr>
        <w:t xml:space="preserve"> </w:t>
      </w:r>
      <w:r w:rsidR="00CD296B" w:rsidRPr="00294B09">
        <w:rPr>
          <w:lang w:val="en-US"/>
        </w:rPr>
        <w:t xml:space="preserve">the </w:t>
      </w:r>
      <w:r w:rsidR="00CD296B">
        <w:rPr>
          <w:lang w:val="en-US"/>
        </w:rPr>
        <w:t>key predictors</w:t>
      </w:r>
      <w:r w:rsidR="00CD296B" w:rsidRPr="00294B09">
        <w:rPr>
          <w:lang w:val="en-US"/>
        </w:rPr>
        <w:t xml:space="preserve"> </w:t>
      </w:r>
      <w:r w:rsidR="00CD296B">
        <w:rPr>
          <w:lang w:val="en-US"/>
        </w:rPr>
        <w:t>show</w:t>
      </w:r>
      <w:r w:rsidR="00CD296B" w:rsidRPr="00294B09">
        <w:rPr>
          <w:lang w:val="en-US"/>
        </w:rPr>
        <w:t xml:space="preserve"> that SSA countries still leav</w:t>
      </w:r>
      <w:r w:rsidR="00CD296B">
        <w:rPr>
          <w:lang w:val="en-US"/>
        </w:rPr>
        <w:t>e</w:t>
      </w:r>
      <w:r w:rsidR="00CD296B" w:rsidRPr="00294B09">
        <w:rPr>
          <w:lang w:val="en-US"/>
        </w:rPr>
        <w:t xml:space="preserve"> out the vulnerable </w:t>
      </w:r>
      <w:r w:rsidR="00CD296B">
        <w:rPr>
          <w:lang w:val="en-US"/>
        </w:rPr>
        <w:t>women with</w:t>
      </w:r>
      <w:r w:rsidR="00CD296B" w:rsidRPr="00294B09">
        <w:rPr>
          <w:lang w:val="en-US"/>
        </w:rPr>
        <w:t xml:space="preserve"> low income, low education, </w:t>
      </w:r>
      <w:r w:rsidR="00CD296B">
        <w:rPr>
          <w:lang w:val="en-US"/>
        </w:rPr>
        <w:t>and</w:t>
      </w:r>
      <w:r w:rsidR="00CD296B" w:rsidRPr="00294B09">
        <w:rPr>
          <w:lang w:val="en-US"/>
        </w:rPr>
        <w:t xml:space="preserve"> in rural areas.</w:t>
      </w:r>
      <w:r w:rsidR="00182E45">
        <w:rPr>
          <w:lang w:val="en-US"/>
        </w:rPr>
        <w:t xml:space="preserve"> T</w:t>
      </w:r>
      <w:r w:rsidR="00CD296B" w:rsidRPr="00687B23">
        <w:t xml:space="preserve">he ML approach also highlights previously underexplored factors, such as household </w:t>
      </w:r>
      <w:r w:rsidR="00CD296B">
        <w:t>size, previous exposure to health care, health condition indicators, and health information indicators</w:t>
      </w:r>
      <w:r w:rsidR="00CD296B" w:rsidRPr="00687B23">
        <w:t>.</w:t>
      </w:r>
      <w:r w:rsidR="0068620C" w:rsidRPr="0068620C">
        <w:t xml:space="preserve"> Only in countries with an advanced health insurance scheme, such as Rwanda and Ghana, </w:t>
      </w:r>
      <w:r w:rsidR="008B2742">
        <w:t xml:space="preserve">did </w:t>
      </w:r>
      <w:r w:rsidR="0068620C" w:rsidRPr="0068620C">
        <w:t xml:space="preserve">we find that insurance </w:t>
      </w:r>
      <w:r w:rsidR="0068620C">
        <w:t xml:space="preserve">coverage </w:t>
      </w:r>
      <w:r w:rsidR="0068620C" w:rsidRPr="0068620C">
        <w:t>predicts the take-up of health services.</w:t>
      </w:r>
      <w:r w:rsidR="0068620C">
        <w:t xml:space="preserve"> </w:t>
      </w:r>
      <w:r w:rsidR="00CD296B" w:rsidRPr="00687B23">
        <w:t xml:space="preserve">Additionally, the models reveal context-specific nuances, including cultural and regional differences, such as language and ethnicity, that </w:t>
      </w:r>
      <w:r w:rsidR="004B3026">
        <w:t xml:space="preserve">are often overlooked by </w:t>
      </w:r>
      <w:r w:rsidR="00CD296B" w:rsidRPr="00687B23">
        <w:t xml:space="preserve">classical models. These insights </w:t>
      </w:r>
      <w:r w:rsidR="004B3026">
        <w:t>provide</w:t>
      </w:r>
      <w:r w:rsidR="00CD296B" w:rsidRPr="00687B23">
        <w:t xml:space="preserve"> a more comprehensive understanding of the determinants of </w:t>
      </w:r>
      <w:r w:rsidR="00CD296B">
        <w:t xml:space="preserve">health insurance coverage and take-up of </w:t>
      </w:r>
      <w:r w:rsidR="00CD296B" w:rsidRPr="00687B23">
        <w:t>health service</w:t>
      </w:r>
      <w:r w:rsidR="00CD296B">
        <w:t>s</w:t>
      </w:r>
      <w:r w:rsidR="00CD296B" w:rsidRPr="00687B23">
        <w:t>, providing valuable guidance for designing policies and programs tailored to the unique needs of different populations</w:t>
      </w:r>
      <w:r w:rsidR="00CD296B">
        <w:t xml:space="preserve"> </w:t>
      </w:r>
      <w:r w:rsidR="004B3026">
        <w:t xml:space="preserve">in </w:t>
      </w:r>
      <w:r w:rsidR="00CD296B">
        <w:t>the 33 countries</w:t>
      </w:r>
      <w:r w:rsidR="00CD296B" w:rsidRPr="00687B23">
        <w:t>.</w:t>
      </w:r>
    </w:p>
    <w:p w14:paraId="090FD87B" w14:textId="1A5DC518" w:rsidR="00CD296B" w:rsidRDefault="00182E45" w:rsidP="007946A9">
      <w:pPr>
        <w:spacing w:after="120" w:line="360" w:lineRule="auto"/>
        <w:ind w:firstLine="284"/>
        <w:rPr>
          <w:rFonts w:cs="Times New Roman"/>
          <w:lang w:val="en-US"/>
        </w:rPr>
      </w:pPr>
      <w:r w:rsidRPr="00294B09">
        <w:rPr>
          <w:lang w:val="en-US"/>
        </w:rPr>
        <w:t xml:space="preserve">The substantial improvement </w:t>
      </w:r>
      <w:r w:rsidR="004B3026">
        <w:rPr>
          <w:lang w:val="en-US"/>
        </w:rPr>
        <w:t>of</w:t>
      </w:r>
      <w:r w:rsidRPr="00294B09">
        <w:rPr>
          <w:lang w:val="en-US"/>
        </w:rPr>
        <w:t xml:space="preserve"> the ML techniques remains even </w:t>
      </w:r>
      <w:r w:rsidR="004B3026">
        <w:rPr>
          <w:lang w:val="en-US"/>
        </w:rPr>
        <w:t>when</w:t>
      </w:r>
      <w:r w:rsidRPr="00294B09">
        <w:rPr>
          <w:lang w:val="en-US"/>
        </w:rPr>
        <w:t xml:space="preserve"> the set of variables is restricted</w:t>
      </w:r>
      <w:r w:rsidR="00374F4B">
        <w:rPr>
          <w:lang w:val="en-US"/>
        </w:rPr>
        <w:t xml:space="preserve"> </w:t>
      </w:r>
      <w:r w:rsidR="004B3026">
        <w:rPr>
          <w:lang w:val="en-US"/>
        </w:rPr>
        <w:t xml:space="preserve">to make </w:t>
      </w:r>
      <w:ins w:id="65" w:author="Scherrer  Beat" w:date="2025-09-04T11:59:00Z" w16du:dateUtc="2025-09-04T09:59:00Z">
        <w:r w:rsidR="009D3170">
          <w:rPr>
            <w:lang w:val="en-US"/>
          </w:rPr>
          <w:t xml:space="preserve">out-of-sample </w:t>
        </w:r>
      </w:ins>
      <w:r w:rsidR="004B3026">
        <w:rPr>
          <w:lang w:val="en-US"/>
        </w:rPr>
        <w:t>predictions</w:t>
      </w:r>
      <w:ins w:id="66" w:author="Scherrer  Beat" w:date="2025-09-04T11:59:00Z" w16du:dateUtc="2025-09-04T09:59:00Z">
        <w:r w:rsidR="009D3170">
          <w:rPr>
            <w:lang w:val="en-US"/>
          </w:rPr>
          <w:t xml:space="preserve"> </w:t>
        </w:r>
      </w:ins>
      <w:del w:id="67" w:author="Scherrer  Beat" w:date="2025-09-04T11:59:00Z" w16du:dateUtc="2025-09-04T09:59:00Z">
        <w:r w:rsidR="004B3026" w:rsidDel="009D3170">
          <w:rPr>
            <w:lang w:val="en-US"/>
          </w:rPr>
          <w:delText xml:space="preserve"> on </w:delText>
        </w:r>
      </w:del>
      <w:del w:id="68" w:author="Scherrer  Beat" w:date="2025-09-04T11:58:00Z" w16du:dateUtc="2025-09-04T09:58:00Z">
        <w:r w:rsidR="00374F4B" w:rsidDel="009D3170">
          <w:rPr>
            <w:lang w:val="en-US"/>
          </w:rPr>
          <w:delText>out-of-</w:delText>
        </w:r>
        <w:r w:rsidR="004B3026" w:rsidDel="009D3170">
          <w:rPr>
            <w:lang w:val="en-US"/>
          </w:rPr>
          <w:delText>sample</w:delText>
        </w:r>
        <w:r w:rsidR="00374F4B" w:rsidDel="009D3170">
          <w:rPr>
            <w:lang w:val="en-US"/>
          </w:rPr>
          <w:delText xml:space="preserve"> </w:delText>
        </w:r>
      </w:del>
      <w:r w:rsidR="004B3026">
        <w:rPr>
          <w:lang w:val="en-US"/>
        </w:rPr>
        <w:t>using</w:t>
      </w:r>
      <w:r w:rsidR="00374F4B">
        <w:rPr>
          <w:lang w:val="en-US"/>
        </w:rPr>
        <w:t xml:space="preserve"> census data</w:t>
      </w:r>
      <w:r w:rsidRPr="00294B09">
        <w:rPr>
          <w:lang w:val="en-US"/>
        </w:rPr>
        <w:t>, highlighting that the models are also outperforming the classical logistic</w:t>
      </w:r>
      <w:r w:rsidR="004B3026">
        <w:rPr>
          <w:lang w:val="en-US"/>
        </w:rPr>
        <w:t xml:space="preserve"> </w:t>
      </w:r>
      <w:r w:rsidRPr="00294B09">
        <w:rPr>
          <w:lang w:val="en-US"/>
        </w:rPr>
        <w:t xml:space="preserve">regression model </w:t>
      </w:r>
      <w:r w:rsidR="004B3026">
        <w:rPr>
          <w:lang w:val="en-US"/>
        </w:rPr>
        <w:t xml:space="preserve">even </w:t>
      </w:r>
      <w:r w:rsidRPr="00294B09">
        <w:rPr>
          <w:lang w:val="en-US"/>
        </w:rPr>
        <w:t>for out-of-sample predictions with a restricted set of variables.</w:t>
      </w:r>
      <w:r w:rsidR="00CC04C1">
        <w:rPr>
          <w:lang w:val="en-US"/>
        </w:rPr>
        <w:t xml:space="preserve"> The small-scale predictions with the census data are</w:t>
      </w:r>
      <w:r w:rsidR="00CC04C1" w:rsidRPr="00CC04C1">
        <w:rPr>
          <w:lang w:val="en-US"/>
        </w:rPr>
        <w:t xml:space="preserve"> important because they play a crucial role in the organization and management of health care provisio</w:t>
      </w:r>
      <w:r w:rsidR="0068620C">
        <w:rPr>
          <w:lang w:val="en-US"/>
        </w:rPr>
        <w:t>n a</w:t>
      </w:r>
      <w:r w:rsidR="00CC04C1">
        <w:rPr>
          <w:lang w:val="en-US"/>
        </w:rPr>
        <w:t xml:space="preserve">nd are representative </w:t>
      </w:r>
      <w:r w:rsidR="004B3026">
        <w:rPr>
          <w:lang w:val="en-US"/>
        </w:rPr>
        <w:t>at</w:t>
      </w:r>
      <w:r w:rsidR="00CC04C1">
        <w:rPr>
          <w:lang w:val="en-US"/>
        </w:rPr>
        <w:t xml:space="preserve"> a lower administrative level </w:t>
      </w:r>
      <w:r w:rsidR="004B3026">
        <w:rPr>
          <w:lang w:val="en-US"/>
        </w:rPr>
        <w:t>than</w:t>
      </w:r>
      <w:r w:rsidR="00CC04C1">
        <w:rPr>
          <w:lang w:val="en-US"/>
        </w:rPr>
        <w:t xml:space="preserve"> the DHS data. </w:t>
      </w:r>
      <w:r w:rsidR="0068620C">
        <w:rPr>
          <w:lang w:val="en-US"/>
        </w:rPr>
        <w:t>W</w:t>
      </w:r>
      <w:r w:rsidR="00CC04C1" w:rsidRPr="00011FF8">
        <w:rPr>
          <w:rFonts w:cs="Times New Roman"/>
          <w:lang w:val="en-US"/>
        </w:rPr>
        <w:t xml:space="preserve">e </w:t>
      </w:r>
      <w:r w:rsidR="004B3026">
        <w:rPr>
          <w:rFonts w:cs="Times New Roman"/>
          <w:lang w:val="en-US"/>
        </w:rPr>
        <w:t>find</w:t>
      </w:r>
      <w:r w:rsidR="00CC04C1" w:rsidRPr="00011FF8">
        <w:rPr>
          <w:rFonts w:cs="Times New Roman"/>
          <w:lang w:val="en-US"/>
        </w:rPr>
        <w:t xml:space="preserve"> that the three countries with a particularly high within-country variance for the outcomes are Kenya, South Africa, and Nigeria, </w:t>
      </w:r>
      <w:r w:rsidR="004B3026" w:rsidRPr="004B3026">
        <w:rPr>
          <w:rFonts w:cs="Times New Roman"/>
          <w:lang w:val="en-US"/>
        </w:rPr>
        <w:t xml:space="preserve">while we find the lowest within-country variation </w:t>
      </w:r>
      <w:r w:rsidR="004B3026">
        <w:rPr>
          <w:rFonts w:cs="Times New Roman"/>
          <w:lang w:val="en-US"/>
        </w:rPr>
        <w:t xml:space="preserve">in </w:t>
      </w:r>
      <w:r w:rsidR="00CC04C1" w:rsidRPr="00011FF8">
        <w:rPr>
          <w:rFonts w:cs="Times New Roman"/>
          <w:lang w:val="en-US"/>
        </w:rPr>
        <w:t>Congo, Sierra Leone, and Madagascar</w:t>
      </w:r>
      <w:r w:rsidR="00CC04C1">
        <w:rPr>
          <w:rFonts w:cs="Times New Roman"/>
          <w:lang w:val="en-US"/>
        </w:rPr>
        <w:t>.</w:t>
      </w:r>
      <w:r w:rsidR="00CC04C1" w:rsidRPr="00011FF8">
        <w:rPr>
          <w:rFonts w:cs="Times New Roman"/>
          <w:lang w:val="en-US"/>
        </w:rPr>
        <w:t xml:space="preserve"> </w:t>
      </w:r>
      <w:r w:rsidR="004B3026">
        <w:rPr>
          <w:rFonts w:cs="Times New Roman"/>
          <w:lang w:val="en-US"/>
        </w:rPr>
        <w:t>O</w:t>
      </w:r>
      <w:r w:rsidR="0068620C">
        <w:rPr>
          <w:rFonts w:cs="Times New Roman"/>
          <w:lang w:val="en-US"/>
        </w:rPr>
        <w:t xml:space="preserve">ut-of-sample prediction </w:t>
      </w:r>
      <w:r w:rsidR="004B3026">
        <w:rPr>
          <w:rFonts w:cs="Times New Roman"/>
          <w:lang w:val="en-US"/>
        </w:rPr>
        <w:t>using</w:t>
      </w:r>
      <w:r w:rsidR="0068620C">
        <w:rPr>
          <w:rFonts w:cs="Times New Roman"/>
          <w:lang w:val="en-US"/>
        </w:rPr>
        <w:t xml:space="preserve"> census data </w:t>
      </w:r>
      <w:r w:rsidR="004B3026">
        <w:rPr>
          <w:rFonts w:cs="Times New Roman"/>
          <w:lang w:val="en-US"/>
        </w:rPr>
        <w:t>from</w:t>
      </w:r>
      <w:r w:rsidR="0068620C">
        <w:rPr>
          <w:rFonts w:cs="Times New Roman"/>
          <w:lang w:val="en-US"/>
        </w:rPr>
        <w:t xml:space="preserve"> countries without</w:t>
      </w:r>
      <w:r w:rsidR="004B3026" w:rsidRPr="004B3026">
        <w:t xml:space="preserve"> </w:t>
      </w:r>
      <w:r w:rsidR="004B3026" w:rsidRPr="004B3026">
        <w:rPr>
          <w:rFonts w:cs="Times New Roman"/>
          <w:lang w:val="en-US"/>
        </w:rPr>
        <w:t xml:space="preserve">underlying </w:t>
      </w:r>
      <w:r w:rsidR="0068620C">
        <w:rPr>
          <w:rFonts w:cs="Times New Roman"/>
          <w:lang w:val="en-US"/>
        </w:rPr>
        <w:t>DHS data reveals that</w:t>
      </w:r>
      <w:r w:rsidR="004B3026">
        <w:rPr>
          <w:rFonts w:cs="Times New Roman"/>
          <w:lang w:val="en-US"/>
        </w:rPr>
        <w:t xml:space="preserve"> </w:t>
      </w:r>
      <w:r w:rsidR="007946A9">
        <w:rPr>
          <w:rFonts w:cs="Times New Roman"/>
          <w:lang w:val="en-US"/>
        </w:rPr>
        <w:t xml:space="preserve">the models are also </w:t>
      </w:r>
      <w:r w:rsidR="004B3026">
        <w:rPr>
          <w:rFonts w:cs="Times New Roman"/>
          <w:lang w:val="en-US"/>
        </w:rPr>
        <w:t xml:space="preserve">generally </w:t>
      </w:r>
      <w:r w:rsidR="007946A9">
        <w:rPr>
          <w:rFonts w:cs="Times New Roman"/>
          <w:lang w:val="en-US"/>
        </w:rPr>
        <w:t xml:space="preserve">insightful, except </w:t>
      </w:r>
      <w:r w:rsidR="004B3026">
        <w:rPr>
          <w:rFonts w:cs="Times New Roman"/>
          <w:lang w:val="en-US"/>
        </w:rPr>
        <w:t>in</w:t>
      </w:r>
      <w:r w:rsidR="007946A9">
        <w:rPr>
          <w:rFonts w:cs="Times New Roman"/>
          <w:lang w:val="en-US"/>
        </w:rPr>
        <w:t xml:space="preserve"> countries w</w:t>
      </w:r>
      <w:r w:rsidR="008142CA">
        <w:rPr>
          <w:rFonts w:cs="Times New Roman"/>
          <w:lang w:val="en-US"/>
        </w:rPr>
        <w:t>here</w:t>
      </w:r>
      <w:r w:rsidR="007946A9">
        <w:rPr>
          <w:rFonts w:cs="Times New Roman"/>
          <w:lang w:val="en-US"/>
        </w:rPr>
        <w:t xml:space="preserve"> strong </w:t>
      </w:r>
      <w:r w:rsidR="0068620C" w:rsidRPr="00011FF8">
        <w:rPr>
          <w:rFonts w:cs="Times New Roman"/>
          <w:lang w:val="en-US"/>
        </w:rPr>
        <w:t xml:space="preserve">country-specific </w:t>
      </w:r>
      <w:r w:rsidR="0068620C" w:rsidRPr="00011FF8">
        <w:rPr>
          <w:rFonts w:cs="Times New Roman"/>
          <w:lang w:val="en-US"/>
        </w:rPr>
        <w:lastRenderedPageBreak/>
        <w:t>implementation, attitud</w:t>
      </w:r>
      <w:r w:rsidR="008142CA">
        <w:rPr>
          <w:rFonts w:cs="Times New Roman"/>
          <w:lang w:val="en-US"/>
        </w:rPr>
        <w:t>inal</w:t>
      </w:r>
      <w:r w:rsidR="0068620C" w:rsidRPr="00011FF8">
        <w:rPr>
          <w:rFonts w:cs="Times New Roman"/>
          <w:lang w:val="en-US"/>
        </w:rPr>
        <w:t xml:space="preserve">, </w:t>
      </w:r>
      <w:r w:rsidR="007946A9">
        <w:rPr>
          <w:rFonts w:cs="Times New Roman"/>
          <w:lang w:val="en-US"/>
        </w:rPr>
        <w:t>or</w:t>
      </w:r>
      <w:r w:rsidR="0068620C" w:rsidRPr="00011FF8">
        <w:rPr>
          <w:rFonts w:cs="Times New Roman"/>
          <w:lang w:val="en-US"/>
        </w:rPr>
        <w:t xml:space="preserve"> cultur</w:t>
      </w:r>
      <w:r w:rsidR="007946A9">
        <w:rPr>
          <w:rFonts w:cs="Times New Roman"/>
          <w:lang w:val="en-US"/>
        </w:rPr>
        <w:t>al factors that</w:t>
      </w:r>
      <w:r w:rsidR="0068620C" w:rsidRPr="00011FF8">
        <w:rPr>
          <w:rFonts w:cs="Times New Roman"/>
          <w:lang w:val="en-US"/>
        </w:rPr>
        <w:t xml:space="preserve"> also play a </w:t>
      </w:r>
      <w:r w:rsidR="008142CA">
        <w:rPr>
          <w:rFonts w:cs="Times New Roman"/>
          <w:lang w:val="en-US"/>
        </w:rPr>
        <w:t xml:space="preserve">critical </w:t>
      </w:r>
      <w:r w:rsidR="0068620C" w:rsidRPr="00011FF8">
        <w:rPr>
          <w:rFonts w:cs="Times New Roman"/>
          <w:lang w:val="en-US"/>
        </w:rPr>
        <w:t>role in the level of coverage</w:t>
      </w:r>
      <w:r w:rsidR="007946A9">
        <w:rPr>
          <w:rFonts w:cs="Times New Roman"/>
          <w:lang w:val="en-US"/>
        </w:rPr>
        <w:t xml:space="preserve"> and/or whe</w:t>
      </w:r>
      <w:r w:rsidR="008142CA">
        <w:rPr>
          <w:rFonts w:cs="Times New Roman"/>
          <w:lang w:val="en-US"/>
        </w:rPr>
        <w:t>re</w:t>
      </w:r>
      <w:r w:rsidR="007946A9">
        <w:rPr>
          <w:rFonts w:cs="Times New Roman"/>
          <w:lang w:val="en-US"/>
        </w:rPr>
        <w:t xml:space="preserve"> the level of the outcome variable is an outlier relative to the level of the training data.</w:t>
      </w:r>
    </w:p>
    <w:p w14:paraId="34B6D8B7" w14:textId="4FB4B97E" w:rsidR="009467D9" w:rsidRDefault="008142CA" w:rsidP="007946A9">
      <w:pPr>
        <w:spacing w:after="120" w:line="360" w:lineRule="auto"/>
        <w:ind w:firstLine="284"/>
        <w:rPr>
          <w:rFonts w:cs="Times New Roman"/>
          <w:lang w:val="en-US"/>
        </w:rPr>
      </w:pPr>
      <w:r>
        <w:rPr>
          <w:rFonts w:cs="Times New Roman"/>
          <w:lang w:val="en-US"/>
        </w:rPr>
        <w:t>Finally</w:t>
      </w:r>
      <w:r w:rsidR="007946A9">
        <w:rPr>
          <w:rFonts w:cs="Times New Roman"/>
          <w:lang w:val="en-US"/>
        </w:rPr>
        <w:t>, we created small-scale maps of the all the results aggregated to the district level</w:t>
      </w:r>
      <w:r w:rsidR="007946A9" w:rsidRPr="00011FF8">
        <w:rPr>
          <w:rFonts w:cs="Times New Roman"/>
          <w:lang w:val="en-US"/>
        </w:rPr>
        <w:t xml:space="preserve"> to highlight </w:t>
      </w:r>
      <w:r>
        <w:rPr>
          <w:rFonts w:cs="Times New Roman"/>
          <w:lang w:val="en-US"/>
        </w:rPr>
        <w:t xml:space="preserve">the </w:t>
      </w:r>
      <w:r w:rsidR="007946A9" w:rsidRPr="00011FF8">
        <w:rPr>
          <w:rFonts w:cs="Times New Roman"/>
          <w:lang w:val="en-US"/>
        </w:rPr>
        <w:t xml:space="preserve">spatial distributions of </w:t>
      </w:r>
      <w:r w:rsidR="007946A9">
        <w:rPr>
          <w:rFonts w:cs="Times New Roman"/>
          <w:lang w:val="en-US"/>
        </w:rPr>
        <w:t xml:space="preserve">the </w:t>
      </w:r>
      <w:r>
        <w:rPr>
          <w:rFonts w:cs="Times New Roman"/>
          <w:lang w:val="en-US"/>
        </w:rPr>
        <w:t>results</w:t>
      </w:r>
      <w:r w:rsidR="007946A9">
        <w:rPr>
          <w:rFonts w:cs="Times New Roman"/>
          <w:lang w:val="en-US"/>
        </w:rPr>
        <w:t xml:space="preserve"> across all 39 African countries</w:t>
      </w:r>
      <w:r w:rsidR="007946A9" w:rsidRPr="00011FF8">
        <w:rPr>
          <w:rFonts w:cs="Times New Roman"/>
          <w:lang w:val="en-US"/>
        </w:rPr>
        <w:t xml:space="preserve">. </w:t>
      </w:r>
      <w:r w:rsidR="007946A9">
        <w:rPr>
          <w:rFonts w:cs="Times New Roman"/>
          <w:lang w:val="en-US"/>
        </w:rPr>
        <w:t xml:space="preserve">This information is also available in an interactive online dashboard (LINK) </w:t>
      </w:r>
      <w:r>
        <w:rPr>
          <w:rFonts w:cs="Times New Roman"/>
          <w:lang w:val="en-US"/>
        </w:rPr>
        <w:t>to help</w:t>
      </w:r>
      <w:r w:rsidR="007946A9">
        <w:rPr>
          <w:rFonts w:cs="Times New Roman"/>
          <w:lang w:val="en-US"/>
        </w:rPr>
        <w:t xml:space="preserve"> policymakers and </w:t>
      </w:r>
      <w:r w:rsidR="009467D9">
        <w:rPr>
          <w:rFonts w:cs="Times New Roman"/>
          <w:lang w:val="en-US"/>
        </w:rPr>
        <w:t>researchers to access the results.</w:t>
      </w:r>
    </w:p>
    <w:p w14:paraId="7B84D60F" w14:textId="77777777" w:rsidR="006D13B4" w:rsidRDefault="00294B09" w:rsidP="00294B09">
      <w:pPr>
        <w:pStyle w:val="NoSpacing"/>
        <w:spacing w:after="120" w:line="360" w:lineRule="auto"/>
        <w:ind w:firstLine="284"/>
        <w:rPr>
          <w:lang w:val="en-US"/>
        </w:rPr>
      </w:pPr>
      <w:r w:rsidRPr="00294B09">
        <w:rPr>
          <w:lang w:val="en-US"/>
        </w:rPr>
        <w:t xml:space="preserve">Our contribution to the current literature is </w:t>
      </w:r>
      <w:r w:rsidR="00446F8C">
        <w:rPr>
          <w:lang w:val="en-US"/>
        </w:rPr>
        <w:t>two</w:t>
      </w:r>
      <w:r w:rsidR="00446F8C" w:rsidRPr="00294B09">
        <w:rPr>
          <w:lang w:val="en-US"/>
        </w:rPr>
        <w:t>fold</w:t>
      </w:r>
      <w:r w:rsidRPr="00294B09">
        <w:rPr>
          <w:lang w:val="en-US"/>
        </w:rPr>
        <w:t>. First, we show that within-country</w:t>
      </w:r>
      <w:r w:rsidR="00494878">
        <w:rPr>
          <w:lang w:val="en-US"/>
        </w:rPr>
        <w:t xml:space="preserve"> </w:t>
      </w:r>
      <w:r w:rsidR="00446F8C">
        <w:rPr>
          <w:lang w:val="en-US"/>
        </w:rPr>
        <w:t>variations</w:t>
      </w:r>
      <w:r w:rsidR="00446F8C" w:rsidRPr="00294B09">
        <w:rPr>
          <w:lang w:val="en-US"/>
        </w:rPr>
        <w:t xml:space="preserve"> </w:t>
      </w:r>
      <w:r w:rsidRPr="00294B09">
        <w:rPr>
          <w:lang w:val="en-US"/>
        </w:rPr>
        <w:t xml:space="preserve">of health insurance coverage and usage of health services can be more accurately predicted with ML techniques than with a classical regression approach. This contributes to the literature </w:t>
      </w:r>
      <w:r w:rsidR="00051BCA">
        <w:rPr>
          <w:lang w:val="en-US"/>
        </w:rPr>
        <w:t>on</w:t>
      </w:r>
      <w:r w:rsidRPr="00294B09">
        <w:rPr>
          <w:lang w:val="en-US"/>
        </w:rPr>
        <w:t xml:space="preserve"> using ML to improve targeting (e.g., Sansone and Zhu, 2021; Brahma, 2021). Second,</w:t>
      </w:r>
      <w:r w:rsidR="00494878">
        <w:rPr>
          <w:lang w:val="en-US"/>
        </w:rPr>
        <w:t xml:space="preserve"> </w:t>
      </w:r>
      <w:r w:rsidRPr="00294B09">
        <w:rPr>
          <w:lang w:val="en-US"/>
        </w:rPr>
        <w:t>we demonstrate how broader data sources, e.g., census data, can be used to gain insights</w:t>
      </w:r>
      <w:r w:rsidR="00446F8C">
        <w:rPr>
          <w:lang w:val="en-US"/>
        </w:rPr>
        <w:t xml:space="preserve"> on health</w:t>
      </w:r>
      <w:r w:rsidRPr="00294B09">
        <w:rPr>
          <w:lang w:val="en-US"/>
        </w:rPr>
        <w:t xml:space="preserve"> </w:t>
      </w:r>
      <w:r w:rsidR="00446F8C">
        <w:rPr>
          <w:lang w:val="en-US"/>
        </w:rPr>
        <w:t>for</w:t>
      </w:r>
      <w:r w:rsidRPr="00294B09">
        <w:rPr>
          <w:lang w:val="en-US"/>
        </w:rPr>
        <w:t xml:space="preserve"> lower administrative level</w:t>
      </w:r>
      <w:r w:rsidR="00446F8C">
        <w:rPr>
          <w:lang w:val="en-US"/>
        </w:rPr>
        <w:t>s</w:t>
      </w:r>
      <w:r w:rsidRPr="00294B09">
        <w:rPr>
          <w:lang w:val="en-US"/>
        </w:rPr>
        <w:t>. This enables us to make not only predictions based on the sample we have, which often covers only some districts of a country, but to make country-wide spatial predictions</w:t>
      </w:r>
      <w:r w:rsidR="00446F8C">
        <w:rPr>
          <w:lang w:val="en-US"/>
        </w:rPr>
        <w:t>.</w:t>
      </w:r>
      <w:r w:rsidRPr="00294B09">
        <w:rPr>
          <w:lang w:val="en-US"/>
        </w:rPr>
        <w:t xml:space="preserve"> </w:t>
      </w:r>
      <w:r w:rsidR="00446F8C">
        <w:rPr>
          <w:lang w:val="en-US"/>
        </w:rPr>
        <w:t>These results</w:t>
      </w:r>
      <w:r w:rsidRPr="00294B09">
        <w:rPr>
          <w:lang w:val="en-US"/>
        </w:rPr>
        <w:t xml:space="preserve"> provide policymakers </w:t>
      </w:r>
      <w:r w:rsidR="00446F8C">
        <w:rPr>
          <w:lang w:val="en-US"/>
        </w:rPr>
        <w:t>with more accurate information to</w:t>
      </w:r>
      <w:r w:rsidRPr="00294B09">
        <w:rPr>
          <w:lang w:val="en-US"/>
        </w:rPr>
        <w:t xml:space="preserve"> identify </w:t>
      </w:r>
      <w:r w:rsidR="00446F8C">
        <w:rPr>
          <w:lang w:val="en-US"/>
        </w:rPr>
        <w:t>and</w:t>
      </w:r>
      <w:r w:rsidR="00051BCA">
        <w:rPr>
          <w:lang w:val="en-US"/>
        </w:rPr>
        <w:t xml:space="preserve"> </w:t>
      </w:r>
      <w:r w:rsidR="00446F8C">
        <w:rPr>
          <w:lang w:val="en-US"/>
        </w:rPr>
        <w:t xml:space="preserve">address </w:t>
      </w:r>
      <w:r w:rsidRPr="00294B09">
        <w:rPr>
          <w:lang w:val="en-US"/>
        </w:rPr>
        <w:t>marginalized populations,</w:t>
      </w:r>
      <w:r w:rsidR="00446F8C">
        <w:rPr>
          <w:lang w:val="en-US"/>
        </w:rPr>
        <w:t xml:space="preserve"> for universal health care. </w:t>
      </w:r>
      <w:r w:rsidRPr="00294B09">
        <w:rPr>
          <w:lang w:val="en-US"/>
        </w:rPr>
        <w:t>This is particularly important because, in many countries, the lower administrative levels play a crucial role in the organization and management of the health system.</w:t>
      </w:r>
    </w:p>
    <w:p w14:paraId="0E6F01CD" w14:textId="77777777" w:rsidR="00965554" w:rsidRDefault="00965554" w:rsidP="00965554">
      <w:pPr>
        <w:pStyle w:val="NoSpacing"/>
        <w:spacing w:after="120" w:line="360" w:lineRule="auto"/>
        <w:ind w:firstLine="284"/>
        <w:rPr>
          <w:lang w:val="en-US"/>
        </w:rPr>
        <w:sectPr w:rsidR="00965554" w:rsidSect="009467D9">
          <w:footerReference w:type="default" r:id="rId12"/>
          <w:type w:val="continuous"/>
          <w:pgSz w:w="11906" w:h="16838"/>
          <w:pgMar w:top="1417" w:right="1417" w:bottom="993" w:left="993" w:header="708" w:footer="614" w:gutter="0"/>
          <w:cols w:space="708"/>
          <w:docGrid w:linePitch="360"/>
        </w:sectPr>
      </w:pPr>
    </w:p>
    <w:p w14:paraId="53A4C594" w14:textId="77777777" w:rsidR="00965554" w:rsidRPr="00F34B3E" w:rsidRDefault="00965554" w:rsidP="00965554">
      <w:pPr>
        <w:pStyle w:val="Heading1"/>
        <w:numPr>
          <w:ilvl w:val="0"/>
          <w:numId w:val="4"/>
        </w:numPr>
        <w:rPr>
          <w:rFonts w:cs="Times New Roman"/>
          <w:color w:val="auto"/>
          <w:shd w:val="clear" w:color="auto" w:fill="FFFFFF"/>
          <w:lang w:val="en-US"/>
        </w:rPr>
      </w:pPr>
      <w:bookmarkStart w:id="69" w:name="_Hlk188623336"/>
      <w:r w:rsidRPr="00F34B3E">
        <w:rPr>
          <w:rFonts w:cs="Times New Roman"/>
          <w:color w:val="auto"/>
          <w:shd w:val="clear" w:color="auto" w:fill="FFFFFF"/>
          <w:lang w:val="en-US"/>
        </w:rPr>
        <w:lastRenderedPageBreak/>
        <w:t>Data</w:t>
      </w:r>
    </w:p>
    <w:p w14:paraId="733C9544" w14:textId="77777777" w:rsidR="00965554" w:rsidRDefault="00965554" w:rsidP="00965554">
      <w:pPr>
        <w:spacing w:after="120" w:line="360" w:lineRule="auto"/>
        <w:ind w:firstLine="284"/>
        <w:rPr>
          <w:lang w:val="en-US"/>
        </w:rPr>
      </w:pPr>
      <w:r w:rsidRPr="00491803">
        <w:rPr>
          <w:lang w:val="en-US"/>
        </w:rPr>
        <w:t>We use two data sources for our analysis: the Demographic Health Survey</w:t>
      </w:r>
      <w:r>
        <w:rPr>
          <w:lang w:val="en-US"/>
        </w:rPr>
        <w:t>s</w:t>
      </w:r>
      <w:r w:rsidRPr="00491803">
        <w:rPr>
          <w:lang w:val="en-US"/>
        </w:rPr>
        <w:t xml:space="preserve"> (DHS) and the census data. </w:t>
      </w:r>
    </w:p>
    <w:p w14:paraId="763759C5" w14:textId="77777777" w:rsidR="00965554" w:rsidRPr="000448D1" w:rsidRDefault="00965554" w:rsidP="00965554">
      <w:pPr>
        <w:spacing w:after="120" w:line="360" w:lineRule="auto"/>
        <w:rPr>
          <w:b/>
          <w:bCs/>
          <w:lang w:val="en-US"/>
        </w:rPr>
      </w:pPr>
      <w:r w:rsidRPr="000448D1">
        <w:rPr>
          <w:b/>
          <w:bCs/>
          <w:lang w:val="en-US"/>
        </w:rPr>
        <w:t>DHS data</w:t>
      </w:r>
    </w:p>
    <w:p w14:paraId="447BD560" w14:textId="697A6073" w:rsidR="00965554" w:rsidRPr="00491803" w:rsidRDefault="00965554" w:rsidP="00965554">
      <w:pPr>
        <w:spacing w:after="120" w:line="360" w:lineRule="auto"/>
        <w:ind w:firstLine="284"/>
        <w:rPr>
          <w:lang w:val="en-US"/>
        </w:rPr>
      </w:pPr>
      <w:r w:rsidRPr="00491803">
        <w:rPr>
          <w:lang w:val="en-US"/>
        </w:rPr>
        <w:t xml:space="preserve">The </w:t>
      </w:r>
      <w:r>
        <w:rPr>
          <w:lang w:val="en-US"/>
        </w:rPr>
        <w:t xml:space="preserve">DHS are </w:t>
      </w:r>
      <w:r w:rsidRPr="00491803">
        <w:rPr>
          <w:lang w:val="en-US"/>
        </w:rPr>
        <w:t xml:space="preserve">representative household surveys </w:t>
      </w:r>
      <w:r>
        <w:rPr>
          <w:lang w:val="en-US"/>
        </w:rPr>
        <w:t xml:space="preserve">that </w:t>
      </w:r>
      <w:r w:rsidRPr="00491803">
        <w:rPr>
          <w:lang w:val="en-US"/>
        </w:rPr>
        <w:t xml:space="preserve">collect individual-specific indicators in the areas of population, health, and nutrition (DHS, 2021). We use the most recent wave collected for each country </w:t>
      </w:r>
      <w:r>
        <w:rPr>
          <w:lang w:val="en-US"/>
        </w:rPr>
        <w:t>on the African continent</w:t>
      </w:r>
      <w:r w:rsidR="008142CA">
        <w:rPr>
          <w:lang w:val="en-US"/>
        </w:rPr>
        <w:t>, with the</w:t>
      </w:r>
      <w:r>
        <w:rPr>
          <w:lang w:val="en-US"/>
        </w:rPr>
        <w:t xml:space="preserve"> except</w:t>
      </w:r>
      <w:r w:rsidR="008142CA">
        <w:rPr>
          <w:lang w:val="en-US"/>
        </w:rPr>
        <w:t xml:space="preserve">ion of </w:t>
      </w:r>
      <w:r>
        <w:rPr>
          <w:lang w:val="en-US"/>
        </w:rPr>
        <w:t>small islands such as</w:t>
      </w:r>
      <w:r w:rsidRPr="00C937E3">
        <w:t xml:space="preserve"> </w:t>
      </w:r>
      <w:r w:rsidRPr="00C937E3">
        <w:rPr>
          <w:lang w:val="en-US"/>
        </w:rPr>
        <w:t>São Tomé and Príncipe</w:t>
      </w:r>
      <w:r>
        <w:rPr>
          <w:lang w:val="en-US"/>
        </w:rPr>
        <w:t xml:space="preserve"> and Comoros</w:t>
      </w:r>
      <w:r w:rsidRPr="00491803">
        <w:rPr>
          <w:lang w:val="en-US"/>
        </w:rPr>
        <w:t xml:space="preserve"> (Table 1)</w:t>
      </w:r>
      <w:r>
        <w:rPr>
          <w:lang w:val="en-US"/>
        </w:rPr>
        <w:t>. In each country sample we</w:t>
      </w:r>
      <w:r w:rsidRPr="00491803">
        <w:rPr>
          <w:lang w:val="en-US"/>
        </w:rPr>
        <w:t xml:space="preserve"> exclud</w:t>
      </w:r>
      <w:r>
        <w:rPr>
          <w:lang w:val="en-US"/>
        </w:rPr>
        <w:t>ed</w:t>
      </w:r>
      <w:r w:rsidRPr="00491803">
        <w:rPr>
          <w:lang w:val="en-US"/>
        </w:rPr>
        <w:t xml:space="preserve">: (1) </w:t>
      </w:r>
      <w:r>
        <w:rPr>
          <w:lang w:val="en-US"/>
        </w:rPr>
        <w:t>all m</w:t>
      </w:r>
      <w:r w:rsidR="008142CA">
        <w:rPr>
          <w:lang w:val="en-US"/>
        </w:rPr>
        <w:t>ales</w:t>
      </w:r>
      <w:r>
        <w:rPr>
          <w:lang w:val="en-US"/>
        </w:rPr>
        <w:t>, (2</w:t>
      </w:r>
      <w:r w:rsidRPr="00491803">
        <w:rPr>
          <w:lang w:val="en-US"/>
        </w:rPr>
        <w:t>) all observations younger than 15 y</w:t>
      </w:r>
      <w:r>
        <w:rPr>
          <w:lang w:val="en-US"/>
        </w:rPr>
        <w:t>ears and older than 49 years, (3</w:t>
      </w:r>
      <w:r w:rsidRPr="00491803">
        <w:rPr>
          <w:lang w:val="en-US"/>
        </w:rPr>
        <w:t xml:space="preserve">) the observations </w:t>
      </w:r>
      <w:r w:rsidR="008142CA">
        <w:rPr>
          <w:lang w:val="en-US"/>
        </w:rPr>
        <w:t xml:space="preserve">that did not have </w:t>
      </w:r>
      <w:r w:rsidRPr="00491803">
        <w:rPr>
          <w:lang w:val="en-US"/>
        </w:rPr>
        <w:t xml:space="preserve">information </w:t>
      </w:r>
      <w:r w:rsidR="008142CA">
        <w:rPr>
          <w:lang w:val="en-US"/>
        </w:rPr>
        <w:t>on</w:t>
      </w:r>
      <w:r w:rsidRPr="00491803">
        <w:rPr>
          <w:lang w:val="en-US"/>
        </w:rPr>
        <w:t xml:space="preserve"> the four outcome variables</w:t>
      </w:r>
      <w:r>
        <w:rPr>
          <w:lang w:val="en-US"/>
        </w:rPr>
        <w:t>, (4</w:t>
      </w:r>
      <w:r w:rsidRPr="00491803">
        <w:rPr>
          <w:lang w:val="en-US"/>
        </w:rPr>
        <w:t xml:space="preserve">) </w:t>
      </w:r>
      <w:commentRangeStart w:id="70"/>
      <w:r w:rsidRPr="00491803">
        <w:rPr>
          <w:lang w:val="en-US"/>
        </w:rPr>
        <w:t>the observations</w:t>
      </w:r>
      <w:r w:rsidR="008142CA">
        <w:rPr>
          <w:lang w:val="en-US"/>
        </w:rPr>
        <w:t xml:space="preserve"> that did not have i</w:t>
      </w:r>
      <w:r w:rsidRPr="00491803">
        <w:rPr>
          <w:lang w:val="en-US"/>
        </w:rPr>
        <w:t xml:space="preserve">nformation </w:t>
      </w:r>
      <w:r w:rsidR="008142CA">
        <w:rPr>
          <w:lang w:val="en-US"/>
        </w:rPr>
        <w:t>on</w:t>
      </w:r>
      <w:r>
        <w:rPr>
          <w:lang w:val="en-US"/>
        </w:rPr>
        <w:t xml:space="preserve"> key</w:t>
      </w:r>
      <w:r w:rsidRPr="00491803">
        <w:rPr>
          <w:lang w:val="en-US"/>
        </w:rPr>
        <w:t xml:space="preserve"> covariates</w:t>
      </w:r>
      <w:commentRangeEnd w:id="70"/>
      <w:r w:rsidR="008D6F57">
        <w:rPr>
          <w:rStyle w:val="CommentReference"/>
        </w:rPr>
        <w:commentReference w:id="70"/>
      </w:r>
      <w:r>
        <w:rPr>
          <w:lang w:val="en-US"/>
        </w:rPr>
        <w:t xml:space="preserve">. </w:t>
      </w:r>
      <w:r w:rsidRPr="00491803">
        <w:rPr>
          <w:lang w:val="en-US"/>
        </w:rPr>
        <w:t xml:space="preserve">In total, the datasets consist of </w:t>
      </w:r>
      <w:r>
        <w:rPr>
          <w:lang w:val="en-US"/>
        </w:rPr>
        <w:t xml:space="preserve">over </w:t>
      </w:r>
      <w:commentRangeStart w:id="71"/>
      <w:r>
        <w:rPr>
          <w:lang w:val="en-US"/>
        </w:rPr>
        <w:t>380,000</w:t>
      </w:r>
      <w:r w:rsidRPr="00491803">
        <w:rPr>
          <w:lang w:val="en-US"/>
        </w:rPr>
        <w:t xml:space="preserve"> observations</w:t>
      </w:r>
      <w:r>
        <w:rPr>
          <w:lang w:val="en-US"/>
        </w:rPr>
        <w:t xml:space="preserve"> </w:t>
      </w:r>
      <w:commentRangeEnd w:id="71"/>
      <w:r w:rsidR="000F1708">
        <w:rPr>
          <w:rStyle w:val="CommentReference"/>
        </w:rPr>
        <w:commentReference w:id="71"/>
      </w:r>
      <w:r w:rsidRPr="00491803">
        <w:rPr>
          <w:lang w:val="en-US"/>
        </w:rPr>
        <w:t>from 3</w:t>
      </w:r>
      <w:ins w:id="72" w:author="Scherrer  Beat" w:date="2025-03-13T10:26:00Z" w16du:dateUtc="2025-03-13T09:26:00Z">
        <w:r w:rsidR="008D6F57">
          <w:rPr>
            <w:lang w:val="en-US"/>
          </w:rPr>
          <w:t>2</w:t>
        </w:r>
      </w:ins>
      <w:del w:id="73" w:author="Scherrer  Beat" w:date="2025-03-13T10:26:00Z" w16du:dateUtc="2025-03-13T09:26:00Z">
        <w:r w:rsidR="00757E99" w:rsidDel="008D6F57">
          <w:rPr>
            <w:lang w:val="en-US"/>
          </w:rPr>
          <w:delText>1</w:delText>
        </w:r>
      </w:del>
      <w:r w:rsidRPr="00491803">
        <w:rPr>
          <w:lang w:val="en-US"/>
        </w:rPr>
        <w:t xml:space="preserve"> SSA countries</w:t>
      </w:r>
      <w:r>
        <w:rPr>
          <w:lang w:val="en-US"/>
        </w:rPr>
        <w:t>.</w:t>
      </w:r>
      <w:r w:rsidRPr="00491803">
        <w:rPr>
          <w:lang w:val="en-US"/>
        </w:rPr>
        <w:t xml:space="preserve"> </w:t>
      </w:r>
      <w:r>
        <w:rPr>
          <w:lang w:val="en-US"/>
        </w:rPr>
        <w:t xml:space="preserve"> </w:t>
      </w:r>
    </w:p>
    <w:p w14:paraId="5DB592A0" w14:textId="5C692D39" w:rsidR="00965554" w:rsidRDefault="00965554" w:rsidP="00965554">
      <w:pPr>
        <w:spacing w:after="120" w:line="360" w:lineRule="auto"/>
        <w:ind w:firstLine="284"/>
        <w:rPr>
          <w:lang w:val="en-US"/>
        </w:rPr>
      </w:pPr>
      <w:r>
        <w:rPr>
          <w:lang w:val="en-US"/>
        </w:rPr>
        <w:t>We</w:t>
      </w:r>
      <w:r w:rsidRPr="003E2E4C">
        <w:rPr>
          <w:lang w:val="en-US"/>
        </w:rPr>
        <w:t xml:space="preserve"> consider four outcome variables</w:t>
      </w:r>
      <w:r>
        <w:rPr>
          <w:lang w:val="en-US"/>
        </w:rPr>
        <w:t>:</w:t>
      </w:r>
      <w:r w:rsidRPr="003E2E4C">
        <w:rPr>
          <w:lang w:val="en-US"/>
        </w:rPr>
        <w:t xml:space="preserve"> (i) </w:t>
      </w:r>
      <w:r w:rsidR="008142CA">
        <w:rPr>
          <w:lang w:val="en-US"/>
        </w:rPr>
        <w:t>whether</w:t>
      </w:r>
      <w:r w:rsidRPr="003E2E4C">
        <w:rPr>
          <w:lang w:val="en-US"/>
        </w:rPr>
        <w:t xml:space="preserve"> a </w:t>
      </w:r>
      <w:r>
        <w:rPr>
          <w:lang w:val="en-US"/>
        </w:rPr>
        <w:t>woman</w:t>
      </w:r>
      <w:r w:rsidRPr="003E2E4C">
        <w:rPr>
          <w:lang w:val="en-US"/>
        </w:rPr>
        <w:t xml:space="preserve"> is covered by a health insurance scheme</w:t>
      </w:r>
      <w:r>
        <w:rPr>
          <w:lang w:val="en-US"/>
        </w:rPr>
        <w:t xml:space="preserve">, </w:t>
      </w:r>
      <w:r w:rsidRPr="003E2E4C">
        <w:rPr>
          <w:lang w:val="en-US"/>
        </w:rPr>
        <w:t xml:space="preserve">(ii) </w:t>
      </w:r>
      <w:r w:rsidR="008142CA">
        <w:rPr>
          <w:lang w:val="en-US"/>
        </w:rPr>
        <w:t>whether</w:t>
      </w:r>
      <w:r w:rsidRPr="003E2E4C">
        <w:rPr>
          <w:lang w:val="en-US"/>
        </w:rPr>
        <w:t xml:space="preserve"> a </w:t>
      </w:r>
      <w:r>
        <w:rPr>
          <w:lang w:val="en-US"/>
        </w:rPr>
        <w:t>woman</w:t>
      </w:r>
      <w:r w:rsidRPr="003E2E4C">
        <w:rPr>
          <w:lang w:val="en-US"/>
        </w:rPr>
        <w:t xml:space="preserve"> has visited a health facility </w:t>
      </w:r>
      <w:r>
        <w:rPr>
          <w:lang w:val="en-US"/>
        </w:rPr>
        <w:t xml:space="preserve">because she was sick </w:t>
      </w:r>
      <w:r w:rsidRPr="003E2E4C">
        <w:rPr>
          <w:lang w:val="en-US"/>
        </w:rPr>
        <w:t xml:space="preserve">in the </w:t>
      </w:r>
      <w:r w:rsidR="00F34CAE">
        <w:rPr>
          <w:lang w:val="en-US"/>
        </w:rPr>
        <w:t>last</w:t>
      </w:r>
      <w:r w:rsidRPr="003E2E4C">
        <w:rPr>
          <w:lang w:val="en-US"/>
        </w:rPr>
        <w:t xml:space="preserve"> year</w:t>
      </w:r>
      <w:r w:rsidR="008142CA">
        <w:rPr>
          <w:lang w:val="en-US"/>
        </w:rPr>
        <w:t>,</w:t>
      </w:r>
      <w:r>
        <w:rPr>
          <w:lang w:val="en-US"/>
        </w:rPr>
        <w:t xml:space="preserve"> </w:t>
      </w:r>
      <w:r w:rsidRPr="003E2E4C">
        <w:rPr>
          <w:lang w:val="en-US"/>
        </w:rPr>
        <w:t>(ii</w:t>
      </w:r>
      <w:r>
        <w:rPr>
          <w:lang w:val="en-US"/>
        </w:rPr>
        <w:t>i</w:t>
      </w:r>
      <w:r w:rsidRPr="003E2E4C">
        <w:rPr>
          <w:lang w:val="en-US"/>
        </w:rPr>
        <w:t xml:space="preserve">) </w:t>
      </w:r>
      <w:r w:rsidR="008142CA">
        <w:rPr>
          <w:lang w:val="en-US"/>
        </w:rPr>
        <w:t>whether</w:t>
      </w:r>
      <w:r w:rsidRPr="003E2E4C">
        <w:rPr>
          <w:lang w:val="en-US"/>
        </w:rPr>
        <w:t xml:space="preserve"> </w:t>
      </w:r>
      <w:r>
        <w:rPr>
          <w:lang w:val="en-US"/>
        </w:rPr>
        <w:t>the woman’s</w:t>
      </w:r>
      <w:r w:rsidRPr="003E2E4C">
        <w:rPr>
          <w:lang w:val="en-US"/>
        </w:rPr>
        <w:t xml:space="preserve"> last</w:t>
      </w:r>
      <w:r>
        <w:rPr>
          <w:lang w:val="en-US"/>
        </w:rPr>
        <w:t>-</w:t>
      </w:r>
      <w:r w:rsidRPr="003E2E4C">
        <w:rPr>
          <w:lang w:val="en-US"/>
        </w:rPr>
        <w:t>born child was born in a health</w:t>
      </w:r>
      <w:r>
        <w:rPr>
          <w:lang w:val="en-US"/>
        </w:rPr>
        <w:t xml:space="preserve"> facility, and (iv) </w:t>
      </w:r>
      <w:r w:rsidR="00F34CAE">
        <w:rPr>
          <w:lang w:val="en-US"/>
        </w:rPr>
        <w:t>whether</w:t>
      </w:r>
      <w:r>
        <w:rPr>
          <w:lang w:val="en-US"/>
        </w:rPr>
        <w:t xml:space="preserve"> woman’s last-</w:t>
      </w:r>
      <w:r w:rsidRPr="003E2E4C">
        <w:rPr>
          <w:lang w:val="en-US"/>
        </w:rPr>
        <w:t>born child had a postnatal check</w:t>
      </w:r>
      <w:r>
        <w:rPr>
          <w:lang w:val="en-US"/>
        </w:rPr>
        <w:t>-up</w:t>
      </w:r>
      <w:r w:rsidRPr="003E2E4C">
        <w:rPr>
          <w:lang w:val="en-US"/>
        </w:rPr>
        <w:t xml:space="preserve"> within two weeks.</w:t>
      </w:r>
      <w:r>
        <w:rPr>
          <w:lang w:val="en-US"/>
        </w:rPr>
        <w:t xml:space="preserve"> The last two are cr</w:t>
      </w:r>
      <w:r w:rsidR="00F34CAE">
        <w:rPr>
          <w:lang w:val="en-US"/>
        </w:rPr>
        <w:t>itical</w:t>
      </w:r>
      <w:r>
        <w:rPr>
          <w:lang w:val="en-US"/>
        </w:rPr>
        <w:t xml:space="preserve"> to improving maternal and </w:t>
      </w:r>
      <w:r w:rsidRPr="00F34B3E">
        <w:rPr>
          <w:lang w:val="en-US"/>
        </w:rPr>
        <w:t>n</w:t>
      </w:r>
      <w:r w:rsidR="00F34CAE">
        <w:rPr>
          <w:lang w:val="en-US"/>
        </w:rPr>
        <w:t>ewborn</w:t>
      </w:r>
      <w:r w:rsidRPr="00F34B3E">
        <w:rPr>
          <w:lang w:val="en-US"/>
        </w:rPr>
        <w:t xml:space="preserve"> mortality</w:t>
      </w:r>
      <w:r>
        <w:rPr>
          <w:lang w:val="en-US"/>
        </w:rPr>
        <w:t xml:space="preserve">. Prenatal or other maternal and child health services are not analyzed </w:t>
      </w:r>
      <w:r w:rsidR="00F34CAE">
        <w:rPr>
          <w:lang w:val="en-US"/>
        </w:rPr>
        <w:t xml:space="preserve">due to </w:t>
      </w:r>
      <w:r>
        <w:rPr>
          <w:lang w:val="en-US"/>
        </w:rPr>
        <w:t xml:space="preserve">lack of relevant data. </w:t>
      </w:r>
    </w:p>
    <w:p w14:paraId="19C6DA4C" w14:textId="24F2C2A2" w:rsidR="00965554" w:rsidRDefault="00965554" w:rsidP="00965554">
      <w:pPr>
        <w:spacing w:after="120" w:line="360" w:lineRule="auto"/>
        <w:ind w:firstLine="284"/>
        <w:rPr>
          <w:lang w:val="en-US"/>
        </w:rPr>
      </w:pPr>
      <w:r>
        <w:rPr>
          <w:lang w:val="en-US"/>
        </w:rPr>
        <w:t>On average, women in the 3</w:t>
      </w:r>
      <w:ins w:id="74" w:author="Scherrer  Beat" w:date="2025-03-13T10:30:00Z" w16du:dateUtc="2025-03-13T09:30:00Z">
        <w:r w:rsidR="008D6F57">
          <w:rPr>
            <w:lang w:val="en-US"/>
          </w:rPr>
          <w:t>2</w:t>
        </w:r>
      </w:ins>
      <w:del w:id="75" w:author="Scherrer  Beat" w:date="2025-03-13T10:30:00Z" w16du:dateUtc="2025-03-13T09:30:00Z">
        <w:r w:rsidDel="008D6F57">
          <w:rPr>
            <w:lang w:val="en-US"/>
          </w:rPr>
          <w:delText>3</w:delText>
        </w:r>
      </w:del>
      <w:r>
        <w:rPr>
          <w:lang w:val="en-US"/>
        </w:rPr>
        <w:t xml:space="preserve"> countries with DHS data have health insurance coverage of 9.5%, 52.</w:t>
      </w:r>
      <w:ins w:id="76" w:author="Scherrer  Beat" w:date="2025-03-13T12:11:00Z" w16du:dateUtc="2025-03-13T11:11:00Z">
        <w:r w:rsidR="000F1708">
          <w:rPr>
            <w:lang w:val="en-US"/>
          </w:rPr>
          <w:t>8</w:t>
        </w:r>
      </w:ins>
      <w:del w:id="77" w:author="Scherrer  Beat" w:date="2025-03-13T12:11:00Z" w16du:dateUtc="2025-03-13T11:11:00Z">
        <w:r w:rsidDel="000F1708">
          <w:rPr>
            <w:lang w:val="en-US"/>
          </w:rPr>
          <w:delText>5</w:delText>
        </w:r>
      </w:del>
      <w:r>
        <w:rPr>
          <w:lang w:val="en-US"/>
        </w:rPr>
        <w:t>% visited a health facility at least once in the last year, 6</w:t>
      </w:r>
      <w:ins w:id="78" w:author="Scherrer  Beat" w:date="2025-03-13T12:07:00Z" w16du:dateUtc="2025-03-13T11:07:00Z">
        <w:r w:rsidR="000F1708">
          <w:rPr>
            <w:lang w:val="en-US"/>
          </w:rPr>
          <w:t>8.4</w:t>
        </w:r>
      </w:ins>
      <w:del w:id="79" w:author="Scherrer  Beat" w:date="2025-03-13T12:07:00Z" w16du:dateUtc="2025-03-13T11:07:00Z">
        <w:r w:rsidDel="000F1708">
          <w:rPr>
            <w:lang w:val="en-US"/>
          </w:rPr>
          <w:delText>7.9</w:delText>
        </w:r>
      </w:del>
      <w:r>
        <w:rPr>
          <w:lang w:val="en-US"/>
        </w:rPr>
        <w:t xml:space="preserve">% gave birth </w:t>
      </w:r>
      <w:r w:rsidR="00F34CAE">
        <w:rPr>
          <w:lang w:val="en-US"/>
        </w:rPr>
        <w:t>in</w:t>
      </w:r>
      <w:r>
        <w:rPr>
          <w:lang w:val="en-US"/>
        </w:rPr>
        <w:t xml:space="preserve"> a health facility and only </w:t>
      </w:r>
      <w:ins w:id="80" w:author="Scherrer  Beat" w:date="2025-03-13T12:10:00Z" w16du:dateUtc="2025-03-13T11:10:00Z">
        <w:r w:rsidR="000F1708">
          <w:rPr>
            <w:lang w:val="en-US"/>
          </w:rPr>
          <w:t>40.4</w:t>
        </w:r>
      </w:ins>
      <w:del w:id="81" w:author="Scherrer  Beat" w:date="2025-03-13T12:10:00Z" w16du:dateUtc="2025-03-13T11:10:00Z">
        <w:r w:rsidDel="000F1708">
          <w:rPr>
            <w:lang w:val="en-US"/>
          </w:rPr>
          <w:delText>39.8</w:delText>
        </w:r>
      </w:del>
      <w:r>
        <w:rPr>
          <w:lang w:val="en-US"/>
        </w:rPr>
        <w:t xml:space="preserve">% </w:t>
      </w:r>
      <w:r w:rsidR="00F34CAE">
        <w:rPr>
          <w:lang w:val="en-US"/>
        </w:rPr>
        <w:t>took</w:t>
      </w:r>
      <w:r>
        <w:rPr>
          <w:lang w:val="en-US"/>
        </w:rPr>
        <w:t xml:space="preserve"> their baby to a postnatal check within two weeks after the last birth. Table 1 shows the country averages for each of the 3</w:t>
      </w:r>
      <w:ins w:id="82" w:author="Scherrer  Beat" w:date="2025-03-13T12:13:00Z" w16du:dateUtc="2025-03-13T11:13:00Z">
        <w:r w:rsidR="006D4120">
          <w:rPr>
            <w:lang w:val="en-US"/>
          </w:rPr>
          <w:t>2</w:t>
        </w:r>
      </w:ins>
      <w:del w:id="83" w:author="Scherrer  Beat" w:date="2025-03-13T12:13:00Z" w16du:dateUtc="2025-03-13T11:13:00Z">
        <w:r w:rsidDel="006D4120">
          <w:rPr>
            <w:lang w:val="en-US"/>
          </w:rPr>
          <w:delText>3</w:delText>
        </w:r>
      </w:del>
      <w:r>
        <w:rPr>
          <w:lang w:val="en-US"/>
        </w:rPr>
        <w:t xml:space="preserve"> countries. We find a </w:t>
      </w:r>
      <w:r w:rsidR="00F34CAE">
        <w:rPr>
          <w:lang w:val="en-US"/>
        </w:rPr>
        <w:t>wide range of</w:t>
      </w:r>
      <w:r>
        <w:rPr>
          <w:lang w:val="en-US"/>
        </w:rPr>
        <w:t xml:space="preserve"> health insurance coverage, with many countries below 5%, such as Burkina Faso or Benin, but three countries with much higher rates: Rwanda with 83.7%, Ghana with 66.4</w:t>
      </w:r>
      <w:commentRangeStart w:id="84"/>
      <w:r>
        <w:rPr>
          <w:lang w:val="en-US"/>
        </w:rPr>
        <w:t>%, and Burundi with 24.0%</w:t>
      </w:r>
      <w:commentRangeEnd w:id="84"/>
      <w:r w:rsidR="006D4120">
        <w:rPr>
          <w:rStyle w:val="CommentReference"/>
        </w:rPr>
        <w:commentReference w:id="84"/>
      </w:r>
      <w:r>
        <w:rPr>
          <w:lang w:val="en-US"/>
        </w:rPr>
        <w:t>. At the country level, visiting a</w:t>
      </w:r>
      <w:r w:rsidRPr="00F34B3E">
        <w:rPr>
          <w:lang w:val="en-US"/>
        </w:rPr>
        <w:t xml:space="preserve"> health facility </w:t>
      </w:r>
      <w:r>
        <w:rPr>
          <w:lang w:val="en-US"/>
        </w:rPr>
        <w:t xml:space="preserve">ranges from around 35% (Chad and Guinea) up to 74% (Burundi), giving birth from around 20% (Chad) up to 95% (Malawi and Rwanda), </w:t>
      </w:r>
      <w:r w:rsidRPr="00F34B3E">
        <w:rPr>
          <w:lang w:val="en-US"/>
        </w:rPr>
        <w:t>and postnatal check</w:t>
      </w:r>
      <w:r>
        <w:rPr>
          <w:lang w:val="en-US"/>
        </w:rPr>
        <w:t>s</w:t>
      </w:r>
      <w:r w:rsidRPr="00F34B3E">
        <w:rPr>
          <w:lang w:val="en-US"/>
        </w:rPr>
        <w:t xml:space="preserve"> within two weeks after birth</w:t>
      </w:r>
      <w:r>
        <w:rPr>
          <w:lang w:val="en-US"/>
        </w:rPr>
        <w:t xml:space="preserve"> range from around 9% (Burundi and Ethiopia) up to 86% (Zimbabwe).</w:t>
      </w:r>
    </w:p>
    <w:p w14:paraId="7CB144BC" w14:textId="3AF92032" w:rsidR="00965554" w:rsidRDefault="00965554" w:rsidP="00965554">
      <w:pPr>
        <w:spacing w:after="120" w:line="360" w:lineRule="auto"/>
        <w:ind w:firstLine="284"/>
        <w:rPr>
          <w:lang w:val="en-US"/>
        </w:rPr>
      </w:pPr>
      <w:r>
        <w:rPr>
          <w:lang w:val="en-US"/>
        </w:rPr>
        <w:t>We had three approache</w:t>
      </w:r>
      <w:r w:rsidR="00F34CAE">
        <w:rPr>
          <w:lang w:val="en-US"/>
        </w:rPr>
        <w:t>s</w:t>
      </w:r>
      <w:r>
        <w:rPr>
          <w:lang w:val="en-US"/>
        </w:rPr>
        <w:t xml:space="preserve"> to decid</w:t>
      </w:r>
      <w:r w:rsidR="00F34CAE">
        <w:rPr>
          <w:lang w:val="en-US"/>
        </w:rPr>
        <w:t>ing</w:t>
      </w:r>
      <w:r>
        <w:rPr>
          <w:lang w:val="en-US"/>
        </w:rPr>
        <w:t xml:space="preserve"> on the covariates from the DHS data, depending on the models we were using (more details on the analysis are in Section 3):</w:t>
      </w:r>
    </w:p>
    <w:p w14:paraId="37A6EA2A" w14:textId="1DD1AB79" w:rsidR="00965554" w:rsidRPr="00016F30" w:rsidRDefault="00965554" w:rsidP="00965554">
      <w:pPr>
        <w:pStyle w:val="ListParagraph"/>
        <w:numPr>
          <w:ilvl w:val="0"/>
          <w:numId w:val="16"/>
        </w:numPr>
        <w:spacing w:after="120" w:line="360" w:lineRule="auto"/>
        <w:rPr>
          <w:lang w:val="en-US"/>
        </w:rPr>
      </w:pPr>
      <w:r>
        <w:rPr>
          <w:lang w:val="en-US"/>
        </w:rPr>
        <w:t xml:space="preserve">Approach 1: </w:t>
      </w:r>
      <w:r w:rsidRPr="00016F30">
        <w:rPr>
          <w:lang w:val="en-US"/>
        </w:rPr>
        <w:t>All available information in the DHS surveys was used to create the covariates. In this data-driven approach we went through the DHS survey data of each of the countries and</w:t>
      </w:r>
      <w:r w:rsidR="00F34CAE">
        <w:rPr>
          <w:lang w:val="en-US"/>
        </w:rPr>
        <w:t xml:space="preserve"> created </w:t>
      </w:r>
      <w:r w:rsidRPr="00016F30">
        <w:rPr>
          <w:lang w:val="en-US"/>
        </w:rPr>
        <w:t>covariates of all available information, except i)</w:t>
      </w:r>
      <w:r w:rsidRPr="00821719">
        <w:t xml:space="preserve"> </w:t>
      </w:r>
      <w:r w:rsidR="00F34CAE">
        <w:t xml:space="preserve">those </w:t>
      </w:r>
      <w:r w:rsidRPr="00016F30">
        <w:rPr>
          <w:lang w:val="en-US"/>
        </w:rPr>
        <w:t xml:space="preserve">with more than 10% missing values, ii) </w:t>
      </w:r>
      <w:r w:rsidR="00F34CAE">
        <w:rPr>
          <w:lang w:val="en-US"/>
        </w:rPr>
        <w:t xml:space="preserve">those </w:t>
      </w:r>
      <w:r w:rsidRPr="00016F30">
        <w:rPr>
          <w:lang w:val="en-US"/>
        </w:rPr>
        <w:t xml:space="preserve">with too little variation, iii) </w:t>
      </w:r>
      <w:r w:rsidR="00F34CAE">
        <w:rPr>
          <w:lang w:val="en-US"/>
        </w:rPr>
        <w:t>all</w:t>
      </w:r>
      <w:r w:rsidRPr="00016F30">
        <w:rPr>
          <w:lang w:val="en-US"/>
        </w:rPr>
        <w:t xml:space="preserve"> types of treatment covariates (e.g., receiving a tuberculosis injection), and iv) a</w:t>
      </w:r>
      <w:r w:rsidR="00F34CAE">
        <w:rPr>
          <w:lang w:val="en-US"/>
        </w:rPr>
        <w:t>ll</w:t>
      </w:r>
      <w:r w:rsidRPr="00016F30">
        <w:rPr>
          <w:lang w:val="en-US"/>
        </w:rPr>
        <w:t xml:space="preserve"> acute health issues (e.g., anemia). </w:t>
      </w:r>
      <w:r w:rsidR="00F34CAE">
        <w:rPr>
          <w:lang w:val="en-US"/>
        </w:rPr>
        <w:t>A</w:t>
      </w:r>
      <w:r w:rsidRPr="00016F30">
        <w:rPr>
          <w:lang w:val="en-US"/>
        </w:rPr>
        <w:t xml:space="preserve"> total</w:t>
      </w:r>
      <w:r w:rsidR="00F34CAE">
        <w:rPr>
          <w:lang w:val="en-US"/>
        </w:rPr>
        <w:t xml:space="preserve"> of</w:t>
      </w:r>
      <w:r w:rsidRPr="00016F30">
        <w:rPr>
          <w:lang w:val="en-US"/>
        </w:rPr>
        <w:t xml:space="preserve"> 123 variables</w:t>
      </w:r>
      <w:r w:rsidR="00F34CAE">
        <w:rPr>
          <w:lang w:val="en-US"/>
        </w:rPr>
        <w:t xml:space="preserve"> were identified</w:t>
      </w:r>
      <w:r w:rsidRPr="00016F30">
        <w:rPr>
          <w:lang w:val="en-US"/>
        </w:rPr>
        <w:t>,</w:t>
      </w:r>
      <w:r w:rsidR="00F34CAE">
        <w:rPr>
          <w:lang w:val="en-US"/>
        </w:rPr>
        <w:t xml:space="preserve"> with</w:t>
      </w:r>
      <w:r w:rsidRPr="00016F30">
        <w:rPr>
          <w:lang w:val="en-US"/>
        </w:rPr>
        <w:t xml:space="preserve"> categorical variables included </w:t>
      </w:r>
      <w:r w:rsidR="00F34CAE">
        <w:rPr>
          <w:lang w:val="en-US"/>
        </w:rPr>
        <w:t>in the models as dummies</w:t>
      </w:r>
      <w:r w:rsidRPr="00016F30">
        <w:rPr>
          <w:lang w:val="en-US"/>
        </w:rPr>
        <w:t xml:space="preserve"> (see </w:t>
      </w:r>
      <w:commentRangeStart w:id="85"/>
      <w:r w:rsidRPr="00016F30">
        <w:rPr>
          <w:lang w:val="en-US"/>
        </w:rPr>
        <w:t>Table A.1</w:t>
      </w:r>
      <w:commentRangeEnd w:id="85"/>
      <w:r>
        <w:rPr>
          <w:rStyle w:val="CommentReference"/>
        </w:rPr>
        <w:commentReference w:id="85"/>
      </w:r>
      <w:r w:rsidRPr="00016F30">
        <w:rPr>
          <w:lang w:val="en-US"/>
        </w:rPr>
        <w:t xml:space="preserve">). </w:t>
      </w:r>
    </w:p>
    <w:p w14:paraId="19722F7E" w14:textId="791C83B5" w:rsidR="00965554" w:rsidRDefault="00965554" w:rsidP="00965554">
      <w:pPr>
        <w:pStyle w:val="ListParagraph"/>
        <w:numPr>
          <w:ilvl w:val="0"/>
          <w:numId w:val="16"/>
        </w:numPr>
        <w:spacing w:after="120" w:line="360" w:lineRule="auto"/>
        <w:rPr>
          <w:lang w:val="en-US"/>
        </w:rPr>
      </w:pPr>
      <w:r>
        <w:rPr>
          <w:lang w:val="en-US"/>
        </w:rPr>
        <w:t xml:space="preserve">Approach 2: Only covariates of the classical model </w:t>
      </w:r>
      <w:r w:rsidRPr="00810F12">
        <w:rPr>
          <w:lang w:val="en-US"/>
        </w:rPr>
        <w:t>de</w:t>
      </w:r>
      <w:r w:rsidR="00C64A78">
        <w:rPr>
          <w:lang w:val="en-US"/>
        </w:rPr>
        <w:t xml:space="preserve">rived </w:t>
      </w:r>
      <w:r w:rsidRPr="00810F12">
        <w:rPr>
          <w:lang w:val="en-US"/>
        </w:rPr>
        <w:t>from the literature</w:t>
      </w:r>
      <w:r w:rsidR="00C64A78">
        <w:rPr>
          <w:lang w:val="en-US"/>
        </w:rPr>
        <w:t xml:space="preserve"> </w:t>
      </w:r>
      <w:r>
        <w:rPr>
          <w:lang w:val="en-US"/>
        </w:rPr>
        <w:t>were used</w:t>
      </w:r>
      <w:r w:rsidRPr="00810F12">
        <w:rPr>
          <w:lang w:val="en-US"/>
        </w:rPr>
        <w:t xml:space="preserve">. </w:t>
      </w:r>
      <w:r w:rsidRPr="00F52950">
        <w:rPr>
          <w:lang w:val="en-US"/>
        </w:rPr>
        <w:t xml:space="preserve">We also include variables with mixed evidence, such as the sex of the household head (Kimani et al., 2014; Macha et al., 2014); household size (Macha et al., 2014; Kirigia et al., 2005; Jehu-Appiah et al., 2011), children at home (Akazili et al., 2014; Kusi et al., 2017), and media and TV exposure (Mosonsieyiri Kansanga et al., 2018, </w:t>
      </w:r>
      <w:r w:rsidRPr="00F52950">
        <w:rPr>
          <w:lang w:val="en-US"/>
        </w:rPr>
        <w:lastRenderedPageBreak/>
        <w:t>Kimani et al., 2014).</w:t>
      </w:r>
      <w:r>
        <w:rPr>
          <w:lang w:val="en-US"/>
        </w:rPr>
        <w:t xml:space="preserve"> In particular, woman</w:t>
      </w:r>
      <w:r w:rsidRPr="00185486">
        <w:rPr>
          <w:lang w:val="en-US"/>
        </w:rPr>
        <w:t xml:space="preserve"> is married (binary), age (categories, 15-</w:t>
      </w:r>
      <w:r>
        <w:rPr>
          <w:lang w:val="en-US"/>
        </w:rPr>
        <w:t>4</w:t>
      </w:r>
      <w:r w:rsidRPr="00185486">
        <w:rPr>
          <w:lang w:val="en-US"/>
        </w:rPr>
        <w:t xml:space="preserve">9), </w:t>
      </w:r>
      <w:r>
        <w:rPr>
          <w:lang w:val="en-US"/>
        </w:rPr>
        <w:t>age of household head (</w:t>
      </w:r>
      <w:r w:rsidRPr="00185486">
        <w:rPr>
          <w:lang w:val="en-US"/>
        </w:rPr>
        <w:t>categories, 15-59</w:t>
      </w:r>
      <w:r>
        <w:rPr>
          <w:lang w:val="en-US"/>
        </w:rPr>
        <w:t xml:space="preserve">), </w:t>
      </w:r>
      <w:r w:rsidRPr="00185486">
        <w:rPr>
          <w:lang w:val="en-US"/>
        </w:rPr>
        <w:t>education (categories: no</w:t>
      </w:r>
      <w:r w:rsidR="00C64A78">
        <w:rPr>
          <w:lang w:val="en-US"/>
        </w:rPr>
        <w:t>ne</w:t>
      </w:r>
      <w:r w:rsidRPr="00185486">
        <w:rPr>
          <w:lang w:val="en-US"/>
        </w:rPr>
        <w:t xml:space="preserve">, primary, secondary, tertiary), </w:t>
      </w:r>
      <w:r>
        <w:rPr>
          <w:lang w:val="en-US"/>
        </w:rPr>
        <w:t>wealth index (categories, 1-5), woman</w:t>
      </w:r>
      <w:r w:rsidRPr="00185486">
        <w:rPr>
          <w:lang w:val="en-US"/>
        </w:rPr>
        <w:t xml:space="preserve"> is working (binary), location is rural (binary), </w:t>
      </w:r>
      <w:r>
        <w:rPr>
          <w:lang w:val="en-US"/>
        </w:rPr>
        <w:t>women is smoking</w:t>
      </w:r>
      <w:r w:rsidRPr="00185486">
        <w:rPr>
          <w:lang w:val="en-US"/>
        </w:rPr>
        <w:t xml:space="preserve"> (binary), </w:t>
      </w:r>
      <w:r>
        <w:rPr>
          <w:lang w:val="en-US"/>
        </w:rPr>
        <w:t>wom</w:t>
      </w:r>
      <w:r w:rsidR="00C64A78">
        <w:rPr>
          <w:lang w:val="en-US"/>
        </w:rPr>
        <w:t>a</w:t>
      </w:r>
      <w:r>
        <w:rPr>
          <w:lang w:val="en-US"/>
        </w:rPr>
        <w:t>n is the household head</w:t>
      </w:r>
      <w:r w:rsidRPr="00185486">
        <w:rPr>
          <w:lang w:val="en-US"/>
        </w:rPr>
        <w:t xml:space="preserve"> (binary), </w:t>
      </w:r>
      <w:r>
        <w:rPr>
          <w:lang w:val="en-US"/>
        </w:rPr>
        <w:t>household</w:t>
      </w:r>
      <w:r w:rsidRPr="00185486">
        <w:rPr>
          <w:lang w:val="en-US"/>
        </w:rPr>
        <w:t xml:space="preserve"> </w:t>
      </w:r>
      <w:r>
        <w:rPr>
          <w:lang w:val="en-US"/>
        </w:rPr>
        <w:t xml:space="preserve">has some exposure to media </w:t>
      </w:r>
      <w:r w:rsidRPr="00185486">
        <w:rPr>
          <w:lang w:val="en-US"/>
        </w:rPr>
        <w:t>(binary)</w:t>
      </w:r>
      <w:ins w:id="86" w:author="Scherrer  Beat" w:date="2025-03-13T12:23:00Z" w16du:dateUtc="2025-03-13T11:23:00Z">
        <w:r w:rsidR="006D4120">
          <w:rPr>
            <w:lang w:val="en-US"/>
          </w:rPr>
          <w:t>, region (categories)</w:t>
        </w:r>
      </w:ins>
      <w:r w:rsidRPr="00185486">
        <w:rPr>
          <w:lang w:val="en-US"/>
        </w:rPr>
        <w:t>.</w:t>
      </w:r>
      <w:r>
        <w:rPr>
          <w:lang w:val="en-US"/>
        </w:rPr>
        <w:t xml:space="preserve"> In total, we included 1</w:t>
      </w:r>
      <w:ins w:id="87" w:author="Scherrer  Beat" w:date="2025-03-13T12:23:00Z" w16du:dateUtc="2025-03-13T11:23:00Z">
        <w:r w:rsidR="006D4120">
          <w:rPr>
            <w:lang w:val="en-US"/>
          </w:rPr>
          <w:t>1</w:t>
        </w:r>
      </w:ins>
      <w:del w:id="88" w:author="Scherrer  Beat" w:date="2025-03-13T12:23:00Z" w16du:dateUtc="2025-03-13T11:23:00Z">
        <w:r w:rsidDel="006D4120">
          <w:rPr>
            <w:lang w:val="en-US"/>
          </w:rPr>
          <w:delText>0</w:delText>
        </w:r>
      </w:del>
      <w:r>
        <w:rPr>
          <w:lang w:val="en-US"/>
        </w:rPr>
        <w:t xml:space="preserve"> variables, where categorical variables were included as dummies into the models (see </w:t>
      </w:r>
      <w:commentRangeStart w:id="89"/>
      <w:r>
        <w:rPr>
          <w:lang w:val="en-US"/>
        </w:rPr>
        <w:t>Table A.1</w:t>
      </w:r>
      <w:commentRangeEnd w:id="89"/>
      <w:r>
        <w:rPr>
          <w:rStyle w:val="CommentReference"/>
        </w:rPr>
        <w:commentReference w:id="89"/>
      </w:r>
      <w:r>
        <w:rPr>
          <w:lang w:val="en-US"/>
        </w:rPr>
        <w:t>)</w:t>
      </w:r>
    </w:p>
    <w:p w14:paraId="4C94AD45" w14:textId="74B6A00C" w:rsidR="00965554" w:rsidRDefault="00965554" w:rsidP="00965554">
      <w:pPr>
        <w:pStyle w:val="ListParagraph"/>
        <w:numPr>
          <w:ilvl w:val="0"/>
          <w:numId w:val="16"/>
        </w:numPr>
        <w:spacing w:after="120" w:line="360" w:lineRule="auto"/>
        <w:rPr>
          <w:lang w:val="en-US"/>
        </w:rPr>
      </w:pPr>
      <w:r>
        <w:rPr>
          <w:lang w:val="en-US"/>
        </w:rPr>
        <w:t xml:space="preserve">Approach 3: Only covariates that are also available in the </w:t>
      </w:r>
      <w:r w:rsidR="00C64A78">
        <w:rPr>
          <w:lang w:val="en-US"/>
        </w:rPr>
        <w:t>c</w:t>
      </w:r>
      <w:r>
        <w:rPr>
          <w:lang w:val="en-US"/>
        </w:rPr>
        <w:t>ensus data were used.</w:t>
      </w:r>
      <w:r w:rsidRPr="00185486">
        <w:t xml:space="preserve"> </w:t>
      </w:r>
      <w:r>
        <w:rPr>
          <w:lang w:val="en-US"/>
        </w:rPr>
        <w:t xml:space="preserve">In particular, we used the following </w:t>
      </w:r>
      <w:del w:id="90" w:author="Scherrer  Beat" w:date="2025-03-13T12:22:00Z" w16du:dateUtc="2025-03-13T11:22:00Z">
        <w:r w:rsidDel="006D4120">
          <w:rPr>
            <w:lang w:val="en-US"/>
          </w:rPr>
          <w:delText xml:space="preserve">8 </w:delText>
        </w:r>
      </w:del>
      <w:ins w:id="91" w:author="Scherrer  Beat" w:date="2025-03-13T12:22:00Z" w16du:dateUtc="2025-03-13T11:22:00Z">
        <w:r w:rsidR="006D4120">
          <w:rPr>
            <w:lang w:val="en-US"/>
          </w:rPr>
          <w:t xml:space="preserve">9 </w:t>
        </w:r>
      </w:ins>
      <w:r>
        <w:rPr>
          <w:lang w:val="en-US"/>
        </w:rPr>
        <w:t>covariates, where categorical variables were included as dummies:</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92" w:author="Scherrer  Beat" w:date="2025-03-13T12:23:00Z" w16du:dateUtc="2025-03-13T11:23:00Z">
        <w:r w:rsidR="006D4120">
          <w:rPr>
            <w:lang w:val="en-US"/>
          </w:rPr>
          <w:t>)</w:t>
        </w:r>
      </w:ins>
      <w:del w:id="93" w:author="Scherrer  Beat" w:date="2025-03-13T12:23:00Z" w16du:dateUtc="2025-03-13T11:23:00Z">
        <w:r w:rsidRPr="00185486" w:rsidDel="006D4120">
          <w:rPr>
            <w:lang w:val="en-US"/>
          </w:rPr>
          <w:delText>)</w:delText>
        </w:r>
      </w:del>
      <w:ins w:id="94" w:author="Scherrer  Beat" w:date="2025-03-13T13:58:00Z" w16du:dateUtc="2025-03-13T12:58:00Z">
        <w:r w:rsidR="00864CBB">
          <w:rPr>
            <w:lang w:val="en-US"/>
          </w:rPr>
          <w:t>, region (categories)</w:t>
        </w:r>
        <w:r w:rsidR="008A4F17">
          <w:rPr>
            <w:lang w:val="en-US"/>
          </w:rPr>
          <w:t>.</w:t>
        </w:r>
      </w:ins>
      <w:del w:id="95" w:author="Scherrer  Beat" w:date="2025-03-13T12:22:00Z" w16du:dateUtc="2025-03-13T11:22:00Z">
        <w:r w:rsidRPr="00185486" w:rsidDel="006D4120">
          <w:rPr>
            <w:lang w:val="en-US"/>
          </w:rPr>
          <w:delText>.</w:delText>
        </w:r>
      </w:del>
      <w:r>
        <w:rPr>
          <w:lang w:val="en-US"/>
        </w:rPr>
        <w:t xml:space="preserve"> </w:t>
      </w:r>
    </w:p>
    <w:p w14:paraId="7EC80841" w14:textId="77777777" w:rsidR="00965554" w:rsidRPr="000448D1" w:rsidRDefault="00965554" w:rsidP="00965554">
      <w:pPr>
        <w:pStyle w:val="ListParagraph"/>
        <w:spacing w:after="120" w:line="360" w:lineRule="auto"/>
        <w:ind w:left="644"/>
        <w:rPr>
          <w:lang w:val="en-US"/>
        </w:rPr>
      </w:pPr>
    </w:p>
    <w:p w14:paraId="5AF19DCC" w14:textId="77777777" w:rsidR="00965554" w:rsidRPr="000448D1" w:rsidRDefault="00965554" w:rsidP="00965554">
      <w:pPr>
        <w:pStyle w:val="NoSpacing"/>
        <w:spacing w:after="120" w:line="360" w:lineRule="auto"/>
        <w:rPr>
          <w:b/>
          <w:bCs/>
          <w:lang w:val="en-US"/>
        </w:rPr>
      </w:pPr>
      <w:r w:rsidRPr="000448D1">
        <w:rPr>
          <w:b/>
          <w:bCs/>
          <w:lang w:val="en-US"/>
        </w:rPr>
        <w:t>Census Data</w:t>
      </w:r>
    </w:p>
    <w:p w14:paraId="023F8271" w14:textId="49766A01" w:rsidR="00965554" w:rsidRPr="00491803" w:rsidRDefault="00C64A78" w:rsidP="008142CA">
      <w:pPr>
        <w:pStyle w:val="NoSpacing"/>
        <w:spacing w:after="120" w:line="360" w:lineRule="auto"/>
        <w:ind w:firstLine="284"/>
        <w:rPr>
          <w:lang w:val="en-US"/>
        </w:rPr>
      </w:pPr>
      <w:r>
        <w:rPr>
          <w:lang w:val="en-US"/>
        </w:rPr>
        <w:t>The m</w:t>
      </w:r>
      <w:r w:rsidR="00965554">
        <w:rPr>
          <w:lang w:val="en-US"/>
        </w:rPr>
        <w:t>ost recent c</w:t>
      </w:r>
      <w:r w:rsidR="00965554" w:rsidRPr="00F34B3E">
        <w:rPr>
          <w:lang w:val="en-US"/>
        </w:rPr>
        <w:t>ensus</w:t>
      </w:r>
      <w:r w:rsidR="00965554">
        <w:rPr>
          <w:lang w:val="en-US"/>
        </w:rPr>
        <w:t xml:space="preserve"> data</w:t>
      </w:r>
      <w:r w:rsidR="00965554" w:rsidRPr="00F34B3E">
        <w:rPr>
          <w:lang w:val="en-US"/>
        </w:rPr>
        <w:t xml:space="preserve"> for </w:t>
      </w:r>
      <w:r w:rsidR="00965554">
        <w:rPr>
          <w:lang w:val="en-US"/>
        </w:rPr>
        <w:t xml:space="preserve">all available countries on the African continent from </w:t>
      </w:r>
      <w:r w:rsidR="00965554" w:rsidRPr="00755746">
        <w:rPr>
          <w:lang w:val="en-US"/>
        </w:rPr>
        <w:t>the IPUMS</w:t>
      </w:r>
      <w:r>
        <w:rPr>
          <w:lang w:val="en-US"/>
        </w:rPr>
        <w:t xml:space="preserve"> </w:t>
      </w:r>
      <w:r w:rsidR="00965554" w:rsidRPr="00755746">
        <w:rPr>
          <w:lang w:val="en-US"/>
        </w:rPr>
        <w:t xml:space="preserve">international </w:t>
      </w:r>
      <w:r w:rsidR="00965554">
        <w:rPr>
          <w:lang w:val="en-US"/>
        </w:rPr>
        <w:t>platform (Ipums, 2021) w</w:t>
      </w:r>
      <w:r>
        <w:rPr>
          <w:lang w:val="en-US"/>
        </w:rPr>
        <w:t>ere</w:t>
      </w:r>
      <w:r w:rsidR="00965554">
        <w:rPr>
          <w:lang w:val="en-US"/>
        </w:rPr>
        <w:t xml:space="preserve"> used. Similar to the DHS data, we excluded in each country sample</w:t>
      </w:r>
      <w:r w:rsidR="00965554" w:rsidRPr="00491803">
        <w:rPr>
          <w:lang w:val="en-US"/>
        </w:rPr>
        <w:t xml:space="preserve">: (1) </w:t>
      </w:r>
      <w:r w:rsidR="00965554">
        <w:rPr>
          <w:lang w:val="en-US"/>
        </w:rPr>
        <w:t>all m</w:t>
      </w:r>
      <w:r w:rsidR="008142CA">
        <w:rPr>
          <w:lang w:val="en-US"/>
        </w:rPr>
        <w:t>ales</w:t>
      </w:r>
      <w:r w:rsidR="00965554">
        <w:rPr>
          <w:lang w:val="en-US"/>
        </w:rPr>
        <w:t>, (2</w:t>
      </w:r>
      <w:r w:rsidR="00965554" w:rsidRPr="00491803">
        <w:rPr>
          <w:lang w:val="en-US"/>
        </w:rPr>
        <w:t>) all observations younger than 15 y</w:t>
      </w:r>
      <w:r w:rsidR="00965554">
        <w:rPr>
          <w:lang w:val="en-US"/>
        </w:rPr>
        <w:t xml:space="preserve">ears and older than 49 years. </w:t>
      </w:r>
      <w:r w:rsidR="00965554" w:rsidRPr="00491803">
        <w:rPr>
          <w:lang w:val="en-US"/>
        </w:rPr>
        <w:t xml:space="preserve">In total, the datasets consist of </w:t>
      </w:r>
      <w:r w:rsidR="00965554">
        <w:rPr>
          <w:lang w:val="en-US"/>
        </w:rPr>
        <w:t>over 10 million</w:t>
      </w:r>
      <w:r w:rsidR="00965554" w:rsidRPr="00491803">
        <w:rPr>
          <w:lang w:val="en-US"/>
        </w:rPr>
        <w:t xml:space="preserve"> observations</w:t>
      </w:r>
      <w:r w:rsidR="00965554">
        <w:rPr>
          <w:lang w:val="en-US"/>
        </w:rPr>
        <w:t xml:space="preserve"> </w:t>
      </w:r>
      <w:r w:rsidR="00965554" w:rsidRPr="00491803">
        <w:rPr>
          <w:lang w:val="en-US"/>
        </w:rPr>
        <w:t xml:space="preserve">from </w:t>
      </w:r>
      <w:r w:rsidR="00965554">
        <w:rPr>
          <w:lang w:val="en-US"/>
        </w:rPr>
        <w:t>25</w:t>
      </w:r>
      <w:r w:rsidR="00965554" w:rsidRPr="00491803">
        <w:rPr>
          <w:lang w:val="en-US"/>
        </w:rPr>
        <w:t xml:space="preserve"> countries</w:t>
      </w:r>
      <w:r w:rsidR="00965554">
        <w:rPr>
          <w:lang w:val="en-US"/>
        </w:rPr>
        <w:t xml:space="preserve"> (see Table 1).</w:t>
      </w:r>
      <w:r w:rsidR="00965554" w:rsidRPr="00491803">
        <w:rPr>
          <w:lang w:val="en-US"/>
        </w:rPr>
        <w:t xml:space="preserve"> </w:t>
      </w:r>
      <w:r>
        <w:rPr>
          <w:lang w:val="en-US"/>
        </w:rPr>
        <w:t>Survey year</w:t>
      </w:r>
      <w:r w:rsidR="00DB2824">
        <w:rPr>
          <w:lang w:val="en-US"/>
        </w:rPr>
        <w:t>s</w:t>
      </w:r>
      <w:r>
        <w:rPr>
          <w:lang w:val="en-US"/>
        </w:rPr>
        <w:t xml:space="preserve"> range </w:t>
      </w:r>
      <w:r w:rsidR="00965554">
        <w:rPr>
          <w:lang w:val="en-US"/>
        </w:rPr>
        <w:t xml:space="preserve">from 2005 </w:t>
      </w:r>
      <w:r>
        <w:rPr>
          <w:lang w:val="en-US"/>
        </w:rPr>
        <w:t>for</w:t>
      </w:r>
      <w:r w:rsidR="00965554">
        <w:rPr>
          <w:lang w:val="en-US"/>
        </w:rPr>
        <w:t xml:space="preserve"> Cameroon up to 2013 for Benin. </w:t>
      </w:r>
      <w:r>
        <w:rPr>
          <w:lang w:val="en-US"/>
        </w:rPr>
        <w:t>If</w:t>
      </w:r>
      <w:r w:rsidR="00965554">
        <w:rPr>
          <w:lang w:val="en-US"/>
        </w:rPr>
        <w:t xml:space="preserve"> a country also had DHS data available, we made sure that the most recent year was also the closest available year to the DHS data. F</w:t>
      </w:r>
      <w:r>
        <w:rPr>
          <w:lang w:val="en-US"/>
        </w:rPr>
        <w:t>ive</w:t>
      </w:r>
      <w:r w:rsidR="00965554">
        <w:rPr>
          <w:lang w:val="en-US"/>
        </w:rPr>
        <w:t xml:space="preserve"> countries</w:t>
      </w:r>
      <w:r>
        <w:rPr>
          <w:lang w:val="en-US"/>
        </w:rPr>
        <w:t xml:space="preserve"> did not have</w:t>
      </w:r>
      <w:r w:rsidR="00965554">
        <w:rPr>
          <w:lang w:val="en-US"/>
        </w:rPr>
        <w:t xml:space="preserve"> DHS data available</w:t>
      </w:r>
      <w:r>
        <w:rPr>
          <w:lang w:val="en-US"/>
        </w:rPr>
        <w:t xml:space="preserve"> but census data: </w:t>
      </w:r>
      <w:r w:rsidR="00965554">
        <w:rPr>
          <w:lang w:val="en-US"/>
        </w:rPr>
        <w:t>Botswana, Mauritius, Mozambique, South Sudan, and Sudan.</w:t>
      </w:r>
    </w:p>
    <w:p w14:paraId="597BC8AB" w14:textId="177216A4" w:rsidR="00965554" w:rsidRDefault="00965554" w:rsidP="00965554">
      <w:pPr>
        <w:pStyle w:val="NoSpacing"/>
        <w:spacing w:after="120" w:line="360" w:lineRule="auto"/>
        <w:ind w:firstLine="284"/>
        <w:rPr>
          <w:lang w:val="en-US"/>
        </w:rPr>
      </w:pPr>
      <w:r>
        <w:rPr>
          <w:lang w:val="en-US"/>
        </w:rPr>
        <w:t>The IPUMS census data</w:t>
      </w:r>
      <w:r w:rsidRPr="00847AB0">
        <w:rPr>
          <w:lang w:val="en-US"/>
        </w:rPr>
        <w:t xml:space="preserve"> </w:t>
      </w:r>
      <w:r w:rsidRPr="00F34B3E">
        <w:rPr>
          <w:lang w:val="en-US"/>
        </w:rPr>
        <w:t xml:space="preserve">contains various socio-demographic variables but none </w:t>
      </w:r>
      <w:r w:rsidR="00C64A78">
        <w:rPr>
          <w:lang w:val="en-US"/>
        </w:rPr>
        <w:t>on</w:t>
      </w:r>
      <w:r w:rsidRPr="00F34B3E">
        <w:rPr>
          <w:lang w:val="en-US"/>
        </w:rPr>
        <w:t xml:space="preserve"> health, such as health insurance or health services</w:t>
      </w:r>
      <w:r>
        <w:rPr>
          <w:lang w:val="en-US"/>
        </w:rPr>
        <w:t xml:space="preserve"> usage. </w:t>
      </w:r>
      <w:r w:rsidRPr="00706617">
        <w:rPr>
          <w:lang w:val="en-US"/>
        </w:rPr>
        <w:t>It also has</w:t>
      </w:r>
      <w:r>
        <w:rPr>
          <w:lang w:val="en-US"/>
        </w:rPr>
        <w:t xml:space="preserve"> </w:t>
      </w:r>
      <w:r w:rsidR="00C64A78">
        <w:rPr>
          <w:lang w:val="en-US"/>
        </w:rPr>
        <w:t>far</w:t>
      </w:r>
      <w:r w:rsidRPr="00706617">
        <w:rPr>
          <w:lang w:val="en-US"/>
        </w:rPr>
        <w:t xml:space="preserve"> fewer covariates than the DHS.</w:t>
      </w:r>
      <w:r>
        <w:rPr>
          <w:lang w:val="en-US"/>
        </w:rPr>
        <w:t xml:space="preserve"> In order to use the insights from the DHS health outcomes for the census data, we only included variables in the census data that were also available in the DHS data. In particular, we only used the following </w:t>
      </w:r>
      <w:del w:id="96" w:author="Scherrer  Beat" w:date="2025-03-13T13:59:00Z" w16du:dateUtc="2025-03-13T12:59:00Z">
        <w:r w:rsidR="00581317" w:rsidDel="008A4F17">
          <w:rPr>
            <w:lang w:val="en-US"/>
          </w:rPr>
          <w:delText>eight</w:delText>
        </w:r>
        <w:r w:rsidDel="008A4F17">
          <w:rPr>
            <w:lang w:val="en-US"/>
          </w:rPr>
          <w:delText xml:space="preserve"> </w:delText>
        </w:r>
      </w:del>
      <w:ins w:id="97" w:author="Scherrer  Beat" w:date="2025-03-13T13:59:00Z" w16du:dateUtc="2025-03-13T12:59:00Z">
        <w:r w:rsidR="008A4F17">
          <w:rPr>
            <w:lang w:val="en-US"/>
          </w:rPr>
          <w:t xml:space="preserve">nine </w:t>
        </w:r>
      </w:ins>
      <w:r>
        <w:rPr>
          <w:lang w:val="en-US"/>
        </w:rPr>
        <w:t>covariates (see also approach 3. in the DHS data subsection):</w:t>
      </w:r>
      <w:r w:rsidRPr="00185486">
        <w:rPr>
          <w:lang w:val="en-US"/>
        </w:rPr>
        <w:t xml:space="preserve"> </w:t>
      </w:r>
      <w:r>
        <w:rPr>
          <w:lang w:val="en-US"/>
        </w:rPr>
        <w:t>woman</w:t>
      </w:r>
      <w:r w:rsidRPr="00185486">
        <w:rPr>
          <w:lang w:val="en-US"/>
        </w:rPr>
        <w:t xml:space="preserve"> is married (binary), age (categories, 15-</w:t>
      </w:r>
      <w:r>
        <w:rPr>
          <w:lang w:val="en-US"/>
        </w:rPr>
        <w:t>4</w:t>
      </w:r>
      <w:r w:rsidRPr="00185486">
        <w:rPr>
          <w:lang w:val="en-US"/>
        </w:rPr>
        <w:t xml:space="preserve">9), education (categories: no, primary, secondary, tertiary), </w:t>
      </w:r>
      <w:r>
        <w:rPr>
          <w:lang w:val="en-US"/>
        </w:rPr>
        <w:t>woman</w:t>
      </w:r>
      <w:r w:rsidRPr="00185486">
        <w:rPr>
          <w:lang w:val="en-US"/>
        </w:rPr>
        <w:t xml:space="preserve"> is working (binary), location is rural (binary), household has children (binary), electricity (binary), toilet (binary)</w:t>
      </w:r>
      <w:ins w:id="98" w:author="Scherrer  Beat" w:date="2025-03-13T13:59:00Z" w16du:dateUtc="2025-03-13T12:59:00Z">
        <w:r w:rsidR="008A4F17">
          <w:rPr>
            <w:lang w:val="en-US"/>
          </w:rPr>
          <w:t>, region (categories)</w:t>
        </w:r>
        <w:r w:rsidR="000A5592">
          <w:rPr>
            <w:lang w:val="en-US"/>
          </w:rPr>
          <w:t>.</w:t>
        </w:r>
      </w:ins>
      <w:del w:id="99" w:author="Scherrer  Beat" w:date="2025-03-13T13:59:00Z" w16du:dateUtc="2025-03-13T12:59:00Z">
        <w:r w:rsidRPr="00185486" w:rsidDel="008A4F17">
          <w:rPr>
            <w:lang w:val="en-US"/>
          </w:rPr>
          <w:delText>.</w:delText>
        </w:r>
      </w:del>
    </w:p>
    <w:p w14:paraId="5DB7AECF" w14:textId="6A112DD8" w:rsidR="00581317" w:rsidRDefault="00581317" w:rsidP="00965554">
      <w:pPr>
        <w:pStyle w:val="NoSpacing"/>
        <w:spacing w:after="120" w:line="360" w:lineRule="auto"/>
        <w:ind w:firstLine="284"/>
        <w:rPr>
          <w:lang w:val="en-US"/>
        </w:rPr>
      </w:pPr>
    </w:p>
    <w:p w14:paraId="301897E7" w14:textId="4783C1AA" w:rsidR="00581317" w:rsidRDefault="00581317" w:rsidP="00965554">
      <w:pPr>
        <w:pStyle w:val="NoSpacing"/>
        <w:spacing w:after="120" w:line="360" w:lineRule="auto"/>
        <w:ind w:firstLine="284"/>
        <w:rPr>
          <w:lang w:val="en-US"/>
        </w:rPr>
      </w:pPr>
    </w:p>
    <w:p w14:paraId="24A97EE9" w14:textId="64977A29" w:rsidR="00581317" w:rsidRDefault="00581317" w:rsidP="00965554">
      <w:pPr>
        <w:pStyle w:val="NoSpacing"/>
        <w:spacing w:after="120" w:line="360" w:lineRule="auto"/>
        <w:ind w:firstLine="284"/>
        <w:rPr>
          <w:lang w:val="en-US"/>
        </w:rPr>
      </w:pPr>
    </w:p>
    <w:p w14:paraId="223659A7" w14:textId="77777777" w:rsidR="00581317" w:rsidRPr="00B41EC4" w:rsidRDefault="00581317" w:rsidP="00965554">
      <w:pPr>
        <w:pStyle w:val="NoSpacing"/>
        <w:spacing w:after="120" w:line="360" w:lineRule="auto"/>
        <w:ind w:firstLine="284"/>
        <w:rPr>
          <w:lang w:val="en-US"/>
        </w:rPr>
      </w:pPr>
    </w:p>
    <w:p w14:paraId="7CCE3AFC" w14:textId="77777777" w:rsidR="00965554" w:rsidRPr="00F34B3E" w:rsidRDefault="00965554" w:rsidP="00965554">
      <w:pPr>
        <w:pStyle w:val="NoSpacing"/>
        <w:rPr>
          <w:b/>
          <w:lang w:val="en-US"/>
        </w:rPr>
      </w:pPr>
      <w:bookmarkStart w:id="100" w:name="_Hlk188623627"/>
      <w:r w:rsidRPr="00F34B3E">
        <w:rPr>
          <w:b/>
          <w:lang w:val="en-US"/>
        </w:rPr>
        <w:t>Table 1: Used dataset by country</w:t>
      </w:r>
    </w:p>
    <w:tbl>
      <w:tblPr>
        <w:tblW w:w="5129" w:type="pct"/>
        <w:tblLayout w:type="fixed"/>
        <w:tblCellMar>
          <w:left w:w="70" w:type="dxa"/>
          <w:right w:w="70" w:type="dxa"/>
        </w:tblCellMar>
        <w:tblLook w:val="04A0" w:firstRow="1" w:lastRow="0" w:firstColumn="1" w:lastColumn="0" w:noHBand="0" w:noVBand="1"/>
      </w:tblPr>
      <w:tblGrid>
        <w:gridCol w:w="1949"/>
        <w:gridCol w:w="904"/>
        <w:gridCol w:w="1285"/>
        <w:gridCol w:w="1038"/>
        <w:gridCol w:w="1430"/>
        <w:gridCol w:w="1416"/>
        <w:gridCol w:w="1864"/>
      </w:tblGrid>
      <w:tr w:rsidR="00965554" w:rsidRPr="00F34B3E" w14:paraId="3FEFEEFC" w14:textId="77777777" w:rsidTr="00AE7073">
        <w:trPr>
          <w:trHeight w:val="300"/>
        </w:trPr>
        <w:tc>
          <w:tcPr>
            <w:tcW w:w="986" w:type="pct"/>
            <w:tcBorders>
              <w:top w:val="single" w:sz="4" w:space="0" w:color="auto"/>
            </w:tcBorders>
            <w:shd w:val="clear" w:color="auto" w:fill="808080" w:themeFill="background1" w:themeFillShade="80"/>
            <w:vAlign w:val="center"/>
            <w:hideMark/>
          </w:tcPr>
          <w:p w14:paraId="0EB9D7DA"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r w:rsidRPr="00F34B3E">
              <w:rPr>
                <w:rFonts w:eastAsia="Times New Roman" w:cs="Calibri"/>
                <w:b/>
                <w:color w:val="FFFFFF" w:themeColor="background1"/>
                <w:sz w:val="20"/>
                <w:szCs w:val="20"/>
                <w:lang w:eastAsia="de-CH"/>
              </w:rPr>
              <w:t> Country</w:t>
            </w:r>
          </w:p>
        </w:tc>
        <w:tc>
          <w:tcPr>
            <w:tcW w:w="457" w:type="pct"/>
            <w:tcBorders>
              <w:top w:val="single" w:sz="4" w:space="0" w:color="auto"/>
            </w:tcBorders>
            <w:shd w:val="clear" w:color="auto" w:fill="808080" w:themeFill="background1" w:themeFillShade="80"/>
            <w:vAlign w:val="center"/>
          </w:tcPr>
          <w:p w14:paraId="0A9A74E1"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DHS</w:t>
            </w:r>
          </w:p>
        </w:tc>
        <w:tc>
          <w:tcPr>
            <w:tcW w:w="650" w:type="pct"/>
            <w:tcBorders>
              <w:top w:val="single" w:sz="4" w:space="0" w:color="auto"/>
              <w:right w:val="double" w:sz="4" w:space="0" w:color="auto"/>
            </w:tcBorders>
            <w:shd w:val="clear" w:color="auto" w:fill="808080" w:themeFill="background1" w:themeFillShade="80"/>
            <w:vAlign w:val="center"/>
          </w:tcPr>
          <w:p w14:paraId="6282956E"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r w:rsidRPr="00F34B3E">
              <w:rPr>
                <w:rFonts w:eastAsia="Times New Roman" w:cs="Calibri"/>
                <w:b/>
                <w:bCs/>
                <w:color w:val="FFFFFF" w:themeColor="background1"/>
                <w:sz w:val="20"/>
                <w:szCs w:val="20"/>
                <w:lang w:eastAsia="de-CH"/>
              </w:rPr>
              <w:t>Census</w:t>
            </w:r>
          </w:p>
        </w:tc>
        <w:tc>
          <w:tcPr>
            <w:tcW w:w="2907" w:type="pct"/>
            <w:gridSpan w:val="4"/>
            <w:tcBorders>
              <w:top w:val="single" w:sz="4" w:space="0" w:color="auto"/>
              <w:left w:val="double" w:sz="4" w:space="0" w:color="auto"/>
            </w:tcBorders>
            <w:shd w:val="clear" w:color="auto" w:fill="808080" w:themeFill="background1" w:themeFillShade="80"/>
            <w:vAlign w:val="center"/>
          </w:tcPr>
          <w:p w14:paraId="46AB97EB" w14:textId="77777777" w:rsidR="00965554" w:rsidRDefault="00965554" w:rsidP="00AE7073">
            <w:pPr>
              <w:spacing w:after="0" w:line="240" w:lineRule="auto"/>
              <w:jc w:val="center"/>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eastAsia="de-CH"/>
              </w:rPr>
              <w:t>DHS sample country average</w:t>
            </w:r>
          </w:p>
        </w:tc>
      </w:tr>
      <w:tr w:rsidR="00965554" w:rsidRPr="00F34B3E" w14:paraId="3EEEA817" w14:textId="77777777" w:rsidTr="00AE7073">
        <w:trPr>
          <w:trHeight w:val="300"/>
        </w:trPr>
        <w:tc>
          <w:tcPr>
            <w:tcW w:w="986" w:type="pct"/>
            <w:tcBorders>
              <w:top w:val="single" w:sz="4" w:space="0" w:color="auto"/>
            </w:tcBorders>
            <w:shd w:val="clear" w:color="auto" w:fill="808080" w:themeFill="background1" w:themeFillShade="80"/>
            <w:vAlign w:val="center"/>
          </w:tcPr>
          <w:p w14:paraId="72B00080" w14:textId="77777777" w:rsidR="00965554" w:rsidRPr="00F34B3E" w:rsidRDefault="00965554" w:rsidP="00AE7073">
            <w:pPr>
              <w:spacing w:after="0" w:line="240" w:lineRule="auto"/>
              <w:jc w:val="left"/>
              <w:rPr>
                <w:rFonts w:eastAsia="Times New Roman" w:cs="Calibri"/>
                <w:b/>
                <w:color w:val="FFFFFF" w:themeColor="background1"/>
                <w:sz w:val="20"/>
                <w:szCs w:val="20"/>
                <w:lang w:eastAsia="de-CH"/>
              </w:rPr>
            </w:pPr>
          </w:p>
        </w:tc>
        <w:tc>
          <w:tcPr>
            <w:tcW w:w="457" w:type="pct"/>
            <w:tcBorders>
              <w:top w:val="single" w:sz="4" w:space="0" w:color="auto"/>
            </w:tcBorders>
            <w:shd w:val="clear" w:color="auto" w:fill="808080" w:themeFill="background1" w:themeFillShade="80"/>
            <w:vAlign w:val="center"/>
          </w:tcPr>
          <w:p w14:paraId="65102F3A"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650" w:type="pct"/>
            <w:tcBorders>
              <w:top w:val="single" w:sz="4" w:space="0" w:color="auto"/>
              <w:right w:val="double" w:sz="4" w:space="0" w:color="auto"/>
            </w:tcBorders>
            <w:shd w:val="clear" w:color="auto" w:fill="808080" w:themeFill="background1" w:themeFillShade="80"/>
            <w:vAlign w:val="center"/>
          </w:tcPr>
          <w:p w14:paraId="38F0A04F" w14:textId="77777777" w:rsidR="00965554" w:rsidRPr="00F34B3E" w:rsidRDefault="00965554" w:rsidP="00AE7073">
            <w:pPr>
              <w:spacing w:after="0" w:line="240" w:lineRule="auto"/>
              <w:jc w:val="left"/>
              <w:rPr>
                <w:rFonts w:eastAsia="Times New Roman" w:cs="Calibri"/>
                <w:b/>
                <w:bCs/>
                <w:color w:val="FFFFFF" w:themeColor="background1"/>
                <w:sz w:val="20"/>
                <w:szCs w:val="20"/>
                <w:lang w:eastAsia="de-CH"/>
              </w:rPr>
            </w:pPr>
          </w:p>
        </w:tc>
        <w:tc>
          <w:tcPr>
            <w:tcW w:w="525" w:type="pct"/>
            <w:tcBorders>
              <w:top w:val="single" w:sz="4" w:space="0" w:color="auto"/>
              <w:left w:val="double" w:sz="4" w:space="0" w:color="auto"/>
            </w:tcBorders>
            <w:shd w:val="clear" w:color="auto" w:fill="808080" w:themeFill="background1" w:themeFillShade="80"/>
            <w:vAlign w:val="center"/>
          </w:tcPr>
          <w:p w14:paraId="0242C12F"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Pr>
                <w:rFonts w:eastAsia="Times New Roman" w:cs="Calibri"/>
                <w:b/>
                <w:bCs/>
                <w:color w:val="FFFFFF" w:themeColor="background1"/>
                <w:sz w:val="20"/>
                <w:szCs w:val="20"/>
                <w:lang w:val="en-US" w:eastAsia="de-CH"/>
              </w:rPr>
              <w:t>Health i</w:t>
            </w:r>
            <w:r w:rsidRPr="00F34B3E">
              <w:rPr>
                <w:rFonts w:eastAsia="Times New Roman" w:cs="Calibri"/>
                <w:b/>
                <w:bCs/>
                <w:color w:val="FFFFFF" w:themeColor="background1"/>
                <w:sz w:val="20"/>
                <w:szCs w:val="20"/>
                <w:lang w:val="en-US" w:eastAsia="de-CH"/>
              </w:rPr>
              <w:t xml:space="preserve">nsurance </w:t>
            </w:r>
          </w:p>
          <w:p w14:paraId="55F9CA51" w14:textId="77777777" w:rsidR="00965554" w:rsidRDefault="00965554" w:rsidP="00AE7073">
            <w:pPr>
              <w:spacing w:after="0" w:line="240" w:lineRule="auto"/>
              <w:jc w:val="left"/>
              <w:rPr>
                <w:rFonts w:eastAsia="Times New Roman" w:cs="Calibri"/>
                <w:b/>
                <w:color w:val="FFFFFF" w:themeColor="background1"/>
                <w:sz w:val="20"/>
                <w:szCs w:val="20"/>
                <w:lang w:eastAsia="de-CH"/>
              </w:rPr>
            </w:pPr>
            <w:r>
              <w:rPr>
                <w:rFonts w:eastAsia="Times New Roman" w:cs="Calibri"/>
                <w:b/>
                <w:bCs/>
                <w:color w:val="FFFFFF" w:themeColor="background1"/>
                <w:sz w:val="20"/>
                <w:szCs w:val="20"/>
                <w:lang w:val="en-US" w:eastAsia="de-CH"/>
              </w:rPr>
              <w:t>Coverage (%)</w:t>
            </w:r>
          </w:p>
        </w:tc>
        <w:tc>
          <w:tcPr>
            <w:tcW w:w="723" w:type="pct"/>
            <w:tcBorders>
              <w:top w:val="single" w:sz="4" w:space="0" w:color="auto"/>
            </w:tcBorders>
            <w:shd w:val="clear" w:color="auto" w:fill="808080" w:themeFill="background1" w:themeFillShade="80"/>
            <w:vAlign w:val="center"/>
          </w:tcPr>
          <w:p w14:paraId="6AD35FA4" w14:textId="77777777" w:rsidR="00965554" w:rsidRDefault="00965554" w:rsidP="00AE7073">
            <w:pPr>
              <w:spacing w:after="0" w:line="240" w:lineRule="auto"/>
              <w:jc w:val="left"/>
              <w:rPr>
                <w:rFonts w:eastAsia="Times New Roman" w:cs="Calibri"/>
                <w:b/>
                <w:bCs/>
                <w:color w:val="FFFFFF" w:themeColor="background1"/>
                <w:sz w:val="20"/>
                <w:szCs w:val="20"/>
                <w:lang w:val="en-US" w:eastAsia="de-CH"/>
              </w:rPr>
            </w:pPr>
            <w:r w:rsidRPr="00F34B3E">
              <w:rPr>
                <w:rFonts w:eastAsia="Times New Roman" w:cs="Calibri"/>
                <w:b/>
                <w:bCs/>
                <w:color w:val="FFFFFF" w:themeColor="background1"/>
                <w:sz w:val="20"/>
                <w:szCs w:val="20"/>
                <w:lang w:val="en-US" w:eastAsia="de-CH"/>
              </w:rPr>
              <w:t>Visited health facility last  year</w:t>
            </w:r>
            <w:r>
              <w:rPr>
                <w:rFonts w:eastAsia="Times New Roman" w:cs="Calibri"/>
                <w:b/>
                <w:bCs/>
                <w:color w:val="FFFFFF" w:themeColor="background1"/>
                <w:sz w:val="20"/>
                <w:szCs w:val="20"/>
                <w:lang w:val="en-US" w:eastAsia="de-CH"/>
              </w:rPr>
              <w:t xml:space="preserve"> </w:t>
            </w:r>
          </w:p>
          <w:p w14:paraId="4A08FBBB"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w:t>
            </w:r>
          </w:p>
        </w:tc>
        <w:tc>
          <w:tcPr>
            <w:tcW w:w="716" w:type="pct"/>
            <w:tcBorders>
              <w:top w:val="single" w:sz="4" w:space="0" w:color="auto"/>
            </w:tcBorders>
            <w:shd w:val="clear" w:color="auto" w:fill="808080" w:themeFill="background1" w:themeFillShade="80"/>
            <w:vAlign w:val="center"/>
          </w:tcPr>
          <w:p w14:paraId="55AE172A"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born children born in health facility</w:t>
            </w:r>
            <w:r>
              <w:rPr>
                <w:rFonts w:eastAsia="Times New Roman" w:cs="Calibri"/>
                <w:b/>
                <w:bCs/>
                <w:color w:val="FFFFFF" w:themeColor="background1"/>
                <w:sz w:val="20"/>
                <w:szCs w:val="20"/>
                <w:lang w:val="en-US" w:eastAsia="de-CH"/>
              </w:rPr>
              <w:t xml:space="preserve"> (%)</w:t>
            </w:r>
          </w:p>
        </w:tc>
        <w:tc>
          <w:tcPr>
            <w:tcW w:w="942" w:type="pct"/>
            <w:tcBorders>
              <w:top w:val="single" w:sz="4" w:space="0" w:color="auto"/>
            </w:tcBorders>
            <w:shd w:val="clear" w:color="auto" w:fill="808080" w:themeFill="background1" w:themeFillShade="80"/>
            <w:vAlign w:val="center"/>
          </w:tcPr>
          <w:p w14:paraId="12BB851F" w14:textId="77777777" w:rsidR="00965554" w:rsidRDefault="00965554" w:rsidP="00AE7073">
            <w:pPr>
              <w:spacing w:after="0" w:line="240" w:lineRule="auto"/>
              <w:jc w:val="left"/>
              <w:rPr>
                <w:rFonts w:eastAsia="Times New Roman" w:cs="Calibri"/>
                <w:b/>
                <w:bCs/>
                <w:color w:val="FFFFFF" w:themeColor="background1"/>
                <w:sz w:val="20"/>
                <w:szCs w:val="20"/>
                <w:lang w:eastAsia="de-CH"/>
              </w:rPr>
            </w:pPr>
            <w:r>
              <w:rPr>
                <w:rFonts w:eastAsia="Times New Roman" w:cs="Calibri"/>
                <w:b/>
                <w:bCs/>
                <w:color w:val="FFFFFF" w:themeColor="background1"/>
                <w:sz w:val="20"/>
                <w:szCs w:val="20"/>
                <w:lang w:val="en-US" w:eastAsia="de-CH"/>
              </w:rPr>
              <w:t>Last-</w:t>
            </w:r>
            <w:r w:rsidRPr="00F34B3E">
              <w:rPr>
                <w:rFonts w:eastAsia="Times New Roman" w:cs="Calibri"/>
                <w:b/>
                <w:bCs/>
                <w:color w:val="FFFFFF" w:themeColor="background1"/>
                <w:sz w:val="20"/>
                <w:szCs w:val="20"/>
                <w:lang w:val="en-US" w:eastAsia="de-CH"/>
              </w:rPr>
              <w:t xml:space="preserve">born children had postnatal check within two </w:t>
            </w:r>
            <w:r>
              <w:rPr>
                <w:rFonts w:eastAsia="Times New Roman" w:cs="Calibri"/>
                <w:b/>
                <w:bCs/>
                <w:color w:val="FFFFFF" w:themeColor="background1"/>
                <w:sz w:val="20"/>
                <w:szCs w:val="20"/>
                <w:lang w:val="en-US" w:eastAsia="de-CH"/>
              </w:rPr>
              <w:t xml:space="preserve"> </w:t>
            </w:r>
            <w:r w:rsidRPr="00F34B3E">
              <w:rPr>
                <w:rFonts w:eastAsia="Times New Roman" w:cs="Calibri"/>
                <w:b/>
                <w:bCs/>
                <w:color w:val="FFFFFF" w:themeColor="background1"/>
                <w:sz w:val="20"/>
                <w:szCs w:val="20"/>
                <w:lang w:val="en-US" w:eastAsia="de-CH"/>
              </w:rPr>
              <w:t>weeks</w:t>
            </w:r>
            <w:r>
              <w:rPr>
                <w:rFonts w:eastAsia="Times New Roman" w:cs="Calibri"/>
                <w:b/>
                <w:bCs/>
                <w:color w:val="FFFFFF" w:themeColor="background1"/>
                <w:sz w:val="20"/>
                <w:szCs w:val="20"/>
                <w:lang w:val="en-US" w:eastAsia="de-CH"/>
              </w:rPr>
              <w:t xml:space="preserve"> (%)</w:t>
            </w:r>
          </w:p>
        </w:tc>
      </w:tr>
      <w:tr w:rsidR="00965554" w:rsidRPr="009523F5" w14:paraId="32608D04" w14:textId="77777777" w:rsidTr="00AE7073">
        <w:trPr>
          <w:trHeight w:val="170"/>
        </w:trPr>
        <w:tc>
          <w:tcPr>
            <w:tcW w:w="986" w:type="pct"/>
            <w:vAlign w:val="center"/>
          </w:tcPr>
          <w:p w14:paraId="64B34C2D"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Benin</w:t>
            </w:r>
          </w:p>
        </w:tc>
        <w:tc>
          <w:tcPr>
            <w:tcW w:w="457" w:type="pct"/>
            <w:vAlign w:val="center"/>
          </w:tcPr>
          <w:p w14:paraId="4D7E41A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2017-18</w:t>
            </w:r>
          </w:p>
        </w:tc>
        <w:tc>
          <w:tcPr>
            <w:tcW w:w="650" w:type="pct"/>
            <w:tcBorders>
              <w:right w:val="double" w:sz="4" w:space="0" w:color="auto"/>
            </w:tcBorders>
            <w:vAlign w:val="center"/>
          </w:tcPr>
          <w:p w14:paraId="7FAA4FD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525" w:type="pct"/>
            <w:tcBorders>
              <w:left w:val="double" w:sz="4" w:space="0" w:color="auto"/>
            </w:tcBorders>
            <w:vAlign w:val="bottom"/>
          </w:tcPr>
          <w:p w14:paraId="43C56AE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w:t>
            </w:r>
          </w:p>
        </w:tc>
        <w:tc>
          <w:tcPr>
            <w:tcW w:w="723" w:type="pct"/>
            <w:vAlign w:val="bottom"/>
          </w:tcPr>
          <w:p w14:paraId="07A2251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40.5</w:t>
            </w:r>
          </w:p>
        </w:tc>
        <w:tc>
          <w:tcPr>
            <w:tcW w:w="716" w:type="pct"/>
            <w:vAlign w:val="bottom"/>
          </w:tcPr>
          <w:p w14:paraId="727688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c>
          <w:tcPr>
            <w:tcW w:w="942" w:type="pct"/>
            <w:vAlign w:val="bottom"/>
          </w:tcPr>
          <w:p w14:paraId="4852FA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19.4</w:t>
            </w:r>
          </w:p>
        </w:tc>
      </w:tr>
      <w:tr w:rsidR="00965554" w:rsidRPr="009523F5" w14:paraId="0FEE1DC8" w14:textId="77777777" w:rsidTr="00AE7073">
        <w:trPr>
          <w:trHeight w:val="170"/>
        </w:trPr>
        <w:tc>
          <w:tcPr>
            <w:tcW w:w="986" w:type="pct"/>
            <w:vAlign w:val="center"/>
          </w:tcPr>
          <w:p w14:paraId="3D0E92BE"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lastRenderedPageBreak/>
              <w:t>Burkina Faso</w:t>
            </w:r>
          </w:p>
        </w:tc>
        <w:tc>
          <w:tcPr>
            <w:tcW w:w="457" w:type="pct"/>
            <w:vAlign w:val="center"/>
          </w:tcPr>
          <w:p w14:paraId="7320570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650" w:type="pct"/>
            <w:tcBorders>
              <w:right w:val="double" w:sz="4" w:space="0" w:color="auto"/>
            </w:tcBorders>
            <w:vAlign w:val="center"/>
          </w:tcPr>
          <w:p w14:paraId="3AB7260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1F3B5BE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0.5</w:t>
            </w:r>
          </w:p>
        </w:tc>
        <w:tc>
          <w:tcPr>
            <w:tcW w:w="723" w:type="pct"/>
            <w:vAlign w:val="bottom"/>
          </w:tcPr>
          <w:p w14:paraId="434244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59.2</w:t>
            </w:r>
          </w:p>
        </w:tc>
        <w:tc>
          <w:tcPr>
            <w:tcW w:w="716" w:type="pct"/>
            <w:vAlign w:val="bottom"/>
          </w:tcPr>
          <w:p w14:paraId="603B6B5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71.8</w:t>
            </w:r>
          </w:p>
        </w:tc>
        <w:tc>
          <w:tcPr>
            <w:tcW w:w="942" w:type="pct"/>
            <w:vAlign w:val="bottom"/>
          </w:tcPr>
          <w:p w14:paraId="6291D6E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83.8</w:t>
            </w:r>
          </w:p>
        </w:tc>
      </w:tr>
      <w:tr w:rsidR="00965554" w:rsidRPr="009523F5" w14:paraId="0715D810" w14:textId="77777777" w:rsidTr="00AE7073">
        <w:trPr>
          <w:trHeight w:val="170"/>
        </w:trPr>
        <w:tc>
          <w:tcPr>
            <w:tcW w:w="986" w:type="pct"/>
            <w:vAlign w:val="center"/>
          </w:tcPr>
          <w:p w14:paraId="3CF94E88"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Burundi</w:t>
            </w:r>
          </w:p>
        </w:tc>
        <w:tc>
          <w:tcPr>
            <w:tcW w:w="457" w:type="pct"/>
            <w:vAlign w:val="center"/>
          </w:tcPr>
          <w:p w14:paraId="43469F2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2015-17</w:t>
            </w:r>
          </w:p>
        </w:tc>
        <w:tc>
          <w:tcPr>
            <w:tcW w:w="650" w:type="pct"/>
            <w:tcBorders>
              <w:right w:val="double" w:sz="4" w:space="0" w:color="auto"/>
            </w:tcBorders>
            <w:vAlign w:val="center"/>
          </w:tcPr>
          <w:p w14:paraId="0755978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9A20A0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24.0</w:t>
            </w:r>
          </w:p>
        </w:tc>
        <w:tc>
          <w:tcPr>
            <w:tcW w:w="723" w:type="pct"/>
            <w:vAlign w:val="bottom"/>
          </w:tcPr>
          <w:p w14:paraId="58668F8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74.0</w:t>
            </w:r>
          </w:p>
        </w:tc>
        <w:tc>
          <w:tcPr>
            <w:tcW w:w="716" w:type="pct"/>
            <w:vAlign w:val="bottom"/>
          </w:tcPr>
          <w:p w14:paraId="719DB6E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89.2</w:t>
            </w:r>
          </w:p>
        </w:tc>
        <w:tc>
          <w:tcPr>
            <w:tcW w:w="942" w:type="pct"/>
            <w:vAlign w:val="bottom"/>
          </w:tcPr>
          <w:p w14:paraId="4A7F0C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w:t>
            </w:r>
          </w:p>
        </w:tc>
      </w:tr>
      <w:tr w:rsidR="00965554" w:rsidRPr="009523F5" w14:paraId="6E634961" w14:textId="77777777" w:rsidTr="00AE7073">
        <w:trPr>
          <w:trHeight w:val="170"/>
        </w:trPr>
        <w:tc>
          <w:tcPr>
            <w:tcW w:w="986" w:type="pct"/>
            <w:vAlign w:val="center"/>
          </w:tcPr>
          <w:p w14:paraId="6C0E8C6A"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Cameroon</w:t>
            </w:r>
          </w:p>
        </w:tc>
        <w:tc>
          <w:tcPr>
            <w:tcW w:w="457" w:type="pct"/>
            <w:vAlign w:val="center"/>
          </w:tcPr>
          <w:p w14:paraId="052DBDF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46DD5F2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2005</w:t>
            </w:r>
          </w:p>
        </w:tc>
        <w:tc>
          <w:tcPr>
            <w:tcW w:w="525" w:type="pct"/>
            <w:tcBorders>
              <w:left w:val="double" w:sz="4" w:space="0" w:color="auto"/>
            </w:tcBorders>
            <w:vAlign w:val="bottom"/>
          </w:tcPr>
          <w:p w14:paraId="359864B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2.6</w:t>
            </w:r>
          </w:p>
        </w:tc>
        <w:tc>
          <w:tcPr>
            <w:tcW w:w="723" w:type="pct"/>
            <w:vAlign w:val="bottom"/>
          </w:tcPr>
          <w:p w14:paraId="325D6D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51.0</w:t>
            </w:r>
          </w:p>
        </w:tc>
        <w:tc>
          <w:tcPr>
            <w:tcW w:w="716" w:type="pct"/>
            <w:vAlign w:val="bottom"/>
          </w:tcPr>
          <w:p w14:paraId="452C21C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76.0</w:t>
            </w:r>
          </w:p>
        </w:tc>
        <w:tc>
          <w:tcPr>
            <w:tcW w:w="942" w:type="pct"/>
            <w:vAlign w:val="bottom"/>
          </w:tcPr>
          <w:p w14:paraId="491965C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28.0</w:t>
            </w:r>
          </w:p>
        </w:tc>
      </w:tr>
      <w:tr w:rsidR="00965554" w:rsidRPr="009523F5" w14:paraId="319429CB" w14:textId="77777777" w:rsidTr="00AE7073">
        <w:trPr>
          <w:trHeight w:val="170"/>
        </w:trPr>
        <w:tc>
          <w:tcPr>
            <w:tcW w:w="986" w:type="pct"/>
            <w:vAlign w:val="center"/>
          </w:tcPr>
          <w:p w14:paraId="7202FB42"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Chad</w:t>
            </w:r>
          </w:p>
        </w:tc>
        <w:tc>
          <w:tcPr>
            <w:tcW w:w="457" w:type="pct"/>
            <w:vAlign w:val="center"/>
          </w:tcPr>
          <w:p w14:paraId="776DF7E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2014-15</w:t>
            </w:r>
          </w:p>
        </w:tc>
        <w:tc>
          <w:tcPr>
            <w:tcW w:w="650" w:type="pct"/>
            <w:tcBorders>
              <w:right w:val="double" w:sz="4" w:space="0" w:color="auto"/>
            </w:tcBorders>
            <w:vAlign w:val="center"/>
          </w:tcPr>
          <w:p w14:paraId="50CC4C8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8A0E1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0.8</w:t>
            </w:r>
          </w:p>
        </w:tc>
        <w:tc>
          <w:tcPr>
            <w:tcW w:w="723" w:type="pct"/>
            <w:vAlign w:val="bottom"/>
          </w:tcPr>
          <w:p w14:paraId="5F00CB7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c>
          <w:tcPr>
            <w:tcW w:w="716" w:type="pct"/>
            <w:vAlign w:val="bottom"/>
          </w:tcPr>
          <w:p w14:paraId="3C89F90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19.0</w:t>
            </w:r>
          </w:p>
        </w:tc>
        <w:tc>
          <w:tcPr>
            <w:tcW w:w="942" w:type="pct"/>
            <w:vAlign w:val="bottom"/>
          </w:tcPr>
          <w:p w14:paraId="1423843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14.7</w:t>
            </w:r>
          </w:p>
        </w:tc>
      </w:tr>
      <w:tr w:rsidR="00965554" w:rsidRPr="009523F5" w14:paraId="214B5280" w14:textId="77777777" w:rsidTr="00AE7073">
        <w:trPr>
          <w:trHeight w:val="170"/>
        </w:trPr>
        <w:tc>
          <w:tcPr>
            <w:tcW w:w="986" w:type="pct"/>
            <w:vAlign w:val="center"/>
          </w:tcPr>
          <w:p w14:paraId="1C14153C"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Côte d’Ivoire</w:t>
            </w:r>
          </w:p>
        </w:tc>
        <w:tc>
          <w:tcPr>
            <w:tcW w:w="457" w:type="pct"/>
            <w:vAlign w:val="center"/>
          </w:tcPr>
          <w:p w14:paraId="497F53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34A0D7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983F6B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3.2</w:t>
            </w:r>
          </w:p>
        </w:tc>
        <w:tc>
          <w:tcPr>
            <w:tcW w:w="723" w:type="pct"/>
            <w:vAlign w:val="bottom"/>
          </w:tcPr>
          <w:p w14:paraId="769DA8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47.3</w:t>
            </w:r>
          </w:p>
        </w:tc>
        <w:tc>
          <w:tcPr>
            <w:tcW w:w="716" w:type="pct"/>
            <w:vAlign w:val="bottom"/>
          </w:tcPr>
          <w:p w14:paraId="19690D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59.0</w:t>
            </w:r>
          </w:p>
        </w:tc>
        <w:tc>
          <w:tcPr>
            <w:tcW w:w="942" w:type="pct"/>
            <w:vAlign w:val="bottom"/>
          </w:tcPr>
          <w:p w14:paraId="6E3924F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r>
      <w:tr w:rsidR="00965554" w:rsidRPr="009523F5" w14:paraId="11FD2C75" w14:textId="77777777" w:rsidTr="00AE7073">
        <w:trPr>
          <w:trHeight w:val="170"/>
        </w:trPr>
        <w:tc>
          <w:tcPr>
            <w:tcW w:w="986" w:type="pct"/>
            <w:vAlign w:val="center"/>
          </w:tcPr>
          <w:p w14:paraId="61A8B245"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DRC</w:t>
            </w:r>
          </w:p>
        </w:tc>
        <w:tc>
          <w:tcPr>
            <w:tcW w:w="457" w:type="pct"/>
            <w:vAlign w:val="center"/>
          </w:tcPr>
          <w:p w14:paraId="1FCBD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6ADBE4FA"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0EC38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3.1</w:t>
            </w:r>
          </w:p>
        </w:tc>
        <w:tc>
          <w:tcPr>
            <w:tcW w:w="723" w:type="pct"/>
            <w:vAlign w:val="bottom"/>
          </w:tcPr>
          <w:p w14:paraId="5140F6C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38.6</w:t>
            </w:r>
          </w:p>
        </w:tc>
        <w:tc>
          <w:tcPr>
            <w:tcW w:w="716" w:type="pct"/>
            <w:vAlign w:val="bottom"/>
          </w:tcPr>
          <w:p w14:paraId="4448B79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77.5</w:t>
            </w:r>
          </w:p>
        </w:tc>
        <w:tc>
          <w:tcPr>
            <w:tcW w:w="942" w:type="pct"/>
            <w:vAlign w:val="bottom"/>
          </w:tcPr>
          <w:p w14:paraId="34B800A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16.7</w:t>
            </w:r>
          </w:p>
        </w:tc>
      </w:tr>
      <w:tr w:rsidR="00965554" w:rsidRPr="009523F5" w14:paraId="0F5959BF" w14:textId="77777777" w:rsidTr="00AE7073">
        <w:trPr>
          <w:trHeight w:val="170"/>
        </w:trPr>
        <w:tc>
          <w:tcPr>
            <w:tcW w:w="986" w:type="pct"/>
            <w:vAlign w:val="center"/>
          </w:tcPr>
          <w:p w14:paraId="389F43AB" w14:textId="77777777" w:rsidR="00965554" w:rsidRPr="00F34B3E"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Eswatini</w:t>
            </w:r>
          </w:p>
        </w:tc>
        <w:tc>
          <w:tcPr>
            <w:tcW w:w="457" w:type="pct"/>
            <w:vAlign w:val="center"/>
          </w:tcPr>
          <w:p w14:paraId="50F3D5A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650" w:type="pct"/>
            <w:tcBorders>
              <w:right w:val="double" w:sz="4" w:space="0" w:color="auto"/>
            </w:tcBorders>
            <w:vAlign w:val="center"/>
          </w:tcPr>
          <w:p w14:paraId="355956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F674B2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w:t>
            </w:r>
          </w:p>
        </w:tc>
        <w:tc>
          <w:tcPr>
            <w:tcW w:w="723" w:type="pct"/>
            <w:vAlign w:val="bottom"/>
          </w:tcPr>
          <w:p w14:paraId="78BA3D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49.7</w:t>
            </w:r>
          </w:p>
        </w:tc>
        <w:tc>
          <w:tcPr>
            <w:tcW w:w="716" w:type="pct"/>
            <w:vAlign w:val="bottom"/>
          </w:tcPr>
          <w:p w14:paraId="1BC9E1C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2AE7880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2D3BEE26" w14:textId="77777777" w:rsidTr="00AE7073">
        <w:trPr>
          <w:trHeight w:val="170"/>
        </w:trPr>
        <w:tc>
          <w:tcPr>
            <w:tcW w:w="986" w:type="pct"/>
            <w:vAlign w:val="center"/>
          </w:tcPr>
          <w:p w14:paraId="71D49D85"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Ethiopia</w:t>
            </w:r>
          </w:p>
        </w:tc>
        <w:tc>
          <w:tcPr>
            <w:tcW w:w="457" w:type="pct"/>
            <w:vAlign w:val="center"/>
          </w:tcPr>
          <w:p w14:paraId="04ABECC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650" w:type="pct"/>
            <w:tcBorders>
              <w:right w:val="double" w:sz="4" w:space="0" w:color="auto"/>
            </w:tcBorders>
            <w:vAlign w:val="center"/>
          </w:tcPr>
          <w:p w14:paraId="52A86D7B"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bottom"/>
          </w:tcPr>
          <w:p w14:paraId="227CEEF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4.6</w:t>
            </w:r>
          </w:p>
        </w:tc>
        <w:tc>
          <w:tcPr>
            <w:tcW w:w="723" w:type="pct"/>
            <w:vAlign w:val="bottom"/>
          </w:tcPr>
          <w:p w14:paraId="2DE72C3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c>
          <w:tcPr>
            <w:tcW w:w="716" w:type="pct"/>
            <w:vAlign w:val="bottom"/>
          </w:tcPr>
          <w:p w14:paraId="18979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37.8</w:t>
            </w:r>
          </w:p>
        </w:tc>
        <w:tc>
          <w:tcPr>
            <w:tcW w:w="942" w:type="pct"/>
            <w:vAlign w:val="bottom"/>
          </w:tcPr>
          <w:p w14:paraId="0A9C678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9.2</w:t>
            </w:r>
          </w:p>
        </w:tc>
      </w:tr>
      <w:tr w:rsidR="00965554" w:rsidRPr="009523F5" w14:paraId="2D5A9530" w14:textId="77777777" w:rsidTr="00AE7073">
        <w:trPr>
          <w:trHeight w:val="170"/>
        </w:trPr>
        <w:tc>
          <w:tcPr>
            <w:tcW w:w="986" w:type="pct"/>
            <w:vAlign w:val="center"/>
          </w:tcPr>
          <w:p w14:paraId="6F2BEE4F"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Ghana</w:t>
            </w:r>
          </w:p>
        </w:tc>
        <w:tc>
          <w:tcPr>
            <w:tcW w:w="457" w:type="pct"/>
            <w:vAlign w:val="center"/>
          </w:tcPr>
          <w:p w14:paraId="036249F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6CBCF0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276857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66.4</w:t>
            </w:r>
          </w:p>
        </w:tc>
        <w:tc>
          <w:tcPr>
            <w:tcW w:w="723" w:type="pct"/>
            <w:vAlign w:val="bottom"/>
          </w:tcPr>
          <w:p w14:paraId="68F1FC5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51.2</w:t>
            </w:r>
          </w:p>
        </w:tc>
        <w:tc>
          <w:tcPr>
            <w:tcW w:w="716" w:type="pct"/>
            <w:vAlign w:val="bottom"/>
          </w:tcPr>
          <w:p w14:paraId="266AF8A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73.3</w:t>
            </w:r>
          </w:p>
        </w:tc>
        <w:tc>
          <w:tcPr>
            <w:tcW w:w="942" w:type="pct"/>
            <w:vAlign w:val="bottom"/>
          </w:tcPr>
          <w:p w14:paraId="70D16D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74.4</w:t>
            </w:r>
          </w:p>
        </w:tc>
      </w:tr>
      <w:tr w:rsidR="00965554" w:rsidRPr="009523F5" w14:paraId="1E4C3ABC" w14:textId="77777777" w:rsidTr="00AE7073">
        <w:trPr>
          <w:trHeight w:val="170"/>
        </w:trPr>
        <w:tc>
          <w:tcPr>
            <w:tcW w:w="986" w:type="pct"/>
            <w:vAlign w:val="center"/>
          </w:tcPr>
          <w:p w14:paraId="071A1C19"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Guinea</w:t>
            </w:r>
          </w:p>
        </w:tc>
        <w:tc>
          <w:tcPr>
            <w:tcW w:w="457" w:type="pct"/>
            <w:vAlign w:val="center"/>
          </w:tcPr>
          <w:p w14:paraId="0FB48D6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CA163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7668E53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w:t>
            </w:r>
          </w:p>
        </w:tc>
        <w:tc>
          <w:tcPr>
            <w:tcW w:w="723" w:type="pct"/>
            <w:vAlign w:val="bottom"/>
          </w:tcPr>
          <w:p w14:paraId="312D4DF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36.5</w:t>
            </w:r>
          </w:p>
        </w:tc>
        <w:tc>
          <w:tcPr>
            <w:tcW w:w="716" w:type="pct"/>
            <w:vAlign w:val="bottom"/>
          </w:tcPr>
          <w:p w14:paraId="3214A30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50.6</w:t>
            </w:r>
          </w:p>
        </w:tc>
        <w:tc>
          <w:tcPr>
            <w:tcW w:w="942" w:type="pct"/>
            <w:vAlign w:val="bottom"/>
          </w:tcPr>
          <w:p w14:paraId="5CBEC9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61F2F166" w14:textId="77777777" w:rsidTr="00AE7073">
        <w:trPr>
          <w:trHeight w:val="170"/>
        </w:trPr>
        <w:tc>
          <w:tcPr>
            <w:tcW w:w="986" w:type="pct"/>
            <w:vAlign w:val="center"/>
          </w:tcPr>
          <w:p w14:paraId="6D75F0F2"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Kenya</w:t>
            </w:r>
          </w:p>
        </w:tc>
        <w:tc>
          <w:tcPr>
            <w:tcW w:w="457" w:type="pct"/>
            <w:vAlign w:val="center"/>
          </w:tcPr>
          <w:p w14:paraId="60A96C0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5EA2029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84B121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15.6</w:t>
            </w:r>
          </w:p>
        </w:tc>
        <w:tc>
          <w:tcPr>
            <w:tcW w:w="723" w:type="pct"/>
            <w:vAlign w:val="bottom"/>
          </w:tcPr>
          <w:p w14:paraId="430284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64.9</w:t>
            </w:r>
          </w:p>
        </w:tc>
        <w:tc>
          <w:tcPr>
            <w:tcW w:w="716" w:type="pct"/>
            <w:vAlign w:val="bottom"/>
          </w:tcPr>
          <w:p w14:paraId="5295A18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60.0</w:t>
            </w:r>
          </w:p>
        </w:tc>
        <w:tc>
          <w:tcPr>
            <w:tcW w:w="942" w:type="pct"/>
            <w:vAlign w:val="bottom"/>
          </w:tcPr>
          <w:p w14:paraId="51631A4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64.1</w:t>
            </w:r>
          </w:p>
        </w:tc>
      </w:tr>
      <w:tr w:rsidR="00965554" w:rsidRPr="009523F5" w14:paraId="60B57146" w14:textId="77777777" w:rsidTr="00AE7073">
        <w:trPr>
          <w:trHeight w:val="170"/>
        </w:trPr>
        <w:tc>
          <w:tcPr>
            <w:tcW w:w="986" w:type="pct"/>
            <w:vAlign w:val="center"/>
          </w:tcPr>
          <w:p w14:paraId="4023C254"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Lesotho</w:t>
            </w:r>
          </w:p>
        </w:tc>
        <w:tc>
          <w:tcPr>
            <w:tcW w:w="457" w:type="pct"/>
            <w:vAlign w:val="center"/>
          </w:tcPr>
          <w:p w14:paraId="36E2D60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650" w:type="pct"/>
            <w:tcBorders>
              <w:right w:val="double" w:sz="4" w:space="0" w:color="auto"/>
            </w:tcBorders>
            <w:vAlign w:val="center"/>
          </w:tcPr>
          <w:p w14:paraId="373A79C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2006</w:t>
            </w:r>
          </w:p>
        </w:tc>
        <w:tc>
          <w:tcPr>
            <w:tcW w:w="525" w:type="pct"/>
            <w:tcBorders>
              <w:left w:val="double" w:sz="4" w:space="0" w:color="auto"/>
            </w:tcBorders>
            <w:vAlign w:val="bottom"/>
          </w:tcPr>
          <w:p w14:paraId="595EA4F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w:t>
            </w:r>
          </w:p>
        </w:tc>
        <w:tc>
          <w:tcPr>
            <w:tcW w:w="723" w:type="pct"/>
            <w:vAlign w:val="bottom"/>
          </w:tcPr>
          <w:p w14:paraId="1EEB006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63.4</w:t>
            </w:r>
          </w:p>
        </w:tc>
        <w:tc>
          <w:tcPr>
            <w:tcW w:w="716" w:type="pct"/>
            <w:vAlign w:val="bottom"/>
          </w:tcPr>
          <w:p w14:paraId="387C42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77.8</w:t>
            </w:r>
          </w:p>
        </w:tc>
        <w:tc>
          <w:tcPr>
            <w:tcW w:w="942" w:type="pct"/>
            <w:vAlign w:val="bottom"/>
          </w:tcPr>
          <w:p w14:paraId="1222EB9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r>
      <w:tr w:rsidR="00965554" w:rsidRPr="009523F5" w14:paraId="08BD1824" w14:textId="77777777" w:rsidTr="00AE7073">
        <w:trPr>
          <w:trHeight w:val="170"/>
        </w:trPr>
        <w:tc>
          <w:tcPr>
            <w:tcW w:w="986" w:type="pct"/>
            <w:vAlign w:val="center"/>
          </w:tcPr>
          <w:p w14:paraId="2BC76DB6"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Liberia</w:t>
            </w:r>
          </w:p>
        </w:tc>
        <w:tc>
          <w:tcPr>
            <w:tcW w:w="457" w:type="pct"/>
            <w:vAlign w:val="center"/>
          </w:tcPr>
          <w:p w14:paraId="1CC8AC7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598C564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77D6927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4.0</w:t>
            </w:r>
          </w:p>
        </w:tc>
        <w:tc>
          <w:tcPr>
            <w:tcW w:w="723" w:type="pct"/>
            <w:vAlign w:val="bottom"/>
          </w:tcPr>
          <w:p w14:paraId="7DBEEE8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62.1</w:t>
            </w:r>
          </w:p>
        </w:tc>
        <w:tc>
          <w:tcPr>
            <w:tcW w:w="716" w:type="pct"/>
            <w:vAlign w:val="bottom"/>
          </w:tcPr>
          <w:p w14:paraId="20D1632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82.6</w:t>
            </w:r>
          </w:p>
        </w:tc>
        <w:tc>
          <w:tcPr>
            <w:tcW w:w="942" w:type="pct"/>
            <w:vAlign w:val="bottom"/>
          </w:tcPr>
          <w:p w14:paraId="1BD656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28.4</w:t>
            </w:r>
          </w:p>
        </w:tc>
      </w:tr>
      <w:tr w:rsidR="00965554" w:rsidRPr="009523F5" w14:paraId="33EA6B24" w14:textId="77777777" w:rsidTr="00AE7073">
        <w:trPr>
          <w:trHeight w:val="170"/>
        </w:trPr>
        <w:tc>
          <w:tcPr>
            <w:tcW w:w="986" w:type="pct"/>
            <w:vAlign w:val="center"/>
          </w:tcPr>
          <w:p w14:paraId="5953E07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Madagascar</w:t>
            </w:r>
          </w:p>
        </w:tc>
        <w:tc>
          <w:tcPr>
            <w:tcW w:w="457" w:type="pct"/>
            <w:vAlign w:val="center"/>
          </w:tcPr>
          <w:p w14:paraId="01D60DD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BDDD33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7FBA95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3.4</w:t>
            </w:r>
          </w:p>
        </w:tc>
        <w:tc>
          <w:tcPr>
            <w:tcW w:w="723" w:type="pct"/>
            <w:vAlign w:val="bottom"/>
          </w:tcPr>
          <w:p w14:paraId="6C9D25D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44.1</w:t>
            </w:r>
          </w:p>
        </w:tc>
        <w:tc>
          <w:tcPr>
            <w:tcW w:w="716" w:type="pct"/>
            <w:vAlign w:val="bottom"/>
          </w:tcPr>
          <w:p w14:paraId="63C1D4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39.8</w:t>
            </w:r>
          </w:p>
        </w:tc>
        <w:tc>
          <w:tcPr>
            <w:tcW w:w="942" w:type="pct"/>
            <w:vAlign w:val="bottom"/>
          </w:tcPr>
          <w:p w14:paraId="1E12022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33.5</w:t>
            </w:r>
          </w:p>
        </w:tc>
      </w:tr>
      <w:tr w:rsidR="00965554" w:rsidRPr="009523F5" w14:paraId="5D47DF4A" w14:textId="77777777" w:rsidTr="00AE7073">
        <w:trPr>
          <w:trHeight w:val="170"/>
        </w:trPr>
        <w:tc>
          <w:tcPr>
            <w:tcW w:w="986" w:type="pct"/>
            <w:vAlign w:val="center"/>
          </w:tcPr>
          <w:p w14:paraId="431D020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Malawi</w:t>
            </w:r>
          </w:p>
        </w:tc>
        <w:tc>
          <w:tcPr>
            <w:tcW w:w="457" w:type="pct"/>
            <w:vAlign w:val="center"/>
          </w:tcPr>
          <w:p w14:paraId="4AE4422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31CAAA0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tcBorders>
            <w:vAlign w:val="bottom"/>
          </w:tcPr>
          <w:p w14:paraId="46EADDC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3B4A534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c>
          <w:tcPr>
            <w:tcW w:w="716" w:type="pct"/>
            <w:vAlign w:val="bottom"/>
          </w:tcPr>
          <w:p w14:paraId="2D6A025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94.8</w:t>
            </w:r>
          </w:p>
        </w:tc>
        <w:tc>
          <w:tcPr>
            <w:tcW w:w="942" w:type="pct"/>
            <w:vAlign w:val="bottom"/>
          </w:tcPr>
          <w:p w14:paraId="56E9AAB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45.2</w:t>
            </w:r>
          </w:p>
        </w:tc>
      </w:tr>
      <w:tr w:rsidR="00965554" w:rsidRPr="009523F5" w14:paraId="625989F7" w14:textId="77777777" w:rsidTr="00AE7073">
        <w:trPr>
          <w:trHeight w:val="170"/>
        </w:trPr>
        <w:tc>
          <w:tcPr>
            <w:tcW w:w="986" w:type="pct"/>
            <w:vAlign w:val="center"/>
          </w:tcPr>
          <w:p w14:paraId="294DF06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Mali</w:t>
            </w:r>
          </w:p>
        </w:tc>
        <w:tc>
          <w:tcPr>
            <w:tcW w:w="457" w:type="pct"/>
            <w:vAlign w:val="center"/>
          </w:tcPr>
          <w:p w14:paraId="2E0D579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50E54A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2009</w:t>
            </w:r>
          </w:p>
        </w:tc>
        <w:tc>
          <w:tcPr>
            <w:tcW w:w="525" w:type="pct"/>
            <w:tcBorders>
              <w:left w:val="double" w:sz="4" w:space="0" w:color="auto"/>
            </w:tcBorders>
            <w:vAlign w:val="bottom"/>
          </w:tcPr>
          <w:p w14:paraId="0778BD4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w:t>
            </w:r>
          </w:p>
        </w:tc>
        <w:tc>
          <w:tcPr>
            <w:tcW w:w="723" w:type="pct"/>
            <w:vAlign w:val="bottom"/>
          </w:tcPr>
          <w:p w14:paraId="3E02B37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41.6</w:t>
            </w:r>
          </w:p>
        </w:tc>
        <w:tc>
          <w:tcPr>
            <w:tcW w:w="716" w:type="pct"/>
            <w:vAlign w:val="bottom"/>
          </w:tcPr>
          <w:p w14:paraId="08ACF36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66.9</w:t>
            </w:r>
          </w:p>
        </w:tc>
        <w:tc>
          <w:tcPr>
            <w:tcW w:w="942" w:type="pct"/>
            <w:vAlign w:val="bottom"/>
          </w:tcPr>
          <w:p w14:paraId="6E021E8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25.0</w:t>
            </w:r>
          </w:p>
        </w:tc>
      </w:tr>
      <w:tr w:rsidR="00965554" w:rsidRPr="009523F5" w14:paraId="66A65299" w14:textId="77777777" w:rsidTr="00AE7073">
        <w:trPr>
          <w:trHeight w:val="170"/>
        </w:trPr>
        <w:tc>
          <w:tcPr>
            <w:tcW w:w="986" w:type="pct"/>
            <w:vAlign w:val="center"/>
          </w:tcPr>
          <w:p w14:paraId="200EA4AB" w14:textId="77777777" w:rsidR="00965554" w:rsidRPr="00865BA7" w:rsidRDefault="00965554" w:rsidP="00AE7073">
            <w:pPr>
              <w:spacing w:after="0" w:line="240" w:lineRule="auto"/>
              <w:jc w:val="left"/>
              <w:rPr>
                <w:rFonts w:eastAsia="Times New Roman" w:cs="Calibri"/>
                <w:color w:val="000000"/>
                <w:sz w:val="20"/>
                <w:szCs w:val="20"/>
                <w:lang w:eastAsia="de-CH"/>
              </w:rPr>
            </w:pPr>
            <w:r>
              <w:rPr>
                <w:rFonts w:cs="Arial"/>
                <w:color w:val="000000"/>
                <w:sz w:val="20"/>
                <w:szCs w:val="20"/>
              </w:rPr>
              <w:t>Mauritania</w:t>
            </w:r>
          </w:p>
        </w:tc>
        <w:tc>
          <w:tcPr>
            <w:tcW w:w="457" w:type="pct"/>
            <w:vAlign w:val="center"/>
          </w:tcPr>
          <w:p w14:paraId="6CD009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2021</w:t>
            </w:r>
          </w:p>
        </w:tc>
        <w:tc>
          <w:tcPr>
            <w:tcW w:w="650" w:type="pct"/>
            <w:tcBorders>
              <w:right w:val="double" w:sz="4" w:space="0" w:color="auto"/>
            </w:tcBorders>
            <w:vAlign w:val="center"/>
          </w:tcPr>
          <w:p w14:paraId="03F9907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18273E3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8.9</w:t>
            </w:r>
          </w:p>
        </w:tc>
        <w:tc>
          <w:tcPr>
            <w:tcW w:w="723" w:type="pct"/>
            <w:vAlign w:val="bottom"/>
          </w:tcPr>
          <w:p w14:paraId="348A341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47.0</w:t>
            </w:r>
          </w:p>
        </w:tc>
        <w:tc>
          <w:tcPr>
            <w:tcW w:w="716" w:type="pct"/>
            <w:vAlign w:val="bottom"/>
          </w:tcPr>
          <w:p w14:paraId="34FD697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73.9</w:t>
            </w:r>
          </w:p>
        </w:tc>
        <w:tc>
          <w:tcPr>
            <w:tcW w:w="942" w:type="pct"/>
            <w:vAlign w:val="bottom"/>
          </w:tcPr>
          <w:p w14:paraId="78C2DD0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19.9</w:t>
            </w:r>
          </w:p>
        </w:tc>
      </w:tr>
      <w:tr w:rsidR="00965554" w:rsidRPr="009523F5" w14:paraId="1138D2F6" w14:textId="77777777" w:rsidTr="00AE7073">
        <w:trPr>
          <w:trHeight w:val="170"/>
        </w:trPr>
        <w:tc>
          <w:tcPr>
            <w:tcW w:w="986" w:type="pct"/>
            <w:vAlign w:val="center"/>
          </w:tcPr>
          <w:p w14:paraId="15BB979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Namibia</w:t>
            </w:r>
          </w:p>
        </w:tc>
        <w:tc>
          <w:tcPr>
            <w:tcW w:w="457" w:type="pct"/>
            <w:vAlign w:val="center"/>
          </w:tcPr>
          <w:p w14:paraId="58B2634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w:t>
            </w:r>
          </w:p>
        </w:tc>
        <w:tc>
          <w:tcPr>
            <w:tcW w:w="650" w:type="pct"/>
            <w:tcBorders>
              <w:right w:val="double" w:sz="4" w:space="0" w:color="auto"/>
            </w:tcBorders>
            <w:vAlign w:val="center"/>
          </w:tcPr>
          <w:p w14:paraId="4E9861B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46E9235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16.2</w:t>
            </w:r>
          </w:p>
        </w:tc>
        <w:tc>
          <w:tcPr>
            <w:tcW w:w="723" w:type="pct"/>
            <w:vAlign w:val="bottom"/>
          </w:tcPr>
          <w:p w14:paraId="78FD782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50.5</w:t>
            </w:r>
          </w:p>
        </w:tc>
        <w:tc>
          <w:tcPr>
            <w:tcW w:w="716" w:type="pct"/>
            <w:vAlign w:val="bottom"/>
          </w:tcPr>
          <w:p w14:paraId="2EF6545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88.5</w:t>
            </w:r>
          </w:p>
        </w:tc>
        <w:tc>
          <w:tcPr>
            <w:tcW w:w="942" w:type="pct"/>
            <w:vAlign w:val="bottom"/>
          </w:tcPr>
          <w:p w14:paraId="3B0D887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53.4</w:t>
            </w:r>
          </w:p>
        </w:tc>
      </w:tr>
      <w:tr w:rsidR="00965554" w:rsidRPr="009523F5" w14:paraId="179FFEF9" w14:textId="77777777" w:rsidTr="00AE7073">
        <w:trPr>
          <w:trHeight w:val="170"/>
        </w:trPr>
        <w:tc>
          <w:tcPr>
            <w:tcW w:w="986" w:type="pct"/>
            <w:vAlign w:val="center"/>
          </w:tcPr>
          <w:p w14:paraId="4C01F4C5"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w:t>
            </w:r>
          </w:p>
        </w:tc>
        <w:tc>
          <w:tcPr>
            <w:tcW w:w="457" w:type="pct"/>
            <w:vAlign w:val="center"/>
          </w:tcPr>
          <w:p w14:paraId="0217F56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650" w:type="pct"/>
            <w:tcBorders>
              <w:right w:val="double" w:sz="4" w:space="0" w:color="auto"/>
            </w:tcBorders>
            <w:vAlign w:val="center"/>
          </w:tcPr>
          <w:p w14:paraId="6C2DF6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3A5BA7F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3.5</w:t>
            </w:r>
          </w:p>
        </w:tc>
        <w:tc>
          <w:tcPr>
            <w:tcW w:w="723" w:type="pct"/>
            <w:vAlign w:val="bottom"/>
          </w:tcPr>
          <w:p w14:paraId="69480D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49.0</w:t>
            </w:r>
          </w:p>
        </w:tc>
        <w:tc>
          <w:tcPr>
            <w:tcW w:w="716" w:type="pct"/>
            <w:vAlign w:val="bottom"/>
          </w:tcPr>
          <w:p w14:paraId="0C45F4C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39.4</w:t>
            </w:r>
          </w:p>
        </w:tc>
        <w:tc>
          <w:tcPr>
            <w:tcW w:w="942" w:type="pct"/>
            <w:vAlign w:val="bottom"/>
          </w:tcPr>
          <w:p w14:paraId="72CC031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63.6</w:t>
            </w:r>
          </w:p>
        </w:tc>
      </w:tr>
      <w:tr w:rsidR="00965554" w:rsidRPr="009523F5" w14:paraId="50B66C37" w14:textId="77777777" w:rsidTr="00AE7073">
        <w:trPr>
          <w:trHeight w:val="170"/>
        </w:trPr>
        <w:tc>
          <w:tcPr>
            <w:tcW w:w="986" w:type="pct"/>
            <w:vAlign w:val="center"/>
          </w:tcPr>
          <w:p w14:paraId="70055A1D"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Nigeria</w:t>
            </w:r>
          </w:p>
        </w:tc>
        <w:tc>
          <w:tcPr>
            <w:tcW w:w="457" w:type="pct"/>
            <w:vAlign w:val="center"/>
          </w:tcPr>
          <w:p w14:paraId="185F0B9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114B651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1470D0C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2.8</w:t>
            </w:r>
          </w:p>
        </w:tc>
        <w:tc>
          <w:tcPr>
            <w:tcW w:w="723" w:type="pct"/>
            <w:vAlign w:val="bottom"/>
          </w:tcPr>
          <w:p w14:paraId="47075F4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41.0</w:t>
            </w:r>
          </w:p>
        </w:tc>
        <w:tc>
          <w:tcPr>
            <w:tcW w:w="716" w:type="pct"/>
            <w:vAlign w:val="bottom"/>
          </w:tcPr>
          <w:p w14:paraId="00DFFF7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43.1</w:t>
            </w:r>
          </w:p>
        </w:tc>
        <w:tc>
          <w:tcPr>
            <w:tcW w:w="942" w:type="pct"/>
            <w:vAlign w:val="bottom"/>
          </w:tcPr>
          <w:p w14:paraId="2C5840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21.2</w:t>
            </w:r>
          </w:p>
        </w:tc>
      </w:tr>
      <w:tr w:rsidR="00965554" w:rsidRPr="009523F5" w14:paraId="4434AA70" w14:textId="77777777" w:rsidTr="00AE7073">
        <w:trPr>
          <w:trHeight w:val="170"/>
        </w:trPr>
        <w:tc>
          <w:tcPr>
            <w:tcW w:w="986" w:type="pct"/>
            <w:vAlign w:val="center"/>
          </w:tcPr>
          <w:p w14:paraId="01625BE1"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Rep. of the Congo</w:t>
            </w:r>
          </w:p>
        </w:tc>
        <w:tc>
          <w:tcPr>
            <w:tcW w:w="457" w:type="pct"/>
            <w:vAlign w:val="center"/>
          </w:tcPr>
          <w:p w14:paraId="356B731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2011-12</w:t>
            </w:r>
          </w:p>
        </w:tc>
        <w:tc>
          <w:tcPr>
            <w:tcW w:w="650" w:type="pct"/>
            <w:tcBorders>
              <w:right w:val="double" w:sz="4" w:space="0" w:color="auto"/>
            </w:tcBorders>
            <w:vAlign w:val="center"/>
          </w:tcPr>
          <w:p w14:paraId="762B4DF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659DCE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707C9FB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51.7</w:t>
            </w:r>
          </w:p>
        </w:tc>
        <w:tc>
          <w:tcPr>
            <w:tcW w:w="716" w:type="pct"/>
            <w:vAlign w:val="bottom"/>
          </w:tcPr>
          <w:p w14:paraId="780773C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88.0</w:t>
            </w:r>
          </w:p>
        </w:tc>
        <w:tc>
          <w:tcPr>
            <w:tcW w:w="942" w:type="pct"/>
            <w:vAlign w:val="bottom"/>
          </w:tcPr>
          <w:p w14:paraId="50F0E2A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54.0</w:t>
            </w:r>
          </w:p>
        </w:tc>
      </w:tr>
      <w:tr w:rsidR="00965554" w:rsidRPr="009523F5" w14:paraId="77598D5A" w14:textId="77777777" w:rsidTr="00AE7073">
        <w:trPr>
          <w:trHeight w:val="170"/>
        </w:trPr>
        <w:tc>
          <w:tcPr>
            <w:tcW w:w="986" w:type="pct"/>
            <w:vAlign w:val="center"/>
          </w:tcPr>
          <w:p w14:paraId="337B6F3E"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Rwanda</w:t>
            </w:r>
          </w:p>
        </w:tc>
        <w:tc>
          <w:tcPr>
            <w:tcW w:w="457" w:type="pct"/>
            <w:vAlign w:val="center"/>
          </w:tcPr>
          <w:p w14:paraId="21676E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2020</w:t>
            </w:r>
          </w:p>
        </w:tc>
        <w:tc>
          <w:tcPr>
            <w:tcW w:w="650" w:type="pct"/>
            <w:tcBorders>
              <w:right w:val="double" w:sz="4" w:space="0" w:color="auto"/>
            </w:tcBorders>
            <w:vAlign w:val="center"/>
          </w:tcPr>
          <w:p w14:paraId="17FC4C3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505773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83.7</w:t>
            </w:r>
          </w:p>
        </w:tc>
        <w:tc>
          <w:tcPr>
            <w:tcW w:w="723" w:type="pct"/>
            <w:vAlign w:val="bottom"/>
          </w:tcPr>
          <w:p w14:paraId="7DBBFFA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61.3</w:t>
            </w:r>
          </w:p>
        </w:tc>
        <w:tc>
          <w:tcPr>
            <w:tcW w:w="716" w:type="pct"/>
            <w:vAlign w:val="bottom"/>
          </w:tcPr>
          <w:p w14:paraId="304C899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95.2</w:t>
            </w:r>
          </w:p>
        </w:tc>
        <w:tc>
          <w:tcPr>
            <w:tcW w:w="942" w:type="pct"/>
            <w:vAlign w:val="bottom"/>
          </w:tcPr>
          <w:p w14:paraId="0347DF9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18.8</w:t>
            </w:r>
          </w:p>
        </w:tc>
      </w:tr>
      <w:tr w:rsidR="00965554" w:rsidRPr="009523F5" w14:paraId="1A89E051" w14:textId="77777777" w:rsidTr="00AE7073">
        <w:trPr>
          <w:trHeight w:val="170"/>
        </w:trPr>
        <w:tc>
          <w:tcPr>
            <w:tcW w:w="986" w:type="pct"/>
            <w:vAlign w:val="center"/>
          </w:tcPr>
          <w:p w14:paraId="4190AC4F"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Senegal</w:t>
            </w:r>
          </w:p>
        </w:tc>
        <w:tc>
          <w:tcPr>
            <w:tcW w:w="457" w:type="pct"/>
            <w:vAlign w:val="center"/>
          </w:tcPr>
          <w:p w14:paraId="662F31C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B95B2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78F75B9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w:t>
            </w:r>
          </w:p>
        </w:tc>
        <w:tc>
          <w:tcPr>
            <w:tcW w:w="723" w:type="pct"/>
            <w:vAlign w:val="bottom"/>
          </w:tcPr>
          <w:p w14:paraId="4480D87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62.4</w:t>
            </w:r>
          </w:p>
        </w:tc>
        <w:tc>
          <w:tcPr>
            <w:tcW w:w="716" w:type="pct"/>
            <w:vAlign w:val="bottom"/>
          </w:tcPr>
          <w:p w14:paraId="1DFE155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72.7</w:t>
            </w:r>
          </w:p>
        </w:tc>
        <w:tc>
          <w:tcPr>
            <w:tcW w:w="942" w:type="pct"/>
            <w:vAlign w:val="bottom"/>
          </w:tcPr>
          <w:p w14:paraId="378593F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83.9</w:t>
            </w:r>
          </w:p>
        </w:tc>
      </w:tr>
      <w:tr w:rsidR="00965554" w:rsidRPr="009523F5" w14:paraId="7B6056F3" w14:textId="77777777" w:rsidTr="00AE7073">
        <w:trPr>
          <w:trHeight w:val="170"/>
        </w:trPr>
        <w:tc>
          <w:tcPr>
            <w:tcW w:w="986" w:type="pct"/>
            <w:vAlign w:val="center"/>
          </w:tcPr>
          <w:p w14:paraId="366F53C0"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Sierra Leone</w:t>
            </w:r>
          </w:p>
        </w:tc>
        <w:tc>
          <w:tcPr>
            <w:tcW w:w="457" w:type="pct"/>
            <w:vAlign w:val="center"/>
          </w:tcPr>
          <w:p w14:paraId="67ECBBCC"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7FED732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536764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3.7</w:t>
            </w:r>
          </w:p>
        </w:tc>
        <w:tc>
          <w:tcPr>
            <w:tcW w:w="723" w:type="pct"/>
            <w:vAlign w:val="bottom"/>
          </w:tcPr>
          <w:p w14:paraId="407AF76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55.1</w:t>
            </w:r>
          </w:p>
        </w:tc>
        <w:tc>
          <w:tcPr>
            <w:tcW w:w="716" w:type="pct"/>
            <w:vAlign w:val="bottom"/>
          </w:tcPr>
          <w:p w14:paraId="4872EBB6"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7BC97A28"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45.8</w:t>
            </w:r>
          </w:p>
        </w:tc>
      </w:tr>
      <w:tr w:rsidR="00DB2824" w:rsidRPr="009523F5" w14:paraId="2F65BF99" w14:textId="77777777" w:rsidTr="00AE7073">
        <w:trPr>
          <w:trHeight w:val="170"/>
        </w:trPr>
        <w:tc>
          <w:tcPr>
            <w:tcW w:w="986" w:type="pct"/>
            <w:vAlign w:val="center"/>
          </w:tcPr>
          <w:p w14:paraId="19AB5FC4" w14:textId="55B58D80" w:rsidR="00DB2824" w:rsidRDefault="00DB2824" w:rsidP="00AE7073">
            <w:pPr>
              <w:spacing w:after="0" w:line="240" w:lineRule="auto"/>
              <w:jc w:val="left"/>
              <w:rPr>
                <w:rFonts w:cs="Arial"/>
                <w:color w:val="000000"/>
                <w:sz w:val="20"/>
                <w:szCs w:val="20"/>
              </w:rPr>
            </w:pPr>
            <w:ins w:id="101" w:author="Scherrer  Beat" w:date="2025-04-14T11:36:00Z" w16du:dateUtc="2025-04-14T09:36:00Z">
              <w:r>
                <w:rPr>
                  <w:rFonts w:cs="Arial"/>
                  <w:color w:val="000000"/>
                  <w:sz w:val="20"/>
                  <w:szCs w:val="20"/>
                </w:rPr>
                <w:t>South Africa</w:t>
              </w:r>
            </w:ins>
          </w:p>
        </w:tc>
        <w:tc>
          <w:tcPr>
            <w:tcW w:w="457" w:type="pct"/>
            <w:vAlign w:val="center"/>
          </w:tcPr>
          <w:p w14:paraId="5E859275" w14:textId="247BBA02" w:rsidR="00DB2824" w:rsidRDefault="00DB2824" w:rsidP="00AE7073">
            <w:pPr>
              <w:spacing w:after="0" w:line="240" w:lineRule="auto"/>
              <w:jc w:val="right"/>
              <w:rPr>
                <w:rFonts w:cs="Arial"/>
                <w:color w:val="000000"/>
                <w:sz w:val="20"/>
                <w:szCs w:val="20"/>
              </w:rPr>
            </w:pPr>
            <w:ins w:id="102" w:author="Scherrer  Beat" w:date="2025-04-14T11:37:00Z" w16du:dateUtc="2025-04-14T09:37:00Z">
              <w:r>
                <w:rPr>
                  <w:rFonts w:cs="Arial"/>
                  <w:color w:val="000000"/>
                  <w:sz w:val="20"/>
                  <w:szCs w:val="20"/>
                </w:rPr>
                <w:t>2016</w:t>
              </w:r>
            </w:ins>
          </w:p>
        </w:tc>
        <w:tc>
          <w:tcPr>
            <w:tcW w:w="650" w:type="pct"/>
            <w:tcBorders>
              <w:right w:val="double" w:sz="4" w:space="0" w:color="auto"/>
            </w:tcBorders>
            <w:vAlign w:val="center"/>
          </w:tcPr>
          <w:p w14:paraId="45506B72" w14:textId="77777777" w:rsidR="00DB2824" w:rsidRDefault="00DB2824" w:rsidP="00AE7073">
            <w:pPr>
              <w:spacing w:after="0" w:line="240" w:lineRule="auto"/>
              <w:jc w:val="right"/>
              <w:rPr>
                <w:rFonts w:cs="Arial"/>
                <w:color w:val="000000"/>
                <w:sz w:val="20"/>
                <w:szCs w:val="20"/>
              </w:rPr>
            </w:pPr>
          </w:p>
        </w:tc>
        <w:tc>
          <w:tcPr>
            <w:tcW w:w="525" w:type="pct"/>
            <w:tcBorders>
              <w:left w:val="double" w:sz="4" w:space="0" w:color="auto"/>
            </w:tcBorders>
            <w:vAlign w:val="bottom"/>
          </w:tcPr>
          <w:p w14:paraId="3936BF31" w14:textId="6BD6678C" w:rsidR="00DB2824" w:rsidRPr="009523F5" w:rsidRDefault="00DB2824" w:rsidP="00AE7073">
            <w:pPr>
              <w:spacing w:after="0" w:line="240" w:lineRule="auto"/>
              <w:jc w:val="right"/>
              <w:rPr>
                <w:rFonts w:cs="Arial"/>
                <w:color w:val="000000"/>
                <w:sz w:val="20"/>
                <w:szCs w:val="20"/>
              </w:rPr>
            </w:pPr>
            <w:ins w:id="103" w:author="Scherrer  Beat" w:date="2025-04-14T11:38:00Z" w16du:dateUtc="2025-04-14T09:38:00Z">
              <w:r>
                <w:rPr>
                  <w:rFonts w:cs="Arial"/>
                  <w:color w:val="000000"/>
                  <w:sz w:val="20"/>
                  <w:szCs w:val="20"/>
                </w:rPr>
                <w:t>13.1</w:t>
              </w:r>
            </w:ins>
          </w:p>
        </w:tc>
        <w:tc>
          <w:tcPr>
            <w:tcW w:w="723" w:type="pct"/>
            <w:vAlign w:val="bottom"/>
          </w:tcPr>
          <w:p w14:paraId="04519F49" w14:textId="2A60536C" w:rsidR="00DB2824" w:rsidRPr="009523F5" w:rsidRDefault="00DB2824" w:rsidP="00AE7073">
            <w:pPr>
              <w:spacing w:after="0" w:line="240" w:lineRule="auto"/>
              <w:jc w:val="right"/>
              <w:rPr>
                <w:rFonts w:cs="Arial"/>
                <w:color w:val="000000"/>
                <w:sz w:val="20"/>
                <w:szCs w:val="20"/>
              </w:rPr>
            </w:pPr>
            <w:ins w:id="104" w:author="Scherrer  Beat" w:date="2025-04-14T11:38:00Z" w16du:dateUtc="2025-04-14T09:38:00Z">
              <w:r>
                <w:rPr>
                  <w:rFonts w:cs="Arial"/>
                  <w:color w:val="000000"/>
                  <w:sz w:val="20"/>
                  <w:szCs w:val="20"/>
                </w:rPr>
                <w:t>65.</w:t>
              </w:r>
            </w:ins>
            <w:ins w:id="105" w:author="Scherrer  Beat" w:date="2025-04-14T11:40:00Z" w16du:dateUtc="2025-04-14T09:40:00Z">
              <w:r>
                <w:rPr>
                  <w:rFonts w:cs="Arial"/>
                  <w:color w:val="000000"/>
                  <w:sz w:val="20"/>
                  <w:szCs w:val="20"/>
                </w:rPr>
                <w:t>7</w:t>
              </w:r>
            </w:ins>
          </w:p>
        </w:tc>
        <w:tc>
          <w:tcPr>
            <w:tcW w:w="716" w:type="pct"/>
            <w:vAlign w:val="bottom"/>
          </w:tcPr>
          <w:p w14:paraId="4A5856E3" w14:textId="41DF9BE3" w:rsidR="00DB2824" w:rsidRPr="009523F5" w:rsidRDefault="00DB2824" w:rsidP="00AE7073">
            <w:pPr>
              <w:spacing w:after="0" w:line="240" w:lineRule="auto"/>
              <w:jc w:val="right"/>
              <w:rPr>
                <w:rFonts w:cs="Arial"/>
                <w:color w:val="000000"/>
                <w:sz w:val="20"/>
                <w:szCs w:val="20"/>
              </w:rPr>
            </w:pPr>
            <w:ins w:id="106" w:author="Scherrer  Beat" w:date="2025-04-14T11:40:00Z" w16du:dateUtc="2025-04-14T09:40:00Z">
              <w:r>
                <w:rPr>
                  <w:rFonts w:cs="Arial"/>
                  <w:color w:val="000000"/>
                  <w:sz w:val="20"/>
                  <w:szCs w:val="20"/>
                </w:rPr>
                <w:t>96.4</w:t>
              </w:r>
            </w:ins>
          </w:p>
        </w:tc>
        <w:tc>
          <w:tcPr>
            <w:tcW w:w="942" w:type="pct"/>
            <w:vAlign w:val="bottom"/>
          </w:tcPr>
          <w:p w14:paraId="3A0A121D" w14:textId="7FE5E64E" w:rsidR="00DB2824" w:rsidRPr="009523F5" w:rsidRDefault="00DB2824" w:rsidP="00AE7073">
            <w:pPr>
              <w:spacing w:after="0" w:line="240" w:lineRule="auto"/>
              <w:jc w:val="right"/>
              <w:rPr>
                <w:rFonts w:cs="Arial"/>
                <w:color w:val="000000"/>
                <w:sz w:val="20"/>
                <w:szCs w:val="20"/>
              </w:rPr>
            </w:pPr>
            <w:ins w:id="107" w:author="Scherrer  Beat" w:date="2025-04-14T11:41:00Z" w16du:dateUtc="2025-04-14T09:41:00Z">
              <w:r>
                <w:rPr>
                  <w:rFonts w:cs="Arial"/>
                  <w:color w:val="000000"/>
                  <w:sz w:val="20"/>
                  <w:szCs w:val="20"/>
                </w:rPr>
                <w:t>83.2</w:t>
              </w:r>
            </w:ins>
          </w:p>
        </w:tc>
      </w:tr>
      <w:tr w:rsidR="00965554" w:rsidRPr="009523F5" w14:paraId="23AF547D" w14:textId="77777777" w:rsidTr="00AE7073">
        <w:trPr>
          <w:trHeight w:val="170"/>
        </w:trPr>
        <w:tc>
          <w:tcPr>
            <w:tcW w:w="986" w:type="pct"/>
            <w:vAlign w:val="center"/>
          </w:tcPr>
          <w:p w14:paraId="39F4A363"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Tanzania</w:t>
            </w:r>
          </w:p>
        </w:tc>
        <w:tc>
          <w:tcPr>
            <w:tcW w:w="457" w:type="pct"/>
            <w:vAlign w:val="center"/>
          </w:tcPr>
          <w:p w14:paraId="792CD13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2015-16</w:t>
            </w:r>
          </w:p>
        </w:tc>
        <w:tc>
          <w:tcPr>
            <w:tcW w:w="650" w:type="pct"/>
            <w:tcBorders>
              <w:right w:val="double" w:sz="4" w:space="0" w:color="auto"/>
            </w:tcBorders>
            <w:vAlign w:val="center"/>
          </w:tcPr>
          <w:p w14:paraId="476363C1"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4AF6BA4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8.3</w:t>
            </w:r>
          </w:p>
        </w:tc>
        <w:tc>
          <w:tcPr>
            <w:tcW w:w="723" w:type="pct"/>
            <w:vAlign w:val="bottom"/>
          </w:tcPr>
          <w:p w14:paraId="765432F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61.4</w:t>
            </w:r>
          </w:p>
        </w:tc>
        <w:tc>
          <w:tcPr>
            <w:tcW w:w="716" w:type="pct"/>
            <w:vAlign w:val="bottom"/>
          </w:tcPr>
          <w:p w14:paraId="1734286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68.1</w:t>
            </w:r>
          </w:p>
        </w:tc>
        <w:tc>
          <w:tcPr>
            <w:tcW w:w="942" w:type="pct"/>
            <w:vAlign w:val="bottom"/>
          </w:tcPr>
          <w:p w14:paraId="46FE4524"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36.0</w:t>
            </w:r>
          </w:p>
        </w:tc>
      </w:tr>
      <w:tr w:rsidR="00965554" w:rsidRPr="009523F5" w14:paraId="569010E2" w14:textId="77777777" w:rsidTr="00AE7073">
        <w:trPr>
          <w:trHeight w:val="170"/>
        </w:trPr>
        <w:tc>
          <w:tcPr>
            <w:tcW w:w="986" w:type="pct"/>
            <w:vAlign w:val="center"/>
          </w:tcPr>
          <w:p w14:paraId="18491428"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The Gambia</w:t>
            </w:r>
          </w:p>
        </w:tc>
        <w:tc>
          <w:tcPr>
            <w:tcW w:w="457" w:type="pct"/>
            <w:vAlign w:val="center"/>
          </w:tcPr>
          <w:p w14:paraId="469706B7"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2019</w:t>
            </w:r>
          </w:p>
        </w:tc>
        <w:tc>
          <w:tcPr>
            <w:tcW w:w="650" w:type="pct"/>
            <w:tcBorders>
              <w:right w:val="double" w:sz="4" w:space="0" w:color="auto"/>
            </w:tcBorders>
            <w:vAlign w:val="center"/>
          </w:tcPr>
          <w:p w14:paraId="2AE97F8F"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5ACF6C1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2.3</w:t>
            </w:r>
          </w:p>
        </w:tc>
        <w:tc>
          <w:tcPr>
            <w:tcW w:w="723" w:type="pct"/>
            <w:vAlign w:val="bottom"/>
          </w:tcPr>
          <w:p w14:paraId="627176D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69.2</w:t>
            </w:r>
          </w:p>
        </w:tc>
        <w:tc>
          <w:tcPr>
            <w:tcW w:w="716" w:type="pct"/>
            <w:vAlign w:val="bottom"/>
          </w:tcPr>
          <w:p w14:paraId="35E98F9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82.7</w:t>
            </w:r>
          </w:p>
        </w:tc>
        <w:tc>
          <w:tcPr>
            <w:tcW w:w="942" w:type="pct"/>
            <w:vAlign w:val="bottom"/>
          </w:tcPr>
          <w:p w14:paraId="5C3774FE"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62.9</w:t>
            </w:r>
          </w:p>
        </w:tc>
      </w:tr>
      <w:tr w:rsidR="00965554" w:rsidRPr="009523F5" w14:paraId="6BDAD911" w14:textId="77777777" w:rsidTr="00AE7073">
        <w:trPr>
          <w:trHeight w:val="170"/>
        </w:trPr>
        <w:tc>
          <w:tcPr>
            <w:tcW w:w="986" w:type="pct"/>
            <w:vAlign w:val="center"/>
          </w:tcPr>
          <w:p w14:paraId="6FE49B6B"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Togo</w:t>
            </w:r>
          </w:p>
        </w:tc>
        <w:tc>
          <w:tcPr>
            <w:tcW w:w="457" w:type="pct"/>
            <w:vAlign w:val="center"/>
          </w:tcPr>
          <w:p w14:paraId="302B5899"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2013-14</w:t>
            </w:r>
          </w:p>
        </w:tc>
        <w:tc>
          <w:tcPr>
            <w:tcW w:w="650" w:type="pct"/>
            <w:tcBorders>
              <w:right w:val="double" w:sz="4" w:space="0" w:color="auto"/>
            </w:tcBorders>
            <w:vAlign w:val="center"/>
          </w:tcPr>
          <w:p w14:paraId="09F2C1D3"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2010</w:t>
            </w:r>
          </w:p>
        </w:tc>
        <w:tc>
          <w:tcPr>
            <w:tcW w:w="525" w:type="pct"/>
            <w:tcBorders>
              <w:left w:val="double" w:sz="4" w:space="0" w:color="auto"/>
            </w:tcBorders>
            <w:vAlign w:val="bottom"/>
          </w:tcPr>
          <w:p w14:paraId="41025FC5"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4.8</w:t>
            </w:r>
          </w:p>
        </w:tc>
        <w:tc>
          <w:tcPr>
            <w:tcW w:w="723" w:type="pct"/>
            <w:vAlign w:val="bottom"/>
          </w:tcPr>
          <w:p w14:paraId="1320D12D"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43.3</w:t>
            </w:r>
          </w:p>
        </w:tc>
        <w:tc>
          <w:tcPr>
            <w:tcW w:w="716" w:type="pct"/>
            <w:vAlign w:val="bottom"/>
          </w:tcPr>
          <w:p w14:paraId="6D055F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70.9</w:t>
            </w:r>
          </w:p>
        </w:tc>
        <w:tc>
          <w:tcPr>
            <w:tcW w:w="942" w:type="pct"/>
            <w:vAlign w:val="bottom"/>
          </w:tcPr>
          <w:p w14:paraId="0221F5A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76.6</w:t>
            </w:r>
          </w:p>
        </w:tc>
      </w:tr>
      <w:tr w:rsidR="00965554" w:rsidRPr="009523F5" w14:paraId="40764AC8" w14:textId="77777777" w:rsidTr="00AE7073">
        <w:trPr>
          <w:trHeight w:val="170"/>
        </w:trPr>
        <w:tc>
          <w:tcPr>
            <w:tcW w:w="986" w:type="pct"/>
            <w:vAlign w:val="center"/>
          </w:tcPr>
          <w:p w14:paraId="45C65E9C"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Uganda</w:t>
            </w:r>
          </w:p>
        </w:tc>
        <w:tc>
          <w:tcPr>
            <w:tcW w:w="457" w:type="pct"/>
            <w:vAlign w:val="center"/>
          </w:tcPr>
          <w:p w14:paraId="662853C5"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2016</w:t>
            </w:r>
          </w:p>
        </w:tc>
        <w:tc>
          <w:tcPr>
            <w:tcW w:w="650" w:type="pct"/>
            <w:tcBorders>
              <w:right w:val="double" w:sz="4" w:space="0" w:color="auto"/>
            </w:tcBorders>
            <w:vAlign w:val="center"/>
          </w:tcPr>
          <w:p w14:paraId="3422A94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2014</w:t>
            </w:r>
          </w:p>
        </w:tc>
        <w:tc>
          <w:tcPr>
            <w:tcW w:w="525" w:type="pct"/>
            <w:tcBorders>
              <w:left w:val="double" w:sz="4" w:space="0" w:color="auto"/>
            </w:tcBorders>
            <w:vAlign w:val="bottom"/>
          </w:tcPr>
          <w:p w14:paraId="30C3B951"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1.4</w:t>
            </w:r>
          </w:p>
        </w:tc>
        <w:tc>
          <w:tcPr>
            <w:tcW w:w="723" w:type="pct"/>
            <w:vAlign w:val="bottom"/>
          </w:tcPr>
          <w:p w14:paraId="5FA933B0"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68.3</w:t>
            </w:r>
          </w:p>
        </w:tc>
        <w:tc>
          <w:tcPr>
            <w:tcW w:w="716" w:type="pct"/>
            <w:vAlign w:val="bottom"/>
          </w:tcPr>
          <w:p w14:paraId="7930C9E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76.2</w:t>
            </w:r>
          </w:p>
        </w:tc>
        <w:tc>
          <w:tcPr>
            <w:tcW w:w="942" w:type="pct"/>
            <w:vAlign w:val="bottom"/>
          </w:tcPr>
          <w:p w14:paraId="5FBF142F"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22.6</w:t>
            </w:r>
          </w:p>
        </w:tc>
      </w:tr>
      <w:tr w:rsidR="00965554" w:rsidRPr="009523F5" w14:paraId="4343C8A0" w14:textId="77777777" w:rsidTr="00AE7073">
        <w:trPr>
          <w:trHeight w:val="170"/>
        </w:trPr>
        <w:tc>
          <w:tcPr>
            <w:tcW w:w="986" w:type="pct"/>
            <w:vAlign w:val="center"/>
          </w:tcPr>
          <w:p w14:paraId="151FB03A" w14:textId="77777777" w:rsidR="00965554" w:rsidRPr="00865BA7" w:rsidRDefault="00965554" w:rsidP="00AE7073">
            <w:pPr>
              <w:spacing w:after="0" w:line="240" w:lineRule="auto"/>
              <w:jc w:val="left"/>
              <w:rPr>
                <w:rFonts w:cs="Calibri"/>
                <w:color w:val="000000"/>
                <w:sz w:val="20"/>
                <w:szCs w:val="20"/>
              </w:rPr>
            </w:pPr>
            <w:r>
              <w:rPr>
                <w:rFonts w:cs="Arial"/>
                <w:color w:val="000000"/>
                <w:sz w:val="20"/>
                <w:szCs w:val="20"/>
              </w:rPr>
              <w:t>Zambia</w:t>
            </w:r>
          </w:p>
        </w:tc>
        <w:tc>
          <w:tcPr>
            <w:tcW w:w="457" w:type="pct"/>
            <w:vAlign w:val="center"/>
          </w:tcPr>
          <w:p w14:paraId="7BB8652D"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2018</w:t>
            </w:r>
          </w:p>
        </w:tc>
        <w:tc>
          <w:tcPr>
            <w:tcW w:w="650" w:type="pct"/>
            <w:tcBorders>
              <w:right w:val="double" w:sz="4" w:space="0" w:color="auto"/>
            </w:tcBorders>
            <w:vAlign w:val="center"/>
          </w:tcPr>
          <w:p w14:paraId="6C0E73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525" w:type="pct"/>
            <w:tcBorders>
              <w:left w:val="double" w:sz="4" w:space="0" w:color="auto"/>
            </w:tcBorders>
            <w:vAlign w:val="bottom"/>
          </w:tcPr>
          <w:p w14:paraId="017E1E8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2.2</w:t>
            </w:r>
          </w:p>
        </w:tc>
        <w:tc>
          <w:tcPr>
            <w:tcW w:w="723" w:type="pct"/>
            <w:vAlign w:val="bottom"/>
          </w:tcPr>
          <w:p w14:paraId="5E65CF6C"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63.2</w:t>
            </w:r>
          </w:p>
        </w:tc>
        <w:tc>
          <w:tcPr>
            <w:tcW w:w="716" w:type="pct"/>
            <w:vAlign w:val="bottom"/>
          </w:tcPr>
          <w:p w14:paraId="02D34CCA"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85.8</w:t>
            </w:r>
          </w:p>
        </w:tc>
        <w:tc>
          <w:tcPr>
            <w:tcW w:w="942" w:type="pct"/>
            <w:vAlign w:val="bottom"/>
          </w:tcPr>
          <w:p w14:paraId="7F358532"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64.0</w:t>
            </w:r>
          </w:p>
        </w:tc>
      </w:tr>
      <w:tr w:rsidR="00965554" w:rsidRPr="009523F5" w14:paraId="5A3950A5" w14:textId="77777777" w:rsidTr="00AE7073">
        <w:trPr>
          <w:trHeight w:val="170"/>
        </w:trPr>
        <w:tc>
          <w:tcPr>
            <w:tcW w:w="986" w:type="pct"/>
            <w:vAlign w:val="center"/>
          </w:tcPr>
          <w:p w14:paraId="1A747D77"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Zimbabwe</w:t>
            </w:r>
          </w:p>
        </w:tc>
        <w:tc>
          <w:tcPr>
            <w:tcW w:w="457" w:type="pct"/>
            <w:vAlign w:val="center"/>
          </w:tcPr>
          <w:p w14:paraId="01FE01D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2015</w:t>
            </w:r>
          </w:p>
        </w:tc>
        <w:tc>
          <w:tcPr>
            <w:tcW w:w="650" w:type="pct"/>
            <w:tcBorders>
              <w:right w:val="double" w:sz="4" w:space="0" w:color="auto"/>
            </w:tcBorders>
            <w:vAlign w:val="center"/>
          </w:tcPr>
          <w:p w14:paraId="089882A0"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2012</w:t>
            </w:r>
          </w:p>
        </w:tc>
        <w:tc>
          <w:tcPr>
            <w:tcW w:w="525" w:type="pct"/>
            <w:tcBorders>
              <w:left w:val="double" w:sz="4" w:space="0" w:color="auto"/>
            </w:tcBorders>
            <w:vAlign w:val="bottom"/>
          </w:tcPr>
          <w:p w14:paraId="5DD7E37B"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12.1</w:t>
            </w:r>
          </w:p>
        </w:tc>
        <w:tc>
          <w:tcPr>
            <w:tcW w:w="723" w:type="pct"/>
            <w:vAlign w:val="bottom"/>
          </w:tcPr>
          <w:p w14:paraId="3E3ECEB9"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54.9</w:t>
            </w:r>
          </w:p>
        </w:tc>
        <w:tc>
          <w:tcPr>
            <w:tcW w:w="716" w:type="pct"/>
            <w:vAlign w:val="bottom"/>
          </w:tcPr>
          <w:p w14:paraId="0A8D7317"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85.0</w:t>
            </w:r>
          </w:p>
        </w:tc>
        <w:tc>
          <w:tcPr>
            <w:tcW w:w="942" w:type="pct"/>
            <w:vAlign w:val="bottom"/>
          </w:tcPr>
          <w:p w14:paraId="6F84F1B3" w14:textId="77777777" w:rsidR="00965554" w:rsidRPr="009523F5" w:rsidRDefault="00965554" w:rsidP="00AE7073">
            <w:pPr>
              <w:spacing w:after="0" w:line="240" w:lineRule="auto"/>
              <w:jc w:val="right"/>
              <w:rPr>
                <w:rFonts w:cs="Arial"/>
                <w:color w:val="000000"/>
                <w:sz w:val="20"/>
                <w:szCs w:val="20"/>
              </w:rPr>
            </w:pPr>
            <w:r w:rsidRPr="009523F5">
              <w:rPr>
                <w:rFonts w:cs="Arial"/>
                <w:color w:val="000000"/>
                <w:sz w:val="20"/>
                <w:szCs w:val="20"/>
              </w:rPr>
              <w:t>86.0</w:t>
            </w:r>
          </w:p>
        </w:tc>
      </w:tr>
      <w:tr w:rsidR="00965554" w:rsidRPr="00F34B3E" w14:paraId="2E6A0882" w14:textId="77777777" w:rsidTr="00AE7073">
        <w:trPr>
          <w:trHeight w:val="170"/>
        </w:trPr>
        <w:tc>
          <w:tcPr>
            <w:tcW w:w="986" w:type="pct"/>
            <w:vAlign w:val="center"/>
          </w:tcPr>
          <w:p w14:paraId="63D7A414"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Botswana</w:t>
            </w:r>
          </w:p>
        </w:tc>
        <w:tc>
          <w:tcPr>
            <w:tcW w:w="457" w:type="pct"/>
            <w:vAlign w:val="center"/>
          </w:tcPr>
          <w:p w14:paraId="62BE80CF"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4160747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2C60EF52"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1DC9DA75"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63CE80C9"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042F87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6EB4C3B2" w14:textId="77777777" w:rsidTr="00AE7073">
        <w:trPr>
          <w:trHeight w:val="170"/>
        </w:trPr>
        <w:tc>
          <w:tcPr>
            <w:tcW w:w="986" w:type="pct"/>
            <w:vAlign w:val="center"/>
          </w:tcPr>
          <w:p w14:paraId="34D51C66"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Mauritius</w:t>
            </w:r>
          </w:p>
        </w:tc>
        <w:tc>
          <w:tcPr>
            <w:tcW w:w="457" w:type="pct"/>
            <w:vAlign w:val="center"/>
          </w:tcPr>
          <w:p w14:paraId="6EAF3F3B"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5419B3E4"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bottom"/>
          </w:tcPr>
          <w:p w14:paraId="79171C99" w14:textId="77777777" w:rsidR="00965554" w:rsidRPr="00F34B3E" w:rsidRDefault="00965554" w:rsidP="00AE7073">
            <w:pPr>
              <w:spacing w:after="0" w:line="240" w:lineRule="auto"/>
              <w:jc w:val="right"/>
              <w:rPr>
                <w:rFonts w:cs="Calibri"/>
                <w:color w:val="000000"/>
                <w:sz w:val="20"/>
                <w:szCs w:val="20"/>
              </w:rPr>
            </w:pPr>
          </w:p>
        </w:tc>
        <w:tc>
          <w:tcPr>
            <w:tcW w:w="723" w:type="pct"/>
            <w:vAlign w:val="bottom"/>
          </w:tcPr>
          <w:p w14:paraId="06B11392" w14:textId="77777777" w:rsidR="00965554" w:rsidRPr="00F34B3E" w:rsidRDefault="00965554" w:rsidP="00AE7073">
            <w:pPr>
              <w:spacing w:after="0" w:line="240" w:lineRule="auto"/>
              <w:jc w:val="right"/>
              <w:rPr>
                <w:rFonts w:cs="Calibri"/>
                <w:color w:val="000000"/>
                <w:sz w:val="20"/>
                <w:szCs w:val="20"/>
              </w:rPr>
            </w:pPr>
          </w:p>
        </w:tc>
        <w:tc>
          <w:tcPr>
            <w:tcW w:w="716" w:type="pct"/>
            <w:vAlign w:val="bottom"/>
          </w:tcPr>
          <w:p w14:paraId="5248706D" w14:textId="77777777" w:rsidR="00965554" w:rsidRPr="00F34B3E" w:rsidRDefault="00965554" w:rsidP="00AE7073">
            <w:pPr>
              <w:spacing w:after="0" w:line="240" w:lineRule="auto"/>
              <w:jc w:val="right"/>
              <w:rPr>
                <w:rFonts w:cs="Calibri"/>
                <w:color w:val="000000"/>
                <w:sz w:val="20"/>
                <w:szCs w:val="20"/>
              </w:rPr>
            </w:pPr>
          </w:p>
        </w:tc>
        <w:tc>
          <w:tcPr>
            <w:tcW w:w="942" w:type="pct"/>
            <w:vAlign w:val="bottom"/>
          </w:tcPr>
          <w:p w14:paraId="400DDBC4"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24FAAF0" w14:textId="77777777" w:rsidTr="00AE7073">
        <w:trPr>
          <w:trHeight w:val="170"/>
        </w:trPr>
        <w:tc>
          <w:tcPr>
            <w:tcW w:w="986" w:type="pct"/>
            <w:vAlign w:val="center"/>
          </w:tcPr>
          <w:p w14:paraId="27C4672C"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Mozambique</w:t>
            </w:r>
          </w:p>
        </w:tc>
        <w:tc>
          <w:tcPr>
            <w:tcW w:w="457" w:type="pct"/>
            <w:vAlign w:val="center"/>
          </w:tcPr>
          <w:p w14:paraId="34B6BEDA"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61C4900E"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2007</w:t>
            </w:r>
          </w:p>
        </w:tc>
        <w:tc>
          <w:tcPr>
            <w:tcW w:w="525" w:type="pct"/>
            <w:tcBorders>
              <w:left w:val="double" w:sz="4" w:space="0" w:color="auto"/>
            </w:tcBorders>
            <w:vAlign w:val="center"/>
          </w:tcPr>
          <w:p w14:paraId="4CD74147"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78F0129D" w14:textId="77777777" w:rsidR="00965554" w:rsidRPr="00F34B3E" w:rsidRDefault="00965554" w:rsidP="00AE7073">
            <w:pPr>
              <w:spacing w:after="0" w:line="240" w:lineRule="auto"/>
              <w:jc w:val="right"/>
              <w:rPr>
                <w:rFonts w:cs="Calibri"/>
                <w:color w:val="000000"/>
                <w:sz w:val="20"/>
                <w:szCs w:val="20"/>
              </w:rPr>
            </w:pPr>
          </w:p>
        </w:tc>
        <w:tc>
          <w:tcPr>
            <w:tcW w:w="716" w:type="pct"/>
          </w:tcPr>
          <w:p w14:paraId="2D06F85D" w14:textId="77777777" w:rsidR="00965554" w:rsidRPr="00F34B3E" w:rsidRDefault="00965554" w:rsidP="00AE7073">
            <w:pPr>
              <w:spacing w:after="0" w:line="240" w:lineRule="auto"/>
              <w:jc w:val="right"/>
              <w:rPr>
                <w:rFonts w:cs="Calibri"/>
                <w:color w:val="000000"/>
                <w:sz w:val="20"/>
                <w:szCs w:val="20"/>
              </w:rPr>
            </w:pPr>
          </w:p>
        </w:tc>
        <w:tc>
          <w:tcPr>
            <w:tcW w:w="942" w:type="pct"/>
          </w:tcPr>
          <w:p w14:paraId="7F72CDD7"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CDC097E" w14:textId="77777777" w:rsidTr="00AE7073">
        <w:trPr>
          <w:trHeight w:val="170"/>
        </w:trPr>
        <w:tc>
          <w:tcPr>
            <w:tcW w:w="986" w:type="pct"/>
            <w:vAlign w:val="center"/>
          </w:tcPr>
          <w:p w14:paraId="755DA083"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South Africa</w:t>
            </w:r>
          </w:p>
        </w:tc>
        <w:tc>
          <w:tcPr>
            <w:tcW w:w="457" w:type="pct"/>
            <w:vAlign w:val="center"/>
          </w:tcPr>
          <w:p w14:paraId="23E3AE03"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70977CA2"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2011</w:t>
            </w:r>
          </w:p>
        </w:tc>
        <w:tc>
          <w:tcPr>
            <w:tcW w:w="525" w:type="pct"/>
            <w:tcBorders>
              <w:left w:val="double" w:sz="4" w:space="0" w:color="auto"/>
            </w:tcBorders>
            <w:vAlign w:val="center"/>
          </w:tcPr>
          <w:p w14:paraId="7E9540FE"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3EEB5113" w14:textId="77777777" w:rsidR="00965554" w:rsidRPr="00F34B3E" w:rsidRDefault="00965554" w:rsidP="00AE7073">
            <w:pPr>
              <w:spacing w:after="0" w:line="240" w:lineRule="auto"/>
              <w:jc w:val="right"/>
              <w:rPr>
                <w:rFonts w:cs="Calibri"/>
                <w:color w:val="000000"/>
                <w:sz w:val="20"/>
                <w:szCs w:val="20"/>
              </w:rPr>
            </w:pPr>
          </w:p>
        </w:tc>
        <w:tc>
          <w:tcPr>
            <w:tcW w:w="716" w:type="pct"/>
          </w:tcPr>
          <w:p w14:paraId="64922908" w14:textId="77777777" w:rsidR="00965554" w:rsidRPr="00F34B3E" w:rsidRDefault="00965554" w:rsidP="00AE7073">
            <w:pPr>
              <w:spacing w:after="0" w:line="240" w:lineRule="auto"/>
              <w:jc w:val="right"/>
              <w:rPr>
                <w:rFonts w:cs="Calibri"/>
                <w:color w:val="000000"/>
                <w:sz w:val="20"/>
                <w:szCs w:val="20"/>
              </w:rPr>
            </w:pPr>
          </w:p>
        </w:tc>
        <w:tc>
          <w:tcPr>
            <w:tcW w:w="942" w:type="pct"/>
          </w:tcPr>
          <w:p w14:paraId="563CFDA8" w14:textId="77777777" w:rsidR="00965554" w:rsidRPr="00F34B3E" w:rsidRDefault="00965554" w:rsidP="00AE7073">
            <w:pPr>
              <w:spacing w:after="0" w:line="240" w:lineRule="auto"/>
              <w:jc w:val="right"/>
              <w:rPr>
                <w:rFonts w:cs="Calibri"/>
                <w:color w:val="000000"/>
                <w:sz w:val="20"/>
                <w:szCs w:val="20"/>
              </w:rPr>
            </w:pPr>
          </w:p>
        </w:tc>
      </w:tr>
      <w:tr w:rsidR="00965554" w:rsidRPr="00F34B3E" w14:paraId="7862C686" w14:textId="77777777" w:rsidTr="00AE7073">
        <w:trPr>
          <w:trHeight w:val="170"/>
        </w:trPr>
        <w:tc>
          <w:tcPr>
            <w:tcW w:w="986" w:type="pct"/>
            <w:vAlign w:val="center"/>
          </w:tcPr>
          <w:p w14:paraId="20652375" w14:textId="77777777" w:rsidR="00965554" w:rsidRDefault="00965554" w:rsidP="00AE7073">
            <w:pPr>
              <w:spacing w:after="0" w:line="240" w:lineRule="auto"/>
              <w:jc w:val="left"/>
              <w:rPr>
                <w:color w:val="000000"/>
                <w:sz w:val="20"/>
                <w:szCs w:val="20"/>
              </w:rPr>
            </w:pPr>
            <w:r>
              <w:rPr>
                <w:rFonts w:cs="Arial"/>
                <w:color w:val="000000"/>
                <w:sz w:val="20"/>
                <w:szCs w:val="20"/>
              </w:rPr>
              <w:t>South Sudan</w:t>
            </w:r>
          </w:p>
        </w:tc>
        <w:tc>
          <w:tcPr>
            <w:tcW w:w="457" w:type="pct"/>
            <w:vAlign w:val="center"/>
          </w:tcPr>
          <w:p w14:paraId="630DFC92" w14:textId="77777777" w:rsidR="00965554" w:rsidRPr="00F34B3E" w:rsidRDefault="00965554" w:rsidP="00AE7073">
            <w:pPr>
              <w:spacing w:after="0" w:line="240" w:lineRule="auto"/>
              <w:jc w:val="right"/>
              <w:rPr>
                <w:rFonts w:eastAsia="Times New Roman" w:cs="Calibri"/>
                <w:color w:val="000000"/>
                <w:sz w:val="20"/>
                <w:szCs w:val="20"/>
                <w:lang w:eastAsia="de-CH"/>
              </w:rPr>
            </w:pPr>
          </w:p>
        </w:tc>
        <w:tc>
          <w:tcPr>
            <w:tcW w:w="650" w:type="pct"/>
            <w:tcBorders>
              <w:right w:val="double" w:sz="4" w:space="0" w:color="auto"/>
            </w:tcBorders>
            <w:vAlign w:val="center"/>
          </w:tcPr>
          <w:p w14:paraId="2A9F484E" w14:textId="77777777" w:rsidR="00965554" w:rsidRDefault="00965554" w:rsidP="00AE7073">
            <w:pPr>
              <w:spacing w:after="0" w:line="240" w:lineRule="auto"/>
              <w:jc w:val="right"/>
              <w:rPr>
                <w:color w:val="000000"/>
                <w:sz w:val="20"/>
                <w:szCs w:val="20"/>
              </w:rPr>
            </w:pPr>
            <w:r>
              <w:rPr>
                <w:rFonts w:cs="Arial"/>
                <w:color w:val="000000"/>
                <w:sz w:val="20"/>
                <w:szCs w:val="20"/>
              </w:rPr>
              <w:t>2011</w:t>
            </w:r>
          </w:p>
        </w:tc>
        <w:tc>
          <w:tcPr>
            <w:tcW w:w="525" w:type="pct"/>
            <w:tcBorders>
              <w:left w:val="double" w:sz="4" w:space="0" w:color="auto"/>
            </w:tcBorders>
            <w:vAlign w:val="center"/>
          </w:tcPr>
          <w:p w14:paraId="3BA594F4" w14:textId="77777777" w:rsidR="00965554" w:rsidRPr="00F34B3E" w:rsidRDefault="00965554" w:rsidP="00AE7073">
            <w:pPr>
              <w:spacing w:after="0" w:line="240" w:lineRule="auto"/>
              <w:jc w:val="left"/>
              <w:rPr>
                <w:rFonts w:cs="Calibri"/>
                <w:color w:val="000000"/>
                <w:sz w:val="20"/>
                <w:szCs w:val="20"/>
              </w:rPr>
            </w:pPr>
          </w:p>
        </w:tc>
        <w:tc>
          <w:tcPr>
            <w:tcW w:w="723" w:type="pct"/>
            <w:vAlign w:val="center"/>
          </w:tcPr>
          <w:p w14:paraId="5A502C75" w14:textId="77777777" w:rsidR="00965554" w:rsidRPr="00F34B3E" w:rsidRDefault="00965554" w:rsidP="00AE7073">
            <w:pPr>
              <w:spacing w:after="0" w:line="240" w:lineRule="auto"/>
              <w:jc w:val="right"/>
              <w:rPr>
                <w:rFonts w:cs="Calibri"/>
                <w:color w:val="000000"/>
                <w:sz w:val="20"/>
                <w:szCs w:val="20"/>
              </w:rPr>
            </w:pPr>
          </w:p>
        </w:tc>
        <w:tc>
          <w:tcPr>
            <w:tcW w:w="716" w:type="pct"/>
          </w:tcPr>
          <w:p w14:paraId="50C659D9" w14:textId="77777777" w:rsidR="00965554" w:rsidRPr="00F34B3E" w:rsidRDefault="00965554" w:rsidP="00AE7073">
            <w:pPr>
              <w:spacing w:after="0" w:line="240" w:lineRule="auto"/>
              <w:jc w:val="right"/>
              <w:rPr>
                <w:rFonts w:cs="Calibri"/>
                <w:color w:val="000000"/>
                <w:sz w:val="20"/>
                <w:szCs w:val="20"/>
              </w:rPr>
            </w:pPr>
          </w:p>
        </w:tc>
        <w:tc>
          <w:tcPr>
            <w:tcW w:w="942" w:type="pct"/>
          </w:tcPr>
          <w:p w14:paraId="6471AF66" w14:textId="77777777" w:rsidR="00965554" w:rsidRPr="00F34B3E" w:rsidRDefault="00965554" w:rsidP="00AE7073">
            <w:pPr>
              <w:spacing w:after="0" w:line="240" w:lineRule="auto"/>
              <w:jc w:val="right"/>
              <w:rPr>
                <w:rFonts w:cs="Calibri"/>
                <w:color w:val="000000"/>
                <w:sz w:val="20"/>
                <w:szCs w:val="20"/>
              </w:rPr>
            </w:pPr>
          </w:p>
        </w:tc>
      </w:tr>
      <w:tr w:rsidR="00965554" w:rsidRPr="00F34B3E" w14:paraId="2C55766A" w14:textId="77777777" w:rsidTr="00AE7073">
        <w:trPr>
          <w:trHeight w:val="70"/>
        </w:trPr>
        <w:tc>
          <w:tcPr>
            <w:tcW w:w="986" w:type="pct"/>
            <w:tcBorders>
              <w:bottom w:val="double" w:sz="4" w:space="0" w:color="auto"/>
            </w:tcBorders>
            <w:vAlign w:val="center"/>
          </w:tcPr>
          <w:p w14:paraId="00670728" w14:textId="77777777" w:rsidR="00965554" w:rsidRPr="00F34B3E" w:rsidRDefault="00965554" w:rsidP="00AE7073">
            <w:pPr>
              <w:spacing w:after="0" w:line="240" w:lineRule="auto"/>
              <w:jc w:val="left"/>
              <w:rPr>
                <w:rFonts w:cs="Calibri"/>
                <w:color w:val="000000"/>
                <w:sz w:val="20"/>
                <w:szCs w:val="20"/>
              </w:rPr>
            </w:pPr>
            <w:r>
              <w:rPr>
                <w:rFonts w:cs="Arial"/>
                <w:color w:val="000000"/>
                <w:sz w:val="20"/>
                <w:szCs w:val="20"/>
              </w:rPr>
              <w:t>Sudan</w:t>
            </w:r>
          </w:p>
        </w:tc>
        <w:tc>
          <w:tcPr>
            <w:tcW w:w="457" w:type="pct"/>
            <w:tcBorders>
              <w:bottom w:val="double" w:sz="4" w:space="0" w:color="auto"/>
            </w:tcBorders>
            <w:vAlign w:val="center"/>
          </w:tcPr>
          <w:p w14:paraId="0B8A4268"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 </w:t>
            </w:r>
          </w:p>
        </w:tc>
        <w:tc>
          <w:tcPr>
            <w:tcW w:w="650" w:type="pct"/>
            <w:tcBorders>
              <w:bottom w:val="double" w:sz="4" w:space="0" w:color="auto"/>
              <w:right w:val="double" w:sz="4" w:space="0" w:color="auto"/>
            </w:tcBorders>
            <w:vAlign w:val="center"/>
          </w:tcPr>
          <w:p w14:paraId="52223E16" w14:textId="77777777" w:rsidR="00965554" w:rsidRPr="00F34B3E" w:rsidRDefault="00965554" w:rsidP="00AE7073">
            <w:pPr>
              <w:spacing w:after="0" w:line="240" w:lineRule="auto"/>
              <w:jc w:val="right"/>
              <w:rPr>
                <w:rFonts w:eastAsia="Times New Roman" w:cs="Calibri"/>
                <w:color w:val="000000"/>
                <w:sz w:val="20"/>
                <w:szCs w:val="20"/>
                <w:lang w:eastAsia="de-CH"/>
              </w:rPr>
            </w:pPr>
            <w:r>
              <w:rPr>
                <w:rFonts w:cs="Arial"/>
                <w:color w:val="000000"/>
                <w:sz w:val="20"/>
                <w:szCs w:val="20"/>
              </w:rPr>
              <w:t>2008</w:t>
            </w:r>
          </w:p>
        </w:tc>
        <w:tc>
          <w:tcPr>
            <w:tcW w:w="525" w:type="pct"/>
            <w:tcBorders>
              <w:left w:val="double" w:sz="4" w:space="0" w:color="auto"/>
              <w:bottom w:val="double" w:sz="4" w:space="0" w:color="auto"/>
            </w:tcBorders>
            <w:vAlign w:val="center"/>
          </w:tcPr>
          <w:p w14:paraId="06B4C3F4" w14:textId="77777777" w:rsidR="00965554" w:rsidRPr="00F34B3E" w:rsidRDefault="00965554" w:rsidP="00AE7073">
            <w:pPr>
              <w:spacing w:after="0" w:line="240" w:lineRule="auto"/>
              <w:jc w:val="left"/>
              <w:rPr>
                <w:rFonts w:cs="Calibri"/>
                <w:color w:val="000000"/>
                <w:sz w:val="20"/>
                <w:szCs w:val="20"/>
              </w:rPr>
            </w:pPr>
          </w:p>
        </w:tc>
        <w:tc>
          <w:tcPr>
            <w:tcW w:w="723" w:type="pct"/>
            <w:tcBorders>
              <w:bottom w:val="double" w:sz="4" w:space="0" w:color="auto"/>
            </w:tcBorders>
            <w:vAlign w:val="center"/>
          </w:tcPr>
          <w:p w14:paraId="5FCE1665" w14:textId="77777777" w:rsidR="00965554" w:rsidRPr="00F34B3E" w:rsidRDefault="00965554" w:rsidP="00AE7073">
            <w:pPr>
              <w:spacing w:after="0" w:line="240" w:lineRule="auto"/>
              <w:jc w:val="right"/>
              <w:rPr>
                <w:rFonts w:cs="Calibri"/>
                <w:color w:val="000000"/>
                <w:sz w:val="20"/>
                <w:szCs w:val="20"/>
              </w:rPr>
            </w:pPr>
          </w:p>
        </w:tc>
        <w:tc>
          <w:tcPr>
            <w:tcW w:w="716" w:type="pct"/>
            <w:tcBorders>
              <w:bottom w:val="double" w:sz="4" w:space="0" w:color="auto"/>
            </w:tcBorders>
          </w:tcPr>
          <w:p w14:paraId="003E07B9" w14:textId="77777777" w:rsidR="00965554" w:rsidRPr="00F34B3E" w:rsidRDefault="00965554" w:rsidP="00AE7073">
            <w:pPr>
              <w:spacing w:after="0" w:line="240" w:lineRule="auto"/>
              <w:jc w:val="right"/>
              <w:rPr>
                <w:rFonts w:cs="Calibri"/>
                <w:color w:val="000000"/>
                <w:sz w:val="20"/>
                <w:szCs w:val="20"/>
              </w:rPr>
            </w:pPr>
          </w:p>
        </w:tc>
        <w:tc>
          <w:tcPr>
            <w:tcW w:w="942" w:type="pct"/>
            <w:tcBorders>
              <w:bottom w:val="double" w:sz="4" w:space="0" w:color="auto"/>
            </w:tcBorders>
          </w:tcPr>
          <w:p w14:paraId="66BAEE51" w14:textId="77777777" w:rsidR="00965554" w:rsidRPr="00F34B3E" w:rsidRDefault="00965554" w:rsidP="00AE7073">
            <w:pPr>
              <w:spacing w:after="0" w:line="240" w:lineRule="auto"/>
              <w:jc w:val="right"/>
              <w:rPr>
                <w:rFonts w:cs="Calibri"/>
                <w:color w:val="000000"/>
                <w:sz w:val="20"/>
                <w:szCs w:val="20"/>
              </w:rPr>
            </w:pPr>
          </w:p>
        </w:tc>
      </w:tr>
    </w:tbl>
    <w:p w14:paraId="65AC9254" w14:textId="77777777" w:rsidR="00965554" w:rsidRDefault="00965554" w:rsidP="00965554">
      <w:pPr>
        <w:pStyle w:val="NoSpacing"/>
        <w:rPr>
          <w:sz w:val="20"/>
          <w:shd w:val="clear" w:color="auto" w:fill="FFFFFF"/>
          <w:lang w:val="en-US"/>
        </w:rPr>
      </w:pPr>
      <w:r w:rsidRPr="00E61C70">
        <w:rPr>
          <w:sz w:val="20"/>
          <w:shd w:val="clear" w:color="auto" w:fill="FFFFFF"/>
          <w:lang w:val="en-US"/>
        </w:rPr>
        <w:t xml:space="preserve">Note: DHS </w:t>
      </w:r>
      <w:r>
        <w:rPr>
          <w:sz w:val="20"/>
          <w:shd w:val="clear" w:color="auto" w:fill="FFFFFF"/>
          <w:lang w:val="en-US"/>
        </w:rPr>
        <w:t xml:space="preserve">country </w:t>
      </w:r>
      <w:r w:rsidRPr="00E61C70">
        <w:rPr>
          <w:sz w:val="20"/>
          <w:shd w:val="clear" w:color="auto" w:fill="FFFFFF"/>
          <w:lang w:val="en-US"/>
        </w:rPr>
        <w:t xml:space="preserve">average was calculated with </w:t>
      </w:r>
      <w:r>
        <w:rPr>
          <w:sz w:val="20"/>
          <w:shd w:val="clear" w:color="auto" w:fill="FFFFFF"/>
          <w:lang w:val="en-US"/>
        </w:rPr>
        <w:t xml:space="preserve">our </w:t>
      </w:r>
      <w:r w:rsidRPr="00E61C70">
        <w:rPr>
          <w:sz w:val="20"/>
          <w:shd w:val="clear" w:color="auto" w:fill="FFFFFF"/>
          <w:lang w:val="en-US"/>
        </w:rPr>
        <w:t>women sample for each country.</w:t>
      </w:r>
    </w:p>
    <w:bookmarkEnd w:id="100"/>
    <w:bookmarkEnd w:id="69"/>
    <w:p w14:paraId="0A3FFB90" w14:textId="77777777" w:rsidR="002211C9" w:rsidRDefault="002211C9" w:rsidP="002211C9">
      <w:pPr>
        <w:pStyle w:val="NoSpacing"/>
        <w:spacing w:after="120" w:line="360" w:lineRule="auto"/>
        <w:rPr>
          <w:lang w:val="en-US"/>
        </w:rPr>
      </w:pPr>
    </w:p>
    <w:p w14:paraId="53A27451" w14:textId="77777777" w:rsidR="002211C9" w:rsidRPr="00F34B3E" w:rsidRDefault="002211C9" w:rsidP="002211C9">
      <w:pPr>
        <w:pStyle w:val="Heading1"/>
        <w:numPr>
          <w:ilvl w:val="0"/>
          <w:numId w:val="4"/>
        </w:numPr>
        <w:rPr>
          <w:rFonts w:cs="Times New Roman"/>
          <w:color w:val="auto"/>
          <w:shd w:val="clear" w:color="auto" w:fill="FFFFFF"/>
          <w:lang w:val="en-US"/>
        </w:rPr>
      </w:pPr>
      <w:r w:rsidRPr="00F34B3E">
        <w:rPr>
          <w:rFonts w:cs="Times New Roman"/>
          <w:color w:val="auto"/>
          <w:shd w:val="clear" w:color="auto" w:fill="FFFFFF"/>
          <w:lang w:val="en-US"/>
        </w:rPr>
        <w:t>Methodological approach</w:t>
      </w:r>
    </w:p>
    <w:p w14:paraId="337D2A54" w14:textId="7F73A784" w:rsidR="0069709F" w:rsidRPr="0069709F" w:rsidRDefault="002211C9" w:rsidP="0069709F">
      <w:pPr>
        <w:spacing w:after="120" w:line="360" w:lineRule="auto"/>
        <w:ind w:firstLine="284"/>
        <w:rPr>
          <w:rFonts w:cs="Times New Roman"/>
          <w:lang w:val="en-US"/>
        </w:rPr>
      </w:pPr>
      <w:r>
        <w:rPr>
          <w:lang w:val="en-US"/>
        </w:rPr>
        <w:t xml:space="preserve">The main </w:t>
      </w:r>
      <w:r w:rsidR="00D345A7">
        <w:rPr>
          <w:lang w:val="en-US"/>
        </w:rPr>
        <w:t xml:space="preserve">objective of this paper is to </w:t>
      </w:r>
      <w:r>
        <w:rPr>
          <w:lang w:val="en-US"/>
        </w:rPr>
        <w:t xml:space="preserve">improve the </w:t>
      </w:r>
      <w:r w:rsidRPr="009523F5">
        <w:rPr>
          <w:lang w:val="en-US"/>
        </w:rPr>
        <w:t>predict</w:t>
      </w:r>
      <w:r>
        <w:rPr>
          <w:lang w:val="en-US"/>
        </w:rPr>
        <w:t>ion of</w:t>
      </w:r>
      <w:r w:rsidRPr="009523F5">
        <w:rPr>
          <w:lang w:val="en-US"/>
        </w:rPr>
        <w:t xml:space="preserve"> health insurance coverage and the use of basic health services</w:t>
      </w:r>
      <w:r w:rsidR="00581317">
        <w:rPr>
          <w:lang w:val="en-US"/>
        </w:rPr>
        <w:t>,</w:t>
      </w:r>
      <w:r w:rsidR="00D345A7">
        <w:rPr>
          <w:lang w:val="en-US"/>
        </w:rPr>
        <w:t xml:space="preserve"> </w:t>
      </w:r>
      <w:r w:rsidR="00053088">
        <w:rPr>
          <w:lang w:val="en-US"/>
        </w:rPr>
        <w:t>and</w:t>
      </w:r>
      <w:r w:rsidR="00581317">
        <w:rPr>
          <w:lang w:val="en-US"/>
        </w:rPr>
        <w:t>, thus</w:t>
      </w:r>
      <w:r w:rsidR="00053088">
        <w:rPr>
          <w:lang w:val="en-US"/>
        </w:rPr>
        <w:t xml:space="preserve"> the potential targeting of people</w:t>
      </w:r>
      <w:r w:rsidR="00581317">
        <w:rPr>
          <w:lang w:val="en-US"/>
        </w:rPr>
        <w:t>,</w:t>
      </w:r>
      <w:r w:rsidR="00053088">
        <w:rPr>
          <w:lang w:val="en-US"/>
        </w:rPr>
        <w:t xml:space="preserve"> </w:t>
      </w:r>
      <w:r w:rsidR="00D345A7">
        <w:rPr>
          <w:lang w:val="en-US"/>
        </w:rPr>
        <w:t xml:space="preserve">by exploring the potential of supervised </w:t>
      </w:r>
      <w:r w:rsidR="00790009">
        <w:rPr>
          <w:lang w:val="en-US"/>
        </w:rPr>
        <w:t>ML</w:t>
      </w:r>
      <w:r w:rsidR="00D345A7">
        <w:rPr>
          <w:lang w:val="en-US"/>
        </w:rPr>
        <w:t xml:space="preserve"> models.</w:t>
      </w:r>
      <w:r w:rsidR="00790009">
        <w:rPr>
          <w:lang w:val="en-US"/>
        </w:rPr>
        <w:t xml:space="preserve"> </w:t>
      </w:r>
      <w:r w:rsidR="00581317">
        <w:rPr>
          <w:lang w:val="en-US"/>
        </w:rPr>
        <w:t xml:space="preserve">As a first step, we </w:t>
      </w:r>
      <w:r w:rsidR="00790009">
        <w:rPr>
          <w:lang w:val="en-US"/>
        </w:rPr>
        <w:t xml:space="preserve">will explore how ML models </w:t>
      </w:r>
      <w:r w:rsidR="00790009">
        <w:t xml:space="preserve">enhance the prediction of health insurance coverage and take-up of the three health services compared to the classical economic approach. </w:t>
      </w:r>
      <w:r w:rsidR="00790009" w:rsidRPr="00790009">
        <w:t>Accurate</w:t>
      </w:r>
      <w:r w:rsidR="00581317">
        <w:t>ly</w:t>
      </w:r>
      <w:r w:rsidR="00790009" w:rsidRPr="00790009">
        <w:t xml:space="preserve"> predict</w:t>
      </w:r>
      <w:r w:rsidR="00581317">
        <w:t>ing</w:t>
      </w:r>
      <w:r w:rsidR="00790009" w:rsidRPr="00790009">
        <w:t xml:space="preserve"> health insurance coverage and </w:t>
      </w:r>
      <w:r w:rsidR="00790009">
        <w:t xml:space="preserve">take-up of </w:t>
      </w:r>
      <w:r w:rsidR="00790009" w:rsidRPr="00790009">
        <w:t xml:space="preserve">healthcare is </w:t>
      </w:r>
      <w:r w:rsidR="00581317">
        <w:t>critical</w:t>
      </w:r>
      <w:r w:rsidR="00790009" w:rsidRPr="00790009">
        <w:t xml:space="preserve"> for informing policy decisions in </w:t>
      </w:r>
      <w:r w:rsidR="00581317">
        <w:t>SSA</w:t>
      </w:r>
      <w:r w:rsidR="00790009" w:rsidRPr="00790009">
        <w:t>, where disparities in access remain significant</w:t>
      </w:r>
      <w:r w:rsidR="00790009">
        <w:t xml:space="preserve">. In a second step, we explore the </w:t>
      </w:r>
      <w:r w:rsidR="008B2A04">
        <w:t xml:space="preserve">potential </w:t>
      </w:r>
      <w:r w:rsidR="00581317">
        <w:t xml:space="preserve">of </w:t>
      </w:r>
      <w:r w:rsidR="008B2A04" w:rsidRPr="00011FF8">
        <w:rPr>
          <w:rFonts w:cs="Times New Roman"/>
          <w:lang w:val="en-US"/>
        </w:rPr>
        <w:t>out-of-sample predictions</w:t>
      </w:r>
      <w:r w:rsidR="008B2A04">
        <w:rPr>
          <w:rFonts w:cs="Times New Roman"/>
          <w:lang w:val="en-US"/>
        </w:rPr>
        <w:t xml:space="preserve"> with the ML models to gain</w:t>
      </w:r>
      <w:r w:rsidR="008B2A04" w:rsidRPr="00011FF8">
        <w:rPr>
          <w:rFonts w:cs="Times New Roman"/>
          <w:lang w:val="en-US"/>
        </w:rPr>
        <w:t xml:space="preserve"> insight</w:t>
      </w:r>
      <w:r w:rsidR="00581317">
        <w:rPr>
          <w:rFonts w:cs="Times New Roman"/>
          <w:lang w:val="en-US"/>
        </w:rPr>
        <w:t xml:space="preserve"> into</w:t>
      </w:r>
      <w:r w:rsidR="008B2A04">
        <w:rPr>
          <w:rFonts w:cs="Times New Roman"/>
          <w:lang w:val="en-US"/>
        </w:rPr>
        <w:t xml:space="preserve"> small-scale predictions that are representative</w:t>
      </w:r>
      <w:r w:rsidR="008B2A04" w:rsidRPr="00011FF8">
        <w:rPr>
          <w:rFonts w:cs="Times New Roman"/>
          <w:lang w:val="en-US"/>
        </w:rPr>
        <w:t xml:space="preserve"> </w:t>
      </w:r>
      <w:r w:rsidR="00581317">
        <w:rPr>
          <w:rFonts w:cs="Times New Roman"/>
          <w:lang w:val="en-US"/>
        </w:rPr>
        <w:t>of</w:t>
      </w:r>
      <w:r w:rsidR="008B2A04" w:rsidRPr="00011FF8">
        <w:rPr>
          <w:rFonts w:cs="Times New Roman"/>
          <w:lang w:val="en-US"/>
        </w:rPr>
        <w:t xml:space="preserve"> </w:t>
      </w:r>
      <w:r w:rsidR="008B2A04">
        <w:rPr>
          <w:rFonts w:cs="Times New Roman"/>
          <w:lang w:val="en-US"/>
        </w:rPr>
        <w:t xml:space="preserve">the </w:t>
      </w:r>
      <w:r w:rsidR="00581317">
        <w:rPr>
          <w:rFonts w:cs="Times New Roman"/>
          <w:lang w:val="en-US"/>
        </w:rPr>
        <w:t>entire</w:t>
      </w:r>
      <w:r w:rsidR="008B2A04" w:rsidRPr="00011FF8">
        <w:rPr>
          <w:rFonts w:cs="Times New Roman"/>
          <w:lang w:val="en-US"/>
        </w:rPr>
        <w:t xml:space="preserve"> population</w:t>
      </w:r>
      <w:r w:rsidR="00581317">
        <w:rPr>
          <w:rFonts w:cs="Times New Roman"/>
          <w:lang w:val="en-US"/>
        </w:rPr>
        <w:t xml:space="preserve"> at the lowest administrative level</w:t>
      </w:r>
      <w:r w:rsidR="008B2A04" w:rsidRPr="00011FF8">
        <w:rPr>
          <w:rFonts w:cs="Times New Roman"/>
          <w:lang w:val="en-US"/>
        </w:rPr>
        <w:t xml:space="preserve">. </w:t>
      </w:r>
      <w:r w:rsidR="0069709F">
        <w:rPr>
          <w:rFonts w:cs="Times New Roman"/>
          <w:lang w:val="en-US"/>
        </w:rPr>
        <w:t xml:space="preserve">The following subsections will discuss the methods we used to address </w:t>
      </w:r>
      <w:r w:rsidR="00581317">
        <w:rPr>
          <w:rFonts w:cs="Times New Roman"/>
          <w:lang w:val="en-US"/>
        </w:rPr>
        <w:t>both</w:t>
      </w:r>
      <w:r w:rsidR="0069709F">
        <w:rPr>
          <w:rFonts w:cs="Times New Roman"/>
          <w:lang w:val="en-US"/>
        </w:rPr>
        <w:t xml:space="preserve"> steps.</w:t>
      </w:r>
    </w:p>
    <w:p w14:paraId="72F32477" w14:textId="29DE7FFA" w:rsidR="003B5544" w:rsidRPr="003B5544" w:rsidRDefault="0069709F" w:rsidP="003B5544">
      <w:pPr>
        <w:pStyle w:val="Heading2"/>
        <w:numPr>
          <w:ilvl w:val="1"/>
          <w:numId w:val="4"/>
        </w:numPr>
        <w:rPr>
          <w:rFonts w:ascii="Garamond" w:hAnsi="Garamond"/>
          <w:color w:val="auto"/>
          <w:lang w:val="en-US"/>
        </w:rPr>
      </w:pPr>
      <w:r>
        <w:rPr>
          <w:rFonts w:ascii="Garamond" w:hAnsi="Garamond"/>
          <w:color w:val="auto"/>
          <w:lang w:val="en-US"/>
        </w:rPr>
        <w:t>Machine learning models for improved predictions</w:t>
      </w:r>
    </w:p>
    <w:p w14:paraId="2300E378" w14:textId="7718CCED" w:rsidR="001E0CBE" w:rsidRDefault="003B5544" w:rsidP="001E0CBE">
      <w:pPr>
        <w:spacing w:after="120" w:line="360" w:lineRule="auto"/>
        <w:ind w:firstLine="284"/>
        <w:rPr>
          <w:lang w:val="en-US"/>
        </w:rPr>
      </w:pPr>
      <w:r w:rsidRPr="00294B09">
        <w:rPr>
          <w:lang w:val="en-US"/>
        </w:rPr>
        <w:t xml:space="preserve">Many studies have </w:t>
      </w:r>
      <w:r>
        <w:rPr>
          <w:lang w:val="en-US"/>
        </w:rPr>
        <w:t>studied the</w:t>
      </w:r>
      <w:r w:rsidRPr="00294B09">
        <w:rPr>
          <w:lang w:val="en-US"/>
        </w:rPr>
        <w:t xml:space="preserve"> </w:t>
      </w:r>
      <w:r>
        <w:rPr>
          <w:lang w:val="en-US"/>
        </w:rPr>
        <w:t xml:space="preserve">correlates </w:t>
      </w:r>
      <w:r w:rsidRPr="00294B09">
        <w:rPr>
          <w:lang w:val="en-US"/>
        </w:rPr>
        <w:t>of health insurance coverage</w:t>
      </w:r>
      <w:r>
        <w:rPr>
          <w:lang w:val="en-US"/>
        </w:rPr>
        <w:t xml:space="preserve"> </w:t>
      </w:r>
      <w:r w:rsidRPr="00294B09">
        <w:rPr>
          <w:lang w:val="en-US"/>
        </w:rPr>
        <w:t xml:space="preserve">(e.g., Osei Afriyie et al, 2022; Salari et al., 2019; Amu et al. 2018) </w:t>
      </w:r>
      <w:r>
        <w:rPr>
          <w:lang w:val="en-US"/>
        </w:rPr>
        <w:t xml:space="preserve">and take-up of health services (e.g., </w:t>
      </w:r>
      <w:r w:rsidRPr="00294B09">
        <w:rPr>
          <w:lang w:val="en-US"/>
        </w:rPr>
        <w:t xml:space="preserve">Mensah et al., 2010; Hanson at al., 2017; Owoo and </w:t>
      </w:r>
      <w:r w:rsidRPr="00294B09">
        <w:rPr>
          <w:lang w:val="en-US"/>
        </w:rPr>
        <w:lastRenderedPageBreak/>
        <w:t>Lambon-Quayefio, 2013; Browne et al., 2016; Brugiavini and Pace, 2016; Wang et al., 2017</w:t>
      </w:r>
      <w:r>
        <w:rPr>
          <w:lang w:val="en-US"/>
        </w:rPr>
        <w:t xml:space="preserve">) </w:t>
      </w:r>
      <w:r w:rsidRPr="00294B09">
        <w:rPr>
          <w:lang w:val="en-US"/>
        </w:rPr>
        <w:t xml:space="preserve">in LMICs. </w:t>
      </w:r>
      <w:r>
        <w:rPr>
          <w:lang w:val="en-US"/>
        </w:rPr>
        <w:t xml:space="preserve">The classical approach </w:t>
      </w:r>
      <w:del w:id="108" w:author="Scherrer  Beat" w:date="2025-09-26T11:43:00Z" w16du:dateUtc="2025-09-26T09:43:00Z">
        <w:r w:rsidDel="00FF5F14">
          <w:rPr>
            <w:lang w:val="en-US"/>
          </w:rPr>
          <w:delText>uses</w:delText>
        </w:r>
        <w:r w:rsidR="002E2612" w:rsidDel="00FF5F14">
          <w:rPr>
            <w:lang w:val="en-US"/>
          </w:rPr>
          <w:delText xml:space="preserve"> </w:delText>
        </w:r>
      </w:del>
      <w:ins w:id="109" w:author="Scherrer  Beat" w:date="2025-09-26T11:43:00Z" w16du:dateUtc="2025-09-26T09:43:00Z">
        <w:r w:rsidR="00FF5F14">
          <w:rPr>
            <w:lang w:val="en-US"/>
          </w:rPr>
          <w:t>typically applies</w:t>
        </w:r>
        <w:r w:rsidR="00FF5F14">
          <w:rPr>
            <w:lang w:val="en-US"/>
          </w:rPr>
          <w:t xml:space="preserve"> </w:t>
        </w:r>
      </w:ins>
      <w:r w:rsidR="002E2612">
        <w:rPr>
          <w:lang w:val="en-US"/>
        </w:rPr>
        <w:t>a</w:t>
      </w:r>
      <w:r>
        <w:rPr>
          <w:lang w:val="en-US"/>
        </w:rPr>
        <w:t xml:space="preserve"> </w:t>
      </w:r>
      <w:r w:rsidRPr="004503B0">
        <w:rPr>
          <w:lang w:val="en-US"/>
        </w:rPr>
        <w:t>logistic regression model</w:t>
      </w:r>
      <w:r>
        <w:rPr>
          <w:lang w:val="en-US"/>
        </w:rPr>
        <w:t xml:space="preserve"> </w:t>
      </w:r>
      <w:del w:id="110" w:author="Scherrer  Beat" w:date="2025-09-26T11:43:00Z" w16du:dateUtc="2025-09-26T09:43:00Z">
        <w:r w:rsidDel="00FF5F14">
          <w:rPr>
            <w:lang w:val="en-US"/>
          </w:rPr>
          <w:delText xml:space="preserve">mostly based </w:delText>
        </w:r>
      </w:del>
      <w:r>
        <w:rPr>
          <w:lang w:val="en-US"/>
        </w:rPr>
        <w:t xml:space="preserve">on DHS data </w:t>
      </w:r>
      <w:del w:id="111" w:author="Scherrer  Beat" w:date="2025-09-26T11:43:00Z" w16du:dateUtc="2025-09-26T09:43:00Z">
        <w:r w:rsidDel="00FF5F14">
          <w:rPr>
            <w:lang w:val="en-US"/>
          </w:rPr>
          <w:delText xml:space="preserve">with </w:delText>
        </w:r>
      </w:del>
      <w:ins w:id="112" w:author="Scherrer  Beat" w:date="2025-09-26T11:43:00Z" w16du:dateUtc="2025-09-26T09:43:00Z">
        <w:r w:rsidR="00FF5F14">
          <w:rPr>
            <w:lang w:val="en-US"/>
          </w:rPr>
          <w:t>using</w:t>
        </w:r>
        <w:r w:rsidR="00FF5F14">
          <w:rPr>
            <w:lang w:val="en-US"/>
          </w:rPr>
          <w:t xml:space="preserve"> </w:t>
        </w:r>
      </w:ins>
      <w:r>
        <w:rPr>
          <w:lang w:val="en-US"/>
        </w:rPr>
        <w:t>a few</w:t>
      </w:r>
      <w:del w:id="113" w:author="Scherrer  Beat" w:date="2025-09-26T11:43:00Z" w16du:dateUtc="2025-09-26T09:43:00Z">
        <w:r w:rsidDel="00FF5F14">
          <w:rPr>
            <w:lang w:val="en-US"/>
          </w:rPr>
          <w:delText xml:space="preserve"> </w:delText>
        </w:r>
        <w:r w:rsidR="002E2612" w:rsidDel="00FF5F14">
          <w:rPr>
            <w:lang w:val="en-US"/>
          </w:rPr>
          <w:delText xml:space="preserve">mostly </w:delText>
        </w:r>
      </w:del>
      <w:r w:rsidR="002E2612">
        <w:rPr>
          <w:lang w:val="en-US"/>
        </w:rPr>
        <w:t>socio-economic variables</w:t>
      </w:r>
      <w:ins w:id="114" w:author="Scherrer  Beat" w:date="2025-03-20T11:24:00Z" w16du:dateUtc="2025-03-20T10:24:00Z">
        <w:r w:rsidR="0014448D">
          <w:rPr>
            <w:lang w:val="en-US"/>
          </w:rPr>
          <w:t xml:space="preserve"> as predictors</w:t>
        </w:r>
      </w:ins>
      <w:r w:rsidR="002E2612">
        <w:rPr>
          <w:lang w:val="en-US"/>
        </w:rPr>
        <w:t xml:space="preserve">. In this paper we will use this classical logistic regression approach as a benchmark model to compare how ML models </w:t>
      </w:r>
      <w:r w:rsidR="002E2612">
        <w:t>enhance the prediction of health insurance coverage and take-up of health services.</w:t>
      </w:r>
      <w:r w:rsidR="001E0CBE">
        <w:t xml:space="preserve"> </w:t>
      </w:r>
      <w:commentRangeStart w:id="115"/>
      <w:r w:rsidR="001E0CBE">
        <w:t>For each country, t</w:t>
      </w:r>
      <w:r w:rsidR="002211C9" w:rsidRPr="004503B0">
        <w:rPr>
          <w:lang w:val="en-US"/>
        </w:rPr>
        <w:t xml:space="preserve">he </w:t>
      </w:r>
      <w:r w:rsidR="004731E3">
        <w:rPr>
          <w:lang w:val="en-US"/>
        </w:rPr>
        <w:t xml:space="preserve">logit </w:t>
      </w:r>
      <w:r w:rsidR="002211C9" w:rsidRPr="004503B0">
        <w:rPr>
          <w:lang w:val="en-US"/>
        </w:rPr>
        <w:t xml:space="preserve">model estimates </w:t>
      </w:r>
      <w:r w:rsidR="002211C9">
        <w:rPr>
          <w:lang w:val="en-US"/>
        </w:rPr>
        <w:t xml:space="preserve">each </w:t>
      </w:r>
      <w:r w:rsidR="002211C9" w:rsidRPr="004503B0">
        <w:rPr>
          <w:rFonts w:eastAsiaTheme="minorEastAsia"/>
          <w:lang w:val="en-US"/>
        </w:rPr>
        <w:t>binary outcome</w:t>
      </w:r>
      <w:r w:rsidR="002211C9">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2211C9">
        <w:rPr>
          <w:rFonts w:eastAsiaTheme="minorEastAsia"/>
          <w:lang w:val="en-US"/>
        </w:rPr>
        <w:t>)</w:t>
      </w:r>
      <w:r w:rsidR="002211C9" w:rsidRPr="004503B0">
        <w:rPr>
          <w:rFonts w:eastAsiaTheme="minorEastAsia"/>
          <w:lang w:val="en-US"/>
        </w:rPr>
        <w:t xml:space="preserve"> for individual i</w:t>
      </w:r>
      <w:r w:rsidR="002211C9" w:rsidRPr="004503B0">
        <w:rPr>
          <w:lang w:val="en-US"/>
        </w:rPr>
        <w:t xml:space="preserve"> </w:t>
      </w:r>
      <w:r w:rsidR="002211C9">
        <w:rPr>
          <w:rFonts w:eastAsiaTheme="minorEastAsia"/>
          <w:lang w:val="en-US"/>
        </w:rPr>
        <w:t xml:space="preserve">with </w:t>
      </w:r>
      <w:r w:rsidR="00AA106D">
        <w:rPr>
          <w:rFonts w:eastAsiaTheme="minorEastAsia"/>
          <w:lang w:val="en-US"/>
        </w:rPr>
        <w:t>a</w:t>
      </w:r>
      <w:r w:rsidR="002211C9">
        <w:rPr>
          <w:rFonts w:eastAsiaTheme="minorEastAsia"/>
          <w:lang w:val="en-US"/>
        </w:rPr>
        <w:t xml:space="preserve"> vector of </w:t>
      </w:r>
      <w:del w:id="116" w:author="Scherrer  Beat" w:date="2025-03-13T14:03:00Z" w16du:dateUtc="2025-03-13T13:03:00Z">
        <w:r w:rsidR="004731E3" w:rsidDel="000A5592">
          <w:rPr>
            <w:rFonts w:eastAsiaTheme="minorEastAsia"/>
            <w:lang w:val="en-US"/>
          </w:rPr>
          <w:delText xml:space="preserve">10 </w:delText>
        </w:r>
      </w:del>
      <w:ins w:id="117" w:author="Scherrer  Beat" w:date="2025-03-13T14:03:00Z" w16du:dateUtc="2025-03-13T13:03:00Z">
        <w:r w:rsidR="000A5592">
          <w:rPr>
            <w:rFonts w:eastAsiaTheme="minorEastAsia"/>
            <w:lang w:val="en-US"/>
          </w:rPr>
          <w:t xml:space="preserve">11 </w:t>
        </w:r>
      </w:ins>
      <w:r w:rsidR="002211C9">
        <w:rPr>
          <w:rFonts w:eastAsiaTheme="minorEastAsia"/>
          <w:lang w:val="en-US"/>
        </w:rPr>
        <w:t>covariates</w:t>
      </w:r>
      <w:r w:rsidR="002211C9" w:rsidRPr="004503B0">
        <w:rPr>
          <w:rFonts w:eastAsiaTheme="minorEastAsia"/>
          <w:lang w:val="en-US"/>
        </w:rPr>
        <w:t xml:space="preserve"> </w:t>
      </w:r>
      <w:r w:rsidR="002211C9">
        <w:rPr>
          <w:rFonts w:eastAsiaTheme="minorEastAsia"/>
          <w:lang w:val="en-US"/>
        </w:rPr>
        <w:t xml:space="preserve">(see Section </w:t>
      </w:r>
      <w:r w:rsidR="00965554">
        <w:rPr>
          <w:rFonts w:eastAsiaTheme="minorEastAsia"/>
          <w:lang w:val="en-US"/>
        </w:rPr>
        <w:t>2</w:t>
      </w:r>
      <w:r w:rsidR="002211C9">
        <w:rPr>
          <w:rFonts w:eastAsiaTheme="minorEastAsia"/>
          <w:lang w:val="en-US"/>
        </w:rPr>
        <w:t>)</w:t>
      </w:r>
      <w:r w:rsidR="002211C9">
        <w:rPr>
          <w:lang w:val="en-US"/>
        </w:rPr>
        <w:t xml:space="preserve">. </w:t>
      </w:r>
      <w:commentRangeEnd w:id="115"/>
      <w:r w:rsidR="0014448D">
        <w:rPr>
          <w:rStyle w:val="CommentReference"/>
        </w:rPr>
        <w:commentReference w:id="115"/>
      </w:r>
    </w:p>
    <w:p w14:paraId="4C1DA619" w14:textId="0059CADF" w:rsidR="002211C9" w:rsidRDefault="00AA106D" w:rsidP="008C6EDC">
      <w:pPr>
        <w:spacing w:after="120" w:line="360" w:lineRule="auto"/>
        <w:ind w:firstLine="284"/>
        <w:rPr>
          <w:rFonts w:eastAsiaTheme="minorEastAsia"/>
          <w:lang w:val="en-US"/>
        </w:rPr>
      </w:pPr>
      <w:del w:id="118" w:author="Scherrer  Beat" w:date="2025-09-26T10:41:00Z" w16du:dateUtc="2025-09-26T08:41:00Z">
        <w:r w:rsidDel="00F428C0">
          <w:rPr>
            <w:lang w:val="en-US"/>
          </w:rPr>
          <w:delText>For the ML models</w:delText>
        </w:r>
        <w:r w:rsidR="002211C9" w:rsidDel="00F428C0">
          <w:rPr>
            <w:lang w:val="en-US"/>
          </w:rPr>
          <w:delText>, w</w:delText>
        </w:r>
        <w:r w:rsidR="001E0CBE" w:rsidDel="00F428C0">
          <w:rPr>
            <w:lang w:val="en-US"/>
          </w:rPr>
          <w:delText xml:space="preserve">e apply the </w:delText>
        </w:r>
        <w:r w:rsidDel="00F428C0">
          <w:rPr>
            <w:lang w:val="en-US"/>
          </w:rPr>
          <w:delText>extreme gradient boosting (</w:delText>
        </w:r>
        <w:r w:rsidR="001E0CBE" w:rsidDel="00F428C0">
          <w:rPr>
            <w:lang w:val="en-US"/>
          </w:rPr>
          <w:delText>XG</w:delText>
        </w:r>
        <w:r w:rsidDel="00F428C0">
          <w:rPr>
            <w:lang w:val="en-US"/>
          </w:rPr>
          <w:delText>B</w:delText>
        </w:r>
        <w:r w:rsidR="001E0CBE" w:rsidDel="00F428C0">
          <w:rPr>
            <w:lang w:val="en-US"/>
          </w:rPr>
          <w:delText>oost</w:delText>
        </w:r>
        <w:r w:rsidDel="00F428C0">
          <w:rPr>
            <w:lang w:val="en-US"/>
          </w:rPr>
          <w:delText xml:space="preserve">) method, which is </w:delText>
        </w:r>
        <w:r w:rsidR="00581317" w:rsidDel="00F428C0">
          <w:rPr>
            <w:lang w:val="en-US"/>
          </w:rPr>
          <w:delText>particularly</w:delText>
        </w:r>
        <w:r w:rsidDel="00F428C0">
          <w:rPr>
            <w:lang w:val="en-US"/>
          </w:rPr>
          <w:delText xml:space="preserve"> popular</w:delText>
        </w:r>
        <w:r w:rsidR="00DF7AB6" w:rsidDel="00F428C0">
          <w:rPr>
            <w:lang w:val="en-US"/>
          </w:rPr>
          <w:delText xml:space="preserve"> ML algorithm </w:delText>
        </w:r>
        <w:r w:rsidR="00581317" w:rsidDel="00F428C0">
          <w:rPr>
            <w:lang w:val="en-US"/>
          </w:rPr>
          <w:delText>because i</w:delText>
        </w:r>
        <w:r w:rsidR="00DF7AB6" w:rsidDel="00F428C0">
          <w:rPr>
            <w:lang w:val="en-US"/>
          </w:rPr>
          <w:delText xml:space="preserve">t has been shown to outperform many ML methods </w:delText>
        </w:r>
        <w:r w:rsidR="00581317" w:rsidDel="00F428C0">
          <w:rPr>
            <w:lang w:val="en-US"/>
          </w:rPr>
          <w:delText>on</w:delText>
        </w:r>
        <w:r w:rsidR="00DF7AB6" w:rsidDel="00F428C0">
          <w:rPr>
            <w:lang w:val="en-US"/>
          </w:rPr>
          <w:delText xml:space="preserve"> many types of problems</w:delText>
        </w:r>
        <w:r w:rsidR="00E71967" w:rsidDel="00F428C0">
          <w:rPr>
            <w:lang w:val="en-US"/>
          </w:rPr>
          <w:delText xml:space="preserve"> and </w:delText>
        </w:r>
        <w:r w:rsidR="00581317" w:rsidDel="00F428C0">
          <w:rPr>
            <w:lang w:val="en-US"/>
          </w:rPr>
          <w:delText>the results are still interpretable</w:delText>
        </w:r>
      </w:del>
      <w:ins w:id="119" w:author="Scherrer  Beat" w:date="2025-09-26T11:26:00Z" w16du:dateUtc="2025-09-26T09:26:00Z">
        <w:r w:rsidR="00134253" w:rsidRPr="00134253">
          <w:t xml:space="preserve"> </w:t>
        </w:r>
      </w:ins>
      <w:ins w:id="120" w:author="Scherrer  Beat" w:date="2025-09-26T11:26:00Z">
        <w:r w:rsidR="00134253" w:rsidRPr="00134253">
          <w:t xml:space="preserve">We use extreme gradient boosting (XGBoost) for </w:t>
        </w:r>
      </w:ins>
      <w:ins w:id="121" w:author="Scherrer  Beat" w:date="2025-09-26T11:27:00Z" w16du:dateUtc="2025-09-26T09:27:00Z">
        <w:r w:rsidR="00134253">
          <w:t>our prediction tasks</w:t>
        </w:r>
      </w:ins>
      <w:ins w:id="122" w:author="Scherrer  Beat" w:date="2025-09-26T11:26:00Z">
        <w:r w:rsidR="00134253" w:rsidRPr="00134253">
          <w:t>. We selected it after benchmarking four algorithms</w:t>
        </w:r>
      </w:ins>
      <w:ins w:id="123" w:author="Scherrer  Beat" w:date="2025-09-26T11:27:00Z" w16du:dateUtc="2025-09-26T09:27:00Z">
        <w:r w:rsidR="00134253">
          <w:t xml:space="preserve"> - </w:t>
        </w:r>
      </w:ins>
      <w:ins w:id="124" w:author="Scherrer  Beat" w:date="2025-09-26T11:26:00Z">
        <w:r w:rsidR="00134253" w:rsidRPr="00134253">
          <w:t>LASSO, random forest, a neural network, and XGBoost</w:t>
        </w:r>
      </w:ins>
      <w:ins w:id="125" w:author="Scherrer  Beat" w:date="2025-09-26T11:27:00Z" w16du:dateUtc="2025-09-26T09:27:00Z">
        <w:r w:rsidR="00134253">
          <w:t xml:space="preserve"> - </w:t>
        </w:r>
      </w:ins>
      <w:ins w:id="126" w:author="Scherrer  Beat" w:date="2025-09-26T11:26:00Z">
        <w:r w:rsidR="00134253" w:rsidRPr="00134253">
          <w:t xml:space="preserve">on our dataset with 123 predictors and four outcomes; XGBoost achieved the strongest </w:t>
        </w:r>
      </w:ins>
      <w:ins w:id="127" w:author="Scherrer  Beat" w:date="2025-09-26T11:28:00Z" w16du:dateUtc="2025-09-26T09:28:00Z">
        <w:r w:rsidR="00134253">
          <w:t xml:space="preserve">overall </w:t>
        </w:r>
      </w:ins>
      <w:ins w:id="128" w:author="Scherrer  Beat" w:date="2025-09-26T11:26:00Z">
        <w:r w:rsidR="00134253" w:rsidRPr="00134253">
          <w:t>out-of-sample performance (Table B1).</w:t>
        </w:r>
      </w:ins>
      <w:r w:rsidR="00DF7AB6">
        <w:rPr>
          <w:lang w:val="en-US"/>
        </w:rPr>
        <w:t xml:space="preserve"> </w:t>
      </w:r>
      <w:ins w:id="129" w:author="Scherrer  Beat" w:date="2025-09-26T11:28:00Z" w16du:dateUtc="2025-09-26T09:28:00Z">
        <w:r w:rsidR="00134253">
          <w:rPr>
            <w:lang w:val="en-US"/>
          </w:rPr>
          <w:t>Moreover</w:t>
        </w:r>
      </w:ins>
      <w:ins w:id="130" w:author="Scherrer  Beat" w:date="2025-09-26T10:41:00Z" w16du:dateUtc="2025-09-26T08:41:00Z">
        <w:r w:rsidR="00F428C0">
          <w:rPr>
            <w:lang w:val="en-US"/>
          </w:rPr>
          <w:t xml:space="preserve">, </w:t>
        </w:r>
      </w:ins>
      <w:ins w:id="131" w:author="Scherrer  Beat" w:date="2025-09-26T11:09:00Z" w16du:dateUtc="2025-09-26T09:09:00Z">
        <w:r w:rsidR="00F574A1">
          <w:rPr>
            <w:lang w:val="en-US"/>
          </w:rPr>
          <w:t>a large body of literature has shown, that XGBoost</w:t>
        </w:r>
      </w:ins>
      <w:ins w:id="132" w:author="Scherrer  Beat" w:date="2025-09-26T11:10:00Z" w16du:dateUtc="2025-09-26T09:10:00Z">
        <w:r w:rsidR="00F574A1">
          <w:rPr>
            <w:lang w:val="en-US"/>
          </w:rPr>
          <w:t xml:space="preserve"> often</w:t>
        </w:r>
      </w:ins>
      <w:ins w:id="133" w:author="Scherrer  Beat" w:date="2025-09-26T11:09:00Z" w16du:dateUtc="2025-09-26T09:09:00Z">
        <w:r w:rsidR="00F574A1">
          <w:rPr>
            <w:lang w:val="en-US"/>
          </w:rPr>
          <w:t xml:space="preserve"> o</w:t>
        </w:r>
      </w:ins>
      <w:ins w:id="134" w:author="Scherrer  Beat" w:date="2025-09-26T11:10:00Z" w16du:dateUtc="2025-09-26T09:10:00Z">
        <w:r w:rsidR="00F574A1">
          <w:rPr>
            <w:lang w:val="en-US"/>
          </w:rPr>
          <w:t xml:space="preserve">utperforms other ML models while still being highly interpretable </w:t>
        </w:r>
      </w:ins>
      <w:r w:rsidR="00DF7AB6">
        <w:rPr>
          <w:lang w:val="en-US"/>
        </w:rPr>
        <w:t>(</w:t>
      </w:r>
      <w:del w:id="135" w:author="Scherrer  Beat" w:date="2025-09-26T11:11:00Z" w16du:dateUtc="2025-09-26T09:11:00Z">
        <w:r w:rsidR="00094852" w:rsidDel="00F574A1">
          <w:rPr>
            <w:lang w:val="en-US"/>
          </w:rPr>
          <w:delText xml:space="preserve">Brownlee, 2021; </w:delText>
        </w:r>
      </w:del>
      <w:ins w:id="136" w:author="Scherrer  Beat" w:date="2025-09-26T11:11:00Z" w16du:dateUtc="2025-09-26T09:11:00Z">
        <w:r w:rsidR="00F574A1">
          <w:rPr>
            <w:lang w:val="en-US"/>
          </w:rPr>
          <w:t>Lundberg et al., 20</w:t>
        </w:r>
      </w:ins>
      <w:ins w:id="137" w:author="Scherrer  Beat" w:date="2025-09-26T11:22:00Z" w16du:dateUtc="2025-09-26T09:22:00Z">
        <w:r w:rsidR="00F30256">
          <w:rPr>
            <w:lang w:val="en-US"/>
          </w:rPr>
          <w:t>20</w:t>
        </w:r>
      </w:ins>
      <w:ins w:id="138" w:author="Scherrer  Beat" w:date="2025-09-26T11:11:00Z" w16du:dateUtc="2025-09-26T09:11:00Z">
        <w:r w:rsidR="00F574A1">
          <w:rPr>
            <w:lang w:val="en-US"/>
          </w:rPr>
          <w:t xml:space="preserve">; </w:t>
        </w:r>
      </w:ins>
      <w:r w:rsidR="00DF7AB6">
        <w:rPr>
          <w:lang w:val="en-US"/>
        </w:rPr>
        <w:t>Chen and Guestrin, 2016</w:t>
      </w:r>
      <w:ins w:id="139" w:author="Scherrer  Beat" w:date="2025-09-26T11:34:00Z" w16du:dateUtc="2025-09-26T09:34:00Z">
        <w:r w:rsidR="007A604E">
          <w:rPr>
            <w:lang w:val="en-US"/>
          </w:rPr>
          <w:t>).</w:t>
        </w:r>
      </w:ins>
      <w:del w:id="140" w:author="Scherrer  Beat" w:date="2025-09-26T11:34:00Z" w16du:dateUtc="2025-09-26T09:34:00Z">
        <w:r w:rsidR="00DF7AB6" w:rsidDel="007A604E">
          <w:rPr>
            <w:lang w:val="en-US"/>
          </w:rPr>
          <w:delText>).</w:delText>
        </w:r>
        <w:r w:rsidR="00C81C6B" w:rsidDel="007A604E">
          <w:rPr>
            <w:lang w:val="en-US"/>
          </w:rPr>
          <w:delText xml:space="preserve"> </w:delText>
        </w:r>
        <w:r w:rsidR="00DF7AB6" w:rsidDel="007A604E">
          <w:rPr>
            <w:lang w:val="en-US"/>
          </w:rPr>
          <w:delText xml:space="preserve"> </w:delText>
        </w:r>
        <w:commentRangeStart w:id="141"/>
        <w:r w:rsidR="00DF7AB6" w:rsidDel="007A604E">
          <w:rPr>
            <w:lang w:val="en-US"/>
          </w:rPr>
          <w:delText>With our underlying data structure</w:delText>
        </w:r>
        <w:r w:rsidR="00965554" w:rsidDel="007A604E">
          <w:rPr>
            <w:lang w:val="en-US"/>
          </w:rPr>
          <w:delText xml:space="preserve"> of over 123 covariates and the 4 outcome variables</w:delText>
        </w:r>
        <w:r w:rsidR="00DF7AB6" w:rsidDel="007A604E">
          <w:rPr>
            <w:lang w:val="en-US"/>
          </w:rPr>
          <w:delText xml:space="preserve">, we can </w:delText>
        </w:r>
        <w:r w:rsidR="00965554" w:rsidDel="007A604E">
          <w:rPr>
            <w:lang w:val="en-US"/>
          </w:rPr>
          <w:delText xml:space="preserve">also </w:delText>
        </w:r>
        <w:r w:rsidR="00E71967" w:rsidDel="007A604E">
          <w:rPr>
            <w:lang w:val="en-US"/>
          </w:rPr>
          <w:delText>confirm</w:delText>
        </w:r>
        <w:r w:rsidR="00DF7AB6" w:rsidDel="007A604E">
          <w:rPr>
            <w:lang w:val="en-US"/>
          </w:rPr>
          <w:delText xml:space="preserve"> that XGBoost is the most effective ML algorithm</w:delText>
        </w:r>
        <w:r w:rsidR="00AB326A" w:rsidDel="007A604E">
          <w:rPr>
            <w:lang w:val="en-US"/>
          </w:rPr>
          <w:delText xml:space="preserve"> in our case</w:delText>
        </w:r>
        <w:r w:rsidR="00094852" w:rsidDel="007A604E">
          <w:rPr>
            <w:lang w:val="en-US"/>
          </w:rPr>
          <w:delText xml:space="preserve">, </w:delText>
        </w:r>
        <w:r w:rsidR="00E71967" w:rsidDel="007A604E">
          <w:rPr>
            <w:lang w:val="en-US"/>
          </w:rPr>
          <w:delText xml:space="preserve">as </w:delText>
        </w:r>
        <w:r w:rsidR="00094852" w:rsidDel="007A604E">
          <w:rPr>
            <w:lang w:val="en-US"/>
          </w:rPr>
          <w:delText>w</w:delText>
        </w:r>
        <w:r w:rsidR="00AB326A" w:rsidDel="007A604E">
          <w:rPr>
            <w:lang w:val="en-US"/>
          </w:rPr>
          <w:delText xml:space="preserve">e compared the performance of a set of ML methods, namely </w:delText>
        </w:r>
        <w:r w:rsidR="002211C9" w:rsidRPr="00F34B3E" w:rsidDel="007A604E">
          <w:rPr>
            <w:lang w:val="en-US"/>
          </w:rPr>
          <w:delText>(i) LASSO model, (i</w:delText>
        </w:r>
        <w:r w:rsidR="00094852" w:rsidDel="007A604E">
          <w:rPr>
            <w:lang w:val="en-US"/>
          </w:rPr>
          <w:delText>i</w:delText>
        </w:r>
        <w:r w:rsidR="002211C9" w:rsidRPr="00F34B3E" w:rsidDel="007A604E">
          <w:rPr>
            <w:lang w:val="en-US"/>
          </w:rPr>
          <w:delText xml:space="preserve">) </w:delText>
        </w:r>
        <w:r w:rsidR="002211C9" w:rsidDel="007A604E">
          <w:rPr>
            <w:lang w:val="en-US"/>
          </w:rPr>
          <w:delText>r</w:delText>
        </w:r>
        <w:r w:rsidR="002211C9" w:rsidRPr="00F34B3E" w:rsidDel="007A604E">
          <w:rPr>
            <w:lang w:val="en-US"/>
          </w:rPr>
          <w:delText xml:space="preserve">andom </w:delText>
        </w:r>
        <w:r w:rsidR="002211C9" w:rsidDel="007A604E">
          <w:rPr>
            <w:lang w:val="en-US"/>
          </w:rPr>
          <w:delText>f</w:delText>
        </w:r>
        <w:r w:rsidR="002211C9" w:rsidRPr="00F34B3E" w:rsidDel="007A604E">
          <w:rPr>
            <w:lang w:val="en-US"/>
          </w:rPr>
          <w:delText>orest model, (i</w:delText>
        </w:r>
        <w:r w:rsidR="00094852" w:rsidDel="007A604E">
          <w:rPr>
            <w:lang w:val="en-US"/>
          </w:rPr>
          <w:delText>ii</w:delText>
        </w:r>
        <w:r w:rsidR="002211C9" w:rsidRPr="00F34B3E" w:rsidDel="007A604E">
          <w:rPr>
            <w:lang w:val="en-US"/>
          </w:rPr>
          <w:delText xml:space="preserve">) </w:delText>
        </w:r>
        <w:r w:rsidR="002211C9" w:rsidDel="007A604E">
          <w:rPr>
            <w:lang w:val="en-US"/>
          </w:rPr>
          <w:delText>ne</w:delText>
        </w:r>
        <w:r w:rsidR="002211C9" w:rsidRPr="00F34B3E" w:rsidDel="007A604E">
          <w:rPr>
            <w:lang w:val="en-US"/>
          </w:rPr>
          <w:delText xml:space="preserve">ural </w:delText>
        </w:r>
        <w:r w:rsidR="002211C9" w:rsidDel="007A604E">
          <w:rPr>
            <w:lang w:val="en-US"/>
          </w:rPr>
          <w:delText>n</w:delText>
        </w:r>
        <w:r w:rsidR="002211C9" w:rsidRPr="00F34B3E" w:rsidDel="007A604E">
          <w:rPr>
            <w:lang w:val="en-US"/>
          </w:rPr>
          <w:delText>etworks, and (</w:delText>
        </w:r>
        <w:r w:rsidR="00094852" w:rsidDel="007A604E">
          <w:rPr>
            <w:lang w:val="en-US"/>
          </w:rPr>
          <w:delText>i</w:delText>
        </w:r>
        <w:r w:rsidR="002211C9" w:rsidRPr="00F34B3E" w:rsidDel="007A604E">
          <w:rPr>
            <w:lang w:val="en-US"/>
          </w:rPr>
          <w:delText>v)</w:delText>
        </w:r>
        <w:r w:rsidR="002211C9" w:rsidRPr="00F34B3E" w:rsidDel="007A604E">
          <w:delText xml:space="preserve"> </w:delText>
        </w:r>
        <w:r w:rsidR="00AB326A" w:rsidDel="007A604E">
          <w:rPr>
            <w:lang w:val="en-US"/>
          </w:rPr>
          <w:delText>XGBoost</w:delText>
        </w:r>
        <w:r w:rsidR="00094852" w:rsidDel="007A604E">
          <w:rPr>
            <w:lang w:val="en-US"/>
          </w:rPr>
          <w:delText xml:space="preserve"> (see Table B1). </w:delText>
        </w:r>
        <w:commentRangeEnd w:id="141"/>
        <w:r w:rsidR="000A5592" w:rsidDel="007A604E">
          <w:rPr>
            <w:rStyle w:val="CommentReference"/>
          </w:rPr>
          <w:commentReference w:id="141"/>
        </w:r>
      </w:del>
      <w:del w:id="142" w:author="Scherrer  Beat" w:date="2025-03-13T14:06:00Z" w16du:dateUtc="2025-03-13T13:06:00Z">
        <w:r w:rsidR="002211C9" w:rsidRPr="00F34B3E" w:rsidDel="000A5592">
          <w:rPr>
            <w:lang w:val="en-US"/>
          </w:rPr>
          <w:delText xml:space="preserve">In </w:delText>
        </w:r>
      </w:del>
      <w:r w:rsidR="002211C9" w:rsidRPr="00F34B3E">
        <w:rPr>
          <w:lang w:val="en-US"/>
        </w:rPr>
        <w:t>Appendix B</w:t>
      </w:r>
      <w:r w:rsidR="00E71967">
        <w:rPr>
          <w:lang w:val="en-US"/>
        </w:rPr>
        <w:t xml:space="preserve"> describes</w:t>
      </w:r>
      <w:r w:rsidR="002211C9" w:rsidRPr="00F34B3E">
        <w:rPr>
          <w:lang w:val="en-US"/>
        </w:rPr>
        <w:t xml:space="preserve"> the </w:t>
      </w:r>
      <w:del w:id="143" w:author="Scherrer  Beat" w:date="2025-09-26T10:40:00Z" w16du:dateUtc="2025-09-26T08:40:00Z">
        <w:r w:rsidR="002211C9" w:rsidRPr="00F34B3E" w:rsidDel="00F428C0">
          <w:rPr>
            <w:lang w:val="en-US"/>
          </w:rPr>
          <w:delText xml:space="preserve">five </w:delText>
        </w:r>
      </w:del>
      <w:ins w:id="144" w:author="Scherrer  Beat" w:date="2025-09-26T11:34:00Z" w16du:dateUtc="2025-09-26T09:34:00Z">
        <w:r w:rsidR="007A604E">
          <w:rPr>
            <w:lang w:val="en-US"/>
          </w:rPr>
          <w:t>four</w:t>
        </w:r>
      </w:ins>
      <w:ins w:id="145" w:author="Scherrer  Beat" w:date="2025-09-26T10:40:00Z" w16du:dateUtc="2025-09-26T08:40:00Z">
        <w:r w:rsidR="00F428C0" w:rsidRPr="00F34B3E">
          <w:rPr>
            <w:lang w:val="en-US"/>
          </w:rPr>
          <w:t xml:space="preserve"> </w:t>
        </w:r>
        <w:r w:rsidR="00F428C0">
          <w:rPr>
            <w:lang w:val="en-US"/>
          </w:rPr>
          <w:t xml:space="preserve">ML </w:t>
        </w:r>
      </w:ins>
      <w:r w:rsidR="002211C9" w:rsidRPr="00F34B3E">
        <w:rPr>
          <w:lang w:val="en-US"/>
        </w:rPr>
        <w:t>models</w:t>
      </w:r>
      <w:ins w:id="146" w:author="Scherrer  Beat" w:date="2025-09-26T10:40:00Z" w16du:dateUtc="2025-09-26T08:40:00Z">
        <w:r w:rsidR="00F428C0">
          <w:rPr>
            <w:lang w:val="en-US"/>
          </w:rPr>
          <w:t xml:space="preserve"> and the benchmark model</w:t>
        </w:r>
      </w:ins>
      <w:r w:rsidR="002211C9" w:rsidRPr="00F34B3E">
        <w:rPr>
          <w:lang w:val="en-US"/>
        </w:rPr>
        <w:t xml:space="preserve"> </w:t>
      </w:r>
      <w:r w:rsidR="00094852">
        <w:rPr>
          <w:lang w:val="en-US"/>
        </w:rPr>
        <w:t>and</w:t>
      </w:r>
      <w:r w:rsidR="002211C9" w:rsidRPr="00F34B3E">
        <w:rPr>
          <w:lang w:val="en-US"/>
        </w:rPr>
        <w:t xml:space="preserve"> </w:t>
      </w:r>
      <w:r w:rsidR="00E71967">
        <w:rPr>
          <w:lang w:val="en-US"/>
        </w:rPr>
        <w:t xml:space="preserve">provides </w:t>
      </w:r>
      <w:r w:rsidR="002211C9" w:rsidRPr="00F34B3E">
        <w:rPr>
          <w:lang w:val="en-US"/>
        </w:rPr>
        <w:t xml:space="preserve">an intuition </w:t>
      </w:r>
      <w:del w:id="147" w:author="Scherrer  Beat" w:date="2025-09-26T11:35:00Z" w16du:dateUtc="2025-09-26T09:35:00Z">
        <w:r w:rsidR="002211C9" w:rsidRPr="00F34B3E" w:rsidDel="007A604E">
          <w:rPr>
            <w:lang w:val="en-US"/>
          </w:rPr>
          <w:delText>of the potential advantages and disadvantages</w:delText>
        </w:r>
      </w:del>
      <w:ins w:id="148" w:author="Scherrer  Beat" w:date="2025-09-26T11:35:00Z" w16du:dateUtc="2025-09-26T09:35:00Z">
        <w:r w:rsidR="007A604E">
          <w:rPr>
            <w:lang w:val="en-US"/>
          </w:rPr>
          <w:t>on their main strengths and limitations</w:t>
        </w:r>
      </w:ins>
      <w:del w:id="149" w:author="Scherrer  Beat" w:date="2025-09-26T11:35:00Z" w16du:dateUtc="2025-09-26T09:35:00Z">
        <w:r w:rsidR="002211C9" w:rsidRPr="00F34B3E" w:rsidDel="007A604E">
          <w:rPr>
            <w:lang w:val="en-US"/>
          </w:rPr>
          <w:delText xml:space="preserve"> of the algorithms</w:delText>
        </w:r>
      </w:del>
      <w:r w:rsidR="002211C9" w:rsidRPr="00F34B3E">
        <w:rPr>
          <w:lang w:val="en-US"/>
        </w:rPr>
        <w:t>.</w:t>
      </w:r>
      <w:r w:rsidR="002211C9" w:rsidRPr="00F34B3E">
        <w:rPr>
          <w:rStyle w:val="FootnoteReference"/>
          <w:lang w:val="en-US"/>
        </w:rPr>
        <w:footnoteReference w:id="1"/>
      </w:r>
      <w:r w:rsidR="002211C9">
        <w:rPr>
          <w:lang w:val="en-US"/>
        </w:rPr>
        <w:t xml:space="preserve"> </w:t>
      </w:r>
      <w:ins w:id="150" w:author="Scherrer  Beat" w:date="2025-09-26T11:36:00Z">
        <w:r w:rsidR="007A604E" w:rsidRPr="007A604E">
          <w:t>To limit overfitting, we split the data into training/validation/test sets and tune hyperparameters using repeated five-fold cross-validation.</w:t>
        </w:r>
        <w:r w:rsidR="007A604E" w:rsidRPr="007A604E" w:rsidDel="007A604E">
          <w:rPr>
            <w:lang w:val="en-US"/>
          </w:rPr>
          <w:t xml:space="preserve"> </w:t>
        </w:r>
      </w:ins>
      <w:commentRangeStart w:id="151"/>
      <w:commentRangeStart w:id="152"/>
      <w:del w:id="153" w:author="Scherrer  Beat" w:date="2025-09-26T11:36:00Z" w16du:dateUtc="2025-09-26T09:36:00Z">
        <w:r w:rsidR="002211C9" w:rsidDel="007A604E">
          <w:rPr>
            <w:lang w:val="en-US"/>
          </w:rPr>
          <w:delText>The</w:delText>
        </w:r>
        <w:r w:rsidR="002211C9" w:rsidRPr="00F34B3E" w:rsidDel="007A604E">
          <w:rPr>
            <w:lang w:val="en-US"/>
          </w:rPr>
          <w:delText xml:space="preserve"> ML </w:delText>
        </w:r>
        <w:r w:rsidR="008C6EDC" w:rsidDel="007A604E">
          <w:rPr>
            <w:lang w:val="en-US"/>
          </w:rPr>
          <w:delText>models</w:delText>
        </w:r>
        <w:r w:rsidR="002211C9" w:rsidDel="007A604E">
          <w:rPr>
            <w:lang w:val="en-US"/>
          </w:rPr>
          <w:delText xml:space="preserve"> use a training, test, and validation set with </w:delText>
        </w:r>
        <w:r w:rsidR="002211C9" w:rsidRPr="00F34B3E" w:rsidDel="007A604E">
          <w:rPr>
            <w:lang w:val="en-US"/>
          </w:rPr>
          <w:delText>a repeated</w:delText>
        </w:r>
        <w:r w:rsidR="002211C9" w:rsidDel="007A604E">
          <w:rPr>
            <w:lang w:val="en-US"/>
          </w:rPr>
          <w:delText xml:space="preserve"> five-fold cross-validation method</w:delText>
        </w:r>
        <w:r w:rsidR="002211C9" w:rsidRPr="00F34B3E" w:rsidDel="007A604E">
          <w:rPr>
            <w:lang w:val="en-US"/>
          </w:rPr>
          <w:delText xml:space="preserve"> </w:delText>
        </w:r>
        <w:r w:rsidR="002211C9" w:rsidDel="007A604E">
          <w:rPr>
            <w:lang w:val="en-US"/>
          </w:rPr>
          <w:delText>to avoid</w:delText>
        </w:r>
        <w:r w:rsidR="002211C9" w:rsidRPr="00F34B3E" w:rsidDel="007A604E">
          <w:rPr>
            <w:lang w:val="en-US"/>
          </w:rPr>
          <w:delText xml:space="preserve"> overfitting</w:delText>
        </w:r>
        <w:r w:rsidR="002211C9" w:rsidDel="007A604E">
          <w:rPr>
            <w:lang w:val="en-US"/>
          </w:rPr>
          <w:delText xml:space="preserve">, which is often the problem with the classical regression model </w:delText>
        </w:r>
        <w:commentRangeEnd w:id="151"/>
        <w:r w:rsidR="0014448D" w:rsidDel="007A604E">
          <w:rPr>
            <w:rStyle w:val="CommentReference"/>
          </w:rPr>
          <w:commentReference w:id="151"/>
        </w:r>
        <w:commentRangeEnd w:id="152"/>
        <w:r w:rsidR="0014448D" w:rsidDel="007A604E">
          <w:rPr>
            <w:rStyle w:val="CommentReference"/>
          </w:rPr>
          <w:commentReference w:id="152"/>
        </w:r>
      </w:del>
      <w:del w:id="154" w:author="Scherrer  Beat" w:date="2025-09-26T11:37:00Z" w16du:dateUtc="2025-09-26T09:37:00Z">
        <w:r w:rsidR="002211C9" w:rsidDel="007A604E">
          <w:rPr>
            <w:lang w:val="en-US"/>
          </w:rPr>
          <w:delText xml:space="preserve">(more details </w:delText>
        </w:r>
      </w:del>
      <w:del w:id="155" w:author="Scherrer  Beat" w:date="2025-09-26T11:36:00Z" w16du:dateUtc="2025-09-26T09:36:00Z">
        <w:r w:rsidR="002211C9" w:rsidDel="007A604E">
          <w:rPr>
            <w:lang w:val="en-US"/>
          </w:rPr>
          <w:delText xml:space="preserve">can be found </w:delText>
        </w:r>
      </w:del>
      <w:del w:id="156" w:author="Scherrer  Beat" w:date="2025-09-26T11:37:00Z" w16du:dateUtc="2025-09-26T09:37:00Z">
        <w:r w:rsidR="002211C9" w:rsidDel="007A604E">
          <w:rPr>
            <w:lang w:val="en-US"/>
          </w:rPr>
          <w:delText>in Appendix C)</w:delText>
        </w:r>
        <w:r w:rsidR="002211C9" w:rsidRPr="00F34B3E" w:rsidDel="007A604E">
          <w:rPr>
            <w:lang w:val="en-US"/>
          </w:rPr>
          <w:delText>.</w:delText>
        </w:r>
      </w:del>
      <w:r w:rsidR="002211C9">
        <w:rPr>
          <w:lang w:val="en-US"/>
        </w:rPr>
        <w:t xml:space="preserve"> </w:t>
      </w:r>
      <w:r w:rsidR="00E71967">
        <w:rPr>
          <w:lang w:val="en-US"/>
        </w:rPr>
        <w:t>In addition</w:t>
      </w:r>
      <w:r w:rsidR="008C6EDC">
        <w:rPr>
          <w:lang w:val="en-US"/>
        </w:rPr>
        <w:t xml:space="preserve">, we </w:t>
      </w:r>
      <w:del w:id="157" w:author="Scherrer  Beat" w:date="2025-03-13T14:35:00Z" w16du:dateUtc="2025-03-13T13:35:00Z">
        <w:r w:rsidR="00E71967" w:rsidDel="00971324">
          <w:rPr>
            <w:lang w:val="en-US"/>
          </w:rPr>
          <w:delText>use</w:delText>
        </w:r>
        <w:r w:rsidR="008C6EDC" w:rsidDel="00971324">
          <w:rPr>
            <w:lang w:val="en-US"/>
          </w:rPr>
          <w:delText xml:space="preserve"> </w:delText>
        </w:r>
      </w:del>
      <w:ins w:id="158" w:author="Scherrer  Beat" w:date="2025-03-13T14:35:00Z" w16du:dateUtc="2025-03-13T13:35:00Z">
        <w:r w:rsidR="00971324">
          <w:rPr>
            <w:lang w:val="en-US"/>
          </w:rPr>
          <w:t xml:space="preserve">apply </w:t>
        </w:r>
      </w:ins>
      <w:r w:rsidR="008C6EDC">
        <w:rPr>
          <w:lang w:val="en-US"/>
        </w:rPr>
        <w:t>over</w:t>
      </w:r>
      <w:del w:id="159" w:author="Scherrer  Beat" w:date="2025-03-13T14:35:00Z" w16du:dateUtc="2025-03-13T13:35:00Z">
        <w:r w:rsidR="008C6EDC" w:rsidDel="00971324">
          <w:rPr>
            <w:lang w:val="en-US"/>
          </w:rPr>
          <w:delText xml:space="preserve">- and undersampling </w:delText>
        </w:r>
      </w:del>
      <w:ins w:id="160" w:author="Scherrer  Beat" w:date="2025-03-13T14:35:00Z" w16du:dateUtc="2025-03-13T13:35:00Z">
        <w:r w:rsidR="00971324">
          <w:rPr>
            <w:lang w:val="en-US"/>
          </w:rPr>
          <w:t xml:space="preserve">sampling </w:t>
        </w:r>
      </w:ins>
      <w:del w:id="161" w:author="Scherrer  Beat" w:date="2025-03-13T14:35:00Z" w16du:dateUtc="2025-03-13T13:35:00Z">
        <w:r w:rsidR="008C6EDC" w:rsidDel="00971324">
          <w:rPr>
            <w:lang w:val="en-US"/>
          </w:rPr>
          <w:delText xml:space="preserve">methods </w:delText>
        </w:r>
      </w:del>
      <w:del w:id="162" w:author="Scherrer  Beat" w:date="2025-09-26T11:39:00Z" w16du:dateUtc="2025-09-26T09:39:00Z">
        <w:r w:rsidR="00E71967" w:rsidDel="007A604E">
          <w:rPr>
            <w:lang w:val="en-US"/>
          </w:rPr>
          <w:delText xml:space="preserve">when </w:delText>
        </w:r>
        <w:r w:rsidR="008C6EDC" w:rsidDel="007A604E">
          <w:rPr>
            <w:lang w:val="en-US"/>
          </w:rPr>
          <w:delText>the outcome variables are too imbalanced</w:delText>
        </w:r>
      </w:del>
      <w:ins w:id="163" w:author="Scherrer  Beat" w:date="2025-09-26T11:39:00Z" w16du:dateUtc="2025-09-26T09:39:00Z">
        <w:r w:rsidR="007A604E">
          <w:rPr>
            <w:lang w:val="en-US"/>
          </w:rPr>
          <w:t>for outcomes with class imbalance</w:t>
        </w:r>
      </w:ins>
      <w:r w:rsidR="008C6EDC">
        <w:rPr>
          <w:lang w:val="en-US"/>
        </w:rPr>
        <w:t xml:space="preserve">, </w:t>
      </w:r>
      <w:del w:id="164" w:author="Scherrer  Beat" w:date="2025-03-13T14:46:00Z" w16du:dateUtc="2025-03-13T13:46:00Z">
        <w:r w:rsidR="008C6EDC" w:rsidDel="0096218B">
          <w:rPr>
            <w:lang w:val="en-US"/>
          </w:rPr>
          <w:delText>e.g</w:delText>
        </w:r>
      </w:del>
      <w:ins w:id="165" w:author="Scherrer  Beat" w:date="2025-03-13T14:46:00Z" w16du:dateUtc="2025-03-13T13:46:00Z">
        <w:r w:rsidR="0096218B">
          <w:rPr>
            <w:lang w:val="en-US"/>
          </w:rPr>
          <w:t>i.e</w:t>
        </w:r>
      </w:ins>
      <w:r w:rsidR="008C6EDC">
        <w:rPr>
          <w:lang w:val="en-US"/>
        </w:rPr>
        <w:t>.</w:t>
      </w:r>
      <w:r w:rsidR="00317914">
        <w:rPr>
          <w:lang w:val="en-US"/>
        </w:rPr>
        <w:t>,</w:t>
      </w:r>
      <w:r w:rsidR="008C6EDC">
        <w:rPr>
          <w:lang w:val="en-US"/>
        </w:rPr>
        <w:t xml:space="preserve"> </w:t>
      </w:r>
      <w:del w:id="166" w:author="Scherrer  Beat" w:date="2025-03-13T14:47:00Z" w16du:dateUtc="2025-03-13T13:47:00Z">
        <w:r w:rsidR="008C6EDC" w:rsidDel="0096218B">
          <w:rPr>
            <w:lang w:val="en-US"/>
          </w:rPr>
          <w:delText xml:space="preserve">health insurance coverage is </w:delText>
        </w:r>
        <w:r w:rsidR="00E71967" w:rsidDel="0096218B">
          <w:rPr>
            <w:lang w:val="en-US"/>
          </w:rPr>
          <w:delText xml:space="preserve">below 5% </w:delText>
        </w:r>
        <w:r w:rsidR="008C6EDC" w:rsidDel="0096218B">
          <w:rPr>
            <w:lang w:val="en-US"/>
          </w:rPr>
          <w:delText>for several countries</w:delText>
        </w:r>
      </w:del>
      <w:ins w:id="167" w:author="Scherrer  Beat" w:date="2025-03-13T14:47:00Z" w16du:dateUtc="2025-03-13T13:47:00Z">
        <w:r w:rsidR="0096218B">
          <w:rPr>
            <w:lang w:val="en-US"/>
          </w:rPr>
          <w:t xml:space="preserve">when one outcome class </w:t>
        </w:r>
      </w:ins>
      <w:ins w:id="168" w:author="Scherrer  Beat" w:date="2025-03-20T11:31:00Z" w16du:dateUtc="2025-03-20T10:31:00Z">
        <w:r w:rsidR="0014448D">
          <w:rPr>
            <w:lang w:val="en-US"/>
          </w:rPr>
          <w:t>makes up</w:t>
        </w:r>
      </w:ins>
      <w:ins w:id="169" w:author="Scherrer  Beat" w:date="2025-03-13T14:47:00Z" w16du:dateUtc="2025-03-13T13:47:00Z">
        <w:r w:rsidR="0096218B">
          <w:rPr>
            <w:lang w:val="en-US"/>
          </w:rPr>
          <w:t xml:space="preserve"> less than 20% </w:t>
        </w:r>
      </w:ins>
      <w:ins w:id="170" w:author="Scherrer  Beat" w:date="2025-03-13T14:48:00Z" w16du:dateUtc="2025-03-13T13:48:00Z">
        <w:r w:rsidR="0096218B">
          <w:rPr>
            <w:lang w:val="en-US"/>
          </w:rPr>
          <w:t>of the whole data set</w:t>
        </w:r>
      </w:ins>
      <w:r w:rsidR="00E71967">
        <w:rPr>
          <w:lang w:val="en-US"/>
        </w:rPr>
        <w:t>.</w:t>
      </w:r>
      <w:ins w:id="171" w:author="Scherrer  Beat" w:date="2025-09-26T11:38:00Z" w16du:dateUtc="2025-09-26T09:38:00Z">
        <w:r w:rsidR="007A604E">
          <w:rPr>
            <w:lang w:val="en-US"/>
          </w:rPr>
          <w:t xml:space="preserve"> Additional details on the implementation are provided in Appendix C.</w:t>
        </w:r>
      </w:ins>
    </w:p>
    <w:p w14:paraId="57861F92" w14:textId="06FDCEE4" w:rsidR="00B279D9" w:rsidRDefault="002211C9" w:rsidP="00B279D9">
      <w:pPr>
        <w:pStyle w:val="NoSpacing"/>
        <w:spacing w:after="120" w:line="360" w:lineRule="auto"/>
        <w:ind w:firstLine="284"/>
        <w:rPr>
          <w:lang w:val="en-US"/>
        </w:rPr>
      </w:pPr>
      <w:r>
        <w:rPr>
          <w:lang w:val="en-US"/>
        </w:rPr>
        <w:t xml:space="preserve">As a first step </w:t>
      </w:r>
      <w:r w:rsidR="00317914">
        <w:rPr>
          <w:lang w:val="en-US"/>
        </w:rPr>
        <w:t>in</w:t>
      </w:r>
      <w:r>
        <w:rPr>
          <w:lang w:val="en-US"/>
        </w:rPr>
        <w:t xml:space="preserve"> Section 4.1, t</w:t>
      </w:r>
      <w:r w:rsidRPr="00F34B3E">
        <w:rPr>
          <w:lang w:val="en-US"/>
        </w:rPr>
        <w:t xml:space="preserve">o evaluate the predictive power of the </w:t>
      </w:r>
      <w:r>
        <w:rPr>
          <w:lang w:val="en-US"/>
        </w:rPr>
        <w:t xml:space="preserve">classical and the ML </w:t>
      </w:r>
      <w:r w:rsidRPr="00F34B3E">
        <w:rPr>
          <w:lang w:val="en-US"/>
        </w:rPr>
        <w:t>model</w:t>
      </w:r>
      <w:r w:rsidR="00F5238C">
        <w:rPr>
          <w:lang w:val="en-US"/>
        </w:rPr>
        <w:t>s</w:t>
      </w:r>
      <w:r w:rsidR="008C6EDC">
        <w:rPr>
          <w:lang w:val="en-US"/>
        </w:rPr>
        <w:t xml:space="preserve"> for each country</w:t>
      </w:r>
      <w:r w:rsidRPr="00F34B3E">
        <w:rPr>
          <w:lang w:val="en-US"/>
        </w:rPr>
        <w:t>, the model performance of</w:t>
      </w:r>
      <w:r w:rsidR="00F5238C">
        <w:rPr>
          <w:lang w:val="en-US"/>
        </w:rPr>
        <w:t xml:space="preserve"> four</w:t>
      </w:r>
      <w:r w:rsidRPr="00F34B3E">
        <w:rPr>
          <w:lang w:val="en-US"/>
        </w:rPr>
        <w:t xml:space="preserve"> different performance metrics is compared and analyzed.</w:t>
      </w:r>
      <w:r w:rsidR="004035DF">
        <w:rPr>
          <w:lang w:val="en-US"/>
        </w:rPr>
        <w:t xml:space="preserve"> </w:t>
      </w:r>
      <w:r w:rsidR="00E71967">
        <w:rPr>
          <w:lang w:val="en-US"/>
        </w:rPr>
        <w:t>To do this</w:t>
      </w:r>
      <w:r w:rsidR="004035DF">
        <w:rPr>
          <w:lang w:val="en-US"/>
        </w:rPr>
        <w:t>, the actual and predicted</w:t>
      </w:r>
      <w:r w:rsidRPr="00F34B3E">
        <w:rPr>
          <w:lang w:val="en-US"/>
        </w:rPr>
        <w:t xml:space="preserve"> </w:t>
      </w:r>
      <w:r w:rsidR="00E71967">
        <w:rPr>
          <w:lang w:val="en-US"/>
        </w:rPr>
        <w:t>results</w:t>
      </w:r>
      <w:r w:rsidR="004035DF">
        <w:rPr>
          <w:lang w:val="en-US"/>
        </w:rPr>
        <w:t xml:space="preserve"> </w:t>
      </w:r>
      <w:r w:rsidR="009B019B">
        <w:rPr>
          <w:lang w:val="en-US"/>
        </w:rPr>
        <w:t xml:space="preserve">of each individual observation in a dataset </w:t>
      </w:r>
      <w:r w:rsidR="00E71967">
        <w:rPr>
          <w:lang w:val="en-US"/>
        </w:rPr>
        <w:t>are</w:t>
      </w:r>
      <w:r w:rsidR="009B019B">
        <w:rPr>
          <w:lang w:val="en-US"/>
        </w:rPr>
        <w:t xml:space="preserve"> compared in a confusion matri</w:t>
      </w:r>
      <w:r w:rsidR="00E71967">
        <w:rPr>
          <w:lang w:val="en-US"/>
        </w:rPr>
        <w:t>x</w:t>
      </w:r>
      <w:r w:rsidR="009B019B">
        <w:rPr>
          <w:lang w:val="en-US"/>
        </w:rPr>
        <w:t xml:space="preserve"> (see Table 2). </w:t>
      </w:r>
      <w:r w:rsidR="004035DF">
        <w:rPr>
          <w:lang w:val="en-US"/>
        </w:rPr>
        <w:t>Table 2</w:t>
      </w:r>
      <w:r w:rsidR="004035DF" w:rsidRPr="00F34B3E">
        <w:rPr>
          <w:lang w:val="en-US"/>
        </w:rPr>
        <w:t xml:space="preserve"> highlights the performance metrics </w:t>
      </w:r>
      <w:r w:rsidR="00E71967">
        <w:rPr>
          <w:lang w:val="en-US"/>
        </w:rPr>
        <w:t xml:space="preserve">of the confusion matrix </w:t>
      </w:r>
      <w:r w:rsidR="004035DF" w:rsidRPr="00F34B3E">
        <w:rPr>
          <w:lang w:val="en-US"/>
        </w:rPr>
        <w:t>(a detailed explanation can be found in Appendix C).</w:t>
      </w:r>
      <w:r w:rsidR="004035DF">
        <w:rPr>
          <w:lang w:val="en-US"/>
        </w:rPr>
        <w:t xml:space="preserve"> </w:t>
      </w:r>
      <w:r w:rsidR="009B019B">
        <w:rPr>
          <w:lang w:val="en-US"/>
        </w:rPr>
        <w:t>S</w:t>
      </w:r>
      <w:r w:rsidR="009B019B" w:rsidRPr="00F34B3E">
        <w:rPr>
          <w:lang w:val="en-US"/>
        </w:rPr>
        <w:t xml:space="preserve">ince our aim is to better identify the </w:t>
      </w:r>
      <w:r w:rsidR="009B019B">
        <w:rPr>
          <w:lang w:val="en-US"/>
        </w:rPr>
        <w:t xml:space="preserve">included and </w:t>
      </w:r>
      <w:r w:rsidR="009B019B" w:rsidRPr="00F34B3E">
        <w:rPr>
          <w:lang w:val="en-US"/>
        </w:rPr>
        <w:t>excluded population, we focus not only on the overall accuracy (</w:t>
      </w:r>
      <w:del w:id="172" w:author="Scherrer  Beat" w:date="2025-03-13T15:16:00Z" w16du:dateUtc="2025-03-13T14:16:00Z">
        <w:r w:rsidR="009B019B" w:rsidRPr="00F34B3E" w:rsidDel="00783508">
          <w:rPr>
            <w:lang w:val="en-US"/>
          </w:rPr>
          <w:delText>correctly positive and negative</w:delText>
        </w:r>
      </w:del>
      <w:ins w:id="173" w:author="Scherrer  Beat" w:date="2025-03-13T15:16:00Z" w16du:dateUtc="2025-03-13T14:16:00Z">
        <w:r w:rsidR="00783508">
          <w:rPr>
            <w:lang w:val="en-US"/>
          </w:rPr>
          <w:t>proport</w:t>
        </w:r>
      </w:ins>
      <w:ins w:id="174" w:author="Scherrer  Beat" w:date="2025-03-13T15:17:00Z" w16du:dateUtc="2025-03-13T14:17:00Z">
        <w:r w:rsidR="00783508">
          <w:rPr>
            <w:lang w:val="en-US"/>
          </w:rPr>
          <w:t>ion of correctly</w:t>
        </w:r>
      </w:ins>
      <w:r w:rsidR="009B019B" w:rsidRPr="00F34B3E">
        <w:rPr>
          <w:lang w:val="en-US"/>
        </w:rPr>
        <w:t xml:space="preserve"> </w:t>
      </w:r>
      <w:del w:id="175" w:author="Scherrer  Beat" w:date="2025-03-13T15:16:00Z" w16du:dateUtc="2025-03-13T14:16:00Z">
        <w:r w:rsidR="009B019B" w:rsidRPr="00F34B3E" w:rsidDel="00783508">
          <w:rPr>
            <w:lang w:val="en-US"/>
          </w:rPr>
          <w:delText xml:space="preserve">predicted </w:delText>
        </w:r>
      </w:del>
      <w:ins w:id="176" w:author="Scherrer  Beat" w:date="2025-03-13T15:16:00Z" w16du:dateUtc="2025-03-13T14:16:00Z">
        <w:r w:rsidR="00783508">
          <w:rPr>
            <w:lang w:val="en-US"/>
          </w:rPr>
          <w:t>classified</w:t>
        </w:r>
        <w:r w:rsidR="00783508" w:rsidRPr="00F34B3E">
          <w:rPr>
            <w:lang w:val="en-US"/>
          </w:rPr>
          <w:t xml:space="preserve"> </w:t>
        </w:r>
      </w:ins>
      <w:r w:rsidR="009B019B" w:rsidRPr="00F34B3E">
        <w:rPr>
          <w:lang w:val="en-US"/>
        </w:rPr>
        <w:t>observations</w:t>
      </w:r>
      <w:r w:rsidR="009B019B">
        <w:rPr>
          <w:lang w:val="en-US"/>
        </w:rPr>
        <w:t xml:space="preserve"> out of all observations</w:t>
      </w:r>
      <w:r w:rsidR="009B019B" w:rsidRPr="00F34B3E">
        <w:rPr>
          <w:lang w:val="en-US"/>
        </w:rPr>
        <w:t>)</w:t>
      </w:r>
      <w:r w:rsidR="00E71967">
        <w:rPr>
          <w:lang w:val="en-US"/>
        </w:rPr>
        <w:t>,</w:t>
      </w:r>
      <w:r w:rsidR="009B019B" w:rsidRPr="00F34B3E">
        <w:rPr>
          <w:lang w:val="en-US"/>
        </w:rPr>
        <w:t xml:space="preserve"> but also</w:t>
      </w:r>
      <w:r w:rsidR="009B019B">
        <w:rPr>
          <w:lang w:val="en-US"/>
        </w:rPr>
        <w:t xml:space="preserve"> on Cohen’s Kappa (</w:t>
      </w:r>
      <w:r w:rsidR="009B019B" w:rsidRPr="00F34B3E">
        <w:rPr>
          <w:lang w:val="en-US"/>
        </w:rPr>
        <w:t>a measure to classify the accuracy normalized by the imbalance of the sample</w:t>
      </w:r>
      <w:r w:rsidR="009B019B">
        <w:rPr>
          <w:lang w:val="en-US"/>
        </w:rPr>
        <w:t>).</w:t>
      </w:r>
      <w:r w:rsidR="009B019B" w:rsidRPr="00F34B3E">
        <w:rPr>
          <w:lang w:val="en-US"/>
        </w:rPr>
        <w:t xml:space="preserve"> Especially in an imbalanced sample, where most of the observations are negative (e.g., not insured), we mak</w:t>
      </w:r>
      <w:r w:rsidR="00E71967">
        <w:rPr>
          <w:lang w:val="en-US"/>
        </w:rPr>
        <w:t>e</w:t>
      </w:r>
      <w:r w:rsidR="009B019B" w:rsidRPr="00F34B3E">
        <w:rPr>
          <w:lang w:val="en-US"/>
        </w:rPr>
        <w:t xml:space="preserve"> sure that not only the negative cases are correctly identified but also the positive ones. For example, if we have 2% positive cases in a dataset, a model could easily achieve 98% </w:t>
      </w:r>
      <w:r w:rsidR="00E71967">
        <w:rPr>
          <w:lang w:val="en-US"/>
        </w:rPr>
        <w:t xml:space="preserve">accuracy </w:t>
      </w:r>
      <w:r w:rsidR="009B019B" w:rsidRPr="00F34B3E">
        <w:rPr>
          <w:lang w:val="en-US"/>
        </w:rPr>
        <w:t xml:space="preserve">by simply </w:t>
      </w:r>
      <w:del w:id="177" w:author="Scherrer  Beat" w:date="2025-03-13T15:19:00Z" w16du:dateUtc="2025-03-13T14:19:00Z">
        <w:r w:rsidR="009B019B" w:rsidRPr="00F34B3E" w:rsidDel="00783508">
          <w:rPr>
            <w:lang w:val="en-US"/>
          </w:rPr>
          <w:delText xml:space="preserve">defining </w:delText>
        </w:r>
      </w:del>
      <w:ins w:id="178" w:author="Scherrer  Beat" w:date="2025-03-13T15:19:00Z" w16du:dateUtc="2025-03-13T14:19:00Z">
        <w:r w:rsidR="00783508">
          <w:rPr>
            <w:lang w:val="en-US"/>
          </w:rPr>
          <w:t>classifying</w:t>
        </w:r>
        <w:r w:rsidR="00783508" w:rsidRPr="00F34B3E">
          <w:rPr>
            <w:lang w:val="en-US"/>
          </w:rPr>
          <w:t xml:space="preserve"> </w:t>
        </w:r>
      </w:ins>
      <w:r w:rsidR="009B019B" w:rsidRPr="00F34B3E">
        <w:rPr>
          <w:lang w:val="en-US"/>
        </w:rPr>
        <w:t xml:space="preserve">all </w:t>
      </w:r>
      <w:r w:rsidR="009B019B" w:rsidRPr="00F34B3E">
        <w:rPr>
          <w:lang w:val="en-US"/>
        </w:rPr>
        <w:lastRenderedPageBreak/>
        <w:t xml:space="preserve">observations as negative. Thus, the model would </w:t>
      </w:r>
      <w:ins w:id="179" w:author="Scherrer  Beat" w:date="2025-03-13T15:20:00Z" w16du:dateUtc="2025-03-13T14:20:00Z">
        <w:r w:rsidR="00783508">
          <w:rPr>
            <w:lang w:val="en-US"/>
          </w:rPr>
          <w:t xml:space="preserve">not </w:t>
        </w:r>
      </w:ins>
      <w:r w:rsidR="00E71967">
        <w:rPr>
          <w:lang w:val="en-US"/>
        </w:rPr>
        <w:t xml:space="preserve">provide </w:t>
      </w:r>
      <w:del w:id="180" w:author="Scherrer  Beat" w:date="2025-03-13T15:20:00Z" w16du:dateUtc="2025-03-13T14:20:00Z">
        <w:r w:rsidR="00E71967" w:rsidDel="00783508">
          <w:rPr>
            <w:lang w:val="en-US"/>
          </w:rPr>
          <w:delText xml:space="preserve">no </w:delText>
        </w:r>
      </w:del>
      <w:r w:rsidR="009B019B" w:rsidRPr="00F34B3E">
        <w:rPr>
          <w:lang w:val="en-US"/>
        </w:rPr>
        <w:t>useful insight</w:t>
      </w:r>
      <w:ins w:id="181" w:author="Scherrer  Beat" w:date="2025-03-13T15:20:00Z" w16du:dateUtc="2025-03-13T14:20:00Z">
        <w:r w:rsidR="00783508">
          <w:rPr>
            <w:lang w:val="en-US"/>
          </w:rPr>
          <w:t>s</w:t>
        </w:r>
      </w:ins>
      <w:r w:rsidR="009B019B">
        <w:rPr>
          <w:lang w:val="en-US"/>
        </w:rPr>
        <w:t>,</w:t>
      </w:r>
      <w:r w:rsidR="00E71967">
        <w:rPr>
          <w:lang w:val="en-US"/>
        </w:rPr>
        <w:t xml:space="preserve"> as</w:t>
      </w:r>
      <w:r w:rsidR="009B019B">
        <w:rPr>
          <w:lang w:val="en-US"/>
        </w:rPr>
        <w:t xml:space="preserve"> indicated by a Cohen’s Kappa of 0</w:t>
      </w:r>
      <w:r w:rsidR="009B019B" w:rsidRPr="00F34B3E">
        <w:rPr>
          <w:lang w:val="en-US"/>
        </w:rPr>
        <w:t>. Other commonly used performance metrics discussed in the result</w:t>
      </w:r>
      <w:r w:rsidR="00E71967">
        <w:rPr>
          <w:lang w:val="en-US"/>
        </w:rPr>
        <w:t>s</w:t>
      </w:r>
      <w:r w:rsidR="009B019B" w:rsidRPr="00F34B3E">
        <w:rPr>
          <w:lang w:val="en-US"/>
        </w:rPr>
        <w:t xml:space="preserve"> section are sensitivity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w:t>
      </w:r>
      <w:r w:rsidR="009B019B">
        <w:rPr>
          <w:lang w:val="en-US"/>
        </w:rPr>
        <w:t>ue positive</w:t>
      </w:r>
      <w:ins w:id="182" w:author="Scherrer  Beat" w:date="2025-03-20T11:35:00Z" w16du:dateUtc="2025-03-20T10:35:00Z">
        <w:r w:rsidR="00ED3F3F">
          <w:rPr>
            <w:lang w:val="en-US"/>
          </w:rPr>
          <w:t>s</w:t>
        </w:r>
      </w:ins>
      <w:del w:id="183" w:author="Scherrer  Beat" w:date="2025-03-20T11:35:00Z" w16du:dateUtc="2025-03-20T10:35:00Z">
        <w:r w:rsidR="009B019B" w:rsidDel="00ED3F3F">
          <w:rPr>
            <w:lang w:val="en-US"/>
          </w:rPr>
          <w:delText xml:space="preserve"> cases </w:delText>
        </w:r>
      </w:del>
      <w:ins w:id="184" w:author="Scherrer  Beat" w:date="2025-03-20T11:37:00Z" w16du:dateUtc="2025-03-20T10:37:00Z">
        <w:r w:rsidR="00ED3F3F">
          <w:rPr>
            <w:lang w:val="en-US"/>
          </w:rPr>
          <w:t xml:space="preserve"> </w:t>
        </w:r>
      </w:ins>
      <w:r w:rsidR="009B019B">
        <w:rPr>
          <w:lang w:val="en-US"/>
        </w:rPr>
        <w:t xml:space="preserve">are </w:t>
      </w:r>
      <w:del w:id="185" w:author="Scherrer  Beat" w:date="2025-03-20T11:35:00Z" w16du:dateUtc="2025-03-20T10:35:00Z">
        <w:r w:rsidR="009B019B" w:rsidDel="00ED3F3F">
          <w:rPr>
            <w:lang w:val="en-US"/>
          </w:rPr>
          <w:delText>predicted</w:delText>
        </w:r>
      </w:del>
      <w:ins w:id="186" w:author="Scherrer  Beat" w:date="2025-03-20T11:35:00Z" w16du:dateUtc="2025-03-20T10:35:00Z">
        <w:r w:rsidR="00ED3F3F">
          <w:rPr>
            <w:lang w:val="en-US"/>
          </w:rPr>
          <w:t>identified</w:t>
        </w:r>
      </w:ins>
      <w:r w:rsidR="009B019B">
        <w:rPr>
          <w:lang w:val="en-US"/>
        </w:rPr>
        <w:t>) and</w:t>
      </w:r>
      <w:r w:rsidR="009B019B" w:rsidRPr="00F34B3E">
        <w:rPr>
          <w:lang w:val="en-US"/>
        </w:rPr>
        <w:t xml:space="preserve"> specificity (</w:t>
      </w:r>
      <w:r w:rsidR="00E71967">
        <w:rPr>
          <w:lang w:val="en-US"/>
        </w:rPr>
        <w:t xml:space="preserve">a </w:t>
      </w:r>
      <w:r w:rsidR="009B019B" w:rsidRPr="00F34B3E">
        <w:rPr>
          <w:lang w:val="en-US"/>
        </w:rPr>
        <w:t xml:space="preserve">measure </w:t>
      </w:r>
      <w:r w:rsidR="009B019B">
        <w:rPr>
          <w:lang w:val="en-US"/>
        </w:rPr>
        <w:t>of</w:t>
      </w:r>
      <w:r w:rsidR="009B019B" w:rsidRPr="00F34B3E">
        <w:rPr>
          <w:lang w:val="en-US"/>
        </w:rPr>
        <w:t xml:space="preserve"> how many true</w:t>
      </w:r>
      <w:r w:rsidR="009B019B">
        <w:rPr>
          <w:lang w:val="en-US"/>
        </w:rPr>
        <w:t xml:space="preserve"> negative</w:t>
      </w:r>
      <w:ins w:id="187" w:author="Scherrer  Beat" w:date="2025-03-20T11:35:00Z" w16du:dateUtc="2025-03-20T10:35:00Z">
        <w:r w:rsidR="00ED3F3F">
          <w:rPr>
            <w:lang w:val="en-US"/>
          </w:rPr>
          <w:t>s</w:t>
        </w:r>
      </w:ins>
      <w:r w:rsidR="009B019B">
        <w:rPr>
          <w:lang w:val="en-US"/>
        </w:rPr>
        <w:t xml:space="preserve"> </w:t>
      </w:r>
      <w:del w:id="188" w:author="Scherrer  Beat" w:date="2025-03-20T11:35:00Z" w16du:dateUtc="2025-03-20T10:35:00Z">
        <w:r w:rsidR="009B019B" w:rsidDel="00ED3F3F">
          <w:rPr>
            <w:lang w:val="en-US"/>
          </w:rPr>
          <w:delText xml:space="preserve">cases </w:delText>
        </w:r>
      </w:del>
      <w:r w:rsidR="009B019B">
        <w:rPr>
          <w:lang w:val="en-US"/>
        </w:rPr>
        <w:t xml:space="preserve">are </w:t>
      </w:r>
      <w:del w:id="189" w:author="Scherrer  Beat" w:date="2025-03-20T11:35:00Z" w16du:dateUtc="2025-03-20T10:35:00Z">
        <w:r w:rsidR="009B019B" w:rsidDel="00ED3F3F">
          <w:rPr>
            <w:lang w:val="en-US"/>
          </w:rPr>
          <w:delText>predicted</w:delText>
        </w:r>
      </w:del>
      <w:ins w:id="190" w:author="Scherrer  Beat" w:date="2025-03-20T11:35:00Z" w16du:dateUtc="2025-03-20T10:35:00Z">
        <w:r w:rsidR="00ED3F3F">
          <w:rPr>
            <w:lang w:val="en-US"/>
          </w:rPr>
          <w:t>identified</w:t>
        </w:r>
      </w:ins>
      <w:r w:rsidR="009B019B">
        <w:rPr>
          <w:lang w:val="en-US"/>
        </w:rPr>
        <w:t xml:space="preserve">). </w:t>
      </w:r>
      <w:r w:rsidR="00B279D9">
        <w:rPr>
          <w:lang w:val="en-US"/>
        </w:rPr>
        <w:t>Again, th</w:t>
      </w:r>
      <w:r w:rsidR="00E71967">
        <w:rPr>
          <w:lang w:val="en-US"/>
        </w:rPr>
        <w:t>ese</w:t>
      </w:r>
      <w:r w:rsidR="00B279D9">
        <w:rPr>
          <w:lang w:val="en-US"/>
        </w:rPr>
        <w:t xml:space="preserve"> </w:t>
      </w:r>
      <w:r w:rsidR="009B019B" w:rsidRPr="009B019B">
        <w:rPr>
          <w:lang w:val="en-US"/>
        </w:rPr>
        <w:t>metric</w:t>
      </w:r>
      <w:r w:rsidR="00B279D9">
        <w:rPr>
          <w:lang w:val="en-US"/>
        </w:rPr>
        <w:t>s are</w:t>
      </w:r>
      <w:r w:rsidR="009B019B" w:rsidRPr="009B019B">
        <w:rPr>
          <w:lang w:val="en-US"/>
        </w:rPr>
        <w:t xml:space="preserve"> particularly </w:t>
      </w:r>
      <w:r w:rsidR="00E71967">
        <w:rPr>
          <w:lang w:val="en-US"/>
        </w:rPr>
        <w:t>important</w:t>
      </w:r>
      <w:r w:rsidR="009B019B" w:rsidRPr="009B019B">
        <w:rPr>
          <w:lang w:val="en-US"/>
        </w:rPr>
        <w:t xml:space="preserve"> given the imbalanced nature of </w:t>
      </w:r>
      <w:del w:id="191" w:author="Scherrer  Beat" w:date="2025-03-13T15:21:00Z" w16du:dateUtc="2025-03-13T14:21:00Z">
        <w:r w:rsidR="009B019B" w:rsidRPr="009B019B" w:rsidDel="00DF4070">
          <w:rPr>
            <w:lang w:val="en-US"/>
          </w:rPr>
          <w:delText>many outcome variables</w:delText>
        </w:r>
      </w:del>
      <w:ins w:id="192" w:author="Scherrer  Beat" w:date="2025-03-13T15:21:00Z" w16du:dateUtc="2025-03-13T14:21:00Z">
        <w:r w:rsidR="00DF4070">
          <w:rPr>
            <w:lang w:val="en-US"/>
          </w:rPr>
          <w:t>insurance coverage</w:t>
        </w:r>
      </w:ins>
      <w:r w:rsidR="009B019B" w:rsidRPr="009B019B">
        <w:rPr>
          <w:lang w:val="en-US"/>
        </w:rPr>
        <w:t xml:space="preserve">. For example, </w:t>
      </w:r>
      <w:r w:rsidR="002070F3">
        <w:rPr>
          <w:lang w:val="en-US"/>
        </w:rPr>
        <w:t xml:space="preserve">on average, </w:t>
      </w:r>
      <w:r w:rsidR="009B019B" w:rsidRPr="009B019B">
        <w:rPr>
          <w:lang w:val="en-US"/>
        </w:rPr>
        <w:t>only 9.</w:t>
      </w:r>
      <w:r w:rsidR="009B019B">
        <w:rPr>
          <w:lang w:val="en-US"/>
        </w:rPr>
        <w:t>5</w:t>
      </w:r>
      <w:r w:rsidR="009B019B" w:rsidRPr="009B019B">
        <w:rPr>
          <w:lang w:val="en-US"/>
        </w:rPr>
        <w:t>% of the sample</w:t>
      </w:r>
      <w:r w:rsidR="002070F3">
        <w:rPr>
          <w:lang w:val="en-US"/>
        </w:rPr>
        <w:t xml:space="preserve"> has</w:t>
      </w:r>
      <w:r w:rsidR="009B019B" w:rsidRPr="009B019B">
        <w:rPr>
          <w:lang w:val="en-US"/>
        </w:rPr>
        <w:t xml:space="preserve"> health insurance </w:t>
      </w:r>
      <w:r w:rsidR="002070F3">
        <w:rPr>
          <w:lang w:val="en-US"/>
        </w:rPr>
        <w:t>coverage</w:t>
      </w:r>
      <w:r w:rsidR="009B019B" w:rsidRPr="009B019B">
        <w:rPr>
          <w:lang w:val="en-US"/>
        </w:rPr>
        <w:t xml:space="preserve">. A model </w:t>
      </w:r>
      <w:r w:rsidR="002070F3">
        <w:rPr>
          <w:lang w:val="en-US"/>
        </w:rPr>
        <w:t xml:space="preserve">that </w:t>
      </w:r>
      <w:del w:id="193" w:author="Scherrer  Beat" w:date="2025-03-13T15:22:00Z" w16du:dateUtc="2025-03-13T14:22:00Z">
        <w:r w:rsidR="002070F3" w:rsidDel="00DF4070">
          <w:rPr>
            <w:lang w:val="en-US"/>
          </w:rPr>
          <w:delText>predicts</w:delText>
        </w:r>
        <w:r w:rsidR="009B019B" w:rsidRPr="009B019B" w:rsidDel="00DF4070">
          <w:rPr>
            <w:lang w:val="en-US"/>
          </w:rPr>
          <w:delText xml:space="preserve"> </w:delText>
        </w:r>
      </w:del>
      <w:ins w:id="194" w:author="Scherrer  Beat" w:date="2025-03-13T15:22:00Z" w16du:dateUtc="2025-03-13T14:22:00Z">
        <w:r w:rsidR="00DF4070">
          <w:rPr>
            <w:lang w:val="en-US"/>
          </w:rPr>
          <w:t>classifies</w:t>
        </w:r>
        <w:r w:rsidR="00DF4070" w:rsidRPr="009B019B">
          <w:rPr>
            <w:lang w:val="en-US"/>
          </w:rPr>
          <w:t xml:space="preserve"> </w:t>
        </w:r>
      </w:ins>
      <w:r w:rsidR="009B019B" w:rsidRPr="009B019B">
        <w:rPr>
          <w:lang w:val="en-US"/>
        </w:rPr>
        <w:t xml:space="preserve">all cases as </w:t>
      </w:r>
      <w:ins w:id="195" w:author="Scherrer  Beat" w:date="2025-03-13T15:23:00Z" w16du:dateUtc="2025-03-13T14:23:00Z">
        <w:r w:rsidR="00DF4070">
          <w:rPr>
            <w:lang w:val="en-US"/>
          </w:rPr>
          <w:t xml:space="preserve">negative (i.e. </w:t>
        </w:r>
      </w:ins>
      <w:ins w:id="196" w:author="Scherrer  Beat" w:date="2025-03-13T15:22:00Z" w16du:dateUtc="2025-03-13T14:22:00Z">
        <w:r w:rsidR="00DF4070">
          <w:rPr>
            <w:lang w:val="en-US"/>
          </w:rPr>
          <w:t>not insu</w:t>
        </w:r>
      </w:ins>
      <w:ins w:id="197" w:author="Scherrer  Beat" w:date="2025-03-13T15:23:00Z" w16du:dateUtc="2025-03-13T14:23:00Z">
        <w:r w:rsidR="00DF4070">
          <w:rPr>
            <w:lang w:val="en-US"/>
          </w:rPr>
          <w:t>red)</w:t>
        </w:r>
      </w:ins>
      <w:del w:id="198" w:author="Scherrer  Beat" w:date="2025-03-13T15:22:00Z" w16du:dateUtc="2025-03-13T14:22:00Z">
        <w:r w:rsidR="009B019B" w:rsidRPr="009B019B" w:rsidDel="00DF4070">
          <w:rPr>
            <w:lang w:val="en-US"/>
          </w:rPr>
          <w:delText xml:space="preserve">uninsured </w:delText>
        </w:r>
      </w:del>
      <w:r w:rsidR="002070F3">
        <w:rPr>
          <w:lang w:val="en-US"/>
        </w:rPr>
        <w:t>will</w:t>
      </w:r>
      <w:r w:rsidR="009B019B" w:rsidRPr="009B019B">
        <w:rPr>
          <w:lang w:val="en-US"/>
        </w:rPr>
        <w:t xml:space="preserve"> achieve </w:t>
      </w:r>
      <w:ins w:id="199" w:author="Scherrer  Beat" w:date="2025-03-13T15:23:00Z" w16du:dateUtc="2025-03-13T14:23:00Z">
        <w:r w:rsidR="00DF4070">
          <w:rPr>
            <w:lang w:val="en-US"/>
          </w:rPr>
          <w:t>90.5%</w:t>
        </w:r>
      </w:ins>
      <w:del w:id="200" w:author="Scherrer  Beat" w:date="2025-03-13T15:23:00Z" w16du:dateUtc="2025-03-13T14:23:00Z">
        <w:r w:rsidR="009B019B" w:rsidRPr="009B019B" w:rsidDel="00DF4070">
          <w:rPr>
            <w:lang w:val="en-US"/>
          </w:rPr>
          <w:delText>100</w:delText>
        </w:r>
      </w:del>
      <w:r w:rsidR="009B019B" w:rsidRPr="009B019B">
        <w:rPr>
          <w:lang w:val="en-US"/>
        </w:rPr>
        <w:t xml:space="preserve">% </w:t>
      </w:r>
      <w:r w:rsidR="002070F3">
        <w:rPr>
          <w:lang w:val="en-US"/>
        </w:rPr>
        <w:t>s</w:t>
      </w:r>
      <w:r w:rsidR="009B019B" w:rsidRPr="009B019B">
        <w:rPr>
          <w:lang w:val="en-US"/>
        </w:rPr>
        <w:t xml:space="preserve">pecificity but </w:t>
      </w:r>
      <w:ins w:id="201" w:author="Scherrer  Beat" w:date="2025-03-13T15:31:00Z" w16du:dateUtc="2025-03-13T14:31:00Z">
        <w:r w:rsidR="00371017">
          <w:rPr>
            <w:lang w:val="en-US"/>
          </w:rPr>
          <w:t xml:space="preserve">only </w:t>
        </w:r>
      </w:ins>
      <w:ins w:id="202" w:author="Scherrer  Beat" w:date="2025-03-13T15:24:00Z" w16du:dateUtc="2025-03-13T14:24:00Z">
        <w:r w:rsidR="00DF4070">
          <w:rPr>
            <w:lang w:val="en-US"/>
          </w:rPr>
          <w:t>9.5</w:t>
        </w:r>
      </w:ins>
      <w:del w:id="203" w:author="Scherrer  Beat" w:date="2025-03-13T15:23:00Z" w16du:dateUtc="2025-03-13T14:23:00Z">
        <w:r w:rsidR="009B019B" w:rsidRPr="009B019B" w:rsidDel="00DF4070">
          <w:rPr>
            <w:lang w:val="en-US"/>
          </w:rPr>
          <w:delText>0</w:delText>
        </w:r>
      </w:del>
      <w:r w:rsidR="009B019B" w:rsidRPr="009B019B">
        <w:rPr>
          <w:lang w:val="en-US"/>
        </w:rPr>
        <w:t xml:space="preserve">% </w:t>
      </w:r>
      <w:r w:rsidR="002070F3">
        <w:rPr>
          <w:lang w:val="en-US"/>
        </w:rPr>
        <w:t>se</w:t>
      </w:r>
      <w:r w:rsidR="009B019B" w:rsidRPr="009B019B">
        <w:rPr>
          <w:lang w:val="en-US"/>
        </w:rPr>
        <w:t>nsitivity, failing to identify the insured population.</w:t>
      </w:r>
    </w:p>
    <w:p w14:paraId="5EC7696C" w14:textId="2E012BD2" w:rsidR="009467D9" w:rsidRDefault="009467D9" w:rsidP="009467D9">
      <w:pPr>
        <w:pStyle w:val="NoSpacing"/>
        <w:spacing w:after="120" w:line="360" w:lineRule="auto"/>
        <w:ind w:firstLine="284"/>
        <w:rPr>
          <w:lang w:val="en-US"/>
        </w:rPr>
      </w:pPr>
      <w:r>
        <w:rPr>
          <w:lang w:val="en-US"/>
        </w:rPr>
        <w:t>In a second first step in Section 4.</w:t>
      </w:r>
      <w:ins w:id="204" w:author="Scherrer  Beat" w:date="2025-09-26T11:54:00Z" w16du:dateUtc="2025-09-26T09:54:00Z">
        <w:r w:rsidR="004D4759">
          <w:rPr>
            <w:lang w:val="en-US"/>
          </w:rPr>
          <w:t>2</w:t>
        </w:r>
      </w:ins>
      <w:del w:id="205" w:author="Scherrer  Beat" w:date="2025-09-26T11:54:00Z" w16du:dateUtc="2025-09-26T09:54:00Z">
        <w:r w:rsidDel="004D4759">
          <w:rPr>
            <w:lang w:val="en-US"/>
          </w:rPr>
          <w:delText>1</w:delText>
        </w:r>
      </w:del>
      <w:r>
        <w:rPr>
          <w:lang w:val="en-US"/>
        </w:rPr>
        <w:t>, t</w:t>
      </w:r>
      <w:r w:rsidRPr="00F34B3E">
        <w:rPr>
          <w:lang w:val="en-US"/>
        </w:rPr>
        <w:t xml:space="preserve">o </w:t>
      </w:r>
      <w:r>
        <w:rPr>
          <w:lang w:val="en-US"/>
        </w:rPr>
        <w:t xml:space="preserve">get a better understanding of what are </w:t>
      </w:r>
      <w:r w:rsidR="002070F3">
        <w:rPr>
          <w:lang w:val="en-US"/>
        </w:rPr>
        <w:t xml:space="preserve">the </w:t>
      </w:r>
      <w:r>
        <w:rPr>
          <w:lang w:val="en-US"/>
        </w:rPr>
        <w:t xml:space="preserve">key predictors </w:t>
      </w:r>
      <w:ins w:id="206" w:author="Scherrer  Beat" w:date="2025-03-13T15:40:00Z" w16du:dateUtc="2025-03-13T14:40:00Z">
        <w:r w:rsidR="00525C15">
          <w:rPr>
            <w:lang w:val="en-US"/>
          </w:rPr>
          <w:t>in our data</w:t>
        </w:r>
      </w:ins>
      <w:del w:id="207" w:author="Scherrer  Beat" w:date="2025-03-13T15:40:00Z" w16du:dateUtc="2025-03-13T14:40:00Z">
        <w:r w:rsidR="002070F3" w:rsidDel="00525C15">
          <w:rPr>
            <w:lang w:val="en-US"/>
          </w:rPr>
          <w:delText>of</w:delText>
        </w:r>
        <w:r w:rsidDel="00525C15">
          <w:rPr>
            <w:lang w:val="en-US"/>
          </w:rPr>
          <w:delText xml:space="preserve"> our </w:delText>
        </w:r>
        <w:r w:rsidR="002070F3" w:rsidDel="00525C15">
          <w:rPr>
            <w:lang w:val="en-US"/>
          </w:rPr>
          <w:delText xml:space="preserve">results </w:delText>
        </w:r>
      </w:del>
      <w:del w:id="208" w:author="Scherrer  Beat" w:date="2025-03-13T15:41:00Z" w16du:dateUtc="2025-03-13T14:41:00Z">
        <w:r w:rsidDel="00525C15">
          <w:rPr>
            <w:lang w:val="en-US"/>
          </w:rPr>
          <w:delText xml:space="preserve">and </w:delText>
        </w:r>
        <w:r w:rsidR="002070F3" w:rsidDel="00525C15">
          <w:rPr>
            <w:lang w:val="en-US"/>
          </w:rPr>
          <w:delText>thus</w:delText>
        </w:r>
      </w:del>
      <w:ins w:id="209" w:author="Scherrer  Beat" w:date="2025-03-13T15:41:00Z" w16du:dateUtc="2025-03-13T14:41:00Z">
        <w:r w:rsidR="00525C15">
          <w:rPr>
            <w:lang w:val="en-US"/>
          </w:rPr>
          <w:t xml:space="preserve"> that</w:t>
        </w:r>
      </w:ins>
      <w:r w:rsidR="002070F3">
        <w:rPr>
          <w:lang w:val="en-US"/>
        </w:rPr>
        <w:t xml:space="preserve"> </w:t>
      </w:r>
      <w:r>
        <w:rPr>
          <w:lang w:val="en-US"/>
        </w:rPr>
        <w:t>could be used for targeting</w:t>
      </w:r>
      <w:r w:rsidR="002070F3">
        <w:rPr>
          <w:lang w:val="en-US"/>
        </w:rPr>
        <w:t>,</w:t>
      </w:r>
      <w:r>
        <w:rPr>
          <w:lang w:val="en-US"/>
        </w:rPr>
        <w:t xml:space="preserve"> </w:t>
      </w:r>
      <w:r w:rsidRPr="00F34B3E">
        <w:rPr>
          <w:lang w:val="en-US"/>
        </w:rPr>
        <w:t xml:space="preserve">the variable importance </w:t>
      </w:r>
      <w:r w:rsidR="002070F3">
        <w:rPr>
          <w:lang w:val="en-US"/>
        </w:rPr>
        <w:t xml:space="preserve">is calculated </w:t>
      </w:r>
      <w:r w:rsidRPr="00F34B3E">
        <w:rPr>
          <w:lang w:val="en-US"/>
        </w:rPr>
        <w:t xml:space="preserve">for </w:t>
      </w:r>
      <w:r>
        <w:rPr>
          <w:lang w:val="en-US"/>
        </w:rPr>
        <w:t>each countr</w:t>
      </w:r>
      <w:r w:rsidR="002070F3">
        <w:rPr>
          <w:lang w:val="en-US"/>
        </w:rPr>
        <w:t>y model</w:t>
      </w:r>
      <w:r w:rsidRPr="00F34B3E">
        <w:rPr>
          <w:lang w:val="en-US"/>
        </w:rPr>
        <w:t xml:space="preserve">. </w:t>
      </w:r>
      <w:commentRangeStart w:id="210"/>
      <w:r w:rsidR="002070F3" w:rsidRPr="002070F3">
        <w:t>The importance score of a predictor is defined by the reduction in classification error attributed to all its splits in a given tree, averaged over all trees and normalized to a range of 0-100 (Blair et al., 2017).</w:t>
      </w:r>
      <w:commentRangeEnd w:id="210"/>
      <w:r w:rsidR="00ED3F3F">
        <w:rPr>
          <w:rStyle w:val="CommentReference"/>
        </w:rPr>
        <w:commentReference w:id="210"/>
      </w:r>
    </w:p>
    <w:p w14:paraId="35D50281" w14:textId="77777777" w:rsidR="004035DF" w:rsidRPr="006E212F" w:rsidRDefault="004035DF" w:rsidP="004035DF">
      <w:pPr>
        <w:pStyle w:val="NoSpacing"/>
        <w:rPr>
          <w:b/>
          <w:lang w:val="fr-CH"/>
        </w:rPr>
      </w:pPr>
      <w:r w:rsidRPr="006E212F">
        <w:rPr>
          <w:b/>
          <w:lang w:val="fr-CH"/>
        </w:rPr>
        <w:t>Table</w:t>
      </w:r>
      <w:r>
        <w:rPr>
          <w:b/>
          <w:lang w:val="fr-CH"/>
        </w:rPr>
        <w:t xml:space="preserve"> 2</w:t>
      </w:r>
      <w:r w:rsidRPr="006E212F">
        <w:rPr>
          <w:b/>
          <w:lang w:val="fr-CH"/>
        </w:rPr>
        <w:t>: Confusion matrix</w:t>
      </w:r>
    </w:p>
    <w:tbl>
      <w:tblPr>
        <w:tblW w:w="5000" w:type="pct"/>
        <w:tblCellMar>
          <w:left w:w="70" w:type="dxa"/>
          <w:right w:w="70" w:type="dxa"/>
        </w:tblCellMar>
        <w:tblLook w:val="04A0" w:firstRow="1" w:lastRow="0" w:firstColumn="1" w:lastColumn="0" w:noHBand="0" w:noVBand="1"/>
      </w:tblPr>
      <w:tblGrid>
        <w:gridCol w:w="2684"/>
        <w:gridCol w:w="2319"/>
        <w:gridCol w:w="2317"/>
        <w:gridCol w:w="2317"/>
      </w:tblGrid>
      <w:tr w:rsidR="004035DF" w:rsidRPr="00F34B3E" w14:paraId="16D1A438" w14:textId="77777777" w:rsidTr="00A60692">
        <w:trPr>
          <w:cantSplit/>
          <w:trHeight w:val="505"/>
        </w:trPr>
        <w:tc>
          <w:tcPr>
            <w:tcW w:w="1393" w:type="pct"/>
            <w:tcBorders>
              <w:top w:val="single" w:sz="4" w:space="0" w:color="auto"/>
              <w:bottom w:val="single" w:sz="4" w:space="0" w:color="auto"/>
              <w:right w:val="single" w:sz="4" w:space="0" w:color="auto"/>
            </w:tcBorders>
            <w:noWrap/>
            <w:vAlign w:val="center"/>
          </w:tcPr>
          <w:p w14:paraId="47CDD213" w14:textId="77777777" w:rsidR="004035DF" w:rsidRPr="00F34B3E" w:rsidRDefault="004035DF" w:rsidP="00A60692">
            <w:pPr>
              <w:spacing w:after="0" w:line="240" w:lineRule="auto"/>
              <w:jc w:val="left"/>
              <w:rPr>
                <w:rFonts w:eastAsia="Times New Roman" w:cs="Calibri"/>
                <w:color w:val="000000"/>
                <w:sz w:val="20"/>
                <w:szCs w:val="20"/>
                <w:lang w:eastAsia="de-CH"/>
              </w:rPr>
            </w:pPr>
          </w:p>
        </w:tc>
        <w:tc>
          <w:tcPr>
            <w:tcW w:w="1203" w:type="pct"/>
            <w:tcBorders>
              <w:top w:val="single" w:sz="4" w:space="0" w:color="auto"/>
              <w:left w:val="single" w:sz="4" w:space="0" w:color="auto"/>
              <w:bottom w:val="single" w:sz="4" w:space="0" w:color="auto"/>
            </w:tcBorders>
            <w:vAlign w:val="center"/>
          </w:tcPr>
          <w:p w14:paraId="3E00FA1F"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Positive Cases (PP)</w:t>
            </w:r>
          </w:p>
        </w:tc>
        <w:tc>
          <w:tcPr>
            <w:tcW w:w="1202" w:type="pct"/>
            <w:tcBorders>
              <w:top w:val="single" w:sz="4" w:space="0" w:color="auto"/>
              <w:bottom w:val="single" w:sz="4" w:space="0" w:color="auto"/>
              <w:right w:val="double" w:sz="4" w:space="0" w:color="auto"/>
            </w:tcBorders>
            <w:vAlign w:val="center"/>
          </w:tcPr>
          <w:p w14:paraId="46883B39" w14:textId="77777777" w:rsidR="004035DF" w:rsidRPr="00F34B3E" w:rsidRDefault="004035DF" w:rsidP="00A60692">
            <w:pPr>
              <w:spacing w:after="0" w:line="240" w:lineRule="auto"/>
              <w:jc w:val="right"/>
              <w:rPr>
                <w:rFonts w:eastAsia="Times New Roman" w:cs="Calibri"/>
                <w:color w:val="000000"/>
                <w:sz w:val="20"/>
                <w:szCs w:val="20"/>
                <w:lang w:eastAsia="de-CH"/>
              </w:rPr>
            </w:pPr>
            <w:r>
              <w:rPr>
                <w:rFonts w:eastAsia="Times New Roman" w:cs="Calibri"/>
                <w:color w:val="000000"/>
                <w:sz w:val="20"/>
                <w:szCs w:val="20"/>
                <w:lang w:eastAsia="de-CH"/>
              </w:rPr>
              <w:t>Predicted Negative Cases (NP)</w:t>
            </w:r>
          </w:p>
        </w:tc>
        <w:tc>
          <w:tcPr>
            <w:tcW w:w="1202" w:type="pct"/>
            <w:tcBorders>
              <w:left w:val="double" w:sz="4" w:space="0" w:color="auto"/>
            </w:tcBorders>
          </w:tcPr>
          <w:p w14:paraId="7354C9E1" w14:textId="77777777" w:rsidR="004035DF" w:rsidRDefault="004035DF" w:rsidP="00A60692">
            <w:pPr>
              <w:spacing w:after="0" w:line="240" w:lineRule="auto"/>
              <w:jc w:val="right"/>
              <w:rPr>
                <w:rFonts w:eastAsia="Times New Roman" w:cs="Calibri"/>
                <w:color w:val="000000"/>
                <w:sz w:val="20"/>
                <w:szCs w:val="20"/>
                <w:lang w:eastAsia="de-CH"/>
              </w:rPr>
            </w:pPr>
          </w:p>
        </w:tc>
      </w:tr>
      <w:tr w:rsidR="004035DF" w:rsidRPr="00F34B3E" w14:paraId="53E5745C" w14:textId="77777777" w:rsidTr="00A60692">
        <w:trPr>
          <w:trHeight w:val="316"/>
        </w:trPr>
        <w:tc>
          <w:tcPr>
            <w:tcW w:w="1393" w:type="pct"/>
            <w:tcBorders>
              <w:right w:val="single" w:sz="4" w:space="0" w:color="auto"/>
            </w:tcBorders>
            <w:noWrap/>
            <w:vAlign w:val="center"/>
          </w:tcPr>
          <w:p w14:paraId="0395A5FB" w14:textId="77777777" w:rsidR="004035DF" w:rsidRPr="00F34B3E" w:rsidRDefault="004035DF" w:rsidP="00A60692">
            <w:pPr>
              <w:spacing w:after="0" w:line="240" w:lineRule="auto"/>
              <w:jc w:val="left"/>
              <w:rPr>
                <w:rFonts w:eastAsia="Times New Roman" w:cs="Calibri"/>
                <w:color w:val="000000"/>
                <w:sz w:val="20"/>
                <w:szCs w:val="20"/>
                <w:lang w:eastAsia="de-CH"/>
              </w:rPr>
            </w:pPr>
            <w:r w:rsidRPr="00F34B3E">
              <w:rPr>
                <w:rFonts w:cs="Calibri"/>
                <w:color w:val="000000"/>
                <w:sz w:val="20"/>
                <w:szCs w:val="20"/>
              </w:rPr>
              <w:t>A</w:t>
            </w:r>
            <w:r>
              <w:rPr>
                <w:rFonts w:cs="Calibri"/>
                <w:color w:val="000000"/>
                <w:sz w:val="20"/>
                <w:szCs w:val="20"/>
              </w:rPr>
              <w:t>ctual Positive Cases (P)</w:t>
            </w:r>
          </w:p>
        </w:tc>
        <w:tc>
          <w:tcPr>
            <w:tcW w:w="1203" w:type="pct"/>
            <w:tcBorders>
              <w:left w:val="single" w:sz="4" w:space="0" w:color="auto"/>
            </w:tcBorders>
            <w:vAlign w:val="center"/>
          </w:tcPr>
          <w:p w14:paraId="1F0D330D"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positive (TP)</w:t>
            </w:r>
          </w:p>
        </w:tc>
        <w:tc>
          <w:tcPr>
            <w:tcW w:w="1202" w:type="pct"/>
            <w:tcBorders>
              <w:right w:val="double" w:sz="4" w:space="0" w:color="auto"/>
            </w:tcBorders>
            <w:vAlign w:val="center"/>
          </w:tcPr>
          <w:p w14:paraId="586C3B49"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negative (FN)</w:t>
            </w:r>
          </w:p>
        </w:tc>
        <w:tc>
          <w:tcPr>
            <w:tcW w:w="1202" w:type="pct"/>
            <w:tcBorders>
              <w:left w:val="double" w:sz="4" w:space="0" w:color="auto"/>
            </w:tcBorders>
          </w:tcPr>
          <w:p w14:paraId="4B2B36E3" w14:textId="77777777" w:rsidR="004035DF" w:rsidRPr="006E212F" w:rsidRDefault="004035DF" w:rsidP="00A60692">
            <w:pPr>
              <w:spacing w:after="0" w:line="240" w:lineRule="auto"/>
              <w:jc w:val="right"/>
              <w:rPr>
                <w:rFonts w:cs="Calibri"/>
                <w:color w:val="000000"/>
                <w:sz w:val="20"/>
                <w:szCs w:val="20"/>
              </w:rPr>
            </w:pPr>
            <w:r w:rsidRPr="006E212F">
              <w:rPr>
                <w:sz w:val="20"/>
                <w:lang w:val="en-US"/>
              </w:rPr>
              <w:t>Sensitivity: TP/</w:t>
            </w:r>
            <w:r>
              <w:rPr>
                <w:sz w:val="20"/>
                <w:lang w:val="en-US"/>
              </w:rPr>
              <w:t>P</w:t>
            </w:r>
          </w:p>
        </w:tc>
      </w:tr>
      <w:tr w:rsidR="004035DF" w:rsidRPr="00F34B3E" w14:paraId="60C59D22" w14:textId="77777777" w:rsidTr="00A60692">
        <w:trPr>
          <w:trHeight w:val="316"/>
        </w:trPr>
        <w:tc>
          <w:tcPr>
            <w:tcW w:w="1393" w:type="pct"/>
            <w:tcBorders>
              <w:bottom w:val="double" w:sz="4" w:space="0" w:color="auto"/>
              <w:right w:val="single" w:sz="4" w:space="0" w:color="auto"/>
            </w:tcBorders>
            <w:noWrap/>
            <w:vAlign w:val="center"/>
          </w:tcPr>
          <w:p w14:paraId="24ADDBB8" w14:textId="77777777" w:rsidR="004035DF" w:rsidRPr="00F34B3E" w:rsidRDefault="004035DF" w:rsidP="00A60692">
            <w:pPr>
              <w:spacing w:after="0" w:line="240" w:lineRule="auto"/>
              <w:jc w:val="left"/>
              <w:rPr>
                <w:rFonts w:eastAsia="Times New Roman" w:cs="Calibri"/>
                <w:color w:val="000000"/>
                <w:sz w:val="20"/>
                <w:szCs w:val="20"/>
                <w:lang w:eastAsia="de-CH"/>
              </w:rPr>
            </w:pPr>
            <w:r>
              <w:rPr>
                <w:rFonts w:cs="Calibri"/>
                <w:color w:val="000000"/>
                <w:sz w:val="20"/>
                <w:szCs w:val="20"/>
              </w:rPr>
              <w:t>Actual Negative Cases (N)</w:t>
            </w:r>
          </w:p>
        </w:tc>
        <w:tc>
          <w:tcPr>
            <w:tcW w:w="1203" w:type="pct"/>
            <w:tcBorders>
              <w:left w:val="single" w:sz="4" w:space="0" w:color="auto"/>
              <w:bottom w:val="double" w:sz="4" w:space="0" w:color="auto"/>
            </w:tcBorders>
            <w:vAlign w:val="center"/>
          </w:tcPr>
          <w:p w14:paraId="3CD2E3B5"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False positive (FP)</w:t>
            </w:r>
          </w:p>
        </w:tc>
        <w:tc>
          <w:tcPr>
            <w:tcW w:w="1202" w:type="pct"/>
            <w:tcBorders>
              <w:bottom w:val="double" w:sz="4" w:space="0" w:color="auto"/>
              <w:right w:val="double" w:sz="4" w:space="0" w:color="auto"/>
            </w:tcBorders>
            <w:vAlign w:val="center"/>
          </w:tcPr>
          <w:p w14:paraId="017663A2" w14:textId="77777777" w:rsidR="004035DF" w:rsidRPr="00F34B3E" w:rsidRDefault="004035DF" w:rsidP="00A60692">
            <w:pPr>
              <w:spacing w:after="0" w:line="240" w:lineRule="auto"/>
              <w:jc w:val="right"/>
              <w:rPr>
                <w:rFonts w:cs="Calibri"/>
                <w:color w:val="000000"/>
                <w:sz w:val="20"/>
                <w:szCs w:val="20"/>
              </w:rPr>
            </w:pPr>
            <w:r w:rsidRPr="006E212F">
              <w:rPr>
                <w:rFonts w:cs="Calibri"/>
                <w:color w:val="000000"/>
                <w:sz w:val="20"/>
                <w:szCs w:val="20"/>
              </w:rPr>
              <w:t>True negative (TN)</w:t>
            </w:r>
          </w:p>
        </w:tc>
        <w:tc>
          <w:tcPr>
            <w:tcW w:w="1202" w:type="pct"/>
            <w:tcBorders>
              <w:left w:val="double" w:sz="4" w:space="0" w:color="auto"/>
              <w:bottom w:val="double" w:sz="4" w:space="0" w:color="auto"/>
            </w:tcBorders>
          </w:tcPr>
          <w:p w14:paraId="35D8FF44" w14:textId="77777777" w:rsidR="004035DF" w:rsidRPr="006E212F" w:rsidRDefault="004035DF" w:rsidP="00A60692">
            <w:pPr>
              <w:spacing w:after="0" w:line="240" w:lineRule="auto"/>
              <w:jc w:val="right"/>
              <w:rPr>
                <w:rFonts w:cs="Calibri"/>
                <w:color w:val="000000"/>
                <w:sz w:val="20"/>
                <w:szCs w:val="20"/>
              </w:rPr>
            </w:pPr>
            <w:r>
              <w:rPr>
                <w:sz w:val="20"/>
                <w:lang w:val="en-US"/>
              </w:rPr>
              <w:t>Specificity: TN/ N</w:t>
            </w:r>
          </w:p>
        </w:tc>
      </w:tr>
      <w:tr w:rsidR="004035DF" w:rsidRPr="00F34B3E" w14:paraId="65EF2DA2" w14:textId="77777777" w:rsidTr="00A60692">
        <w:trPr>
          <w:trHeight w:val="316"/>
        </w:trPr>
        <w:tc>
          <w:tcPr>
            <w:tcW w:w="1393" w:type="pct"/>
            <w:tcBorders>
              <w:top w:val="double" w:sz="4" w:space="0" w:color="auto"/>
              <w:bottom w:val="single" w:sz="4" w:space="0" w:color="auto"/>
            </w:tcBorders>
            <w:noWrap/>
            <w:vAlign w:val="center"/>
          </w:tcPr>
          <w:p w14:paraId="182A06F5" w14:textId="77777777" w:rsidR="004035DF" w:rsidRDefault="004035DF" w:rsidP="00A60692">
            <w:pPr>
              <w:spacing w:after="0" w:line="240" w:lineRule="auto"/>
              <w:jc w:val="left"/>
              <w:rPr>
                <w:rFonts w:cs="Calibri"/>
                <w:color w:val="000000"/>
                <w:sz w:val="20"/>
                <w:szCs w:val="20"/>
              </w:rPr>
            </w:pPr>
          </w:p>
        </w:tc>
        <w:tc>
          <w:tcPr>
            <w:tcW w:w="1203" w:type="pct"/>
            <w:tcBorders>
              <w:top w:val="double" w:sz="4" w:space="0" w:color="auto"/>
              <w:bottom w:val="single" w:sz="4" w:space="0" w:color="auto"/>
            </w:tcBorders>
            <w:vAlign w:val="center"/>
          </w:tcPr>
          <w:p w14:paraId="1F59A42C"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bottom w:val="single" w:sz="4" w:space="0" w:color="auto"/>
              <w:right w:val="double" w:sz="4" w:space="0" w:color="auto"/>
            </w:tcBorders>
            <w:vAlign w:val="center"/>
          </w:tcPr>
          <w:p w14:paraId="4CFBE42E" w14:textId="77777777" w:rsidR="004035DF" w:rsidRPr="006E212F" w:rsidRDefault="004035DF" w:rsidP="00A60692">
            <w:pPr>
              <w:spacing w:after="0" w:line="240" w:lineRule="auto"/>
              <w:jc w:val="right"/>
              <w:rPr>
                <w:rFonts w:cs="Calibri"/>
                <w:color w:val="000000"/>
                <w:sz w:val="20"/>
                <w:szCs w:val="20"/>
              </w:rPr>
            </w:pPr>
          </w:p>
        </w:tc>
        <w:tc>
          <w:tcPr>
            <w:tcW w:w="1202" w:type="pct"/>
            <w:tcBorders>
              <w:top w:val="double" w:sz="4" w:space="0" w:color="auto"/>
              <w:left w:val="double" w:sz="4" w:space="0" w:color="auto"/>
              <w:bottom w:val="single" w:sz="4" w:space="0" w:color="auto"/>
            </w:tcBorders>
          </w:tcPr>
          <w:p w14:paraId="766D9B63" w14:textId="77777777" w:rsidR="004035DF" w:rsidRDefault="004035DF" w:rsidP="00A60692">
            <w:pPr>
              <w:spacing w:after="0" w:line="240" w:lineRule="auto"/>
              <w:jc w:val="right"/>
              <w:rPr>
                <w:sz w:val="20"/>
                <w:lang w:val="en-US"/>
              </w:rPr>
            </w:pPr>
            <w:r w:rsidRPr="006E212F">
              <w:rPr>
                <w:sz w:val="20"/>
                <w:lang w:val="en-US"/>
              </w:rPr>
              <w:t>Accuracy: (TP + TN)/ (P+N)</w:t>
            </w:r>
          </w:p>
        </w:tc>
      </w:tr>
    </w:tbl>
    <w:p w14:paraId="23B685AE" w14:textId="1739C69A" w:rsidR="004035DF" w:rsidRDefault="004035DF" w:rsidP="004035DF">
      <w:pPr>
        <w:pStyle w:val="NoSpacing"/>
        <w:spacing w:after="120"/>
        <w:rPr>
          <w:sz w:val="20"/>
          <w:lang w:val="en-US"/>
        </w:rPr>
      </w:pPr>
      <w:r>
        <w:rPr>
          <w:sz w:val="20"/>
          <w:lang w:val="en-US"/>
        </w:rPr>
        <w:t>Note</w:t>
      </w:r>
      <w:r w:rsidRPr="006E212F">
        <w:rPr>
          <w:sz w:val="20"/>
          <w:lang w:val="en-US"/>
        </w:rPr>
        <w:t>: The performance metrics Cohen’s Kappa</w:t>
      </w:r>
      <w:r>
        <w:rPr>
          <w:sz w:val="20"/>
          <w:lang w:val="en-US"/>
        </w:rPr>
        <w:t xml:space="preserve"> is calculated as</w:t>
      </w:r>
      <w:r w:rsidRPr="006E212F">
        <w:rPr>
          <w:sz w:val="20"/>
          <w:lang w:val="en-US"/>
        </w:rPr>
        <w:t xml:space="preserve">: </w:t>
      </w:r>
      <w:r w:rsidRPr="00F258E5">
        <w:rPr>
          <w:sz w:val="20"/>
          <w:lang w:val="en-US"/>
        </w:rPr>
        <w:t xml:space="preserve">(2 </w:t>
      </w:r>
      <w:r w:rsidRPr="00F258E5">
        <w:rPr>
          <w:rFonts w:ascii="Cambria Math" w:hAnsi="Cambria Math" w:cs="Cambria Math"/>
          <w:sz w:val="20"/>
          <w:lang w:val="en-US"/>
        </w:rPr>
        <w:t>∗</w:t>
      </w:r>
      <w:r w:rsidR="00B279D9">
        <w:rPr>
          <w:rFonts w:ascii="Cambria Math" w:hAnsi="Cambria Math" w:cs="Cambria Math"/>
          <w:sz w:val="20"/>
          <w:lang w:val="en-US"/>
        </w:rPr>
        <w:t xml:space="preserve"> </w:t>
      </w:r>
      <w:r w:rsidRPr="00F258E5">
        <w:rPr>
          <w:sz w:val="20"/>
          <w:lang w:val="en-US"/>
        </w:rPr>
        <w:t>(</w:t>
      </w:r>
      <w:r w:rsidRPr="00F258E5">
        <w:rPr>
          <w:rFonts w:ascii="Cambria Math" w:hAnsi="Cambria Math" w:cs="Cambria Math"/>
          <w:sz w:val="20"/>
          <w:lang w:val="en-US"/>
        </w:rPr>
        <w:t>𝑇𝑃∗</w:t>
      </w:r>
      <w:r w:rsidRPr="00F258E5">
        <w:rPr>
          <w:sz w:val="20"/>
          <w:lang w:val="en-US"/>
        </w:rPr>
        <w:t xml:space="preserve"> </w:t>
      </w:r>
      <w:r w:rsidRPr="00F258E5">
        <w:rPr>
          <w:rFonts w:ascii="Cambria Math" w:hAnsi="Cambria Math" w:cs="Cambria Math"/>
          <w:sz w:val="20"/>
          <w:lang w:val="en-US"/>
        </w:rPr>
        <w:t>𝑇𝑁</w:t>
      </w:r>
      <w:r w:rsidRPr="00F258E5">
        <w:rPr>
          <w:sz w:val="20"/>
          <w:lang w:val="en-US"/>
        </w:rPr>
        <w:t xml:space="preserve"> −</w:t>
      </w:r>
      <w:r w:rsidRPr="00F258E5">
        <w:rPr>
          <w:rFonts w:ascii="Cambria Math" w:hAnsi="Cambria Math" w:cs="Cambria Math"/>
          <w:sz w:val="20"/>
          <w:lang w:val="en-US"/>
        </w:rPr>
        <w:t>𝐹𝑁</w:t>
      </w:r>
      <w:r w:rsidRPr="00F258E5">
        <w:rPr>
          <w:sz w:val="20"/>
          <w:lang w:val="en-US"/>
        </w:rPr>
        <w:t xml:space="preserve"> </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𝐹𝑃</w:t>
      </w:r>
      <w:r w:rsidRPr="00F258E5">
        <w:rPr>
          <w:sz w:val="20"/>
          <w:lang w:val="en-US"/>
        </w:rPr>
        <w:t>+</w:t>
      </w:r>
      <w:r w:rsidRPr="00F258E5">
        <w:rPr>
          <w:rFonts w:ascii="Cambria Math" w:hAnsi="Cambria Math" w:cs="Cambria Math"/>
          <w:sz w:val="20"/>
          <w:lang w:val="en-US"/>
        </w:rPr>
        <w:t>𝑇𝑁</w:t>
      </w:r>
      <w:r w:rsidRPr="00F258E5">
        <w:rPr>
          <w:sz w:val="20"/>
          <w:lang w:val="en-US"/>
        </w:rPr>
        <w:t>)+(</w:t>
      </w:r>
      <w:r w:rsidRPr="00F258E5">
        <w:rPr>
          <w:rFonts w:ascii="Cambria Math" w:hAnsi="Cambria Math" w:cs="Cambria Math"/>
          <w:sz w:val="20"/>
          <w:lang w:val="en-US"/>
        </w:rPr>
        <w:t>𝑇𝑃</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w:t>
      </w:r>
      <w:r w:rsidRPr="00F258E5">
        <w:rPr>
          <w:sz w:val="20"/>
          <w:lang w:val="en-US"/>
        </w:rPr>
        <w:t>(</w:t>
      </w:r>
      <w:r w:rsidRPr="00F258E5">
        <w:rPr>
          <w:rFonts w:ascii="Cambria Math" w:hAnsi="Cambria Math" w:cs="Cambria Math"/>
          <w:sz w:val="20"/>
          <w:lang w:val="en-US"/>
        </w:rPr>
        <w:t>𝐹𝑁</w:t>
      </w:r>
      <w:r w:rsidRPr="00F258E5">
        <w:rPr>
          <w:sz w:val="20"/>
          <w:lang w:val="en-US"/>
        </w:rPr>
        <w:t>+</w:t>
      </w:r>
      <w:r w:rsidRPr="00F258E5">
        <w:rPr>
          <w:rFonts w:ascii="Cambria Math" w:hAnsi="Cambria Math" w:cs="Cambria Math"/>
          <w:sz w:val="20"/>
          <w:lang w:val="en-US"/>
        </w:rPr>
        <w:t>𝑇𝑁</w:t>
      </w:r>
      <w:r w:rsidRPr="00F258E5">
        <w:rPr>
          <w:sz w:val="20"/>
          <w:lang w:val="en-US"/>
        </w:rPr>
        <w:t>)</w:t>
      </w:r>
    </w:p>
    <w:p w14:paraId="4934B6C8" w14:textId="77777777" w:rsidR="00B279D9" w:rsidRDefault="00B279D9" w:rsidP="004035DF">
      <w:pPr>
        <w:pStyle w:val="NoSpacing"/>
        <w:spacing w:after="120"/>
        <w:rPr>
          <w:sz w:val="20"/>
          <w:lang w:val="en-US"/>
        </w:rPr>
      </w:pPr>
    </w:p>
    <w:p w14:paraId="00E27725" w14:textId="21676927" w:rsidR="00B279D9" w:rsidRPr="003B5544" w:rsidRDefault="00B279D9" w:rsidP="00B279D9">
      <w:pPr>
        <w:pStyle w:val="Heading2"/>
        <w:numPr>
          <w:ilvl w:val="1"/>
          <w:numId w:val="4"/>
        </w:numPr>
        <w:rPr>
          <w:rFonts w:ascii="Garamond" w:hAnsi="Garamond"/>
          <w:color w:val="auto"/>
          <w:lang w:val="en-US"/>
        </w:rPr>
      </w:pPr>
      <w:r>
        <w:rPr>
          <w:rFonts w:ascii="Garamond" w:hAnsi="Garamond"/>
          <w:color w:val="auto"/>
          <w:lang w:val="en-US"/>
        </w:rPr>
        <w:t>Machine learning models for out-of-sample predictions</w:t>
      </w:r>
    </w:p>
    <w:p w14:paraId="255743AB" w14:textId="3AD0AF76" w:rsidR="00C81C6B" w:rsidRDefault="00E55CB6" w:rsidP="00C81C6B">
      <w:pPr>
        <w:pStyle w:val="NoSpacing"/>
        <w:spacing w:after="120" w:line="360" w:lineRule="auto"/>
        <w:ind w:firstLine="284"/>
        <w:rPr>
          <w:lang w:val="en-US"/>
        </w:rPr>
      </w:pPr>
      <w:r>
        <w:rPr>
          <w:lang w:val="en-US"/>
        </w:rPr>
        <w:t>In Section</w:t>
      </w:r>
      <w:r w:rsidR="002070F3">
        <w:rPr>
          <w:lang w:val="en-US"/>
        </w:rPr>
        <w:t>s</w:t>
      </w:r>
      <w:r>
        <w:rPr>
          <w:lang w:val="en-US"/>
        </w:rPr>
        <w:t xml:space="preserve"> 4.2</w:t>
      </w:r>
      <w:r w:rsidR="00C81C6B">
        <w:rPr>
          <w:lang w:val="en-US"/>
        </w:rPr>
        <w:t xml:space="preserve"> and 4.3, </w:t>
      </w:r>
      <w:r w:rsidR="00C81C6B">
        <w:t xml:space="preserve">we explore the potential </w:t>
      </w:r>
      <w:r w:rsidR="00C81C6B" w:rsidRPr="00011FF8">
        <w:rPr>
          <w:rFonts w:cs="Times New Roman"/>
          <w:lang w:val="en-US"/>
        </w:rPr>
        <w:t>out-of-sample predictions</w:t>
      </w:r>
      <w:r w:rsidR="00C81C6B">
        <w:rPr>
          <w:rFonts w:cs="Times New Roman"/>
          <w:lang w:val="en-US"/>
        </w:rPr>
        <w:t xml:space="preserve"> with the ML models to gain</w:t>
      </w:r>
      <w:r w:rsidR="00C81C6B" w:rsidRPr="00011FF8">
        <w:rPr>
          <w:rFonts w:cs="Times New Roman"/>
          <w:lang w:val="en-US"/>
        </w:rPr>
        <w:t xml:space="preserve"> insight</w:t>
      </w:r>
      <w:r w:rsidR="00C81C6B">
        <w:rPr>
          <w:rFonts w:cs="Times New Roman"/>
          <w:lang w:val="en-US"/>
        </w:rPr>
        <w:t xml:space="preserve"> </w:t>
      </w:r>
      <w:r w:rsidR="002070F3">
        <w:rPr>
          <w:rFonts w:cs="Times New Roman"/>
          <w:lang w:val="en-US"/>
        </w:rPr>
        <w:t xml:space="preserve">into </w:t>
      </w:r>
      <w:r w:rsidR="00C81C6B">
        <w:rPr>
          <w:rFonts w:cs="Times New Roman"/>
          <w:lang w:val="en-US"/>
        </w:rPr>
        <w:t xml:space="preserve">small-scale predictions. Therefore, </w:t>
      </w:r>
      <w:r w:rsidR="002211C9" w:rsidRPr="00F34B3E">
        <w:rPr>
          <w:lang w:val="en-US"/>
        </w:rPr>
        <w:t>we</w:t>
      </w:r>
      <w:r w:rsidR="002211C9">
        <w:rPr>
          <w:lang w:val="en-US"/>
        </w:rPr>
        <w:t xml:space="preserve"> first</w:t>
      </w:r>
      <w:r w:rsidR="002211C9" w:rsidRPr="00F34B3E">
        <w:rPr>
          <w:lang w:val="en-US"/>
        </w:rPr>
        <w:t xml:space="preserve"> apply out-of-sample predictions</w:t>
      </w:r>
      <w:r w:rsidR="002211C9">
        <w:rPr>
          <w:lang w:val="en-US"/>
        </w:rPr>
        <w:t xml:space="preserve"> </w:t>
      </w:r>
      <w:r w:rsidR="00C81C6B">
        <w:rPr>
          <w:lang w:val="en-US"/>
        </w:rPr>
        <w:t xml:space="preserve">with census data </w:t>
      </w:r>
      <w:r w:rsidR="002211C9">
        <w:rPr>
          <w:lang w:val="en-US"/>
        </w:rPr>
        <w:t xml:space="preserve">to countries where we have </w:t>
      </w:r>
      <w:r w:rsidR="008142CA" w:rsidRPr="008142CA">
        <w:rPr>
          <w:lang w:val="en-US"/>
        </w:rPr>
        <w:t>underlying</w:t>
      </w:r>
      <w:r w:rsidR="002211C9">
        <w:rPr>
          <w:lang w:val="en-US"/>
        </w:rPr>
        <w:t xml:space="preserve"> DHS data to </w:t>
      </w:r>
      <w:r w:rsidR="00C81C6B">
        <w:rPr>
          <w:lang w:val="en-US"/>
        </w:rPr>
        <w:t xml:space="preserve">be able to still </w:t>
      </w:r>
      <w:r w:rsidR="002211C9">
        <w:rPr>
          <w:lang w:val="en-US"/>
        </w:rPr>
        <w:t>validate the predictions</w:t>
      </w:r>
      <w:r w:rsidR="00C81C6B">
        <w:rPr>
          <w:lang w:val="en-US"/>
        </w:rPr>
        <w:t xml:space="preserve"> (see Section 4.2)</w:t>
      </w:r>
      <w:r w:rsidR="002070F3">
        <w:rPr>
          <w:lang w:val="en-US"/>
        </w:rPr>
        <w:t>,</w:t>
      </w:r>
      <w:r w:rsidR="00C81C6B">
        <w:rPr>
          <w:lang w:val="en-US"/>
        </w:rPr>
        <w:t xml:space="preserve"> before</w:t>
      </w:r>
      <w:r w:rsidR="002211C9">
        <w:rPr>
          <w:lang w:val="en-US"/>
        </w:rPr>
        <w:t xml:space="preserve"> apply</w:t>
      </w:r>
      <w:r w:rsidR="002070F3">
        <w:rPr>
          <w:lang w:val="en-US"/>
        </w:rPr>
        <w:t>ing</w:t>
      </w:r>
      <w:r w:rsidR="002211C9">
        <w:rPr>
          <w:lang w:val="en-US"/>
        </w:rPr>
        <w:t xml:space="preserve"> out-of-sample predictions to other countries, </w:t>
      </w:r>
      <w:r w:rsidR="002211C9" w:rsidRPr="00F34B3E">
        <w:rPr>
          <w:lang w:val="en-US"/>
        </w:rPr>
        <w:t>where we have access to the same covariates but not the outcome variables</w:t>
      </w:r>
      <w:r w:rsidR="00965554">
        <w:rPr>
          <w:lang w:val="en-US"/>
        </w:rPr>
        <w:t xml:space="preserve"> because no DHS data</w:t>
      </w:r>
      <w:r w:rsidR="002070F3">
        <w:rPr>
          <w:lang w:val="en-US"/>
        </w:rPr>
        <w:t xml:space="preserve"> are</w:t>
      </w:r>
      <w:r w:rsidR="00965554">
        <w:rPr>
          <w:lang w:val="en-US"/>
        </w:rPr>
        <w:t xml:space="preserve"> available</w:t>
      </w:r>
      <w:r w:rsidR="00C81C6B">
        <w:rPr>
          <w:lang w:val="en-US"/>
        </w:rPr>
        <w:t xml:space="preserve"> (see Section 4.3).</w:t>
      </w:r>
    </w:p>
    <w:p w14:paraId="35B71B11" w14:textId="2C103BED" w:rsidR="00965554" w:rsidRDefault="00C005EC" w:rsidP="00C81C6B">
      <w:pPr>
        <w:pStyle w:val="NoSpacing"/>
        <w:spacing w:after="120" w:line="360" w:lineRule="auto"/>
        <w:ind w:firstLine="284"/>
        <w:rPr>
          <w:lang w:val="en-US"/>
        </w:rPr>
      </w:pPr>
      <w:r>
        <w:rPr>
          <w:lang w:val="en-US"/>
        </w:rPr>
        <w:t>In Section 4.2,</w:t>
      </w:r>
      <w:r w:rsidR="00965554">
        <w:rPr>
          <w:lang w:val="en-US"/>
        </w:rPr>
        <w:t xml:space="preserve"> we </w:t>
      </w:r>
      <w:r w:rsidR="002070F3">
        <w:rPr>
          <w:lang w:val="en-US"/>
        </w:rPr>
        <w:t>use</w:t>
      </w:r>
      <w:r w:rsidR="00965554">
        <w:rPr>
          <w:lang w:val="en-US"/>
        </w:rPr>
        <w:t xml:space="preserve"> the XGBoost ML model and train it with the DHS data for each country. However, </w:t>
      </w:r>
      <w:r>
        <w:rPr>
          <w:lang w:val="en-US"/>
        </w:rPr>
        <w:t xml:space="preserve">for these models we </w:t>
      </w:r>
      <w:r w:rsidR="00965554">
        <w:rPr>
          <w:lang w:val="en-US"/>
        </w:rPr>
        <w:t xml:space="preserve">only </w:t>
      </w:r>
      <w:r>
        <w:rPr>
          <w:lang w:val="en-US"/>
        </w:rPr>
        <w:t xml:space="preserve">include </w:t>
      </w:r>
      <w:del w:id="211" w:author="Scherrer  Beat" w:date="2025-03-13T15:37:00Z" w16du:dateUtc="2025-03-13T14:37:00Z">
        <w:r w:rsidR="002070F3" w:rsidDel="00371017">
          <w:rPr>
            <w:lang w:val="en-US"/>
          </w:rPr>
          <w:delText>eight</w:delText>
        </w:r>
        <w:r w:rsidR="00965554" w:rsidDel="00371017">
          <w:rPr>
            <w:lang w:val="en-US"/>
          </w:rPr>
          <w:delText xml:space="preserve"> </w:delText>
        </w:r>
      </w:del>
      <w:ins w:id="212" w:author="Scherrer  Beat" w:date="2025-03-13T15:37:00Z" w16du:dateUtc="2025-03-13T14:37:00Z">
        <w:r w:rsidR="00371017">
          <w:rPr>
            <w:lang w:val="en-US"/>
          </w:rPr>
          <w:t xml:space="preserve">nine </w:t>
        </w:r>
      </w:ins>
      <w:r w:rsidR="00965554">
        <w:rPr>
          <w:lang w:val="en-US"/>
        </w:rPr>
        <w:t>covariates</w:t>
      </w:r>
      <w:r>
        <w:rPr>
          <w:lang w:val="en-US"/>
        </w:rPr>
        <w:t xml:space="preserve"> in the model,</w:t>
      </w:r>
      <w:r w:rsidR="00965554">
        <w:rPr>
          <w:lang w:val="en-US"/>
        </w:rPr>
        <w:t xml:space="preserve"> because we need to </w:t>
      </w:r>
      <w:r w:rsidR="002070F3">
        <w:rPr>
          <w:lang w:val="en-US"/>
        </w:rPr>
        <w:t>ensure</w:t>
      </w:r>
      <w:r>
        <w:rPr>
          <w:lang w:val="en-US"/>
        </w:rPr>
        <w:t xml:space="preserve"> that the variables used </w:t>
      </w:r>
      <w:r w:rsidR="002070F3">
        <w:rPr>
          <w:lang w:val="en-US"/>
        </w:rPr>
        <w:t>to train</w:t>
      </w:r>
      <w:r>
        <w:rPr>
          <w:lang w:val="en-US"/>
        </w:rPr>
        <w:t xml:space="preserve"> the model are also available in the census data (see Section 2). As discussed in Section 2, </w:t>
      </w:r>
      <w:r w:rsidR="002070F3">
        <w:rPr>
          <w:lang w:val="en-US"/>
        </w:rPr>
        <w:t xml:space="preserve">the census data </w:t>
      </w:r>
      <w:r>
        <w:rPr>
          <w:lang w:val="en-US"/>
        </w:rPr>
        <w:t xml:space="preserve">contains only </w:t>
      </w:r>
      <w:r w:rsidR="002070F3">
        <w:rPr>
          <w:lang w:val="en-US"/>
        </w:rPr>
        <w:t xml:space="preserve">a </w:t>
      </w:r>
      <w:r>
        <w:rPr>
          <w:lang w:val="en-US"/>
        </w:rPr>
        <w:t xml:space="preserve">limited </w:t>
      </w:r>
      <w:r w:rsidR="002070F3">
        <w:rPr>
          <w:lang w:val="en-US"/>
        </w:rPr>
        <w:t xml:space="preserve">number of </w:t>
      </w:r>
      <w:r>
        <w:rPr>
          <w:lang w:val="en-US"/>
        </w:rPr>
        <w:t xml:space="preserve">covariates compared to the DHS survey data. </w:t>
      </w:r>
      <w:r w:rsidR="003845B4">
        <w:rPr>
          <w:lang w:val="en-US"/>
        </w:rPr>
        <w:t xml:space="preserve">We then apply </w:t>
      </w:r>
      <w:r w:rsidR="0047575E">
        <w:rPr>
          <w:lang w:val="en-US"/>
        </w:rPr>
        <w:t xml:space="preserve">each country </w:t>
      </w:r>
      <w:r w:rsidR="003845B4">
        <w:rPr>
          <w:lang w:val="en-US"/>
        </w:rPr>
        <w:t xml:space="preserve">model to the </w:t>
      </w:r>
      <w:r w:rsidR="0047575E">
        <w:rPr>
          <w:lang w:val="en-US"/>
        </w:rPr>
        <w:t>corresponding countr</w:t>
      </w:r>
      <w:r w:rsidR="00A11548">
        <w:rPr>
          <w:lang w:val="en-US"/>
        </w:rPr>
        <w:t>y</w:t>
      </w:r>
      <w:r w:rsidR="0047575E">
        <w:rPr>
          <w:lang w:val="en-US"/>
        </w:rPr>
        <w:t>’</w:t>
      </w:r>
      <w:r w:rsidR="00A11548">
        <w:rPr>
          <w:lang w:val="en-US"/>
        </w:rPr>
        <w:t>s</w:t>
      </w:r>
      <w:r w:rsidR="0047575E">
        <w:rPr>
          <w:lang w:val="en-US"/>
        </w:rPr>
        <w:t xml:space="preserve"> </w:t>
      </w:r>
      <w:r w:rsidR="003845B4">
        <w:rPr>
          <w:lang w:val="en-US"/>
        </w:rPr>
        <w:t>census data</w:t>
      </w:r>
      <w:r w:rsidR="00C9073B">
        <w:rPr>
          <w:lang w:val="en-US"/>
        </w:rPr>
        <w:t xml:space="preserve"> to obtain the</w:t>
      </w:r>
      <w:ins w:id="213" w:author="Scherrer  Beat" w:date="2025-03-13T15:38:00Z" w16du:dateUtc="2025-03-13T14:38:00Z">
        <w:r w:rsidR="00371017">
          <w:rPr>
            <w:lang w:val="en-US"/>
          </w:rPr>
          <w:t xml:space="preserve"> out-of-sample</w:t>
        </w:r>
      </w:ins>
      <w:r w:rsidR="00C9073B">
        <w:rPr>
          <w:lang w:val="en-US"/>
        </w:rPr>
        <w:t xml:space="preserve"> predictions</w:t>
      </w:r>
      <w:r w:rsidR="003845B4">
        <w:rPr>
          <w:lang w:val="en-US"/>
        </w:rPr>
        <w:t xml:space="preserve">. </w:t>
      </w:r>
      <w:r w:rsidR="0047575E">
        <w:rPr>
          <w:lang w:val="en-US"/>
        </w:rPr>
        <w:t>S</w:t>
      </w:r>
      <w:r>
        <w:rPr>
          <w:lang w:val="en-US"/>
        </w:rPr>
        <w:t xml:space="preserve">ince the census data </w:t>
      </w:r>
      <w:del w:id="214" w:author="Scherrer  Beat" w:date="2025-03-13T15:38:00Z" w16du:dateUtc="2025-03-13T14:38:00Z">
        <w:r w:rsidR="00A11548" w:rsidDel="00371017">
          <w:rPr>
            <w:lang w:val="en-US"/>
          </w:rPr>
          <w:delText>are</w:delText>
        </w:r>
      </w:del>
      <w:ins w:id="215" w:author="Scherrer  Beat" w:date="2025-03-13T15:38:00Z" w16du:dateUtc="2025-03-13T14:38:00Z">
        <w:r w:rsidR="00371017">
          <w:rPr>
            <w:lang w:val="en-US"/>
          </w:rPr>
          <w:t>is</w:t>
        </w:r>
      </w:ins>
      <w:r>
        <w:rPr>
          <w:lang w:val="en-US"/>
        </w:rPr>
        <w:t xml:space="preserve"> population data, we </w:t>
      </w:r>
      <w:r w:rsidR="00A11548">
        <w:rPr>
          <w:lang w:val="en-US"/>
        </w:rPr>
        <w:t>obtain</w:t>
      </w:r>
      <w:r>
        <w:rPr>
          <w:lang w:val="en-US"/>
        </w:rPr>
        <w:t xml:space="preserve"> representative predictions on a small</w:t>
      </w:r>
      <w:ins w:id="216" w:author="Scherrer  Beat" w:date="2025-03-13T15:39:00Z" w16du:dateUtc="2025-03-13T14:39:00Z">
        <w:r w:rsidR="00371017">
          <w:rPr>
            <w:lang w:val="en-US"/>
          </w:rPr>
          <w:t xml:space="preserve"> </w:t>
        </w:r>
      </w:ins>
      <w:del w:id="217" w:author="Scherrer  Beat" w:date="2025-03-13T15:39:00Z" w16du:dateUtc="2025-03-13T14:39:00Z">
        <w:r w:rsidDel="00371017">
          <w:rPr>
            <w:lang w:val="en-US"/>
          </w:rPr>
          <w:delText>-</w:delText>
        </w:r>
      </w:del>
      <w:r>
        <w:rPr>
          <w:lang w:val="en-US"/>
        </w:rPr>
        <w:t>scale.</w:t>
      </w:r>
    </w:p>
    <w:p w14:paraId="1A73681B" w14:textId="24CC4D94" w:rsidR="00C005EC" w:rsidDel="00371017" w:rsidRDefault="00C005EC" w:rsidP="00C81C6B">
      <w:pPr>
        <w:pStyle w:val="NoSpacing"/>
        <w:spacing w:after="120" w:line="360" w:lineRule="auto"/>
        <w:ind w:firstLine="284"/>
        <w:rPr>
          <w:del w:id="218" w:author="Scherrer  Beat" w:date="2025-03-13T15:34:00Z" w16du:dateUtc="2025-03-13T14:34:00Z"/>
          <w:lang w:val="en-US"/>
        </w:rPr>
      </w:pPr>
      <w:del w:id="219" w:author="Scherrer  Beat" w:date="2025-03-13T15:34:00Z" w16du:dateUtc="2025-03-13T14:34:00Z">
        <w:r w:rsidDel="00371017">
          <w:rPr>
            <w:lang w:val="en-US"/>
          </w:rPr>
          <w:delText xml:space="preserve">In Section 4.3, we </w:delText>
        </w:r>
        <w:r w:rsidR="00A11548" w:rsidDel="00371017">
          <w:rPr>
            <w:lang w:val="en-US"/>
          </w:rPr>
          <w:delText>train</w:delText>
        </w:r>
        <w:r w:rsidR="003845B4" w:rsidDel="00371017">
          <w:rPr>
            <w:lang w:val="en-US"/>
          </w:rPr>
          <w:delText xml:space="preserve"> the same model as in Section 4.2</w:delText>
        </w:r>
        <w:r w:rsidR="00A11548" w:rsidDel="00371017">
          <w:rPr>
            <w:lang w:val="en-US"/>
          </w:rPr>
          <w:delText>,</w:delText>
        </w:r>
        <w:r w:rsidR="003845B4" w:rsidDel="00371017">
          <w:rPr>
            <w:lang w:val="en-US"/>
          </w:rPr>
          <w:delText xml:space="preserve"> but with a pooled sample of all countries with available DHS data. This pooled model is then applied to census data</w:delText>
        </w:r>
        <w:r w:rsidR="0047575E" w:rsidDel="00371017">
          <w:rPr>
            <w:lang w:val="en-US"/>
          </w:rPr>
          <w:delText xml:space="preserve"> </w:delText>
        </w:r>
        <w:r w:rsidR="00A11548" w:rsidDel="00371017">
          <w:rPr>
            <w:lang w:val="en-US"/>
          </w:rPr>
          <w:delText xml:space="preserve">from </w:delText>
        </w:r>
        <w:r w:rsidR="0047575E" w:rsidDel="00371017">
          <w:rPr>
            <w:lang w:val="en-US"/>
          </w:rPr>
          <w:delText xml:space="preserve">the six countries that </w:delText>
        </w:r>
        <w:r w:rsidR="00A11548" w:rsidDel="00371017">
          <w:rPr>
            <w:lang w:val="en-US"/>
          </w:rPr>
          <w:delText xml:space="preserve">do not </w:delText>
        </w:r>
        <w:r w:rsidR="0047575E" w:rsidDel="00371017">
          <w:rPr>
            <w:lang w:val="en-US"/>
          </w:rPr>
          <w:delText xml:space="preserve">have </w:delText>
        </w:r>
        <w:r w:rsidR="008142CA" w:rsidRPr="008142CA" w:rsidDel="00371017">
          <w:rPr>
            <w:lang w:val="en-US"/>
          </w:rPr>
          <w:delText>underlying</w:delText>
        </w:r>
        <w:r w:rsidR="0047575E" w:rsidDel="00371017">
          <w:rPr>
            <w:lang w:val="en-US"/>
          </w:rPr>
          <w:delText xml:space="preserve"> DHS data (</w:delText>
        </w:r>
        <w:r w:rsidR="0047575E" w:rsidRPr="00F34B3E" w:rsidDel="00371017">
          <w:rPr>
            <w:lang w:val="en-US"/>
          </w:rPr>
          <w:delText>Botswana, Mauritius, Mozambique, South Africa, South Sudan, and Sudan</w:delText>
        </w:r>
        <w:r w:rsidR="0047575E" w:rsidDel="00371017">
          <w:rPr>
            <w:lang w:val="en-US"/>
          </w:rPr>
          <w:delText xml:space="preserve">). We therefore not only </w:delText>
        </w:r>
        <w:r w:rsidR="00A11548" w:rsidDel="00371017">
          <w:rPr>
            <w:lang w:val="en-US"/>
          </w:rPr>
          <w:delText>obtain</w:delText>
        </w:r>
        <w:r w:rsidR="0047575E" w:rsidDel="00371017">
          <w:rPr>
            <w:lang w:val="en-US"/>
          </w:rPr>
          <w:delText xml:space="preserve"> representative predictions </w:delText>
        </w:r>
        <w:r w:rsidR="00C9073B" w:rsidDel="00371017">
          <w:rPr>
            <w:lang w:val="en-US"/>
          </w:rPr>
          <w:delText>on</w:delText>
        </w:r>
        <w:r w:rsidR="0047575E" w:rsidDel="00371017">
          <w:rPr>
            <w:lang w:val="en-US"/>
          </w:rPr>
          <w:delText xml:space="preserve"> a small-scale but also important insights </w:delText>
        </w:r>
        <w:r w:rsidR="00A11548" w:rsidDel="00371017">
          <w:rPr>
            <w:lang w:val="en-US"/>
          </w:rPr>
          <w:delText>from</w:delText>
        </w:r>
        <w:r w:rsidR="0047575E" w:rsidDel="00371017">
          <w:rPr>
            <w:lang w:val="en-US"/>
          </w:rPr>
          <w:delText xml:space="preserve"> countries where</w:delText>
        </w:r>
        <w:r w:rsidR="00A11548" w:rsidRPr="00A11548" w:rsidDel="00371017">
          <w:rPr>
            <w:lang w:val="en-US"/>
          </w:rPr>
          <w:delText xml:space="preserve"> no estimates of outcomes would have been available without this approach</w:delText>
        </w:r>
        <w:r w:rsidR="0047575E" w:rsidDel="00371017">
          <w:rPr>
            <w:lang w:val="en-US"/>
          </w:rPr>
          <w:delText>.</w:delText>
        </w:r>
        <w:r w:rsidR="00404F44" w:rsidRPr="00404F44" w:rsidDel="00371017">
          <w:rPr>
            <w:lang w:val="en-US"/>
          </w:rPr>
          <w:delText xml:space="preserve"> </w:delText>
        </w:r>
        <w:r w:rsidR="00404F44" w:rsidDel="00371017">
          <w:rPr>
            <w:lang w:val="en-US"/>
          </w:rPr>
          <w:delText>As a result,</w:delText>
        </w:r>
        <w:r w:rsidR="00404F44" w:rsidRPr="00F34B3E" w:rsidDel="00371017">
          <w:rPr>
            <w:lang w:val="en-US"/>
          </w:rPr>
          <w:delText xml:space="preserve"> </w:delText>
        </w:r>
        <w:r w:rsidR="00C9073B" w:rsidDel="00371017">
          <w:rPr>
            <w:lang w:val="en-US"/>
          </w:rPr>
          <w:delText>the ML approach is</w:delText>
        </w:r>
        <w:r w:rsidR="00404F44" w:rsidDel="00371017">
          <w:rPr>
            <w:lang w:val="en-US"/>
          </w:rPr>
          <w:delText xml:space="preserve"> able to make </w:delText>
        </w:r>
        <w:r w:rsidR="00404F44" w:rsidRPr="002142FA" w:rsidDel="00371017">
          <w:rPr>
            <w:lang w:val="en-US"/>
          </w:rPr>
          <w:delText xml:space="preserve">country-wide spatial predictions for countries </w:delText>
        </w:r>
        <w:r w:rsidR="00404F44" w:rsidDel="00371017">
          <w:rPr>
            <w:lang w:val="en-US"/>
          </w:rPr>
          <w:delText>with and without</w:delText>
        </w:r>
        <w:r w:rsidR="00404F44" w:rsidRPr="002142FA" w:rsidDel="00371017">
          <w:rPr>
            <w:lang w:val="en-US"/>
          </w:rPr>
          <w:delText xml:space="preserve"> underlying </w:delText>
        </w:r>
        <w:r w:rsidR="00404F44" w:rsidDel="00371017">
          <w:rPr>
            <w:lang w:val="en-US"/>
          </w:rPr>
          <w:delText xml:space="preserve">DHS </w:delText>
        </w:r>
        <w:r w:rsidR="00404F44" w:rsidRPr="002142FA" w:rsidDel="00371017">
          <w:rPr>
            <w:lang w:val="en-US"/>
          </w:rPr>
          <w:delText>data</w:delText>
        </w:r>
        <w:r w:rsidR="00404F44" w:rsidDel="00371017">
          <w:rPr>
            <w:lang w:val="en-US"/>
          </w:rPr>
          <w:delText>.</w:delText>
        </w:r>
      </w:del>
    </w:p>
    <w:p w14:paraId="7EA9563E" w14:textId="027B6EFD" w:rsidR="002211C9" w:rsidRPr="00F34B3E" w:rsidRDefault="002211C9" w:rsidP="002211C9">
      <w:pPr>
        <w:pStyle w:val="NoSpacing"/>
        <w:spacing w:after="120" w:line="360" w:lineRule="auto"/>
        <w:ind w:firstLine="284"/>
        <w:rPr>
          <w:lang w:val="en-US"/>
        </w:rPr>
      </w:pPr>
      <w:r w:rsidRPr="00F34B3E">
        <w:rPr>
          <w:lang w:val="en-US"/>
        </w:rPr>
        <w:lastRenderedPageBreak/>
        <w:t xml:space="preserve">In </w:t>
      </w:r>
      <w:r>
        <w:rPr>
          <w:lang w:val="en-US"/>
        </w:rPr>
        <w:t xml:space="preserve">a final step (see </w:t>
      </w:r>
      <w:r w:rsidR="00C9073B">
        <w:rPr>
          <w:lang w:val="en-US"/>
        </w:rPr>
        <w:t>S</w:t>
      </w:r>
      <w:r>
        <w:rPr>
          <w:lang w:val="en-US"/>
        </w:rPr>
        <w:t>ection 4.</w:t>
      </w:r>
      <w:del w:id="220" w:author="Scherrer  Beat" w:date="2025-03-13T15:34:00Z" w16du:dateUtc="2025-03-13T14:34:00Z">
        <w:r w:rsidR="00404F44" w:rsidDel="00371017">
          <w:rPr>
            <w:lang w:val="en-US"/>
          </w:rPr>
          <w:delText>4</w:delText>
        </w:r>
      </w:del>
      <w:ins w:id="221" w:author="Scherrer  Beat" w:date="2025-03-13T15:34:00Z" w16du:dateUtc="2025-03-13T14:34:00Z">
        <w:r w:rsidR="00371017">
          <w:rPr>
            <w:lang w:val="en-US"/>
          </w:rPr>
          <w:t>3</w:t>
        </w:r>
      </w:ins>
      <w:r>
        <w:rPr>
          <w:lang w:val="en-US"/>
        </w:rPr>
        <w:t>)</w:t>
      </w:r>
      <w:r w:rsidRPr="00F34B3E">
        <w:rPr>
          <w:lang w:val="en-US"/>
        </w:rPr>
        <w:t xml:space="preserve">, </w:t>
      </w:r>
      <w:r w:rsidRPr="00F34B3E">
        <w:rPr>
          <w:rFonts w:eastAsiaTheme="minorEastAsia"/>
          <w:lang w:val="en-US"/>
        </w:rPr>
        <w:t xml:space="preserve">we map all </w:t>
      </w:r>
      <w:r w:rsidR="00A11548">
        <w:rPr>
          <w:rFonts w:eastAsiaTheme="minorEastAsia"/>
          <w:lang w:val="en-US"/>
        </w:rPr>
        <w:t xml:space="preserve">of </w:t>
      </w:r>
      <w:r w:rsidRPr="00F34B3E">
        <w:rPr>
          <w:rFonts w:eastAsiaTheme="minorEastAsia"/>
          <w:lang w:val="en-US"/>
        </w:rPr>
        <w:t xml:space="preserve">our results to </w:t>
      </w:r>
      <w:r w:rsidRPr="00F34B3E">
        <w:rPr>
          <w:lang w:val="en-US"/>
        </w:rPr>
        <w:t xml:space="preserve">better understand </w:t>
      </w:r>
      <w:r w:rsidR="00A11548">
        <w:rPr>
          <w:lang w:val="en-US"/>
        </w:rPr>
        <w:t xml:space="preserve">the </w:t>
      </w:r>
      <w:r w:rsidRPr="00F34B3E">
        <w:rPr>
          <w:lang w:val="en-US"/>
        </w:rPr>
        <w:t xml:space="preserve">spatial distributions in SSA and to inform policymakers about which </w:t>
      </w:r>
      <w:r>
        <w:rPr>
          <w:lang w:val="en-US"/>
        </w:rPr>
        <w:t>districts</w:t>
      </w:r>
      <w:r w:rsidRPr="00F34B3E">
        <w:rPr>
          <w:lang w:val="en-US"/>
        </w:rPr>
        <w:t xml:space="preserve"> </w:t>
      </w:r>
      <w:del w:id="222" w:author="Scherrer  Beat" w:date="2025-03-13T15:35:00Z" w16du:dateUtc="2025-03-13T14:35:00Z">
        <w:r w:rsidRPr="00F34B3E" w:rsidDel="00371017">
          <w:rPr>
            <w:lang w:val="en-US"/>
          </w:rPr>
          <w:delText xml:space="preserve">people are </w:delText>
        </w:r>
      </w:del>
      <w:r w:rsidRPr="00F34B3E">
        <w:rPr>
          <w:lang w:val="en-US"/>
        </w:rPr>
        <w:t>still exclude</w:t>
      </w:r>
      <w:r w:rsidR="00A11548">
        <w:rPr>
          <w:lang w:val="en-US"/>
        </w:rPr>
        <w:t xml:space="preserve"> people </w:t>
      </w:r>
      <w:r w:rsidRPr="00F34B3E">
        <w:rPr>
          <w:lang w:val="en-US"/>
        </w:rPr>
        <w:t>from health insurance and suffer</w:t>
      </w:r>
      <w:r>
        <w:rPr>
          <w:lang w:val="en-US"/>
        </w:rPr>
        <w:t xml:space="preserve"> </w:t>
      </w:r>
      <w:r w:rsidR="00A11548">
        <w:rPr>
          <w:lang w:val="en-US"/>
        </w:rPr>
        <w:t xml:space="preserve">the </w:t>
      </w:r>
      <w:r>
        <w:rPr>
          <w:lang w:val="en-US"/>
        </w:rPr>
        <w:t>most</w:t>
      </w:r>
      <w:r w:rsidRPr="00F34B3E">
        <w:rPr>
          <w:lang w:val="en-US"/>
        </w:rPr>
        <w:t xml:space="preserve"> from low health service usage. To do </w:t>
      </w:r>
      <w:r w:rsidR="00A11548">
        <w:rPr>
          <w:lang w:val="en-US"/>
        </w:rPr>
        <w:t>this</w:t>
      </w:r>
      <w:r w:rsidRPr="00F34B3E">
        <w:rPr>
          <w:lang w:val="en-US"/>
        </w:rPr>
        <w:t>, we aggregate our estima</w:t>
      </w:r>
      <w:r w:rsidR="00A11548">
        <w:rPr>
          <w:lang w:val="en-US"/>
        </w:rPr>
        <w:t>tes</w:t>
      </w:r>
      <w:r w:rsidRPr="00F34B3E">
        <w:rPr>
          <w:lang w:val="en-US"/>
        </w:rPr>
        <w:t xml:space="preserve"> from </w:t>
      </w:r>
      <w:r w:rsidR="00A11548">
        <w:rPr>
          <w:lang w:val="en-US"/>
        </w:rPr>
        <w:t>the</w:t>
      </w:r>
      <w:r w:rsidRPr="00F34B3E">
        <w:rPr>
          <w:lang w:val="en-US"/>
        </w:rPr>
        <w:t xml:space="preserve"> individual level to </w:t>
      </w:r>
      <w:r>
        <w:rPr>
          <w:lang w:val="en-US"/>
        </w:rPr>
        <w:t>district averages. For the 3</w:t>
      </w:r>
      <w:ins w:id="223" w:author="Scherrer  Beat" w:date="2025-03-13T15:36:00Z" w16du:dateUtc="2025-03-13T14:36:00Z">
        <w:r w:rsidR="00371017">
          <w:rPr>
            <w:lang w:val="en-US"/>
          </w:rPr>
          <w:t>2</w:t>
        </w:r>
      </w:ins>
      <w:del w:id="224" w:author="Scherrer  Beat" w:date="2025-03-13T15:36:00Z" w16du:dateUtc="2025-03-13T14:36:00Z">
        <w:r w:rsidDel="00371017">
          <w:rPr>
            <w:lang w:val="en-US"/>
          </w:rPr>
          <w:delText>3</w:delText>
        </w:r>
      </w:del>
      <w:r w:rsidRPr="00F34B3E">
        <w:rPr>
          <w:lang w:val="en-US"/>
        </w:rPr>
        <w:t xml:space="preserve"> countries with DHS data, we use </w:t>
      </w:r>
      <w:r w:rsidR="00404F44">
        <w:rPr>
          <w:lang w:val="en-US"/>
        </w:rPr>
        <w:t>ML</w:t>
      </w:r>
      <w:r>
        <w:rPr>
          <w:lang w:val="en-US"/>
        </w:rPr>
        <w:t xml:space="preserve"> model </w:t>
      </w:r>
      <w:r w:rsidR="00404F44">
        <w:rPr>
          <w:lang w:val="en-US"/>
        </w:rPr>
        <w:t xml:space="preserve">predictions </w:t>
      </w:r>
      <w:r>
        <w:rPr>
          <w:lang w:val="en-US"/>
        </w:rPr>
        <w:t xml:space="preserve">from </w:t>
      </w:r>
      <w:r w:rsidR="00404F44">
        <w:rPr>
          <w:lang w:val="en-US"/>
        </w:rPr>
        <w:t xml:space="preserve">Section 4.2, </w:t>
      </w:r>
      <w:r w:rsidRPr="00F34B3E">
        <w:rPr>
          <w:lang w:val="en-US"/>
        </w:rPr>
        <w:t>wh</w:t>
      </w:r>
      <w:r w:rsidR="00A11548">
        <w:rPr>
          <w:lang w:val="en-US"/>
        </w:rPr>
        <w:t>ile</w:t>
      </w:r>
      <w:r w:rsidRPr="00F34B3E">
        <w:rPr>
          <w:lang w:val="en-US"/>
        </w:rPr>
        <w:t xml:space="preserve"> for the </w:t>
      </w:r>
      <w:r>
        <w:rPr>
          <w:lang w:val="en-US"/>
        </w:rPr>
        <w:t>six</w:t>
      </w:r>
      <w:r w:rsidRPr="00F34B3E">
        <w:rPr>
          <w:lang w:val="en-US"/>
        </w:rPr>
        <w:t xml:space="preserve"> countries with only census data, we use the </w:t>
      </w:r>
      <w:r w:rsidR="00404F44">
        <w:rPr>
          <w:lang w:val="en-US"/>
        </w:rPr>
        <w:t>ML</w:t>
      </w:r>
      <w:r w:rsidRPr="00F34B3E">
        <w:rPr>
          <w:lang w:val="en-US"/>
        </w:rPr>
        <w:t xml:space="preserve"> model from </w:t>
      </w:r>
      <w:r w:rsidR="00404F44">
        <w:rPr>
          <w:lang w:val="en-US"/>
        </w:rPr>
        <w:t>Section 4.3</w:t>
      </w:r>
      <w:r w:rsidRPr="00F34B3E">
        <w:rPr>
          <w:lang w:val="en-US"/>
        </w:rPr>
        <w:t>.</w:t>
      </w:r>
      <w:r>
        <w:rPr>
          <w:lang w:val="en-US"/>
        </w:rPr>
        <w:t xml:space="preserve"> </w:t>
      </w:r>
    </w:p>
    <w:p w14:paraId="7446A9BF" w14:textId="11BD5255" w:rsidR="00C81535" w:rsidRPr="00C81535" w:rsidRDefault="00C81535" w:rsidP="00B279D9">
      <w:pPr>
        <w:pStyle w:val="Heading1"/>
        <w:numPr>
          <w:ilvl w:val="0"/>
          <w:numId w:val="4"/>
        </w:numPr>
        <w:ind w:left="0" w:firstLine="0"/>
        <w:rPr>
          <w:color w:val="auto"/>
          <w:shd w:val="clear" w:color="auto" w:fill="FFFFFF"/>
          <w:lang w:val="en-US"/>
        </w:rPr>
      </w:pPr>
      <w:r>
        <w:rPr>
          <w:color w:val="auto"/>
          <w:shd w:val="clear" w:color="auto" w:fill="FFFFFF"/>
          <w:lang w:val="en-US"/>
        </w:rPr>
        <w:t>Results</w:t>
      </w:r>
    </w:p>
    <w:p w14:paraId="5F19391E" w14:textId="0B8FC7A9" w:rsidR="005962F5" w:rsidRDefault="005962F5" w:rsidP="00B279D9">
      <w:pPr>
        <w:pStyle w:val="Heading2"/>
        <w:numPr>
          <w:ilvl w:val="1"/>
          <w:numId w:val="4"/>
        </w:numPr>
        <w:rPr>
          <w:rFonts w:ascii="Garamond" w:hAnsi="Garamond"/>
          <w:color w:val="auto"/>
          <w:lang w:val="en-US"/>
        </w:rPr>
      </w:pPr>
      <w:r w:rsidRPr="005962F5">
        <w:rPr>
          <w:rFonts w:ascii="Garamond" w:hAnsi="Garamond"/>
          <w:color w:val="auto"/>
          <w:lang w:val="en-US"/>
        </w:rPr>
        <w:t>Predictive power of ML models</w:t>
      </w:r>
    </w:p>
    <w:p w14:paraId="25EB44FC" w14:textId="4971B663" w:rsidR="005962F5" w:rsidRDefault="005962F5" w:rsidP="005962F5">
      <w:pPr>
        <w:spacing w:after="120" w:line="360" w:lineRule="auto"/>
        <w:ind w:firstLine="284"/>
        <w:rPr>
          <w:lang w:val="en-US"/>
        </w:rPr>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In this section, </w:t>
      </w:r>
      <w:r>
        <w:t xml:space="preserve">we compare the predictive power of classical models against </w:t>
      </w:r>
      <w:r>
        <w:rPr>
          <w:lang w:val="en-US"/>
        </w:rPr>
        <w:t xml:space="preserve">the preferred </w:t>
      </w:r>
      <w:r w:rsidRPr="00662F12">
        <w:rPr>
          <w:lang w:val="en-US"/>
        </w:rPr>
        <w:t>ML model</w:t>
      </w:r>
      <w:r>
        <w:rPr>
          <w:lang w:val="en-US"/>
        </w:rPr>
        <w:t xml:space="preserve"> (see Section 3)</w:t>
      </w:r>
      <w:r w:rsidRPr="00662F12">
        <w:rPr>
          <w:lang w:val="en-US"/>
        </w:rPr>
        <w:t xml:space="preserve"> </w:t>
      </w:r>
      <w:r>
        <w:t>across 33 SSA countries with available DHS data. The focus is on enhancing the prediction of health insurance coverage and take-up of the three health services,</w:t>
      </w:r>
      <w:r w:rsidRPr="00294B09">
        <w:rPr>
          <w:lang w:val="en-US"/>
        </w:rPr>
        <w:t xml:space="preserve"> </w:t>
      </w:r>
      <w:r>
        <w:rPr>
          <w:lang w:val="en-US"/>
        </w:rPr>
        <w:t>women</w:t>
      </w:r>
      <w:r w:rsidRPr="00294B09">
        <w:rPr>
          <w:lang w:val="en-US"/>
        </w:rPr>
        <w:t xml:space="preserve"> visited a health facility at least once a year, last-born child was born in a health facility, and </w:t>
      </w:r>
      <w:r>
        <w:rPr>
          <w:lang w:val="en-US"/>
        </w:rPr>
        <w:t>ha</w:t>
      </w:r>
      <w:r w:rsidRPr="00294B09">
        <w:rPr>
          <w:lang w:val="en-US"/>
        </w:rPr>
        <w:t>d a postnatal check within the first two weeks.</w:t>
      </w:r>
    </w:p>
    <w:p w14:paraId="40B51A81" w14:textId="77777777" w:rsidR="005962F5" w:rsidRDefault="005962F5" w:rsidP="005962F5">
      <w:pPr>
        <w:pStyle w:val="NoSpacing"/>
        <w:spacing w:after="120" w:line="360" w:lineRule="auto"/>
        <w:ind w:firstLine="284"/>
      </w:pPr>
      <w:r>
        <w:t xml:space="preserve">Figure 1 illustrates that ML models consistently outperform classical models in predictive accuracy. A comparison using Cohen’s Kapp ML models reveals substantial improvements across all 33 countries. Notably, outcomes such as health insurance coverage and postnatal checks often result in a Cohen’s Kappa of 0 for classical models, meaning they fail to correctly identify any cases (Cohen’s Kappa of 1 would be a perfect prediction). In contrast, </w:t>
      </w:r>
      <w:r w:rsidRPr="00333AB2">
        <w:t>ML models improve prediction performance significantly. On average, Cohen’s Kappa increases by 25 percentage points (p.p.) for health insurance coverage (from 0.01 to 0.25</w:t>
      </w:r>
      <w:r>
        <w:t>), by 17 p.p. for visits to health facilities (from 0.15 to 0.32), by 5 p.p</w:t>
      </w:r>
      <w:commentRangeStart w:id="225"/>
      <w:commentRangeStart w:id="226"/>
      <w:r>
        <w:t xml:space="preserve">. for facility-based births (from 0.3 to 0.35), and by 16 p.p. for postnatal checks (from 0.01 to 0.17; see Figure A.1 in the Appendix). </w:t>
      </w:r>
      <w:commentRangeEnd w:id="225"/>
      <w:r>
        <w:rPr>
          <w:rStyle w:val="CommentReference"/>
          <w:rFonts w:cs="Arial"/>
        </w:rPr>
        <w:commentReference w:id="225"/>
      </w:r>
      <w:commentRangeEnd w:id="226"/>
      <w:r>
        <w:rPr>
          <w:rStyle w:val="CommentReference"/>
          <w:rFonts w:cs="Arial"/>
        </w:rPr>
        <w:commentReference w:id="226"/>
      </w:r>
      <w:r>
        <w:t>These results underscore the robustness of ML models in identifying patterns of health insurance and take-up of services.</w:t>
      </w:r>
    </w:p>
    <w:p w14:paraId="7EC6A831" w14:textId="77777777" w:rsidR="005962F5" w:rsidRDefault="005962F5" w:rsidP="005962F5">
      <w:pPr>
        <w:pStyle w:val="NoSpacing"/>
        <w:spacing w:after="120" w:line="360" w:lineRule="auto"/>
        <w:ind w:firstLine="284"/>
        <w:sectPr w:rsidR="005962F5" w:rsidSect="005962F5">
          <w:footerReference w:type="default" r:id="rId13"/>
          <w:pgSz w:w="11906" w:h="16838"/>
          <w:pgMar w:top="1417" w:right="1276" w:bottom="1134" w:left="993" w:header="708" w:footer="708" w:gutter="0"/>
          <w:cols w:space="708"/>
          <w:docGrid w:linePitch="360"/>
        </w:sectPr>
      </w:pPr>
      <w:r>
        <w:t xml:space="preserve">While ML models generally outperform the classical model in the 33 countries, there are seven exceptions regarding the outcome of facility-based births of the last-born child (e.g., in Uganda, Lesotho, Namibia, Eswatini, Ghana, Senegal, and Mauritania), where Cohen’s Kappa slightly declines (see Figure 1). However, even in these cases, Sensitivity and Accuracy still improve or stay at least the same (see Appendix Figure A.2). For instance, in Namibia, Cohen’s Kappa decreases from 0.35 to 0.2 with the ML model; however, Accuracy remains constant at 0.89, and Sensitivity increases from 0.96 to 0.97. These results suggest that while ML models may have occasional limitations, they generally offer substantial benefits for predicting health insurance coverage and service uptake across SSA. </w:t>
      </w:r>
    </w:p>
    <w:p w14:paraId="262F5E22" w14:textId="77777777" w:rsidR="005962F5" w:rsidRDefault="005962F5" w:rsidP="005962F5">
      <w:pPr>
        <w:pStyle w:val="NoSpacing"/>
        <w:rPr>
          <w:b/>
          <w:lang w:val="en-US"/>
        </w:rPr>
      </w:pPr>
      <w:commentRangeStart w:id="227"/>
      <w:r w:rsidRPr="00F34B3E">
        <w:rPr>
          <w:b/>
          <w:lang w:val="en-US"/>
        </w:rPr>
        <w:lastRenderedPageBreak/>
        <w:t>Fig</w:t>
      </w:r>
      <w:r>
        <w:rPr>
          <w:b/>
          <w:lang w:val="en-US"/>
        </w:rPr>
        <w:t>ure 1</w:t>
      </w:r>
      <w:r w:rsidRPr="00F34B3E">
        <w:rPr>
          <w:b/>
          <w:lang w:val="en-US"/>
        </w:rPr>
        <w:t>:</w:t>
      </w:r>
      <w:commentRangeEnd w:id="227"/>
      <w:r w:rsidR="00AE7427">
        <w:rPr>
          <w:rStyle w:val="CommentReference"/>
        </w:rPr>
        <w:commentReference w:id="227"/>
      </w:r>
      <w:r w:rsidRPr="00F34B3E">
        <w:rPr>
          <w:b/>
          <w:lang w:val="en-US"/>
        </w:rPr>
        <w:t xml:space="preserve"> </w:t>
      </w:r>
      <w:commentRangeStart w:id="228"/>
      <w:r>
        <w:rPr>
          <w:b/>
          <w:lang w:val="en-US"/>
        </w:rPr>
        <w:t xml:space="preserve">Cohen’s Kappa </w:t>
      </w:r>
      <w:commentRangeEnd w:id="228"/>
      <w:r w:rsidR="00F25221">
        <w:rPr>
          <w:rStyle w:val="CommentReference"/>
        </w:rPr>
        <w:commentReference w:id="228"/>
      </w:r>
      <w:r>
        <w:rPr>
          <w:b/>
          <w:lang w:val="en-US"/>
        </w:rPr>
        <w:t>of classical models and ML models</w:t>
      </w:r>
    </w:p>
    <w:p w14:paraId="023AFB6C" w14:textId="77777777" w:rsidR="005962F5" w:rsidRDefault="005962F5" w:rsidP="005962F5">
      <w:pPr>
        <w:pStyle w:val="NoSpacing"/>
        <w:rPr>
          <w:b/>
          <w:lang w:val="en-US"/>
        </w:rPr>
      </w:pPr>
    </w:p>
    <w:p w14:paraId="2BCC1323" w14:textId="56AF032B" w:rsidR="005962F5" w:rsidRPr="007050A7" w:rsidRDefault="005962F5" w:rsidP="005962F5">
      <w:pPr>
        <w:pStyle w:val="NoSpacing"/>
        <w:rPr>
          <w:b/>
          <w:noProof/>
          <w:lang w:val="en-US"/>
        </w:rPr>
      </w:pPr>
      <w:r w:rsidRPr="00F424E6">
        <w:rPr>
          <w:b/>
          <w:lang w:val="en-US"/>
        </w:rPr>
        <w:t xml:space="preserve"> </w:t>
      </w:r>
      <w:r w:rsidRPr="007050A7">
        <w:rPr>
          <w:b/>
          <w:noProof/>
          <w:lang w:val="en-US"/>
        </w:rPr>
        <w:t xml:space="preserve"> </w:t>
      </w:r>
      <w:r w:rsidR="00AE7427">
        <w:rPr>
          <w:b/>
          <w:noProof/>
          <w:lang w:val="en-US"/>
        </w:rPr>
        <w:drawing>
          <wp:inline distT="0" distB="0" distL="0" distR="0" wp14:anchorId="755961CB" wp14:editId="1748D2C3">
            <wp:extent cx="3052689" cy="2180492"/>
            <wp:effectExtent l="0" t="0" r="0" b="0"/>
            <wp:docPr id="167835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64459" cy="2188899"/>
                    </a:xfrm>
                    <a:prstGeom prst="rect">
                      <a:avLst/>
                    </a:prstGeom>
                    <a:noFill/>
                    <a:ln>
                      <a:noFill/>
                    </a:ln>
                  </pic:spPr>
                </pic:pic>
              </a:graphicData>
            </a:graphic>
          </wp:inline>
        </w:drawing>
      </w:r>
      <w:r w:rsidR="00AE7427">
        <w:rPr>
          <w:b/>
          <w:noProof/>
          <w:lang w:val="en-US"/>
        </w:rPr>
        <w:drawing>
          <wp:inline distT="0" distB="0" distL="0" distR="0" wp14:anchorId="27261944" wp14:editId="1B97529B">
            <wp:extent cx="3028071" cy="2162908"/>
            <wp:effectExtent l="0" t="0" r="1270" b="8890"/>
            <wp:docPr id="1101913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759" cy="2171971"/>
                    </a:xfrm>
                    <a:prstGeom prst="rect">
                      <a:avLst/>
                    </a:prstGeom>
                    <a:noFill/>
                    <a:ln>
                      <a:noFill/>
                    </a:ln>
                  </pic:spPr>
                </pic:pic>
              </a:graphicData>
            </a:graphic>
          </wp:inline>
        </w:drawing>
      </w:r>
    </w:p>
    <w:p w14:paraId="4F06E255" w14:textId="77777777" w:rsidR="005962F5" w:rsidRPr="007050A7" w:rsidRDefault="005962F5" w:rsidP="005962F5">
      <w:pPr>
        <w:pStyle w:val="NoSpacing"/>
        <w:rPr>
          <w:b/>
          <w:noProof/>
          <w:lang w:val="en-US"/>
        </w:rPr>
      </w:pPr>
    </w:p>
    <w:p w14:paraId="5625C5B2" w14:textId="77777777" w:rsidR="005962F5" w:rsidRPr="007050A7" w:rsidRDefault="005962F5" w:rsidP="005962F5">
      <w:pPr>
        <w:pStyle w:val="NoSpacing"/>
        <w:numPr>
          <w:ilvl w:val="0"/>
          <w:numId w:val="9"/>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t>(b) Visited health facility</w:t>
      </w:r>
    </w:p>
    <w:p w14:paraId="021E304F" w14:textId="77777777" w:rsidR="005962F5" w:rsidRPr="007050A7" w:rsidRDefault="005962F5" w:rsidP="005962F5">
      <w:pPr>
        <w:pStyle w:val="NoSpacing"/>
        <w:rPr>
          <w:b/>
          <w:noProof/>
          <w:lang w:val="en-US"/>
        </w:rPr>
      </w:pPr>
    </w:p>
    <w:p w14:paraId="5B2FF6BA" w14:textId="717ACBF5" w:rsidR="005962F5" w:rsidRPr="007050A7" w:rsidRDefault="00AE7427" w:rsidP="005962F5">
      <w:pPr>
        <w:pStyle w:val="NoSpacing"/>
        <w:rPr>
          <w:b/>
          <w:noProof/>
          <w:lang w:val="en-US"/>
        </w:rPr>
      </w:pPr>
      <w:r>
        <w:rPr>
          <w:b/>
          <w:noProof/>
          <w:lang w:val="en-US"/>
        </w:rPr>
        <w:lastRenderedPageBreak/>
        <w:drawing>
          <wp:inline distT="0" distB="0" distL="0" distR="0" wp14:anchorId="68675A09" wp14:editId="56FF4F70">
            <wp:extent cx="3088795" cy="2206283"/>
            <wp:effectExtent l="0" t="0" r="0" b="3810"/>
            <wp:docPr id="43297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5751" cy="2218395"/>
                    </a:xfrm>
                    <a:prstGeom prst="rect">
                      <a:avLst/>
                    </a:prstGeom>
                    <a:noFill/>
                    <a:ln>
                      <a:noFill/>
                    </a:ln>
                  </pic:spPr>
                </pic:pic>
              </a:graphicData>
            </a:graphic>
          </wp:inline>
        </w:drawing>
      </w:r>
      <w:r>
        <w:rPr>
          <w:b/>
          <w:noProof/>
          <w:lang w:val="en-US"/>
        </w:rPr>
        <w:drawing>
          <wp:inline distT="0" distB="0" distL="0" distR="0" wp14:anchorId="07BB07C7" wp14:editId="428081C6">
            <wp:extent cx="3086100" cy="2204357"/>
            <wp:effectExtent l="0" t="0" r="0" b="5715"/>
            <wp:docPr id="1811652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1580" cy="2215414"/>
                    </a:xfrm>
                    <a:prstGeom prst="rect">
                      <a:avLst/>
                    </a:prstGeom>
                    <a:noFill/>
                    <a:ln>
                      <a:noFill/>
                    </a:ln>
                  </pic:spPr>
                </pic:pic>
              </a:graphicData>
            </a:graphic>
          </wp:inline>
        </w:drawing>
      </w:r>
    </w:p>
    <w:p w14:paraId="5A1927F8" w14:textId="77777777" w:rsidR="005962F5" w:rsidRPr="007050A7" w:rsidRDefault="005962F5" w:rsidP="005962F5">
      <w:pPr>
        <w:pStyle w:val="NoSpacing"/>
        <w:numPr>
          <w:ilvl w:val="0"/>
          <w:numId w:val="10"/>
        </w:numPr>
        <w:rPr>
          <w:b/>
          <w:noProof/>
          <w:lang w:val="en-US"/>
        </w:rPr>
      </w:pPr>
      <w:r>
        <w:rPr>
          <w:b/>
          <w:noProof/>
          <w:lang w:val="en-US"/>
        </w:rPr>
        <w:t>Health f</w:t>
      </w:r>
      <w:r w:rsidRPr="007050A7">
        <w:rPr>
          <w:b/>
          <w:noProof/>
          <w:lang w:val="en-US"/>
        </w:rPr>
        <w:t>acility-based births</w:t>
      </w:r>
      <w:r w:rsidRPr="007050A7">
        <w:rPr>
          <w:b/>
          <w:noProof/>
          <w:lang w:val="en-US"/>
        </w:rPr>
        <w:tab/>
      </w:r>
      <w:r w:rsidRPr="007050A7">
        <w:rPr>
          <w:b/>
          <w:noProof/>
          <w:lang w:val="en-US"/>
        </w:rPr>
        <w:tab/>
      </w:r>
      <w:r w:rsidRPr="007050A7">
        <w:rPr>
          <w:b/>
          <w:noProof/>
          <w:lang w:val="en-US"/>
        </w:rPr>
        <w:tab/>
      </w:r>
      <w:r w:rsidRPr="007050A7">
        <w:rPr>
          <w:b/>
          <w:noProof/>
          <w:lang w:val="en-US"/>
        </w:rPr>
        <w:tab/>
        <w:t>(d) Postnatal check</w:t>
      </w:r>
    </w:p>
    <w:p w14:paraId="121F433E" w14:textId="77777777" w:rsidR="005962F5" w:rsidRDefault="005962F5" w:rsidP="005962F5">
      <w:pPr>
        <w:pStyle w:val="NoSpacing"/>
        <w:rPr>
          <w:b/>
          <w:lang w:val="en-US"/>
        </w:rPr>
      </w:pPr>
    </w:p>
    <w:p w14:paraId="54635573" w14:textId="77777777" w:rsidR="005962F5" w:rsidRDefault="005962F5" w:rsidP="005962F5">
      <w:pPr>
        <w:pStyle w:val="NoSpacing"/>
        <w:rPr>
          <w:sz w:val="20"/>
          <w:szCs w:val="20"/>
          <w:lang w:val="en-US"/>
        </w:rPr>
      </w:pPr>
      <w:r w:rsidRPr="003E41F4">
        <w:rPr>
          <w:sz w:val="20"/>
          <w:szCs w:val="20"/>
          <w:lang w:val="en-US"/>
        </w:rPr>
        <w:t xml:space="preserve">Notes: The figures show the </w:t>
      </w:r>
      <w:r>
        <w:rPr>
          <w:sz w:val="20"/>
          <w:szCs w:val="20"/>
          <w:lang w:val="en-US"/>
        </w:rPr>
        <w:t>predictive power by country</w:t>
      </w:r>
      <w:r w:rsidRPr="003E41F4">
        <w:rPr>
          <w:sz w:val="20"/>
          <w:szCs w:val="20"/>
          <w:lang w:val="en-US"/>
        </w:rPr>
        <w:t xml:space="preserve"> 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r>
        <w:rPr>
          <w:sz w:val="20"/>
          <w:szCs w:val="20"/>
          <w:lang w:val="en-US"/>
        </w:rPr>
        <w:t>XGB</w:t>
      </w:r>
      <w:r w:rsidRPr="003E41F4">
        <w:rPr>
          <w:sz w:val="20"/>
          <w:szCs w:val="20"/>
          <w:lang w:val="en-US"/>
        </w:rPr>
        <w:t xml:space="preserve">oost model with repeated five-fold cross-validation (consisting of </w:t>
      </w:r>
      <w:r>
        <w:rPr>
          <w:sz w:val="20"/>
          <w:szCs w:val="20"/>
          <w:lang w:val="en-US"/>
        </w:rPr>
        <w:t>123</w:t>
      </w:r>
      <w:r w:rsidRPr="003E41F4">
        <w:rPr>
          <w:sz w:val="20"/>
          <w:szCs w:val="20"/>
          <w:lang w:val="en-US"/>
        </w:rPr>
        <w:t xml:space="preserve"> variables available in the DHS data, details see Section 2). The performance </w:t>
      </w:r>
      <w:r>
        <w:rPr>
          <w:sz w:val="20"/>
          <w:szCs w:val="20"/>
          <w:lang w:val="en-US"/>
        </w:rPr>
        <w:t xml:space="preserve">is measured as </w:t>
      </w:r>
      <w:bookmarkStart w:id="229" w:name="_Hlk181282615"/>
      <w:r w:rsidRPr="003E41F4">
        <w:rPr>
          <w:sz w:val="20"/>
          <w:szCs w:val="20"/>
          <w:lang w:val="en-US"/>
        </w:rPr>
        <w:t xml:space="preserve">Cohen’s Kappa, a measure </w:t>
      </w:r>
      <w:r>
        <w:rPr>
          <w:sz w:val="20"/>
          <w:szCs w:val="20"/>
          <w:lang w:val="en-US"/>
        </w:rPr>
        <w:t xml:space="preserve">of </w:t>
      </w:r>
      <w:r w:rsidRPr="003E41F4">
        <w:rPr>
          <w:sz w:val="20"/>
          <w:szCs w:val="20"/>
          <w:lang w:val="en-US"/>
        </w:rPr>
        <w:t>how often the model correctly predicts the outcome adjusted by the under</w:t>
      </w:r>
      <w:r>
        <w:rPr>
          <w:sz w:val="20"/>
          <w:szCs w:val="20"/>
          <w:lang w:val="en-US"/>
        </w:rPr>
        <w:t>ly</w:t>
      </w:r>
      <w:r w:rsidRPr="003E41F4">
        <w:rPr>
          <w:sz w:val="20"/>
          <w:szCs w:val="20"/>
          <w:lang w:val="en-US"/>
        </w:rPr>
        <w:t>ing probability to make a correct prediction by chance</w:t>
      </w:r>
      <w:bookmarkEnd w:id="229"/>
      <w:r w:rsidRPr="003E41F4">
        <w:rPr>
          <w:sz w:val="20"/>
          <w:szCs w:val="20"/>
          <w:lang w:val="en-US"/>
        </w:rPr>
        <w:t xml:space="preserve"> (more details</w:t>
      </w:r>
      <w:r>
        <w:rPr>
          <w:sz w:val="20"/>
          <w:szCs w:val="20"/>
          <w:lang w:val="en-US"/>
        </w:rPr>
        <w:t>,</w:t>
      </w:r>
      <w:r w:rsidRPr="003E41F4">
        <w:rPr>
          <w:sz w:val="20"/>
          <w:szCs w:val="20"/>
          <w:lang w:val="en-US"/>
        </w:rPr>
        <w:t xml:space="preserve"> see Section 3).</w:t>
      </w:r>
    </w:p>
    <w:p w14:paraId="2A6ED12D" w14:textId="77777777" w:rsidR="005962F5" w:rsidRPr="005962F5" w:rsidRDefault="005962F5" w:rsidP="005962F5">
      <w:pPr>
        <w:spacing w:after="120" w:line="360" w:lineRule="auto"/>
        <w:ind w:firstLine="284"/>
        <w:rPr>
          <w:lang w:val="en-US"/>
        </w:rPr>
      </w:pPr>
    </w:p>
    <w:p w14:paraId="05220F1C" w14:textId="6A29C28B" w:rsidR="00C81535" w:rsidRPr="00C81535" w:rsidRDefault="00C81535" w:rsidP="00B279D9">
      <w:pPr>
        <w:pStyle w:val="Heading2"/>
        <w:numPr>
          <w:ilvl w:val="1"/>
          <w:numId w:val="4"/>
        </w:numPr>
        <w:rPr>
          <w:rFonts w:ascii="Garamond" w:hAnsi="Garamond"/>
          <w:color w:val="auto"/>
          <w:lang w:val="en-US"/>
        </w:rPr>
      </w:pPr>
      <w:r w:rsidRPr="00C81535">
        <w:rPr>
          <w:rFonts w:ascii="Garamond" w:hAnsi="Garamond"/>
          <w:color w:val="auto"/>
          <w:lang w:val="en-US"/>
        </w:rPr>
        <w:t>Predictors of health insurance coverage and take-up of health services</w:t>
      </w:r>
    </w:p>
    <w:p w14:paraId="0129C5A0" w14:textId="77777777" w:rsidR="00C81535" w:rsidRDefault="00C81535" w:rsidP="00C81535">
      <w:pPr>
        <w:pStyle w:val="NoSpacing"/>
        <w:spacing w:after="120" w:line="360" w:lineRule="auto"/>
        <w:ind w:firstLine="284"/>
        <w:rPr>
          <w:lang w:val="en-US"/>
        </w:rPr>
      </w:pPr>
      <w:r>
        <w:rPr>
          <w:lang w:val="en-US"/>
        </w:rPr>
        <w:t>I</w:t>
      </w:r>
      <w:r w:rsidRPr="000C18E7">
        <w:rPr>
          <w:lang w:val="en-US"/>
        </w:rPr>
        <w:t>n the classical models most often about ten socio-economic or household indicators are used to predict health insurance take-up or take-up of health services,</w:t>
      </w:r>
      <w:r>
        <w:rPr>
          <w:lang w:val="en-US"/>
        </w:rPr>
        <w:t xml:space="preserve"> i.e.</w:t>
      </w:r>
      <w:r w:rsidRPr="000C18E7">
        <w:rPr>
          <w:lang w:val="en-US"/>
        </w:rPr>
        <w:t xml:space="preserve">, if a person is married, smokes, age, education, work status, as well as the location and wealth status of household and if a female is the head of the household (e.g., </w:t>
      </w:r>
      <w:r>
        <w:rPr>
          <w:lang w:val="en-US"/>
        </w:rPr>
        <w:t>Weldesenbet et al., 2021</w:t>
      </w:r>
      <w:r w:rsidRPr="000C18E7">
        <w:rPr>
          <w:lang w:val="en-US"/>
        </w:rPr>
        <w:t xml:space="preserve">). With our </w:t>
      </w:r>
      <w:r w:rsidRPr="000C18E7">
        <w:t>data-driven approach</w:t>
      </w:r>
      <w:r>
        <w:t xml:space="preserve"> </w:t>
      </w:r>
      <w:r w:rsidRPr="000C18E7">
        <w:rPr>
          <w:lang w:val="en-US"/>
        </w:rPr>
        <w:t xml:space="preserve">to </w:t>
      </w:r>
      <w:r>
        <w:rPr>
          <w:lang w:val="en-US"/>
        </w:rPr>
        <w:t>understanding</w:t>
      </w:r>
      <w:r w:rsidRPr="000C18E7">
        <w:rPr>
          <w:lang w:val="en-US"/>
        </w:rPr>
        <w:t xml:space="preserve"> the differences from classical models</w:t>
      </w:r>
      <w:r w:rsidRPr="000C18E7">
        <w:t>, all</w:t>
      </w:r>
      <w:r>
        <w:t xml:space="preserve"> </w:t>
      </w:r>
      <w:r w:rsidRPr="000C18E7">
        <w:rPr>
          <w:lang w:val="en-US"/>
        </w:rPr>
        <w:t>available</w:t>
      </w:r>
      <w:r>
        <w:rPr>
          <w:lang w:val="en-US"/>
        </w:rPr>
        <w:t xml:space="preserve"> </w:t>
      </w:r>
      <w:r w:rsidRPr="000C18E7">
        <w:rPr>
          <w:lang w:val="en-US"/>
        </w:rPr>
        <w:t>variables in the DHS data were included in the ML models (details see Section 3), consisting of many more socio-economic or household indicators as well as additionally health, culture, language, ethnicity, and religion</w:t>
      </w:r>
      <w:r>
        <w:rPr>
          <w:lang w:val="en-US"/>
        </w:rPr>
        <w:t>.</w:t>
      </w:r>
    </w:p>
    <w:p w14:paraId="3A8F2B32" w14:textId="2132458B" w:rsidR="00C81535" w:rsidRDefault="00C81535" w:rsidP="00C81535">
      <w:pPr>
        <w:pStyle w:val="NoSpacing"/>
        <w:spacing w:line="360" w:lineRule="auto"/>
        <w:ind w:firstLine="284"/>
        <w:rPr>
          <w:lang w:val="en-US"/>
        </w:rPr>
      </w:pPr>
      <w:r w:rsidRPr="00EF2F2F">
        <w:rPr>
          <w:lang w:val="en-US"/>
        </w:rPr>
        <w:t xml:space="preserve">Figure </w:t>
      </w:r>
      <w:r>
        <w:rPr>
          <w:lang w:val="en-US"/>
        </w:rPr>
        <w:t>2</w:t>
      </w:r>
      <w:r w:rsidRPr="00EF2F2F">
        <w:rPr>
          <w:lang w:val="en-US"/>
        </w:rPr>
        <w:t xml:space="preserve"> </w:t>
      </w:r>
      <w:r>
        <w:rPr>
          <w:lang w:val="en-US"/>
        </w:rPr>
        <w:t>shows</w:t>
      </w:r>
      <w:r w:rsidRPr="00EF2F2F">
        <w:rPr>
          <w:lang w:val="en-US"/>
        </w:rPr>
        <w:t xml:space="preserve"> the </w:t>
      </w:r>
      <w:r>
        <w:rPr>
          <w:lang w:val="en-US"/>
        </w:rPr>
        <w:t xml:space="preserve">top </w:t>
      </w:r>
      <w:r w:rsidR="008E6B95">
        <w:rPr>
          <w:lang w:val="en-US"/>
        </w:rPr>
        <w:t>five</w:t>
      </w:r>
      <w:r w:rsidRPr="00EF2F2F">
        <w:rPr>
          <w:lang w:val="en-US"/>
        </w:rPr>
        <w:t xml:space="preserve"> </w:t>
      </w:r>
      <w:r>
        <w:rPr>
          <w:lang w:val="en-US"/>
        </w:rPr>
        <w:t>predictors of the ML model for</w:t>
      </w:r>
      <w:r w:rsidRPr="002C71AC">
        <w:rPr>
          <w:lang w:val="en-US"/>
        </w:rPr>
        <w:t xml:space="preserve"> health insurance coverage and take</w:t>
      </w:r>
      <w:r>
        <w:rPr>
          <w:lang w:val="en-US"/>
        </w:rPr>
        <w:t>-</w:t>
      </w:r>
      <w:r w:rsidRPr="002C71AC">
        <w:rPr>
          <w:lang w:val="en-US"/>
        </w:rPr>
        <w:t>up of health services</w:t>
      </w:r>
      <w:r>
        <w:rPr>
          <w:lang w:val="en-US"/>
        </w:rPr>
        <w:t xml:space="preserve"> for each country. In panel (a), the top </w:t>
      </w:r>
      <w:r w:rsidR="008E6B95">
        <w:rPr>
          <w:lang w:val="en-US"/>
        </w:rPr>
        <w:t>five</w:t>
      </w:r>
      <w:r>
        <w:rPr>
          <w:lang w:val="en-US"/>
        </w:rPr>
        <w:t xml:space="preserve"> predictors for health insurance coverage, we find similar to the classical model that socio-economic variables such as wealth or education, or predictors that are highly correlated, such as having a bank account or literate, are strong predictors for</w:t>
      </w:r>
      <w:r w:rsidRPr="005618DA">
        <w:rPr>
          <w:lang w:val="en-US"/>
        </w:rPr>
        <w:t xml:space="preserve"> </w:t>
      </w:r>
      <w:r>
        <w:rPr>
          <w:lang w:val="en-US"/>
        </w:rPr>
        <w:t xml:space="preserve">the majority of the countries. </w:t>
      </w:r>
      <w:r>
        <w:t>In contrast, predictors like smoking status or female household headship, often used in classical models, do not rank among the top five in ML models.</w:t>
      </w:r>
      <w:r w:rsidRPr="0060034B">
        <w:rPr>
          <w:lang w:val="en-US"/>
        </w:rPr>
        <w:t xml:space="preserve"> </w:t>
      </w:r>
      <w:r>
        <w:rPr>
          <w:lang w:val="en-US"/>
        </w:rPr>
        <w:t xml:space="preserve">Only a few countries used other classical predictors in the top </w:t>
      </w:r>
      <w:r w:rsidR="008E6B95">
        <w:rPr>
          <w:lang w:val="en-US"/>
        </w:rPr>
        <w:t>five</w:t>
      </w:r>
      <w:r>
        <w:rPr>
          <w:lang w:val="en-US"/>
        </w:rPr>
        <w:t xml:space="preserve">, namely </w:t>
      </w:r>
      <w:r w:rsidRPr="00825603">
        <w:rPr>
          <w:lang w:val="en-US"/>
        </w:rPr>
        <w:t xml:space="preserve">rural only </w:t>
      </w:r>
      <w:r w:rsidRPr="00825603">
        <w:rPr>
          <w:lang w:val="en-US"/>
        </w:rPr>
        <w:lastRenderedPageBreak/>
        <w:t xml:space="preserve">for </w:t>
      </w:r>
      <w:r>
        <w:rPr>
          <w:lang w:val="en-US"/>
        </w:rPr>
        <w:t xml:space="preserve">Chad, </w:t>
      </w:r>
      <w:r w:rsidRPr="00825603">
        <w:rPr>
          <w:lang w:val="en-US"/>
        </w:rPr>
        <w:t>married</w:t>
      </w:r>
      <w:r>
        <w:rPr>
          <w:lang w:val="en-US"/>
        </w:rPr>
        <w:t xml:space="preserve"> and age </w:t>
      </w:r>
      <w:r w:rsidRPr="00825603">
        <w:rPr>
          <w:lang w:val="en-US"/>
        </w:rPr>
        <w:t>for Burundi</w:t>
      </w:r>
      <w:r>
        <w:rPr>
          <w:lang w:val="en-US"/>
        </w:rPr>
        <w:t xml:space="preserve">, and exposure to mass media for Liberia (see Table A.2 for detailed predictors per country). </w:t>
      </w:r>
      <w:r>
        <w:t>Numerical variables, such as the number of household members or the ideal number of children, frequently appear as top predictors, as tree-based ML models can flexibly split these variables.</w:t>
      </w:r>
      <w:r w:rsidRPr="0060034B">
        <w:t xml:space="preserve"> </w:t>
      </w:r>
      <w:r>
        <w:t xml:space="preserve">Interestingly, novel predictors, revealed through the data-driven approach of ML models, include household size (e.g., </w:t>
      </w:r>
      <w:r>
        <w:rPr>
          <w:lang w:val="en-US"/>
        </w:rPr>
        <w:t>n</w:t>
      </w:r>
      <w:r w:rsidRPr="007338D8">
        <w:rPr>
          <w:lang w:val="en-US"/>
        </w:rPr>
        <w:t xml:space="preserve">umber of </w:t>
      </w:r>
      <w:r>
        <w:rPr>
          <w:lang w:val="en-US"/>
        </w:rPr>
        <w:t>household</w:t>
      </w:r>
      <w:r w:rsidRPr="007338D8">
        <w:rPr>
          <w:lang w:val="en-US"/>
        </w:rPr>
        <w:t xml:space="preserve"> members</w:t>
      </w:r>
      <w:r>
        <w:rPr>
          <w:lang w:val="en-US"/>
        </w:rPr>
        <w:t xml:space="preserve"> used by almost all country models)</w:t>
      </w:r>
      <w:r>
        <w:t xml:space="preserve">, protective measures (e.g., number of mosquito nets used by almost a third of the countries), Body Mass Index (BMI; used by around 16% of the country models). </w:t>
      </w:r>
      <w:r>
        <w:rPr>
          <w:lang w:val="en-US"/>
        </w:rPr>
        <w:t>Nevertheless</w:t>
      </w:r>
      <w:r w:rsidRPr="005618DA">
        <w:rPr>
          <w:lang w:val="en-US"/>
        </w:rPr>
        <w:t xml:space="preserve">, many </w:t>
      </w:r>
      <w:r>
        <w:rPr>
          <w:lang w:val="en-US"/>
        </w:rPr>
        <w:t xml:space="preserve">other </w:t>
      </w:r>
      <w:r w:rsidRPr="005618DA">
        <w:rPr>
          <w:lang w:val="en-US"/>
        </w:rPr>
        <w:t>new</w:t>
      </w:r>
      <w:r>
        <w:rPr>
          <w:lang w:val="en-US"/>
        </w:rPr>
        <w:t xml:space="preserve"> potential</w:t>
      </w:r>
      <w:r w:rsidRPr="005618DA">
        <w:rPr>
          <w:lang w:val="en-US"/>
        </w:rPr>
        <w:t xml:space="preserve"> </w:t>
      </w:r>
      <w:r>
        <w:rPr>
          <w:lang w:val="en-US"/>
        </w:rPr>
        <w:t>predictors defined based on the DHS data availability, such as</w:t>
      </w:r>
      <w:r w:rsidRPr="005618DA">
        <w:rPr>
          <w:lang w:val="en-US"/>
        </w:rPr>
        <w:t xml:space="preserve"> </w:t>
      </w:r>
      <w:r>
        <w:rPr>
          <w:lang w:val="en-US"/>
        </w:rPr>
        <w:t xml:space="preserve">predictors about </w:t>
      </w:r>
      <w:r w:rsidRPr="005618DA">
        <w:rPr>
          <w:lang w:val="en-US"/>
        </w:rPr>
        <w:t xml:space="preserve">health, </w:t>
      </w:r>
      <w:r>
        <w:rPr>
          <w:lang w:val="en-US"/>
        </w:rPr>
        <w:t>household power structures</w:t>
      </w:r>
      <w:r w:rsidRPr="005618DA">
        <w:rPr>
          <w:lang w:val="en-US"/>
        </w:rPr>
        <w:t>, cultu</w:t>
      </w:r>
      <w:r>
        <w:rPr>
          <w:lang w:val="en-US"/>
        </w:rPr>
        <w:t xml:space="preserve">re, language, </w:t>
      </w:r>
      <w:r w:rsidRPr="005618DA">
        <w:rPr>
          <w:lang w:val="en-US"/>
        </w:rPr>
        <w:t>ethnicity, and religion seem not to significantly contribute as predictors to the model</w:t>
      </w:r>
      <w:r>
        <w:rPr>
          <w:lang w:val="en-US"/>
        </w:rPr>
        <w:t>s or if only for individual countries (see Table A.1 for the overview of all available variables)</w:t>
      </w:r>
      <w:r w:rsidRPr="005618DA">
        <w:rPr>
          <w:lang w:val="en-US"/>
        </w:rPr>
        <w:t>.</w:t>
      </w:r>
    </w:p>
    <w:p w14:paraId="2178ED1E" w14:textId="08051C90" w:rsidR="00C81535" w:rsidRDefault="00C81535" w:rsidP="00C81535">
      <w:pPr>
        <w:pStyle w:val="NoSpacing"/>
        <w:spacing w:line="360" w:lineRule="auto"/>
        <w:ind w:firstLine="284"/>
        <w:rPr>
          <w:lang w:val="en-US"/>
        </w:rPr>
      </w:pPr>
      <w:r>
        <w:t>In Panel (b), we examine the top predictors for whether a woman visited a health facility in the last 12 months. Besides traditional socio-economic factors, predictors related to childbirth, pregnancy, and health condition frequently emerge as important. For instance, variables such as giving birth in the last three years, ever giving birth, being pregnant, or being tested for HIV, and BMI are key predictors in many countries.</w:t>
      </w:r>
      <w:r>
        <w:rPr>
          <w:lang w:val="en-US"/>
        </w:rPr>
        <w:t xml:space="preserve"> Additionally, for some individual countries health information indicators, such as knows of modern method for contraception, heard of family planning, or heard of STI play an important role. In general, the top predictors of each of the 3</w:t>
      </w:r>
      <w:r w:rsidR="004731E3">
        <w:rPr>
          <w:lang w:val="en-US"/>
        </w:rPr>
        <w:t>3</w:t>
      </w:r>
      <w:r>
        <w:rPr>
          <w:lang w:val="en-US"/>
        </w:rPr>
        <w:t xml:space="preserve"> countries are very similar and fewer compared to the health insurance status prediction. Two exceptions are Ghana and Rwanda, the two SSA countries with the highest insurance coverage rates. We see that health insurance coverage is also a top </w:t>
      </w:r>
      <w:r w:rsidR="004731E3">
        <w:rPr>
          <w:lang w:val="en-US"/>
        </w:rPr>
        <w:t>five</w:t>
      </w:r>
      <w:r>
        <w:rPr>
          <w:lang w:val="en-US"/>
        </w:rPr>
        <w:t xml:space="preserve"> predictor (see Table A.3 for detailed predictors per country). </w:t>
      </w:r>
    </w:p>
    <w:p w14:paraId="372D4F92" w14:textId="77777777" w:rsidR="00C81535" w:rsidRDefault="00C81535" w:rsidP="00C81535">
      <w:pPr>
        <w:pStyle w:val="NoSpacing"/>
        <w:spacing w:line="360" w:lineRule="auto"/>
        <w:ind w:firstLine="284"/>
      </w:pPr>
      <w:r>
        <w:t xml:space="preserve">Panels (c) and (d) focus on maternal health services, specifically health facility-based births and postnatal checks. Similar to the results for general health facility visits, socio-economic factors, and recent childbirth are significant predictors. Additionally, having had a health facility-based birth is a key predictor for postnatal checks in almost half of the countries. However, health insurance coverage is not a top predictor for these outcomes, likely because many countries provide free maternal and child healthcare services. Unique predictors related to health conditions—tested for HIV and BMI—are prominent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Fon—a language associated with rural areas—as a key predictor for health facility-based birth, while in Kenya, being part of the Turkana ethnic group—a marginalized community—is essential for postnatal check take-up, highlighting also important regional differences. </w:t>
      </w:r>
    </w:p>
    <w:p w14:paraId="60526C4E" w14:textId="00CFAC76" w:rsidR="00C81535" w:rsidRDefault="00C81535" w:rsidP="00C81535">
      <w:pPr>
        <w:pStyle w:val="NoSpacing"/>
        <w:spacing w:line="360" w:lineRule="auto"/>
        <w:ind w:firstLine="284"/>
      </w:pPr>
      <w:r w:rsidRPr="00687B23">
        <w:t xml:space="preserve">Overall, the ML models uncover a mix of expected and novel predictors for health insurance coverage and health service uptake. While aligning with classical predictors like wealth and education, the ML approach also highlights previously underexplored factors, such as household </w:t>
      </w:r>
      <w:r>
        <w:t>size, previous exposure to health care, health condition indicators, and health information indicators</w:t>
      </w:r>
      <w:r w:rsidRPr="00687B23">
        <w:t xml:space="preserve">. Additionally, the models reveal context-specific nuances, including cultural and regional differences, such as language and ethnicity, that classical models often overlook. These insights offer a more comprehensive understanding of the determinants of </w:t>
      </w:r>
      <w:r>
        <w:t xml:space="preserve">health insurance coverage and take-up of </w:t>
      </w:r>
      <w:r w:rsidRPr="00687B23">
        <w:t>health service</w:t>
      </w:r>
      <w:r>
        <w:t>s</w:t>
      </w:r>
      <w:r w:rsidRPr="00687B23">
        <w:t>, providing valuable guidance for designing policies and programs tailored to the unique needs of different populations</w:t>
      </w:r>
      <w:r>
        <w:t xml:space="preserve"> across the 3</w:t>
      </w:r>
      <w:r w:rsidR="004731E3">
        <w:t>3</w:t>
      </w:r>
      <w:r>
        <w:t xml:space="preserve"> countries</w:t>
      </w:r>
      <w:r w:rsidRPr="00687B23">
        <w:t>.</w:t>
      </w:r>
    </w:p>
    <w:p w14:paraId="5511C520" w14:textId="77777777" w:rsidR="00C81535" w:rsidRDefault="00C81535" w:rsidP="00C81535">
      <w:pPr>
        <w:pStyle w:val="NoSpacing"/>
        <w:spacing w:line="360" w:lineRule="auto"/>
        <w:ind w:firstLine="284"/>
      </w:pPr>
    </w:p>
    <w:p w14:paraId="25C43FD5" w14:textId="77777777" w:rsidR="00C81535" w:rsidRPr="002C71AC" w:rsidRDefault="00C81535" w:rsidP="00C81535">
      <w:pPr>
        <w:pStyle w:val="NoSpacing"/>
        <w:spacing w:line="360" w:lineRule="auto"/>
        <w:rPr>
          <w:b/>
        </w:rPr>
      </w:pPr>
      <w:r w:rsidRPr="00F34B3E">
        <w:rPr>
          <w:b/>
          <w:lang w:val="en-US"/>
        </w:rPr>
        <w:t>Fig</w:t>
      </w:r>
      <w:r>
        <w:rPr>
          <w:b/>
          <w:lang w:val="en-US"/>
        </w:rPr>
        <w:t>ure 2</w:t>
      </w:r>
      <w:r w:rsidRPr="00F34B3E">
        <w:rPr>
          <w:b/>
          <w:lang w:val="en-US"/>
        </w:rPr>
        <w:t xml:space="preserve">: </w:t>
      </w:r>
      <w:r>
        <w:rPr>
          <w:b/>
          <w:lang w:val="en-US"/>
        </w:rPr>
        <w:t xml:space="preserve">Number of times variable was ranked top 5 for ML prediction for health insurance coverage and </w:t>
      </w:r>
      <w:commentRangeStart w:id="230"/>
      <w:commentRangeStart w:id="231"/>
      <w:r>
        <w:rPr>
          <w:b/>
          <w:lang w:val="en-US"/>
        </w:rPr>
        <w:t>take-up of health services</w:t>
      </w:r>
      <w:commentRangeEnd w:id="230"/>
      <w:r w:rsidR="00F25221">
        <w:rPr>
          <w:rStyle w:val="CommentReference"/>
        </w:rPr>
        <w:commentReference w:id="230"/>
      </w:r>
      <w:commentRangeEnd w:id="231"/>
      <w:r w:rsidR="0091499C">
        <w:rPr>
          <w:rStyle w:val="CommentReference"/>
        </w:rPr>
        <w:commentReference w:id="231"/>
      </w:r>
    </w:p>
    <w:p w14:paraId="74D194BC" w14:textId="29110F69" w:rsidR="00C81535" w:rsidRDefault="001164E9" w:rsidP="00C81535">
      <w:pPr>
        <w:pStyle w:val="NoSpacing"/>
        <w:spacing w:after="120"/>
        <w:rPr>
          <w:noProof/>
          <w:sz w:val="20"/>
          <w:lang w:val="en-US"/>
        </w:rPr>
      </w:pPr>
      <w:ins w:id="232" w:author="Scherrer  Beat" w:date="2025-06-02T18:15:00Z" w16du:dateUtc="2025-06-02T16:15:00Z">
        <w:r w:rsidRPr="001164E9">
          <w:rPr>
            <w:noProof/>
          </w:rPr>
          <w:t xml:space="preserve"> </w:t>
        </w:r>
      </w:ins>
      <w:ins w:id="233" w:author="Scherrer  Beat" w:date="2025-06-02T18:17:00Z" w16du:dateUtc="2025-06-02T16:17:00Z">
        <w:r>
          <w:rPr>
            <w:noProof/>
          </w:rPr>
          <w:drawing>
            <wp:inline distT="0" distB="0" distL="0" distR="0" wp14:anchorId="0D97B0A7" wp14:editId="33F4814C">
              <wp:extent cx="2971800" cy="3114073"/>
              <wp:effectExtent l="0" t="0" r="0" b="0"/>
              <wp:docPr id="15474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3586" cy="3136902"/>
                      </a:xfrm>
                      <a:prstGeom prst="rect">
                        <a:avLst/>
                      </a:prstGeom>
                      <a:noFill/>
                    </pic:spPr>
                  </pic:pic>
                </a:graphicData>
              </a:graphic>
            </wp:inline>
          </w:drawing>
        </w:r>
      </w:ins>
      <w:r w:rsidR="0058567D">
        <w:rPr>
          <w:noProof/>
        </w:rPr>
        <w:drawing>
          <wp:inline distT="0" distB="0" distL="0" distR="0" wp14:anchorId="0CFA6AA1" wp14:editId="08D32CDC">
            <wp:extent cx="2647950" cy="3257924"/>
            <wp:effectExtent l="0" t="0" r="0" b="0"/>
            <wp:docPr id="560188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6074" cy="3280224"/>
                    </a:xfrm>
                    <a:prstGeom prst="rect">
                      <a:avLst/>
                    </a:prstGeom>
                    <a:noFill/>
                  </pic:spPr>
                </pic:pic>
              </a:graphicData>
            </a:graphic>
          </wp:inline>
        </w:drawing>
      </w:r>
    </w:p>
    <w:p w14:paraId="2743DFA4" w14:textId="77777777" w:rsidR="00C81535" w:rsidRPr="001B6525" w:rsidRDefault="00C81535" w:rsidP="00C81535">
      <w:pPr>
        <w:pStyle w:val="NoSpacing"/>
        <w:numPr>
          <w:ilvl w:val="0"/>
          <w:numId w:val="11"/>
        </w:numPr>
        <w:rPr>
          <w:b/>
          <w:lang w:val="en-US"/>
        </w:rPr>
      </w:pPr>
      <w:r>
        <w:rPr>
          <w:b/>
          <w:lang w:val="en-US"/>
        </w:rPr>
        <w:t xml:space="preserve">Health insurance coverage </w:t>
      </w:r>
      <w:r>
        <w:rPr>
          <w:b/>
          <w:lang w:val="en-US"/>
        </w:rPr>
        <w:tab/>
      </w:r>
      <w:r>
        <w:rPr>
          <w:b/>
          <w:lang w:val="en-US"/>
        </w:rPr>
        <w:tab/>
      </w:r>
      <w:r>
        <w:rPr>
          <w:b/>
          <w:lang w:val="en-US"/>
        </w:rPr>
        <w:tab/>
      </w:r>
      <w:r>
        <w:rPr>
          <w:b/>
          <w:lang w:val="en-US"/>
        </w:rPr>
        <w:tab/>
      </w:r>
      <w:r>
        <w:rPr>
          <w:b/>
          <w:lang w:val="en-US"/>
        </w:rPr>
        <w:tab/>
        <w:t>(b) Visited health facility</w:t>
      </w:r>
    </w:p>
    <w:p w14:paraId="71E76D6B" w14:textId="77777777" w:rsidR="00C81535" w:rsidRDefault="00C81535" w:rsidP="00C81535">
      <w:pPr>
        <w:pStyle w:val="NoSpacing"/>
        <w:ind w:left="360"/>
        <w:contextualSpacing/>
        <w:jc w:val="left"/>
        <w:rPr>
          <w:b/>
          <w:lang w:val="en-US"/>
        </w:rPr>
      </w:pPr>
    </w:p>
    <w:p w14:paraId="565D8FB7" w14:textId="4050EC26" w:rsidR="00C81535" w:rsidRDefault="0023736C" w:rsidP="00C81535">
      <w:pPr>
        <w:pStyle w:val="NoSpacing"/>
        <w:contextualSpacing/>
        <w:jc w:val="left"/>
        <w:rPr>
          <w:b/>
          <w:lang w:val="en-US"/>
        </w:rPr>
      </w:pPr>
      <w:r>
        <w:rPr>
          <w:noProof/>
          <w:sz w:val="20"/>
          <w:lang w:val="en-US"/>
        </w:rPr>
        <w:drawing>
          <wp:inline distT="0" distB="0" distL="0" distR="0" wp14:anchorId="329DA134" wp14:editId="62DB6667">
            <wp:extent cx="2971800" cy="3437354"/>
            <wp:effectExtent l="0" t="0" r="0" b="0"/>
            <wp:docPr id="211034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7659" cy="3444131"/>
                    </a:xfrm>
                    <a:prstGeom prst="rect">
                      <a:avLst/>
                    </a:prstGeom>
                    <a:noFill/>
                  </pic:spPr>
                </pic:pic>
              </a:graphicData>
            </a:graphic>
          </wp:inline>
        </w:drawing>
      </w:r>
      <w:r w:rsidR="00C81535">
        <w:rPr>
          <w:noProof/>
          <w:sz w:val="20"/>
          <w:lang w:val="en-US"/>
        </w:rPr>
        <w:t xml:space="preserve"> </w:t>
      </w:r>
      <w:r w:rsidR="00DB292A">
        <w:rPr>
          <w:noProof/>
          <w:sz w:val="20"/>
          <w:lang w:val="en-US"/>
        </w:rPr>
        <w:drawing>
          <wp:inline distT="0" distB="0" distL="0" distR="0" wp14:anchorId="058D6471" wp14:editId="4C57B3B6">
            <wp:extent cx="2977023" cy="2895600"/>
            <wp:effectExtent l="0" t="0" r="0" b="0"/>
            <wp:docPr id="878678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023" cy="2895600"/>
                    </a:xfrm>
                    <a:prstGeom prst="rect">
                      <a:avLst/>
                    </a:prstGeom>
                    <a:noFill/>
                  </pic:spPr>
                </pic:pic>
              </a:graphicData>
            </a:graphic>
          </wp:inline>
        </w:drawing>
      </w:r>
    </w:p>
    <w:p w14:paraId="5E5F4468" w14:textId="77777777" w:rsidR="00C81535" w:rsidRPr="00085190" w:rsidRDefault="00C81535" w:rsidP="00C81535">
      <w:pPr>
        <w:pStyle w:val="NoSpacing"/>
        <w:numPr>
          <w:ilvl w:val="0"/>
          <w:numId w:val="12"/>
        </w:numPr>
        <w:contextualSpacing/>
        <w:rPr>
          <w:b/>
          <w:lang w:val="en-US"/>
        </w:rPr>
      </w:pPr>
      <w:r>
        <w:rPr>
          <w:b/>
          <w:lang w:val="en-US"/>
        </w:rPr>
        <w:t>Health f</w:t>
      </w:r>
      <w:r w:rsidRPr="00085190">
        <w:rPr>
          <w:b/>
          <w:lang w:val="en-US"/>
        </w:rPr>
        <w:t>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(d) Postnatal check</w:t>
      </w:r>
    </w:p>
    <w:p w14:paraId="07D03D53" w14:textId="77777777" w:rsidR="00C81535" w:rsidRDefault="00C81535" w:rsidP="00C81535">
      <w:pPr>
        <w:pStyle w:val="NoSpacing"/>
        <w:spacing w:after="120"/>
        <w:rPr>
          <w:noProof/>
          <w:sz w:val="20"/>
          <w:lang w:val="en-US"/>
        </w:rPr>
      </w:pPr>
    </w:p>
    <w:p w14:paraId="5ACD5013" w14:textId="118BF48B" w:rsidR="00C81535" w:rsidRDefault="00C81535" w:rsidP="00C81535">
      <w:pPr>
        <w:pStyle w:val="Comment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Pr>
          <w:lang w:val="en-US"/>
        </w:rPr>
        <w:t>the</w:t>
      </w:r>
      <w:r w:rsidRPr="003909CE">
        <w:rPr>
          <w:lang w:val="en-US"/>
        </w:rPr>
        <w:t xml:space="preserve"> ML model </w:t>
      </w:r>
      <w:r>
        <w:rPr>
          <w:lang w:val="en-US"/>
        </w:rPr>
        <w:t xml:space="preserve">used the variables as a top </w:t>
      </w:r>
      <w:r w:rsidR="004731E3">
        <w:rPr>
          <w:lang w:val="en-US"/>
        </w:rPr>
        <w:t>five</w:t>
      </w:r>
      <w:r>
        <w:rPr>
          <w:lang w:val="en-US"/>
        </w:rPr>
        <w:t xml:space="preserve"> predictor</w:t>
      </w:r>
      <w:r w:rsidRPr="003909CE">
        <w:rPr>
          <w:lang w:val="en-US"/>
        </w:rPr>
        <w:t xml:space="preserve">. </w:t>
      </w:r>
      <w:r>
        <w:rPr>
          <w:lang w:val="en-US"/>
        </w:rPr>
        <w:t>V</w:t>
      </w:r>
      <w:r w:rsidRPr="003909CE">
        <w:rPr>
          <w:lang w:val="en-US"/>
        </w:rPr>
        <w:t>ariables with a * highlight variables that are included in the classical model.</w:t>
      </w:r>
      <w:r>
        <w:rPr>
          <w:lang w:val="en-US"/>
        </w:rPr>
        <w:t xml:space="preserve"> The total number of times a variable can be ranked as top </w:t>
      </w:r>
      <w:r w:rsidR="004731E3">
        <w:rPr>
          <w:lang w:val="en-US"/>
        </w:rPr>
        <w:t>five</w:t>
      </w:r>
      <w:r>
        <w:rPr>
          <w:lang w:val="en-US"/>
        </w:rPr>
        <w:t xml:space="preserve"> is 3</w:t>
      </w:r>
      <w:r w:rsidR="004731E3">
        <w:rPr>
          <w:lang w:val="en-US"/>
        </w:rPr>
        <w:t>3</w:t>
      </w:r>
      <w:r>
        <w:rPr>
          <w:lang w:val="en-US"/>
        </w:rPr>
        <w:t xml:space="preserve"> since we include 3</w:t>
      </w:r>
      <w:r w:rsidR="004731E3">
        <w:rPr>
          <w:lang w:val="en-US"/>
        </w:rPr>
        <w:t>3</w:t>
      </w:r>
      <w:r>
        <w:rPr>
          <w:lang w:val="en-US"/>
        </w:rPr>
        <w:t xml:space="preserve"> countries in the analysis. For some variables, which were not available for all countries based on the selection criteria (see Section 3), the maximum of top </w:t>
      </w:r>
      <w:r w:rsidR="004731E3">
        <w:rPr>
          <w:lang w:val="en-US"/>
        </w:rPr>
        <w:t>five</w:t>
      </w:r>
      <w:r>
        <w:rPr>
          <w:lang w:val="en-US"/>
        </w:rPr>
        <w:t xml:space="preserve"> predictor is lower than 3</w:t>
      </w:r>
      <w:r w:rsidR="004731E3">
        <w:rPr>
          <w:lang w:val="en-US"/>
        </w:rPr>
        <w:t>3</w:t>
      </w:r>
      <w:r>
        <w:rPr>
          <w:lang w:val="en-US"/>
        </w:rPr>
        <w:t xml:space="preserve">. A detailed description of the variables </w:t>
      </w:r>
      <w:r>
        <w:rPr>
          <w:lang w:val="en-US"/>
        </w:rPr>
        <w:lastRenderedPageBreak/>
        <w:t>and the availability per country can be found in Appendix Table A.1. The table on country level and with the variable importance score can be found in Appendix Table A.2 – A.4.</w:t>
      </w:r>
    </w:p>
    <w:p w14:paraId="6EA81030" w14:textId="4081EB29" w:rsidR="00C81535" w:rsidRDefault="00C81535" w:rsidP="00C81535">
      <w:pPr>
        <w:pStyle w:val="CommentText"/>
        <w:spacing w:after="0"/>
        <w:jc w:val="left"/>
        <w:rPr>
          <w:lang w:val="en-US"/>
        </w:rPr>
      </w:pPr>
    </w:p>
    <w:p w14:paraId="5327691F" w14:textId="77777777" w:rsidR="00C81535" w:rsidRDefault="00C81535" w:rsidP="00C81535">
      <w:pPr>
        <w:pStyle w:val="CommentText"/>
        <w:spacing w:after="0"/>
        <w:jc w:val="left"/>
        <w:rPr>
          <w:lang w:val="en-US"/>
        </w:rPr>
      </w:pPr>
    </w:p>
    <w:p w14:paraId="32F1D03B" w14:textId="27D97F08" w:rsidR="003C2386" w:rsidRPr="00F25221" w:rsidRDefault="003C2386" w:rsidP="003C2386">
      <w:pPr>
        <w:pStyle w:val="Heading2"/>
        <w:rPr>
          <w:rFonts w:ascii="Garamond" w:hAnsi="Garamond"/>
          <w:color w:val="auto"/>
          <w:lang w:val="en-US"/>
        </w:rPr>
      </w:pPr>
      <w:r>
        <w:rPr>
          <w:rFonts w:ascii="Garamond" w:hAnsi="Garamond"/>
          <w:color w:val="auto"/>
          <w:lang w:val="en-US"/>
        </w:rPr>
        <w:t>4.</w:t>
      </w:r>
      <w:r w:rsidR="00F25221">
        <w:rPr>
          <w:rFonts w:ascii="Garamond" w:hAnsi="Garamond"/>
          <w:color w:val="auto"/>
          <w:lang w:val="en-US"/>
        </w:rPr>
        <w:t xml:space="preserve">3 </w:t>
      </w:r>
      <w:r w:rsidR="00C81535" w:rsidRPr="003C2386">
        <w:rPr>
          <w:rFonts w:ascii="Garamond" w:hAnsi="Garamond"/>
          <w:color w:val="auto"/>
          <w:lang w:val="en-US"/>
        </w:rPr>
        <w:t>Small-Scale predictions of health insurance coverage and take-up of health services</w:t>
      </w:r>
    </w:p>
    <w:p w14:paraId="094B581E" w14:textId="3D74CD22" w:rsidR="00C81535" w:rsidRPr="00011FF8" w:rsidRDefault="00C81535" w:rsidP="00C81535">
      <w:pPr>
        <w:spacing w:after="120" w:line="360" w:lineRule="auto"/>
        <w:ind w:firstLine="284"/>
        <w:rPr>
          <w:rFonts w:cs="Times New Roman"/>
          <w:lang w:val="en-US"/>
        </w:rPr>
      </w:pPr>
      <w:r w:rsidRPr="00011FF8">
        <w:rPr>
          <w:rFonts w:cs="Times New Roman"/>
          <w:lang w:val="en-US"/>
        </w:rPr>
        <w:t xml:space="preserve">Many nationally representative surveys </w:t>
      </w:r>
      <w:r w:rsidR="00372542">
        <w:rPr>
          <w:rFonts w:cs="Times New Roman"/>
          <w:lang w:val="en-US"/>
        </w:rPr>
        <w:t xml:space="preserve">that </w:t>
      </w:r>
      <w:r w:rsidRPr="00011FF8">
        <w:rPr>
          <w:rFonts w:cs="Times New Roman"/>
          <w:lang w:val="en-US"/>
        </w:rPr>
        <w:t xml:space="preserve">contain important information </w:t>
      </w:r>
      <w:r w:rsidR="00372542">
        <w:rPr>
          <w:rFonts w:cs="Times New Roman"/>
          <w:lang w:val="en-US"/>
        </w:rPr>
        <w:t>on</w:t>
      </w:r>
      <w:r w:rsidRPr="00011FF8">
        <w:rPr>
          <w:rFonts w:cs="Times New Roman"/>
          <w:lang w:val="en-US"/>
        </w:rPr>
        <w:t xml:space="preserve"> health insurance coverage and take</w:t>
      </w:r>
      <w:r>
        <w:rPr>
          <w:rFonts w:cs="Times New Roman"/>
          <w:lang w:val="en-US"/>
        </w:rPr>
        <w:t>-</w:t>
      </w:r>
      <w:r w:rsidRPr="00011FF8">
        <w:rPr>
          <w:rFonts w:cs="Times New Roman"/>
          <w:lang w:val="en-US"/>
        </w:rPr>
        <w:t>up of health services, such as the DHS survey, are only representative</w:t>
      </w:r>
      <w:r w:rsidR="00372542">
        <w:rPr>
          <w:rFonts w:cs="Times New Roman"/>
          <w:lang w:val="en-US"/>
        </w:rPr>
        <w:t xml:space="preserve"> at</w:t>
      </w:r>
      <w:r w:rsidRPr="00011FF8">
        <w:rPr>
          <w:rFonts w:cs="Times New Roman"/>
          <w:lang w:val="en-US"/>
        </w:rPr>
        <w:t xml:space="preserve"> </w:t>
      </w:r>
      <w:r>
        <w:rPr>
          <w:rFonts w:cs="Times New Roman"/>
          <w:lang w:val="en-US"/>
        </w:rPr>
        <w:t xml:space="preserve">the </w:t>
      </w:r>
      <w:r w:rsidRPr="00011FF8">
        <w:rPr>
          <w:rFonts w:cs="Times New Roman"/>
          <w:lang w:val="en-US"/>
        </w:rPr>
        <w:t xml:space="preserve">regional level and not </w:t>
      </w:r>
      <w:r w:rsidR="00372542">
        <w:rPr>
          <w:rFonts w:cs="Times New Roman"/>
          <w:lang w:val="en-US"/>
        </w:rPr>
        <w:t>at</w:t>
      </w:r>
      <w:r w:rsidRPr="00011FF8">
        <w:rPr>
          <w:rFonts w:cs="Times New Roman"/>
          <w:lang w:val="en-US"/>
        </w:rPr>
        <w:t xml:space="preserve"> the lower administrative levels. On the contrary, large-scale </w:t>
      </w:r>
      <w:r>
        <w:rPr>
          <w:rFonts w:cs="Times New Roman"/>
          <w:lang w:val="en-US"/>
        </w:rPr>
        <w:t xml:space="preserve">surveys </w:t>
      </w:r>
      <w:r w:rsidR="00372542">
        <w:rPr>
          <w:rFonts w:cs="Times New Roman"/>
          <w:lang w:val="en-US"/>
        </w:rPr>
        <w:t xml:space="preserve">that are </w:t>
      </w:r>
      <w:r>
        <w:rPr>
          <w:rFonts w:cs="Times New Roman"/>
          <w:lang w:val="en-US"/>
        </w:rPr>
        <w:t>representative</w:t>
      </w:r>
      <w:r w:rsidR="00372542">
        <w:rPr>
          <w:rFonts w:cs="Times New Roman"/>
          <w:lang w:val="en-US"/>
        </w:rPr>
        <w:t xml:space="preserve"> at</w:t>
      </w:r>
      <w:r>
        <w:rPr>
          <w:rFonts w:cs="Times New Roman"/>
          <w:lang w:val="en-US"/>
        </w:rPr>
        <w:t xml:space="preserve"> the district level, such as the census, </w:t>
      </w:r>
      <w:r w:rsidRPr="00011FF8">
        <w:rPr>
          <w:rFonts w:cs="Times New Roman"/>
          <w:lang w:val="en-US"/>
        </w:rPr>
        <w:t xml:space="preserve">do not </w:t>
      </w:r>
      <w:r w:rsidR="00372542">
        <w:rPr>
          <w:rFonts w:cs="Times New Roman"/>
          <w:lang w:val="en-US"/>
        </w:rPr>
        <w:t>include detailed</w:t>
      </w:r>
      <w:r w:rsidRPr="00011FF8">
        <w:rPr>
          <w:rFonts w:cs="Times New Roman"/>
          <w:lang w:val="en-US"/>
        </w:rPr>
        <w:t xml:space="preserve"> health-related information. Based on the improved prediction with ML models,</w:t>
      </w:r>
      <w:r>
        <w:rPr>
          <w:rFonts w:cs="Times New Roman"/>
          <w:lang w:val="en-US"/>
        </w:rPr>
        <w:t xml:space="preserve"> as shown in Section 4.1,</w:t>
      </w:r>
      <w:r w:rsidRPr="00011FF8">
        <w:rPr>
          <w:rFonts w:cs="Times New Roman"/>
          <w:lang w:val="en-US"/>
        </w:rPr>
        <w:t xml:space="preserve"> </w:t>
      </w:r>
      <w:r w:rsidR="00372542" w:rsidRPr="00372542">
        <w:rPr>
          <w:rFonts w:cs="Times New Roman"/>
          <w:lang w:val="en-US"/>
        </w:rPr>
        <w:t>in this section we perform out-of-sample prediction with census data to gain insights at a lower administrative level for the whole population.</w:t>
      </w:r>
    </w:p>
    <w:p w14:paraId="2A8027C1" w14:textId="57046B69" w:rsidR="00C81535" w:rsidRDefault="00C81535" w:rsidP="00C81535">
      <w:pPr>
        <w:spacing w:after="120" w:line="360" w:lineRule="auto"/>
        <w:ind w:firstLine="284"/>
        <w:rPr>
          <w:rFonts w:cs="Times New Roman"/>
          <w:lang w:val="en-US"/>
        </w:rPr>
      </w:pPr>
      <w:commentRangeStart w:id="234"/>
      <w:r w:rsidRPr="00011FF8">
        <w:rPr>
          <w:rFonts w:cs="Times New Roman"/>
          <w:lang w:val="en-US"/>
        </w:rPr>
        <w:t xml:space="preserve">Figure 3 shows </w:t>
      </w:r>
      <w:commentRangeEnd w:id="234"/>
      <w:r>
        <w:rPr>
          <w:rStyle w:val="CommentReference"/>
          <w:rFonts w:cs="Arial"/>
        </w:rPr>
        <w:commentReference w:id="234"/>
      </w:r>
      <w:r w:rsidR="006A2BF9">
        <w:rPr>
          <w:rFonts w:cs="Times New Roman"/>
        </w:rPr>
        <w:t xml:space="preserve">…. </w:t>
      </w:r>
      <w:r w:rsidR="009E02D9">
        <w:rPr>
          <w:rFonts w:cs="Times New Roman"/>
        </w:rPr>
        <w:t xml:space="preserve">See our </w:t>
      </w:r>
      <w:hyperlink r:id="rId22" w:history="1">
        <w:r w:rsidR="009E02D9" w:rsidRPr="009E02D9">
          <w:rPr>
            <w:rStyle w:val="Hyperlink"/>
            <w:rFonts w:cs="Times New Roman"/>
          </w:rPr>
          <w:t>gitlab repository</w:t>
        </w:r>
      </w:hyperlink>
      <w:r w:rsidR="009E02D9">
        <w:rPr>
          <w:rFonts w:cs="Times New Roman"/>
        </w:rPr>
        <w:t xml:space="preserve"> for the CENSUS and DHS maps of all remaining countries.</w:t>
      </w:r>
    </w:p>
    <w:p w14:paraId="3DBE3813" w14:textId="4AEBFC64" w:rsidR="00C81535" w:rsidRPr="00C81535" w:rsidRDefault="00C81535" w:rsidP="00C81535">
      <w:pPr>
        <w:spacing w:after="120" w:line="360" w:lineRule="auto"/>
        <w:ind w:firstLine="284"/>
        <w:rPr>
          <w:rFonts w:cs="Times New Roman"/>
          <w:highlight w:val="yellow"/>
          <w:lang w:val="en-US"/>
        </w:rPr>
      </w:pPr>
      <w:commentRangeStart w:id="235"/>
      <w:r w:rsidRPr="00011FF8">
        <w:rPr>
          <w:rFonts w:cs="Times New Roman"/>
          <w:lang w:val="en-US"/>
        </w:rPr>
        <w:t>We d</w:t>
      </w:r>
      <w:commentRangeEnd w:id="235"/>
      <w:r>
        <w:rPr>
          <w:rStyle w:val="CommentReference"/>
          <w:rFonts w:cs="Arial"/>
        </w:rPr>
        <w:commentReference w:id="235"/>
      </w:r>
      <w:r w:rsidRPr="00011FF8">
        <w:rPr>
          <w:rFonts w:cs="Times New Roman"/>
          <w:lang w:val="en-US"/>
        </w:rPr>
        <w:t>etect that the three countries with a particularly high within-country variance for the outcomes are Kenya, South Africa, and Nigeria, whereas in Congo, Sierra Leone, and Madagascar</w:t>
      </w:r>
      <w:r w:rsidRPr="00011FF8">
        <w:rPr>
          <w:rFonts w:cs="Times New Roman"/>
        </w:rPr>
        <w:t xml:space="preserve"> </w:t>
      </w:r>
      <w:r w:rsidRPr="00011FF8">
        <w:rPr>
          <w:rFonts w:cs="Times New Roman"/>
          <w:lang w:val="en-US"/>
        </w:rPr>
        <w:t>we find the lowest within-country variation. Figure A.</w:t>
      </w:r>
      <w:r>
        <w:rPr>
          <w:rFonts w:cs="Times New Roman"/>
          <w:lang w:val="en-US"/>
        </w:rPr>
        <w:t>3</w:t>
      </w:r>
      <w:r w:rsidRPr="00011FF8">
        <w:rPr>
          <w:rFonts w:cs="Times New Roman"/>
          <w:lang w:val="en-US"/>
        </w:rPr>
        <w:t xml:space="preserve"> shows the zoomed-in country map of two countries with large within-country variance, Kenya and Nigeria. In both cases, we find that especially the highly populated regions, often the regions of the capital city, have the higher health insurance coverage rates. This result emphasizes that rural regions still face barriers to being financially protected by a health insurance scheme. On the contrary, the district distribution of the three health service outcomes reveal that even though financial protection by a health insurance scheme is different in more rural areas; in some districts, usage of a health services is still high. The examples of Kenya and Nigeria show that the rate was even higher in some rural areas than in more urbanized ones. </w:t>
      </w:r>
    </w:p>
    <w:p w14:paraId="417DE015" w14:textId="77777777" w:rsidR="00266CA7" w:rsidRDefault="00C81535" w:rsidP="00266CA7">
      <w:pPr>
        <w:spacing w:after="120" w:line="240" w:lineRule="auto"/>
        <w:rPr>
          <w:rFonts w:cs="Times New Roman"/>
          <w:b/>
          <w:lang w:val="en-US"/>
        </w:rPr>
      </w:pPr>
      <w:commentRangeStart w:id="236"/>
      <w:r w:rsidRPr="00011FF8">
        <w:rPr>
          <w:rFonts w:cs="Times New Roman"/>
          <w:b/>
          <w:lang w:val="en-US"/>
        </w:rPr>
        <w:t>Figure 3</w:t>
      </w:r>
      <w:commentRangeEnd w:id="236"/>
      <w:r w:rsidR="00C003D4">
        <w:rPr>
          <w:rStyle w:val="CommentReference"/>
        </w:rPr>
        <w:commentReference w:id="236"/>
      </w:r>
      <w:r w:rsidRPr="00011FF8">
        <w:rPr>
          <w:rFonts w:cs="Times New Roman"/>
          <w:b/>
          <w:lang w:val="en-US"/>
        </w:rPr>
        <w:t>: Comparison of average health insurance coverage</w:t>
      </w:r>
      <w:r>
        <w:rPr>
          <w:rFonts w:cs="Times New Roman"/>
          <w:b/>
          <w:lang w:val="en-US"/>
        </w:rPr>
        <w:t xml:space="preserve"> and take-up of health services</w:t>
      </w:r>
      <w:r w:rsidRPr="00011FF8">
        <w:rPr>
          <w:rFonts w:cs="Times New Roman"/>
          <w:b/>
          <w:lang w:val="en-US"/>
        </w:rPr>
        <w:t xml:space="preserve"> based on DHS and Census Data</w:t>
      </w:r>
      <w:r>
        <w:rPr>
          <w:rFonts w:cs="Times New Roman"/>
          <w:b/>
          <w:lang w:val="en-US"/>
        </w:rPr>
        <w:t>, Ghana</w:t>
      </w:r>
    </w:p>
    <w:p w14:paraId="43538BBB" w14:textId="7D2A26B6" w:rsidR="00266CA7" w:rsidRPr="00447AE9" w:rsidRDefault="00266CA7">
      <w:pPr>
        <w:pStyle w:val="ListParagraph"/>
        <w:numPr>
          <w:ilvl w:val="0"/>
          <w:numId w:val="21"/>
        </w:numPr>
        <w:spacing w:after="120" w:line="240" w:lineRule="auto"/>
        <w:rPr>
          <w:rFonts w:eastAsia="Times New Roman" w:cs="Times New Roman"/>
          <w:b/>
          <w:bCs/>
          <w:noProof/>
        </w:rPr>
        <w:pPrChange w:id="237" w:author="Scherrer  Beat" w:date="2025-06-26T18:50:00Z" w16du:dateUtc="2025-06-26T16:50:00Z">
          <w:pPr>
            <w:spacing w:after="120" w:line="240" w:lineRule="auto"/>
            <w:jc w:val="center"/>
          </w:pPr>
        </w:pPrChange>
      </w:pPr>
      <w:r>
        <w:rPr>
          <w:rFonts w:eastAsia="Times New Roman" w:cs="Times New Roman"/>
          <w:b/>
          <w:bCs/>
          <w:noProof/>
        </w:rPr>
        <w:t>Health insurance coverage</w:t>
      </w:r>
    </w:p>
    <w:p w14:paraId="78061528" w14:textId="077E8CAB" w:rsidR="00C81535" w:rsidRPr="00011FF8" w:rsidRDefault="00266CA7" w:rsidP="00C81535">
      <w:pPr>
        <w:spacing w:after="120" w:line="240" w:lineRule="auto"/>
        <w:jc w:val="center"/>
        <w:rPr>
          <w:rFonts w:cs="Times New Roman"/>
          <w:noProof/>
        </w:rPr>
      </w:pPr>
      <w:r>
        <w:rPr>
          <w:rFonts w:cs="Times New Roman"/>
          <w:noProof/>
        </w:rPr>
        <w:drawing>
          <wp:inline distT="0" distB="0" distL="0" distR="0" wp14:anchorId="79C66383" wp14:editId="293DE9B8">
            <wp:extent cx="2002487" cy="2002487"/>
            <wp:effectExtent l="0" t="0" r="0" b="0"/>
            <wp:docPr id="18184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0952" cy="2020952"/>
                    </a:xfrm>
                    <a:prstGeom prst="rect">
                      <a:avLst/>
                    </a:prstGeom>
                    <a:noFill/>
                    <a:ln>
                      <a:noFill/>
                    </a:ln>
                  </pic:spPr>
                </pic:pic>
              </a:graphicData>
            </a:graphic>
          </wp:inline>
        </w:drawing>
      </w:r>
      <w:r w:rsidR="00C81535" w:rsidRPr="00011FF8">
        <w:rPr>
          <w:rFonts w:cs="Times New Roman"/>
        </w:rPr>
        <w:t xml:space="preserve">  </w:t>
      </w:r>
      <w:r w:rsidR="008F0C3D" w:rsidRPr="008F0C3D">
        <w:rPr>
          <w:noProof/>
        </w:rPr>
        <w:t xml:space="preserve"> </w:t>
      </w:r>
      <w:r>
        <w:rPr>
          <w:rFonts w:cs="Times New Roman"/>
          <w:noProof/>
          <w:sz w:val="18"/>
          <w:szCs w:val="18"/>
          <w:lang w:val="en-US"/>
        </w:rPr>
        <w:drawing>
          <wp:inline distT="0" distB="0" distL="0" distR="0" wp14:anchorId="384A1725" wp14:editId="2DFDC829">
            <wp:extent cx="2003508" cy="2003508"/>
            <wp:effectExtent l="0" t="0" r="0" b="0"/>
            <wp:docPr id="1898400734" name="Picture 2" descr="A map of ghana with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0734" name="Picture 2" descr="A map of ghana with different shades of orang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13278" cy="2013278"/>
                    </a:xfrm>
                    <a:prstGeom prst="rect">
                      <a:avLst/>
                    </a:prstGeom>
                    <a:noFill/>
                    <a:ln>
                      <a:noFill/>
                    </a:ln>
                  </pic:spPr>
                </pic:pic>
              </a:graphicData>
            </a:graphic>
          </wp:inline>
        </w:drawing>
      </w:r>
      <w:r>
        <w:rPr>
          <w:noProof/>
          <w:lang w:val="en-US"/>
        </w:rPr>
        <w:drawing>
          <wp:inline distT="0" distB="0" distL="0" distR="0" wp14:anchorId="1CE74062" wp14:editId="40CDB0A0">
            <wp:extent cx="2003205" cy="2003205"/>
            <wp:effectExtent l="0" t="0" r="0" b="0"/>
            <wp:docPr id="831783212" name="Picture 3" descr="A map of ghana with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83212" name="Picture 3" descr="A map of ghana with a temperatur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13530" cy="2013530"/>
                    </a:xfrm>
                    <a:prstGeom prst="rect">
                      <a:avLst/>
                    </a:prstGeom>
                    <a:noFill/>
                    <a:ln>
                      <a:noFill/>
                    </a:ln>
                  </pic:spPr>
                </pic:pic>
              </a:graphicData>
            </a:graphic>
          </wp:inline>
        </w:drawing>
      </w:r>
    </w:p>
    <w:p w14:paraId="1C668A28" w14:textId="77629F1D" w:rsidR="00C81535" w:rsidRDefault="00C81535" w:rsidP="00266CA7">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sidR="00266CA7">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4D569B0C" w14:textId="77777777" w:rsidR="00266CA7" w:rsidRDefault="00266CA7" w:rsidP="00266CA7">
      <w:pPr>
        <w:spacing w:after="120" w:line="240" w:lineRule="auto"/>
        <w:rPr>
          <w:rFonts w:cs="Times New Roman"/>
          <w:noProof/>
          <w:sz w:val="18"/>
          <w:szCs w:val="18"/>
        </w:rPr>
      </w:pPr>
    </w:p>
    <w:p w14:paraId="0D362000" w14:textId="40D79D77" w:rsidR="00266CA7" w:rsidRPr="001B6525" w:rsidRDefault="00266CA7" w:rsidP="00266CA7">
      <w:pPr>
        <w:pStyle w:val="NoSpacing"/>
        <w:numPr>
          <w:ilvl w:val="0"/>
          <w:numId w:val="21"/>
        </w:numPr>
        <w:rPr>
          <w:b/>
          <w:lang w:val="en-US"/>
        </w:rPr>
      </w:pPr>
      <w:r>
        <w:rPr>
          <w:b/>
          <w:lang w:val="en-US"/>
        </w:rPr>
        <w:t>Visited health facility</w:t>
      </w:r>
    </w:p>
    <w:p w14:paraId="573AC253" w14:textId="2528F8BF" w:rsidR="00266CA7" w:rsidRDefault="00266CA7" w:rsidP="00266CA7">
      <w:pPr>
        <w:spacing w:after="120" w:line="240" w:lineRule="auto"/>
        <w:rPr>
          <w:rFonts w:cs="Times New Roman"/>
          <w:noProof/>
          <w:sz w:val="18"/>
          <w:szCs w:val="18"/>
        </w:rPr>
      </w:pPr>
    </w:p>
    <w:p w14:paraId="6D6C9914" w14:textId="41971E22" w:rsidR="00615C0C" w:rsidRDefault="00615C0C" w:rsidP="00266CA7">
      <w:pPr>
        <w:spacing w:after="120" w:line="240" w:lineRule="auto"/>
        <w:rPr>
          <w:rFonts w:cs="Times New Roman"/>
          <w:noProof/>
          <w:sz w:val="18"/>
          <w:szCs w:val="18"/>
        </w:rPr>
      </w:pPr>
      <w:r>
        <w:rPr>
          <w:rFonts w:cs="Times New Roman"/>
          <w:noProof/>
          <w:sz w:val="18"/>
          <w:szCs w:val="18"/>
        </w:rPr>
        <w:lastRenderedPageBreak/>
        <w:drawing>
          <wp:inline distT="0" distB="0" distL="0" distR="0" wp14:anchorId="15976DB7" wp14:editId="2E7555E3">
            <wp:extent cx="2003452" cy="2003452"/>
            <wp:effectExtent l="0" t="0" r="0" b="0"/>
            <wp:docPr id="1029426026" name="Picture 5" descr="A map of ghana with different shades of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26026" name="Picture 5" descr="A map of ghana with different shades of orang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20663" cy="2020663"/>
                    </a:xfrm>
                    <a:prstGeom prst="rect">
                      <a:avLst/>
                    </a:prstGeom>
                    <a:noFill/>
                    <a:ln>
                      <a:noFill/>
                    </a:ln>
                  </pic:spPr>
                </pic:pic>
              </a:graphicData>
            </a:graphic>
          </wp:inline>
        </w:drawing>
      </w:r>
      <w:r>
        <w:rPr>
          <w:rFonts w:cs="Times New Roman"/>
          <w:noProof/>
          <w:sz w:val="18"/>
          <w:szCs w:val="18"/>
        </w:rPr>
        <w:drawing>
          <wp:inline distT="0" distB="0" distL="0" distR="0" wp14:anchorId="1E203379" wp14:editId="64C9D821">
            <wp:extent cx="1987302" cy="1987302"/>
            <wp:effectExtent l="0" t="0" r="0" b="0"/>
            <wp:docPr id="853168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99685" cy="1999685"/>
                    </a:xfrm>
                    <a:prstGeom prst="rect">
                      <a:avLst/>
                    </a:prstGeom>
                    <a:noFill/>
                    <a:ln>
                      <a:noFill/>
                    </a:ln>
                  </pic:spPr>
                </pic:pic>
              </a:graphicData>
            </a:graphic>
          </wp:inline>
        </w:drawing>
      </w:r>
      <w:r>
        <w:rPr>
          <w:rFonts w:cs="Times New Roman"/>
          <w:noProof/>
          <w:sz w:val="18"/>
          <w:szCs w:val="18"/>
        </w:rPr>
        <w:drawing>
          <wp:inline distT="0" distB="0" distL="0" distR="0" wp14:anchorId="1FC14E7C" wp14:editId="49C6A58C">
            <wp:extent cx="1987385" cy="1987385"/>
            <wp:effectExtent l="0" t="0" r="0" b="0"/>
            <wp:docPr id="1629544529" name="Picture 7" descr="A map of ghana with a number of perc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4529" name="Picture 7" descr="A map of ghana with a number of percen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03222" cy="2003222"/>
                    </a:xfrm>
                    <a:prstGeom prst="rect">
                      <a:avLst/>
                    </a:prstGeom>
                    <a:noFill/>
                    <a:ln>
                      <a:noFill/>
                    </a:ln>
                  </pic:spPr>
                </pic:pic>
              </a:graphicData>
            </a:graphic>
          </wp:inline>
        </w:drawing>
      </w:r>
    </w:p>
    <w:p w14:paraId="0002F1B8" w14:textId="77777777" w:rsidR="00266CA7" w:rsidRDefault="00266CA7" w:rsidP="00266CA7">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5460A548" w14:textId="77777777" w:rsidR="0055648A" w:rsidRPr="0055648A" w:rsidRDefault="0055648A" w:rsidP="00266CA7">
      <w:pPr>
        <w:spacing w:after="120" w:line="240" w:lineRule="auto"/>
        <w:rPr>
          <w:b/>
          <w:lang w:val="en-US"/>
        </w:rPr>
      </w:pPr>
    </w:p>
    <w:p w14:paraId="149930B4" w14:textId="6215DB0D" w:rsidR="00266CA7" w:rsidRDefault="0055648A" w:rsidP="0055648A">
      <w:pPr>
        <w:pStyle w:val="NoSpacing"/>
        <w:numPr>
          <w:ilvl w:val="0"/>
          <w:numId w:val="21"/>
        </w:numPr>
        <w:rPr>
          <w:b/>
          <w:lang w:val="en-US"/>
        </w:rPr>
      </w:pPr>
      <w:r w:rsidRPr="0055648A">
        <w:rPr>
          <w:b/>
          <w:lang w:val="en-US"/>
        </w:rPr>
        <w:t>Health facility-based births</w:t>
      </w:r>
      <w:r w:rsidRPr="0055648A">
        <w:rPr>
          <w:b/>
          <w:lang w:val="en-US"/>
        </w:rPr>
        <w:tab/>
      </w:r>
    </w:p>
    <w:p w14:paraId="125327B7" w14:textId="77777777" w:rsidR="0055648A" w:rsidRDefault="0055648A" w:rsidP="0055648A">
      <w:pPr>
        <w:pStyle w:val="NoSpacing"/>
        <w:rPr>
          <w:b/>
          <w:lang w:val="en-US"/>
        </w:rPr>
      </w:pPr>
    </w:p>
    <w:p w14:paraId="0120B74D" w14:textId="77BFD633" w:rsidR="0055648A" w:rsidRDefault="009E02D9" w:rsidP="0055648A">
      <w:pPr>
        <w:pStyle w:val="NoSpacing"/>
        <w:rPr>
          <w:b/>
          <w:lang w:val="en-US"/>
        </w:rPr>
      </w:pPr>
      <w:r>
        <w:rPr>
          <w:noProof/>
        </w:rPr>
        <w:drawing>
          <wp:inline distT="0" distB="0" distL="0" distR="0" wp14:anchorId="2C6AD694" wp14:editId="2B795D4E">
            <wp:extent cx="1955800" cy="1955800"/>
            <wp:effectExtent l="0" t="0" r="6350" b="6350"/>
            <wp:docPr id="1019757546" name="Picture 2" descr="A map of ghana with different shades of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7546" name="Picture 2" descr="A map of ghana with different shades of oran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63101" cy="1963101"/>
                    </a:xfrm>
                    <a:prstGeom prst="rect">
                      <a:avLst/>
                    </a:prstGeom>
                    <a:noFill/>
                    <a:ln>
                      <a:noFill/>
                    </a:ln>
                  </pic:spPr>
                </pic:pic>
              </a:graphicData>
            </a:graphic>
          </wp:inline>
        </w:drawing>
      </w:r>
      <w:r>
        <w:rPr>
          <w:noProof/>
        </w:rPr>
        <w:drawing>
          <wp:inline distT="0" distB="0" distL="0" distR="0" wp14:anchorId="202CC121" wp14:editId="35EEF6A8">
            <wp:extent cx="1955413" cy="1955413"/>
            <wp:effectExtent l="0" t="0" r="6985" b="6985"/>
            <wp:docPr id="2085222010" name="Picture 4" descr="A map of ghana with different shades of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22010" name="Picture 4" descr="A map of ghana with different shades of oran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64074" cy="1964074"/>
                    </a:xfrm>
                    <a:prstGeom prst="rect">
                      <a:avLst/>
                    </a:prstGeom>
                    <a:noFill/>
                    <a:ln>
                      <a:noFill/>
                    </a:ln>
                  </pic:spPr>
                </pic:pic>
              </a:graphicData>
            </a:graphic>
          </wp:inline>
        </w:drawing>
      </w:r>
      <w:r>
        <w:rPr>
          <w:noProof/>
        </w:rPr>
        <w:drawing>
          <wp:inline distT="0" distB="0" distL="0" distR="0" wp14:anchorId="1387350E" wp14:editId="1D46887D">
            <wp:extent cx="1955606" cy="1955606"/>
            <wp:effectExtent l="0" t="0" r="6985" b="6985"/>
            <wp:docPr id="7104026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2666"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63628" cy="1963628"/>
                    </a:xfrm>
                    <a:prstGeom prst="rect">
                      <a:avLst/>
                    </a:prstGeom>
                    <a:noFill/>
                    <a:ln>
                      <a:noFill/>
                    </a:ln>
                  </pic:spPr>
                </pic:pic>
              </a:graphicData>
            </a:graphic>
          </wp:inline>
        </w:drawing>
      </w:r>
    </w:p>
    <w:p w14:paraId="1B9D0349" w14:textId="77777777" w:rsidR="0055648A" w:rsidRDefault="0055648A" w:rsidP="0055648A">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563F34E6" w14:textId="77777777" w:rsidR="0055648A" w:rsidRPr="0055648A" w:rsidRDefault="0055648A" w:rsidP="0055648A">
      <w:pPr>
        <w:pStyle w:val="NoSpacing"/>
        <w:rPr>
          <w:b/>
        </w:rPr>
      </w:pPr>
    </w:p>
    <w:p w14:paraId="52AF5877" w14:textId="77777777" w:rsidR="0055648A" w:rsidRDefault="0055648A" w:rsidP="0055648A">
      <w:pPr>
        <w:pStyle w:val="NoSpacing"/>
        <w:rPr>
          <w:b/>
          <w:lang w:val="en-US"/>
        </w:rPr>
      </w:pPr>
    </w:p>
    <w:p w14:paraId="31A99DD2" w14:textId="51CA721F" w:rsidR="0055648A" w:rsidRDefault="0055648A" w:rsidP="0055648A">
      <w:pPr>
        <w:pStyle w:val="NoSpacing"/>
        <w:numPr>
          <w:ilvl w:val="0"/>
          <w:numId w:val="21"/>
        </w:numPr>
        <w:rPr>
          <w:b/>
          <w:lang w:val="en-US"/>
        </w:rPr>
      </w:pPr>
      <w:r w:rsidRPr="00085190">
        <w:rPr>
          <w:b/>
          <w:lang w:val="en-US"/>
        </w:rPr>
        <w:t>Postnatal check</w:t>
      </w:r>
    </w:p>
    <w:p w14:paraId="28CF0A97" w14:textId="77777777" w:rsidR="0055648A" w:rsidRDefault="0055648A" w:rsidP="0055648A">
      <w:pPr>
        <w:pStyle w:val="NoSpacing"/>
        <w:rPr>
          <w:b/>
          <w:lang w:val="en-US"/>
        </w:rPr>
      </w:pPr>
    </w:p>
    <w:p w14:paraId="668CE972" w14:textId="16DFF5B8" w:rsidR="0055648A" w:rsidRDefault="009E02D9" w:rsidP="0055648A">
      <w:pPr>
        <w:pStyle w:val="NoSpacing"/>
        <w:rPr>
          <w:b/>
          <w:lang w:val="en-US"/>
        </w:rPr>
      </w:pPr>
      <w:r>
        <w:rPr>
          <w:noProof/>
        </w:rPr>
        <w:drawing>
          <wp:inline distT="0" distB="0" distL="0" distR="0" wp14:anchorId="1CCDEEF7" wp14:editId="21503679">
            <wp:extent cx="1956021" cy="1956021"/>
            <wp:effectExtent l="0" t="0" r="6350" b="6350"/>
            <wp:docPr id="1124053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60437" cy="1960437"/>
                    </a:xfrm>
                    <a:prstGeom prst="rect">
                      <a:avLst/>
                    </a:prstGeom>
                    <a:noFill/>
                    <a:ln>
                      <a:noFill/>
                    </a:ln>
                  </pic:spPr>
                </pic:pic>
              </a:graphicData>
            </a:graphic>
          </wp:inline>
        </w:drawing>
      </w:r>
      <w:r>
        <w:rPr>
          <w:noProof/>
        </w:rPr>
        <w:drawing>
          <wp:inline distT="0" distB="0" distL="0" distR="0" wp14:anchorId="763D105F" wp14:editId="53D4AF26">
            <wp:extent cx="1955165" cy="1955165"/>
            <wp:effectExtent l="0" t="0" r="6985" b="6985"/>
            <wp:docPr id="1127800648" name="Picture 5" descr="A yellow map with a black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00648" name="Picture 5" descr="A yellow map with a black and white backgroun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61526" cy="1961526"/>
                    </a:xfrm>
                    <a:prstGeom prst="rect">
                      <a:avLst/>
                    </a:prstGeom>
                    <a:noFill/>
                    <a:ln>
                      <a:noFill/>
                    </a:ln>
                  </pic:spPr>
                </pic:pic>
              </a:graphicData>
            </a:graphic>
          </wp:inline>
        </w:drawing>
      </w:r>
      <w:r>
        <w:rPr>
          <w:noProof/>
        </w:rPr>
        <w:drawing>
          <wp:inline distT="0" distB="0" distL="0" distR="0" wp14:anchorId="0F401AA4" wp14:editId="759E4547">
            <wp:extent cx="1956352" cy="1956352"/>
            <wp:effectExtent l="0" t="0" r="6350" b="6350"/>
            <wp:docPr id="1070282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2235"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65664" cy="1965664"/>
                    </a:xfrm>
                    <a:prstGeom prst="rect">
                      <a:avLst/>
                    </a:prstGeom>
                    <a:noFill/>
                    <a:ln>
                      <a:noFill/>
                    </a:ln>
                  </pic:spPr>
                </pic:pic>
              </a:graphicData>
            </a:graphic>
          </wp:inline>
        </w:drawing>
      </w:r>
    </w:p>
    <w:p w14:paraId="4C2C47BE" w14:textId="77777777" w:rsidR="0055648A" w:rsidRDefault="0055648A" w:rsidP="0055648A">
      <w:pPr>
        <w:spacing w:after="120" w:line="240" w:lineRule="auto"/>
        <w:rPr>
          <w:rFonts w:cs="Times New Roman"/>
          <w:noProof/>
          <w:sz w:val="18"/>
          <w:szCs w:val="18"/>
        </w:rPr>
      </w:pPr>
      <w:r w:rsidRPr="00011FF8">
        <w:rPr>
          <w:rFonts w:cs="Times New Roman"/>
          <w:noProof/>
          <w:sz w:val="18"/>
          <w:szCs w:val="18"/>
        </w:rPr>
        <w:t>(a) Measured in DHS</w:t>
      </w:r>
      <w:r w:rsidRPr="004B1E5C">
        <w:rPr>
          <w:rFonts w:cs="Times New Roman"/>
          <w:noProof/>
          <w:sz w:val="18"/>
          <w:szCs w:val="18"/>
        </w:rPr>
        <w:t xml:space="preserve">, regional level </w:t>
      </w:r>
      <w:r>
        <w:rPr>
          <w:rFonts w:cs="Times New Roman"/>
          <w:noProof/>
          <w:sz w:val="18"/>
          <w:szCs w:val="18"/>
        </w:rPr>
        <w:tab/>
      </w:r>
      <w:r>
        <w:rPr>
          <w:rFonts w:cs="Times New Roman"/>
          <w:noProof/>
          <w:sz w:val="18"/>
          <w:szCs w:val="18"/>
        </w:rPr>
        <w:tab/>
      </w:r>
      <w:r w:rsidRPr="00011FF8">
        <w:rPr>
          <w:rFonts w:cs="Times New Roman"/>
          <w:noProof/>
          <w:sz w:val="18"/>
          <w:szCs w:val="18"/>
        </w:rPr>
        <w:t xml:space="preserve">(b) ML prediction with DHS data </w:t>
      </w:r>
      <w:r>
        <w:rPr>
          <w:rFonts w:cs="Times New Roman"/>
          <w:noProof/>
          <w:sz w:val="18"/>
          <w:szCs w:val="18"/>
        </w:rPr>
        <w:tab/>
      </w:r>
      <w:r w:rsidRPr="00011FF8">
        <w:rPr>
          <w:rFonts w:cs="Times New Roman"/>
          <w:noProof/>
          <w:sz w:val="18"/>
          <w:szCs w:val="18"/>
        </w:rPr>
        <w:t>(</w:t>
      </w:r>
      <w:r w:rsidRPr="004B1E5C">
        <w:rPr>
          <w:rFonts w:cs="Times New Roman"/>
          <w:noProof/>
          <w:sz w:val="18"/>
          <w:szCs w:val="18"/>
        </w:rPr>
        <w:t>c</w:t>
      </w:r>
      <w:r w:rsidRPr="00011FF8">
        <w:rPr>
          <w:rFonts w:cs="Times New Roman"/>
          <w:noProof/>
          <w:sz w:val="18"/>
          <w:szCs w:val="18"/>
        </w:rPr>
        <w:t>) ML prediction with CENSUS data</w:t>
      </w:r>
    </w:p>
    <w:p w14:paraId="24CEE64B" w14:textId="12726F3D" w:rsidR="00C81535" w:rsidRDefault="00C81535" w:rsidP="00C81535">
      <w:pPr>
        <w:spacing w:after="0" w:line="240" w:lineRule="auto"/>
        <w:rPr>
          <w:rFonts w:cs="Times New Roman"/>
          <w:sz w:val="18"/>
          <w:szCs w:val="18"/>
          <w:lang w:val="en-US"/>
        </w:rPr>
      </w:pPr>
      <w:r w:rsidRPr="00011FF8">
        <w:rPr>
          <w:rFonts w:cs="Times New Roman"/>
          <w:sz w:val="18"/>
          <w:szCs w:val="18"/>
          <w:lang w:val="en-US"/>
        </w:rPr>
        <w:t>Note: The figures show exemplary for the case of Ghana (a) the reported regional (admin 1 level) averages in the DHS data, (</w:t>
      </w:r>
      <w:r>
        <w:rPr>
          <w:rFonts w:cs="Times New Roman"/>
          <w:sz w:val="18"/>
          <w:szCs w:val="18"/>
          <w:lang w:val="en-US"/>
        </w:rPr>
        <w:t>b</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restricted number of variables from the DHS data, (</w:t>
      </w:r>
      <w:r>
        <w:rPr>
          <w:rFonts w:cs="Times New Roman"/>
          <w:sz w:val="18"/>
          <w:szCs w:val="18"/>
          <w:lang w:val="en-US"/>
        </w:rPr>
        <w:t>c</w:t>
      </w:r>
      <w:r w:rsidRPr="00011FF8">
        <w:rPr>
          <w:rFonts w:cs="Times New Roman"/>
          <w:sz w:val="18"/>
          <w:szCs w:val="18"/>
          <w:lang w:val="en-US"/>
        </w:rPr>
        <w:t xml:space="preserve">) the predicted district (admin 2 level) average based on the ML model with </w:t>
      </w:r>
      <w:r>
        <w:rPr>
          <w:rFonts w:cs="Times New Roman"/>
          <w:sz w:val="18"/>
          <w:szCs w:val="18"/>
          <w:lang w:val="en-US"/>
        </w:rPr>
        <w:t xml:space="preserve">a </w:t>
      </w:r>
      <w:r w:rsidRPr="00011FF8">
        <w:rPr>
          <w:rFonts w:cs="Times New Roman"/>
          <w:sz w:val="18"/>
          <w:szCs w:val="18"/>
          <w:lang w:val="en-US"/>
        </w:rPr>
        <w:t xml:space="preserve">restricted number of variables from the CENSUS data. Districts with less than 30 observations </w:t>
      </w:r>
      <w:r>
        <w:rPr>
          <w:rFonts w:cs="Times New Roman"/>
          <w:sz w:val="18"/>
          <w:szCs w:val="18"/>
          <w:lang w:val="en-US"/>
        </w:rPr>
        <w:t xml:space="preserve">in the DHS data </w:t>
      </w:r>
      <w:r w:rsidRPr="00011FF8">
        <w:rPr>
          <w:rFonts w:cs="Times New Roman"/>
          <w:sz w:val="18"/>
          <w:szCs w:val="18"/>
          <w:lang w:val="en-US"/>
        </w:rPr>
        <w:t>are labelled as NA</w:t>
      </w:r>
      <w:r>
        <w:rPr>
          <w:rFonts w:cs="Times New Roman"/>
          <w:sz w:val="18"/>
          <w:szCs w:val="18"/>
          <w:lang w:val="en-US"/>
        </w:rPr>
        <w:t xml:space="preserve"> and displayed in grey.</w:t>
      </w:r>
    </w:p>
    <w:p w14:paraId="24745260" w14:textId="1D88F376" w:rsidR="00C81535" w:rsidRDefault="00C81535" w:rsidP="00C81535">
      <w:pPr>
        <w:spacing w:after="0" w:line="240" w:lineRule="auto"/>
        <w:rPr>
          <w:rFonts w:cs="Times New Roman"/>
          <w:sz w:val="18"/>
          <w:szCs w:val="18"/>
          <w:lang w:val="en-US"/>
        </w:rPr>
      </w:pPr>
    </w:p>
    <w:p w14:paraId="2A3C3C3F" w14:textId="641E0CF7" w:rsidR="00C81535" w:rsidRDefault="00C81535" w:rsidP="00C81535">
      <w:pPr>
        <w:pStyle w:val="CommentText"/>
        <w:spacing w:after="0"/>
        <w:jc w:val="left"/>
        <w:rPr>
          <w:lang w:val="en-US"/>
        </w:rPr>
      </w:pPr>
    </w:p>
    <w:p w14:paraId="3DA9BA48" w14:textId="617824D5" w:rsidR="00847B2D" w:rsidRPr="00F34B3E" w:rsidRDefault="00847B2D" w:rsidP="00B279D9">
      <w:pPr>
        <w:pStyle w:val="Heading1"/>
        <w:numPr>
          <w:ilvl w:val="0"/>
          <w:numId w:val="4"/>
        </w:numPr>
        <w:rPr>
          <w:rFonts w:cs="Times New Roman"/>
          <w:color w:val="auto"/>
          <w:shd w:val="clear" w:color="auto" w:fill="FFFFFF"/>
          <w:lang w:val="en-US"/>
        </w:rPr>
      </w:pPr>
      <w:commentRangeStart w:id="238"/>
      <w:r w:rsidRPr="00F34B3E">
        <w:rPr>
          <w:rFonts w:cs="Times New Roman"/>
          <w:color w:val="auto"/>
          <w:shd w:val="clear" w:color="auto" w:fill="FFFFFF"/>
          <w:lang w:val="en-US"/>
        </w:rPr>
        <w:lastRenderedPageBreak/>
        <w:t>Conclusion</w:t>
      </w:r>
      <w:commentRangeEnd w:id="238"/>
      <w:r w:rsidR="003C2386">
        <w:rPr>
          <w:rStyle w:val="CommentReference"/>
          <w:rFonts w:eastAsiaTheme="minorHAnsi" w:cstheme="minorBidi"/>
          <w:color w:val="auto"/>
        </w:rPr>
        <w:commentReference w:id="238"/>
      </w:r>
    </w:p>
    <w:p w14:paraId="26A8032A" w14:textId="0CA0F533" w:rsidR="0003144A" w:rsidRPr="00F34B3E" w:rsidRDefault="00E02644" w:rsidP="0003144A">
      <w:pPr>
        <w:pStyle w:val="NoSpacing"/>
        <w:spacing w:after="120" w:line="360" w:lineRule="auto"/>
        <w:ind w:firstLine="284"/>
        <w:rPr>
          <w:lang w:val="en-US"/>
        </w:rPr>
      </w:pPr>
      <w:r w:rsidRPr="00F34B3E">
        <w:rPr>
          <w:lang w:val="en-US"/>
        </w:rPr>
        <w:t xml:space="preserve">This study addresses a crucial challenge in achieving UHC: </w:t>
      </w:r>
      <w:r w:rsidR="004D7CB6">
        <w:rPr>
          <w:lang w:val="en-US"/>
        </w:rPr>
        <w:t>h</w:t>
      </w:r>
      <w:r w:rsidRPr="00F34B3E">
        <w:rPr>
          <w:lang w:val="en-US"/>
        </w:rPr>
        <w:t>ow can the included and excluded population</w:t>
      </w:r>
      <w:r w:rsidR="00F91D64" w:rsidRPr="00F34B3E">
        <w:rPr>
          <w:lang w:val="en-US"/>
        </w:rPr>
        <w:t xml:space="preserve"> of (i) health insurance coverage and (ii) basic health service</w:t>
      </w:r>
      <w:r w:rsidRPr="00F34B3E">
        <w:rPr>
          <w:lang w:val="en-US"/>
        </w:rPr>
        <w:t xml:space="preserve"> </w:t>
      </w:r>
      <w:r w:rsidR="00F91D64" w:rsidRPr="00F34B3E">
        <w:rPr>
          <w:lang w:val="en-US"/>
        </w:rPr>
        <w:t xml:space="preserve">usage </w:t>
      </w:r>
      <w:r w:rsidRPr="00F34B3E">
        <w:rPr>
          <w:lang w:val="en-US"/>
        </w:rPr>
        <w:t>be better identified?</w:t>
      </w:r>
      <w:r w:rsidR="0003144A" w:rsidRPr="00F34B3E">
        <w:rPr>
          <w:lang w:val="en-US"/>
        </w:rPr>
        <w:t xml:space="preserve"> Based </w:t>
      </w:r>
      <w:r w:rsidR="001C4FC9" w:rsidRPr="00F34B3E">
        <w:rPr>
          <w:lang w:val="en-US"/>
        </w:rPr>
        <w:t xml:space="preserve">on </w:t>
      </w:r>
      <w:r w:rsidR="00FC22A1" w:rsidRPr="00F34B3E">
        <w:rPr>
          <w:lang w:val="en-US"/>
        </w:rPr>
        <w:t xml:space="preserve">data </w:t>
      </w:r>
      <w:r w:rsidR="002C0CD7" w:rsidRPr="00F34B3E">
        <w:rPr>
          <w:lang w:val="en-US"/>
        </w:rPr>
        <w:t>from</w:t>
      </w:r>
      <w:r w:rsidR="00FC22A1" w:rsidRPr="00F34B3E">
        <w:rPr>
          <w:lang w:val="en-US"/>
        </w:rPr>
        <w:t xml:space="preserve"> 3</w:t>
      </w:r>
      <w:r w:rsidR="00F07F08">
        <w:rPr>
          <w:lang w:val="en-US"/>
        </w:rPr>
        <w:t>9</w:t>
      </w:r>
      <w:r w:rsidR="00FC22A1" w:rsidRPr="00F34B3E">
        <w:rPr>
          <w:lang w:val="en-US"/>
        </w:rPr>
        <w:t xml:space="preserve"> SSA countries</w:t>
      </w:r>
      <w:r w:rsidR="0003144A" w:rsidRPr="00F34B3E">
        <w:rPr>
          <w:lang w:val="en-US"/>
        </w:rPr>
        <w:t xml:space="preserve">, where access to financial protection and basic health care is still the most limited, </w:t>
      </w:r>
      <w:r w:rsidR="009A235C">
        <w:rPr>
          <w:lang w:val="en-US"/>
        </w:rPr>
        <w:t xml:space="preserve">in this study, </w:t>
      </w:r>
      <w:r w:rsidR="0003144A" w:rsidRPr="00F34B3E">
        <w:rPr>
          <w:lang w:val="en-US"/>
        </w:rPr>
        <w:t xml:space="preserve">we </w:t>
      </w:r>
      <w:r w:rsidR="0098288C" w:rsidRPr="00F34B3E">
        <w:rPr>
          <w:lang w:val="en-US"/>
        </w:rPr>
        <w:t xml:space="preserve">are the first </w:t>
      </w:r>
      <w:r w:rsidR="009A235C">
        <w:rPr>
          <w:lang w:val="en-US"/>
        </w:rPr>
        <w:t xml:space="preserve">to </w:t>
      </w:r>
      <w:r w:rsidR="00C7059B">
        <w:rPr>
          <w:lang w:val="en-US"/>
        </w:rPr>
        <w:t>provide</w:t>
      </w:r>
      <w:r w:rsidR="0003144A" w:rsidRPr="00F34B3E">
        <w:rPr>
          <w:lang w:val="en-US"/>
        </w:rPr>
        <w:t xml:space="preserve"> insights on </w:t>
      </w:r>
      <w:r w:rsidR="002C0CD7" w:rsidRPr="00F34B3E">
        <w:rPr>
          <w:lang w:val="en-US"/>
        </w:rPr>
        <w:t>improving</w:t>
      </w:r>
      <w:r w:rsidR="0003144A" w:rsidRPr="00F34B3E">
        <w:rPr>
          <w:lang w:val="en-US"/>
        </w:rPr>
        <w:t xml:space="preserve"> predictions </w:t>
      </w:r>
      <w:r w:rsidR="001C4FC9" w:rsidRPr="00F34B3E">
        <w:rPr>
          <w:lang w:val="en-US"/>
        </w:rPr>
        <w:t>using machine learning techniques</w:t>
      </w:r>
      <w:r w:rsidR="0098288C" w:rsidRPr="00F34B3E">
        <w:rPr>
          <w:lang w:val="en-US"/>
        </w:rPr>
        <w:t xml:space="preserve">. In addition, we </w:t>
      </w:r>
      <w:r w:rsidR="0003144A" w:rsidRPr="00F34B3E">
        <w:rPr>
          <w:lang w:val="en-US"/>
        </w:rPr>
        <w:t>enable better targeting of</w:t>
      </w:r>
      <w:r w:rsidR="003A1903" w:rsidRPr="00F34B3E">
        <w:rPr>
          <w:lang w:val="en-US"/>
        </w:rPr>
        <w:t xml:space="preserve"> the outcomes by providing a </w:t>
      </w:r>
      <w:r w:rsidR="0098288C" w:rsidRPr="00F34B3E">
        <w:rPr>
          <w:lang w:val="en-US"/>
        </w:rPr>
        <w:t xml:space="preserve">better understanding of important factors for the predictions </w:t>
      </w:r>
      <w:r w:rsidR="002C0CD7" w:rsidRPr="00F34B3E">
        <w:rPr>
          <w:lang w:val="en-US"/>
        </w:rPr>
        <w:t>and</w:t>
      </w:r>
      <w:r w:rsidR="0098288C" w:rsidRPr="00F34B3E">
        <w:rPr>
          <w:lang w:val="en-US"/>
        </w:rPr>
        <w:t xml:space="preserve"> maps on lower administrative levels</w:t>
      </w:r>
      <w:r w:rsidR="00237FA9">
        <w:rPr>
          <w:lang w:val="en-US"/>
        </w:rPr>
        <w:t xml:space="preserve"> (districts)</w:t>
      </w:r>
      <w:r w:rsidR="0098288C" w:rsidRPr="00F34B3E">
        <w:rPr>
          <w:lang w:val="en-US"/>
        </w:rPr>
        <w:t>, highlighting within-country variations.</w:t>
      </w:r>
    </w:p>
    <w:p w14:paraId="0FF4FD6B" w14:textId="30FB0466" w:rsidR="00FF3199" w:rsidRPr="00F34B3E" w:rsidRDefault="001C4FC9" w:rsidP="001C4FC9">
      <w:pPr>
        <w:pStyle w:val="NoSpacing"/>
        <w:spacing w:after="120" w:line="360" w:lineRule="auto"/>
        <w:ind w:firstLine="284"/>
        <w:rPr>
          <w:lang w:val="en-US"/>
        </w:rPr>
      </w:pPr>
      <w:r w:rsidRPr="00F34B3E">
        <w:rPr>
          <w:lang w:val="en-US"/>
        </w:rPr>
        <w:t>Overall, t</w:t>
      </w:r>
      <w:r w:rsidR="004E50E8" w:rsidRPr="00F34B3E">
        <w:rPr>
          <w:lang w:val="en-US"/>
        </w:rPr>
        <w:t>he comparison among the 3</w:t>
      </w:r>
      <w:r w:rsidR="00F07F08">
        <w:rPr>
          <w:lang w:val="en-US"/>
        </w:rPr>
        <w:t>9</w:t>
      </w:r>
      <w:r w:rsidR="004E50E8" w:rsidRPr="00F34B3E">
        <w:rPr>
          <w:lang w:val="en-US"/>
        </w:rPr>
        <w:t xml:space="preserve"> SSA countries </w:t>
      </w:r>
      <w:r w:rsidR="00F91767" w:rsidRPr="00F34B3E">
        <w:rPr>
          <w:lang w:val="en-US"/>
        </w:rPr>
        <w:t>shows</w:t>
      </w:r>
      <w:r w:rsidR="006316BB" w:rsidRPr="00F34B3E">
        <w:rPr>
          <w:lang w:val="en-US"/>
        </w:rPr>
        <w:t xml:space="preserve"> </w:t>
      </w:r>
      <w:r w:rsidR="004E50E8" w:rsidRPr="00F34B3E">
        <w:rPr>
          <w:lang w:val="en-US"/>
        </w:rPr>
        <w:t>a great variation in health insurance coverage rates</w:t>
      </w:r>
      <w:r w:rsidR="00216C36" w:rsidRPr="00F34B3E">
        <w:rPr>
          <w:lang w:val="en-US"/>
        </w:rPr>
        <w:t xml:space="preserve"> </w:t>
      </w:r>
      <w:r w:rsidR="004E50E8" w:rsidRPr="00F34B3E">
        <w:rPr>
          <w:lang w:val="en-US"/>
        </w:rPr>
        <w:t>among countries, rarely exceeding the SSA average of 7%, with some exceptions</w:t>
      </w:r>
      <w:r w:rsidR="00665854" w:rsidRPr="00F34B3E">
        <w:rPr>
          <w:lang w:val="en-US"/>
        </w:rPr>
        <w:t>,</w:t>
      </w:r>
      <w:r w:rsidR="004E50E8" w:rsidRPr="00F34B3E">
        <w:rPr>
          <w:lang w:val="en-US"/>
        </w:rPr>
        <w:t xml:space="preserve"> such as </w:t>
      </w:r>
      <w:r w:rsidRPr="00F34B3E">
        <w:rPr>
          <w:lang w:val="en-US"/>
        </w:rPr>
        <w:t>Rwanda with 8</w:t>
      </w:r>
      <w:r w:rsidR="00C113C0">
        <w:rPr>
          <w:lang w:val="en-US"/>
        </w:rPr>
        <w:t>3</w:t>
      </w:r>
      <w:r w:rsidRPr="00F34B3E">
        <w:rPr>
          <w:lang w:val="en-US"/>
        </w:rPr>
        <w:t>%, Ghana with 6</w:t>
      </w:r>
      <w:r w:rsidR="00C113C0">
        <w:rPr>
          <w:lang w:val="en-US"/>
        </w:rPr>
        <w:t>6</w:t>
      </w:r>
      <w:r w:rsidR="004E50E8" w:rsidRPr="00F34B3E">
        <w:rPr>
          <w:lang w:val="en-US"/>
        </w:rPr>
        <w:t>%</w:t>
      </w:r>
      <w:r w:rsidRPr="00F34B3E">
        <w:rPr>
          <w:lang w:val="en-US"/>
        </w:rPr>
        <w:t>, and Burundi with 23%</w:t>
      </w:r>
      <w:r w:rsidR="00180B55" w:rsidRPr="00F34B3E">
        <w:rPr>
          <w:lang w:val="en-US"/>
        </w:rPr>
        <w:t xml:space="preserve">. </w:t>
      </w:r>
      <w:r w:rsidR="000478F8" w:rsidRPr="00F34B3E">
        <w:rPr>
          <w:lang w:val="en-US"/>
        </w:rPr>
        <w:t xml:space="preserve">The percentage of people </w:t>
      </w:r>
      <w:r w:rsidR="0098288C" w:rsidRPr="00F34B3E">
        <w:rPr>
          <w:lang w:val="en-US"/>
        </w:rPr>
        <w:t>using health</w:t>
      </w:r>
      <w:r w:rsidR="00F91767" w:rsidRPr="00F34B3E">
        <w:rPr>
          <w:lang w:val="en-US"/>
        </w:rPr>
        <w:t xml:space="preserve"> </w:t>
      </w:r>
      <w:r w:rsidR="000478F8" w:rsidRPr="00F34B3E">
        <w:rPr>
          <w:lang w:val="en-US"/>
        </w:rPr>
        <w:t>services</w:t>
      </w:r>
      <w:r w:rsidR="00F91767" w:rsidRPr="00F34B3E">
        <w:rPr>
          <w:lang w:val="en-US"/>
        </w:rPr>
        <w:t>, such as visiting a health facility, giving birth in a health facility, and hav</w:t>
      </w:r>
      <w:r w:rsidR="00665854" w:rsidRPr="00F34B3E">
        <w:rPr>
          <w:lang w:val="en-US"/>
        </w:rPr>
        <w:t>ing</w:t>
      </w:r>
      <w:r w:rsidR="00F91767" w:rsidRPr="00F34B3E">
        <w:rPr>
          <w:lang w:val="en-US"/>
        </w:rPr>
        <w:t xml:space="preserve"> a postnatal check</w:t>
      </w:r>
      <w:r w:rsidR="009A235C">
        <w:rPr>
          <w:lang w:val="en-US"/>
        </w:rPr>
        <w:t>-up</w:t>
      </w:r>
      <w:r w:rsidR="00F91767" w:rsidRPr="00F34B3E">
        <w:rPr>
          <w:lang w:val="en-US"/>
        </w:rPr>
        <w:t xml:space="preserve">, also </w:t>
      </w:r>
      <w:r w:rsidRPr="00F34B3E">
        <w:rPr>
          <w:lang w:val="en-US"/>
        </w:rPr>
        <w:t xml:space="preserve">shows a </w:t>
      </w:r>
      <w:r w:rsidR="002C0CD7" w:rsidRPr="00F34B3E">
        <w:rPr>
          <w:lang w:val="en-US"/>
        </w:rPr>
        <w:t>relatively</w:t>
      </w:r>
      <w:r w:rsidRPr="00F34B3E">
        <w:rPr>
          <w:lang w:val="en-US"/>
        </w:rPr>
        <w:t xml:space="preserve"> low rate (</w:t>
      </w:r>
      <w:r w:rsidR="00C113C0">
        <w:rPr>
          <w:lang w:val="en-US"/>
        </w:rPr>
        <w:t>51</w:t>
      </w:r>
      <w:r w:rsidRPr="00F34B3E">
        <w:rPr>
          <w:lang w:val="en-US"/>
        </w:rPr>
        <w:t>%, 70%,</w:t>
      </w:r>
      <w:r w:rsidR="002C0CD7" w:rsidRPr="00F34B3E">
        <w:rPr>
          <w:lang w:val="en-US"/>
        </w:rPr>
        <w:t xml:space="preserve"> and</w:t>
      </w:r>
      <w:r w:rsidRPr="00F34B3E">
        <w:rPr>
          <w:lang w:val="en-US"/>
        </w:rPr>
        <w:t xml:space="preserve"> 44</w:t>
      </w:r>
      <w:r w:rsidR="000478F8" w:rsidRPr="00F34B3E">
        <w:rPr>
          <w:lang w:val="en-US"/>
        </w:rPr>
        <w:t>%, respectively)</w:t>
      </w:r>
      <w:r w:rsidR="00075972" w:rsidRPr="00F34B3E">
        <w:rPr>
          <w:lang w:val="en-US"/>
        </w:rPr>
        <w:t>. Our results emphasize</w:t>
      </w:r>
      <w:r w:rsidR="00F91767" w:rsidRPr="00F34B3E">
        <w:rPr>
          <w:lang w:val="en-US"/>
        </w:rPr>
        <w:t xml:space="preserve"> </w:t>
      </w:r>
      <w:r w:rsidR="000478F8" w:rsidRPr="00F34B3E">
        <w:rPr>
          <w:lang w:val="en-US"/>
        </w:rPr>
        <w:t xml:space="preserve">that SSA is still </w:t>
      </w:r>
      <w:r w:rsidR="003A1903" w:rsidRPr="00F34B3E">
        <w:rPr>
          <w:lang w:val="en-US"/>
        </w:rPr>
        <w:t>very far from UHC</w:t>
      </w:r>
      <w:r w:rsidR="002C0CD7" w:rsidRPr="00F34B3E">
        <w:rPr>
          <w:lang w:val="en-US"/>
        </w:rPr>
        <w:t>,</w:t>
      </w:r>
      <w:r w:rsidR="003A1903" w:rsidRPr="00F34B3E">
        <w:rPr>
          <w:lang w:val="en-US"/>
        </w:rPr>
        <w:t xml:space="preserve"> </w:t>
      </w:r>
      <w:r w:rsidR="00075972" w:rsidRPr="00F34B3E">
        <w:rPr>
          <w:lang w:val="en-US"/>
        </w:rPr>
        <w:t xml:space="preserve">and there is a great need to improve coverage and </w:t>
      </w:r>
      <w:r w:rsidR="00A81E53" w:rsidRPr="00F34B3E">
        <w:rPr>
          <w:lang w:val="en-US"/>
        </w:rPr>
        <w:t>usage</w:t>
      </w:r>
      <w:r w:rsidR="006316BB" w:rsidRPr="00F34B3E">
        <w:rPr>
          <w:lang w:val="en-US"/>
        </w:rPr>
        <w:t>.</w:t>
      </w:r>
      <w:r w:rsidR="00FF3199" w:rsidRPr="00F34B3E">
        <w:rPr>
          <w:lang w:val="en-US"/>
        </w:rPr>
        <w:t xml:space="preserve"> </w:t>
      </w:r>
    </w:p>
    <w:p w14:paraId="4FF574EB" w14:textId="778966B1" w:rsidR="00901945" w:rsidRPr="00F34B3E" w:rsidRDefault="006316BB" w:rsidP="00901945">
      <w:pPr>
        <w:pStyle w:val="NoSpacing"/>
        <w:spacing w:after="120" w:line="360" w:lineRule="auto"/>
        <w:ind w:firstLine="284"/>
      </w:pPr>
      <w:r w:rsidRPr="00F34B3E">
        <w:rPr>
          <w:lang w:val="en-US"/>
        </w:rPr>
        <w:t>Our empirical analy</w:t>
      </w:r>
      <w:r w:rsidR="003A1903" w:rsidRPr="00F34B3E">
        <w:rPr>
          <w:lang w:val="en-US"/>
        </w:rPr>
        <w:t>sis shows that machine learning</w:t>
      </w:r>
      <w:r w:rsidR="00ED6534" w:rsidRPr="00F34B3E">
        <w:rPr>
          <w:lang w:val="en-US"/>
        </w:rPr>
        <w:t xml:space="preserve"> </w:t>
      </w:r>
      <w:r w:rsidRPr="00F34B3E">
        <w:rPr>
          <w:lang w:val="en-US"/>
        </w:rPr>
        <w:t xml:space="preserve">techniques instead of the classical </w:t>
      </w:r>
      <w:r w:rsidR="003A1903" w:rsidRPr="00F34B3E">
        <w:rPr>
          <w:lang w:val="en-US"/>
        </w:rPr>
        <w:t>logistical regression approach can</w:t>
      </w:r>
      <w:r w:rsidRPr="00F34B3E">
        <w:rPr>
          <w:lang w:val="en-US"/>
        </w:rPr>
        <w:t xml:space="preserve"> </w:t>
      </w:r>
      <w:r w:rsidR="00075972" w:rsidRPr="00F34B3E">
        <w:rPr>
          <w:lang w:val="en-US"/>
        </w:rPr>
        <w:t xml:space="preserve">improve the accuracy of predicting </w:t>
      </w:r>
      <w:r w:rsidR="0098288C" w:rsidRPr="00F34B3E">
        <w:rPr>
          <w:lang w:val="en-US"/>
        </w:rPr>
        <w:t>our outcomes</w:t>
      </w:r>
      <w:r w:rsidR="003A1903" w:rsidRPr="00F34B3E">
        <w:rPr>
          <w:lang w:val="en-US"/>
        </w:rPr>
        <w:t>. Our model</w:t>
      </w:r>
      <w:r w:rsidR="0098288C" w:rsidRPr="00F34B3E">
        <w:rPr>
          <w:lang w:val="en-US"/>
        </w:rPr>
        <w:t>s</w:t>
      </w:r>
      <w:r w:rsidR="00C200DD" w:rsidRPr="00F34B3E">
        <w:rPr>
          <w:lang w:val="en-US"/>
        </w:rPr>
        <w:t>,</w:t>
      </w:r>
      <w:r w:rsidR="003A1903" w:rsidRPr="00F34B3E">
        <w:rPr>
          <w:lang w:val="en-US"/>
        </w:rPr>
        <w:t xml:space="preserve"> with over </w:t>
      </w:r>
      <w:r w:rsidR="00C113C0">
        <w:rPr>
          <w:lang w:val="en-US"/>
        </w:rPr>
        <w:t>49</w:t>
      </w:r>
      <w:r w:rsidR="003A1903" w:rsidRPr="00F34B3E">
        <w:rPr>
          <w:lang w:val="en-US"/>
        </w:rPr>
        <w:t>0,000 observations from 3</w:t>
      </w:r>
      <w:r w:rsidR="00F07F08">
        <w:rPr>
          <w:lang w:val="en-US"/>
        </w:rPr>
        <w:t>3</w:t>
      </w:r>
      <w:r w:rsidR="003A1903" w:rsidRPr="00F34B3E">
        <w:rPr>
          <w:lang w:val="en-US"/>
        </w:rPr>
        <w:t xml:space="preserve"> SSA countries and </w:t>
      </w:r>
      <w:r w:rsidR="00F07F08">
        <w:rPr>
          <w:lang w:val="en-US"/>
        </w:rPr>
        <w:t>2</w:t>
      </w:r>
      <w:r w:rsidR="00C113C0">
        <w:rPr>
          <w:lang w:val="en-US"/>
        </w:rPr>
        <w:t>8</w:t>
      </w:r>
      <w:r w:rsidR="003A1903" w:rsidRPr="00F34B3E">
        <w:rPr>
          <w:lang w:val="en-US"/>
        </w:rPr>
        <w:t xml:space="preserve"> covariates</w:t>
      </w:r>
      <w:r w:rsidR="00C200DD" w:rsidRPr="00F34B3E">
        <w:rPr>
          <w:lang w:val="en-US"/>
        </w:rPr>
        <w:t>,</w:t>
      </w:r>
      <w:r w:rsidR="003A1903" w:rsidRPr="00F34B3E">
        <w:rPr>
          <w:lang w:val="en-US"/>
        </w:rPr>
        <w:t xml:space="preserve"> highlight that </w:t>
      </w:r>
      <w:r w:rsidR="00DE24A0" w:rsidRPr="00F34B3E">
        <w:rPr>
          <w:lang w:val="en-US"/>
        </w:rPr>
        <w:t>overall accuracy and s</w:t>
      </w:r>
      <w:r w:rsidR="002C5B6C" w:rsidRPr="00F34B3E">
        <w:rPr>
          <w:lang w:val="en-US"/>
        </w:rPr>
        <w:t xml:space="preserve">ensitivity (correctly predicted positive cases) </w:t>
      </w:r>
      <w:r w:rsidR="00DE24A0" w:rsidRPr="00F34B3E">
        <w:rPr>
          <w:lang w:val="en-US"/>
        </w:rPr>
        <w:t xml:space="preserve">can be substantially </w:t>
      </w:r>
      <w:r w:rsidR="002C5B6C" w:rsidRPr="00F34B3E">
        <w:rPr>
          <w:lang w:val="en-US"/>
        </w:rPr>
        <w:t>increased</w:t>
      </w:r>
      <w:r w:rsidR="00DE24A0" w:rsidRPr="00F34B3E">
        <w:rPr>
          <w:lang w:val="en-US"/>
        </w:rPr>
        <w:t xml:space="preserve">, improving our understanding of who and where the most vulnerable population groups are. For </w:t>
      </w:r>
      <w:r w:rsidR="002C0CD7" w:rsidRPr="00F34B3E">
        <w:rPr>
          <w:lang w:val="en-US"/>
        </w:rPr>
        <w:t>example,</w:t>
      </w:r>
      <w:r w:rsidR="00DE24A0" w:rsidRPr="00F34B3E">
        <w:rPr>
          <w:lang w:val="en-US"/>
        </w:rPr>
        <w:t xml:space="preserve"> increases sensitivity for the prediction</w:t>
      </w:r>
      <w:r w:rsidR="002C5B6C" w:rsidRPr="00F34B3E">
        <w:rPr>
          <w:lang w:val="en-US"/>
        </w:rPr>
        <w:t xml:space="preserve"> of health insurance coverage </w:t>
      </w:r>
      <w:r w:rsidR="00ED6534" w:rsidRPr="00F34B3E">
        <w:rPr>
          <w:lang w:val="en-US"/>
        </w:rPr>
        <w:t xml:space="preserve">from </w:t>
      </w:r>
      <w:r w:rsidR="00C113C0">
        <w:rPr>
          <w:lang w:val="en-US"/>
        </w:rPr>
        <w:t>0</w:t>
      </w:r>
      <w:r w:rsidR="00ED6534" w:rsidRPr="00F34B3E">
        <w:rPr>
          <w:lang w:val="en-US"/>
        </w:rPr>
        <w:t xml:space="preserve">% </w:t>
      </w:r>
      <w:r w:rsidR="002C5B6C" w:rsidRPr="00F34B3E">
        <w:rPr>
          <w:lang w:val="en-US"/>
        </w:rPr>
        <w:t xml:space="preserve">to </w:t>
      </w:r>
      <w:r w:rsidR="00C113C0">
        <w:rPr>
          <w:lang w:val="en-US"/>
        </w:rPr>
        <w:t>22</w:t>
      </w:r>
      <w:r w:rsidR="002C5B6C" w:rsidRPr="00F34B3E">
        <w:rPr>
          <w:lang w:val="en-US"/>
        </w:rPr>
        <w:t>%</w:t>
      </w:r>
      <w:r w:rsidR="00DE24A0" w:rsidRPr="00F34B3E">
        <w:rPr>
          <w:lang w:val="en-US"/>
        </w:rPr>
        <w:t xml:space="preserve">, for visiting a health insurance from </w:t>
      </w:r>
      <w:r w:rsidR="00C113C0">
        <w:rPr>
          <w:lang w:val="en-US"/>
        </w:rPr>
        <w:t>32</w:t>
      </w:r>
      <w:r w:rsidR="00DE24A0" w:rsidRPr="00F34B3E">
        <w:rPr>
          <w:lang w:val="en-US"/>
        </w:rPr>
        <w:t>% to 6</w:t>
      </w:r>
      <w:r w:rsidR="00C113C0">
        <w:rPr>
          <w:lang w:val="en-US"/>
        </w:rPr>
        <w:t>9</w:t>
      </w:r>
      <w:r w:rsidR="00DE24A0" w:rsidRPr="00F34B3E">
        <w:rPr>
          <w:lang w:val="en-US"/>
        </w:rPr>
        <w:t xml:space="preserve">%, for giving birth in a health facility from </w:t>
      </w:r>
      <w:r w:rsidR="00C113C0">
        <w:rPr>
          <w:lang w:val="en-US"/>
        </w:rPr>
        <w:t>78</w:t>
      </w:r>
      <w:r w:rsidR="00DE24A0" w:rsidRPr="00F34B3E">
        <w:rPr>
          <w:lang w:val="en-US"/>
        </w:rPr>
        <w:t xml:space="preserve">% to 92%, and for having a postnatal check from </w:t>
      </w:r>
      <w:r w:rsidR="00C113C0">
        <w:rPr>
          <w:lang w:val="en-US"/>
        </w:rPr>
        <w:t>1</w:t>
      </w:r>
      <w:r w:rsidR="00901945" w:rsidRPr="00F34B3E">
        <w:rPr>
          <w:lang w:val="en-US"/>
        </w:rPr>
        <w:t xml:space="preserve">% to </w:t>
      </w:r>
      <w:r w:rsidR="00C113C0">
        <w:rPr>
          <w:lang w:val="en-US"/>
        </w:rPr>
        <w:t>27</w:t>
      </w:r>
      <w:r w:rsidR="00901945" w:rsidRPr="00F34B3E">
        <w:rPr>
          <w:lang w:val="en-US"/>
        </w:rPr>
        <w:t>%.</w:t>
      </w:r>
      <w:r w:rsidR="002C5B6C" w:rsidRPr="00F34B3E">
        <w:rPr>
          <w:lang w:val="en-US"/>
        </w:rPr>
        <w:t xml:space="preserve"> </w:t>
      </w:r>
      <w:r w:rsidR="00ED6534" w:rsidRPr="00F34B3E">
        <w:rPr>
          <w:lang w:val="en-US"/>
        </w:rPr>
        <w:t xml:space="preserve">These results contribute to the growing literature using ML techniques with the aim of better targeting policies </w:t>
      </w:r>
      <w:r w:rsidR="00FC01FD" w:rsidRPr="00F34B3E">
        <w:rPr>
          <w:lang w:val="en-US"/>
        </w:rPr>
        <w:t xml:space="preserve">(e.g., Blair et al, 2017; </w:t>
      </w:r>
      <w:r w:rsidR="00614A97" w:rsidRPr="00F34B3E">
        <w:rPr>
          <w:lang w:val="en-US"/>
        </w:rPr>
        <w:t>Sansone and Zhu</w:t>
      </w:r>
      <w:r w:rsidR="00FC01FD" w:rsidRPr="00F34B3E">
        <w:rPr>
          <w:lang w:val="en-US"/>
        </w:rPr>
        <w:t>, 2021; Brahma et al., 2021; Müller et al., 2019)</w:t>
      </w:r>
      <w:r w:rsidR="002C5B6C" w:rsidRPr="00F34B3E">
        <w:rPr>
          <w:lang w:val="en-US"/>
        </w:rPr>
        <w:t>.</w:t>
      </w:r>
      <w:r w:rsidR="002C5B6C" w:rsidRPr="00F34B3E">
        <w:t xml:space="preserve"> </w:t>
      </w:r>
    </w:p>
    <w:p w14:paraId="79D7E3E6" w14:textId="6FFDF6E1" w:rsidR="00836769" w:rsidRPr="00F34B3E" w:rsidRDefault="00901945" w:rsidP="00BA6687">
      <w:pPr>
        <w:pStyle w:val="NoSpacing"/>
        <w:spacing w:after="120" w:line="360" w:lineRule="auto"/>
        <w:ind w:firstLine="284"/>
        <w:rPr>
          <w:lang w:val="en-US"/>
        </w:rPr>
      </w:pPr>
      <w:r w:rsidRPr="00F34B3E">
        <w:rPr>
          <w:lang w:val="en-US"/>
        </w:rPr>
        <w:t>Compared to other models</w:t>
      </w:r>
      <w:r w:rsidR="009A235C">
        <w:rPr>
          <w:lang w:val="en-US"/>
        </w:rPr>
        <w:t xml:space="preserve"> currently</w:t>
      </w:r>
      <w:r w:rsidRPr="00F34B3E">
        <w:rPr>
          <w:lang w:val="en-US"/>
        </w:rPr>
        <w:t xml:space="preserve"> used, the model performance of all our ML models has a higher level of </w:t>
      </w:r>
      <w:r w:rsidR="00BA6687" w:rsidRPr="00F34B3E">
        <w:rPr>
          <w:lang w:val="en-US"/>
        </w:rPr>
        <w:t>a</w:t>
      </w:r>
      <w:r w:rsidRPr="00F34B3E">
        <w:rPr>
          <w:lang w:val="en-US"/>
        </w:rPr>
        <w:t xml:space="preserve">ccuracy (Blair et al., 2017; Beger et al., 2016; Chiba &amp; Gleditsch, 2017). For example, the model to predict local violence in Liberia never exceeded an </w:t>
      </w:r>
      <w:r w:rsidR="002C0CD7" w:rsidRPr="00F34B3E">
        <w:rPr>
          <w:lang w:val="en-US"/>
        </w:rPr>
        <w:t>a</w:t>
      </w:r>
      <w:r w:rsidRPr="00F34B3E">
        <w:rPr>
          <w:lang w:val="en-US"/>
        </w:rPr>
        <w:t xml:space="preserve">ccuracy of around 79%, whereas </w:t>
      </w:r>
      <w:r w:rsidR="009A235C">
        <w:rPr>
          <w:lang w:val="en-US"/>
        </w:rPr>
        <w:t>in this study we</w:t>
      </w:r>
      <w:r w:rsidRPr="00F34B3E">
        <w:rPr>
          <w:lang w:val="en-US"/>
        </w:rPr>
        <w:t xml:space="preserve"> have up to around</w:t>
      </w:r>
      <w:r w:rsidR="00C113C0">
        <w:rPr>
          <w:lang w:val="en-US"/>
        </w:rPr>
        <w:t xml:space="preserve"> 89</w:t>
      </w:r>
      <w:r w:rsidRPr="00F34B3E">
        <w:rPr>
          <w:lang w:val="en-US"/>
        </w:rPr>
        <w:t xml:space="preserve">% (Blair et al., 2017). The authors argue that some outcomes might be more difficult to predict than others due to the complexity </w:t>
      </w:r>
      <w:r w:rsidR="00F91D64" w:rsidRPr="00F34B3E">
        <w:rPr>
          <w:lang w:val="en-US"/>
        </w:rPr>
        <w:t>of</w:t>
      </w:r>
      <w:r w:rsidRPr="00F34B3E">
        <w:rPr>
          <w:lang w:val="en-US"/>
        </w:rPr>
        <w:t xml:space="preserve"> behavior or due to the data structure (e.g., variation in the variables, panel structure, number of observations, etc.). </w:t>
      </w:r>
      <w:r w:rsidR="00BA6687" w:rsidRPr="00F34B3E">
        <w:rPr>
          <w:lang w:val="en-US"/>
        </w:rPr>
        <w:t>Indeed, we also see</w:t>
      </w:r>
      <w:r w:rsidRPr="00F34B3E">
        <w:rPr>
          <w:lang w:val="en-US"/>
        </w:rPr>
        <w:t xml:space="preserve"> </w:t>
      </w:r>
      <w:r w:rsidR="00BA6687" w:rsidRPr="00F34B3E">
        <w:rPr>
          <w:lang w:val="en-US"/>
        </w:rPr>
        <w:t>f</w:t>
      </w:r>
      <w:r w:rsidR="00A84840" w:rsidRPr="00F34B3E">
        <w:rPr>
          <w:lang w:val="en-US"/>
        </w:rPr>
        <w:t xml:space="preserve">or our model for health insurance </w:t>
      </w:r>
      <w:r w:rsidR="00836769" w:rsidRPr="00F34B3E">
        <w:rPr>
          <w:lang w:val="en-US"/>
        </w:rPr>
        <w:t>coverage, which</w:t>
      </w:r>
      <w:r w:rsidR="00A84840" w:rsidRPr="00F34B3E">
        <w:rPr>
          <w:lang w:val="en-US"/>
        </w:rPr>
        <w:t xml:space="preserve"> consists of an imbalanced dataset of 7% </w:t>
      </w:r>
      <w:r w:rsidR="00BA6687" w:rsidRPr="00F34B3E">
        <w:rPr>
          <w:lang w:val="en-US"/>
        </w:rPr>
        <w:t xml:space="preserve">covered </w:t>
      </w:r>
      <w:r w:rsidR="00A84840" w:rsidRPr="00F34B3E">
        <w:rPr>
          <w:lang w:val="en-US"/>
        </w:rPr>
        <w:t>and 93% non-covered population</w:t>
      </w:r>
      <w:r w:rsidR="00BA6687" w:rsidRPr="00F34B3E">
        <w:rPr>
          <w:lang w:val="en-US"/>
        </w:rPr>
        <w:t xml:space="preserve">, that a high </w:t>
      </w:r>
      <w:r w:rsidR="00A84840" w:rsidRPr="00F34B3E">
        <w:rPr>
          <w:lang w:val="en-US"/>
        </w:rPr>
        <w:t>accuracy of 9</w:t>
      </w:r>
      <w:r w:rsidR="00C113C0">
        <w:rPr>
          <w:lang w:val="en-US"/>
        </w:rPr>
        <w:t>3</w:t>
      </w:r>
      <w:r w:rsidR="00A84840" w:rsidRPr="00F34B3E">
        <w:rPr>
          <w:lang w:val="en-US"/>
        </w:rPr>
        <w:t xml:space="preserve">% can also be achieved just by predicting all observations as non-covered. </w:t>
      </w:r>
      <w:r w:rsidR="00836769" w:rsidRPr="00F34B3E">
        <w:rPr>
          <w:lang w:val="en-US"/>
        </w:rPr>
        <w:t xml:space="preserve">Thus, in </w:t>
      </w:r>
      <w:r w:rsidR="00A84840" w:rsidRPr="00F34B3E">
        <w:rPr>
          <w:lang w:val="en-US"/>
        </w:rPr>
        <w:t>an imbalanced dataset, only o</w:t>
      </w:r>
      <w:r w:rsidR="00BA6687" w:rsidRPr="00F34B3E">
        <w:rPr>
          <w:lang w:val="en-US"/>
        </w:rPr>
        <w:t xml:space="preserve">ptimizing </w:t>
      </w:r>
      <w:r w:rsidR="002C0CD7" w:rsidRPr="00F34B3E">
        <w:rPr>
          <w:lang w:val="en-US"/>
        </w:rPr>
        <w:t>a</w:t>
      </w:r>
      <w:r w:rsidR="00BA6687" w:rsidRPr="00F34B3E">
        <w:rPr>
          <w:lang w:val="en-US"/>
        </w:rPr>
        <w:t xml:space="preserve">ccuracy would not lead to a model where we gain insights about who is the excluded population and understand if vulnerable groups are covered. </w:t>
      </w:r>
      <w:r w:rsidR="00836769" w:rsidRPr="00F34B3E">
        <w:rPr>
          <w:lang w:val="en-US"/>
        </w:rPr>
        <w:t xml:space="preserve">Our results contribute to this challenge and show that our ML models do not fail to </w:t>
      </w:r>
      <w:r w:rsidR="00C200DD" w:rsidRPr="00F34B3E">
        <w:rPr>
          <w:lang w:val="en-US"/>
        </w:rPr>
        <w:t>make</w:t>
      </w:r>
      <w:r w:rsidR="00836769" w:rsidRPr="00F34B3E">
        <w:rPr>
          <w:lang w:val="en-US"/>
        </w:rPr>
        <w:t xml:space="preserve"> predictions even in a highly imbalanced sample, such as in the health insurance coverage case.</w:t>
      </w:r>
      <w:r w:rsidR="006B3BEB" w:rsidRPr="00F34B3E">
        <w:rPr>
          <w:lang w:val="en-US"/>
        </w:rPr>
        <w:t xml:space="preserve"> </w:t>
      </w:r>
    </w:p>
    <w:p w14:paraId="3F25F94D" w14:textId="00902B7F" w:rsidR="00EA1CF8" w:rsidRPr="00F34B3E" w:rsidRDefault="00836769" w:rsidP="00BA6687">
      <w:pPr>
        <w:pStyle w:val="NoSpacing"/>
        <w:spacing w:after="120" w:line="360" w:lineRule="auto"/>
        <w:ind w:firstLine="284"/>
        <w:rPr>
          <w:lang w:val="en-US"/>
        </w:rPr>
      </w:pPr>
      <w:r w:rsidRPr="00F34B3E">
        <w:rPr>
          <w:lang w:val="en-US"/>
        </w:rPr>
        <w:t xml:space="preserve">The substantial improvement from the ML </w:t>
      </w:r>
      <w:r w:rsidR="00EA1CF8" w:rsidRPr="00F34B3E">
        <w:rPr>
          <w:lang w:val="en-US"/>
        </w:rPr>
        <w:t xml:space="preserve">models compared to the classical model </w:t>
      </w:r>
      <w:r w:rsidRPr="00F34B3E">
        <w:rPr>
          <w:lang w:val="en-US"/>
        </w:rPr>
        <w:t>remain</w:t>
      </w:r>
      <w:r w:rsidR="009A235C">
        <w:rPr>
          <w:lang w:val="en-US"/>
        </w:rPr>
        <w:t>s</w:t>
      </w:r>
      <w:r w:rsidRPr="00F34B3E">
        <w:rPr>
          <w:lang w:val="en-US"/>
        </w:rPr>
        <w:t xml:space="preserve"> even if the set of </w:t>
      </w:r>
      <w:r w:rsidR="006B3BEB" w:rsidRPr="00F34B3E">
        <w:rPr>
          <w:lang w:val="en-US"/>
        </w:rPr>
        <w:t>covariates</w:t>
      </w:r>
      <w:r w:rsidRPr="00F34B3E">
        <w:rPr>
          <w:lang w:val="en-US"/>
        </w:rPr>
        <w:t xml:space="preserve"> is restricted,</w:t>
      </w:r>
      <w:r w:rsidR="006B3BEB" w:rsidRPr="00F34B3E">
        <w:rPr>
          <w:lang w:val="en-US"/>
        </w:rPr>
        <w:t xml:space="preserve"> as is the case if we </w:t>
      </w:r>
      <w:r w:rsidR="00C200DD" w:rsidRPr="00F34B3E">
        <w:rPr>
          <w:lang w:val="en-US"/>
        </w:rPr>
        <w:t>make</w:t>
      </w:r>
      <w:r w:rsidR="006B3BEB" w:rsidRPr="00F34B3E">
        <w:rPr>
          <w:lang w:val="en-US"/>
        </w:rPr>
        <w:t xml:space="preserve"> out-of-sample predictions with census data, which contains several million observations covering all </w:t>
      </w:r>
      <w:r w:rsidR="00EA1CF8" w:rsidRPr="00F34B3E">
        <w:rPr>
          <w:lang w:val="en-US"/>
        </w:rPr>
        <w:t xml:space="preserve">districts </w:t>
      </w:r>
      <w:r w:rsidR="009A235C">
        <w:rPr>
          <w:lang w:val="en-US"/>
        </w:rPr>
        <w:t>in</w:t>
      </w:r>
      <w:r w:rsidR="00EA1CF8" w:rsidRPr="00F34B3E">
        <w:rPr>
          <w:lang w:val="en-US"/>
        </w:rPr>
        <w:t xml:space="preserve"> the country but </w:t>
      </w:r>
      <w:r w:rsidR="00C200DD" w:rsidRPr="00F34B3E">
        <w:rPr>
          <w:lang w:val="en-US"/>
        </w:rPr>
        <w:t>fewer</w:t>
      </w:r>
      <w:r w:rsidR="00EA1CF8" w:rsidRPr="00F34B3E">
        <w:rPr>
          <w:lang w:val="en-US"/>
        </w:rPr>
        <w:t xml:space="preserve"> covariates. Nevertheless, the overall model </w:t>
      </w:r>
      <w:r w:rsidR="00EA1CF8" w:rsidRPr="00F34B3E">
        <w:rPr>
          <w:lang w:val="en-US"/>
        </w:rPr>
        <w:lastRenderedPageBreak/>
        <w:t xml:space="preserve">performance is lower than with more covariates, which is expected since the models have less information to learn from. </w:t>
      </w:r>
    </w:p>
    <w:p w14:paraId="6076AC1A" w14:textId="6BBD864D" w:rsidR="00836769" w:rsidRPr="00F34B3E" w:rsidRDefault="00713816" w:rsidP="00713816">
      <w:pPr>
        <w:pStyle w:val="NoSpacing"/>
        <w:spacing w:after="120" w:line="360" w:lineRule="auto"/>
        <w:ind w:firstLine="284"/>
        <w:rPr>
          <w:lang w:val="en-US"/>
        </w:rPr>
      </w:pPr>
      <w:r w:rsidRPr="00F34B3E">
        <w:rPr>
          <w:lang w:val="en-US"/>
        </w:rPr>
        <w:t>We can show when applying the ML techniques that the performance</w:t>
      </w:r>
      <w:r w:rsidR="009A235C">
        <w:rPr>
          <w:lang w:val="en-US"/>
        </w:rPr>
        <w:t>s</w:t>
      </w:r>
      <w:r w:rsidRPr="00F34B3E">
        <w:rPr>
          <w:lang w:val="en-US"/>
        </w:rPr>
        <w:t xml:space="preserve"> of the algorithms </w:t>
      </w:r>
      <w:r w:rsidR="009A235C">
        <w:rPr>
          <w:lang w:val="en-US"/>
        </w:rPr>
        <w:t>are</w:t>
      </w:r>
      <w:r w:rsidRPr="00F34B3E">
        <w:rPr>
          <w:lang w:val="en-US"/>
        </w:rPr>
        <w:t xml:space="preserve"> very similar among the five algorithms used for the ML models (</w:t>
      </w:r>
      <w:r w:rsidR="009A235C">
        <w:rPr>
          <w:lang w:val="en-US"/>
        </w:rPr>
        <w:t>l</w:t>
      </w:r>
      <w:r w:rsidRPr="00F34B3E">
        <w:rPr>
          <w:lang w:val="en-US"/>
        </w:rPr>
        <w:t xml:space="preserve">ogit, LASSO, </w:t>
      </w:r>
      <w:r w:rsidR="009A235C">
        <w:rPr>
          <w:lang w:val="en-US"/>
        </w:rPr>
        <w:t>r</w:t>
      </w:r>
      <w:r w:rsidRPr="00F34B3E">
        <w:rPr>
          <w:lang w:val="en-US"/>
        </w:rPr>
        <w:t xml:space="preserve">andom </w:t>
      </w:r>
      <w:r w:rsidR="009A235C">
        <w:rPr>
          <w:lang w:val="en-US"/>
        </w:rPr>
        <w:t>f</w:t>
      </w:r>
      <w:r w:rsidRPr="00F34B3E">
        <w:rPr>
          <w:lang w:val="en-US"/>
        </w:rPr>
        <w:t xml:space="preserve">orest, </w:t>
      </w:r>
      <w:r w:rsidR="009A235C">
        <w:rPr>
          <w:lang w:val="en-US"/>
        </w:rPr>
        <w:t>n</w:t>
      </w:r>
      <w:r w:rsidRPr="00F34B3E">
        <w:rPr>
          <w:lang w:val="en-US"/>
        </w:rPr>
        <w:t xml:space="preserve">eural </w:t>
      </w:r>
      <w:r w:rsidR="009A235C">
        <w:rPr>
          <w:lang w:val="en-US"/>
        </w:rPr>
        <w:t>n</w:t>
      </w:r>
      <w:r w:rsidRPr="00F34B3E">
        <w:rPr>
          <w:lang w:val="en-US"/>
        </w:rPr>
        <w:t xml:space="preserve">etworks, </w:t>
      </w:r>
      <w:r w:rsidR="009A235C">
        <w:rPr>
          <w:lang w:val="en-US"/>
        </w:rPr>
        <w:t>x</w:t>
      </w:r>
      <w:r w:rsidRPr="00F34B3E">
        <w:rPr>
          <w:lang w:val="en-US"/>
        </w:rPr>
        <w:t xml:space="preserve">gboost). </w:t>
      </w:r>
      <w:r w:rsidR="00EA1CF8" w:rsidRPr="00F34B3E">
        <w:rPr>
          <w:lang w:val="en-US"/>
        </w:rPr>
        <w:t>Our results suggest that due to the limited scope of covariates in the model</w:t>
      </w:r>
      <w:r w:rsidR="00F91D64" w:rsidRPr="00F34B3E">
        <w:rPr>
          <w:lang w:val="en-US"/>
        </w:rPr>
        <w:t>,</w:t>
      </w:r>
      <w:r w:rsidR="00EA1CF8" w:rsidRPr="00F34B3E">
        <w:rPr>
          <w:lang w:val="en-US"/>
        </w:rPr>
        <w:t xml:space="preserve"> very complex algorithms might not show their full potential but still outperform the classical approach. </w:t>
      </w:r>
      <w:r w:rsidRPr="00F34B3E">
        <w:rPr>
          <w:lang w:val="en-US"/>
        </w:rPr>
        <w:t>I</w:t>
      </w:r>
      <w:r w:rsidR="00EA1CF8" w:rsidRPr="00F34B3E">
        <w:rPr>
          <w:lang w:val="en-US"/>
        </w:rPr>
        <w:t xml:space="preserve">n other </w:t>
      </w:r>
      <w:r w:rsidR="00C200DD" w:rsidRPr="00F34B3E">
        <w:rPr>
          <w:lang w:val="en-US"/>
        </w:rPr>
        <w:t>studies,</w:t>
      </w:r>
      <w:r w:rsidR="00EA1CF8" w:rsidRPr="00F34B3E">
        <w:rPr>
          <w:lang w:val="en-US"/>
        </w:rPr>
        <w:t xml:space="preserve"> such as Sansone and Zhu (2021) who used approximately 1,800 possible predictors in their model, the predictive powe</w:t>
      </w:r>
      <w:r w:rsidRPr="00F34B3E">
        <w:rPr>
          <w:lang w:val="en-US"/>
        </w:rPr>
        <w:t>r could be even more improved. T</w:t>
      </w:r>
      <w:r w:rsidR="006B3BEB" w:rsidRPr="00F34B3E">
        <w:rPr>
          <w:lang w:val="en-US"/>
        </w:rPr>
        <w:t>he results emphasize that the models need to be optimally calibrated for each sample and outcome and cannot be generally applied.</w:t>
      </w:r>
    </w:p>
    <w:p w14:paraId="2A223D3A" w14:textId="32118BD2" w:rsidR="00243050" w:rsidRPr="00F34B3E" w:rsidRDefault="00C200DD" w:rsidP="00E61626">
      <w:pPr>
        <w:pStyle w:val="NoSpacing"/>
        <w:spacing w:after="120" w:line="360" w:lineRule="auto"/>
        <w:ind w:firstLine="284"/>
        <w:rPr>
          <w:lang w:val="en-US"/>
        </w:rPr>
      </w:pPr>
      <w:r w:rsidRPr="00F34B3E">
        <w:rPr>
          <w:lang w:val="en-US"/>
        </w:rPr>
        <w:t>The out-of-sample predictions</w:t>
      </w:r>
      <w:r w:rsidR="00C113C0">
        <w:rPr>
          <w:lang w:val="en-US"/>
        </w:rPr>
        <w:t xml:space="preserve"> with census data</w:t>
      </w:r>
      <w:r w:rsidRPr="00F34B3E">
        <w:rPr>
          <w:lang w:val="en-US"/>
        </w:rPr>
        <w:t xml:space="preserve"> of the</w:t>
      </w:r>
      <w:r w:rsidR="00C113C0">
        <w:rPr>
          <w:lang w:val="en-US"/>
        </w:rPr>
        <w:t xml:space="preserve"> 33 countries with </w:t>
      </w:r>
      <w:r w:rsidR="008142CA" w:rsidRPr="008142CA">
        <w:rPr>
          <w:lang w:val="en-US"/>
        </w:rPr>
        <w:t>underlying</w:t>
      </w:r>
      <w:r w:rsidR="00C113C0">
        <w:rPr>
          <w:lang w:val="en-US"/>
        </w:rPr>
        <w:t xml:space="preserve"> DHS data and the</w:t>
      </w:r>
      <w:r w:rsidRPr="00F34B3E">
        <w:rPr>
          <w:lang w:val="en-US"/>
        </w:rPr>
        <w:t xml:space="preserve"> </w:t>
      </w:r>
      <w:r w:rsidR="00F07F08">
        <w:rPr>
          <w:lang w:val="en-US"/>
        </w:rPr>
        <w:t>six</w:t>
      </w:r>
      <w:r w:rsidRPr="00F34B3E">
        <w:rPr>
          <w:lang w:val="en-US"/>
        </w:rPr>
        <w:t xml:space="preserve"> countries, where DHS survey data</w:t>
      </w:r>
      <w:r w:rsidR="00BF25F5">
        <w:rPr>
          <w:lang w:val="en-US"/>
        </w:rPr>
        <w:t xml:space="preserve"> were not available</w:t>
      </w:r>
      <w:r w:rsidRPr="00F34B3E">
        <w:rPr>
          <w:lang w:val="en-US"/>
        </w:rPr>
        <w:t xml:space="preserve">, enable us to gain insights </w:t>
      </w:r>
      <w:r w:rsidR="00BF25F5">
        <w:rPr>
          <w:lang w:val="en-US"/>
        </w:rPr>
        <w:t>into</w:t>
      </w:r>
      <w:r w:rsidRPr="00F34B3E">
        <w:rPr>
          <w:lang w:val="en-US"/>
        </w:rPr>
        <w:t xml:space="preserve"> new countries and on a lower administrative level for the whole population</w:t>
      </w:r>
      <w:r w:rsidR="00713816" w:rsidRPr="00F34B3E">
        <w:rPr>
          <w:lang w:val="en-US"/>
        </w:rPr>
        <w:t xml:space="preserve">. </w:t>
      </w:r>
      <w:r w:rsidR="00725F43" w:rsidRPr="00F34B3E">
        <w:rPr>
          <w:lang w:val="en-US"/>
        </w:rPr>
        <w:t>Overall, based on our models</w:t>
      </w:r>
      <w:r w:rsidRPr="00F34B3E">
        <w:rPr>
          <w:lang w:val="en-US"/>
        </w:rPr>
        <w:t>,</w:t>
      </w:r>
      <w:r w:rsidR="00725F43" w:rsidRPr="00F34B3E">
        <w:rPr>
          <w:lang w:val="en-US"/>
        </w:rPr>
        <w:t xml:space="preserve"> the out-of-sample predictions seem </w:t>
      </w:r>
      <w:r w:rsidR="00067BF3" w:rsidRPr="00F34B3E">
        <w:rPr>
          <w:lang w:val="en-US"/>
        </w:rPr>
        <w:t xml:space="preserve">to work </w:t>
      </w:r>
      <w:r w:rsidRPr="00F34B3E">
        <w:rPr>
          <w:lang w:val="en-US"/>
        </w:rPr>
        <w:t>reliably</w:t>
      </w:r>
      <w:r w:rsidR="006D588D" w:rsidRPr="00F34B3E">
        <w:rPr>
          <w:lang w:val="en-US"/>
        </w:rPr>
        <w:t xml:space="preserve"> even for countries where we had no initial information about the outcome</w:t>
      </w:r>
      <w:r w:rsidR="00067BF3" w:rsidRPr="00F34B3E">
        <w:rPr>
          <w:lang w:val="en-US"/>
        </w:rPr>
        <w:t xml:space="preserve"> </w:t>
      </w:r>
      <w:r w:rsidRPr="00F34B3E">
        <w:rPr>
          <w:lang w:val="en-US"/>
        </w:rPr>
        <w:t>if</w:t>
      </w:r>
      <w:r w:rsidR="00067BF3" w:rsidRPr="00F34B3E">
        <w:rPr>
          <w:lang w:val="en-US"/>
        </w:rPr>
        <w:t xml:space="preserve"> the sample for the model training contains enough data of similar cases. For example, the predictions for health insurance coverage for </w:t>
      </w:r>
      <w:r w:rsidR="00C113C0">
        <w:rPr>
          <w:lang w:val="en-US"/>
        </w:rPr>
        <w:t>Botswana and South Africa</w:t>
      </w:r>
      <w:r w:rsidR="00067BF3" w:rsidRPr="00F34B3E">
        <w:rPr>
          <w:lang w:val="en-US"/>
        </w:rPr>
        <w:t>, two countries with</w:t>
      </w:r>
      <w:r w:rsidRPr="00F34B3E">
        <w:rPr>
          <w:lang w:val="en-US"/>
        </w:rPr>
        <w:t xml:space="preserve"> </w:t>
      </w:r>
      <w:r w:rsidR="00C113C0">
        <w:rPr>
          <w:lang w:val="en-US"/>
        </w:rPr>
        <w:t xml:space="preserve">rather </w:t>
      </w:r>
      <w:r w:rsidR="00067BF3" w:rsidRPr="00F34B3E">
        <w:rPr>
          <w:lang w:val="en-US"/>
        </w:rPr>
        <w:t>high rates</w:t>
      </w:r>
      <w:r w:rsidRPr="00F34B3E">
        <w:rPr>
          <w:lang w:val="en-US"/>
        </w:rPr>
        <w:t xml:space="preserve"> in the sample</w:t>
      </w:r>
      <w:r w:rsidR="00067BF3" w:rsidRPr="00F34B3E">
        <w:rPr>
          <w:lang w:val="en-US"/>
        </w:rPr>
        <w:t xml:space="preserve">, </w:t>
      </w:r>
      <w:r w:rsidR="00F91D64" w:rsidRPr="00F34B3E">
        <w:rPr>
          <w:lang w:val="en-US"/>
        </w:rPr>
        <w:t>were</w:t>
      </w:r>
      <w:r w:rsidR="00067BF3" w:rsidRPr="00F34B3E">
        <w:rPr>
          <w:lang w:val="en-US"/>
        </w:rPr>
        <w:t xml:space="preserve"> inaccurate.</w:t>
      </w:r>
      <w:r w:rsidR="00E61626" w:rsidRPr="00F34B3E">
        <w:rPr>
          <w:lang w:val="en-US"/>
        </w:rPr>
        <w:t xml:space="preserve"> Therefore, predictions for </w:t>
      </w:r>
      <w:r w:rsidRPr="00F34B3E">
        <w:rPr>
          <w:lang w:val="en-US"/>
        </w:rPr>
        <w:t>extraordinary</w:t>
      </w:r>
      <w:r w:rsidR="00E61626" w:rsidRPr="00F34B3E">
        <w:rPr>
          <w:lang w:val="en-US"/>
        </w:rPr>
        <w:t xml:space="preserve"> cases should be interpreted with caution and might be limited. </w:t>
      </w:r>
      <w:r w:rsidR="00C113C0">
        <w:rPr>
          <w:lang w:val="en-US"/>
        </w:rPr>
        <w:t xml:space="preserve">Another limitation is that if the year of census data is several years from the underlying DHS survey year, the predictions are also assumed to be inaccurate due to potential unobserved factors and trends that influence the outcomes. </w:t>
      </w:r>
      <w:r w:rsidR="008642AB" w:rsidRPr="00F34B3E">
        <w:rPr>
          <w:lang w:val="en-US"/>
        </w:rPr>
        <w:t>Nevertheless, the algorithms s</w:t>
      </w:r>
      <w:r w:rsidR="00665854" w:rsidRPr="00F34B3E">
        <w:rPr>
          <w:lang w:val="en-US"/>
        </w:rPr>
        <w:t>t</w:t>
      </w:r>
      <w:r w:rsidR="008642AB" w:rsidRPr="00F34B3E">
        <w:rPr>
          <w:lang w:val="en-US"/>
        </w:rPr>
        <w:t>ill manage to o</w:t>
      </w:r>
      <w:r w:rsidR="00361396">
        <w:rPr>
          <w:lang w:val="en-US"/>
        </w:rPr>
        <w:t xml:space="preserve">utperform the classical model. </w:t>
      </w:r>
      <w:r w:rsidR="008642AB" w:rsidRPr="00F34B3E">
        <w:rPr>
          <w:lang w:val="en-US"/>
        </w:rPr>
        <w:t xml:space="preserve">As recommended by the study of </w:t>
      </w:r>
      <w:r w:rsidR="00614A97" w:rsidRPr="00F34B3E">
        <w:rPr>
          <w:lang w:val="en-US"/>
        </w:rPr>
        <w:t>Sansone and Zhu</w:t>
      </w:r>
      <w:r w:rsidR="008642AB" w:rsidRPr="00F34B3E">
        <w:rPr>
          <w:lang w:val="en-US"/>
        </w:rPr>
        <w:t xml:space="preserve"> </w:t>
      </w:r>
      <w:r w:rsidR="00FC01FD" w:rsidRPr="00F34B3E">
        <w:rPr>
          <w:lang w:val="en-US"/>
        </w:rPr>
        <w:t>(2021)</w:t>
      </w:r>
      <w:r w:rsidR="008642AB" w:rsidRPr="00F34B3E">
        <w:rPr>
          <w:lang w:val="en-US"/>
        </w:rPr>
        <w:t xml:space="preserve"> about welfare</w:t>
      </w:r>
      <w:r w:rsidR="00087028" w:rsidRPr="00F34B3E">
        <w:rPr>
          <w:lang w:val="en-US"/>
        </w:rPr>
        <w:t xml:space="preserve"> programs in Australia, it could be beneficial for researchers and </w:t>
      </w:r>
      <w:r w:rsidR="00497A92" w:rsidRPr="00F34B3E">
        <w:rPr>
          <w:lang w:val="en-US"/>
        </w:rPr>
        <w:t>policymakers</w:t>
      </w:r>
      <w:r w:rsidR="00087028" w:rsidRPr="00F34B3E">
        <w:rPr>
          <w:lang w:val="en-US"/>
        </w:rPr>
        <w:t xml:space="preserve"> to “obtain more precise predictions – at no extra costs – by exploiting the available datasets”. This conclusion emphasizes that ML techniques can </w:t>
      </w:r>
      <w:r w:rsidRPr="00F34B3E">
        <w:rPr>
          <w:lang w:val="en-US"/>
        </w:rPr>
        <w:t>complement</w:t>
      </w:r>
      <w:r w:rsidR="00087028" w:rsidRPr="00F34B3E">
        <w:rPr>
          <w:lang w:val="en-US"/>
        </w:rPr>
        <w:t xml:space="preserve"> current targeting processes to improve the overall targeting of excluded population</w:t>
      </w:r>
      <w:r w:rsidR="00665854" w:rsidRPr="00F34B3E">
        <w:rPr>
          <w:lang w:val="en-US"/>
        </w:rPr>
        <w:t>s</w:t>
      </w:r>
      <w:r w:rsidR="00087028" w:rsidRPr="00F34B3E">
        <w:rPr>
          <w:lang w:val="en-US"/>
        </w:rPr>
        <w:t xml:space="preserve">. </w:t>
      </w:r>
    </w:p>
    <w:p w14:paraId="1D2E85C6" w14:textId="77777777" w:rsidR="00C113C0" w:rsidRDefault="00C200DD" w:rsidP="00E95BED">
      <w:pPr>
        <w:pStyle w:val="NoSpacing"/>
        <w:spacing w:after="120" w:line="360" w:lineRule="auto"/>
        <w:ind w:firstLine="284"/>
        <w:rPr>
          <w:lang w:val="en-US"/>
        </w:rPr>
      </w:pPr>
      <w:r w:rsidRPr="00F34B3E">
        <w:rPr>
          <w:lang w:val="en-US"/>
        </w:rPr>
        <w:t>Our findings from the most and least important variable to predict our outcomes shows that SSA countries still predomina</w:t>
      </w:r>
      <w:r w:rsidR="00BF25F5">
        <w:rPr>
          <w:lang w:val="en-US"/>
        </w:rPr>
        <w:t xml:space="preserve">ntly protect better-off </w:t>
      </w:r>
      <w:r w:rsidRPr="00F34B3E">
        <w:rPr>
          <w:lang w:val="en-US"/>
        </w:rPr>
        <w:t>population groups, leaving out the vulnerable. In line with the existing literature</w:t>
      </w:r>
      <w:r w:rsidR="0000743E" w:rsidRPr="00F34B3E">
        <w:rPr>
          <w:lang w:val="en-US"/>
        </w:rPr>
        <w:t>,</w:t>
      </w:r>
      <w:r w:rsidRPr="00F34B3E">
        <w:rPr>
          <w:lang w:val="en-US"/>
        </w:rPr>
        <w:t xml:space="preserve"> country-specific factors, education, wealth indicators</w:t>
      </w:r>
      <w:r w:rsidR="00E95BED" w:rsidRPr="00F34B3E">
        <w:rPr>
          <w:lang w:val="en-US"/>
        </w:rPr>
        <w:t xml:space="preserve">, and location of residence </w:t>
      </w:r>
      <w:r w:rsidRPr="00F34B3E">
        <w:rPr>
          <w:lang w:val="en-US"/>
        </w:rPr>
        <w:t>play the most important role in predicting health insurance coverage</w:t>
      </w:r>
      <w:r w:rsidR="00E95BED" w:rsidRPr="00F34B3E">
        <w:rPr>
          <w:lang w:val="en-US"/>
        </w:rPr>
        <w:t xml:space="preserve"> </w:t>
      </w:r>
      <w:r w:rsidRPr="00F34B3E">
        <w:rPr>
          <w:lang w:val="en-US"/>
        </w:rPr>
        <w:t>(e.g., Osei Afriyie et al, 2022; Salari et al., 2019; Amu et al. 2018).</w:t>
      </w:r>
      <w:r w:rsidR="00E95BED" w:rsidRPr="00F34B3E">
        <w:rPr>
          <w:lang w:val="en-US"/>
        </w:rPr>
        <w:t xml:space="preserve"> </w:t>
      </w:r>
      <w:r w:rsidR="00F07F08">
        <w:rPr>
          <w:lang w:val="en-US"/>
        </w:rPr>
        <w:t>In line with the literature</w:t>
      </w:r>
      <w:r w:rsidR="00E95BED" w:rsidRPr="00F34B3E">
        <w:rPr>
          <w:lang w:val="en-US"/>
        </w:rPr>
        <w:t xml:space="preserve">, health insurance coverage is not an important variable for </w:t>
      </w:r>
      <w:r w:rsidR="0000743E" w:rsidRPr="00F34B3E">
        <w:rPr>
          <w:lang w:val="en-US"/>
        </w:rPr>
        <w:t xml:space="preserve">predicting </w:t>
      </w:r>
      <w:r w:rsidR="00E95BED" w:rsidRPr="00F34B3E">
        <w:rPr>
          <w:lang w:val="en-US"/>
        </w:rPr>
        <w:t xml:space="preserve">health service usage outcomes. </w:t>
      </w:r>
      <w:r w:rsidR="00FD22EB" w:rsidRPr="00F34B3E">
        <w:rPr>
          <w:lang w:val="en-US"/>
        </w:rPr>
        <w:t xml:space="preserve">We find that the outcome </w:t>
      </w:r>
      <w:r w:rsidR="00BF25F5">
        <w:rPr>
          <w:lang w:val="en-US"/>
        </w:rPr>
        <w:t>of visiting</w:t>
      </w:r>
      <w:r w:rsidR="00FD22EB" w:rsidRPr="00F34B3E">
        <w:rPr>
          <w:lang w:val="en-US"/>
        </w:rPr>
        <w:t xml:space="preserve"> </w:t>
      </w:r>
      <w:r w:rsidR="00F91D64" w:rsidRPr="00F34B3E">
        <w:rPr>
          <w:lang w:val="en-US"/>
        </w:rPr>
        <w:t xml:space="preserve">a </w:t>
      </w:r>
      <w:r w:rsidR="00FD22EB" w:rsidRPr="00F34B3E">
        <w:rPr>
          <w:lang w:val="en-US"/>
        </w:rPr>
        <w:t xml:space="preserve">health facility at least once within the last year is mainly predicted </w:t>
      </w:r>
      <w:r w:rsidR="00F91D64" w:rsidRPr="00F34B3E">
        <w:rPr>
          <w:lang w:val="en-US"/>
        </w:rPr>
        <w:t>by</w:t>
      </w:r>
      <w:r w:rsidR="00FD22EB" w:rsidRPr="00F34B3E">
        <w:rPr>
          <w:lang w:val="en-US"/>
        </w:rPr>
        <w:t xml:space="preserve"> factors of family planning</w:t>
      </w:r>
      <w:r w:rsidR="00F07F08">
        <w:rPr>
          <w:lang w:val="en-US"/>
        </w:rPr>
        <w:t xml:space="preserve">. </w:t>
      </w:r>
      <w:r w:rsidR="0000743E" w:rsidRPr="00F34B3E">
        <w:rPr>
          <w:lang w:val="en-US"/>
        </w:rPr>
        <w:t>If t</w:t>
      </w:r>
      <w:r w:rsidR="00FD22EB" w:rsidRPr="00F34B3E">
        <w:rPr>
          <w:lang w:val="en-US"/>
        </w:rPr>
        <w:t xml:space="preserve">he </w:t>
      </w:r>
      <w:r w:rsidR="00901E82" w:rsidRPr="00F34B3E">
        <w:rPr>
          <w:lang w:val="en-US"/>
        </w:rPr>
        <w:t>last-born</w:t>
      </w:r>
      <w:r w:rsidR="00FD22EB" w:rsidRPr="00F34B3E">
        <w:rPr>
          <w:lang w:val="en-US"/>
        </w:rPr>
        <w:t xml:space="preserve"> child was born in a health facility is mainly predicted </w:t>
      </w:r>
      <w:r w:rsidR="00F91D64" w:rsidRPr="00F34B3E">
        <w:rPr>
          <w:lang w:val="en-US"/>
        </w:rPr>
        <w:t>by</w:t>
      </w:r>
      <w:r w:rsidR="00FD22EB" w:rsidRPr="00F34B3E">
        <w:rPr>
          <w:lang w:val="en-US"/>
        </w:rPr>
        <w:t xml:space="preserve"> educational and economic factors as well as the location</w:t>
      </w:r>
      <w:r w:rsidR="0000743E" w:rsidRPr="00F34B3E">
        <w:rPr>
          <w:lang w:val="en-US"/>
        </w:rPr>
        <w:t xml:space="preserve">. And if </w:t>
      </w:r>
      <w:r w:rsidR="00901E82">
        <w:rPr>
          <w:lang w:val="en-US"/>
        </w:rPr>
        <w:t>the last-</w:t>
      </w:r>
      <w:r w:rsidR="00FD22EB" w:rsidRPr="00F34B3E">
        <w:rPr>
          <w:lang w:val="en-US"/>
        </w:rPr>
        <w:t xml:space="preserve">born child had postnatal checks within two weeks after birth is mainly predicted by </w:t>
      </w:r>
      <w:r w:rsidR="00F07F08">
        <w:rPr>
          <w:lang w:val="en-US"/>
        </w:rPr>
        <w:t>health insurance enrollment status</w:t>
      </w:r>
      <w:r w:rsidR="0000743E" w:rsidRPr="00F34B3E">
        <w:rPr>
          <w:lang w:val="en-US"/>
        </w:rPr>
        <w:t>.</w:t>
      </w:r>
      <w:r w:rsidR="00C113C0">
        <w:rPr>
          <w:lang w:val="en-US"/>
        </w:rPr>
        <w:t xml:space="preserve"> </w:t>
      </w:r>
    </w:p>
    <w:p w14:paraId="7230AEE2" w14:textId="6CFAB7C0" w:rsidR="00E95BED" w:rsidRPr="00F34B3E" w:rsidRDefault="00C113C0" w:rsidP="00C113C0">
      <w:pPr>
        <w:pStyle w:val="NoSpacing"/>
        <w:spacing w:after="120" w:line="360" w:lineRule="auto"/>
        <w:ind w:firstLine="284"/>
        <w:rPr>
          <w:lang w:val="en-US"/>
        </w:rPr>
      </w:pPr>
      <w:r w:rsidRPr="00C113C0">
        <w:rPr>
          <w:lang w:val="en-US"/>
        </w:rPr>
        <w:t>However, since the accuracy of the predictions is not 100% and accuracy levels vary substantially among the countries, this indicates that</w:t>
      </w:r>
      <w:r w:rsidR="00E95BED" w:rsidRPr="00C113C0">
        <w:rPr>
          <w:lang w:val="en-US"/>
        </w:rPr>
        <w:t xml:space="preserve"> </w:t>
      </w:r>
      <w:r w:rsidR="00901E82" w:rsidRPr="00C113C0">
        <w:rPr>
          <w:sz w:val="20"/>
          <w:lang w:val="en-US"/>
        </w:rPr>
        <w:t>underlying</w:t>
      </w:r>
      <w:r w:rsidR="00901E82" w:rsidRPr="00C113C0">
        <w:rPr>
          <w:lang w:val="en-US"/>
        </w:rPr>
        <w:t xml:space="preserve"> </w:t>
      </w:r>
      <w:r w:rsidR="00E95BED" w:rsidRPr="00C113C0">
        <w:rPr>
          <w:lang w:val="en-US"/>
        </w:rPr>
        <w:t xml:space="preserve">variables for health insurance enrollment </w:t>
      </w:r>
      <w:r w:rsidRPr="00C113C0">
        <w:rPr>
          <w:lang w:val="en-US"/>
        </w:rPr>
        <w:t xml:space="preserve">and usage of health services </w:t>
      </w:r>
      <w:r w:rsidR="00E95BED" w:rsidRPr="00C113C0">
        <w:rPr>
          <w:lang w:val="en-US"/>
        </w:rPr>
        <w:t xml:space="preserve">(e.g., Mensah et al., 2010; Hanson </w:t>
      </w:r>
      <w:r w:rsidR="00F91D64" w:rsidRPr="00C113C0">
        <w:rPr>
          <w:lang w:val="en-US"/>
        </w:rPr>
        <w:t>et</w:t>
      </w:r>
      <w:r w:rsidR="00E95BED" w:rsidRPr="00C113C0">
        <w:rPr>
          <w:lang w:val="en-US"/>
        </w:rPr>
        <w:t xml:space="preserve"> al., 2017; Wang et al., 2017; Brugiavini and Pace, 2016; Dalinjong et al., 2017; Browne et al., 2016)</w:t>
      </w:r>
      <w:r w:rsidR="00FD22EB" w:rsidRPr="00C113C0">
        <w:rPr>
          <w:lang w:val="en-US"/>
        </w:rPr>
        <w:t xml:space="preserve"> or </w:t>
      </w:r>
      <w:r w:rsidR="00F91D64" w:rsidRPr="00C113C0">
        <w:rPr>
          <w:lang w:val="en-US"/>
        </w:rPr>
        <w:t>county-specific</w:t>
      </w:r>
      <w:r w:rsidR="00FD22EB" w:rsidRPr="00C113C0">
        <w:rPr>
          <w:lang w:val="en-US"/>
        </w:rPr>
        <w:t xml:space="preserve"> factors</w:t>
      </w:r>
      <w:r w:rsidRPr="00C113C0">
        <w:rPr>
          <w:lang w:val="en-US"/>
        </w:rPr>
        <w:t xml:space="preserve"> still</w:t>
      </w:r>
      <w:r w:rsidR="00FD22EB" w:rsidRPr="00C113C0">
        <w:rPr>
          <w:lang w:val="en-US"/>
        </w:rPr>
        <w:t xml:space="preserve"> play a crucial role</w:t>
      </w:r>
      <w:r w:rsidR="00E95BED" w:rsidRPr="00C113C0">
        <w:rPr>
          <w:lang w:val="en-US"/>
        </w:rPr>
        <w:t>. Due to data limitations, we cannot disentangle these</w:t>
      </w:r>
      <w:r w:rsidRPr="00C113C0">
        <w:rPr>
          <w:lang w:val="en-US"/>
        </w:rPr>
        <w:t xml:space="preserve"> effects. </w:t>
      </w:r>
      <w:r w:rsidR="00E95BED" w:rsidRPr="00C113C0">
        <w:rPr>
          <w:lang w:val="en-US"/>
        </w:rPr>
        <w:t xml:space="preserve">Nevertheless, the results highlight that </w:t>
      </w:r>
      <w:r w:rsidR="00FD22EB" w:rsidRPr="00C113C0">
        <w:rPr>
          <w:lang w:val="en-US"/>
        </w:rPr>
        <w:t>financial and non-financial barriers</w:t>
      </w:r>
      <w:r w:rsidR="00BF25F5" w:rsidRPr="00C113C0">
        <w:rPr>
          <w:lang w:val="en-US"/>
        </w:rPr>
        <w:t xml:space="preserve"> still exist</w:t>
      </w:r>
      <w:r w:rsidR="00FD22EB" w:rsidRPr="00C113C0">
        <w:rPr>
          <w:lang w:val="en-US"/>
        </w:rPr>
        <w:t xml:space="preserve">, excluding the </w:t>
      </w:r>
      <w:r w:rsidR="00FD22EB" w:rsidRPr="00C113C0">
        <w:rPr>
          <w:lang w:val="en-US"/>
        </w:rPr>
        <w:lastRenderedPageBreak/>
        <w:t xml:space="preserve">most vulnerable population groups (e.g., Tessema et al., 2020). </w:t>
      </w:r>
      <w:r w:rsidR="006B3BEB" w:rsidRPr="00C113C0">
        <w:rPr>
          <w:lang w:val="en-US"/>
        </w:rPr>
        <w:t>In addition, the large country</w:t>
      </w:r>
      <w:r w:rsidRPr="00C113C0">
        <w:rPr>
          <w:lang w:val="en-US"/>
        </w:rPr>
        <w:t xml:space="preserve"> differences</w:t>
      </w:r>
      <w:r w:rsidR="006B3BEB" w:rsidRPr="00C113C0">
        <w:rPr>
          <w:lang w:val="en-US"/>
        </w:rPr>
        <w:t xml:space="preserve"> emphasize that further studies from in</w:t>
      </w:r>
      <w:r w:rsidR="00FD22EB" w:rsidRPr="00C113C0">
        <w:rPr>
          <w:lang w:val="en-US"/>
        </w:rPr>
        <w:t>-</w:t>
      </w:r>
      <w:r w:rsidR="006B3BEB" w:rsidRPr="00C113C0">
        <w:rPr>
          <w:lang w:val="en-US"/>
        </w:rPr>
        <w:t>depth country analyses are needed.</w:t>
      </w:r>
      <w:r w:rsidR="006B3BEB" w:rsidRPr="00F34B3E">
        <w:rPr>
          <w:lang w:val="en-US"/>
        </w:rPr>
        <w:t xml:space="preserve"> </w:t>
      </w:r>
    </w:p>
    <w:p w14:paraId="028E5026" w14:textId="294400D6" w:rsidR="006B3BEB" w:rsidRDefault="006B3BEB" w:rsidP="006B3BEB">
      <w:pPr>
        <w:pStyle w:val="NoSpacing"/>
        <w:spacing w:after="120" w:line="360" w:lineRule="auto"/>
        <w:ind w:firstLine="284"/>
        <w:rPr>
          <w:lang w:val="en-US"/>
        </w:rPr>
      </w:pPr>
      <w:r w:rsidRPr="00F34B3E">
        <w:rPr>
          <w:lang w:val="en-US"/>
        </w:rPr>
        <w:t>Lastly, the detailed maps of the 3</w:t>
      </w:r>
      <w:r w:rsidR="00F07F08">
        <w:rPr>
          <w:lang w:val="en-US"/>
        </w:rPr>
        <w:t>9</w:t>
      </w:r>
      <w:r w:rsidRPr="00F34B3E">
        <w:rPr>
          <w:lang w:val="en-US"/>
        </w:rPr>
        <w:t xml:space="preserve"> SSA countries reveal large within-country variation</w:t>
      </w:r>
      <w:r w:rsidR="0000743E" w:rsidRPr="00F34B3E">
        <w:rPr>
          <w:lang w:val="en-US"/>
        </w:rPr>
        <w:t>s</w:t>
      </w:r>
      <w:r w:rsidRPr="00F34B3E">
        <w:rPr>
          <w:lang w:val="en-US"/>
        </w:rPr>
        <w:t xml:space="preserve"> in several countries, such as </w:t>
      </w:r>
      <w:r w:rsidR="00C113C0">
        <w:rPr>
          <w:lang w:val="en-US"/>
        </w:rPr>
        <w:t>Kenya and Nigeria</w:t>
      </w:r>
      <w:r w:rsidRPr="00F34B3E">
        <w:rPr>
          <w:lang w:val="en-US"/>
        </w:rPr>
        <w:t xml:space="preserve">. In almost all country maps, we see that health insurance coverage </w:t>
      </w:r>
      <w:r w:rsidR="00F91D64" w:rsidRPr="00F34B3E">
        <w:rPr>
          <w:lang w:val="en-US"/>
        </w:rPr>
        <w:t>are</w:t>
      </w:r>
      <w:r w:rsidRPr="00F34B3E">
        <w:rPr>
          <w:lang w:val="en-US"/>
        </w:rPr>
        <w:t xml:space="preserve"> particularly higher in highly populated areas and the region of the capital city</w:t>
      </w:r>
      <w:r w:rsidR="00C113C0">
        <w:rPr>
          <w:lang w:val="en-US"/>
        </w:rPr>
        <w:t xml:space="preserve">, whereas </w:t>
      </w:r>
      <w:r w:rsidR="00C113C0" w:rsidRPr="00F34B3E">
        <w:rPr>
          <w:lang w:val="en-US"/>
        </w:rPr>
        <w:t>health service usage</w:t>
      </w:r>
      <w:r w:rsidR="00C113C0">
        <w:rPr>
          <w:lang w:val="en-US"/>
        </w:rPr>
        <w:t xml:space="preserve"> seems to be less correlated with populated areas.</w:t>
      </w:r>
    </w:p>
    <w:p w14:paraId="108B081F" w14:textId="037283C0" w:rsidR="004E1ED0" w:rsidRDefault="00835283" w:rsidP="00F7717F">
      <w:pPr>
        <w:pStyle w:val="NoSpacing"/>
        <w:spacing w:after="120" w:line="360" w:lineRule="auto"/>
        <w:ind w:firstLine="284"/>
        <w:rPr>
          <w:lang w:val="en-US"/>
        </w:rPr>
      </w:pPr>
      <w:r>
        <w:rPr>
          <w:lang w:val="en-US"/>
        </w:rPr>
        <w:t>T</w:t>
      </w:r>
      <w:r w:rsidR="00037DD6">
        <w:rPr>
          <w:lang w:val="en-US"/>
        </w:rPr>
        <w:t>his study has three main</w:t>
      </w:r>
      <w:r>
        <w:rPr>
          <w:lang w:val="en-US"/>
        </w:rPr>
        <w:t xml:space="preserve"> limitations. First, </w:t>
      </w:r>
      <w:r w:rsidR="00037DD6">
        <w:rPr>
          <w:lang w:val="en-US"/>
        </w:rPr>
        <w:t xml:space="preserve">due to data availability, our study can only give insights of three essential health services. Therefore, the results cannot be generalized to all essential health services. Nevertheless, </w:t>
      </w:r>
      <w:r w:rsidR="00CF7BE4">
        <w:rPr>
          <w:lang w:val="en-US"/>
        </w:rPr>
        <w:t>since</w:t>
      </w:r>
      <w:r w:rsidR="00037DD6">
        <w:rPr>
          <w:lang w:val="en-US"/>
        </w:rPr>
        <w:t xml:space="preserve"> outcomes such as overall access and maternal and child health services are crucial in SSA countries, our results bring important insights into the functioning of </w:t>
      </w:r>
      <w:r w:rsidR="00361396">
        <w:rPr>
          <w:lang w:val="en-US"/>
        </w:rPr>
        <w:t xml:space="preserve">needed health services. Second, as the literature about determinants of health insurance enrolment </w:t>
      </w:r>
      <w:r w:rsidR="00CF7BE4">
        <w:rPr>
          <w:lang w:val="en-US"/>
        </w:rPr>
        <w:t>and health services concludes, play</w:t>
      </w:r>
      <w:r w:rsidR="00361396">
        <w:rPr>
          <w:lang w:val="en-US"/>
        </w:rPr>
        <w:t xml:space="preserve"> besides socio-economic, economic, and household characteristics also other demand- and supply-side factors an important role (e.g., </w:t>
      </w:r>
      <w:r w:rsidR="00361396" w:rsidRPr="00F34B3E">
        <w:rPr>
          <w:lang w:val="en-US"/>
        </w:rPr>
        <w:t>Owoo and Lambon-Quayefio, 2013</w:t>
      </w:r>
      <w:r w:rsidR="00011406">
        <w:rPr>
          <w:lang w:val="en-US"/>
        </w:rPr>
        <w:t xml:space="preserve">; </w:t>
      </w:r>
      <w:r w:rsidR="00361396" w:rsidRPr="00F34B3E">
        <w:rPr>
          <w:lang w:val="en-US"/>
        </w:rPr>
        <w:t>Brugiavini and Pace, 2016).</w:t>
      </w:r>
      <w:r w:rsidR="00011406">
        <w:rPr>
          <w:lang w:val="en-US"/>
        </w:rPr>
        <w:t xml:space="preserve"> Therefore, we cannot </w:t>
      </w:r>
      <w:r w:rsidR="00CF7BE4">
        <w:rPr>
          <w:lang w:val="en-US"/>
        </w:rPr>
        <w:t xml:space="preserve">exclude the possibility that adding </w:t>
      </w:r>
      <w:r w:rsidR="00011406">
        <w:rPr>
          <w:lang w:val="en-US"/>
        </w:rPr>
        <w:t xml:space="preserve">additional variables into our model would lead to another ranking of the most and least important variables. However, due to data limitations this is not possible to test. Still, based on meta-studies, the included covariates seem to account for the most important </w:t>
      </w:r>
      <w:r w:rsidR="00631F33">
        <w:rPr>
          <w:lang w:val="en-US"/>
        </w:rPr>
        <w:t xml:space="preserve">variables </w:t>
      </w:r>
      <w:r w:rsidR="00011406">
        <w:rPr>
          <w:lang w:val="en-US"/>
        </w:rPr>
        <w:t xml:space="preserve">(e.g., </w:t>
      </w:r>
      <w:r w:rsidR="00631F33" w:rsidRPr="00F50A90">
        <w:rPr>
          <w:lang w:val="en-US"/>
        </w:rPr>
        <w:t>Osei Afriyie et al., 2022</w:t>
      </w:r>
      <w:r w:rsidR="00631F33">
        <w:rPr>
          <w:lang w:val="en-US"/>
        </w:rPr>
        <w:t xml:space="preserve">). Additionally, as we highlighted in the analysis, more </w:t>
      </w:r>
      <w:r w:rsidR="00631F33" w:rsidRPr="00631F33">
        <w:rPr>
          <w:lang w:val="en-US"/>
        </w:rPr>
        <w:t xml:space="preserve">in-depth country analyses </w:t>
      </w:r>
      <w:r w:rsidR="00631F33">
        <w:rPr>
          <w:lang w:val="en-US"/>
        </w:rPr>
        <w:t>might be needed to fully understand the driving factors. Third, our best-performing models</w:t>
      </w:r>
      <w:r w:rsidR="00F7717F">
        <w:rPr>
          <w:lang w:val="en-US"/>
        </w:rPr>
        <w:t xml:space="preserve"> </w:t>
      </w:r>
      <w:r w:rsidR="00CF7BE4">
        <w:rPr>
          <w:lang w:val="en-US"/>
        </w:rPr>
        <w:t>out</w:t>
      </w:r>
      <w:r w:rsidR="00F7717F">
        <w:rPr>
          <w:lang w:val="en-US"/>
        </w:rPr>
        <w:t>perform the classical model but</w:t>
      </w:r>
      <w:r w:rsidR="00631F33">
        <w:rPr>
          <w:lang w:val="en-US"/>
        </w:rPr>
        <w:t xml:space="preserve"> still do not 100% accurately predict our four outcomes. </w:t>
      </w:r>
      <w:r w:rsidR="00F7717F">
        <w:rPr>
          <w:lang w:val="en-US"/>
        </w:rPr>
        <w:t xml:space="preserve">Thus, our results should be applied with caution to out-of-sample data, especially for extraordinary cases. </w:t>
      </w:r>
      <w:r w:rsidR="00932F3C">
        <w:rPr>
          <w:lang w:val="en-US"/>
        </w:rPr>
        <w:t>W</w:t>
      </w:r>
      <w:r w:rsidR="004E1ED0">
        <w:rPr>
          <w:lang w:val="en-US"/>
        </w:rPr>
        <w:t>e recommen</w:t>
      </w:r>
      <w:r w:rsidR="00932F3C">
        <w:rPr>
          <w:lang w:val="en-US"/>
        </w:rPr>
        <w:t>d, as for all targeting approaches, to reevaluate for each outcome and country to assess first the feasibility of a potential application before applying.</w:t>
      </w:r>
    </w:p>
    <w:p w14:paraId="0459E396" w14:textId="7B62DB0A" w:rsidR="002142FA" w:rsidRDefault="002142FA" w:rsidP="00FD22EB">
      <w:pPr>
        <w:pStyle w:val="NoSpacing"/>
        <w:spacing w:after="120" w:line="360" w:lineRule="auto"/>
        <w:rPr>
          <w:lang w:val="en-US"/>
        </w:rPr>
      </w:pPr>
    </w:p>
    <w:p w14:paraId="1A7A14FB" w14:textId="77777777" w:rsidR="00932F3C" w:rsidRDefault="00932F3C" w:rsidP="00FD22EB">
      <w:pPr>
        <w:pStyle w:val="NoSpacing"/>
        <w:spacing w:after="120" w:line="360" w:lineRule="auto"/>
        <w:rPr>
          <w:lang w:val="en-US"/>
        </w:rPr>
        <w:sectPr w:rsidR="00932F3C" w:rsidSect="009467D9">
          <w:footerReference w:type="default" r:id="rId35"/>
          <w:pgSz w:w="11906" w:h="16838"/>
          <w:pgMar w:top="1417" w:right="1276" w:bottom="1134" w:left="993" w:header="708" w:footer="708" w:gutter="0"/>
          <w:cols w:space="708"/>
          <w:docGrid w:linePitch="360"/>
        </w:sectPr>
      </w:pPr>
    </w:p>
    <w:p w14:paraId="3800CC0F" w14:textId="11AEF772" w:rsidR="00847B2D" w:rsidRPr="00F34B3E" w:rsidRDefault="00847B2D" w:rsidP="00847B2D">
      <w:pPr>
        <w:pStyle w:val="Heading1"/>
        <w:numPr>
          <w:ilvl w:val="0"/>
          <w:numId w:val="0"/>
        </w:numPr>
        <w:rPr>
          <w:rFonts w:cs="Times New Roman"/>
          <w:color w:val="auto"/>
          <w:shd w:val="clear" w:color="auto" w:fill="FFFFFF"/>
          <w:lang w:val="en-US"/>
        </w:rPr>
      </w:pPr>
      <w:r w:rsidRPr="00F34B3E">
        <w:rPr>
          <w:rFonts w:cs="Times New Roman"/>
          <w:color w:val="auto"/>
          <w:shd w:val="clear" w:color="auto" w:fill="FFFFFF"/>
          <w:lang w:val="en-US"/>
        </w:rPr>
        <w:lastRenderedPageBreak/>
        <w:t>References</w:t>
      </w:r>
    </w:p>
    <w:p w14:paraId="73EC0FF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Adebayo, E.F., Uthman, O.A., Wiysonge, C.S., Stern, E.A., Lamont, K.T., Ataguba, J.E. (2015). </w:t>
      </w:r>
      <w:r w:rsidRPr="00F34B3E">
        <w:rPr>
          <w:sz w:val="20"/>
          <w:szCs w:val="20"/>
        </w:rPr>
        <w:t xml:space="preserve">A systematic review of factors that affect uptake of community based health insurance in low-income and middle-income countries. </w:t>
      </w:r>
      <w:r w:rsidRPr="00F34B3E">
        <w:rPr>
          <w:i/>
          <w:sz w:val="20"/>
          <w:szCs w:val="20"/>
        </w:rPr>
        <w:t>BMC health services research,</w:t>
      </w:r>
      <w:r w:rsidRPr="00F34B3E">
        <w:rPr>
          <w:sz w:val="20"/>
          <w:szCs w:val="20"/>
        </w:rPr>
        <w:t xml:space="preserve"> 15(1):543-543. https://doi.org/10.1186/s12913-015-1179-3</w:t>
      </w:r>
    </w:p>
    <w:p w14:paraId="588572C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Akazili, J.,Welaga, P., Bawah, A., Achana, F., Oduro, A., Awoonor-Williams, J., Williams, J., Aikins, M., Phillips, J. (2014). Is Ghana’s pro-poor health insurance scheme really for the poor? Evidence from Northern Ghana. </w:t>
      </w:r>
      <w:r w:rsidRPr="00F34B3E">
        <w:rPr>
          <w:rFonts w:cs="URWPalladioL-Ital"/>
          <w:i/>
          <w:sz w:val="20"/>
          <w:szCs w:val="20"/>
          <w:lang w:val="en-US"/>
        </w:rPr>
        <w:t>BMC Health Services Research</w:t>
      </w:r>
      <w:r w:rsidRPr="00F34B3E">
        <w:rPr>
          <w:sz w:val="20"/>
          <w:szCs w:val="20"/>
          <w:lang w:val="en-US"/>
        </w:rPr>
        <w:t>, 14(63): 637. https://doi.org/10.1186/1472-6963-14-63</w:t>
      </w:r>
    </w:p>
    <w:p w14:paraId="12908F3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Alpaydin, E. (2010). Introduction to machine learning, Cambridge: </w:t>
      </w:r>
      <w:r w:rsidRPr="00F34B3E">
        <w:rPr>
          <w:rFonts w:cs="URWPalladioL-Ital"/>
          <w:sz w:val="20"/>
          <w:szCs w:val="20"/>
          <w:lang w:val="en-US"/>
        </w:rPr>
        <w:t>The MIT Press</w:t>
      </w:r>
      <w:r w:rsidRPr="00F34B3E">
        <w:rPr>
          <w:sz w:val="20"/>
          <w:szCs w:val="20"/>
          <w:lang w:val="en-US"/>
        </w:rPr>
        <w:t>.</w:t>
      </w:r>
    </w:p>
    <w:p w14:paraId="4ED1F0F0" w14:textId="77777777" w:rsidR="0047680F" w:rsidRPr="0008528B" w:rsidRDefault="0047680F" w:rsidP="002142FA">
      <w:pPr>
        <w:pStyle w:val="NoSpacing"/>
        <w:spacing w:after="120"/>
        <w:ind w:firstLine="142"/>
        <w:rPr>
          <w:sz w:val="20"/>
          <w:szCs w:val="20"/>
          <w:lang w:val="en-US"/>
        </w:rPr>
      </w:pPr>
      <w:r w:rsidRPr="0051421D">
        <w:rPr>
          <w:sz w:val="20"/>
          <w:szCs w:val="20"/>
          <w:lang w:val="en-US"/>
        </w:rPr>
        <w:t xml:space="preserve">Amu, H., Dickson, K.S., Kumi-Kyereme, A., Darteh, E.K.M. (2018). </w:t>
      </w:r>
      <w:r w:rsidRPr="00F34B3E">
        <w:rPr>
          <w:sz w:val="20"/>
          <w:szCs w:val="20"/>
          <w:lang w:val="en-US"/>
        </w:rPr>
        <w:t xml:space="preserve">Understanding variations in health insurance coverage in Ghana, Kenya, Nigeria, and Tanzania: Evidence from demographic and health surveys. </w:t>
      </w:r>
      <w:r w:rsidRPr="0008528B">
        <w:rPr>
          <w:rFonts w:cs="URWPalladioL-Ital"/>
          <w:i/>
          <w:sz w:val="20"/>
          <w:szCs w:val="20"/>
          <w:lang w:val="en-US"/>
        </w:rPr>
        <w:t>PLoS ONE</w:t>
      </w:r>
      <w:r w:rsidRPr="0008528B">
        <w:rPr>
          <w:sz w:val="20"/>
          <w:szCs w:val="20"/>
          <w:lang w:val="en-US"/>
        </w:rPr>
        <w:t xml:space="preserve">, 13(8): e0201833. </w:t>
      </w:r>
      <w:hyperlink r:id="rId36" w:history="1">
        <w:r w:rsidRPr="0008528B">
          <w:rPr>
            <w:sz w:val="20"/>
            <w:szCs w:val="20"/>
            <w:lang w:val="en-US"/>
          </w:rPr>
          <w:t>https://doi.org/10.1371/journal.pone.0201833</w:t>
        </w:r>
      </w:hyperlink>
    </w:p>
    <w:p w14:paraId="6715127C" w14:textId="77777777" w:rsidR="0047680F" w:rsidRPr="00F34B3E" w:rsidRDefault="0047680F" w:rsidP="002142FA">
      <w:pPr>
        <w:spacing w:after="120" w:line="240" w:lineRule="auto"/>
        <w:ind w:firstLine="142"/>
        <w:rPr>
          <w:sz w:val="20"/>
          <w:szCs w:val="20"/>
          <w:lang w:val="en-US"/>
        </w:rPr>
      </w:pPr>
      <w:r w:rsidRPr="0054647A">
        <w:rPr>
          <w:rFonts w:cs="Segoe UI"/>
          <w:sz w:val="20"/>
          <w:szCs w:val="20"/>
          <w:shd w:val="clear" w:color="auto" w:fill="FCFCFC"/>
          <w:lang w:val="en-US"/>
        </w:rPr>
        <w:t>Ansu-Mensah, M., Danquah, F.I., Bawontuo, V. </w:t>
      </w:r>
      <w:r w:rsidRPr="0054647A">
        <w:rPr>
          <w:rFonts w:cs="Segoe UI"/>
          <w:i/>
          <w:iCs/>
          <w:sz w:val="20"/>
          <w:szCs w:val="20"/>
          <w:shd w:val="clear" w:color="auto" w:fill="FCFCFC"/>
          <w:lang w:val="en-US"/>
        </w:rPr>
        <w:t>et al.</w:t>
      </w:r>
      <w:r w:rsidRPr="0054647A">
        <w:rPr>
          <w:rFonts w:cs="Segoe UI"/>
          <w:sz w:val="20"/>
          <w:szCs w:val="20"/>
          <w:shd w:val="clear" w:color="auto" w:fill="FCFCFC"/>
          <w:lang w:val="en-US"/>
        </w:rPr>
        <w:t> </w:t>
      </w:r>
      <w:r w:rsidRPr="00F34B3E">
        <w:rPr>
          <w:rFonts w:cs="Segoe UI"/>
          <w:sz w:val="20"/>
          <w:szCs w:val="20"/>
          <w:shd w:val="clear" w:color="auto" w:fill="FCFCFC"/>
          <w:lang w:val="en-US"/>
        </w:rPr>
        <w:t xml:space="preserve">(2021). </w:t>
      </w:r>
      <w:r w:rsidRPr="00F34B3E">
        <w:rPr>
          <w:rFonts w:cs="Segoe UI"/>
          <w:sz w:val="20"/>
          <w:szCs w:val="20"/>
          <w:shd w:val="clear" w:color="auto" w:fill="FCFCFC"/>
        </w:rPr>
        <w:t>Quality of care in the free maternal healthcare era in sub-Saharan Africa: a scoping review of providers’ and managers’ perceptions. </w:t>
      </w:r>
      <w:r w:rsidRPr="00F34B3E">
        <w:rPr>
          <w:rFonts w:cs="Segoe UI"/>
          <w:i/>
          <w:iCs/>
          <w:sz w:val="20"/>
          <w:szCs w:val="20"/>
          <w:shd w:val="clear" w:color="auto" w:fill="FCFCFC"/>
        </w:rPr>
        <w:t>BMC Pregnancy Childbirth,</w:t>
      </w:r>
      <w:r w:rsidRPr="00F34B3E">
        <w:rPr>
          <w:rFonts w:cs="Segoe UI"/>
          <w:sz w:val="20"/>
          <w:szCs w:val="20"/>
          <w:shd w:val="clear" w:color="auto" w:fill="FCFCFC"/>
        </w:rPr>
        <w:t> </w:t>
      </w:r>
      <w:r w:rsidRPr="00F34B3E">
        <w:rPr>
          <w:rFonts w:cs="Segoe UI"/>
          <w:bCs/>
          <w:sz w:val="20"/>
          <w:szCs w:val="20"/>
          <w:shd w:val="clear" w:color="auto" w:fill="FCFCFC"/>
        </w:rPr>
        <w:t>21</w:t>
      </w:r>
      <w:r w:rsidRPr="00F34B3E">
        <w:rPr>
          <w:rFonts w:cs="Segoe UI"/>
          <w:sz w:val="20"/>
          <w:szCs w:val="20"/>
          <w:shd w:val="clear" w:color="auto" w:fill="FCFCFC"/>
        </w:rPr>
        <w:t>(220). https://doi.org/10.1186/s12884-021-03701-z</w:t>
      </w:r>
    </w:p>
    <w:p w14:paraId="2E72FD1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Baloul, I., Dahlui, M. (2014). Determinants of health insurance enrolment in Sudan: evidence from Health Utilisation and Expenditure Household Survey 2009. </w:t>
      </w:r>
      <w:r w:rsidRPr="00F34B3E">
        <w:rPr>
          <w:i/>
          <w:sz w:val="20"/>
          <w:szCs w:val="20"/>
          <w:lang w:val="en-US"/>
        </w:rPr>
        <w:t>BMC Health Serv Res</w:t>
      </w:r>
      <w:r w:rsidRPr="00F34B3E">
        <w:rPr>
          <w:sz w:val="20"/>
          <w:szCs w:val="20"/>
          <w:lang w:val="en-US"/>
        </w:rPr>
        <w:t xml:space="preserve">, 14(O17). </w:t>
      </w:r>
      <w:hyperlink r:id="rId37" w:history="1">
        <w:r w:rsidRPr="00F34B3E">
          <w:rPr>
            <w:rStyle w:val="Hyperlink"/>
            <w:sz w:val="20"/>
            <w:szCs w:val="20"/>
            <w:lang w:val="en-US"/>
          </w:rPr>
          <w:t>https://doi.org/10.1186/1472-6963-14-S2-O17</w:t>
        </w:r>
      </w:hyperlink>
    </w:p>
    <w:p w14:paraId="0C63E6E6" w14:textId="77777777" w:rsidR="0047680F" w:rsidRPr="00F34B3E" w:rsidRDefault="0047680F" w:rsidP="002142FA">
      <w:pPr>
        <w:pStyle w:val="NoSpacing"/>
        <w:spacing w:after="120"/>
        <w:ind w:firstLine="142"/>
        <w:rPr>
          <w:sz w:val="20"/>
          <w:szCs w:val="20"/>
          <w:lang w:val="en-US"/>
        </w:rPr>
      </w:pPr>
      <w:r w:rsidRPr="00F428C0">
        <w:rPr>
          <w:sz w:val="20"/>
          <w:szCs w:val="20"/>
          <w:lang w:val="it-IT"/>
          <w:rPrChange w:id="239" w:author="Scherrer  Beat" w:date="2025-09-26T10:05:00Z" w16du:dateUtc="2025-09-26T08:05:00Z">
            <w:rPr>
              <w:sz w:val="20"/>
              <w:szCs w:val="20"/>
              <w:lang w:val="en-US"/>
            </w:rPr>
          </w:rPrChange>
        </w:rPr>
        <w:t xml:space="preserve">Basaza, R., Alier, P.K., Kirabira, P., Ogubi, D., Lako, R.L.L. (2017). </w:t>
      </w:r>
      <w:r w:rsidRPr="00F34B3E">
        <w:rPr>
          <w:sz w:val="20"/>
          <w:szCs w:val="20"/>
          <w:lang w:val="en-US"/>
        </w:rPr>
        <w:t xml:space="preserve">Willingness to pay for National Health Insurance Fund among public servants in Juba City, South Sudan: a contingent evaluation. </w:t>
      </w:r>
      <w:r w:rsidRPr="00F34B3E">
        <w:rPr>
          <w:i/>
          <w:sz w:val="20"/>
          <w:szCs w:val="20"/>
          <w:lang w:val="en-US"/>
        </w:rPr>
        <w:t xml:space="preserve">International Journal for Equity in Health, </w:t>
      </w:r>
      <w:r w:rsidRPr="00F34B3E">
        <w:rPr>
          <w:sz w:val="20"/>
          <w:szCs w:val="20"/>
          <w:lang w:val="en-US"/>
        </w:rPr>
        <w:t xml:space="preserve">16:158. </w:t>
      </w:r>
      <w:hyperlink r:id="rId38" w:history="1">
        <w:r w:rsidRPr="00F34B3E">
          <w:rPr>
            <w:rStyle w:val="Hyperlink"/>
            <w:color w:val="auto"/>
            <w:sz w:val="20"/>
            <w:szCs w:val="20"/>
            <w:u w:val="none"/>
            <w:lang w:val="en-US"/>
          </w:rPr>
          <w:t>https://doi.org/10.1186/s12939-017-0650-7</w:t>
        </w:r>
      </w:hyperlink>
    </w:p>
    <w:p w14:paraId="6F9DB7FB" w14:textId="77777777" w:rsidR="0047680F" w:rsidRPr="00F34B3E" w:rsidRDefault="0047680F" w:rsidP="002142FA">
      <w:pPr>
        <w:pStyle w:val="NoSpacing"/>
        <w:spacing w:after="120"/>
        <w:ind w:firstLine="142"/>
        <w:rPr>
          <w:sz w:val="20"/>
          <w:szCs w:val="20"/>
        </w:rPr>
      </w:pPr>
      <w:r w:rsidRPr="00F34B3E">
        <w:rPr>
          <w:sz w:val="20"/>
          <w:szCs w:val="20"/>
          <w:lang w:val="en-US"/>
        </w:rPr>
        <w:t>Bazzi, S., Blair, R.A., Blattmann, C., Dube, D., Gudgeon, M., Pack, R., (2022).</w:t>
      </w:r>
      <w:r w:rsidRPr="00F34B3E">
        <w:t xml:space="preserve"> </w:t>
      </w:r>
      <w:r w:rsidRPr="00F34B3E">
        <w:rPr>
          <w:sz w:val="20"/>
          <w:szCs w:val="20"/>
          <w:lang w:val="en-US"/>
        </w:rPr>
        <w:t xml:space="preserve">The Promise and Pitfalls of Conflict Prediction: Evidence from Colombia and Indonesia. </w:t>
      </w:r>
      <w:r w:rsidRPr="00F34B3E">
        <w:rPr>
          <w:i/>
          <w:sz w:val="20"/>
          <w:szCs w:val="20"/>
          <w:lang w:val="en-US"/>
        </w:rPr>
        <w:t>The Review of Economics and Statistics</w:t>
      </w:r>
      <w:r w:rsidRPr="00F34B3E">
        <w:rPr>
          <w:sz w:val="20"/>
          <w:szCs w:val="20"/>
          <w:lang w:val="en-US"/>
        </w:rPr>
        <w:t>, 104(4): 764-779.</w:t>
      </w:r>
      <w:r w:rsidRPr="00F34B3E">
        <w:t xml:space="preserve"> </w:t>
      </w:r>
      <w:hyperlink r:id="rId39" w:tgtFrame="_blank" w:history="1">
        <w:r w:rsidRPr="00F34B3E">
          <w:rPr>
            <w:rStyle w:val="Hyperlink"/>
            <w:color w:val="auto"/>
            <w:sz w:val="20"/>
            <w:szCs w:val="20"/>
            <w:lang w:val="en-US"/>
          </w:rPr>
          <w:t>https://doi.org/10.1162/rest_a_01016</w:t>
        </w:r>
      </w:hyperlink>
    </w:p>
    <w:p w14:paraId="10A7FB64"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Beger, A., Dorff, C.L., Ward, M.D. (2016). </w:t>
      </w:r>
      <w:r w:rsidRPr="00F34B3E">
        <w:rPr>
          <w:sz w:val="20"/>
          <w:szCs w:val="20"/>
          <w:lang w:val="en-US"/>
        </w:rPr>
        <w:t xml:space="preserve">Irregular Leadership Changes in 2014: Forecasts using ensemble, split-population duration models. </w:t>
      </w:r>
      <w:r w:rsidRPr="00F34B3E">
        <w:rPr>
          <w:i/>
          <w:sz w:val="20"/>
          <w:szCs w:val="20"/>
          <w:lang w:val="en-US"/>
        </w:rPr>
        <w:t>International Journal of Forecasting</w:t>
      </w:r>
      <w:r w:rsidRPr="00F34B3E">
        <w:rPr>
          <w:sz w:val="20"/>
          <w:szCs w:val="20"/>
          <w:lang w:val="en-US"/>
        </w:rPr>
        <w:t xml:space="preserve">, 31(1): 98-111. </w:t>
      </w:r>
      <w:hyperlink r:id="rId40" w:history="1">
        <w:r w:rsidRPr="00F34B3E">
          <w:rPr>
            <w:rStyle w:val="Hyperlink"/>
            <w:sz w:val="20"/>
            <w:szCs w:val="20"/>
            <w:lang w:val="en-US"/>
          </w:rPr>
          <w:t>https://doi.org/10.1016/j.ijforecast.2015.01.009</w:t>
        </w:r>
      </w:hyperlink>
    </w:p>
    <w:p w14:paraId="1763F1B0" w14:textId="77777777" w:rsidR="0047680F" w:rsidRPr="00F34B3E" w:rsidRDefault="0047680F" w:rsidP="002142FA">
      <w:pPr>
        <w:pStyle w:val="NoSpacing"/>
        <w:spacing w:after="120"/>
        <w:ind w:firstLine="142"/>
        <w:rPr>
          <w:sz w:val="20"/>
          <w:szCs w:val="20"/>
          <w:lang w:val="en-US"/>
        </w:rPr>
      </w:pPr>
      <w:r w:rsidRPr="00F34B3E">
        <w:rPr>
          <w:sz w:val="20"/>
          <w:szCs w:val="20"/>
          <w:lang w:val="en-US"/>
        </w:rPr>
        <w:t>Blair, R.A., Blattmann, C., Hartmann, A. (2017). Predicting local violence: evidence from a panel survey in Liberia</w:t>
      </w:r>
      <w:r w:rsidRPr="00F34B3E">
        <w:rPr>
          <w:i/>
          <w:sz w:val="20"/>
          <w:szCs w:val="20"/>
          <w:lang w:val="en-US"/>
        </w:rPr>
        <w:t>. Journal of Peace Research</w:t>
      </w:r>
      <w:r w:rsidRPr="00F34B3E">
        <w:rPr>
          <w:sz w:val="20"/>
          <w:szCs w:val="20"/>
          <w:lang w:val="en-US"/>
        </w:rPr>
        <w:t xml:space="preserve">, 54(2): 298-312. </w:t>
      </w:r>
      <w:hyperlink r:id="rId41" w:history="1">
        <w:r w:rsidRPr="00F34B3E">
          <w:rPr>
            <w:rStyle w:val="Hyperlink"/>
            <w:color w:val="auto"/>
            <w:sz w:val="20"/>
            <w:szCs w:val="20"/>
            <w:u w:val="none"/>
            <w:lang w:val="en-US"/>
          </w:rPr>
          <w:t>https://doi.org/10.1177/002234331668400</w:t>
        </w:r>
      </w:hyperlink>
    </w:p>
    <w:p w14:paraId="703BB5EA" w14:textId="394423ED" w:rsidR="0047680F" w:rsidRPr="00F34B3E" w:rsidRDefault="0047680F" w:rsidP="002142FA">
      <w:pPr>
        <w:spacing w:after="120" w:line="240" w:lineRule="auto"/>
        <w:ind w:firstLine="142"/>
        <w:rPr>
          <w:sz w:val="20"/>
          <w:szCs w:val="20"/>
          <w:lang w:val="en-US"/>
        </w:rPr>
      </w:pPr>
      <w:r w:rsidRPr="00F34B3E">
        <w:rPr>
          <w:sz w:val="20"/>
          <w:szCs w:val="20"/>
          <w:lang w:val="en-US"/>
        </w:rPr>
        <w:t>Blondel, P. (2017). Which machine learning algorithm to choose for my</w:t>
      </w:r>
      <w:r w:rsidR="00CF7BE4">
        <w:rPr>
          <w:sz w:val="20"/>
          <w:szCs w:val="20"/>
          <w:lang w:val="en-US"/>
        </w:rPr>
        <w:t xml:space="preserve"> problem. </w:t>
      </w:r>
      <w:r w:rsidRPr="00F34B3E">
        <w:rPr>
          <w:sz w:val="20"/>
          <w:szCs w:val="20"/>
          <w:lang w:val="en-US"/>
        </w:rPr>
        <w:t>Retrieved from:  https://recast.ai/blog/machine-learning-algorithms/2/. Accessed on March 31. 2021.</w:t>
      </w:r>
    </w:p>
    <w:p w14:paraId="3DBECF1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Boateng, D., Awunyor-Vitor, D. (2013). Health insurance in Ghana: evaluation of policy holders perceptions and factors influencing policy renewal in the Volta region. </w:t>
      </w:r>
      <w:r w:rsidRPr="00F34B3E">
        <w:rPr>
          <w:rFonts w:cs="URWPalladioL-Ital"/>
          <w:i/>
          <w:sz w:val="20"/>
          <w:szCs w:val="20"/>
          <w:lang w:val="en-US"/>
        </w:rPr>
        <w:t>Journal for Equity in Health</w:t>
      </w:r>
      <w:r w:rsidRPr="00F34B3E">
        <w:rPr>
          <w:sz w:val="20"/>
          <w:szCs w:val="20"/>
          <w:lang w:val="en-US"/>
        </w:rPr>
        <w:t xml:space="preserve">, 12:50. </w:t>
      </w:r>
      <w:hyperlink r:id="rId42" w:history="1">
        <w:r w:rsidRPr="00F34B3E">
          <w:rPr>
            <w:rStyle w:val="Hyperlink"/>
            <w:color w:val="auto"/>
            <w:sz w:val="20"/>
            <w:szCs w:val="20"/>
            <w:u w:val="none"/>
            <w:lang w:val="en-US"/>
          </w:rPr>
          <w:t>https://doi.org/10.1186/1475-9276-12-50</w:t>
        </w:r>
      </w:hyperlink>
    </w:p>
    <w:p w14:paraId="5C1A78CB" w14:textId="77777777" w:rsidR="0047680F" w:rsidRPr="008D6F57" w:rsidRDefault="0047680F" w:rsidP="002142FA">
      <w:pPr>
        <w:pStyle w:val="NoSpacing"/>
        <w:spacing w:after="120"/>
        <w:ind w:firstLine="142"/>
        <w:rPr>
          <w:sz w:val="20"/>
          <w:szCs w:val="20"/>
          <w:lang w:val="en-US"/>
          <w:rPrChange w:id="240" w:author="Scherrer  Beat" w:date="2025-03-13T10:25:00Z" w16du:dateUtc="2025-03-13T09:25:00Z">
            <w:rPr>
              <w:sz w:val="20"/>
              <w:szCs w:val="20"/>
              <w:lang w:val="it-IT"/>
            </w:rPr>
          </w:rPrChange>
        </w:rPr>
      </w:pPr>
      <w:r w:rsidRPr="00F34B3E">
        <w:rPr>
          <w:sz w:val="20"/>
          <w:szCs w:val="20"/>
          <w:lang w:val="en-US"/>
        </w:rPr>
        <w:t xml:space="preserve">Boerma, T., Eozenou, P., Evans, D., Evans, T., Kieny, M.P., Wagstaff, A. (2014). Monitoring Progress towards Universal Health Coverage at Country and Global Levels. </w:t>
      </w:r>
      <w:r w:rsidRPr="008D6F57">
        <w:rPr>
          <w:rFonts w:cs="URWPalladioL-Ital"/>
          <w:i/>
          <w:sz w:val="20"/>
          <w:szCs w:val="20"/>
          <w:lang w:val="en-US"/>
          <w:rPrChange w:id="241" w:author="Scherrer  Beat" w:date="2025-03-13T10:25:00Z" w16du:dateUtc="2025-03-13T09:25:00Z">
            <w:rPr>
              <w:rFonts w:cs="URWPalladioL-Ital"/>
              <w:i/>
              <w:sz w:val="20"/>
              <w:szCs w:val="20"/>
              <w:lang w:val="it-IT"/>
            </w:rPr>
          </w:rPrChange>
        </w:rPr>
        <w:t>PLoS Med</w:t>
      </w:r>
      <w:r w:rsidRPr="008D6F57">
        <w:rPr>
          <w:sz w:val="20"/>
          <w:szCs w:val="20"/>
          <w:lang w:val="en-US"/>
          <w:rPrChange w:id="242" w:author="Scherrer  Beat" w:date="2025-03-13T10:25:00Z" w16du:dateUtc="2025-03-13T09:25:00Z">
            <w:rPr>
              <w:sz w:val="20"/>
              <w:szCs w:val="20"/>
              <w:lang w:val="it-IT"/>
            </w:rPr>
          </w:rPrChange>
        </w:rPr>
        <w:t>, 11 (9): e1001731. https://doi.org/10.1371/journal.pmed.1001731</w:t>
      </w:r>
    </w:p>
    <w:p w14:paraId="7E98F7BB" w14:textId="77777777" w:rsidR="0047680F" w:rsidRPr="00F34B3E" w:rsidRDefault="0047680F" w:rsidP="002142FA">
      <w:pPr>
        <w:spacing w:after="120" w:line="240" w:lineRule="auto"/>
        <w:ind w:firstLine="142"/>
        <w:rPr>
          <w:sz w:val="20"/>
          <w:szCs w:val="20"/>
          <w:lang w:val="en-US"/>
        </w:rPr>
      </w:pPr>
      <w:r w:rsidRPr="008D6F57">
        <w:rPr>
          <w:sz w:val="20"/>
          <w:szCs w:val="20"/>
          <w:lang w:val="en-US"/>
          <w:rPrChange w:id="243" w:author="Scherrer  Beat" w:date="2025-03-13T10:25:00Z" w16du:dateUtc="2025-03-13T09:25:00Z">
            <w:rPr>
              <w:sz w:val="20"/>
              <w:szCs w:val="20"/>
              <w:lang w:val="it-IT"/>
            </w:rPr>
          </w:rPrChange>
        </w:rPr>
        <w:t xml:space="preserve">Borovicka, T., Jirina, M.J., Kordik, P., Jirina, M. (2012). </w:t>
      </w:r>
      <w:r w:rsidRPr="00F34B3E">
        <w:rPr>
          <w:sz w:val="20"/>
          <w:szCs w:val="20"/>
          <w:lang w:val="en-US"/>
        </w:rPr>
        <w:t xml:space="preserve">Selecting Representative Data Sets, </w:t>
      </w:r>
      <w:r w:rsidRPr="00F34B3E">
        <w:rPr>
          <w:rFonts w:cs="URWPalladioL-Ital"/>
          <w:sz w:val="20"/>
          <w:szCs w:val="20"/>
          <w:lang w:val="en-US"/>
        </w:rPr>
        <w:t>Intech. In: Advances in Data Mining Knowledge Discovery and Applications</w:t>
      </w:r>
      <w:r w:rsidRPr="00F34B3E">
        <w:rPr>
          <w:sz w:val="20"/>
          <w:szCs w:val="20"/>
          <w:lang w:val="en-US"/>
        </w:rPr>
        <w:t xml:space="preserve">. </w:t>
      </w:r>
      <w:hyperlink r:id="rId43" w:history="1">
        <w:r w:rsidRPr="00F34B3E">
          <w:rPr>
            <w:rStyle w:val="Hyperlink"/>
            <w:color w:val="auto"/>
            <w:sz w:val="20"/>
            <w:szCs w:val="20"/>
            <w:u w:val="none"/>
            <w:lang w:val="en-US"/>
          </w:rPr>
          <w:t>https://doi.org/10.5772/50787</w:t>
        </w:r>
      </w:hyperlink>
    </w:p>
    <w:p w14:paraId="4D64C807" w14:textId="32F233ED" w:rsidR="0047680F" w:rsidRPr="00F34B3E" w:rsidRDefault="0047680F" w:rsidP="002142FA">
      <w:pPr>
        <w:spacing w:after="120" w:line="240" w:lineRule="auto"/>
        <w:ind w:firstLine="142"/>
        <w:rPr>
          <w:sz w:val="20"/>
          <w:szCs w:val="20"/>
          <w:lang w:val="en-US"/>
        </w:rPr>
      </w:pPr>
      <w:bookmarkStart w:id="244" w:name="_Hlk122288679"/>
      <w:r w:rsidRPr="00F34B3E">
        <w:rPr>
          <w:sz w:val="20"/>
          <w:szCs w:val="20"/>
          <w:lang w:val="en-US"/>
        </w:rPr>
        <w:t>Brahma, D., Mukherjee, D. (2021). Early warning signs: targeting neonatal and infant mortality using machine learning. Applied Economics, 54(1): 57-74. https://doi.org/10.1080/00036846.2021.1958141</w:t>
      </w:r>
    </w:p>
    <w:bookmarkEnd w:id="244"/>
    <w:p w14:paraId="2E5AA191"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Browne, J.L., Kayode, G.A., Arhinful, D., Fidder, S.A.J, Grobbee, D.E., Klipstein-Grobusch, K. (2016). Health insurance determines antenatal, delivery and postnatal care utilization: evidence from the Ghana Demographic and Health Surveillance data. </w:t>
      </w:r>
      <w:r w:rsidRPr="00F34B3E">
        <w:rPr>
          <w:rFonts w:cs="URWPalladioL-Ital"/>
          <w:i/>
          <w:sz w:val="20"/>
          <w:szCs w:val="20"/>
          <w:lang w:val="en-US"/>
        </w:rPr>
        <w:t>BMJ Open</w:t>
      </w:r>
      <w:r w:rsidRPr="00F34B3E">
        <w:rPr>
          <w:sz w:val="20"/>
          <w:szCs w:val="20"/>
          <w:lang w:val="en-US"/>
        </w:rPr>
        <w:t xml:space="preserve">, 6:e008175. </w:t>
      </w:r>
      <w:hyperlink r:id="rId44" w:history="1">
        <w:r w:rsidRPr="00F34B3E">
          <w:rPr>
            <w:rStyle w:val="Hyperlink"/>
            <w:color w:val="auto"/>
            <w:sz w:val="20"/>
            <w:szCs w:val="20"/>
            <w:u w:val="none"/>
            <w:lang w:val="en-US"/>
          </w:rPr>
          <w:t>https://doi.org/10.1136/bmjopen-2015-008175</w:t>
        </w:r>
      </w:hyperlink>
    </w:p>
    <w:p w14:paraId="65F4F62A" w14:textId="119C3F07" w:rsidR="0047680F" w:rsidRPr="00F34B3E" w:rsidDel="00F574A1" w:rsidRDefault="0047680F" w:rsidP="002142FA">
      <w:pPr>
        <w:spacing w:after="120" w:line="240" w:lineRule="auto"/>
        <w:ind w:firstLine="142"/>
        <w:rPr>
          <w:del w:id="245" w:author="Scherrer  Beat" w:date="2025-09-26T11:14:00Z" w16du:dateUtc="2025-09-26T09:14:00Z"/>
          <w:sz w:val="20"/>
          <w:szCs w:val="20"/>
          <w:lang w:val="en-US"/>
        </w:rPr>
      </w:pPr>
      <w:del w:id="246" w:author="Scherrer  Beat" w:date="2025-09-26T11:14:00Z" w16du:dateUtc="2025-09-26T09:14:00Z">
        <w:r w:rsidRPr="00F34B3E" w:rsidDel="00F574A1">
          <w:rPr>
            <w:sz w:val="20"/>
            <w:szCs w:val="20"/>
            <w:lang w:val="en-US"/>
          </w:rPr>
          <w:delText xml:space="preserve">Brownlee, J. (2021). A gentle introduction to XGBoost for applied machine learning. Retrieved from: </w:delText>
        </w:r>
        <w:r w:rsidDel="00F574A1">
          <w:fldChar w:fldCharType="begin"/>
        </w:r>
        <w:r w:rsidDel="00F574A1">
          <w:delInstrText>HYPERLINK "https://machinelearningmastery.com/gentle-introduction-xgboost-applied-machine-learning/"</w:delInstrText>
        </w:r>
        <w:r w:rsidDel="00F574A1">
          <w:fldChar w:fldCharType="separate"/>
        </w:r>
        <w:r w:rsidRPr="00F34B3E" w:rsidDel="00F574A1">
          <w:rPr>
            <w:rStyle w:val="Hyperlink"/>
            <w:color w:val="auto"/>
            <w:sz w:val="20"/>
            <w:szCs w:val="20"/>
            <w:u w:val="none"/>
            <w:lang w:val="en-US"/>
          </w:rPr>
          <w:delText>https://machinelearningmastery.com/gentle-introduction-xgboost-applied-machine-learning/</w:delText>
        </w:r>
        <w:r w:rsidDel="00F574A1">
          <w:fldChar w:fldCharType="end"/>
        </w:r>
        <w:r w:rsidRPr="00F34B3E" w:rsidDel="00F574A1">
          <w:rPr>
            <w:sz w:val="20"/>
            <w:szCs w:val="20"/>
            <w:lang w:val="en-US"/>
          </w:rPr>
          <w:delText>. Accessed on March 31. 2021.</w:delText>
        </w:r>
      </w:del>
    </w:p>
    <w:p w14:paraId="019495D5"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Brugiavini, A., Pace, N. (2016). Extending health insurance in Ghana: effects of the National Health Insurance Scheme on maternity care. </w:t>
      </w:r>
      <w:r w:rsidRPr="00F34B3E">
        <w:rPr>
          <w:rFonts w:cs="URWPalladioL-Ital"/>
          <w:i/>
          <w:sz w:val="20"/>
          <w:szCs w:val="20"/>
          <w:lang w:val="en-US"/>
        </w:rPr>
        <w:t>Health Economics Review</w:t>
      </w:r>
      <w:r w:rsidRPr="00F34B3E">
        <w:rPr>
          <w:sz w:val="20"/>
          <w:szCs w:val="20"/>
          <w:lang w:val="en-US"/>
        </w:rPr>
        <w:t xml:space="preserve">, 6(1): 7.. </w:t>
      </w:r>
      <w:hyperlink r:id="rId45" w:history="1">
        <w:r w:rsidRPr="00F34B3E">
          <w:rPr>
            <w:rStyle w:val="Hyperlink"/>
            <w:color w:val="auto"/>
            <w:sz w:val="20"/>
            <w:szCs w:val="20"/>
            <w:u w:val="none"/>
            <w:lang w:val="en-US"/>
          </w:rPr>
          <w:t>https://doi.org/10.1186/s13561-016-0083-9</w:t>
        </w:r>
      </w:hyperlink>
    </w:p>
    <w:p w14:paraId="3C44C76C"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Coates, M.M., Ezzati, M., Robles Aguilar, G., Kwan, G.F., Vigo, D., Mocumbi, A.O., et al. (2021). Burden of disease among the world’s poorest billion people: An expert-informed secondary analysis of Global Burden of Disease estimates. </w:t>
      </w:r>
      <w:r w:rsidRPr="00F34B3E">
        <w:rPr>
          <w:i/>
          <w:sz w:val="20"/>
          <w:szCs w:val="20"/>
          <w:lang w:val="en-US"/>
        </w:rPr>
        <w:t>PLoS ONE</w:t>
      </w:r>
      <w:r w:rsidRPr="00F34B3E">
        <w:rPr>
          <w:sz w:val="20"/>
          <w:szCs w:val="20"/>
          <w:lang w:val="en-US"/>
        </w:rPr>
        <w:t>, 16(8): e0253073. https://doi.org/10.1371/journal.pone.0253073</w:t>
      </w:r>
    </w:p>
    <w:p w14:paraId="35A3592C"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Chandler, B.D., Levitt, S.D., List, J.A. (2011). Predicting and Preventing Shootings among At-Risk Youth. </w:t>
      </w:r>
      <w:r w:rsidRPr="00F34B3E">
        <w:rPr>
          <w:i/>
          <w:sz w:val="20"/>
          <w:szCs w:val="20"/>
          <w:lang w:val="en-US"/>
        </w:rPr>
        <w:t>American Economic Rev</w:t>
      </w:r>
      <w:r w:rsidRPr="00F34B3E">
        <w:rPr>
          <w:sz w:val="20"/>
          <w:szCs w:val="20"/>
          <w:lang w:val="en-US"/>
        </w:rPr>
        <w:t>iew, 101(3): 288–29.</w:t>
      </w:r>
      <w:r w:rsidRPr="00F34B3E">
        <w:rPr>
          <w:sz w:val="20"/>
          <w:szCs w:val="20"/>
        </w:rPr>
        <w:t xml:space="preserve"> </w:t>
      </w:r>
      <w:r w:rsidRPr="00F34B3E">
        <w:rPr>
          <w:sz w:val="20"/>
          <w:szCs w:val="20"/>
          <w:lang w:val="en-US"/>
        </w:rPr>
        <w:t>https://doi.org/10.1257/aer.101.3.288</w:t>
      </w:r>
    </w:p>
    <w:p w14:paraId="56A0B13E" w14:textId="77777777" w:rsidR="0047680F" w:rsidRPr="00F34B3E" w:rsidRDefault="0047680F" w:rsidP="002142FA">
      <w:pPr>
        <w:pStyle w:val="NoSpacing"/>
        <w:spacing w:after="120"/>
        <w:ind w:firstLine="142"/>
        <w:rPr>
          <w:sz w:val="20"/>
          <w:szCs w:val="20"/>
          <w:lang w:val="en-US"/>
        </w:rPr>
      </w:pPr>
      <w:r w:rsidRPr="00F34B3E">
        <w:rPr>
          <w:sz w:val="20"/>
          <w:szCs w:val="20"/>
          <w:lang w:val="en-US"/>
        </w:rPr>
        <w:lastRenderedPageBreak/>
        <w:t xml:space="preserve">Chemouni, B. (2018). The political path to universal health coverage: Power, ideas and community based health insurance in Rwanda. </w:t>
      </w:r>
      <w:r w:rsidRPr="00F34B3E">
        <w:rPr>
          <w:rFonts w:cs="URWPalladioL-Ital"/>
          <w:i/>
          <w:sz w:val="20"/>
          <w:szCs w:val="20"/>
          <w:lang w:val="en-US"/>
        </w:rPr>
        <w:t>World Development</w:t>
      </w:r>
      <w:r w:rsidRPr="00F34B3E">
        <w:rPr>
          <w:sz w:val="20"/>
          <w:szCs w:val="20"/>
          <w:lang w:val="en-US"/>
        </w:rPr>
        <w:t>, 106: 87-98. https://doi.org/10.1016/j.worlddev.2018.01.023</w:t>
      </w:r>
    </w:p>
    <w:p w14:paraId="6DBC8391" w14:textId="77777777" w:rsidR="0047680F" w:rsidRDefault="0047680F" w:rsidP="002142FA">
      <w:pPr>
        <w:pStyle w:val="NoSpacing"/>
        <w:spacing w:after="120"/>
        <w:ind w:firstLine="142"/>
        <w:rPr>
          <w:ins w:id="247" w:author="Scherrer  Beat" w:date="2025-09-04T15:38:00Z" w16du:dateUtc="2025-09-04T13:38:00Z"/>
        </w:rPr>
      </w:pPr>
      <w:r w:rsidRPr="00F34B3E">
        <w:rPr>
          <w:sz w:val="20"/>
          <w:szCs w:val="20"/>
          <w:lang w:val="en-US"/>
        </w:rPr>
        <w:t xml:space="preserve">Chiba, D., Gleditsch, K.S. (2017). The shape of things to come? Expanding the inequality and grievance model for civil war forecasts with event data. </w:t>
      </w:r>
      <w:r w:rsidRPr="00F34B3E">
        <w:rPr>
          <w:i/>
          <w:sz w:val="20"/>
          <w:szCs w:val="20"/>
          <w:lang w:val="en-US"/>
        </w:rPr>
        <w:t>Journal of Peace Research</w:t>
      </w:r>
      <w:r w:rsidRPr="00F34B3E">
        <w:rPr>
          <w:sz w:val="20"/>
          <w:szCs w:val="20"/>
          <w:lang w:val="en-US"/>
        </w:rPr>
        <w:t>,</w:t>
      </w:r>
      <w:r w:rsidRPr="00F34B3E">
        <w:rPr>
          <w:sz w:val="20"/>
          <w:szCs w:val="20"/>
        </w:rPr>
        <w:t xml:space="preserve"> </w:t>
      </w:r>
      <w:r w:rsidRPr="00F34B3E">
        <w:rPr>
          <w:sz w:val="20"/>
          <w:szCs w:val="20"/>
          <w:lang w:val="en-US"/>
        </w:rPr>
        <w:t xml:space="preserve">54(2) 275–297.  </w:t>
      </w:r>
      <w:hyperlink r:id="rId46" w:history="1">
        <w:r w:rsidRPr="00F34B3E">
          <w:rPr>
            <w:rStyle w:val="Hyperlink"/>
            <w:color w:val="auto"/>
            <w:sz w:val="20"/>
            <w:szCs w:val="20"/>
            <w:u w:val="none"/>
            <w:lang w:val="en-US"/>
          </w:rPr>
          <w:t>https://doi.org/10.1177/0022343316684192</w:t>
        </w:r>
      </w:hyperlink>
    </w:p>
    <w:p w14:paraId="16AC0767" w14:textId="1282473C" w:rsidR="007E0210" w:rsidRPr="00F34B3E" w:rsidRDefault="007E0210" w:rsidP="002142FA">
      <w:pPr>
        <w:pStyle w:val="NoSpacing"/>
        <w:spacing w:after="120"/>
        <w:ind w:firstLine="142"/>
        <w:rPr>
          <w:sz w:val="20"/>
          <w:szCs w:val="20"/>
          <w:lang w:val="en-US"/>
        </w:rPr>
      </w:pPr>
      <w:ins w:id="248" w:author="Scherrer  Beat" w:date="2025-09-04T15:38:00Z">
        <w:r w:rsidRPr="007E0210">
          <w:rPr>
            <w:sz w:val="20"/>
            <w:szCs w:val="20"/>
          </w:rPr>
          <w:t>Corral, P., Henderson, H., Segovia, S. (2025). Poverty mapping in the age of machine learning. </w:t>
        </w:r>
        <w:r w:rsidRPr="007E0210">
          <w:rPr>
            <w:i/>
            <w:iCs/>
            <w:sz w:val="20"/>
            <w:szCs w:val="20"/>
          </w:rPr>
          <w:t>Journal of Development Economics</w:t>
        </w:r>
        <w:r w:rsidRPr="007E0210">
          <w:rPr>
            <w:sz w:val="20"/>
            <w:szCs w:val="20"/>
          </w:rPr>
          <w:t>, </w:t>
        </w:r>
        <w:r w:rsidRPr="007E0210">
          <w:rPr>
            <w:i/>
            <w:iCs/>
            <w:sz w:val="20"/>
            <w:szCs w:val="20"/>
          </w:rPr>
          <w:t>172</w:t>
        </w:r>
      </w:ins>
      <w:ins w:id="249" w:author="Scherrer  Beat" w:date="2025-09-04T15:39:00Z" w16du:dateUtc="2025-09-04T13:39:00Z">
        <w:r>
          <w:rPr>
            <w:sz w:val="20"/>
            <w:szCs w:val="20"/>
          </w:rPr>
          <w:t>:</w:t>
        </w:r>
      </w:ins>
      <w:ins w:id="250" w:author="Scherrer  Beat" w:date="2025-09-04T15:38:00Z">
        <w:r w:rsidRPr="007E0210">
          <w:rPr>
            <w:sz w:val="20"/>
            <w:szCs w:val="20"/>
          </w:rPr>
          <w:t xml:space="preserve"> 103377.</w:t>
        </w:r>
      </w:ins>
      <w:ins w:id="251" w:author="Scherrer  Beat" w:date="2025-09-04T15:39:00Z" w16du:dateUtc="2025-09-04T13:39:00Z">
        <w:r>
          <w:rPr>
            <w:sz w:val="20"/>
            <w:szCs w:val="20"/>
          </w:rPr>
          <w:t xml:space="preserve"> </w:t>
        </w:r>
        <w:r w:rsidRPr="007E0210">
          <w:rPr>
            <w:rPrChange w:id="252" w:author="Scherrer  Beat" w:date="2025-09-04T15:39:00Z" w16du:dateUtc="2025-09-04T13:39:00Z">
              <w:rPr>
                <w:rStyle w:val="Hyperlink"/>
                <w:sz w:val="20"/>
                <w:szCs w:val="20"/>
              </w:rPr>
            </w:rPrChange>
          </w:rPr>
          <w:t>https://doi.org/10.1016/j.jdeveco.2024.103377</w:t>
        </w:r>
      </w:ins>
    </w:p>
    <w:p w14:paraId="74104F0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Cuccaro-Alamin, S., Foust, R., Vaithianathan, R., Putnam-Hornstein, E. (2017). Risk assessment and decision making in child protective services: Predictive risk modeling in context. </w:t>
      </w:r>
      <w:r w:rsidRPr="00F34B3E">
        <w:rPr>
          <w:i/>
          <w:sz w:val="20"/>
          <w:szCs w:val="20"/>
          <w:lang w:val="en-US"/>
        </w:rPr>
        <w:t>Child. Youth Serv. Rev.,</w:t>
      </w:r>
      <w:r w:rsidRPr="00F34B3E">
        <w:rPr>
          <w:sz w:val="20"/>
          <w:szCs w:val="20"/>
          <w:lang w:val="en-US"/>
        </w:rPr>
        <w:t xml:space="preserve"> 79: 291–298. </w:t>
      </w:r>
      <w:hyperlink r:id="rId47" w:history="1">
        <w:r w:rsidRPr="00F34B3E">
          <w:rPr>
            <w:rStyle w:val="Hyperlink"/>
            <w:color w:val="auto"/>
            <w:sz w:val="20"/>
            <w:szCs w:val="20"/>
            <w:u w:val="none"/>
            <w:lang w:val="en-US"/>
          </w:rPr>
          <w:t>http://dx.doi.org/10.1016/j.childyouth.2017.06.027</w:t>
        </w:r>
      </w:hyperlink>
    </w:p>
    <w:p w14:paraId="30B4BB67" w14:textId="77777777" w:rsidR="0047680F" w:rsidRPr="00F34B3E" w:rsidRDefault="0047680F" w:rsidP="002142FA">
      <w:pPr>
        <w:pStyle w:val="NoSpacing"/>
        <w:spacing w:after="120"/>
        <w:ind w:firstLine="142"/>
        <w:rPr>
          <w:sz w:val="20"/>
          <w:szCs w:val="20"/>
          <w:lang w:val="en-US"/>
        </w:rPr>
      </w:pPr>
      <w:r w:rsidRPr="0051421D">
        <w:rPr>
          <w:sz w:val="20"/>
          <w:szCs w:val="20"/>
          <w:lang w:val="en-US"/>
        </w:rPr>
        <w:t xml:space="preserve">Evans, D.B., Marten, R., Etienne, C. (2012). </w:t>
      </w:r>
      <w:r w:rsidRPr="00F34B3E">
        <w:rPr>
          <w:sz w:val="20"/>
          <w:szCs w:val="20"/>
          <w:lang w:val="en-US"/>
        </w:rPr>
        <w:t xml:space="preserve">Universal health coverage is a development issue. </w:t>
      </w:r>
      <w:r w:rsidRPr="00F34B3E">
        <w:rPr>
          <w:i/>
          <w:sz w:val="20"/>
          <w:szCs w:val="20"/>
          <w:lang w:val="en-US"/>
        </w:rPr>
        <w:t>The Lancet</w:t>
      </w:r>
      <w:r w:rsidRPr="00F34B3E">
        <w:rPr>
          <w:sz w:val="20"/>
          <w:szCs w:val="20"/>
          <w:lang w:val="en-US"/>
        </w:rPr>
        <w:t xml:space="preserve">, 380(9845): 864-865. </w:t>
      </w:r>
      <w:hyperlink r:id="rId48" w:history="1">
        <w:r w:rsidRPr="00F34B3E">
          <w:rPr>
            <w:sz w:val="20"/>
            <w:szCs w:val="20"/>
            <w:lang w:val="en-US"/>
          </w:rPr>
          <w:t>https://doi.org/10.1016/S0140-6736(12)61483-4</w:t>
        </w:r>
      </w:hyperlink>
    </w:p>
    <w:p w14:paraId="20861BA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Dalinjong, P.A., Welaga, P., Akazili, J., Kwarteng, A., Bangha, M., Oduro, A., Sankoh, O. &amp; Goudge J. (2017). The association between health insurance status and utilization of health services in rural Northern Ghana: evidence from the introduction of the National Health Insurance Scheme. </w:t>
      </w:r>
      <w:r w:rsidRPr="00F34B3E">
        <w:rPr>
          <w:rFonts w:cs="URWPalladioL-Ital"/>
          <w:i/>
          <w:sz w:val="20"/>
          <w:szCs w:val="20"/>
          <w:lang w:val="en-US"/>
        </w:rPr>
        <w:t>Journal of Health, Population and Nutrition</w:t>
      </w:r>
      <w:r w:rsidRPr="00F34B3E">
        <w:rPr>
          <w:sz w:val="20"/>
          <w:szCs w:val="20"/>
          <w:lang w:val="en-US"/>
        </w:rPr>
        <w:t xml:space="preserve">, 36:42. </w:t>
      </w:r>
      <w:hyperlink r:id="rId49" w:history="1">
        <w:r w:rsidRPr="00F34B3E">
          <w:rPr>
            <w:rStyle w:val="Hyperlink"/>
            <w:color w:val="auto"/>
            <w:sz w:val="20"/>
            <w:szCs w:val="20"/>
            <w:u w:val="none"/>
            <w:lang w:val="en-US"/>
          </w:rPr>
          <w:t>https://doi.org/10.1186/s41043-017-0128-7</w:t>
        </w:r>
      </w:hyperlink>
    </w:p>
    <w:p w14:paraId="53DEFF0D" w14:textId="6E70944E" w:rsidR="0047680F" w:rsidRPr="00F34B3E" w:rsidRDefault="0047680F" w:rsidP="002142FA">
      <w:pPr>
        <w:spacing w:after="120" w:line="240" w:lineRule="auto"/>
        <w:ind w:firstLine="142"/>
        <w:rPr>
          <w:sz w:val="20"/>
          <w:szCs w:val="20"/>
          <w:lang w:val="en-US"/>
        </w:rPr>
      </w:pPr>
      <w:r w:rsidRPr="00F34B3E">
        <w:rPr>
          <w:sz w:val="20"/>
          <w:szCs w:val="20"/>
        </w:rPr>
        <w:t xml:space="preserve">DHS (2022). Statcompiler the DHS program. Retrieved </w:t>
      </w:r>
      <w:r w:rsidRPr="00F34B3E">
        <w:rPr>
          <w:sz w:val="20"/>
          <w:szCs w:val="20"/>
          <w:lang w:val="en-US"/>
        </w:rPr>
        <w:t xml:space="preserve">from: </w:t>
      </w:r>
      <w:hyperlink r:id="rId50" w:history="1">
        <w:r w:rsidRPr="00F34B3E">
          <w:rPr>
            <w:lang w:val="en-US"/>
          </w:rPr>
          <w:t>https://www.statcompiler.com/en/</w:t>
        </w:r>
      </w:hyperlink>
      <w:r w:rsidR="00CF7BE4">
        <w:rPr>
          <w:sz w:val="20"/>
          <w:szCs w:val="20"/>
          <w:lang w:val="en-US"/>
        </w:rPr>
        <w:t xml:space="preserve">. Accessed on </w:t>
      </w:r>
      <w:r w:rsidRPr="00F34B3E">
        <w:rPr>
          <w:sz w:val="20"/>
          <w:szCs w:val="20"/>
          <w:lang w:val="en-US"/>
        </w:rPr>
        <w:t>March 31. 2021.</w:t>
      </w:r>
    </w:p>
    <w:p w14:paraId="2CEB707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DHS (2021). The Demographic and Health Surveys (DHS) Program. Retrieved from: </w:t>
      </w:r>
      <w:hyperlink r:id="rId51" w:history="1">
        <w:r w:rsidRPr="00F34B3E">
          <w:rPr>
            <w:sz w:val="20"/>
            <w:szCs w:val="20"/>
            <w:lang w:val="en-US"/>
          </w:rPr>
          <w:t>https://dhsprogram.com</w:t>
        </w:r>
      </w:hyperlink>
      <w:r w:rsidRPr="00F34B3E">
        <w:rPr>
          <w:sz w:val="20"/>
          <w:szCs w:val="20"/>
          <w:lang w:val="en-US"/>
        </w:rPr>
        <w:t>. Accessed on March 31. 2021.</w:t>
      </w:r>
    </w:p>
    <w:p w14:paraId="5F46376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Dixon, J., Luginaah, I., Mkandawire, P. (2014). The National Health Insurance Scheme in Ghana’s Upper West Region: A gendered perspective of insurance acquisition in a resource-poor setting. </w:t>
      </w:r>
      <w:r w:rsidRPr="00F34B3E">
        <w:rPr>
          <w:rFonts w:cs="URWPalladioL-Ital"/>
          <w:i/>
          <w:sz w:val="20"/>
          <w:szCs w:val="20"/>
          <w:lang w:val="en-US"/>
        </w:rPr>
        <w:t>Social Science &amp; Medicine</w:t>
      </w:r>
      <w:r w:rsidRPr="00F34B3E">
        <w:rPr>
          <w:sz w:val="20"/>
          <w:szCs w:val="20"/>
          <w:lang w:val="en-US"/>
        </w:rPr>
        <w:t>, 122: 103-112.</w:t>
      </w:r>
      <w:r w:rsidRPr="00F34B3E">
        <w:rPr>
          <w:sz w:val="20"/>
          <w:szCs w:val="20"/>
        </w:rPr>
        <w:t xml:space="preserve"> </w:t>
      </w:r>
      <w:hyperlink r:id="rId52" w:history="1">
        <w:r w:rsidRPr="00F34B3E">
          <w:rPr>
            <w:rStyle w:val="Hyperlink"/>
            <w:color w:val="auto"/>
            <w:sz w:val="20"/>
            <w:szCs w:val="20"/>
            <w:u w:val="none"/>
            <w:lang w:val="en-US"/>
          </w:rPr>
          <w:t>https://doi.org/10.1016/j.socscimed.2014.10.028</w:t>
        </w:r>
      </w:hyperlink>
    </w:p>
    <w:p w14:paraId="23C96BA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Dobbin, K.K., Simon, R.M. (2011). Optimally splitting cases for training and testing high dimensional classifiers. </w:t>
      </w:r>
      <w:r w:rsidRPr="00F34B3E">
        <w:rPr>
          <w:rFonts w:cs="URWPalladioL-Ital"/>
          <w:i/>
          <w:sz w:val="20"/>
          <w:szCs w:val="20"/>
          <w:lang w:val="en-US"/>
        </w:rPr>
        <w:t>BMC Medical Genomics</w:t>
      </w:r>
      <w:r w:rsidRPr="00F34B3E">
        <w:rPr>
          <w:sz w:val="20"/>
          <w:szCs w:val="20"/>
          <w:lang w:val="en-US"/>
        </w:rPr>
        <w:t xml:space="preserve">, 4(3): 31. </w:t>
      </w:r>
      <w:r w:rsidRPr="00F34B3E">
        <w:rPr>
          <w:sz w:val="20"/>
          <w:szCs w:val="20"/>
        </w:rPr>
        <w:t>https://doi.org/10.1186/1755-8794-4-3</w:t>
      </w:r>
    </w:p>
    <w:p w14:paraId="0132ABDA"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Du, K.L., Swamy, M.N.S. (2014). Neural Networks and Statistical Learning. Berlin: </w:t>
      </w:r>
      <w:r w:rsidRPr="00F34B3E">
        <w:rPr>
          <w:rFonts w:cs="URWPalladioL-Ital"/>
          <w:sz w:val="20"/>
          <w:szCs w:val="20"/>
          <w:lang w:val="en-US"/>
        </w:rPr>
        <w:t>Springer</w:t>
      </w:r>
      <w:r w:rsidRPr="00F34B3E">
        <w:rPr>
          <w:sz w:val="20"/>
          <w:szCs w:val="20"/>
          <w:lang w:val="en-US"/>
        </w:rPr>
        <w:t>.</w:t>
      </w:r>
    </w:p>
    <w:p w14:paraId="0FF76BB1" w14:textId="77777777" w:rsidR="0047680F" w:rsidRDefault="0047680F" w:rsidP="002142FA">
      <w:pPr>
        <w:spacing w:after="120" w:line="240" w:lineRule="auto"/>
        <w:ind w:firstLine="142"/>
        <w:rPr>
          <w:ins w:id="253" w:author="Scherrer  Beat" w:date="2025-09-04T15:40:00Z" w16du:dateUtc="2025-09-04T13:40:00Z"/>
        </w:rPr>
      </w:pPr>
      <w:r w:rsidRPr="00F34B3E">
        <w:rPr>
          <w:sz w:val="20"/>
          <w:szCs w:val="20"/>
          <w:lang w:val="en-US"/>
        </w:rPr>
        <w:t xml:space="preserve">Duku, A.K.O. (2018). Differences in the determinants of health insurance enrolment among working-age adults in two regions in Ghana. </w:t>
      </w:r>
      <w:r w:rsidRPr="00F34B3E">
        <w:rPr>
          <w:rFonts w:cs="URWPalladioL-Ital"/>
          <w:i/>
          <w:sz w:val="20"/>
          <w:szCs w:val="20"/>
          <w:lang w:val="en-US"/>
        </w:rPr>
        <w:t>BMC Health Services Research</w:t>
      </w:r>
      <w:r w:rsidRPr="00F34B3E">
        <w:rPr>
          <w:sz w:val="20"/>
          <w:szCs w:val="20"/>
          <w:lang w:val="en-US"/>
        </w:rPr>
        <w:t xml:space="preserve">, 18:384. </w:t>
      </w:r>
      <w:hyperlink r:id="rId53" w:history="1">
        <w:r w:rsidRPr="00F34B3E">
          <w:rPr>
            <w:rStyle w:val="Hyperlink"/>
            <w:color w:val="auto"/>
            <w:sz w:val="20"/>
            <w:szCs w:val="20"/>
            <w:u w:val="none"/>
            <w:lang w:val="en-US"/>
          </w:rPr>
          <w:t>https://doi.org/10.1186/s12913-018-3192-9</w:t>
        </w:r>
      </w:hyperlink>
    </w:p>
    <w:p w14:paraId="592DD7B7" w14:textId="65668A63" w:rsidR="007E0210" w:rsidRPr="00F34B3E" w:rsidRDefault="007E0210" w:rsidP="002142FA">
      <w:pPr>
        <w:spacing w:after="120" w:line="240" w:lineRule="auto"/>
        <w:ind w:firstLine="142"/>
        <w:rPr>
          <w:sz w:val="20"/>
          <w:szCs w:val="20"/>
          <w:lang w:val="en-US"/>
        </w:rPr>
      </w:pPr>
      <w:ins w:id="254" w:author="Scherrer  Beat" w:date="2025-09-04T15:40:00Z">
        <w:r w:rsidRPr="00F428C0">
          <w:rPr>
            <w:sz w:val="20"/>
            <w:szCs w:val="20"/>
            <w:lang w:val="en-US"/>
            <w:rPrChange w:id="255" w:author="Scherrer  Beat" w:date="2025-09-26T10:24:00Z" w16du:dateUtc="2025-09-26T08:24:00Z">
              <w:rPr>
                <w:sz w:val="20"/>
                <w:szCs w:val="20"/>
              </w:rPr>
            </w:rPrChange>
          </w:rPr>
          <w:t xml:space="preserve">Echevin, D., Fotso, G., Bouroubi, Y., Coulombe, H., Li, Q. (2025). </w:t>
        </w:r>
        <w:r w:rsidRPr="007E0210">
          <w:rPr>
            <w:sz w:val="20"/>
            <w:szCs w:val="20"/>
          </w:rPr>
          <w:t>Combining survey and census data for improved poverty prediction using semi-supervised deep learning. </w:t>
        </w:r>
        <w:r w:rsidRPr="007E0210">
          <w:rPr>
            <w:i/>
            <w:iCs/>
            <w:sz w:val="20"/>
            <w:szCs w:val="20"/>
          </w:rPr>
          <w:t>Journal of Development Economics</w:t>
        </w:r>
        <w:r w:rsidRPr="007E0210">
          <w:rPr>
            <w:sz w:val="20"/>
            <w:szCs w:val="20"/>
          </w:rPr>
          <w:t>, </w:t>
        </w:r>
        <w:r w:rsidRPr="007E0210">
          <w:rPr>
            <w:i/>
            <w:iCs/>
            <w:sz w:val="20"/>
            <w:szCs w:val="20"/>
          </w:rPr>
          <w:t>172</w:t>
        </w:r>
      </w:ins>
      <w:ins w:id="256" w:author="Scherrer  Beat" w:date="2025-09-04T15:40:00Z" w16du:dateUtc="2025-09-04T13:40:00Z">
        <w:r>
          <w:rPr>
            <w:sz w:val="20"/>
            <w:szCs w:val="20"/>
          </w:rPr>
          <w:t>:</w:t>
        </w:r>
      </w:ins>
      <w:ins w:id="257" w:author="Scherrer  Beat" w:date="2025-09-04T15:40:00Z">
        <w:r w:rsidRPr="007E0210">
          <w:rPr>
            <w:sz w:val="20"/>
            <w:szCs w:val="20"/>
          </w:rPr>
          <w:t xml:space="preserve"> 103385.</w:t>
        </w:r>
      </w:ins>
      <w:ins w:id="258" w:author="Scherrer  Beat" w:date="2025-09-04T15:40:00Z" w16du:dateUtc="2025-09-04T13:40:00Z">
        <w:r>
          <w:rPr>
            <w:sz w:val="20"/>
            <w:szCs w:val="20"/>
          </w:rPr>
          <w:t xml:space="preserve"> </w:t>
        </w:r>
        <w:r w:rsidRPr="007E0210">
          <w:rPr>
            <w:rPrChange w:id="259" w:author="Scherrer  Beat" w:date="2025-09-04T15:40:00Z" w16du:dateUtc="2025-09-04T13:40:00Z">
              <w:rPr>
                <w:rStyle w:val="Hyperlink"/>
                <w:sz w:val="20"/>
                <w:szCs w:val="20"/>
              </w:rPr>
            </w:rPrChange>
          </w:rPr>
          <w:t>https://doi.org/10.1016/j.jdeveco.2024.103385</w:t>
        </w:r>
      </w:ins>
    </w:p>
    <w:p w14:paraId="21EB2033" w14:textId="77777777" w:rsidR="0047680F" w:rsidRPr="00F34B3E" w:rsidRDefault="0047680F" w:rsidP="002142FA">
      <w:pPr>
        <w:spacing w:after="120" w:line="240" w:lineRule="auto"/>
        <w:ind w:firstLine="142"/>
        <w:rPr>
          <w:sz w:val="20"/>
          <w:szCs w:val="20"/>
          <w:lang w:val="en-US"/>
        </w:rPr>
      </w:pPr>
      <w:r w:rsidRPr="00F34B3E">
        <w:rPr>
          <w:sz w:val="20"/>
          <w:szCs w:val="20"/>
          <w:lang w:val="en-US"/>
        </w:rPr>
        <w:t>Engstrom, R., Hersh, J., Newhouse, D.L. (2017). Poverty from Space: Using High-Resolution Satellite Imagery for Estimating Economic Well-Being. World Bank Policy Research Working Paper, No. 8284.</w:t>
      </w:r>
    </w:p>
    <w:p w14:paraId="543EFAAA" w14:textId="77777777" w:rsidR="0047680F" w:rsidRPr="00F34B3E" w:rsidRDefault="0047680F" w:rsidP="002142FA">
      <w:pPr>
        <w:pStyle w:val="NoSpacing"/>
        <w:spacing w:after="120"/>
        <w:ind w:firstLine="142"/>
        <w:rPr>
          <w:sz w:val="20"/>
          <w:szCs w:val="20"/>
          <w:lang w:val="en-US"/>
        </w:rPr>
      </w:pPr>
      <w:r w:rsidRPr="00F34B3E">
        <w:rPr>
          <w:sz w:val="20"/>
          <w:szCs w:val="20"/>
        </w:rPr>
        <w:t xml:space="preserve">Erlangga D, Suhrcke M, Ali S, Bloor K. (2019). The impact of public health insurance on health care utilisation, financial protection and health status in low- and middle-income countries: A systematic review. </w:t>
      </w:r>
      <w:r w:rsidRPr="00F34B3E">
        <w:rPr>
          <w:i/>
          <w:sz w:val="20"/>
          <w:szCs w:val="20"/>
        </w:rPr>
        <w:t>PLoS One</w:t>
      </w:r>
      <w:r w:rsidRPr="00F34B3E">
        <w:rPr>
          <w:sz w:val="20"/>
          <w:szCs w:val="20"/>
        </w:rPr>
        <w:t>, 14(8): e0219731. https://doi.org/10.1371/journal.pone.0219731.</w:t>
      </w:r>
    </w:p>
    <w:p w14:paraId="0F231B73"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Garrett, L., Chowdhury, A.M., Pablos-Mendez, A. (2009). All for universal health coverage. </w:t>
      </w:r>
      <w:r w:rsidRPr="00F34B3E">
        <w:rPr>
          <w:rFonts w:cs="URWPalladioL-Ital"/>
          <w:i/>
          <w:sz w:val="20"/>
          <w:szCs w:val="20"/>
          <w:lang w:val="en-US"/>
        </w:rPr>
        <w:t>The Lancet</w:t>
      </w:r>
      <w:r w:rsidRPr="00F34B3E">
        <w:rPr>
          <w:sz w:val="20"/>
          <w:szCs w:val="20"/>
          <w:lang w:val="en-US"/>
        </w:rPr>
        <w:t>, 374: 1294-1299. https://doi.org/10.1016/S0140-6736(09)61503-8</w:t>
      </w:r>
    </w:p>
    <w:p w14:paraId="50E0B1BD" w14:textId="77777777" w:rsidR="0047680F" w:rsidRPr="00F34B3E" w:rsidRDefault="0047680F" w:rsidP="002142FA">
      <w:pPr>
        <w:spacing w:after="120" w:line="240" w:lineRule="auto"/>
        <w:ind w:firstLine="142"/>
        <w:rPr>
          <w:rFonts w:cs="Segoe UI"/>
          <w:sz w:val="20"/>
          <w:szCs w:val="20"/>
          <w:shd w:val="clear" w:color="auto" w:fill="FFFFFF"/>
          <w:lang w:val="en-US"/>
        </w:rPr>
      </w:pPr>
      <w:r w:rsidRPr="00F34B3E">
        <w:rPr>
          <w:rFonts w:cs="Segoe UI"/>
          <w:sz w:val="20"/>
          <w:szCs w:val="20"/>
          <w:shd w:val="clear" w:color="auto" w:fill="FFFFFF"/>
        </w:rPr>
        <w:t>Gitobu, C.M., Gichangi, P.B., Mwanda, W.O. (2018). The effect of Kenya’s free maternal health care policy on the utilization of health facility delivery services and maternal and neonatal mortality in public health facilities. </w:t>
      </w:r>
      <w:r w:rsidRPr="00F34B3E">
        <w:rPr>
          <w:rFonts w:cs="Segoe UI"/>
          <w:i/>
          <w:iCs/>
          <w:sz w:val="20"/>
          <w:szCs w:val="20"/>
          <w:shd w:val="clear" w:color="auto" w:fill="FFFFFF"/>
        </w:rPr>
        <w:t>BMC Pregnancy Childbirth</w:t>
      </w:r>
      <w:r w:rsidRPr="00F34B3E">
        <w:rPr>
          <w:rFonts w:cs="Segoe UI"/>
          <w:sz w:val="20"/>
          <w:szCs w:val="20"/>
          <w:shd w:val="clear" w:color="auto" w:fill="FFFFFF"/>
        </w:rPr>
        <w:t> </w:t>
      </w:r>
      <w:r w:rsidRPr="00F34B3E">
        <w:rPr>
          <w:rFonts w:cs="Segoe UI"/>
          <w:bCs/>
          <w:sz w:val="20"/>
          <w:szCs w:val="20"/>
          <w:shd w:val="clear" w:color="auto" w:fill="FFFFFF"/>
        </w:rPr>
        <w:t>18</w:t>
      </w:r>
      <w:r w:rsidRPr="00F34B3E">
        <w:rPr>
          <w:rFonts w:cs="Segoe UI"/>
          <w:sz w:val="20"/>
          <w:szCs w:val="20"/>
          <w:shd w:val="clear" w:color="auto" w:fill="FFFFFF"/>
        </w:rPr>
        <w:t xml:space="preserve">(77). </w:t>
      </w:r>
      <w:hyperlink r:id="rId54" w:history="1">
        <w:r w:rsidRPr="00F34B3E">
          <w:rPr>
            <w:rStyle w:val="Hyperlink"/>
            <w:rFonts w:cs="Segoe UI"/>
            <w:color w:val="auto"/>
            <w:sz w:val="20"/>
            <w:szCs w:val="20"/>
            <w:u w:val="none"/>
            <w:shd w:val="clear" w:color="auto" w:fill="FFFFFF"/>
            <w:lang w:val="en-US"/>
          </w:rPr>
          <w:t>https://doi.org/10.1186/s12884-018-1708-2</w:t>
        </w:r>
      </w:hyperlink>
    </w:p>
    <w:p w14:paraId="570F8AE2" w14:textId="395128F9" w:rsidR="0047680F" w:rsidRPr="00F34B3E" w:rsidRDefault="0047680F" w:rsidP="002142FA">
      <w:pPr>
        <w:spacing w:after="120" w:line="240" w:lineRule="auto"/>
        <w:ind w:firstLine="142"/>
        <w:rPr>
          <w:sz w:val="20"/>
          <w:szCs w:val="20"/>
          <w:lang w:val="de-CH"/>
        </w:rPr>
      </w:pPr>
      <w:r w:rsidRPr="007E0210">
        <w:rPr>
          <w:sz w:val="20"/>
          <w:szCs w:val="20"/>
          <w:lang w:val="de-CH"/>
          <w:rPrChange w:id="260" w:author="Scherrer  Beat" w:date="2025-09-04T15:40:00Z" w16du:dateUtc="2025-09-04T13:40:00Z">
            <w:rPr>
              <w:sz w:val="20"/>
              <w:szCs w:val="20"/>
              <w:lang w:val="en-US"/>
            </w:rPr>
          </w:rPrChange>
        </w:rPr>
        <w:t>Glaeser, E.L., Kominers, S.D., Luca, M., Naik, N. (2018)</w:t>
      </w:r>
      <w:ins w:id="261" w:author="Scherrer  Beat" w:date="2025-09-04T15:40:00Z" w16du:dateUtc="2025-09-04T13:40:00Z">
        <w:r w:rsidR="007E0210" w:rsidRPr="007E0210">
          <w:rPr>
            <w:sz w:val="20"/>
            <w:szCs w:val="20"/>
            <w:lang w:val="de-CH"/>
            <w:rPrChange w:id="262" w:author="Scherrer  Beat" w:date="2025-09-04T15:40:00Z" w16du:dateUtc="2025-09-04T13:40:00Z">
              <w:rPr>
                <w:sz w:val="20"/>
                <w:szCs w:val="20"/>
                <w:lang w:val="en-US"/>
              </w:rPr>
            </w:rPrChange>
          </w:rPr>
          <w:t>.</w:t>
        </w:r>
      </w:ins>
      <w:r w:rsidRPr="007E0210">
        <w:rPr>
          <w:sz w:val="20"/>
          <w:szCs w:val="20"/>
          <w:lang w:val="de-CH"/>
          <w:rPrChange w:id="263" w:author="Scherrer  Beat" w:date="2025-09-04T15:40:00Z" w16du:dateUtc="2025-09-04T13:40:00Z">
            <w:rPr>
              <w:sz w:val="20"/>
              <w:szCs w:val="20"/>
              <w:lang w:val="en-US"/>
            </w:rPr>
          </w:rPrChange>
        </w:rPr>
        <w:t xml:space="preserve"> </w:t>
      </w:r>
      <w:r w:rsidRPr="00F34B3E">
        <w:rPr>
          <w:sz w:val="20"/>
          <w:szCs w:val="20"/>
          <w:lang w:val="en-US"/>
        </w:rPr>
        <w:t>Big data and big cities: The promises and limitations of improved measures of urban life</w:t>
      </w:r>
      <w:r w:rsidRPr="00F34B3E">
        <w:rPr>
          <w:i/>
          <w:sz w:val="20"/>
          <w:szCs w:val="20"/>
          <w:lang w:val="en-US"/>
        </w:rPr>
        <w:t xml:space="preserve">. </w:t>
      </w:r>
      <w:r w:rsidRPr="00F34B3E">
        <w:rPr>
          <w:i/>
          <w:sz w:val="20"/>
          <w:szCs w:val="20"/>
          <w:lang w:val="de-CH"/>
        </w:rPr>
        <w:t>Econ. Inq.,</w:t>
      </w:r>
      <w:r w:rsidRPr="00F34B3E">
        <w:rPr>
          <w:sz w:val="20"/>
          <w:szCs w:val="20"/>
          <w:lang w:val="de-CH"/>
        </w:rPr>
        <w:t xml:space="preserve"> 56(1): 114–137. </w:t>
      </w:r>
      <w:r>
        <w:fldChar w:fldCharType="begin"/>
      </w:r>
      <w:r w:rsidRPr="008D6F57">
        <w:rPr>
          <w:lang w:val="de-CH"/>
          <w:rPrChange w:id="264" w:author="Scherrer  Beat" w:date="2025-03-13T10:25:00Z" w16du:dateUtc="2025-03-13T09:25:00Z">
            <w:rPr/>
          </w:rPrChange>
        </w:rPr>
        <w:instrText>HYPERLINK "https://doi.org/10.3386/w21778"</w:instrText>
      </w:r>
      <w:r>
        <w:fldChar w:fldCharType="separate"/>
      </w:r>
      <w:r w:rsidRPr="00F34B3E">
        <w:rPr>
          <w:rStyle w:val="Hyperlink"/>
          <w:color w:val="auto"/>
          <w:sz w:val="20"/>
          <w:szCs w:val="20"/>
          <w:u w:val="none"/>
          <w:lang w:val="de-CH"/>
        </w:rPr>
        <w:t>https://doi.org/10.3386/w21778</w:t>
      </w:r>
      <w:r>
        <w:fldChar w:fldCharType="end"/>
      </w:r>
    </w:p>
    <w:p w14:paraId="0A4FD72C" w14:textId="77777777" w:rsidR="0047680F" w:rsidRPr="00F34B3E" w:rsidRDefault="0047680F" w:rsidP="002142FA">
      <w:pPr>
        <w:pStyle w:val="NoSpacing"/>
        <w:spacing w:after="120"/>
        <w:ind w:firstLine="142"/>
        <w:rPr>
          <w:sz w:val="20"/>
          <w:szCs w:val="20"/>
          <w:lang w:val="en-US"/>
        </w:rPr>
      </w:pPr>
      <w:r w:rsidRPr="00F34B3E">
        <w:rPr>
          <w:sz w:val="20"/>
          <w:szCs w:val="20"/>
          <w:lang w:val="de-CH"/>
        </w:rPr>
        <w:t xml:space="preserve">Gottret, P.E., Schieber, G.. </w:t>
      </w:r>
      <w:r w:rsidRPr="00F34B3E">
        <w:rPr>
          <w:sz w:val="20"/>
          <w:szCs w:val="20"/>
          <w:lang w:val="en-US"/>
        </w:rPr>
        <w:t xml:space="preserve">(2006). </w:t>
      </w:r>
      <w:r w:rsidRPr="00F34B3E">
        <w:rPr>
          <w:sz w:val="20"/>
          <w:szCs w:val="20"/>
        </w:rPr>
        <w:t>Health financing revisited: a practitioner’s guide. Washington: World Bank Publications.</w:t>
      </w:r>
    </w:p>
    <w:p w14:paraId="33FE690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Goudge, J, Alaba, O.A, Govender, V., Harrias, B., Nxumalo, N., Cherich, M.F. (2018). Social health insurance contributes to universal coverage in South Africa, but generates inequities: survey among members of a government employee insurance scheme. </w:t>
      </w:r>
      <w:r w:rsidRPr="00F34B3E">
        <w:rPr>
          <w:i/>
          <w:sz w:val="20"/>
          <w:szCs w:val="20"/>
          <w:lang w:val="en-US"/>
        </w:rPr>
        <w:t>International Journal for Equity in Health</w:t>
      </w:r>
      <w:r w:rsidRPr="00F34B3E">
        <w:rPr>
          <w:sz w:val="20"/>
          <w:szCs w:val="20"/>
          <w:lang w:val="en-US"/>
        </w:rPr>
        <w:t xml:space="preserve">, 17(1). </w:t>
      </w:r>
      <w:r w:rsidRPr="00F34B3E">
        <w:rPr>
          <w:sz w:val="20"/>
          <w:szCs w:val="20"/>
        </w:rPr>
        <w:t>https://doi.org/10.1186/s12939-017-0710-z</w:t>
      </w:r>
    </w:p>
    <w:p w14:paraId="420F4A24" w14:textId="77777777" w:rsidR="0047680F" w:rsidRPr="00F34B3E" w:rsidRDefault="0047680F" w:rsidP="002142FA">
      <w:pPr>
        <w:spacing w:after="120" w:line="240" w:lineRule="auto"/>
        <w:ind w:firstLine="142"/>
        <w:rPr>
          <w:sz w:val="20"/>
          <w:szCs w:val="20"/>
          <w:lang w:val="en-US"/>
        </w:rPr>
      </w:pPr>
      <w:r w:rsidRPr="0051421D">
        <w:rPr>
          <w:sz w:val="20"/>
          <w:szCs w:val="20"/>
          <w:lang w:val="en-US"/>
        </w:rPr>
        <w:t xml:space="preserve">Hanson, C., Gabrysch, S., Mbaruku, G., Cox, J., Mkumbo, E., Manzi, F.,Schellenberg, J., Ronsmans C. (2017). </w:t>
      </w:r>
      <w:r w:rsidRPr="00F34B3E">
        <w:rPr>
          <w:sz w:val="20"/>
          <w:szCs w:val="20"/>
          <w:lang w:val="en-US"/>
        </w:rPr>
        <w:t xml:space="preserve">Access to maternal health services: geographical inequalities, United Republic of Tanzania. </w:t>
      </w:r>
      <w:r w:rsidRPr="00F34B3E">
        <w:rPr>
          <w:rFonts w:cs="URWPalladioL-Ital"/>
          <w:i/>
          <w:sz w:val="20"/>
          <w:szCs w:val="20"/>
          <w:lang w:val="en-US"/>
        </w:rPr>
        <w:t>Bull World Health Organ</w:t>
      </w:r>
      <w:r w:rsidRPr="00F34B3E">
        <w:rPr>
          <w:sz w:val="20"/>
          <w:szCs w:val="20"/>
          <w:lang w:val="en-US"/>
        </w:rPr>
        <w:t xml:space="preserve">, 95(12): 810–820. </w:t>
      </w:r>
      <w:hyperlink r:id="rId55" w:history="1">
        <w:r w:rsidRPr="00F34B3E">
          <w:rPr>
            <w:rStyle w:val="Hyperlink"/>
            <w:color w:val="auto"/>
            <w:sz w:val="20"/>
            <w:szCs w:val="20"/>
            <w:u w:val="none"/>
            <w:lang w:val="en-US"/>
          </w:rPr>
          <w:t>http://dx.doi.org/10.2471/BLT.17.194126</w:t>
        </w:r>
      </w:hyperlink>
    </w:p>
    <w:p w14:paraId="5F9C2D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Hastie, T., Tibshirani, R., Friedman, J. (2008). The Elements of Statistical Learning: Data Mining, Inference, and Prediction.  Berlin: </w:t>
      </w:r>
      <w:r w:rsidRPr="00F34B3E">
        <w:rPr>
          <w:rFonts w:cs="URWPalladioL-Ital"/>
          <w:i/>
          <w:sz w:val="20"/>
          <w:szCs w:val="20"/>
          <w:lang w:val="en-US"/>
        </w:rPr>
        <w:t>Springer</w:t>
      </w:r>
      <w:r w:rsidRPr="00F34B3E">
        <w:rPr>
          <w:i/>
          <w:sz w:val="20"/>
          <w:szCs w:val="20"/>
          <w:lang w:val="en-US"/>
        </w:rPr>
        <w:t>, Series in Statistics</w:t>
      </w:r>
      <w:r w:rsidRPr="00F34B3E">
        <w:rPr>
          <w:sz w:val="20"/>
          <w:szCs w:val="20"/>
          <w:lang w:val="en-US"/>
        </w:rPr>
        <w:t>, 2008.</w:t>
      </w:r>
    </w:p>
    <w:p w14:paraId="059612CE" w14:textId="77777777" w:rsidR="0047680F" w:rsidRPr="00F34B3E" w:rsidRDefault="0047680F" w:rsidP="002142FA">
      <w:pPr>
        <w:spacing w:after="120" w:line="240" w:lineRule="auto"/>
        <w:ind w:firstLine="142"/>
        <w:rPr>
          <w:sz w:val="20"/>
          <w:szCs w:val="20"/>
          <w:lang w:val="en-US"/>
        </w:rPr>
      </w:pPr>
      <w:r w:rsidRPr="00F34B3E">
        <w:rPr>
          <w:sz w:val="20"/>
          <w:szCs w:val="20"/>
          <w:lang w:val="en-US"/>
        </w:rPr>
        <w:lastRenderedPageBreak/>
        <w:t>Ipums (2021). IPUMS. Retrieved from: https://ipums.org/. Accessed on March 31. 2021.</w:t>
      </w:r>
    </w:p>
    <w:p w14:paraId="695C0994"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James, G., Hastie, T., Witten, D., Tibshirani, R. (2013). An introduction to Statistical Learning with Application in R. Berlin: </w:t>
      </w:r>
      <w:r w:rsidRPr="00F34B3E">
        <w:rPr>
          <w:rFonts w:cs="URWPalladioL-Ital"/>
          <w:i/>
          <w:sz w:val="20"/>
          <w:szCs w:val="20"/>
          <w:lang w:val="en-US"/>
        </w:rPr>
        <w:t>Springer</w:t>
      </w:r>
      <w:r w:rsidRPr="00F34B3E">
        <w:rPr>
          <w:sz w:val="20"/>
          <w:szCs w:val="20"/>
          <w:lang w:val="en-US"/>
        </w:rPr>
        <w:t xml:space="preserve">, 2013 </w:t>
      </w:r>
      <w:hyperlink r:id="rId56" w:history="1">
        <w:r w:rsidRPr="00F34B3E">
          <w:rPr>
            <w:rStyle w:val="Hyperlink"/>
            <w:color w:val="auto"/>
            <w:sz w:val="20"/>
            <w:szCs w:val="20"/>
            <w:u w:val="none"/>
            <w:lang w:val="en-US"/>
          </w:rPr>
          <w:t>https://doi.org/10.1007/978-1-4614-7138-7</w:t>
        </w:r>
      </w:hyperlink>
    </w:p>
    <w:p w14:paraId="0AE85B12"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Jehu-Appiah, C., Aryeetey, G., Spaan, E., de Hoop, T., Agyepong, I., Baltussen, R. (2011). Equity aspects of the National Health Insurance Scheme in Ghana: Who is enrolling, who is not and why? </w:t>
      </w:r>
      <w:r w:rsidRPr="00F34B3E">
        <w:rPr>
          <w:i/>
          <w:sz w:val="20"/>
          <w:szCs w:val="20"/>
          <w:lang w:val="en-US"/>
        </w:rPr>
        <w:t>Social Science &amp; Medicine</w:t>
      </w:r>
      <w:r w:rsidRPr="00F34B3E">
        <w:rPr>
          <w:sz w:val="20"/>
          <w:szCs w:val="20"/>
          <w:lang w:val="en-US"/>
        </w:rPr>
        <w:t xml:space="preserve">, 72(2): 157-165. </w:t>
      </w:r>
      <w:hyperlink r:id="rId57" w:history="1">
        <w:r w:rsidRPr="00F34B3E">
          <w:rPr>
            <w:rStyle w:val="Hyperlink"/>
            <w:color w:val="auto"/>
            <w:sz w:val="20"/>
            <w:szCs w:val="20"/>
            <w:u w:val="none"/>
            <w:lang w:val="en-US"/>
          </w:rPr>
          <w:t>https://doi.org/10.1016/j.socscimed.2010.10.025</w:t>
        </w:r>
      </w:hyperlink>
    </w:p>
    <w:p w14:paraId="0EFA6F06" w14:textId="77777777" w:rsidR="0047680F" w:rsidRPr="00F34B3E" w:rsidRDefault="0047680F" w:rsidP="002142FA">
      <w:pPr>
        <w:spacing w:after="120" w:line="240" w:lineRule="auto"/>
        <w:ind w:firstLine="142"/>
        <w:rPr>
          <w:sz w:val="20"/>
          <w:szCs w:val="20"/>
          <w:lang w:val="en-US"/>
        </w:rPr>
      </w:pPr>
      <w:r w:rsidRPr="00F34B3E">
        <w:rPr>
          <w:sz w:val="20"/>
          <w:szCs w:val="20"/>
          <w:lang w:val="en-US"/>
        </w:rPr>
        <w:t xml:space="preserve">Josephson, E., Rajkotia, Y., Banzon, E., Andoh, A., Francis, X. (2014). National Health Insurance Design in Liberia: Key Considerations for Equitable, Efficient, and Sustainable Health Care Access. Retrieved from </w:t>
      </w:r>
      <w:hyperlink r:id="rId58" w:history="1">
        <w:r w:rsidRPr="00F34B3E">
          <w:rPr>
            <w:rStyle w:val="Hyperlink"/>
            <w:color w:val="auto"/>
            <w:sz w:val="20"/>
            <w:szCs w:val="20"/>
            <w:u w:val="none"/>
            <w:lang w:val="en-US"/>
          </w:rPr>
          <w:t>https://thinkwell.global/wp-content/uploads/2014/12/National-Health-Insurance-Design-in-Liberia-ThinkWell.pdf</w:t>
        </w:r>
      </w:hyperlink>
      <w:r w:rsidRPr="00F34B3E">
        <w:rPr>
          <w:sz w:val="20"/>
          <w:szCs w:val="20"/>
          <w:lang w:val="en-US"/>
        </w:rPr>
        <w:t>. Accessed on March 31. 2021.</w:t>
      </w:r>
    </w:p>
    <w:p w14:paraId="3881F679" w14:textId="77777777" w:rsidR="0047680F" w:rsidRPr="00F34B3E" w:rsidRDefault="0047680F" w:rsidP="002142FA">
      <w:pPr>
        <w:spacing w:after="120" w:line="240" w:lineRule="auto"/>
        <w:ind w:firstLine="142"/>
        <w:rPr>
          <w:sz w:val="20"/>
          <w:szCs w:val="20"/>
          <w:lang w:val="en-US"/>
        </w:rPr>
      </w:pPr>
      <w:r w:rsidRPr="00F34B3E">
        <w:rPr>
          <w:sz w:val="20"/>
          <w:szCs w:val="20"/>
          <w:lang w:val="en-US"/>
        </w:rPr>
        <w:t>Kang, J.S., Kuznetsova, P., Luca, M., Choi, Y. (2013). Where Not to Eat? Improving Public Policy by Predicting Hygiene Inspections Using Online Reviews. Proc. 2013 Conf. Empir. Methods Nat. Lang. Process. (Association for Computational Linguistics, Seattle, Washington, USA), 1443--1448.</w:t>
      </w:r>
    </w:p>
    <w:p w14:paraId="6CD949C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Kimani, J.K., Ettarh, R., Warren, C., Bellows, B. (2014). Determinants of health insurance ownership among women in Kenya: evidence from the 2008-09 Kenya demographic and health survey. </w:t>
      </w:r>
      <w:r w:rsidRPr="00F34B3E">
        <w:rPr>
          <w:rFonts w:cs="URWPalladioL-Ital"/>
          <w:i/>
          <w:sz w:val="20"/>
          <w:szCs w:val="20"/>
          <w:lang w:val="en-US"/>
        </w:rPr>
        <w:t>International Journal for Equity in Health</w:t>
      </w:r>
      <w:r w:rsidRPr="00F34B3E">
        <w:rPr>
          <w:sz w:val="20"/>
          <w:szCs w:val="20"/>
          <w:lang w:val="en-US"/>
        </w:rPr>
        <w:t>, 13:27.</w:t>
      </w:r>
      <w:r w:rsidRPr="00F34B3E">
        <w:rPr>
          <w:sz w:val="20"/>
          <w:szCs w:val="20"/>
        </w:rPr>
        <w:t xml:space="preserve"> </w:t>
      </w:r>
      <w:hyperlink r:id="rId59" w:history="1">
        <w:r w:rsidRPr="00F34B3E">
          <w:rPr>
            <w:rStyle w:val="Hyperlink"/>
            <w:color w:val="auto"/>
            <w:sz w:val="20"/>
            <w:szCs w:val="20"/>
            <w:u w:val="none"/>
            <w:lang w:val="en-US"/>
          </w:rPr>
          <w:t>http://www.equityhealthj.com/content/13/1/27</w:t>
        </w:r>
      </w:hyperlink>
    </w:p>
    <w:p w14:paraId="66EF9474" w14:textId="77777777" w:rsidR="0047680F" w:rsidRPr="00F34B3E" w:rsidRDefault="0047680F" w:rsidP="002142FA">
      <w:pPr>
        <w:pStyle w:val="NoSpacing"/>
        <w:spacing w:after="120"/>
        <w:ind w:firstLine="142"/>
        <w:rPr>
          <w:sz w:val="20"/>
          <w:szCs w:val="20"/>
          <w:lang w:val="en-US"/>
        </w:rPr>
      </w:pPr>
      <w:r w:rsidRPr="008D6F57">
        <w:rPr>
          <w:sz w:val="20"/>
          <w:szCs w:val="20"/>
          <w:lang w:val="en-US"/>
          <w:rPrChange w:id="265" w:author="Scherrer  Beat" w:date="2025-03-13T10:25:00Z" w16du:dateUtc="2025-03-13T09:25:00Z">
            <w:rPr>
              <w:sz w:val="20"/>
              <w:szCs w:val="20"/>
              <w:lang w:val="it-IT"/>
            </w:rPr>
          </w:rPrChange>
        </w:rPr>
        <w:t xml:space="preserve">Kirigia, J.M., Sambo, L.G., Nganda, B. et al. </w:t>
      </w:r>
      <w:r w:rsidRPr="00F34B3E">
        <w:rPr>
          <w:sz w:val="20"/>
          <w:szCs w:val="20"/>
          <w:lang w:val="en-US"/>
        </w:rPr>
        <w:t>(2005). Determinants of health insurance ownership among South African women. BMC Health Serv Res 5, 17. https://doi.org/10.1186/1472-6963-5-17</w:t>
      </w:r>
    </w:p>
    <w:p w14:paraId="101F257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Kumi-Kyereme, A., Amo-Adjei, J. (2013). Effects of spatial location and household wealth on health insurance subscription among women in Ghana. </w:t>
      </w:r>
      <w:r w:rsidRPr="00F34B3E">
        <w:rPr>
          <w:rFonts w:cs="URWPalladioL-Ital"/>
          <w:i/>
          <w:sz w:val="20"/>
          <w:szCs w:val="20"/>
          <w:lang w:val="en-US"/>
        </w:rPr>
        <w:t>BMC Health Services Research</w:t>
      </w:r>
      <w:r w:rsidRPr="00F34B3E">
        <w:rPr>
          <w:sz w:val="20"/>
          <w:szCs w:val="20"/>
          <w:lang w:val="en-US"/>
        </w:rPr>
        <w:t xml:space="preserve">, 13:221. </w:t>
      </w:r>
      <w:r w:rsidRPr="00F34B3E">
        <w:rPr>
          <w:sz w:val="20"/>
          <w:szCs w:val="20"/>
        </w:rPr>
        <w:t>https://doi.org/10.1186/1472-6963-13-221</w:t>
      </w:r>
    </w:p>
    <w:p w14:paraId="15EC5132"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Kusi, A., Fenny, A.P., Arhinful, D.K., Asante, F.A., Parmar, D. (2018). Determinants of enrolment in the NHIS for women in Ghana. </w:t>
      </w:r>
      <w:r w:rsidRPr="00F34B3E">
        <w:rPr>
          <w:rFonts w:cs="URWPalladioL-Ital"/>
          <w:i/>
          <w:sz w:val="20"/>
          <w:szCs w:val="20"/>
          <w:lang w:val="en-US"/>
        </w:rPr>
        <w:t>International Journal of Social Economics</w:t>
      </w:r>
      <w:r w:rsidRPr="00F34B3E">
        <w:rPr>
          <w:sz w:val="20"/>
          <w:szCs w:val="20"/>
          <w:lang w:val="en-US"/>
        </w:rPr>
        <w:t xml:space="preserve">, 45(9): 1318-1334. </w:t>
      </w:r>
      <w:hyperlink r:id="rId60" w:history="1">
        <w:r w:rsidRPr="00F34B3E">
          <w:rPr>
            <w:rStyle w:val="Hyperlink"/>
            <w:color w:val="auto"/>
            <w:sz w:val="20"/>
            <w:szCs w:val="20"/>
            <w:u w:val="none"/>
            <w:lang w:val="en-US"/>
          </w:rPr>
          <w:t>https://doi.org/10.1108/IJSE-10-2016-0291</w:t>
        </w:r>
      </w:hyperlink>
    </w:p>
    <w:p w14:paraId="25F3A948" w14:textId="103128F7" w:rsidR="0047680F" w:rsidRPr="00F574A1" w:rsidRDefault="0047680F" w:rsidP="002142FA">
      <w:pPr>
        <w:pStyle w:val="NoSpacing"/>
        <w:spacing w:after="120"/>
        <w:ind w:firstLine="142"/>
        <w:rPr>
          <w:ins w:id="266" w:author="Scherrer  Beat" w:date="2025-09-26T11:15:00Z" w16du:dateUtc="2025-09-26T09:15:00Z"/>
          <w:sz w:val="20"/>
          <w:szCs w:val="20"/>
          <w:lang w:val="de-CH"/>
          <w:rPrChange w:id="267" w:author="Scherrer  Beat" w:date="2025-09-26T11:15:00Z" w16du:dateUtc="2025-09-26T09:15:00Z">
            <w:rPr>
              <w:ins w:id="268" w:author="Scherrer  Beat" w:date="2025-09-26T11:15:00Z" w16du:dateUtc="2025-09-26T09:15:00Z"/>
              <w:sz w:val="20"/>
              <w:szCs w:val="20"/>
              <w:lang w:val="en-US"/>
            </w:rPr>
          </w:rPrChange>
        </w:rPr>
      </w:pPr>
      <w:r w:rsidRPr="0054647A">
        <w:rPr>
          <w:sz w:val="20"/>
          <w:szCs w:val="20"/>
          <w:lang w:val="en-US"/>
        </w:rPr>
        <w:t xml:space="preserve">Lagomarsino, G., Garabrant, A., Adyas, A., Muga, R., Otoo, N. (2012). </w:t>
      </w:r>
      <w:r w:rsidRPr="00F34B3E">
        <w:rPr>
          <w:sz w:val="20"/>
          <w:szCs w:val="20"/>
          <w:lang w:val="en-US"/>
        </w:rPr>
        <w:t xml:space="preserve">Moving towards universal health coverage: health insurance reforms in nine developing countries in Africa and Asia. </w:t>
      </w:r>
      <w:r w:rsidRPr="00F34B3E">
        <w:rPr>
          <w:i/>
          <w:sz w:val="20"/>
          <w:szCs w:val="20"/>
          <w:lang w:val="en-US"/>
        </w:rPr>
        <w:t>The Lancet,</w:t>
      </w:r>
      <w:r w:rsidRPr="00F34B3E">
        <w:rPr>
          <w:sz w:val="20"/>
          <w:szCs w:val="20"/>
          <w:lang w:val="en-US"/>
        </w:rPr>
        <w:t xml:space="preserve"> 380(9845): 933-943. </w:t>
      </w:r>
      <w:ins w:id="269" w:author="Scherrer  Beat" w:date="2025-09-26T11:15:00Z" w16du:dateUtc="2025-09-26T09:15:00Z">
        <w:r w:rsidR="00F574A1">
          <w:rPr>
            <w:sz w:val="20"/>
            <w:szCs w:val="20"/>
            <w:lang w:val="en-US"/>
          </w:rPr>
          <w:fldChar w:fldCharType="begin"/>
        </w:r>
        <w:r w:rsidR="00F574A1">
          <w:rPr>
            <w:sz w:val="20"/>
            <w:szCs w:val="20"/>
            <w:lang w:val="en-US"/>
          </w:rPr>
          <w:instrText>HYPERLINK "</w:instrText>
        </w:r>
      </w:ins>
      <w:r w:rsidR="00F574A1" w:rsidRPr="00F34B3E">
        <w:rPr>
          <w:sz w:val="20"/>
          <w:szCs w:val="20"/>
          <w:lang w:val="en-US"/>
        </w:rPr>
        <w:instrText>https://doi.org/10.1016/S0140-6736(12)61147-7</w:instrText>
      </w:r>
      <w:ins w:id="270" w:author="Scherrer  Beat" w:date="2025-09-26T11:15:00Z" w16du:dateUtc="2025-09-26T09:15:00Z">
        <w:r w:rsidR="00F574A1">
          <w:rPr>
            <w:sz w:val="20"/>
            <w:szCs w:val="20"/>
            <w:lang w:val="en-US"/>
          </w:rPr>
          <w:instrText>"</w:instrText>
        </w:r>
        <w:r w:rsidR="00F574A1">
          <w:rPr>
            <w:sz w:val="20"/>
            <w:szCs w:val="20"/>
            <w:lang w:val="en-US"/>
          </w:rPr>
          <w:fldChar w:fldCharType="separate"/>
        </w:r>
      </w:ins>
      <w:r w:rsidR="00F574A1" w:rsidRPr="00F574A1">
        <w:rPr>
          <w:rStyle w:val="Hyperlink"/>
          <w:sz w:val="20"/>
          <w:szCs w:val="20"/>
          <w:lang w:val="de-CH"/>
          <w:rPrChange w:id="271" w:author="Scherrer  Beat" w:date="2025-09-26T11:15:00Z" w16du:dateUtc="2025-09-26T09:15:00Z">
            <w:rPr>
              <w:rStyle w:val="Hyperlink"/>
              <w:sz w:val="20"/>
              <w:szCs w:val="20"/>
              <w:lang w:val="en-US"/>
            </w:rPr>
          </w:rPrChange>
        </w:rPr>
        <w:t>https://doi.org/10.1016/S0140-6736(12)61147-7</w:t>
      </w:r>
      <w:ins w:id="272" w:author="Scherrer  Beat" w:date="2025-09-26T11:15:00Z" w16du:dateUtc="2025-09-26T09:15:00Z">
        <w:r w:rsidR="00F574A1">
          <w:rPr>
            <w:sz w:val="20"/>
            <w:szCs w:val="20"/>
            <w:lang w:val="en-US"/>
          </w:rPr>
          <w:fldChar w:fldCharType="end"/>
        </w:r>
      </w:ins>
    </w:p>
    <w:p w14:paraId="73373796" w14:textId="0054D811" w:rsidR="00F574A1" w:rsidRPr="00F574A1" w:rsidRDefault="00F30256" w:rsidP="002142FA">
      <w:pPr>
        <w:pStyle w:val="NoSpacing"/>
        <w:spacing w:after="120"/>
        <w:ind w:firstLine="142"/>
        <w:rPr>
          <w:sz w:val="20"/>
          <w:szCs w:val="20"/>
          <w:lang w:val="en-US"/>
        </w:rPr>
      </w:pPr>
      <w:ins w:id="273" w:author="Scherrer  Beat" w:date="2025-09-26T11:20:00Z">
        <w:r w:rsidRPr="00F30256">
          <w:rPr>
            <w:sz w:val="20"/>
            <w:szCs w:val="20"/>
            <w:lang w:val="de-CH"/>
            <w:rPrChange w:id="274" w:author="Scherrer  Beat" w:date="2025-09-26T11:20:00Z" w16du:dateUtc="2025-09-26T09:20:00Z">
              <w:rPr>
                <w:sz w:val="20"/>
                <w:szCs w:val="20"/>
              </w:rPr>
            </w:rPrChange>
          </w:rPr>
          <w:t xml:space="preserve">Lundberg, S. M., Erion, G., Chen, H., DeGrave, A., Prutkin, J. M., Nair, B., </w:t>
        </w:r>
      </w:ins>
      <w:ins w:id="275" w:author="Scherrer  Beat" w:date="2025-09-26T11:20:00Z" w16du:dateUtc="2025-09-26T09:20:00Z">
        <w:r w:rsidRPr="00F30256">
          <w:rPr>
            <w:sz w:val="20"/>
            <w:szCs w:val="20"/>
            <w:lang w:val="de-CH"/>
            <w:rPrChange w:id="276" w:author="Scherrer  Beat" w:date="2025-09-26T11:20:00Z" w16du:dateUtc="2025-09-26T09:20:00Z">
              <w:rPr>
                <w:sz w:val="20"/>
                <w:szCs w:val="20"/>
              </w:rPr>
            </w:rPrChange>
          </w:rPr>
          <w:t>Katz, R.</w:t>
        </w:r>
        <w:r>
          <w:rPr>
            <w:sz w:val="20"/>
            <w:szCs w:val="20"/>
            <w:lang w:val="de-CH"/>
          </w:rPr>
          <w:t xml:space="preserve">, Himmelfarb, J., </w:t>
        </w:r>
      </w:ins>
      <w:ins w:id="277" w:author="Scherrer  Beat" w:date="2025-09-26T11:21:00Z" w16du:dateUtc="2025-09-26T09:21:00Z">
        <w:r>
          <w:rPr>
            <w:sz w:val="20"/>
            <w:szCs w:val="20"/>
            <w:lang w:val="de-CH"/>
          </w:rPr>
          <w:t>Bansal, N.,</w:t>
        </w:r>
      </w:ins>
      <w:ins w:id="278" w:author="Scherrer  Beat" w:date="2025-09-26T11:20:00Z">
        <w:r w:rsidRPr="00F30256">
          <w:rPr>
            <w:sz w:val="20"/>
            <w:szCs w:val="20"/>
            <w:lang w:val="de-CH"/>
            <w:rPrChange w:id="279" w:author="Scherrer  Beat" w:date="2025-09-26T11:20:00Z" w16du:dateUtc="2025-09-26T09:20:00Z">
              <w:rPr>
                <w:sz w:val="20"/>
                <w:szCs w:val="20"/>
              </w:rPr>
            </w:rPrChange>
          </w:rPr>
          <w:t xml:space="preserve"> Lee, S. I.</w:t>
        </w:r>
      </w:ins>
      <w:ins w:id="280" w:author="Scherrer  Beat" w:date="2025-09-26T11:16:00Z" w16du:dateUtc="2025-09-26T09:16:00Z">
        <w:r w:rsidR="00F574A1">
          <w:rPr>
            <w:sz w:val="20"/>
            <w:szCs w:val="20"/>
            <w:lang w:val="de-CH"/>
          </w:rPr>
          <w:t xml:space="preserve"> (20</w:t>
        </w:r>
      </w:ins>
      <w:ins w:id="281" w:author="Scherrer  Beat" w:date="2025-09-26T11:19:00Z" w16du:dateUtc="2025-09-26T09:19:00Z">
        <w:r w:rsidR="00F574A1">
          <w:rPr>
            <w:sz w:val="20"/>
            <w:szCs w:val="20"/>
            <w:lang w:val="de-CH"/>
          </w:rPr>
          <w:t>20</w:t>
        </w:r>
      </w:ins>
      <w:ins w:id="282" w:author="Scherrer  Beat" w:date="2025-09-26T11:16:00Z" w16du:dateUtc="2025-09-26T09:16:00Z">
        <w:r w:rsidR="00F574A1">
          <w:rPr>
            <w:sz w:val="20"/>
            <w:szCs w:val="20"/>
            <w:lang w:val="de-CH"/>
          </w:rPr>
          <w:t xml:space="preserve">). </w:t>
        </w:r>
      </w:ins>
      <w:ins w:id="283" w:author="Scherrer  Beat" w:date="2025-09-26T11:19:00Z" w16du:dateUtc="2025-09-26T09:19:00Z">
        <w:r w:rsidR="00F574A1" w:rsidRPr="00F574A1">
          <w:rPr>
            <w:sz w:val="20"/>
            <w:szCs w:val="20"/>
          </w:rPr>
          <w:t>From local explanations to global understanding with explainable AI for trees.</w:t>
        </w:r>
      </w:ins>
      <w:ins w:id="284" w:author="Scherrer  Beat" w:date="2025-09-26T11:21:00Z" w16du:dateUtc="2025-09-26T09:21:00Z">
        <w:r>
          <w:rPr>
            <w:sz w:val="20"/>
            <w:szCs w:val="20"/>
          </w:rPr>
          <w:t xml:space="preserve"> </w:t>
        </w:r>
      </w:ins>
      <w:ins w:id="285" w:author="Scherrer  Beat" w:date="2025-09-26T11:21:00Z">
        <w:r w:rsidRPr="00F30256">
          <w:rPr>
            <w:i/>
            <w:iCs/>
            <w:sz w:val="20"/>
            <w:szCs w:val="20"/>
          </w:rPr>
          <w:t>Nature machine intelligence</w:t>
        </w:r>
        <w:r w:rsidRPr="00F30256">
          <w:rPr>
            <w:sz w:val="20"/>
            <w:szCs w:val="20"/>
          </w:rPr>
          <w:t>, </w:t>
        </w:r>
        <w:r w:rsidRPr="00F30256">
          <w:rPr>
            <w:i/>
            <w:iCs/>
            <w:sz w:val="20"/>
            <w:szCs w:val="20"/>
          </w:rPr>
          <w:t>2</w:t>
        </w:r>
        <w:r w:rsidRPr="00F30256">
          <w:rPr>
            <w:sz w:val="20"/>
            <w:szCs w:val="20"/>
          </w:rPr>
          <w:t>(1)</w:t>
        </w:r>
      </w:ins>
      <w:ins w:id="286" w:author="Scherrer  Beat" w:date="2025-09-26T11:21:00Z" w16du:dateUtc="2025-09-26T09:21:00Z">
        <w:r>
          <w:rPr>
            <w:sz w:val="20"/>
            <w:szCs w:val="20"/>
          </w:rPr>
          <w:t>:</w:t>
        </w:r>
      </w:ins>
      <w:ins w:id="287" w:author="Scherrer  Beat" w:date="2025-09-26T11:21:00Z">
        <w:r w:rsidRPr="00F30256">
          <w:rPr>
            <w:sz w:val="20"/>
            <w:szCs w:val="20"/>
          </w:rPr>
          <w:t xml:space="preserve"> 56-67.</w:t>
        </w:r>
      </w:ins>
      <w:ins w:id="288" w:author="Scherrer  Beat" w:date="2025-09-26T11:22:00Z" w16du:dateUtc="2025-09-26T09:22:00Z">
        <w:r>
          <w:rPr>
            <w:sz w:val="20"/>
            <w:szCs w:val="20"/>
          </w:rPr>
          <w:t xml:space="preserve"> </w:t>
        </w:r>
      </w:ins>
      <w:ins w:id="289" w:author="Scherrer  Beat" w:date="2025-09-26T11:22:00Z">
        <w:r w:rsidRPr="00F30256">
          <w:rPr>
            <w:sz w:val="20"/>
            <w:szCs w:val="20"/>
          </w:rPr>
          <w:t>https://doi.org/10.1038/s42256-019-0138-9</w:t>
        </w:r>
      </w:ins>
    </w:p>
    <w:p w14:paraId="0FB1F8E4" w14:textId="77777777" w:rsidR="0047680F" w:rsidRPr="00F34B3E" w:rsidRDefault="0047680F" w:rsidP="002142FA">
      <w:pPr>
        <w:pStyle w:val="NoSpacing"/>
        <w:spacing w:after="120"/>
        <w:ind w:firstLine="142"/>
        <w:rPr>
          <w:rFonts w:cs="URWPalladioL-Ital"/>
          <w:sz w:val="20"/>
          <w:szCs w:val="20"/>
          <w:lang w:val="en-US"/>
        </w:rPr>
      </w:pPr>
      <w:r w:rsidRPr="00F574A1">
        <w:rPr>
          <w:sz w:val="20"/>
          <w:szCs w:val="20"/>
          <w:lang w:val="de-CH"/>
          <w:rPrChange w:id="290" w:author="Scherrer  Beat" w:date="2025-09-26T11:15:00Z" w16du:dateUtc="2025-09-26T09:15:00Z">
            <w:rPr>
              <w:sz w:val="20"/>
              <w:szCs w:val="20"/>
              <w:lang w:val="en-US"/>
            </w:rPr>
          </w:rPrChange>
        </w:rPr>
        <w:t xml:space="preserve">Macha, J., Kuwawenaruwa, A., Makawia, S., Mtei, G., Borghi, J. (2014). </w:t>
      </w:r>
      <w:r w:rsidRPr="00F34B3E">
        <w:rPr>
          <w:sz w:val="20"/>
          <w:szCs w:val="20"/>
          <w:lang w:val="en-US"/>
        </w:rPr>
        <w:t xml:space="preserve">Determinants of community health fund membership in Tanzania: A mixed methods analysis. </w:t>
      </w:r>
      <w:r w:rsidRPr="00F34B3E">
        <w:rPr>
          <w:rFonts w:cs="URWPalladioL-Ital"/>
          <w:i/>
          <w:sz w:val="20"/>
          <w:szCs w:val="20"/>
          <w:lang w:val="en-US"/>
        </w:rPr>
        <w:t>BMC health Service Research</w:t>
      </w:r>
      <w:r w:rsidRPr="00F34B3E">
        <w:rPr>
          <w:sz w:val="20"/>
          <w:szCs w:val="20"/>
          <w:lang w:val="en-US"/>
        </w:rPr>
        <w:t>, 14:538. https://doi.org/10.1186/s12913-014-0538-9</w:t>
      </w:r>
    </w:p>
    <w:p w14:paraId="39A5EC1D" w14:textId="77777777" w:rsidR="0047680F" w:rsidRPr="00F34B3E" w:rsidRDefault="0047680F" w:rsidP="002142FA">
      <w:pPr>
        <w:pStyle w:val="NoSpacing"/>
        <w:spacing w:after="120"/>
        <w:ind w:firstLine="142"/>
        <w:rPr>
          <w:sz w:val="20"/>
          <w:szCs w:val="20"/>
          <w:lang w:val="en-US"/>
        </w:rPr>
      </w:pPr>
      <w:r w:rsidRPr="00F34B3E">
        <w:rPr>
          <w:sz w:val="20"/>
          <w:szCs w:val="20"/>
          <w:lang w:val="en-US"/>
        </w:rPr>
        <w:t>Markham, K. (2015). Comparing supervised learning algorithms. Retrieved from: https://www.dataschool.io/comparing-supervised-learning-algorithms/. Accessed on March 31. 2021.</w:t>
      </w:r>
    </w:p>
    <w:p w14:paraId="2D5FF199"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Mbogo, B.A &amp; McGill, D. (2016).  Perspectives on financing population-based health care towards Universal Health Coverage among employed individuals in Ghanzi district, Botswana: A qualitative study. </w:t>
      </w:r>
      <w:r w:rsidRPr="00F34B3E">
        <w:rPr>
          <w:i/>
          <w:sz w:val="20"/>
          <w:szCs w:val="20"/>
          <w:lang w:val="en-US"/>
        </w:rPr>
        <w:t>BMC Health Service Research</w:t>
      </w:r>
      <w:r w:rsidRPr="00F34B3E">
        <w:rPr>
          <w:sz w:val="20"/>
          <w:szCs w:val="20"/>
          <w:lang w:val="en-US"/>
        </w:rPr>
        <w:t xml:space="preserve">: 413. </w:t>
      </w:r>
      <w:hyperlink r:id="rId61" w:history="1">
        <w:r w:rsidRPr="00F34B3E">
          <w:rPr>
            <w:rStyle w:val="Hyperlink"/>
            <w:color w:val="auto"/>
            <w:sz w:val="20"/>
            <w:szCs w:val="20"/>
            <w:u w:val="none"/>
            <w:lang w:val="en-US"/>
          </w:rPr>
          <w:t>https://doi.org/10.1186/s12913-016-1657-2</w:t>
        </w:r>
      </w:hyperlink>
    </w:p>
    <w:p w14:paraId="54C444FC" w14:textId="77777777" w:rsidR="0047680F" w:rsidRPr="00F34B3E" w:rsidRDefault="0047680F" w:rsidP="002142FA">
      <w:pPr>
        <w:pStyle w:val="NoSpacing"/>
        <w:spacing w:after="120"/>
        <w:ind w:firstLine="142"/>
        <w:rPr>
          <w:sz w:val="20"/>
          <w:szCs w:val="20"/>
          <w:lang w:val="en-US"/>
        </w:rPr>
      </w:pPr>
      <w:r w:rsidRPr="00F34B3E">
        <w:rPr>
          <w:sz w:val="20"/>
          <w:szCs w:val="20"/>
        </w:rPr>
        <w:t>McIntyre D. (2007). Learning from experience: Health care financing in low-and middle-income countries. Geneva: Global forum for health research.</w:t>
      </w:r>
    </w:p>
    <w:p w14:paraId="08975F8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Mensah, J., Oppong, J.R., Schmidt, C.M. (2010). Ghana's National Health Insurance Scheme in the context of the health MDGs: an empirical evaluation using propensity score matching. </w:t>
      </w:r>
      <w:r w:rsidRPr="00F34B3E">
        <w:rPr>
          <w:i/>
          <w:sz w:val="20"/>
          <w:szCs w:val="20"/>
          <w:lang w:val="en-US"/>
        </w:rPr>
        <w:t>Health Econ</w:t>
      </w:r>
      <w:r w:rsidRPr="00F34B3E">
        <w:rPr>
          <w:sz w:val="20"/>
          <w:szCs w:val="20"/>
          <w:lang w:val="en-US"/>
        </w:rPr>
        <w:t xml:space="preserve">, 19: 95–106. </w:t>
      </w:r>
      <w:hyperlink r:id="rId62" w:history="1">
        <w:r w:rsidRPr="00F34B3E">
          <w:rPr>
            <w:rStyle w:val="Hyperlink"/>
            <w:color w:val="auto"/>
            <w:sz w:val="20"/>
            <w:szCs w:val="20"/>
            <w:u w:val="none"/>
            <w:lang w:val="en-US"/>
          </w:rPr>
          <w:t>https://doi.org/10.1002/hec.1633</w:t>
        </w:r>
      </w:hyperlink>
    </w:p>
    <w:p w14:paraId="32395C32" w14:textId="77777777" w:rsidR="0047680F" w:rsidRPr="00F34B3E" w:rsidRDefault="0047680F" w:rsidP="002142FA">
      <w:pPr>
        <w:pStyle w:val="NoSpacing"/>
        <w:spacing w:after="120"/>
        <w:ind w:firstLine="142"/>
        <w:rPr>
          <w:sz w:val="20"/>
          <w:szCs w:val="20"/>
          <w:lang w:val="en-US"/>
        </w:rPr>
      </w:pPr>
      <w:r w:rsidRPr="00F34B3E">
        <w:rPr>
          <w:sz w:val="20"/>
          <w:szCs w:val="20"/>
        </w:rPr>
        <w:t>Mills A, Ataguba JE, Akazili J, Borghi J, Garshong B, Makawia S, et al. (2012). Equity in financing and use of health care in Ghana, South Africa, and Tanzania: implications for paths to universal coverage</w:t>
      </w:r>
      <w:r w:rsidRPr="00F34B3E">
        <w:rPr>
          <w:i/>
          <w:sz w:val="20"/>
          <w:szCs w:val="20"/>
        </w:rPr>
        <w:t>. Lancet</w:t>
      </w:r>
      <w:r w:rsidRPr="00F34B3E">
        <w:rPr>
          <w:sz w:val="20"/>
          <w:szCs w:val="20"/>
        </w:rPr>
        <w:t>, 380(9837): 126–33.</w:t>
      </w:r>
      <w:r w:rsidRPr="00F34B3E">
        <w:t xml:space="preserve"> https://doi.org /</w:t>
      </w:r>
      <w:r w:rsidRPr="00F34B3E">
        <w:rPr>
          <w:sz w:val="20"/>
          <w:szCs w:val="20"/>
        </w:rPr>
        <w:t>10.1016/S0140-6736(12)60357-2</w:t>
      </w:r>
    </w:p>
    <w:p w14:paraId="5D92B7F0"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Msuya, J.M, Jütting, J.P., Asfaw, A. (2007). Impact of Community Health Funds on the Access to Health Care: Empirical Evidence from Rural Tanzania. </w:t>
      </w:r>
      <w:r w:rsidRPr="00F34B3E">
        <w:rPr>
          <w:rFonts w:cs="URWPalladioL-Ital"/>
          <w:i/>
          <w:sz w:val="20"/>
          <w:szCs w:val="20"/>
          <w:lang w:val="en-US"/>
        </w:rPr>
        <w:t>International Journal of Public Administration</w:t>
      </w:r>
      <w:r w:rsidRPr="00F34B3E">
        <w:rPr>
          <w:sz w:val="20"/>
          <w:szCs w:val="20"/>
          <w:lang w:val="en-US"/>
        </w:rPr>
        <w:t xml:space="preserve">, 30(8-9): 813-833. </w:t>
      </w:r>
      <w:hyperlink r:id="rId63" w:history="1">
        <w:r w:rsidRPr="00F34B3E">
          <w:rPr>
            <w:rStyle w:val="Hyperlink"/>
            <w:color w:val="auto"/>
            <w:sz w:val="20"/>
            <w:szCs w:val="20"/>
            <w:u w:val="none"/>
            <w:lang w:val="en-US"/>
          </w:rPr>
          <w:t>https://doi.org/10.1080/01900690701227263</w:t>
        </w:r>
      </w:hyperlink>
    </w:p>
    <w:p w14:paraId="60A760DB"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Morgan, J. (2014). Classification and Regression Tree Analysis. </w:t>
      </w:r>
      <w:r w:rsidRPr="00F34B3E">
        <w:rPr>
          <w:rFonts w:cs="URWPalladioL-Ital"/>
          <w:sz w:val="20"/>
          <w:szCs w:val="20"/>
          <w:lang w:val="en-US"/>
        </w:rPr>
        <w:t>Boston University School of Public Health</w:t>
      </w:r>
      <w:r w:rsidRPr="00F34B3E">
        <w:rPr>
          <w:sz w:val="20"/>
          <w:szCs w:val="20"/>
          <w:lang w:val="en-US"/>
        </w:rPr>
        <w:t xml:space="preserve">, Technical Report No. 1, 2014. Retrieved from: </w:t>
      </w:r>
      <w:hyperlink r:id="rId64" w:history="1">
        <w:r w:rsidRPr="00F34B3E">
          <w:rPr>
            <w:sz w:val="20"/>
            <w:szCs w:val="20"/>
            <w:lang w:val="en-US"/>
          </w:rPr>
          <w:t>https://www.bu.edu/sph/files/2014/05/MorganCART.pdf</w:t>
        </w:r>
      </w:hyperlink>
      <w:r w:rsidRPr="00F34B3E">
        <w:rPr>
          <w:sz w:val="20"/>
          <w:szCs w:val="20"/>
          <w:lang w:val="en-US"/>
        </w:rPr>
        <w:t>. Accessed on March 31. 2021.</w:t>
      </w:r>
    </w:p>
    <w:p w14:paraId="103B9644"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Mosonsieyiri Kansanga, M., Braimah, J.J., Antabe, R., Sano, Y., Kyeremeh, E., Luginaah, I. (2018). Examining the association between exposure to mass media and health insurance enrolment in Ghana. </w:t>
      </w:r>
      <w:r w:rsidRPr="00F34B3E">
        <w:rPr>
          <w:i/>
          <w:sz w:val="20"/>
          <w:szCs w:val="20"/>
          <w:lang w:val="en-US"/>
        </w:rPr>
        <w:t>The International Journal of Health Planning and Management,</w:t>
      </w:r>
      <w:r w:rsidRPr="00F34B3E">
        <w:rPr>
          <w:sz w:val="20"/>
          <w:szCs w:val="20"/>
          <w:lang w:val="en-US"/>
        </w:rPr>
        <w:t xml:space="preserve"> 33(2): e531-e540.</w:t>
      </w:r>
      <w:r w:rsidRPr="00F34B3E">
        <w:t xml:space="preserve"> </w:t>
      </w:r>
      <w:r w:rsidRPr="00F34B3E">
        <w:rPr>
          <w:sz w:val="20"/>
          <w:szCs w:val="20"/>
          <w:lang w:val="en-US"/>
        </w:rPr>
        <w:t>https://doi.org/10.1002/hpm.2505</w:t>
      </w:r>
    </w:p>
    <w:p w14:paraId="590066F9" w14:textId="77777777" w:rsidR="0047680F" w:rsidRPr="00F34B3E" w:rsidRDefault="0047680F" w:rsidP="002142FA">
      <w:pPr>
        <w:pStyle w:val="NoSpacing"/>
        <w:spacing w:after="120"/>
        <w:ind w:firstLine="142"/>
        <w:rPr>
          <w:sz w:val="20"/>
          <w:szCs w:val="20"/>
          <w:lang w:val="en-US"/>
        </w:rPr>
      </w:pPr>
      <w:r w:rsidRPr="00F34B3E">
        <w:rPr>
          <w:sz w:val="20"/>
          <w:szCs w:val="20"/>
          <w:lang w:val="en-US"/>
        </w:rPr>
        <w:lastRenderedPageBreak/>
        <w:t xml:space="preserve">Muchlinski, D., Siroky, D., He, J., Kocher, M. (2017). Comparing Random Forest with Logistic Regression for Predicting Class-Imbalanced Civil War Onset Data, </w:t>
      </w:r>
      <w:r w:rsidRPr="00F34B3E">
        <w:rPr>
          <w:rFonts w:cs="URWPalladioL-Ital"/>
          <w:sz w:val="20"/>
          <w:szCs w:val="20"/>
          <w:lang w:val="en-US"/>
        </w:rPr>
        <w:t>Political Analysis</w:t>
      </w:r>
      <w:r w:rsidRPr="00F34B3E">
        <w:rPr>
          <w:sz w:val="20"/>
          <w:szCs w:val="20"/>
          <w:lang w:val="en-US"/>
        </w:rPr>
        <w:t xml:space="preserve">. Cambridge: </w:t>
      </w:r>
      <w:r w:rsidRPr="00F34B3E">
        <w:rPr>
          <w:i/>
          <w:sz w:val="20"/>
          <w:szCs w:val="20"/>
          <w:lang w:val="en-US"/>
        </w:rPr>
        <w:t>Cambridge University Press</w:t>
      </w:r>
      <w:r w:rsidRPr="00F34B3E">
        <w:rPr>
          <w:sz w:val="20"/>
          <w:szCs w:val="20"/>
          <w:lang w:val="en-US"/>
        </w:rPr>
        <w:t xml:space="preserve">, 2017. </w:t>
      </w:r>
      <w:hyperlink r:id="rId65" w:history="1">
        <w:r w:rsidRPr="00F34B3E">
          <w:rPr>
            <w:rStyle w:val="Hyperlink"/>
            <w:color w:val="auto"/>
            <w:sz w:val="20"/>
            <w:szCs w:val="20"/>
            <w:u w:val="none"/>
            <w:lang w:val="en-US"/>
          </w:rPr>
          <w:t>https://doi.org/</w:t>
        </w:r>
        <w:r w:rsidRPr="00F34B3E">
          <w:rPr>
            <w:rStyle w:val="Hyperlink"/>
            <w:i/>
            <w:iCs/>
            <w:color w:val="auto"/>
            <w:sz w:val="20"/>
            <w:szCs w:val="20"/>
            <w:u w:val="none"/>
            <w:lang w:val="en-US"/>
          </w:rPr>
          <w:t>10.1093</w:t>
        </w:r>
        <w:r w:rsidRPr="00F34B3E">
          <w:rPr>
            <w:rStyle w:val="Hyperlink"/>
            <w:color w:val="auto"/>
            <w:sz w:val="20"/>
            <w:szCs w:val="20"/>
            <w:u w:val="none"/>
            <w:lang w:val="en-US"/>
          </w:rPr>
          <w:t>/</w:t>
        </w:r>
        <w:r w:rsidRPr="00F34B3E">
          <w:rPr>
            <w:rStyle w:val="Hyperlink"/>
            <w:i/>
            <w:iCs/>
            <w:color w:val="auto"/>
            <w:sz w:val="20"/>
            <w:szCs w:val="20"/>
            <w:u w:val="none"/>
            <w:lang w:val="en-US"/>
          </w:rPr>
          <w:t>pan</w:t>
        </w:r>
        <w:r w:rsidRPr="00F34B3E">
          <w:rPr>
            <w:rStyle w:val="Hyperlink"/>
            <w:color w:val="auto"/>
            <w:sz w:val="20"/>
            <w:szCs w:val="20"/>
            <w:u w:val="none"/>
            <w:lang w:val="en-US"/>
          </w:rPr>
          <w:t>/</w:t>
        </w:r>
        <w:r w:rsidRPr="00F34B3E">
          <w:rPr>
            <w:rStyle w:val="Hyperlink"/>
            <w:i/>
            <w:iCs/>
            <w:color w:val="auto"/>
            <w:sz w:val="20"/>
            <w:szCs w:val="20"/>
            <w:u w:val="none"/>
            <w:lang w:val="en-US"/>
          </w:rPr>
          <w:t>mpv024</w:t>
        </w:r>
      </w:hyperlink>
    </w:p>
    <w:p w14:paraId="7F7B481A" w14:textId="77777777" w:rsidR="0047680F" w:rsidRPr="0051421D" w:rsidRDefault="0047680F" w:rsidP="002142FA">
      <w:pPr>
        <w:pStyle w:val="NoSpacing"/>
        <w:spacing w:after="120"/>
        <w:ind w:firstLine="142"/>
        <w:rPr>
          <w:sz w:val="20"/>
          <w:szCs w:val="20"/>
          <w:lang w:val="de-CH"/>
        </w:rPr>
      </w:pPr>
      <w:r w:rsidRPr="00F34B3E">
        <w:rPr>
          <w:sz w:val="20"/>
          <w:szCs w:val="20"/>
          <w:lang w:val="en-US"/>
        </w:rPr>
        <w:t xml:space="preserve">Mueller, E., Sandoval, J.S.o., Mudigonda, S., Elliott, M. (2019). A Cluster-Based Machine Learning Ensemble Approach for Geospatial Data: Estimation of Health Insurance Status in Missouri. </w:t>
      </w:r>
      <w:r w:rsidRPr="0051421D">
        <w:rPr>
          <w:i/>
          <w:sz w:val="20"/>
          <w:szCs w:val="20"/>
          <w:lang w:val="de-CH"/>
        </w:rPr>
        <w:t>ISPRS Int. J. Geo-Inf.,</w:t>
      </w:r>
      <w:r w:rsidRPr="0051421D">
        <w:rPr>
          <w:sz w:val="20"/>
          <w:szCs w:val="20"/>
          <w:lang w:val="de-CH"/>
        </w:rPr>
        <w:t xml:space="preserve"> 8(1): 13.</w:t>
      </w:r>
      <w:r w:rsidRPr="0051421D">
        <w:rPr>
          <w:lang w:val="de-CH"/>
        </w:rPr>
        <w:t xml:space="preserve">  </w:t>
      </w:r>
      <w:r w:rsidRPr="0051421D">
        <w:rPr>
          <w:sz w:val="20"/>
          <w:szCs w:val="20"/>
          <w:lang w:val="de-CH"/>
        </w:rPr>
        <w:t>https://doi.org/10.3390/ijgi8010013</w:t>
      </w:r>
    </w:p>
    <w:p w14:paraId="378A11FF" w14:textId="77777777" w:rsidR="0047680F" w:rsidRPr="00F428C0" w:rsidRDefault="0047680F" w:rsidP="002142FA">
      <w:pPr>
        <w:pStyle w:val="NoSpacing"/>
        <w:spacing w:after="120"/>
        <w:ind w:firstLine="142"/>
        <w:rPr>
          <w:sz w:val="20"/>
          <w:szCs w:val="20"/>
          <w:lang w:val="es-ES"/>
          <w:rPrChange w:id="291" w:author="Scherrer  Beat" w:date="2025-09-26T10:24:00Z" w16du:dateUtc="2025-09-26T08:24:00Z">
            <w:rPr>
              <w:sz w:val="20"/>
              <w:szCs w:val="20"/>
              <w:lang w:val="en-US"/>
            </w:rPr>
          </w:rPrChange>
        </w:rPr>
      </w:pPr>
      <w:r w:rsidRPr="0014448D">
        <w:rPr>
          <w:sz w:val="20"/>
          <w:szCs w:val="20"/>
          <w:lang w:val="en-US"/>
          <w:rPrChange w:id="292" w:author="Scherrer  Beat" w:date="2025-03-20T10:50:00Z" w16du:dateUtc="2025-03-20T09:50:00Z">
            <w:rPr>
              <w:sz w:val="20"/>
              <w:szCs w:val="20"/>
              <w:lang w:val="de-CH"/>
            </w:rPr>
          </w:rPrChange>
        </w:rPr>
        <w:t xml:space="preserve">Mullainathan, S., Spiess, J. (2017). </w:t>
      </w:r>
      <w:r w:rsidRPr="00F34B3E">
        <w:rPr>
          <w:sz w:val="20"/>
          <w:szCs w:val="20"/>
          <w:lang w:val="en-US"/>
        </w:rPr>
        <w:t xml:space="preserve">Machine Learning: An Applied Econometric Approach. </w:t>
      </w:r>
      <w:r w:rsidRPr="00F34B3E">
        <w:rPr>
          <w:i/>
          <w:sz w:val="20"/>
          <w:szCs w:val="20"/>
          <w:lang w:val="es-ES"/>
        </w:rPr>
        <w:t>J. Econ. Perspect.,</w:t>
      </w:r>
      <w:r w:rsidRPr="00F34B3E">
        <w:rPr>
          <w:sz w:val="20"/>
          <w:szCs w:val="20"/>
          <w:lang w:val="es-ES"/>
        </w:rPr>
        <w:t xml:space="preserve"> 31(2):87–106. </w:t>
      </w:r>
      <w:r>
        <w:fldChar w:fldCharType="begin"/>
      </w:r>
      <w:r w:rsidRPr="008D6F57">
        <w:rPr>
          <w:lang w:val="es-ES"/>
          <w:rPrChange w:id="293" w:author="Scherrer  Beat" w:date="2025-03-13T10:25:00Z" w16du:dateUtc="2025-03-13T09:25:00Z">
            <w:rPr/>
          </w:rPrChange>
        </w:rPr>
        <w:instrText>HYPERLINK "http://dx.doi.org/10.1257/jep.31.2.87"</w:instrText>
      </w:r>
      <w:r>
        <w:fldChar w:fldCharType="separate"/>
      </w:r>
      <w:r w:rsidRPr="00F428C0">
        <w:rPr>
          <w:rStyle w:val="Hyperlink"/>
          <w:color w:val="auto"/>
          <w:sz w:val="20"/>
          <w:szCs w:val="20"/>
          <w:u w:val="none"/>
          <w:lang w:val="es-ES"/>
          <w:rPrChange w:id="294" w:author="Scherrer  Beat" w:date="2025-09-26T10:24:00Z" w16du:dateUtc="2025-09-26T08:24:00Z">
            <w:rPr>
              <w:rStyle w:val="Hyperlink"/>
              <w:color w:val="auto"/>
              <w:sz w:val="20"/>
              <w:szCs w:val="20"/>
              <w:u w:val="none"/>
              <w:lang w:val="en-US"/>
            </w:rPr>
          </w:rPrChange>
        </w:rPr>
        <w:t>http://dx.doi.org/10.1257/jep.31.2.87</w:t>
      </w:r>
      <w:r>
        <w:fldChar w:fldCharType="end"/>
      </w:r>
    </w:p>
    <w:p w14:paraId="46E1238D" w14:textId="77777777" w:rsidR="0047680F" w:rsidRPr="0051421D" w:rsidRDefault="0047680F" w:rsidP="002142FA">
      <w:pPr>
        <w:pStyle w:val="NoSpacing"/>
        <w:spacing w:after="120"/>
        <w:ind w:firstLine="142"/>
        <w:rPr>
          <w:sz w:val="20"/>
          <w:szCs w:val="20"/>
          <w:lang w:val="en-US"/>
        </w:rPr>
      </w:pPr>
      <w:r w:rsidRPr="00F428C0">
        <w:rPr>
          <w:sz w:val="20"/>
          <w:szCs w:val="20"/>
          <w:lang w:val="es-ES"/>
          <w:rPrChange w:id="295" w:author="Scherrer  Beat" w:date="2025-09-26T10:24:00Z" w16du:dateUtc="2025-09-26T08:24:00Z">
            <w:rPr>
              <w:sz w:val="20"/>
              <w:szCs w:val="20"/>
              <w:lang w:val="en-US"/>
            </w:rPr>
          </w:rPrChange>
        </w:rPr>
        <w:t xml:space="preserve">Murphy, Kevin P. (2012). </w:t>
      </w:r>
      <w:r w:rsidRPr="00F34B3E">
        <w:rPr>
          <w:sz w:val="20"/>
          <w:szCs w:val="20"/>
          <w:lang w:val="en-US"/>
        </w:rPr>
        <w:t xml:space="preserve">Machine Learning: A Probabilistic Perspective. </w:t>
      </w:r>
      <w:r w:rsidRPr="0051421D">
        <w:rPr>
          <w:sz w:val="20"/>
          <w:szCs w:val="20"/>
          <w:lang w:val="en-US"/>
        </w:rPr>
        <w:t>Cambridge, MA: MIT Press, 2012.</w:t>
      </w:r>
    </w:p>
    <w:p w14:paraId="461DAFBD" w14:textId="77777777" w:rsidR="0047680F" w:rsidRPr="00F34B3E" w:rsidRDefault="0047680F" w:rsidP="002142FA">
      <w:pPr>
        <w:spacing w:after="120" w:line="240" w:lineRule="auto"/>
        <w:ind w:firstLine="142"/>
        <w:rPr>
          <w:sz w:val="20"/>
          <w:szCs w:val="20"/>
          <w:lang w:val="en-US"/>
        </w:rPr>
      </w:pPr>
      <w:r w:rsidRPr="0051421D">
        <w:rPr>
          <w:rFonts w:cs="Segoe UI"/>
          <w:sz w:val="20"/>
          <w:szCs w:val="20"/>
          <w:shd w:val="clear" w:color="auto" w:fill="FFFFFF"/>
          <w:lang w:val="en-US"/>
        </w:rPr>
        <w:t xml:space="preserve">Njuguna, J., Kamau, N., Muruka, C. (2017). </w:t>
      </w:r>
      <w:r w:rsidRPr="00F34B3E">
        <w:rPr>
          <w:rFonts w:cs="Segoe UI"/>
          <w:sz w:val="20"/>
          <w:szCs w:val="20"/>
          <w:shd w:val="clear" w:color="auto" w:fill="FFFFFF"/>
        </w:rPr>
        <w:t>Impact of free delivery policy on utilization of maternal health services in county referral hospitals in Kenya. </w:t>
      </w:r>
      <w:r w:rsidRPr="00F34B3E">
        <w:rPr>
          <w:rFonts w:cs="Segoe UI"/>
          <w:i/>
          <w:iCs/>
          <w:sz w:val="20"/>
          <w:szCs w:val="20"/>
          <w:shd w:val="clear" w:color="auto" w:fill="FFFFFF"/>
        </w:rPr>
        <w:t>BMC Health Serv Res,</w:t>
      </w:r>
      <w:r w:rsidRPr="00F34B3E">
        <w:rPr>
          <w:rFonts w:cs="Segoe UI"/>
          <w:sz w:val="20"/>
          <w:szCs w:val="20"/>
          <w:shd w:val="clear" w:color="auto" w:fill="FFFFFF"/>
        </w:rPr>
        <w:t> </w:t>
      </w:r>
      <w:r w:rsidRPr="00F34B3E">
        <w:rPr>
          <w:rFonts w:cs="Segoe UI"/>
          <w:bCs/>
          <w:sz w:val="20"/>
          <w:szCs w:val="20"/>
          <w:shd w:val="clear" w:color="auto" w:fill="FFFFFF"/>
        </w:rPr>
        <w:t>17(</w:t>
      </w:r>
      <w:r w:rsidRPr="00F34B3E">
        <w:rPr>
          <w:rFonts w:cs="Segoe UI"/>
          <w:sz w:val="20"/>
          <w:szCs w:val="20"/>
          <w:shd w:val="clear" w:color="auto" w:fill="FFFFFF"/>
        </w:rPr>
        <w:t>429). https://doi.org/10.1186/s12913-017-2376-z</w:t>
      </w:r>
    </w:p>
    <w:p w14:paraId="7BEBC57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Nundoochan, A., Thorabally, Y., Monohur, S., Hsu, J. (2019). Impact of out of pocket payments on financial risk protection indicators in a setting with no user fees: the case of Mauritius. </w:t>
      </w:r>
      <w:r w:rsidRPr="00F34B3E">
        <w:rPr>
          <w:i/>
          <w:sz w:val="20"/>
          <w:szCs w:val="20"/>
          <w:lang w:val="en-US"/>
        </w:rPr>
        <w:t xml:space="preserve">International Journal for Equity in Health, </w:t>
      </w:r>
      <w:r w:rsidRPr="00F34B3E">
        <w:rPr>
          <w:sz w:val="20"/>
          <w:szCs w:val="20"/>
          <w:lang w:val="en-US"/>
        </w:rPr>
        <w:t xml:space="preserve">18:63. </w:t>
      </w:r>
      <w:hyperlink r:id="rId66" w:history="1">
        <w:r w:rsidRPr="00F34B3E">
          <w:rPr>
            <w:rStyle w:val="Hyperlink"/>
            <w:color w:val="auto"/>
            <w:sz w:val="20"/>
            <w:szCs w:val="20"/>
            <w:u w:val="none"/>
            <w:lang w:val="en-US"/>
          </w:rPr>
          <w:t>https://doi.org/10.1186/s12939-019-0959-5</w:t>
        </w:r>
      </w:hyperlink>
    </w:p>
    <w:p w14:paraId="3D1107B3" w14:textId="77777777" w:rsidR="002142FA" w:rsidRPr="00F34B3E" w:rsidRDefault="002142FA" w:rsidP="002142FA">
      <w:pPr>
        <w:pStyle w:val="NoSpacing"/>
        <w:spacing w:after="120"/>
        <w:ind w:firstLine="142"/>
        <w:rPr>
          <w:sz w:val="20"/>
          <w:szCs w:val="20"/>
          <w:lang w:val="en-US"/>
        </w:rPr>
      </w:pPr>
      <w:r w:rsidRPr="0051421D">
        <w:rPr>
          <w:sz w:val="20"/>
          <w:szCs w:val="20"/>
          <w:lang w:val="en-US"/>
        </w:rPr>
        <w:t xml:space="preserve">Osei Afriyie, D., Krasniq, B., Hooley, B. </w:t>
      </w:r>
      <w:r w:rsidRPr="0051421D">
        <w:rPr>
          <w:i/>
          <w:sz w:val="20"/>
          <w:szCs w:val="20"/>
          <w:lang w:val="en-US"/>
        </w:rPr>
        <w:t>et al</w:t>
      </w:r>
      <w:r w:rsidRPr="0051421D">
        <w:rPr>
          <w:sz w:val="20"/>
          <w:szCs w:val="20"/>
          <w:lang w:val="en-US"/>
        </w:rPr>
        <w:t xml:space="preserve">. </w:t>
      </w:r>
      <w:r w:rsidRPr="00F34B3E">
        <w:rPr>
          <w:sz w:val="20"/>
          <w:szCs w:val="20"/>
          <w:lang w:val="en-US"/>
        </w:rPr>
        <w:t xml:space="preserve">(2022). Equity in health insurance schemes enrollment in low and middle-income countries: A systematic review and meta-analysis. </w:t>
      </w:r>
      <w:r w:rsidRPr="00F34B3E">
        <w:rPr>
          <w:i/>
          <w:sz w:val="20"/>
          <w:szCs w:val="20"/>
          <w:lang w:val="en-US"/>
        </w:rPr>
        <w:t>Int J Equity Health,</w:t>
      </w:r>
      <w:r w:rsidRPr="00F34B3E">
        <w:rPr>
          <w:sz w:val="20"/>
          <w:szCs w:val="20"/>
          <w:lang w:val="en-US"/>
        </w:rPr>
        <w:t xml:space="preserve"> 21(21). https://doi.org/10.1186/s12939-021-01608-x</w:t>
      </w:r>
    </w:p>
    <w:p w14:paraId="1F0458D4" w14:textId="77777777" w:rsidR="0047680F" w:rsidRPr="00F34B3E" w:rsidRDefault="0047680F" w:rsidP="002142FA">
      <w:pPr>
        <w:pStyle w:val="NoSpacing"/>
        <w:spacing w:after="120"/>
        <w:ind w:firstLine="142"/>
        <w:rPr>
          <w:sz w:val="20"/>
          <w:szCs w:val="20"/>
          <w:lang w:val="en-US"/>
        </w:rPr>
      </w:pPr>
      <w:r w:rsidRPr="0008528B">
        <w:rPr>
          <w:sz w:val="20"/>
          <w:szCs w:val="20"/>
          <w:lang w:val="en-US"/>
        </w:rPr>
        <w:t xml:space="preserve">Owoo, N.S., Lambon-Quayefio, M.P. (2013). </w:t>
      </w:r>
      <w:r w:rsidRPr="00F34B3E">
        <w:rPr>
          <w:sz w:val="20"/>
          <w:szCs w:val="20"/>
          <w:lang w:val="en-US"/>
        </w:rPr>
        <w:t xml:space="preserve">National health insurance, social influence and antenatal care use in Ghana. </w:t>
      </w:r>
      <w:r w:rsidRPr="00F34B3E">
        <w:rPr>
          <w:rFonts w:cs="URWPalladioL-Ital"/>
          <w:i/>
          <w:sz w:val="20"/>
          <w:szCs w:val="20"/>
          <w:lang w:val="en-US"/>
        </w:rPr>
        <w:t>Health Economics Review</w:t>
      </w:r>
      <w:r w:rsidRPr="00F34B3E">
        <w:rPr>
          <w:sz w:val="20"/>
          <w:szCs w:val="20"/>
          <w:lang w:val="en-US"/>
        </w:rPr>
        <w:t xml:space="preserve">, 3:19. </w:t>
      </w:r>
      <w:hyperlink r:id="rId67" w:history="1">
        <w:r w:rsidRPr="00F34B3E">
          <w:rPr>
            <w:rStyle w:val="Hyperlink"/>
            <w:color w:val="auto"/>
            <w:sz w:val="20"/>
            <w:szCs w:val="20"/>
            <w:u w:val="none"/>
            <w:lang w:val="en-US"/>
          </w:rPr>
          <w:t>https://doi.org/10.1186/2191-1991-3-19</w:t>
        </w:r>
      </w:hyperlink>
    </w:p>
    <w:p w14:paraId="04D07FC8" w14:textId="77777777" w:rsidR="0047680F" w:rsidRPr="00F34B3E" w:rsidRDefault="0047680F" w:rsidP="002142FA">
      <w:pPr>
        <w:pStyle w:val="NoSpacing"/>
        <w:spacing w:after="120"/>
        <w:ind w:firstLine="142"/>
        <w:rPr>
          <w:sz w:val="20"/>
          <w:szCs w:val="20"/>
          <w:lang w:val="en-US"/>
        </w:rPr>
      </w:pPr>
      <w:r w:rsidRPr="00F428C0">
        <w:rPr>
          <w:sz w:val="20"/>
          <w:szCs w:val="20"/>
          <w:lang w:val="en-US"/>
          <w:rPrChange w:id="296" w:author="Scherrer  Beat" w:date="2025-09-26T10:24:00Z" w16du:dateUtc="2025-09-26T08:24:00Z">
            <w:rPr>
              <w:sz w:val="20"/>
              <w:szCs w:val="20"/>
              <w:lang w:val="it-IT"/>
            </w:rPr>
          </w:rPrChange>
        </w:rPr>
        <w:t xml:space="preserve">Salari, P., Akweongo, P., Aikins, M., Tediosi, F. (2019). </w:t>
      </w:r>
      <w:r w:rsidRPr="00F34B3E">
        <w:rPr>
          <w:sz w:val="20"/>
          <w:szCs w:val="20"/>
          <w:lang w:val="en-US"/>
        </w:rPr>
        <w:t xml:space="preserve">Determinants of health insurance enrollment in Ghana: Evidence from three national household surveys. </w:t>
      </w:r>
      <w:r w:rsidRPr="00F34B3E">
        <w:rPr>
          <w:i/>
          <w:sz w:val="20"/>
          <w:szCs w:val="20"/>
          <w:lang w:val="en-US"/>
        </w:rPr>
        <w:t>Health Policy and Planning</w:t>
      </w:r>
      <w:r w:rsidRPr="00F34B3E">
        <w:rPr>
          <w:sz w:val="20"/>
          <w:szCs w:val="20"/>
          <w:lang w:val="en-US"/>
        </w:rPr>
        <w:t xml:space="preserve">, 34(8): 582–594. </w:t>
      </w:r>
      <w:hyperlink r:id="rId68" w:history="1">
        <w:r w:rsidRPr="00F34B3E">
          <w:rPr>
            <w:rStyle w:val="Hyperlink"/>
            <w:color w:val="auto"/>
            <w:sz w:val="20"/>
            <w:szCs w:val="20"/>
            <w:u w:val="none"/>
            <w:lang w:val="en-US"/>
          </w:rPr>
          <w:t>https://doi.org/10.1093/heapol/czz079</w:t>
        </w:r>
      </w:hyperlink>
    </w:p>
    <w:p w14:paraId="4DC2C91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Samauma Consulting (2021). Data Collection Survey on the Health System in Mozambique. Japan International Cooperation Agency. Retrieved from:</w:t>
      </w:r>
      <w:r w:rsidRPr="00F34B3E">
        <w:t xml:space="preserve"> </w:t>
      </w:r>
      <w:hyperlink r:id="rId69" w:history="1">
        <w:r w:rsidRPr="00F34B3E">
          <w:rPr>
            <w:rStyle w:val="Hyperlink"/>
            <w:color w:val="auto"/>
            <w:sz w:val="20"/>
            <w:szCs w:val="20"/>
            <w:u w:val="none"/>
            <w:lang w:val="en-US"/>
          </w:rPr>
          <w:t>https://openjicareport.jica.go.jp/pdf/1000045945.pdf</w:t>
        </w:r>
      </w:hyperlink>
      <w:r w:rsidRPr="00F34B3E">
        <w:rPr>
          <w:sz w:val="20"/>
          <w:szCs w:val="20"/>
          <w:lang w:val="en-US"/>
        </w:rPr>
        <w:t>. Accessed on January 14. 2023.</w:t>
      </w:r>
    </w:p>
    <w:p w14:paraId="44A84780" w14:textId="77777777" w:rsidR="0047680F" w:rsidRPr="00F34B3E" w:rsidRDefault="0047680F" w:rsidP="002142FA">
      <w:pPr>
        <w:spacing w:after="120" w:line="240" w:lineRule="auto"/>
        <w:ind w:firstLine="142"/>
        <w:rPr>
          <w:sz w:val="20"/>
          <w:szCs w:val="20"/>
          <w:lang w:val="en-US"/>
        </w:rPr>
      </w:pPr>
      <w:r w:rsidRPr="00F34B3E">
        <w:rPr>
          <w:sz w:val="20"/>
          <w:szCs w:val="20"/>
          <w:lang w:val="en-US"/>
        </w:rPr>
        <w:t>Sansone, D., &amp; Zhu, A, (2021). Using Machine Learning to Create an Early Warning System for Welfare Recipients. IZA Discussion Papers 14377, Institute of Labor Economics (IZA).</w:t>
      </w:r>
    </w:p>
    <w:p w14:paraId="06CBC76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Savage, D., Zhang, X., Wang, Q., Yu, X., Chou, P. (2017). Detection of Money Laundering Groups: Supervised Learning on Small Networks.  </w:t>
      </w:r>
      <w:r w:rsidRPr="00F34B3E">
        <w:rPr>
          <w:rFonts w:cs="URWPalladioL-Ital"/>
          <w:sz w:val="20"/>
          <w:szCs w:val="20"/>
          <w:lang w:val="en-US"/>
        </w:rPr>
        <w:t>The AAAI Workshop</w:t>
      </w:r>
      <w:r w:rsidRPr="00F34B3E">
        <w:rPr>
          <w:sz w:val="20"/>
          <w:szCs w:val="20"/>
          <w:lang w:val="en-US"/>
        </w:rPr>
        <w:t xml:space="preserve"> 2017. Retrieved from: </w:t>
      </w:r>
      <w:hyperlink r:id="rId70" w:history="1">
        <w:r w:rsidRPr="00F34B3E">
          <w:rPr>
            <w:sz w:val="20"/>
            <w:szCs w:val="20"/>
            <w:lang w:val="en-US"/>
          </w:rPr>
          <w:t>http://aaai.org/ocs/index.php/WS/AAAIW17/paper/view/15101</w:t>
        </w:r>
      </w:hyperlink>
      <w:r w:rsidRPr="00F34B3E">
        <w:rPr>
          <w:sz w:val="20"/>
          <w:szCs w:val="20"/>
          <w:lang w:val="en-US"/>
        </w:rPr>
        <w:t>. Accessed on March 31. 2021.</w:t>
      </w:r>
    </w:p>
    <w:p w14:paraId="52AE76D7"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Spaan, E., Mathijssen, J., Tromp, N., McBain, F., ten Have, A., Baltussen, R. (2012). </w:t>
      </w:r>
      <w:r w:rsidRPr="00F34B3E">
        <w:rPr>
          <w:sz w:val="20"/>
          <w:szCs w:val="20"/>
        </w:rPr>
        <w:t xml:space="preserve">The impact of health insurance in Africa and Asia: a systematic review. </w:t>
      </w:r>
      <w:r w:rsidRPr="00F34B3E">
        <w:rPr>
          <w:i/>
          <w:sz w:val="20"/>
          <w:szCs w:val="20"/>
        </w:rPr>
        <w:t>Bulletin of the World Health Organization</w:t>
      </w:r>
      <w:r w:rsidRPr="00F34B3E">
        <w:rPr>
          <w:sz w:val="20"/>
          <w:szCs w:val="20"/>
        </w:rPr>
        <w:t>, 90(9):685–92.</w:t>
      </w:r>
      <w:r w:rsidRPr="00F34B3E">
        <w:t xml:space="preserve"> https://doi.org/</w:t>
      </w:r>
      <w:r w:rsidRPr="00F34B3E">
        <w:rPr>
          <w:sz w:val="20"/>
          <w:szCs w:val="20"/>
        </w:rPr>
        <w:t>10.2471/BLT.12.102301</w:t>
      </w:r>
    </w:p>
    <w:p w14:paraId="0A11F292" w14:textId="77777777" w:rsidR="0047680F" w:rsidRPr="00F34B3E" w:rsidRDefault="0047680F" w:rsidP="002142FA">
      <w:pPr>
        <w:pStyle w:val="NoSpacing"/>
        <w:spacing w:after="120"/>
        <w:ind w:firstLine="142"/>
        <w:rPr>
          <w:sz w:val="20"/>
          <w:szCs w:val="20"/>
        </w:rPr>
      </w:pPr>
      <w:r w:rsidRPr="0008528B">
        <w:rPr>
          <w:sz w:val="20"/>
          <w:szCs w:val="20"/>
          <w:lang w:val="en-US"/>
        </w:rPr>
        <w:t xml:space="preserve">Tessema, Z.T., Yazachew, L., Tesema, G.A. et al. </w:t>
      </w:r>
      <w:r w:rsidRPr="00F34B3E">
        <w:rPr>
          <w:sz w:val="20"/>
          <w:szCs w:val="20"/>
        </w:rPr>
        <w:t xml:space="preserve">(2020). Determinants of postnatal care utilization in sub-Saharan Africa: a meta and multilevel analysis of data from 36 sub-Saharan countries. </w:t>
      </w:r>
      <w:r w:rsidRPr="00F34B3E">
        <w:rPr>
          <w:i/>
          <w:sz w:val="20"/>
          <w:szCs w:val="20"/>
        </w:rPr>
        <w:t>Ital J Pediatr</w:t>
      </w:r>
      <w:r w:rsidRPr="00F34B3E">
        <w:rPr>
          <w:sz w:val="20"/>
          <w:szCs w:val="20"/>
        </w:rPr>
        <w:t xml:space="preserve">, 46(175). </w:t>
      </w:r>
      <w:hyperlink r:id="rId71" w:history="1">
        <w:r w:rsidRPr="00F34B3E">
          <w:rPr>
            <w:rStyle w:val="Hyperlink"/>
            <w:sz w:val="20"/>
            <w:szCs w:val="20"/>
          </w:rPr>
          <w:t>https://doi.org/10.1186/s13052-020-00944-y</w:t>
        </w:r>
      </w:hyperlink>
    </w:p>
    <w:p w14:paraId="6D93840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Tenkorang, E.Y. (2016), Health Provider Characteristics and Choice of Health Care Facility among Ghanaian Health Seekers. </w:t>
      </w:r>
      <w:r w:rsidRPr="00F34B3E">
        <w:rPr>
          <w:rFonts w:cs="URWPalladioL-Ital"/>
          <w:i/>
          <w:sz w:val="20"/>
          <w:szCs w:val="20"/>
          <w:lang w:val="en-US"/>
        </w:rPr>
        <w:t>Health Systems &amp; Reform,</w:t>
      </w:r>
      <w:r w:rsidRPr="00F34B3E">
        <w:rPr>
          <w:sz w:val="20"/>
          <w:szCs w:val="20"/>
          <w:lang w:val="en-US"/>
        </w:rPr>
        <w:t xml:space="preserve"> 2(2): 160-170. </w:t>
      </w:r>
      <w:hyperlink r:id="rId72" w:history="1">
        <w:r w:rsidRPr="00F34B3E">
          <w:rPr>
            <w:rStyle w:val="Hyperlink"/>
            <w:color w:val="auto"/>
            <w:sz w:val="20"/>
            <w:szCs w:val="20"/>
            <w:u w:val="none"/>
            <w:lang w:val="en-US"/>
          </w:rPr>
          <w:t>https://doi.org/10.1080/23288604.2016.1171282</w:t>
        </w:r>
      </w:hyperlink>
    </w:p>
    <w:p w14:paraId="4F3E160E"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United Nations (2013). A new global partnership: eradicate poverty and transform economies through sustainable development. Report of the High-level Panel of Eminent Persons on the Post-2015. Development Agenda. New York: </w:t>
      </w:r>
      <w:r w:rsidRPr="00F34B3E">
        <w:rPr>
          <w:i/>
          <w:sz w:val="20"/>
          <w:szCs w:val="20"/>
          <w:lang w:val="en-US"/>
        </w:rPr>
        <w:t>United Nations</w:t>
      </w:r>
      <w:r w:rsidRPr="00F34B3E">
        <w:rPr>
          <w:sz w:val="20"/>
          <w:szCs w:val="20"/>
          <w:lang w:val="en-US"/>
        </w:rPr>
        <w:t>, 2013.</w:t>
      </w:r>
    </w:p>
    <w:p w14:paraId="1BE0F26D"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Vaithianathan, R., Maloney, T., Putnam-Hornstein, E., Jiang, N. (2013). Children in the public benefit system at risk of maltreatment: Identification via predictive modeling. </w:t>
      </w:r>
      <w:r w:rsidRPr="00F34B3E">
        <w:rPr>
          <w:i/>
          <w:sz w:val="20"/>
          <w:szCs w:val="20"/>
          <w:lang w:val="en-US"/>
        </w:rPr>
        <w:t>Am. J. Prev. Med.</w:t>
      </w:r>
      <w:r w:rsidRPr="00F34B3E">
        <w:rPr>
          <w:sz w:val="20"/>
          <w:szCs w:val="20"/>
          <w:lang w:val="en-US"/>
        </w:rPr>
        <w:t xml:space="preserve">, 45(3): 354–359. </w:t>
      </w:r>
      <w:hyperlink r:id="rId73" w:history="1">
        <w:r w:rsidRPr="00F34B3E">
          <w:rPr>
            <w:rStyle w:val="Hyperlink"/>
            <w:color w:val="auto"/>
            <w:sz w:val="20"/>
            <w:szCs w:val="20"/>
            <w:u w:val="none"/>
            <w:lang w:val="en-US"/>
          </w:rPr>
          <w:t>http://dx.doi.org/10.1016/j.amepre.2013.04.022</w:t>
        </w:r>
      </w:hyperlink>
    </w:p>
    <w:p w14:paraId="1FC1032F"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Venables, W.N., Ripley, B.D. (2002). Modern Applied Statistics with S: fourth edition. Berlin: </w:t>
      </w:r>
      <w:r w:rsidRPr="00F34B3E">
        <w:rPr>
          <w:rFonts w:cs="URWPalladioL-Ital"/>
          <w:sz w:val="20"/>
          <w:szCs w:val="20"/>
          <w:lang w:val="en-US"/>
        </w:rPr>
        <w:t>Springer</w:t>
      </w:r>
      <w:r w:rsidRPr="00F34B3E">
        <w:rPr>
          <w:sz w:val="20"/>
          <w:szCs w:val="20"/>
          <w:lang w:val="en-US"/>
        </w:rPr>
        <w:t>.</w:t>
      </w:r>
    </w:p>
    <w:p w14:paraId="4AA3F5C5"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Vimont, A., Leleu, H., Durand-Zaleski, I. (2021). Machine learning versus regression modelling in predicting individual healthcare costs from a representative sample of the nationwide claims database in France. </w:t>
      </w:r>
      <w:r w:rsidRPr="00F34B3E">
        <w:rPr>
          <w:i/>
          <w:sz w:val="20"/>
          <w:szCs w:val="20"/>
          <w:lang w:val="en-US"/>
        </w:rPr>
        <w:t>European Journal of Health Economics</w:t>
      </w:r>
      <w:r w:rsidRPr="00F34B3E">
        <w:rPr>
          <w:sz w:val="20"/>
          <w:szCs w:val="20"/>
          <w:lang w:val="en-US"/>
        </w:rPr>
        <w:t xml:space="preserve">. </w:t>
      </w:r>
      <w:hyperlink r:id="rId74" w:history="1">
        <w:r w:rsidRPr="00F34B3E">
          <w:rPr>
            <w:sz w:val="20"/>
            <w:szCs w:val="20"/>
            <w:lang w:val="en-US"/>
          </w:rPr>
          <w:t>https://doi.org/10.1007/s10198-021-01363-4</w:t>
        </w:r>
      </w:hyperlink>
    </w:p>
    <w:p w14:paraId="0F185C4A" w14:textId="77777777" w:rsidR="0047680F" w:rsidRPr="00F34B3E" w:rsidRDefault="0047680F" w:rsidP="002142FA">
      <w:pPr>
        <w:pStyle w:val="NoSpacing"/>
        <w:spacing w:after="120"/>
        <w:ind w:firstLine="142"/>
        <w:rPr>
          <w:sz w:val="20"/>
          <w:szCs w:val="20"/>
          <w:lang w:val="en-US"/>
        </w:rPr>
      </w:pPr>
      <w:r w:rsidRPr="00F34B3E">
        <w:rPr>
          <w:sz w:val="20"/>
          <w:szCs w:val="20"/>
          <w:lang w:val="en-US"/>
        </w:rPr>
        <w:t>Wagstaff, A., Flores, G., Smitz, M., Hsu, J., Chepynoga, K., Eozenou, P. (2018). Progress on impoverishing health spending in 122 countries:  a retrospective observational study.</w:t>
      </w:r>
      <w:r w:rsidRPr="00F34B3E">
        <w:rPr>
          <w:i/>
          <w:sz w:val="20"/>
          <w:szCs w:val="20"/>
          <w:lang w:val="en-US"/>
        </w:rPr>
        <w:t xml:space="preserve"> Lancet Glob Health</w:t>
      </w:r>
      <w:r w:rsidRPr="00F34B3E">
        <w:rPr>
          <w:sz w:val="20"/>
          <w:szCs w:val="20"/>
          <w:lang w:val="en-US"/>
        </w:rPr>
        <w:t>, 6: e180–92. https://doi.org/10.1016/S2214-109X(17)30486-2</w:t>
      </w:r>
    </w:p>
    <w:p w14:paraId="34992E91"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Wang, W., Temsah, G., Mallick, L. (2017). The impact of health insurance on maternal health care utilization: evidence from Ghana, Indonesia and Rwanda. </w:t>
      </w:r>
      <w:r w:rsidRPr="00F34B3E">
        <w:rPr>
          <w:rFonts w:cs="URWPalladioL-Ital"/>
          <w:i/>
          <w:sz w:val="20"/>
          <w:szCs w:val="20"/>
          <w:lang w:val="en-US"/>
        </w:rPr>
        <w:t>Health Policy and Planning</w:t>
      </w:r>
      <w:r w:rsidRPr="00F34B3E">
        <w:rPr>
          <w:sz w:val="20"/>
          <w:szCs w:val="20"/>
          <w:lang w:val="en-US"/>
        </w:rPr>
        <w:t xml:space="preserve">, 32(2): 366-75. </w:t>
      </w:r>
      <w:hyperlink r:id="rId75" w:history="1">
        <w:r w:rsidRPr="00F34B3E">
          <w:rPr>
            <w:rStyle w:val="Hyperlink"/>
            <w:color w:val="auto"/>
            <w:sz w:val="20"/>
            <w:szCs w:val="20"/>
            <w:u w:val="none"/>
            <w:lang w:val="en-US"/>
          </w:rPr>
          <w:t>https://doi.org/10.1093/heapol/czw135</w:t>
        </w:r>
      </w:hyperlink>
    </w:p>
    <w:p w14:paraId="739C468A" w14:textId="77777777" w:rsidR="0047680F" w:rsidRPr="00F34B3E" w:rsidRDefault="0047680F" w:rsidP="002142FA">
      <w:pPr>
        <w:pStyle w:val="NoSpacing"/>
        <w:spacing w:after="120"/>
        <w:ind w:firstLine="142"/>
        <w:rPr>
          <w:sz w:val="20"/>
          <w:szCs w:val="20"/>
          <w:lang w:val="en-US"/>
        </w:rPr>
      </w:pPr>
      <w:r w:rsidRPr="00F34B3E">
        <w:rPr>
          <w:sz w:val="20"/>
          <w:szCs w:val="20"/>
          <w:lang w:val="en-US"/>
        </w:rPr>
        <w:t xml:space="preserve">World Bank (2021). World Bank Open Data. Retrieved from: </w:t>
      </w:r>
      <w:hyperlink r:id="rId76" w:history="1">
        <w:r w:rsidRPr="00F34B3E">
          <w:rPr>
            <w:sz w:val="20"/>
            <w:szCs w:val="20"/>
            <w:lang w:val="en-US"/>
          </w:rPr>
          <w:t>https://data.worldbank.org/</w:t>
        </w:r>
      </w:hyperlink>
      <w:r w:rsidRPr="00F34B3E">
        <w:rPr>
          <w:sz w:val="20"/>
          <w:szCs w:val="20"/>
          <w:lang w:val="en-US"/>
        </w:rPr>
        <w:t>. Accessed on March 31. 2021.</w:t>
      </w:r>
    </w:p>
    <w:p w14:paraId="4D4B227B" w14:textId="3C2553EC" w:rsidR="0047680F" w:rsidRPr="00F34B3E" w:rsidRDefault="0047680F" w:rsidP="002142FA">
      <w:pPr>
        <w:spacing w:after="120" w:line="240" w:lineRule="auto"/>
        <w:ind w:firstLine="142"/>
        <w:rPr>
          <w:sz w:val="20"/>
          <w:szCs w:val="20"/>
          <w:lang w:val="en-US"/>
        </w:rPr>
      </w:pPr>
      <w:r w:rsidRPr="00F34B3E">
        <w:rPr>
          <w:sz w:val="20"/>
          <w:szCs w:val="20"/>
        </w:rPr>
        <w:lastRenderedPageBreak/>
        <w:t xml:space="preserve">WHO (2022). Skilled health professionals density (per 10 000 population). Retrieved from: </w:t>
      </w:r>
      <w:hyperlink r:id="rId77" w:history="1">
        <w:r w:rsidRPr="00F34B3E">
          <w:rPr>
            <w:rStyle w:val="Hyperlink"/>
            <w:color w:val="auto"/>
            <w:sz w:val="20"/>
            <w:szCs w:val="20"/>
            <w:u w:val="none"/>
          </w:rPr>
          <w:t>https://www.who.int/data/gho/indicator-metadata-registry/imr-details/4667</w:t>
        </w:r>
      </w:hyperlink>
      <w:r w:rsidRPr="00F34B3E">
        <w:rPr>
          <w:sz w:val="20"/>
          <w:szCs w:val="20"/>
        </w:rPr>
        <w:t xml:space="preserve">. </w:t>
      </w:r>
      <w:r w:rsidRPr="00F34B3E">
        <w:rPr>
          <w:sz w:val="20"/>
          <w:szCs w:val="20"/>
          <w:lang w:val="en-US"/>
        </w:rPr>
        <w:t>Accessed on January 14. 2023.</w:t>
      </w:r>
    </w:p>
    <w:p w14:paraId="56769662" w14:textId="77777777" w:rsidR="0047680F" w:rsidRPr="00F34B3E" w:rsidRDefault="0047680F" w:rsidP="0047680F">
      <w:pPr>
        <w:rPr>
          <w:sz w:val="20"/>
          <w:szCs w:val="20"/>
          <w:lang w:val="en-US"/>
        </w:rPr>
      </w:pPr>
    </w:p>
    <w:p w14:paraId="03DF37B8" w14:textId="77777777" w:rsidR="0047680F" w:rsidRPr="00F34B3E" w:rsidRDefault="0047680F" w:rsidP="005E0471">
      <w:pPr>
        <w:spacing w:after="120" w:line="240" w:lineRule="auto"/>
        <w:rPr>
          <w:sz w:val="20"/>
          <w:szCs w:val="20"/>
          <w:lang w:val="en-US"/>
        </w:rPr>
        <w:sectPr w:rsidR="0047680F" w:rsidRPr="00F34B3E" w:rsidSect="002142FA">
          <w:pgSz w:w="11906" w:h="16838"/>
          <w:pgMar w:top="1417" w:right="1276" w:bottom="1134" w:left="993" w:header="708" w:footer="708" w:gutter="0"/>
          <w:cols w:space="708"/>
          <w:docGrid w:linePitch="360"/>
        </w:sectPr>
      </w:pPr>
    </w:p>
    <w:p w14:paraId="3316429F" w14:textId="294735D4" w:rsidR="00847B2D" w:rsidRPr="00F34B3E" w:rsidRDefault="00847B2D" w:rsidP="004C2A0F">
      <w:pPr>
        <w:pStyle w:val="Heading1"/>
        <w:numPr>
          <w:ilvl w:val="0"/>
          <w:numId w:val="0"/>
        </w:numPr>
        <w:rPr>
          <w:shd w:val="clear" w:color="auto" w:fill="FFFFFF"/>
          <w:lang w:val="en-US"/>
        </w:rPr>
      </w:pPr>
      <w:r w:rsidRPr="00F34B3E">
        <w:rPr>
          <w:shd w:val="clear" w:color="auto" w:fill="FFFFFF"/>
          <w:lang w:val="en-US"/>
        </w:rPr>
        <w:lastRenderedPageBreak/>
        <w:t>Appendix</w:t>
      </w:r>
    </w:p>
    <w:p w14:paraId="659F8E34" w14:textId="1B9D053C" w:rsidR="00847B2D" w:rsidRDefault="00C41793" w:rsidP="00847B2D">
      <w:pPr>
        <w:rPr>
          <w:lang w:val="en-US"/>
        </w:rPr>
      </w:pPr>
      <w:r>
        <w:rPr>
          <w:lang w:val="en-US"/>
        </w:rPr>
        <w:t>see separate document</w:t>
      </w:r>
    </w:p>
    <w:p w14:paraId="0E9BC046" w14:textId="77777777" w:rsidR="00C41793" w:rsidRPr="00F34B3E" w:rsidRDefault="00C41793" w:rsidP="00847B2D">
      <w:pPr>
        <w:rPr>
          <w:lang w:val="en-US"/>
        </w:rPr>
      </w:pPr>
    </w:p>
    <w:sectPr w:rsidR="00C41793" w:rsidRPr="00F34B3E" w:rsidSect="00D25D54">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urizzo  Kathrin [2]" w:date="2025-01-21T18:43:00Z" w:initials="DK">
    <w:p w14:paraId="23C00EFB" w14:textId="72FC8F6F" w:rsidR="00C81535" w:rsidRDefault="00C81535">
      <w:pPr>
        <w:pStyle w:val="CommentText"/>
      </w:pPr>
      <w:r>
        <w:rPr>
          <w:rStyle w:val="CommentReference"/>
        </w:rPr>
        <w:annotationRef/>
      </w:r>
      <w:r>
        <w:t>Needs to be updated</w:t>
      </w:r>
      <w:r w:rsidR="008B2742">
        <w:t xml:space="preserve"> and improved</w:t>
      </w:r>
    </w:p>
    <w:p w14:paraId="3981229C" w14:textId="77777777" w:rsidR="00C81535" w:rsidRDefault="00C81535">
      <w:pPr>
        <w:pStyle w:val="CommentText"/>
      </w:pPr>
    </w:p>
    <w:p w14:paraId="1041085A" w14:textId="77777777" w:rsidR="009467D9" w:rsidRDefault="009467D9">
      <w:pPr>
        <w:pStyle w:val="CommentText"/>
      </w:pPr>
      <w:hyperlink r:id="rId1" w:anchor="sec2" w:history="1">
        <w:r>
          <w:rPr>
            <w:rStyle w:val="Hyperlink"/>
          </w:rPr>
          <w:t>Combining survey and census data for improved poverty prediction using semi-supervised deep learning - ScienceDirect</w:t>
        </w:r>
      </w:hyperlink>
    </w:p>
    <w:p w14:paraId="16C4C99B" w14:textId="77777777" w:rsidR="009467D9" w:rsidRDefault="009467D9">
      <w:pPr>
        <w:pStyle w:val="CommentText"/>
      </w:pPr>
    </w:p>
    <w:p w14:paraId="2E9AE97A" w14:textId="77777777" w:rsidR="009467D9" w:rsidRDefault="009467D9">
      <w:pPr>
        <w:pStyle w:val="CommentText"/>
      </w:pPr>
      <w:hyperlink r:id="rId2" w:history="1">
        <w:r>
          <w:rPr>
            <w:rStyle w:val="Hyperlink"/>
          </w:rPr>
          <w:t>Poverty mapping in the age of machine learning - ScienceDirect</w:t>
        </w:r>
      </w:hyperlink>
    </w:p>
    <w:p w14:paraId="78EA8198" w14:textId="55B2274F" w:rsidR="009467D9" w:rsidRDefault="009467D9">
      <w:pPr>
        <w:pStyle w:val="CommentText"/>
      </w:pPr>
    </w:p>
  </w:comment>
  <w:comment w:id="5" w:author="Durizzo  Kathrin [2]" w:date="2025-01-22T01:51:00Z" w:initials="DK">
    <w:p w14:paraId="2D1E7550" w14:textId="2A2F6ACA" w:rsidR="00312DC9" w:rsidRDefault="00312DC9">
      <w:pPr>
        <w:pStyle w:val="CommentText"/>
      </w:pPr>
      <w:r>
        <w:rPr>
          <w:rStyle w:val="CommentReference"/>
        </w:rPr>
        <w:annotationRef/>
      </w:r>
      <w:hyperlink r:id="rId3" w:history="1">
        <w:r>
          <w:rPr>
            <w:rStyle w:val="Hyperlink"/>
          </w:rPr>
          <w:t>Better individual-level risk models can improve the targeting and life-saving potential of early-mortality interventions | Scientific Reports</w:t>
        </w:r>
      </w:hyperlink>
    </w:p>
  </w:comment>
  <w:comment w:id="6" w:author="Scherrer  Beat" w:date="2025-09-04T15:42:00Z" w:initials="BS">
    <w:p w14:paraId="320FE3E1" w14:textId="77777777" w:rsidR="00F7011F" w:rsidRDefault="00F7011F" w:rsidP="00F7011F">
      <w:pPr>
        <w:pStyle w:val="CommentText"/>
        <w:jc w:val="left"/>
      </w:pPr>
      <w:r>
        <w:rPr>
          <w:rStyle w:val="CommentReference"/>
        </w:rPr>
        <w:annotationRef/>
      </w:r>
      <w:r>
        <w:t>I included Nr 1 and number 2 in text and in bibliography</w:t>
      </w:r>
    </w:p>
  </w:comment>
  <w:comment w:id="70" w:author="Scherrer  Beat" w:date="2025-03-13T10:30:00Z" w:initials="BS">
    <w:p w14:paraId="1C18B0EE" w14:textId="738382BC" w:rsidR="008D6F57" w:rsidRDefault="008D6F57" w:rsidP="008D6F57">
      <w:pPr>
        <w:pStyle w:val="CommentText"/>
        <w:jc w:val="left"/>
      </w:pPr>
      <w:r>
        <w:rPr>
          <w:rStyle w:val="CommentReference"/>
        </w:rPr>
        <w:annotationRef/>
      </w:r>
      <w:r>
        <w:t xml:space="preserve">Which key variables are you referring to? </w:t>
      </w:r>
    </w:p>
  </w:comment>
  <w:comment w:id="71" w:author="Scherrer  Beat" w:date="2025-03-13T12:08:00Z" w:initials="BS">
    <w:p w14:paraId="65400EFF" w14:textId="77777777" w:rsidR="000F1708" w:rsidRDefault="000F1708" w:rsidP="000F1708">
      <w:pPr>
        <w:pStyle w:val="CommentText"/>
        <w:jc w:val="left"/>
      </w:pPr>
      <w:r>
        <w:rPr>
          <w:rStyle w:val="CommentReference"/>
        </w:rPr>
        <w:annotationRef/>
      </w:r>
      <w:r>
        <w:t xml:space="preserve">This is only correct for the case where „insurance“ is primary outcome </w:t>
      </w:r>
    </w:p>
  </w:comment>
  <w:comment w:id="84" w:author="Scherrer  Beat" w:date="2025-03-13T12:16:00Z" w:initials="BS">
    <w:p w14:paraId="205C9B64" w14:textId="77777777" w:rsidR="006D4120" w:rsidRDefault="006D4120" w:rsidP="006D4120">
      <w:pPr>
        <w:pStyle w:val="CommentText"/>
        <w:jc w:val="left"/>
      </w:pPr>
      <w:r>
        <w:rPr>
          <w:rStyle w:val="CommentReference"/>
        </w:rPr>
        <w:annotationRef/>
      </w:r>
      <w:r>
        <w:t>I would not mention Burundi, since we only treat Ghana and Rwanda as separate cases (e.g. separate maps)</w:t>
      </w:r>
    </w:p>
  </w:comment>
  <w:comment w:id="85" w:author="Durizzo  Kathrin [2]" w:date="2025-01-24T17:58:00Z" w:initials="DK">
    <w:p w14:paraId="2D9741A5" w14:textId="666180D5" w:rsidR="00965554" w:rsidRDefault="00965554" w:rsidP="00965554">
      <w:pPr>
        <w:pStyle w:val="CommentText"/>
      </w:pPr>
      <w:r>
        <w:rPr>
          <w:rStyle w:val="CommentReference"/>
        </w:rPr>
        <w:annotationRef/>
      </w:r>
      <w:r>
        <w:t>@Pepe: Please update table A.1 and make sure we have here the correct numbers</w:t>
      </w:r>
    </w:p>
  </w:comment>
  <w:comment w:id="89" w:author="Durizzo  Kathrin [2]" w:date="2025-01-24T17:59:00Z" w:initials="DK">
    <w:p w14:paraId="1EBE1BE1" w14:textId="77777777" w:rsidR="00965554" w:rsidRDefault="00965554" w:rsidP="00965554">
      <w:pPr>
        <w:pStyle w:val="CommentText"/>
      </w:pPr>
      <w:r>
        <w:rPr>
          <w:rStyle w:val="CommentReference"/>
        </w:rPr>
        <w:annotationRef/>
      </w:r>
      <w:r>
        <w:t>@Pepe: Please update table A.1 and make sure we have here the correct numbers</w:t>
      </w:r>
    </w:p>
  </w:comment>
  <w:comment w:id="115" w:author="Scherrer  Beat" w:date="2025-03-20T11:26:00Z" w:initials="BS">
    <w:p w14:paraId="53D97BE4" w14:textId="77777777" w:rsidR="0014448D" w:rsidRDefault="0014448D" w:rsidP="0014448D">
      <w:pPr>
        <w:pStyle w:val="CommentText"/>
        <w:jc w:val="left"/>
      </w:pPr>
      <w:r>
        <w:rPr>
          <w:rStyle w:val="CommentReference"/>
        </w:rPr>
        <w:annotationRef/>
      </w:r>
      <w:r>
        <w:t>rewrite</w:t>
      </w:r>
    </w:p>
  </w:comment>
  <w:comment w:id="141" w:author="Scherrer  Beat" w:date="2025-03-13T14:05:00Z" w:initials="BS">
    <w:p w14:paraId="16D9FB66" w14:textId="61837A9E" w:rsidR="000A5592" w:rsidRDefault="000A5592" w:rsidP="000A5592">
      <w:pPr>
        <w:pStyle w:val="CommentText"/>
        <w:jc w:val="left"/>
      </w:pPr>
      <w:r>
        <w:rPr>
          <w:rStyle w:val="CommentReference"/>
        </w:rPr>
        <w:annotationRef/>
      </w:r>
      <w:r>
        <w:t>I would leave that part. We could do the comparison for some countries but not with the pooled data set.</w:t>
      </w:r>
    </w:p>
  </w:comment>
  <w:comment w:id="151" w:author="Scherrer  Beat" w:date="2025-03-20T11:28:00Z" w:initials="BS">
    <w:p w14:paraId="6379001D" w14:textId="77777777" w:rsidR="0014448D" w:rsidRDefault="0014448D" w:rsidP="0014448D">
      <w:pPr>
        <w:pStyle w:val="CommentText"/>
        <w:jc w:val="left"/>
      </w:pPr>
      <w:r>
        <w:rPr>
          <w:rStyle w:val="CommentReference"/>
        </w:rPr>
        <w:annotationRef/>
      </w:r>
      <w:r>
        <w:t>Revise and rewrite</w:t>
      </w:r>
    </w:p>
  </w:comment>
  <w:comment w:id="152" w:author="Scherrer  Beat" w:date="2025-03-20T11:30:00Z" w:initials="BS">
    <w:p w14:paraId="385A0D1C" w14:textId="77777777" w:rsidR="0014448D" w:rsidRDefault="0014448D" w:rsidP="0014448D">
      <w:pPr>
        <w:pStyle w:val="CommentText"/>
        <w:jc w:val="left"/>
      </w:pPr>
      <w:r>
        <w:rPr>
          <w:rStyle w:val="CommentReference"/>
        </w:rPr>
        <w:annotationRef/>
      </w:r>
      <w:r>
        <w:t>Something along the lines of:</w:t>
      </w:r>
      <w:r>
        <w:br/>
        <w:t>first train/test split. Then tuning of hyperparameters/regularization parameter on train set using 5-fold CV (creates validation set automatically)</w:t>
      </w:r>
    </w:p>
  </w:comment>
  <w:comment w:id="210" w:author="Scherrer  Beat" w:date="2025-03-20T11:39:00Z" w:initials="BS">
    <w:p w14:paraId="2900EA8C" w14:textId="77777777" w:rsidR="00ED3F3F" w:rsidRDefault="00ED3F3F" w:rsidP="00ED3F3F">
      <w:pPr>
        <w:pStyle w:val="CommentText"/>
        <w:jc w:val="left"/>
      </w:pPr>
      <w:r>
        <w:rPr>
          <w:rStyle w:val="CommentReference"/>
        </w:rPr>
        <w:annotationRef/>
      </w:r>
      <w:r>
        <w:t>Add part with shapley values</w:t>
      </w:r>
    </w:p>
  </w:comment>
  <w:comment w:id="225" w:author="Günther  Isabel" w:date="2024-11-26T11:14:00Z" w:initials="IG">
    <w:p w14:paraId="248C899B" w14:textId="158F5E85" w:rsidR="005962F5" w:rsidRDefault="005962F5" w:rsidP="005962F5">
      <w:pPr>
        <w:pStyle w:val="CommentText"/>
        <w:jc w:val="left"/>
      </w:pPr>
      <w:r>
        <w:rPr>
          <w:rStyle w:val="CommentReference"/>
          <w:rFonts w:cs="Arial"/>
        </w:rPr>
        <w:annotationRef/>
      </w:r>
      <w:r>
        <w:t>Shouldn0t this figure be in the main text?</w:t>
      </w:r>
    </w:p>
  </w:comment>
  <w:comment w:id="226" w:author="Kathrin Durizzo" w:date="2025-01-08T14:27:00Z" w:initials="KD">
    <w:p w14:paraId="3E87BDA6" w14:textId="77777777" w:rsidR="005962F5" w:rsidRDefault="005962F5" w:rsidP="005962F5">
      <w:pPr>
        <w:pStyle w:val="CommentText"/>
        <w:jc w:val="left"/>
      </w:pPr>
      <w:r>
        <w:rPr>
          <w:rStyle w:val="CommentReference"/>
          <w:rFonts w:cs="Arial"/>
        </w:rPr>
        <w:annotationRef/>
      </w:r>
      <w:r w:rsidRPr="00C81535">
        <w:rPr>
          <w:lang w:val="en-US"/>
        </w:rPr>
        <w:t>I think it is too much information in the figure for in the main text and could overload the reader. It covers not only Cohens Kappa but also the other metics. But if you think it is reader-friendly then I am happy to put it in the main text</w:t>
      </w:r>
    </w:p>
  </w:comment>
  <w:comment w:id="227" w:author="Scherrer  Beat" w:date="2025-03-28T15:17:00Z" w:initials="BS">
    <w:p w14:paraId="171E3BC5" w14:textId="77777777" w:rsidR="00AE7427" w:rsidRDefault="00AE7427" w:rsidP="00AE7427">
      <w:pPr>
        <w:pStyle w:val="CommentText"/>
        <w:jc w:val="left"/>
      </w:pPr>
      <w:r>
        <w:rPr>
          <w:rStyle w:val="CommentReference"/>
        </w:rPr>
        <w:annotationRef/>
      </w:r>
      <w:r>
        <w:t>Updated</w:t>
      </w:r>
    </w:p>
  </w:comment>
  <w:comment w:id="228" w:author="Durizzo  Kathrin [2]" w:date="2025-03-06T19:08:00Z" w:initials="DK">
    <w:p w14:paraId="16274B82" w14:textId="6D28665E" w:rsidR="00F25221" w:rsidRDefault="00F25221">
      <w:pPr>
        <w:pStyle w:val="CommentText"/>
      </w:pPr>
      <w:r>
        <w:rPr>
          <w:rStyle w:val="CommentReference"/>
        </w:rPr>
        <w:annotationRef/>
      </w:r>
      <w:r>
        <w:t>Update</w:t>
      </w:r>
    </w:p>
  </w:comment>
  <w:comment w:id="230" w:author="Durizzo  Kathrin [2]" w:date="2025-03-06T19:08:00Z" w:initials="DK">
    <w:p w14:paraId="5C236566" w14:textId="546A896F" w:rsidR="00F25221" w:rsidRDefault="00F25221">
      <w:pPr>
        <w:pStyle w:val="CommentText"/>
      </w:pPr>
      <w:r>
        <w:rPr>
          <w:rStyle w:val="CommentReference"/>
        </w:rPr>
        <w:annotationRef/>
      </w:r>
      <w:r>
        <w:t>Update</w:t>
      </w:r>
    </w:p>
  </w:comment>
  <w:comment w:id="231" w:author="Scherrer  Beat" w:date="2025-06-02T19:32:00Z" w:initials="BS">
    <w:p w14:paraId="2A798BC7" w14:textId="77777777" w:rsidR="0091499C" w:rsidRDefault="0091499C" w:rsidP="0091499C">
      <w:pPr>
        <w:pStyle w:val="CommentText"/>
        <w:jc w:val="left"/>
      </w:pPr>
      <w:r>
        <w:rPr>
          <w:rStyle w:val="CommentReference"/>
        </w:rPr>
        <w:annotationRef/>
      </w:r>
      <w:r>
        <w:t>Updated!</w:t>
      </w:r>
    </w:p>
  </w:comment>
  <w:comment w:id="234" w:author="Kathrin Durizzo" w:date="2025-01-21T11:21:00Z" w:initials="KD">
    <w:p w14:paraId="198F7F81" w14:textId="0ED9439F" w:rsidR="00C81535" w:rsidRDefault="00C81535" w:rsidP="00C81535">
      <w:pPr>
        <w:pStyle w:val="CommentText"/>
        <w:jc w:val="left"/>
      </w:pPr>
      <w:r>
        <w:rPr>
          <w:rStyle w:val="CommentReference"/>
          <w:rFonts w:cs="Arial"/>
        </w:rPr>
        <w:annotationRef/>
      </w:r>
      <w:r w:rsidRPr="00C81535">
        <w:rPr>
          <w:lang w:val="en-US"/>
        </w:rPr>
        <w:t>Text needs to be added based on findings form maps</w:t>
      </w:r>
    </w:p>
  </w:comment>
  <w:comment w:id="235" w:author="Kathrin Durizzo" w:date="2025-01-21T12:39:00Z" w:initials="KD">
    <w:p w14:paraId="311B3DEC" w14:textId="77777777" w:rsidR="00C81535" w:rsidRDefault="00C81535" w:rsidP="00C81535">
      <w:pPr>
        <w:pStyle w:val="CommentText"/>
        <w:jc w:val="left"/>
      </w:pPr>
      <w:r>
        <w:rPr>
          <w:rStyle w:val="CommentReference"/>
          <w:rFonts w:cs="Arial"/>
        </w:rPr>
        <w:annotationRef/>
      </w:r>
      <w:r w:rsidRPr="00C81535">
        <w:rPr>
          <w:lang w:val="en-US"/>
        </w:rPr>
        <w:t>Update</w:t>
      </w:r>
    </w:p>
  </w:comment>
  <w:comment w:id="236" w:author="Scherrer  Beat" w:date="2025-04-03T17:32:00Z" w:initials="BS">
    <w:p w14:paraId="05252420" w14:textId="77777777" w:rsidR="00C003D4" w:rsidRDefault="00C003D4" w:rsidP="00C003D4">
      <w:pPr>
        <w:pStyle w:val="CommentText"/>
        <w:jc w:val="left"/>
      </w:pPr>
      <w:r>
        <w:rPr>
          <w:rStyle w:val="CommentReference"/>
        </w:rPr>
        <w:annotationRef/>
      </w:r>
      <w:r>
        <w:t>Updated</w:t>
      </w:r>
    </w:p>
  </w:comment>
  <w:comment w:id="238" w:author="Durizzo  Kathrin [2]" w:date="2025-01-21T18:55:00Z" w:initials="DK">
    <w:p w14:paraId="2A3EDE95" w14:textId="5C334630" w:rsidR="003C2386" w:rsidRDefault="003C2386">
      <w:pPr>
        <w:pStyle w:val="CommentText"/>
      </w:pPr>
      <w:r>
        <w:rPr>
          <w:rStyle w:val="CommentReference"/>
        </w:rPr>
        <w:annotationRef/>
      </w:r>
      <w:r>
        <w:t>To be updated after results done</w:t>
      </w:r>
    </w:p>
    <w:p w14:paraId="69967BB8" w14:textId="178A2875" w:rsidR="003C2386" w:rsidRDefault="003C238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A8198" w15:done="0"/>
  <w15:commentEx w15:paraId="2D1E7550" w15:paraIdParent="78EA8198" w15:done="0"/>
  <w15:commentEx w15:paraId="320FE3E1" w15:paraIdParent="78EA8198" w15:done="0"/>
  <w15:commentEx w15:paraId="1C18B0EE" w15:done="0"/>
  <w15:commentEx w15:paraId="65400EFF" w15:done="0"/>
  <w15:commentEx w15:paraId="205C9B64" w15:done="0"/>
  <w15:commentEx w15:paraId="2D9741A5" w15:done="0"/>
  <w15:commentEx w15:paraId="1EBE1BE1" w15:done="0"/>
  <w15:commentEx w15:paraId="53D97BE4" w15:done="0"/>
  <w15:commentEx w15:paraId="16D9FB66" w15:done="0"/>
  <w15:commentEx w15:paraId="6379001D" w15:done="0"/>
  <w15:commentEx w15:paraId="385A0D1C" w15:paraIdParent="6379001D" w15:done="0"/>
  <w15:commentEx w15:paraId="2900EA8C" w15:done="0"/>
  <w15:commentEx w15:paraId="248C899B" w15:done="0"/>
  <w15:commentEx w15:paraId="3E87BDA6" w15:paraIdParent="248C899B" w15:done="0"/>
  <w15:commentEx w15:paraId="171E3BC5" w15:done="0"/>
  <w15:commentEx w15:paraId="16274B82" w15:done="1"/>
  <w15:commentEx w15:paraId="5C236566" w15:done="0"/>
  <w15:commentEx w15:paraId="2A798BC7" w15:paraIdParent="5C236566" w15:done="0"/>
  <w15:commentEx w15:paraId="198F7F81" w15:done="0"/>
  <w15:commentEx w15:paraId="311B3DEC" w15:done="0"/>
  <w15:commentEx w15:paraId="05252420" w15:done="0"/>
  <w15:commentEx w15:paraId="69967B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A6949" w16cex:dateUtc="2025-01-21T17:43:00Z"/>
  <w16cex:commentExtensible w16cex:durableId="2B3ACD92" w16cex:dateUtc="2025-01-22T00:51:00Z"/>
  <w16cex:commentExtensible w16cex:durableId="443A82F7" w16cex:dateUtc="2025-09-04T13:42:00Z"/>
  <w16cex:commentExtensible w16cex:durableId="4C6EC004" w16cex:dateUtc="2025-03-13T09:30:00Z"/>
  <w16cex:commentExtensible w16cex:durableId="7A19971F" w16cex:dateUtc="2025-03-13T11:08:00Z"/>
  <w16cex:commentExtensible w16cex:durableId="4CA785CA" w16cex:dateUtc="2025-03-13T11:16:00Z"/>
  <w16cex:commentExtensible w16cex:durableId="2B3E5346" w16cex:dateUtc="2025-01-24T16:58:00Z"/>
  <w16cex:commentExtensible w16cex:durableId="2B3E536C" w16cex:dateUtc="2025-01-24T16:59:00Z"/>
  <w16cex:commentExtensible w16cex:durableId="49AAD6E8" w16cex:dateUtc="2025-03-20T10:26:00Z"/>
  <w16cex:commentExtensible w16cex:durableId="3F23B757" w16cex:dateUtc="2025-03-13T13:05:00Z"/>
  <w16cex:commentExtensible w16cex:durableId="0A53BF6A" w16cex:dateUtc="2025-03-20T10:28:00Z"/>
  <w16cex:commentExtensible w16cex:durableId="09B84501" w16cex:dateUtc="2025-03-20T10:30:00Z"/>
  <w16cex:commentExtensible w16cex:durableId="650204DA" w16cex:dateUtc="2025-03-20T10:39:00Z"/>
  <w16cex:commentExtensible w16cex:durableId="4067927C" w16cex:dateUtc="2025-03-28T14:17:00Z"/>
  <w16cex:commentExtensible w16cex:durableId="2B747133" w16cex:dateUtc="2025-03-06T18:08:00Z"/>
  <w16cex:commentExtensible w16cex:durableId="2B747123" w16cex:dateUtc="2025-03-06T18:08:00Z"/>
  <w16cex:commentExtensible w16cex:durableId="34530CE4" w16cex:dateUtc="2025-06-02T17:32:00Z"/>
  <w16cex:commentExtensible w16cex:durableId="6331E2E6" w16cex:dateUtc="2025-04-03T15:32:00Z"/>
  <w16cex:commentExtensible w16cex:durableId="2B3A6C3F" w16cex:dateUtc="2025-01-21T17: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A8198" w16cid:durableId="2B3A6949"/>
  <w16cid:commentId w16cid:paraId="2D1E7550" w16cid:durableId="2B3ACD92"/>
  <w16cid:commentId w16cid:paraId="320FE3E1" w16cid:durableId="443A82F7"/>
  <w16cid:commentId w16cid:paraId="1C18B0EE" w16cid:durableId="4C6EC004"/>
  <w16cid:commentId w16cid:paraId="65400EFF" w16cid:durableId="7A19971F"/>
  <w16cid:commentId w16cid:paraId="205C9B64" w16cid:durableId="4CA785CA"/>
  <w16cid:commentId w16cid:paraId="2D9741A5" w16cid:durableId="2B3E5346"/>
  <w16cid:commentId w16cid:paraId="1EBE1BE1" w16cid:durableId="2B3E536C"/>
  <w16cid:commentId w16cid:paraId="53D97BE4" w16cid:durableId="49AAD6E8"/>
  <w16cid:commentId w16cid:paraId="16D9FB66" w16cid:durableId="3F23B757"/>
  <w16cid:commentId w16cid:paraId="6379001D" w16cid:durableId="0A53BF6A"/>
  <w16cid:commentId w16cid:paraId="385A0D1C" w16cid:durableId="09B84501"/>
  <w16cid:commentId w16cid:paraId="2900EA8C" w16cid:durableId="650204DA"/>
  <w16cid:commentId w16cid:paraId="248C899B" w16cid:durableId="2B3A6A56"/>
  <w16cid:commentId w16cid:paraId="3E87BDA6" w16cid:durableId="2B3A6A57"/>
  <w16cid:commentId w16cid:paraId="171E3BC5" w16cid:durableId="4067927C"/>
  <w16cid:commentId w16cid:paraId="16274B82" w16cid:durableId="2B747133"/>
  <w16cid:commentId w16cid:paraId="5C236566" w16cid:durableId="2B747123"/>
  <w16cid:commentId w16cid:paraId="2A798BC7" w16cid:durableId="34530CE4"/>
  <w16cid:commentId w16cid:paraId="198F7F81" w16cid:durableId="2B3A6A58"/>
  <w16cid:commentId w16cid:paraId="311B3DEC" w16cid:durableId="2B3A6A59"/>
  <w16cid:commentId w16cid:paraId="05252420" w16cid:durableId="6331E2E6"/>
  <w16cid:commentId w16cid:paraId="69967BB8" w16cid:durableId="2B3A6C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774D" w14:textId="77777777" w:rsidR="00CE3DD1" w:rsidRDefault="00CE3DD1" w:rsidP="00435A8F">
      <w:pPr>
        <w:spacing w:after="0" w:line="240" w:lineRule="auto"/>
      </w:pPr>
      <w:r>
        <w:separator/>
      </w:r>
    </w:p>
  </w:endnote>
  <w:endnote w:type="continuationSeparator" w:id="0">
    <w:p w14:paraId="6A05A88D" w14:textId="77777777" w:rsidR="00CE3DD1" w:rsidRDefault="00CE3DD1" w:rsidP="00435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URWPalladioL-Roma">
    <w:panose1 w:val="00000000000000000000"/>
    <w:charset w:val="00"/>
    <w:family w:val="auto"/>
    <w:notTrueType/>
    <w:pitch w:val="default"/>
    <w:sig w:usb0="00000003" w:usb1="00000000" w:usb2="00000000" w:usb3="00000000" w:csb0="00000001" w:csb1="00000000"/>
  </w:font>
  <w:font w:name="URWPalladioL-It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84946"/>
      <w:docPartObj>
        <w:docPartGallery w:val="Page Numbers (Bottom of Page)"/>
        <w:docPartUnique/>
      </w:docPartObj>
    </w:sdtPr>
    <w:sdtEndPr>
      <w:rPr>
        <w:noProof/>
      </w:rPr>
    </w:sdtEndPr>
    <w:sdtContent>
      <w:p w14:paraId="02AD0717" w14:textId="77777777" w:rsidR="00965554" w:rsidRDefault="00965554">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42F5A1C6" w14:textId="77777777" w:rsidR="00965554" w:rsidRDefault="00965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505795"/>
      <w:docPartObj>
        <w:docPartGallery w:val="Page Numbers (Bottom of Page)"/>
        <w:docPartUnique/>
      </w:docPartObj>
    </w:sdtPr>
    <w:sdtEndPr>
      <w:rPr>
        <w:noProof/>
      </w:rPr>
    </w:sdtEndPr>
    <w:sdtContent>
      <w:p w14:paraId="43D1A41A" w14:textId="77777777" w:rsidR="005962F5" w:rsidRDefault="005962F5">
        <w:pPr>
          <w:pStyle w:val="Footer"/>
          <w:jc w:val="right"/>
        </w:pPr>
        <w:r>
          <w:fldChar w:fldCharType="begin"/>
        </w:r>
        <w:r>
          <w:instrText xml:space="preserve"> PAGE   \* MERGEFORMAT </w:instrText>
        </w:r>
        <w:r>
          <w:fldChar w:fldCharType="separate"/>
        </w:r>
        <w:r>
          <w:rPr>
            <w:noProof/>
          </w:rPr>
          <w:t>24</w:t>
        </w:r>
        <w:r>
          <w:rPr>
            <w:noProof/>
          </w:rPr>
          <w:fldChar w:fldCharType="end"/>
        </w:r>
      </w:p>
    </w:sdtContent>
  </w:sdt>
  <w:p w14:paraId="5C915D8C" w14:textId="77777777" w:rsidR="005962F5" w:rsidRDefault="00596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847333"/>
      <w:docPartObj>
        <w:docPartGallery w:val="Page Numbers (Bottom of Page)"/>
        <w:docPartUnique/>
      </w:docPartObj>
    </w:sdtPr>
    <w:sdtEndPr>
      <w:rPr>
        <w:noProof/>
      </w:rPr>
    </w:sdtEndPr>
    <w:sdtContent>
      <w:p w14:paraId="6CB14467" w14:textId="229F0029" w:rsidR="00CE3DD1" w:rsidRDefault="00CE3DD1">
        <w:pPr>
          <w:pStyle w:val="Footer"/>
          <w:jc w:val="right"/>
        </w:pPr>
        <w:r>
          <w:fldChar w:fldCharType="begin"/>
        </w:r>
        <w:r>
          <w:instrText xml:space="preserve"> PAGE   \* MERGEFORMAT </w:instrText>
        </w:r>
        <w:r>
          <w:fldChar w:fldCharType="separate"/>
        </w:r>
        <w:r w:rsidR="00A06B10">
          <w:rPr>
            <w:noProof/>
          </w:rPr>
          <w:t>24</w:t>
        </w:r>
        <w:r>
          <w:rPr>
            <w:noProof/>
          </w:rPr>
          <w:fldChar w:fldCharType="end"/>
        </w:r>
      </w:p>
    </w:sdtContent>
  </w:sdt>
  <w:p w14:paraId="216C122A" w14:textId="77777777" w:rsidR="00CE3DD1" w:rsidRDefault="00CE3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600" w14:textId="77777777" w:rsidR="00CE3DD1" w:rsidRDefault="00CE3DD1" w:rsidP="00435A8F">
      <w:pPr>
        <w:spacing w:after="0" w:line="240" w:lineRule="auto"/>
      </w:pPr>
      <w:r>
        <w:separator/>
      </w:r>
    </w:p>
  </w:footnote>
  <w:footnote w:type="continuationSeparator" w:id="0">
    <w:p w14:paraId="4197A5A0" w14:textId="77777777" w:rsidR="00CE3DD1" w:rsidRDefault="00CE3DD1" w:rsidP="00435A8F">
      <w:pPr>
        <w:spacing w:after="0" w:line="240" w:lineRule="auto"/>
      </w:pPr>
      <w:r>
        <w:continuationSeparator/>
      </w:r>
    </w:p>
  </w:footnote>
  <w:footnote w:id="1">
    <w:p w14:paraId="5F7CDE40" w14:textId="77777777" w:rsidR="002211C9" w:rsidRPr="00174BDC" w:rsidRDefault="002211C9" w:rsidP="002211C9">
      <w:pPr>
        <w:autoSpaceDE w:val="0"/>
        <w:autoSpaceDN w:val="0"/>
        <w:adjustRightInd w:val="0"/>
        <w:spacing w:after="0" w:line="240" w:lineRule="auto"/>
        <w:rPr>
          <w:rFonts w:cs="URWPalladioL-Roma"/>
          <w:sz w:val="20"/>
          <w:szCs w:val="20"/>
          <w:lang w:val="en-US"/>
        </w:rPr>
      </w:pPr>
      <w:r w:rsidRPr="00BD3F38">
        <w:rPr>
          <w:rStyle w:val="FootnoteReference"/>
          <w:sz w:val="18"/>
          <w:szCs w:val="20"/>
        </w:rPr>
        <w:footnoteRef/>
      </w:r>
      <w:r w:rsidRPr="00BD3F38">
        <w:rPr>
          <w:sz w:val="18"/>
          <w:szCs w:val="20"/>
        </w:rPr>
        <w:t xml:space="preserve"> </w:t>
      </w:r>
      <w:r w:rsidRPr="00BD3F38">
        <w:rPr>
          <w:rFonts w:cs="URWPalladioL-Roma"/>
          <w:sz w:val="18"/>
          <w:szCs w:val="20"/>
          <w:lang w:val="en-US"/>
        </w:rPr>
        <w:t xml:space="preserve">A deeper discussion of the models and their field of application can </w:t>
      </w:r>
      <w:r>
        <w:rPr>
          <w:rFonts w:cs="URWPalladioL-Roma"/>
          <w:sz w:val="18"/>
          <w:szCs w:val="20"/>
          <w:lang w:val="en-US"/>
        </w:rPr>
        <w:t>be found</w:t>
      </w:r>
      <w:r w:rsidRPr="00BD3F38">
        <w:rPr>
          <w:rFonts w:cs="URWPalladioL-Roma"/>
          <w:sz w:val="18"/>
          <w:szCs w:val="20"/>
          <w:lang w:val="en-US"/>
        </w:rPr>
        <w:t xml:space="preserve"> in Hastie et al. </w:t>
      </w:r>
      <w:r>
        <w:rPr>
          <w:rFonts w:cs="URWPalladioL-Roma"/>
          <w:sz w:val="18"/>
          <w:szCs w:val="20"/>
          <w:lang w:val="en-US"/>
        </w:rPr>
        <w:t>(2008)</w:t>
      </w:r>
      <w:r w:rsidRPr="00BD3F38">
        <w:rPr>
          <w:rFonts w:cs="URWPalladioL-Roma"/>
          <w:sz w:val="18"/>
          <w:szCs w:val="20"/>
          <w:lang w:val="en-US"/>
        </w:rPr>
        <w:t xml:space="preserve"> as well as Murphy </w:t>
      </w:r>
      <w:r>
        <w:rPr>
          <w:rFonts w:cs="URWPalladioL-Roma"/>
          <w:sz w:val="18"/>
          <w:szCs w:val="20"/>
          <w:lang w:val="en-US"/>
        </w:rPr>
        <w:t xml:space="preserve">(2012) </w:t>
      </w:r>
      <w:r w:rsidRPr="00BD3F38">
        <w:rPr>
          <w:rFonts w:cs="URWPalladioL-Roma"/>
          <w:sz w:val="18"/>
          <w:szCs w:val="20"/>
          <w:lang w:val="en-US"/>
        </w:rPr>
        <w:t xml:space="preserve">who provide both a very good overview of statistical techniques with a focus on machine learning. Advantages and disadvantages are additionally deduced from Markham </w:t>
      </w:r>
      <w:r>
        <w:rPr>
          <w:rFonts w:cs="URWPalladioL-Roma"/>
          <w:sz w:val="18"/>
          <w:szCs w:val="20"/>
          <w:lang w:val="en-US"/>
        </w:rPr>
        <w:t>(2015)</w:t>
      </w:r>
      <w:r w:rsidRPr="00BD3F38">
        <w:rPr>
          <w:rFonts w:cs="URWPalladioL-Roma"/>
          <w:sz w:val="18"/>
          <w:szCs w:val="20"/>
          <w:lang w:val="en-US"/>
        </w:rPr>
        <w:t xml:space="preserve"> and Blondel </w:t>
      </w:r>
      <w:r>
        <w:rPr>
          <w:rFonts w:cs="URWPalladioL-Roma"/>
          <w:sz w:val="18"/>
          <w:szCs w:val="20"/>
          <w:lang w:val="en-US"/>
        </w:rPr>
        <w:t>(2017)</w:t>
      </w:r>
      <w:r w:rsidRPr="00BD3F38">
        <w:rPr>
          <w:rFonts w:cs="URWPalladioL-Roma"/>
          <w:sz w:val="18"/>
          <w:szCs w:val="20"/>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7D5"/>
    <w:multiLevelType w:val="hybridMultilevel"/>
    <w:tmpl w:val="E2FC62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B01505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E1E5152"/>
    <w:multiLevelType w:val="hybridMultilevel"/>
    <w:tmpl w:val="E452BBE4"/>
    <w:lvl w:ilvl="0" w:tplc="5468AFA0">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3" w15:restartNumberingAfterBreak="0">
    <w:nsid w:val="192022AD"/>
    <w:multiLevelType w:val="hybridMultilevel"/>
    <w:tmpl w:val="B5D093BC"/>
    <w:lvl w:ilvl="0" w:tplc="5D98FB2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4" w15:restartNumberingAfterBreak="0">
    <w:nsid w:val="1A014319"/>
    <w:multiLevelType w:val="hybridMultilevel"/>
    <w:tmpl w:val="5B7C2074"/>
    <w:lvl w:ilvl="0" w:tplc="889C3EC4">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5" w15:restartNumberingAfterBreak="0">
    <w:nsid w:val="238D037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4E75F02"/>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A9C543C"/>
    <w:multiLevelType w:val="multilevel"/>
    <w:tmpl w:val="0409001D"/>
    <w:styleLink w:val="Multipunch"/>
    <w:lvl w:ilvl="0">
      <w:start w:val="1"/>
      <w:numFmt w:val="bullet"/>
      <w:lvlText w:val="▢"/>
      <w:lvlJc w:val="left"/>
      <w:pPr>
        <w:ind w:left="360"/>
      </w:pPr>
      <w:rPr>
        <w:rFonts w:ascii="Courier New" w:eastAsia="Times New Roman" w:hAnsi="Courier New"/>
        <w:color w:val="BFBFBF"/>
        <w:sz w:val="56"/>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 w15:restartNumberingAfterBreak="0">
    <w:nsid w:val="362277E3"/>
    <w:multiLevelType w:val="hybridMultilevel"/>
    <w:tmpl w:val="19EE05D8"/>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AC671C5"/>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FD51A9E"/>
    <w:multiLevelType w:val="hybridMultilevel"/>
    <w:tmpl w:val="B16AB3BC"/>
    <w:lvl w:ilvl="0" w:tplc="9282F4CA">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1" w15:restartNumberingAfterBreak="0">
    <w:nsid w:val="40F706FD"/>
    <w:multiLevelType w:val="hybridMultilevel"/>
    <w:tmpl w:val="1038AED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0459A0"/>
    <w:multiLevelType w:val="hybridMultilevel"/>
    <w:tmpl w:val="E452BBE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3"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4E00DD9"/>
    <w:multiLevelType w:val="multilevel"/>
    <w:tmpl w:val="EB32824C"/>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4A2778A6"/>
    <w:multiLevelType w:val="multilevel"/>
    <w:tmpl w:val="0409001D"/>
    <w:styleLink w:val="Singlepunch"/>
    <w:lvl w:ilvl="0">
      <w:start w:val="1"/>
      <w:numFmt w:val="bullet"/>
      <w:lvlText w:val="o"/>
      <w:lvlJc w:val="left"/>
      <w:pPr>
        <w:ind w:left="360"/>
      </w:pPr>
      <w:rPr>
        <w:rFonts w:ascii="Courier New" w:eastAsia="Times New Roman" w:hAnsi="Courier New"/>
        <w:color w:val="BFBFBF"/>
        <w:sz w:val="52"/>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 w15:restartNumberingAfterBreak="0">
    <w:nsid w:val="4EAA2426"/>
    <w:multiLevelType w:val="hybridMultilevel"/>
    <w:tmpl w:val="12CEB44A"/>
    <w:lvl w:ilvl="0" w:tplc="F9F4C65C">
      <w:start w:val="1"/>
      <w:numFmt w:val="bullet"/>
      <w:lvlText w:val=""/>
      <w:lvlJc w:val="left"/>
      <w:pPr>
        <w:ind w:left="720" w:hanging="360"/>
      </w:pPr>
      <w:rPr>
        <w:rFonts w:ascii="Symbol" w:eastAsiaTheme="minorHAnsi"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5A0D6E6A"/>
    <w:multiLevelType w:val="hybridMultilevel"/>
    <w:tmpl w:val="228CD59E"/>
    <w:lvl w:ilvl="0" w:tplc="52D651F8">
      <w:numFmt w:val="bullet"/>
      <w:lvlText w:val="-"/>
      <w:lvlJc w:val="left"/>
      <w:pPr>
        <w:ind w:left="644" w:hanging="360"/>
      </w:pPr>
      <w:rPr>
        <w:rFonts w:ascii="Garamond" w:eastAsiaTheme="minorHAnsi" w:hAnsi="Garamond" w:cstheme="minorBidi" w:hint="default"/>
      </w:rPr>
    </w:lvl>
    <w:lvl w:ilvl="1" w:tplc="08070003" w:tentative="1">
      <w:start w:val="1"/>
      <w:numFmt w:val="bullet"/>
      <w:lvlText w:val="o"/>
      <w:lvlJc w:val="left"/>
      <w:pPr>
        <w:ind w:left="1364" w:hanging="360"/>
      </w:pPr>
      <w:rPr>
        <w:rFonts w:ascii="Courier New" w:hAnsi="Courier New" w:cs="Courier New" w:hint="default"/>
      </w:rPr>
    </w:lvl>
    <w:lvl w:ilvl="2" w:tplc="08070005" w:tentative="1">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18" w15:restartNumberingAfterBreak="0">
    <w:nsid w:val="5B476E7A"/>
    <w:multiLevelType w:val="hybridMultilevel"/>
    <w:tmpl w:val="0F187836"/>
    <w:lvl w:ilvl="0" w:tplc="E2D0F7D8">
      <w:start w:val="3"/>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19" w15:restartNumberingAfterBreak="0">
    <w:nsid w:val="5DBF2563"/>
    <w:multiLevelType w:val="hybridMultilevel"/>
    <w:tmpl w:val="1038AEDC"/>
    <w:lvl w:ilvl="0" w:tplc="95B480DC">
      <w:start w:val="1"/>
      <w:numFmt w:val="lowerLetter"/>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0" w15:restartNumberingAfterBreak="0">
    <w:nsid w:val="61280612"/>
    <w:multiLevelType w:val="hybridMultilevel"/>
    <w:tmpl w:val="1038AE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7340317"/>
    <w:multiLevelType w:val="hybridMultilevel"/>
    <w:tmpl w:val="B2A63BA4"/>
    <w:lvl w:ilvl="0" w:tplc="26167CC2">
      <w:start w:val="1"/>
      <w:numFmt w:val="lowerLetter"/>
      <w:lvlText w:val="(%1)"/>
      <w:lvlJc w:val="left"/>
      <w:pPr>
        <w:ind w:left="720" w:hanging="360"/>
      </w:pPr>
      <w:rPr>
        <w:rFonts w:cs="Times New Roman" w:hint="default"/>
      </w:rPr>
    </w:lvl>
    <w:lvl w:ilvl="1" w:tplc="08070019" w:tentative="1">
      <w:start w:val="1"/>
      <w:numFmt w:val="lowerLetter"/>
      <w:lvlText w:val="%2."/>
      <w:lvlJc w:val="left"/>
      <w:pPr>
        <w:ind w:left="1440" w:hanging="360"/>
      </w:pPr>
      <w:rPr>
        <w:rFonts w:cs="Times New Roman"/>
      </w:rPr>
    </w:lvl>
    <w:lvl w:ilvl="2" w:tplc="0807001B" w:tentative="1">
      <w:start w:val="1"/>
      <w:numFmt w:val="lowerRoman"/>
      <w:lvlText w:val="%3."/>
      <w:lvlJc w:val="right"/>
      <w:pPr>
        <w:ind w:left="2160" w:hanging="180"/>
      </w:pPr>
      <w:rPr>
        <w:rFonts w:cs="Times New Roman"/>
      </w:rPr>
    </w:lvl>
    <w:lvl w:ilvl="3" w:tplc="0807000F" w:tentative="1">
      <w:start w:val="1"/>
      <w:numFmt w:val="decimal"/>
      <w:lvlText w:val="%4."/>
      <w:lvlJc w:val="left"/>
      <w:pPr>
        <w:ind w:left="2880" w:hanging="360"/>
      </w:pPr>
      <w:rPr>
        <w:rFonts w:cs="Times New Roman"/>
      </w:rPr>
    </w:lvl>
    <w:lvl w:ilvl="4" w:tplc="08070019" w:tentative="1">
      <w:start w:val="1"/>
      <w:numFmt w:val="lowerLetter"/>
      <w:lvlText w:val="%5."/>
      <w:lvlJc w:val="left"/>
      <w:pPr>
        <w:ind w:left="3600" w:hanging="360"/>
      </w:pPr>
      <w:rPr>
        <w:rFonts w:cs="Times New Roman"/>
      </w:rPr>
    </w:lvl>
    <w:lvl w:ilvl="5" w:tplc="0807001B" w:tentative="1">
      <w:start w:val="1"/>
      <w:numFmt w:val="lowerRoman"/>
      <w:lvlText w:val="%6."/>
      <w:lvlJc w:val="right"/>
      <w:pPr>
        <w:ind w:left="4320" w:hanging="180"/>
      </w:pPr>
      <w:rPr>
        <w:rFonts w:cs="Times New Roman"/>
      </w:rPr>
    </w:lvl>
    <w:lvl w:ilvl="6" w:tplc="0807000F" w:tentative="1">
      <w:start w:val="1"/>
      <w:numFmt w:val="decimal"/>
      <w:lvlText w:val="%7."/>
      <w:lvlJc w:val="left"/>
      <w:pPr>
        <w:ind w:left="5040" w:hanging="360"/>
      </w:pPr>
      <w:rPr>
        <w:rFonts w:cs="Times New Roman"/>
      </w:rPr>
    </w:lvl>
    <w:lvl w:ilvl="7" w:tplc="08070019" w:tentative="1">
      <w:start w:val="1"/>
      <w:numFmt w:val="lowerLetter"/>
      <w:lvlText w:val="%8."/>
      <w:lvlJc w:val="left"/>
      <w:pPr>
        <w:ind w:left="5760" w:hanging="360"/>
      </w:pPr>
      <w:rPr>
        <w:rFonts w:cs="Times New Roman"/>
      </w:rPr>
    </w:lvl>
    <w:lvl w:ilvl="8" w:tplc="0807001B" w:tentative="1">
      <w:start w:val="1"/>
      <w:numFmt w:val="lowerRoman"/>
      <w:lvlText w:val="%9."/>
      <w:lvlJc w:val="right"/>
      <w:pPr>
        <w:ind w:left="6480" w:hanging="180"/>
      </w:pPr>
      <w:rPr>
        <w:rFonts w:cs="Times New Roman"/>
      </w:rPr>
    </w:lvl>
  </w:abstractNum>
  <w:abstractNum w:abstractNumId="22" w15:restartNumberingAfterBreak="0">
    <w:nsid w:val="6A1D2879"/>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DC53FB4"/>
    <w:multiLevelType w:val="hybridMultilevel"/>
    <w:tmpl w:val="FC42182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3153381">
    <w:abstractNumId w:val="14"/>
  </w:num>
  <w:num w:numId="2" w16cid:durableId="708771962">
    <w:abstractNumId w:val="7"/>
  </w:num>
  <w:num w:numId="3" w16cid:durableId="1277520809">
    <w:abstractNumId w:val="15"/>
  </w:num>
  <w:num w:numId="4" w16cid:durableId="12466133">
    <w:abstractNumId w:val="23"/>
  </w:num>
  <w:num w:numId="5" w16cid:durableId="825973860">
    <w:abstractNumId w:val="8"/>
  </w:num>
  <w:num w:numId="6" w16cid:durableId="943994800">
    <w:abstractNumId w:val="16"/>
  </w:num>
  <w:num w:numId="7" w16cid:durableId="1265765091">
    <w:abstractNumId w:val="0"/>
  </w:num>
  <w:num w:numId="8" w16cid:durableId="350494264">
    <w:abstractNumId w:val="13"/>
  </w:num>
  <w:num w:numId="9" w16cid:durableId="57216087">
    <w:abstractNumId w:val="21"/>
  </w:num>
  <w:num w:numId="10" w16cid:durableId="1487209631">
    <w:abstractNumId w:val="18"/>
  </w:num>
  <w:num w:numId="11" w16cid:durableId="199363666">
    <w:abstractNumId w:val="2"/>
  </w:num>
  <w:num w:numId="12" w16cid:durableId="1282766263">
    <w:abstractNumId w:val="10"/>
  </w:num>
  <w:num w:numId="13" w16cid:durableId="485165440">
    <w:abstractNumId w:val="6"/>
  </w:num>
  <w:num w:numId="14" w16cid:durableId="1023701004">
    <w:abstractNumId w:val="5"/>
  </w:num>
  <w:num w:numId="15" w16cid:durableId="230166385">
    <w:abstractNumId w:val="17"/>
  </w:num>
  <w:num w:numId="16" w16cid:durableId="469445044">
    <w:abstractNumId w:val="4"/>
  </w:num>
  <w:num w:numId="17" w16cid:durableId="378363484">
    <w:abstractNumId w:val="22"/>
  </w:num>
  <w:num w:numId="18" w16cid:durableId="1402024955">
    <w:abstractNumId w:val="1"/>
  </w:num>
  <w:num w:numId="19" w16cid:durableId="376469941">
    <w:abstractNumId w:val="24"/>
  </w:num>
  <w:num w:numId="20" w16cid:durableId="195044938">
    <w:abstractNumId w:val="3"/>
  </w:num>
  <w:num w:numId="21" w16cid:durableId="1787767698">
    <w:abstractNumId w:val="19"/>
  </w:num>
  <w:num w:numId="22" w16cid:durableId="1358048411">
    <w:abstractNumId w:val="9"/>
  </w:num>
  <w:num w:numId="23" w16cid:durableId="192772802">
    <w:abstractNumId w:val="20"/>
  </w:num>
  <w:num w:numId="24" w16cid:durableId="664550713">
    <w:abstractNumId w:val="12"/>
  </w:num>
  <w:num w:numId="25" w16cid:durableId="932081738">
    <w:abstractNumId w:val="1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errer  Beat">
    <w15:presenceInfo w15:providerId="AD" w15:userId="S::bscherrer@ethz.ch::0d4f1257-e16c-46d3-a1c5-8821d74d3e37"/>
  </w15:person>
  <w15:person w15:author="Durizzo  Kathrin [2]">
    <w15:presenceInfo w15:providerId="AD" w15:userId="S::kdurizzo@ethz.ch::cdad0789-f7a8-40ab-8147-9b271c83dc3b"/>
  </w15:person>
  <w15:person w15:author="Günther  Isabel">
    <w15:presenceInfo w15:providerId="AD" w15:userId="S::isabelg@ethz.ch::38180ccb-e3e8-4e6c-ae1b-4f036b6a995d"/>
  </w15:person>
  <w15:person w15:author="Kathrin Durizzo">
    <w15:presenceInfo w15:providerId="Windows Live" w15:userId="639821fd79bf46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FB4"/>
    <w:rsid w:val="00002D66"/>
    <w:rsid w:val="000038AA"/>
    <w:rsid w:val="00005A0B"/>
    <w:rsid w:val="00005DC1"/>
    <w:rsid w:val="0000664B"/>
    <w:rsid w:val="00006DB6"/>
    <w:rsid w:val="0000743E"/>
    <w:rsid w:val="0000755F"/>
    <w:rsid w:val="00011406"/>
    <w:rsid w:val="00011F54"/>
    <w:rsid w:val="00014CFD"/>
    <w:rsid w:val="00016F30"/>
    <w:rsid w:val="00020025"/>
    <w:rsid w:val="000218C0"/>
    <w:rsid w:val="000219E7"/>
    <w:rsid w:val="00023B43"/>
    <w:rsid w:val="000252DC"/>
    <w:rsid w:val="00026C7F"/>
    <w:rsid w:val="0002738F"/>
    <w:rsid w:val="00030142"/>
    <w:rsid w:val="0003144A"/>
    <w:rsid w:val="0003329D"/>
    <w:rsid w:val="00033423"/>
    <w:rsid w:val="00036D78"/>
    <w:rsid w:val="00037DD6"/>
    <w:rsid w:val="0004005E"/>
    <w:rsid w:val="00040509"/>
    <w:rsid w:val="00040D97"/>
    <w:rsid w:val="00041B6B"/>
    <w:rsid w:val="00043158"/>
    <w:rsid w:val="0004402C"/>
    <w:rsid w:val="000448D1"/>
    <w:rsid w:val="00044B5C"/>
    <w:rsid w:val="00046606"/>
    <w:rsid w:val="000478F8"/>
    <w:rsid w:val="00047AD5"/>
    <w:rsid w:val="00051BCA"/>
    <w:rsid w:val="00053088"/>
    <w:rsid w:val="00055579"/>
    <w:rsid w:val="00056845"/>
    <w:rsid w:val="000621C1"/>
    <w:rsid w:val="00065335"/>
    <w:rsid w:val="00065745"/>
    <w:rsid w:val="00065B9E"/>
    <w:rsid w:val="00067BF3"/>
    <w:rsid w:val="0007007F"/>
    <w:rsid w:val="000716B9"/>
    <w:rsid w:val="00071F8A"/>
    <w:rsid w:val="000732A2"/>
    <w:rsid w:val="00075972"/>
    <w:rsid w:val="00077290"/>
    <w:rsid w:val="00077450"/>
    <w:rsid w:val="000811B5"/>
    <w:rsid w:val="00084233"/>
    <w:rsid w:val="0008528B"/>
    <w:rsid w:val="00085849"/>
    <w:rsid w:val="00087028"/>
    <w:rsid w:val="000902DB"/>
    <w:rsid w:val="00090460"/>
    <w:rsid w:val="00090A69"/>
    <w:rsid w:val="00091EC7"/>
    <w:rsid w:val="00092DF9"/>
    <w:rsid w:val="00093002"/>
    <w:rsid w:val="000939CD"/>
    <w:rsid w:val="00094852"/>
    <w:rsid w:val="000950C6"/>
    <w:rsid w:val="00095199"/>
    <w:rsid w:val="00096D63"/>
    <w:rsid w:val="000A2010"/>
    <w:rsid w:val="000A26AD"/>
    <w:rsid w:val="000A5592"/>
    <w:rsid w:val="000A5E05"/>
    <w:rsid w:val="000A643C"/>
    <w:rsid w:val="000B08F3"/>
    <w:rsid w:val="000B1E8F"/>
    <w:rsid w:val="000B1F01"/>
    <w:rsid w:val="000B3857"/>
    <w:rsid w:val="000B4EA6"/>
    <w:rsid w:val="000B6A95"/>
    <w:rsid w:val="000B7EFD"/>
    <w:rsid w:val="000C1078"/>
    <w:rsid w:val="000C1312"/>
    <w:rsid w:val="000C3284"/>
    <w:rsid w:val="000C4698"/>
    <w:rsid w:val="000C70B7"/>
    <w:rsid w:val="000C7655"/>
    <w:rsid w:val="000D16A7"/>
    <w:rsid w:val="000D16CA"/>
    <w:rsid w:val="000D2874"/>
    <w:rsid w:val="000D3300"/>
    <w:rsid w:val="000D42DE"/>
    <w:rsid w:val="000D504B"/>
    <w:rsid w:val="000E0362"/>
    <w:rsid w:val="000E045A"/>
    <w:rsid w:val="000E2005"/>
    <w:rsid w:val="000E20E0"/>
    <w:rsid w:val="000E38B8"/>
    <w:rsid w:val="000E4A13"/>
    <w:rsid w:val="000E7F02"/>
    <w:rsid w:val="000F1708"/>
    <w:rsid w:val="000F1F9A"/>
    <w:rsid w:val="000F38F1"/>
    <w:rsid w:val="000F3F58"/>
    <w:rsid w:val="000F5CA6"/>
    <w:rsid w:val="001002EA"/>
    <w:rsid w:val="00101FAC"/>
    <w:rsid w:val="0010381A"/>
    <w:rsid w:val="00105021"/>
    <w:rsid w:val="0010544E"/>
    <w:rsid w:val="001058EC"/>
    <w:rsid w:val="001062D2"/>
    <w:rsid w:val="0010678A"/>
    <w:rsid w:val="00112768"/>
    <w:rsid w:val="0011290A"/>
    <w:rsid w:val="00114C83"/>
    <w:rsid w:val="00115835"/>
    <w:rsid w:val="001164E9"/>
    <w:rsid w:val="00120AA6"/>
    <w:rsid w:val="00121E0B"/>
    <w:rsid w:val="001229C0"/>
    <w:rsid w:val="0012500D"/>
    <w:rsid w:val="00125246"/>
    <w:rsid w:val="00127852"/>
    <w:rsid w:val="00127CCC"/>
    <w:rsid w:val="00130238"/>
    <w:rsid w:val="001306FD"/>
    <w:rsid w:val="00130F4F"/>
    <w:rsid w:val="001311DF"/>
    <w:rsid w:val="00134031"/>
    <w:rsid w:val="00134253"/>
    <w:rsid w:val="001377DA"/>
    <w:rsid w:val="0014448D"/>
    <w:rsid w:val="001448F5"/>
    <w:rsid w:val="00144CA2"/>
    <w:rsid w:val="00147980"/>
    <w:rsid w:val="001506B3"/>
    <w:rsid w:val="00150A6C"/>
    <w:rsid w:val="00151C3E"/>
    <w:rsid w:val="00155168"/>
    <w:rsid w:val="001577A8"/>
    <w:rsid w:val="00157F43"/>
    <w:rsid w:val="0016000A"/>
    <w:rsid w:val="00160721"/>
    <w:rsid w:val="00161138"/>
    <w:rsid w:val="00164D92"/>
    <w:rsid w:val="00166508"/>
    <w:rsid w:val="001735FE"/>
    <w:rsid w:val="00174387"/>
    <w:rsid w:val="00174BDC"/>
    <w:rsid w:val="0017537E"/>
    <w:rsid w:val="00180B55"/>
    <w:rsid w:val="00180EEF"/>
    <w:rsid w:val="00182E45"/>
    <w:rsid w:val="0018519F"/>
    <w:rsid w:val="00185486"/>
    <w:rsid w:val="0018753A"/>
    <w:rsid w:val="00190C80"/>
    <w:rsid w:val="001A004D"/>
    <w:rsid w:val="001A0402"/>
    <w:rsid w:val="001A088F"/>
    <w:rsid w:val="001A08AF"/>
    <w:rsid w:val="001A2816"/>
    <w:rsid w:val="001A3315"/>
    <w:rsid w:val="001A3CB9"/>
    <w:rsid w:val="001A47B3"/>
    <w:rsid w:val="001A4EB5"/>
    <w:rsid w:val="001A7F5B"/>
    <w:rsid w:val="001B2141"/>
    <w:rsid w:val="001B55F5"/>
    <w:rsid w:val="001B5B37"/>
    <w:rsid w:val="001B5BF5"/>
    <w:rsid w:val="001B73D0"/>
    <w:rsid w:val="001C1021"/>
    <w:rsid w:val="001C1E0A"/>
    <w:rsid w:val="001C4587"/>
    <w:rsid w:val="001C4A2A"/>
    <w:rsid w:val="001C4FC9"/>
    <w:rsid w:val="001C679C"/>
    <w:rsid w:val="001C75BB"/>
    <w:rsid w:val="001D02BA"/>
    <w:rsid w:val="001D0C33"/>
    <w:rsid w:val="001D122D"/>
    <w:rsid w:val="001D372C"/>
    <w:rsid w:val="001D728E"/>
    <w:rsid w:val="001E0CBE"/>
    <w:rsid w:val="001E1308"/>
    <w:rsid w:val="001E1338"/>
    <w:rsid w:val="001E2779"/>
    <w:rsid w:val="001E2A5F"/>
    <w:rsid w:val="001F0B77"/>
    <w:rsid w:val="001F14CC"/>
    <w:rsid w:val="001F1F6A"/>
    <w:rsid w:val="001F225A"/>
    <w:rsid w:val="001F295E"/>
    <w:rsid w:val="001F2E8C"/>
    <w:rsid w:val="001F4DE7"/>
    <w:rsid w:val="001F5789"/>
    <w:rsid w:val="001F63D0"/>
    <w:rsid w:val="001F6C41"/>
    <w:rsid w:val="001F7060"/>
    <w:rsid w:val="001F7D9E"/>
    <w:rsid w:val="00201035"/>
    <w:rsid w:val="0020303B"/>
    <w:rsid w:val="00204C9A"/>
    <w:rsid w:val="00204E54"/>
    <w:rsid w:val="002055F5"/>
    <w:rsid w:val="00205C5C"/>
    <w:rsid w:val="002070F3"/>
    <w:rsid w:val="0021048D"/>
    <w:rsid w:val="0021374F"/>
    <w:rsid w:val="002142FA"/>
    <w:rsid w:val="0021439F"/>
    <w:rsid w:val="0021558B"/>
    <w:rsid w:val="002167D8"/>
    <w:rsid w:val="00216C36"/>
    <w:rsid w:val="00220438"/>
    <w:rsid w:val="002211C9"/>
    <w:rsid w:val="002212EF"/>
    <w:rsid w:val="00221E25"/>
    <w:rsid w:val="00221FB4"/>
    <w:rsid w:val="00222E89"/>
    <w:rsid w:val="00225B13"/>
    <w:rsid w:val="00226922"/>
    <w:rsid w:val="0022765B"/>
    <w:rsid w:val="00227F02"/>
    <w:rsid w:val="00231C92"/>
    <w:rsid w:val="00232F5F"/>
    <w:rsid w:val="00234966"/>
    <w:rsid w:val="0023736C"/>
    <w:rsid w:val="00237FA9"/>
    <w:rsid w:val="002406DF"/>
    <w:rsid w:val="00241099"/>
    <w:rsid w:val="002421DF"/>
    <w:rsid w:val="00242E75"/>
    <w:rsid w:val="00243050"/>
    <w:rsid w:val="00243AB6"/>
    <w:rsid w:val="00245BB8"/>
    <w:rsid w:val="0025016F"/>
    <w:rsid w:val="0025077A"/>
    <w:rsid w:val="00251282"/>
    <w:rsid w:val="00251DDC"/>
    <w:rsid w:val="00252539"/>
    <w:rsid w:val="002532B6"/>
    <w:rsid w:val="002548C9"/>
    <w:rsid w:val="00255228"/>
    <w:rsid w:val="002558E4"/>
    <w:rsid w:val="00256191"/>
    <w:rsid w:val="0025662E"/>
    <w:rsid w:val="00260F26"/>
    <w:rsid w:val="0026482C"/>
    <w:rsid w:val="00265F46"/>
    <w:rsid w:val="002664C5"/>
    <w:rsid w:val="00266CA7"/>
    <w:rsid w:val="00266E5B"/>
    <w:rsid w:val="00270E6A"/>
    <w:rsid w:val="00271D8B"/>
    <w:rsid w:val="00273076"/>
    <w:rsid w:val="002778F1"/>
    <w:rsid w:val="00280174"/>
    <w:rsid w:val="00280F8D"/>
    <w:rsid w:val="00280FA1"/>
    <w:rsid w:val="002812BB"/>
    <w:rsid w:val="0028184F"/>
    <w:rsid w:val="00281988"/>
    <w:rsid w:val="0028259D"/>
    <w:rsid w:val="00284467"/>
    <w:rsid w:val="00285212"/>
    <w:rsid w:val="0028529E"/>
    <w:rsid w:val="00285D89"/>
    <w:rsid w:val="00287397"/>
    <w:rsid w:val="00287879"/>
    <w:rsid w:val="00290B2B"/>
    <w:rsid w:val="002912A4"/>
    <w:rsid w:val="002917DC"/>
    <w:rsid w:val="00293656"/>
    <w:rsid w:val="002942C3"/>
    <w:rsid w:val="00294B09"/>
    <w:rsid w:val="002958D3"/>
    <w:rsid w:val="00296A31"/>
    <w:rsid w:val="002A14CE"/>
    <w:rsid w:val="002A2656"/>
    <w:rsid w:val="002A28B7"/>
    <w:rsid w:val="002A292D"/>
    <w:rsid w:val="002A660D"/>
    <w:rsid w:val="002B4D66"/>
    <w:rsid w:val="002C0CD7"/>
    <w:rsid w:val="002C0FCA"/>
    <w:rsid w:val="002C173E"/>
    <w:rsid w:val="002C4964"/>
    <w:rsid w:val="002C5B6C"/>
    <w:rsid w:val="002C6926"/>
    <w:rsid w:val="002C78DD"/>
    <w:rsid w:val="002D1B67"/>
    <w:rsid w:val="002D4D5D"/>
    <w:rsid w:val="002D646F"/>
    <w:rsid w:val="002D68DF"/>
    <w:rsid w:val="002D68E4"/>
    <w:rsid w:val="002D7C11"/>
    <w:rsid w:val="002E2612"/>
    <w:rsid w:val="002E370C"/>
    <w:rsid w:val="002E3D79"/>
    <w:rsid w:val="002E6AC7"/>
    <w:rsid w:val="002E75FD"/>
    <w:rsid w:val="002F10D9"/>
    <w:rsid w:val="002F3B9A"/>
    <w:rsid w:val="002F4F16"/>
    <w:rsid w:val="002F6567"/>
    <w:rsid w:val="00300496"/>
    <w:rsid w:val="00300F3F"/>
    <w:rsid w:val="0030266F"/>
    <w:rsid w:val="00302D08"/>
    <w:rsid w:val="003031CE"/>
    <w:rsid w:val="00304BBB"/>
    <w:rsid w:val="003051E8"/>
    <w:rsid w:val="00306CF9"/>
    <w:rsid w:val="00310BD8"/>
    <w:rsid w:val="00312DC9"/>
    <w:rsid w:val="003130C6"/>
    <w:rsid w:val="003130CA"/>
    <w:rsid w:val="00316505"/>
    <w:rsid w:val="003176FE"/>
    <w:rsid w:val="00317914"/>
    <w:rsid w:val="00323A19"/>
    <w:rsid w:val="00323E83"/>
    <w:rsid w:val="00326764"/>
    <w:rsid w:val="0032707A"/>
    <w:rsid w:val="00327E6F"/>
    <w:rsid w:val="003320A2"/>
    <w:rsid w:val="00333A61"/>
    <w:rsid w:val="00334A20"/>
    <w:rsid w:val="00334F26"/>
    <w:rsid w:val="00336903"/>
    <w:rsid w:val="0033761C"/>
    <w:rsid w:val="00340EB5"/>
    <w:rsid w:val="003414FB"/>
    <w:rsid w:val="00343097"/>
    <w:rsid w:val="00345B33"/>
    <w:rsid w:val="00346A14"/>
    <w:rsid w:val="00350118"/>
    <w:rsid w:val="00350EC6"/>
    <w:rsid w:val="00350EE8"/>
    <w:rsid w:val="00351D27"/>
    <w:rsid w:val="003527D2"/>
    <w:rsid w:val="00353FD4"/>
    <w:rsid w:val="003562D0"/>
    <w:rsid w:val="00361396"/>
    <w:rsid w:val="00364249"/>
    <w:rsid w:val="00364DCE"/>
    <w:rsid w:val="00365340"/>
    <w:rsid w:val="00365742"/>
    <w:rsid w:val="00365CB2"/>
    <w:rsid w:val="00366B48"/>
    <w:rsid w:val="0036739C"/>
    <w:rsid w:val="00367D56"/>
    <w:rsid w:val="00371017"/>
    <w:rsid w:val="00372542"/>
    <w:rsid w:val="003740CF"/>
    <w:rsid w:val="00374F4B"/>
    <w:rsid w:val="003771BD"/>
    <w:rsid w:val="00382105"/>
    <w:rsid w:val="00382F19"/>
    <w:rsid w:val="00384212"/>
    <w:rsid w:val="003845B4"/>
    <w:rsid w:val="00385CE2"/>
    <w:rsid w:val="0038631B"/>
    <w:rsid w:val="00386E01"/>
    <w:rsid w:val="00391A78"/>
    <w:rsid w:val="003936BE"/>
    <w:rsid w:val="00394407"/>
    <w:rsid w:val="003948F6"/>
    <w:rsid w:val="00395F71"/>
    <w:rsid w:val="00397588"/>
    <w:rsid w:val="003A1903"/>
    <w:rsid w:val="003A3282"/>
    <w:rsid w:val="003A5C7A"/>
    <w:rsid w:val="003A6BE6"/>
    <w:rsid w:val="003A7A5A"/>
    <w:rsid w:val="003B09E6"/>
    <w:rsid w:val="003B16E7"/>
    <w:rsid w:val="003B483F"/>
    <w:rsid w:val="003B4A19"/>
    <w:rsid w:val="003B5544"/>
    <w:rsid w:val="003B659F"/>
    <w:rsid w:val="003B76AB"/>
    <w:rsid w:val="003C2386"/>
    <w:rsid w:val="003C7051"/>
    <w:rsid w:val="003D1F58"/>
    <w:rsid w:val="003D3767"/>
    <w:rsid w:val="003E18AD"/>
    <w:rsid w:val="003E2001"/>
    <w:rsid w:val="003E257C"/>
    <w:rsid w:val="003E2E4C"/>
    <w:rsid w:val="003E3F2D"/>
    <w:rsid w:val="003E4BFB"/>
    <w:rsid w:val="003E4CF6"/>
    <w:rsid w:val="003E5132"/>
    <w:rsid w:val="003E5992"/>
    <w:rsid w:val="003F0868"/>
    <w:rsid w:val="003F1D5A"/>
    <w:rsid w:val="003F1E77"/>
    <w:rsid w:val="003F3586"/>
    <w:rsid w:val="003F5F96"/>
    <w:rsid w:val="00400906"/>
    <w:rsid w:val="0040225B"/>
    <w:rsid w:val="004035DF"/>
    <w:rsid w:val="00404F44"/>
    <w:rsid w:val="004140CE"/>
    <w:rsid w:val="004144EA"/>
    <w:rsid w:val="0041631F"/>
    <w:rsid w:val="00416634"/>
    <w:rsid w:val="0042313B"/>
    <w:rsid w:val="00435A8F"/>
    <w:rsid w:val="0043741F"/>
    <w:rsid w:val="00437F76"/>
    <w:rsid w:val="00440B2B"/>
    <w:rsid w:val="00442E38"/>
    <w:rsid w:val="0044546A"/>
    <w:rsid w:val="00445D0E"/>
    <w:rsid w:val="00446B38"/>
    <w:rsid w:val="00446F8C"/>
    <w:rsid w:val="00447AE9"/>
    <w:rsid w:val="004503B0"/>
    <w:rsid w:val="00450CC2"/>
    <w:rsid w:val="0045239F"/>
    <w:rsid w:val="0045281F"/>
    <w:rsid w:val="00453795"/>
    <w:rsid w:val="00454241"/>
    <w:rsid w:val="00457A03"/>
    <w:rsid w:val="00461C7B"/>
    <w:rsid w:val="00463179"/>
    <w:rsid w:val="00466DA5"/>
    <w:rsid w:val="0047163B"/>
    <w:rsid w:val="0047278C"/>
    <w:rsid w:val="00472A10"/>
    <w:rsid w:val="00472B7C"/>
    <w:rsid w:val="004731E3"/>
    <w:rsid w:val="0047575E"/>
    <w:rsid w:val="00476554"/>
    <w:rsid w:val="0047680F"/>
    <w:rsid w:val="00477563"/>
    <w:rsid w:val="00477D2E"/>
    <w:rsid w:val="0048001C"/>
    <w:rsid w:val="0048082F"/>
    <w:rsid w:val="00480EB2"/>
    <w:rsid w:val="00481451"/>
    <w:rsid w:val="00481580"/>
    <w:rsid w:val="00482CEB"/>
    <w:rsid w:val="00484C88"/>
    <w:rsid w:val="0048668A"/>
    <w:rsid w:val="004866F2"/>
    <w:rsid w:val="004901EC"/>
    <w:rsid w:val="00490C85"/>
    <w:rsid w:val="00490CA1"/>
    <w:rsid w:val="00490F62"/>
    <w:rsid w:val="00491803"/>
    <w:rsid w:val="00492A94"/>
    <w:rsid w:val="0049331E"/>
    <w:rsid w:val="00493364"/>
    <w:rsid w:val="00494878"/>
    <w:rsid w:val="004970EA"/>
    <w:rsid w:val="00497A92"/>
    <w:rsid w:val="004A3763"/>
    <w:rsid w:val="004A4AC7"/>
    <w:rsid w:val="004A62F7"/>
    <w:rsid w:val="004A7289"/>
    <w:rsid w:val="004B0F9B"/>
    <w:rsid w:val="004B16A3"/>
    <w:rsid w:val="004B3026"/>
    <w:rsid w:val="004B42AC"/>
    <w:rsid w:val="004B46F1"/>
    <w:rsid w:val="004B4D38"/>
    <w:rsid w:val="004B6F4F"/>
    <w:rsid w:val="004B74CA"/>
    <w:rsid w:val="004B76B8"/>
    <w:rsid w:val="004C2A0F"/>
    <w:rsid w:val="004C388D"/>
    <w:rsid w:val="004C3A7E"/>
    <w:rsid w:val="004C44B3"/>
    <w:rsid w:val="004C5A75"/>
    <w:rsid w:val="004C5D62"/>
    <w:rsid w:val="004C6385"/>
    <w:rsid w:val="004D1227"/>
    <w:rsid w:val="004D4759"/>
    <w:rsid w:val="004D7CB6"/>
    <w:rsid w:val="004E0672"/>
    <w:rsid w:val="004E1ED0"/>
    <w:rsid w:val="004E2227"/>
    <w:rsid w:val="004E4752"/>
    <w:rsid w:val="004E50E8"/>
    <w:rsid w:val="004E6238"/>
    <w:rsid w:val="004F0342"/>
    <w:rsid w:val="004F2D02"/>
    <w:rsid w:val="004F32D5"/>
    <w:rsid w:val="004F3B0D"/>
    <w:rsid w:val="004F58AF"/>
    <w:rsid w:val="004F5C6F"/>
    <w:rsid w:val="004F6A02"/>
    <w:rsid w:val="004F7F2D"/>
    <w:rsid w:val="00502206"/>
    <w:rsid w:val="005055B6"/>
    <w:rsid w:val="005121D3"/>
    <w:rsid w:val="00512846"/>
    <w:rsid w:val="00513B69"/>
    <w:rsid w:val="0051421D"/>
    <w:rsid w:val="005143C1"/>
    <w:rsid w:val="005145A7"/>
    <w:rsid w:val="00515C00"/>
    <w:rsid w:val="00516DDB"/>
    <w:rsid w:val="00517441"/>
    <w:rsid w:val="005179F3"/>
    <w:rsid w:val="00520635"/>
    <w:rsid w:val="00520B23"/>
    <w:rsid w:val="00523056"/>
    <w:rsid w:val="00525C15"/>
    <w:rsid w:val="00525E65"/>
    <w:rsid w:val="00530E54"/>
    <w:rsid w:val="0053115F"/>
    <w:rsid w:val="0053171F"/>
    <w:rsid w:val="00533C81"/>
    <w:rsid w:val="005346CE"/>
    <w:rsid w:val="00534FAF"/>
    <w:rsid w:val="005369DB"/>
    <w:rsid w:val="0054131A"/>
    <w:rsid w:val="00541DCC"/>
    <w:rsid w:val="0054330F"/>
    <w:rsid w:val="00545B56"/>
    <w:rsid w:val="0054647A"/>
    <w:rsid w:val="00546E3D"/>
    <w:rsid w:val="0054762E"/>
    <w:rsid w:val="005504B9"/>
    <w:rsid w:val="005548DD"/>
    <w:rsid w:val="0055648A"/>
    <w:rsid w:val="005613C7"/>
    <w:rsid w:val="00561701"/>
    <w:rsid w:val="00563377"/>
    <w:rsid w:val="005634BB"/>
    <w:rsid w:val="00565FD8"/>
    <w:rsid w:val="00571C40"/>
    <w:rsid w:val="005721FF"/>
    <w:rsid w:val="00572465"/>
    <w:rsid w:val="0057252B"/>
    <w:rsid w:val="00572BE4"/>
    <w:rsid w:val="00574C1C"/>
    <w:rsid w:val="00577B9C"/>
    <w:rsid w:val="00581317"/>
    <w:rsid w:val="00582756"/>
    <w:rsid w:val="005834BC"/>
    <w:rsid w:val="00583F24"/>
    <w:rsid w:val="0058567D"/>
    <w:rsid w:val="00585792"/>
    <w:rsid w:val="005858BB"/>
    <w:rsid w:val="00586168"/>
    <w:rsid w:val="0058624A"/>
    <w:rsid w:val="005871D6"/>
    <w:rsid w:val="00591C90"/>
    <w:rsid w:val="005925E2"/>
    <w:rsid w:val="00592810"/>
    <w:rsid w:val="00594B85"/>
    <w:rsid w:val="005962F5"/>
    <w:rsid w:val="005A119F"/>
    <w:rsid w:val="005A11F3"/>
    <w:rsid w:val="005A180F"/>
    <w:rsid w:val="005A2080"/>
    <w:rsid w:val="005A2199"/>
    <w:rsid w:val="005A2516"/>
    <w:rsid w:val="005A5CC0"/>
    <w:rsid w:val="005B5580"/>
    <w:rsid w:val="005B56DE"/>
    <w:rsid w:val="005B5DA0"/>
    <w:rsid w:val="005B6C35"/>
    <w:rsid w:val="005B6FE7"/>
    <w:rsid w:val="005C0E39"/>
    <w:rsid w:val="005C1210"/>
    <w:rsid w:val="005C13AD"/>
    <w:rsid w:val="005C39EE"/>
    <w:rsid w:val="005C3E1D"/>
    <w:rsid w:val="005C44FC"/>
    <w:rsid w:val="005C552D"/>
    <w:rsid w:val="005C5E83"/>
    <w:rsid w:val="005C68B2"/>
    <w:rsid w:val="005D29F3"/>
    <w:rsid w:val="005D438A"/>
    <w:rsid w:val="005D64BF"/>
    <w:rsid w:val="005D6A33"/>
    <w:rsid w:val="005E0471"/>
    <w:rsid w:val="005E19B4"/>
    <w:rsid w:val="005E5E90"/>
    <w:rsid w:val="005E5F7D"/>
    <w:rsid w:val="005E74FD"/>
    <w:rsid w:val="005E7F23"/>
    <w:rsid w:val="005F2C76"/>
    <w:rsid w:val="005F51F1"/>
    <w:rsid w:val="005F5A73"/>
    <w:rsid w:val="005F5AAE"/>
    <w:rsid w:val="006002EE"/>
    <w:rsid w:val="00602618"/>
    <w:rsid w:val="00603B7F"/>
    <w:rsid w:val="0060693D"/>
    <w:rsid w:val="0061060B"/>
    <w:rsid w:val="00611446"/>
    <w:rsid w:val="006115C9"/>
    <w:rsid w:val="00613AC6"/>
    <w:rsid w:val="00613E4F"/>
    <w:rsid w:val="0061473F"/>
    <w:rsid w:val="00614A97"/>
    <w:rsid w:val="00614ACC"/>
    <w:rsid w:val="00615C0C"/>
    <w:rsid w:val="00615EB1"/>
    <w:rsid w:val="0061607D"/>
    <w:rsid w:val="006177E7"/>
    <w:rsid w:val="006240EE"/>
    <w:rsid w:val="00624865"/>
    <w:rsid w:val="006316BB"/>
    <w:rsid w:val="0063192F"/>
    <w:rsid w:val="00631F33"/>
    <w:rsid w:val="00632E79"/>
    <w:rsid w:val="00636DB6"/>
    <w:rsid w:val="00641410"/>
    <w:rsid w:val="006416E2"/>
    <w:rsid w:val="00641851"/>
    <w:rsid w:val="00643E65"/>
    <w:rsid w:val="006465DE"/>
    <w:rsid w:val="00650259"/>
    <w:rsid w:val="00653D40"/>
    <w:rsid w:val="006557AD"/>
    <w:rsid w:val="006568AE"/>
    <w:rsid w:val="00657B6B"/>
    <w:rsid w:val="00660898"/>
    <w:rsid w:val="00661421"/>
    <w:rsid w:val="00663B69"/>
    <w:rsid w:val="006649EF"/>
    <w:rsid w:val="006657FD"/>
    <w:rsid w:val="00665854"/>
    <w:rsid w:val="00666537"/>
    <w:rsid w:val="006711B6"/>
    <w:rsid w:val="006718FD"/>
    <w:rsid w:val="00673C10"/>
    <w:rsid w:val="006749D1"/>
    <w:rsid w:val="006757DC"/>
    <w:rsid w:val="006801FA"/>
    <w:rsid w:val="00684271"/>
    <w:rsid w:val="00685956"/>
    <w:rsid w:val="0068620C"/>
    <w:rsid w:val="0068625C"/>
    <w:rsid w:val="006867D3"/>
    <w:rsid w:val="00686B96"/>
    <w:rsid w:val="006919F5"/>
    <w:rsid w:val="006924C9"/>
    <w:rsid w:val="00694146"/>
    <w:rsid w:val="00694C0C"/>
    <w:rsid w:val="00695E12"/>
    <w:rsid w:val="00695ED5"/>
    <w:rsid w:val="0069709F"/>
    <w:rsid w:val="006A2BF9"/>
    <w:rsid w:val="006A2C17"/>
    <w:rsid w:val="006A2D4B"/>
    <w:rsid w:val="006A5272"/>
    <w:rsid w:val="006B1AB7"/>
    <w:rsid w:val="006B3BEB"/>
    <w:rsid w:val="006B4E80"/>
    <w:rsid w:val="006B554B"/>
    <w:rsid w:val="006B5BFB"/>
    <w:rsid w:val="006B606F"/>
    <w:rsid w:val="006B62D1"/>
    <w:rsid w:val="006C01A3"/>
    <w:rsid w:val="006C5021"/>
    <w:rsid w:val="006C504A"/>
    <w:rsid w:val="006C6AEB"/>
    <w:rsid w:val="006C71DA"/>
    <w:rsid w:val="006C7C93"/>
    <w:rsid w:val="006D13AF"/>
    <w:rsid w:val="006D13B4"/>
    <w:rsid w:val="006D183B"/>
    <w:rsid w:val="006D1D94"/>
    <w:rsid w:val="006D4120"/>
    <w:rsid w:val="006D4C56"/>
    <w:rsid w:val="006D588D"/>
    <w:rsid w:val="006E1C45"/>
    <w:rsid w:val="006E212F"/>
    <w:rsid w:val="006E35DB"/>
    <w:rsid w:val="006E6B04"/>
    <w:rsid w:val="006F1573"/>
    <w:rsid w:val="006F16F0"/>
    <w:rsid w:val="006F317C"/>
    <w:rsid w:val="006F509F"/>
    <w:rsid w:val="006F5163"/>
    <w:rsid w:val="006F6858"/>
    <w:rsid w:val="007050B9"/>
    <w:rsid w:val="00705D51"/>
    <w:rsid w:val="00706617"/>
    <w:rsid w:val="00706D84"/>
    <w:rsid w:val="00710015"/>
    <w:rsid w:val="00710A4E"/>
    <w:rsid w:val="007114F0"/>
    <w:rsid w:val="00713738"/>
    <w:rsid w:val="00713816"/>
    <w:rsid w:val="00713BA9"/>
    <w:rsid w:val="00713DDF"/>
    <w:rsid w:val="00714F54"/>
    <w:rsid w:val="00715A60"/>
    <w:rsid w:val="00717302"/>
    <w:rsid w:val="00717A03"/>
    <w:rsid w:val="007201D4"/>
    <w:rsid w:val="00720953"/>
    <w:rsid w:val="007212EF"/>
    <w:rsid w:val="00721B8B"/>
    <w:rsid w:val="00725F43"/>
    <w:rsid w:val="00726618"/>
    <w:rsid w:val="00726EDC"/>
    <w:rsid w:val="007270E0"/>
    <w:rsid w:val="0073021D"/>
    <w:rsid w:val="007316CC"/>
    <w:rsid w:val="00734882"/>
    <w:rsid w:val="0073489B"/>
    <w:rsid w:val="0073490A"/>
    <w:rsid w:val="00735727"/>
    <w:rsid w:val="0074054A"/>
    <w:rsid w:val="007439F8"/>
    <w:rsid w:val="00744309"/>
    <w:rsid w:val="00746213"/>
    <w:rsid w:val="0074703F"/>
    <w:rsid w:val="00747885"/>
    <w:rsid w:val="00750960"/>
    <w:rsid w:val="0075232E"/>
    <w:rsid w:val="00752580"/>
    <w:rsid w:val="0075293E"/>
    <w:rsid w:val="00753317"/>
    <w:rsid w:val="00755319"/>
    <w:rsid w:val="00755746"/>
    <w:rsid w:val="00755976"/>
    <w:rsid w:val="00757815"/>
    <w:rsid w:val="00757A60"/>
    <w:rsid w:val="00757A72"/>
    <w:rsid w:val="00757E99"/>
    <w:rsid w:val="0076312E"/>
    <w:rsid w:val="00766C8A"/>
    <w:rsid w:val="007670CB"/>
    <w:rsid w:val="00770793"/>
    <w:rsid w:val="00775F67"/>
    <w:rsid w:val="00777985"/>
    <w:rsid w:val="00780557"/>
    <w:rsid w:val="00783508"/>
    <w:rsid w:val="007863DF"/>
    <w:rsid w:val="0078738E"/>
    <w:rsid w:val="0078771D"/>
    <w:rsid w:val="00790009"/>
    <w:rsid w:val="0079198A"/>
    <w:rsid w:val="00791CFF"/>
    <w:rsid w:val="007946A9"/>
    <w:rsid w:val="00797A33"/>
    <w:rsid w:val="00797C00"/>
    <w:rsid w:val="007A1489"/>
    <w:rsid w:val="007A2896"/>
    <w:rsid w:val="007A2A8F"/>
    <w:rsid w:val="007A4B9D"/>
    <w:rsid w:val="007A604E"/>
    <w:rsid w:val="007A6AC6"/>
    <w:rsid w:val="007B19A8"/>
    <w:rsid w:val="007B3035"/>
    <w:rsid w:val="007C0CB0"/>
    <w:rsid w:val="007C2D22"/>
    <w:rsid w:val="007C3AF3"/>
    <w:rsid w:val="007C63BB"/>
    <w:rsid w:val="007C7436"/>
    <w:rsid w:val="007C7732"/>
    <w:rsid w:val="007C78C7"/>
    <w:rsid w:val="007C7CCC"/>
    <w:rsid w:val="007D018C"/>
    <w:rsid w:val="007D5F69"/>
    <w:rsid w:val="007D74FE"/>
    <w:rsid w:val="007E0210"/>
    <w:rsid w:val="007E2DC9"/>
    <w:rsid w:val="007E2E47"/>
    <w:rsid w:val="007E33E0"/>
    <w:rsid w:val="007E4163"/>
    <w:rsid w:val="007E464E"/>
    <w:rsid w:val="007E4B02"/>
    <w:rsid w:val="007E52CB"/>
    <w:rsid w:val="007F04D3"/>
    <w:rsid w:val="007F2227"/>
    <w:rsid w:val="007F350C"/>
    <w:rsid w:val="007F381F"/>
    <w:rsid w:val="007F4EC8"/>
    <w:rsid w:val="007F5DC9"/>
    <w:rsid w:val="007F730A"/>
    <w:rsid w:val="00801136"/>
    <w:rsid w:val="008051C0"/>
    <w:rsid w:val="00806B25"/>
    <w:rsid w:val="00807C39"/>
    <w:rsid w:val="008109CA"/>
    <w:rsid w:val="00810B18"/>
    <w:rsid w:val="00810F12"/>
    <w:rsid w:val="00811693"/>
    <w:rsid w:val="008125B5"/>
    <w:rsid w:val="00812E2A"/>
    <w:rsid w:val="00813A52"/>
    <w:rsid w:val="008142CA"/>
    <w:rsid w:val="00816FB5"/>
    <w:rsid w:val="0082043A"/>
    <w:rsid w:val="00821719"/>
    <w:rsid w:val="0082182C"/>
    <w:rsid w:val="00822D7B"/>
    <w:rsid w:val="00826326"/>
    <w:rsid w:val="008268FE"/>
    <w:rsid w:val="00830FE7"/>
    <w:rsid w:val="0083340C"/>
    <w:rsid w:val="00834837"/>
    <w:rsid w:val="00834ED8"/>
    <w:rsid w:val="00835283"/>
    <w:rsid w:val="0083540C"/>
    <w:rsid w:val="0083543A"/>
    <w:rsid w:val="00835A20"/>
    <w:rsid w:val="008361D6"/>
    <w:rsid w:val="00836769"/>
    <w:rsid w:val="0083722C"/>
    <w:rsid w:val="0084154B"/>
    <w:rsid w:val="00842059"/>
    <w:rsid w:val="00844812"/>
    <w:rsid w:val="00845A3E"/>
    <w:rsid w:val="00846AA7"/>
    <w:rsid w:val="00847AB0"/>
    <w:rsid w:val="00847B2D"/>
    <w:rsid w:val="008504C8"/>
    <w:rsid w:val="00850527"/>
    <w:rsid w:val="00851415"/>
    <w:rsid w:val="008514D5"/>
    <w:rsid w:val="00854039"/>
    <w:rsid w:val="008554B2"/>
    <w:rsid w:val="00857DFB"/>
    <w:rsid w:val="008600B1"/>
    <w:rsid w:val="008616C8"/>
    <w:rsid w:val="00861786"/>
    <w:rsid w:val="00861F94"/>
    <w:rsid w:val="008642AB"/>
    <w:rsid w:val="00864CBB"/>
    <w:rsid w:val="00865567"/>
    <w:rsid w:val="00865BA7"/>
    <w:rsid w:val="008670BB"/>
    <w:rsid w:val="00867995"/>
    <w:rsid w:val="00870CED"/>
    <w:rsid w:val="00871A02"/>
    <w:rsid w:val="00872C9C"/>
    <w:rsid w:val="00873ED2"/>
    <w:rsid w:val="00876575"/>
    <w:rsid w:val="008815B4"/>
    <w:rsid w:val="00882743"/>
    <w:rsid w:val="0088339D"/>
    <w:rsid w:val="0088409E"/>
    <w:rsid w:val="008841B0"/>
    <w:rsid w:val="0088498F"/>
    <w:rsid w:val="00884E74"/>
    <w:rsid w:val="00887CD8"/>
    <w:rsid w:val="0089161E"/>
    <w:rsid w:val="00891CB7"/>
    <w:rsid w:val="00894F4C"/>
    <w:rsid w:val="00894FFE"/>
    <w:rsid w:val="00896E19"/>
    <w:rsid w:val="00897156"/>
    <w:rsid w:val="00897416"/>
    <w:rsid w:val="008975C1"/>
    <w:rsid w:val="008977F2"/>
    <w:rsid w:val="00897E1E"/>
    <w:rsid w:val="008A0220"/>
    <w:rsid w:val="008A085B"/>
    <w:rsid w:val="008A38F2"/>
    <w:rsid w:val="008A4F17"/>
    <w:rsid w:val="008A5412"/>
    <w:rsid w:val="008A6367"/>
    <w:rsid w:val="008A7421"/>
    <w:rsid w:val="008B042B"/>
    <w:rsid w:val="008B2742"/>
    <w:rsid w:val="008B2854"/>
    <w:rsid w:val="008B2A04"/>
    <w:rsid w:val="008B2CC1"/>
    <w:rsid w:val="008B4593"/>
    <w:rsid w:val="008B5E03"/>
    <w:rsid w:val="008B7492"/>
    <w:rsid w:val="008C002B"/>
    <w:rsid w:val="008C0949"/>
    <w:rsid w:val="008C1374"/>
    <w:rsid w:val="008C6EDC"/>
    <w:rsid w:val="008D075E"/>
    <w:rsid w:val="008D1839"/>
    <w:rsid w:val="008D68A0"/>
    <w:rsid w:val="008D6F57"/>
    <w:rsid w:val="008D73AE"/>
    <w:rsid w:val="008E0BC6"/>
    <w:rsid w:val="008E1364"/>
    <w:rsid w:val="008E1C2A"/>
    <w:rsid w:val="008E20C9"/>
    <w:rsid w:val="008E257C"/>
    <w:rsid w:val="008E2D9F"/>
    <w:rsid w:val="008E6025"/>
    <w:rsid w:val="008E61FF"/>
    <w:rsid w:val="008E63E4"/>
    <w:rsid w:val="008E6B95"/>
    <w:rsid w:val="008F0C3D"/>
    <w:rsid w:val="008F1D31"/>
    <w:rsid w:val="008F2CBB"/>
    <w:rsid w:val="008F4F49"/>
    <w:rsid w:val="008F6984"/>
    <w:rsid w:val="008F6EE7"/>
    <w:rsid w:val="009009C1"/>
    <w:rsid w:val="00901718"/>
    <w:rsid w:val="00901945"/>
    <w:rsid w:val="00901E82"/>
    <w:rsid w:val="00902AD0"/>
    <w:rsid w:val="00906877"/>
    <w:rsid w:val="009073D1"/>
    <w:rsid w:val="0090772B"/>
    <w:rsid w:val="009128F0"/>
    <w:rsid w:val="0091499C"/>
    <w:rsid w:val="00914C31"/>
    <w:rsid w:val="00917BF8"/>
    <w:rsid w:val="00920C18"/>
    <w:rsid w:val="00920FC2"/>
    <w:rsid w:val="00922A55"/>
    <w:rsid w:val="00924203"/>
    <w:rsid w:val="0092422F"/>
    <w:rsid w:val="00925BEA"/>
    <w:rsid w:val="00926E55"/>
    <w:rsid w:val="00932ECE"/>
    <w:rsid w:val="00932F3C"/>
    <w:rsid w:val="0093622F"/>
    <w:rsid w:val="00936C52"/>
    <w:rsid w:val="009403D9"/>
    <w:rsid w:val="009425EC"/>
    <w:rsid w:val="00943777"/>
    <w:rsid w:val="0094389C"/>
    <w:rsid w:val="00944AC3"/>
    <w:rsid w:val="009467D9"/>
    <w:rsid w:val="00946E4E"/>
    <w:rsid w:val="00947C5F"/>
    <w:rsid w:val="00951C52"/>
    <w:rsid w:val="009523F5"/>
    <w:rsid w:val="009532FD"/>
    <w:rsid w:val="00953AE5"/>
    <w:rsid w:val="00953B26"/>
    <w:rsid w:val="00960D21"/>
    <w:rsid w:val="00961FA8"/>
    <w:rsid w:val="0096218B"/>
    <w:rsid w:val="00963C8C"/>
    <w:rsid w:val="00965554"/>
    <w:rsid w:val="00970EA7"/>
    <w:rsid w:val="00971324"/>
    <w:rsid w:val="0097216A"/>
    <w:rsid w:val="009731DA"/>
    <w:rsid w:val="009744A8"/>
    <w:rsid w:val="00974C5D"/>
    <w:rsid w:val="00975D2C"/>
    <w:rsid w:val="00976294"/>
    <w:rsid w:val="00981061"/>
    <w:rsid w:val="00981BF1"/>
    <w:rsid w:val="009821DA"/>
    <w:rsid w:val="009826F8"/>
    <w:rsid w:val="0098288C"/>
    <w:rsid w:val="00982E09"/>
    <w:rsid w:val="00983C38"/>
    <w:rsid w:val="00983CD0"/>
    <w:rsid w:val="00984E86"/>
    <w:rsid w:val="00993B11"/>
    <w:rsid w:val="00993C06"/>
    <w:rsid w:val="0099431C"/>
    <w:rsid w:val="009A0F01"/>
    <w:rsid w:val="009A1B76"/>
    <w:rsid w:val="009A1E0B"/>
    <w:rsid w:val="009A235C"/>
    <w:rsid w:val="009A3B8D"/>
    <w:rsid w:val="009A4010"/>
    <w:rsid w:val="009A7066"/>
    <w:rsid w:val="009A7650"/>
    <w:rsid w:val="009B019B"/>
    <w:rsid w:val="009B041F"/>
    <w:rsid w:val="009B0852"/>
    <w:rsid w:val="009B11F4"/>
    <w:rsid w:val="009B157F"/>
    <w:rsid w:val="009B45B6"/>
    <w:rsid w:val="009B4779"/>
    <w:rsid w:val="009B4FF8"/>
    <w:rsid w:val="009B5432"/>
    <w:rsid w:val="009B6A3B"/>
    <w:rsid w:val="009C03A6"/>
    <w:rsid w:val="009C1C67"/>
    <w:rsid w:val="009C304A"/>
    <w:rsid w:val="009C55A6"/>
    <w:rsid w:val="009D01CA"/>
    <w:rsid w:val="009D08A1"/>
    <w:rsid w:val="009D1D1F"/>
    <w:rsid w:val="009D2BF1"/>
    <w:rsid w:val="009D3170"/>
    <w:rsid w:val="009D4CA8"/>
    <w:rsid w:val="009E02D9"/>
    <w:rsid w:val="009E21B9"/>
    <w:rsid w:val="009E331C"/>
    <w:rsid w:val="009E4311"/>
    <w:rsid w:val="009E74D5"/>
    <w:rsid w:val="009E79E9"/>
    <w:rsid w:val="009F0E7D"/>
    <w:rsid w:val="009F236E"/>
    <w:rsid w:val="009F5356"/>
    <w:rsid w:val="009F53F3"/>
    <w:rsid w:val="00A06094"/>
    <w:rsid w:val="00A066AE"/>
    <w:rsid w:val="00A066F3"/>
    <w:rsid w:val="00A069A1"/>
    <w:rsid w:val="00A06AB0"/>
    <w:rsid w:val="00A06B10"/>
    <w:rsid w:val="00A07219"/>
    <w:rsid w:val="00A07B91"/>
    <w:rsid w:val="00A11405"/>
    <w:rsid w:val="00A11548"/>
    <w:rsid w:val="00A12FC6"/>
    <w:rsid w:val="00A140E9"/>
    <w:rsid w:val="00A155D0"/>
    <w:rsid w:val="00A15606"/>
    <w:rsid w:val="00A15670"/>
    <w:rsid w:val="00A21043"/>
    <w:rsid w:val="00A217DB"/>
    <w:rsid w:val="00A22918"/>
    <w:rsid w:val="00A25D14"/>
    <w:rsid w:val="00A26393"/>
    <w:rsid w:val="00A26E76"/>
    <w:rsid w:val="00A32DFE"/>
    <w:rsid w:val="00A340A1"/>
    <w:rsid w:val="00A3512E"/>
    <w:rsid w:val="00A378D6"/>
    <w:rsid w:val="00A425E1"/>
    <w:rsid w:val="00A42BA7"/>
    <w:rsid w:val="00A43E91"/>
    <w:rsid w:val="00A441B5"/>
    <w:rsid w:val="00A46891"/>
    <w:rsid w:val="00A50372"/>
    <w:rsid w:val="00A506AD"/>
    <w:rsid w:val="00A5117B"/>
    <w:rsid w:val="00A55E7E"/>
    <w:rsid w:val="00A5664C"/>
    <w:rsid w:val="00A568AF"/>
    <w:rsid w:val="00A60674"/>
    <w:rsid w:val="00A63698"/>
    <w:rsid w:val="00A659E5"/>
    <w:rsid w:val="00A76C8E"/>
    <w:rsid w:val="00A81D27"/>
    <w:rsid w:val="00A81E53"/>
    <w:rsid w:val="00A83239"/>
    <w:rsid w:val="00A83434"/>
    <w:rsid w:val="00A83E88"/>
    <w:rsid w:val="00A84840"/>
    <w:rsid w:val="00A84A00"/>
    <w:rsid w:val="00A86D6E"/>
    <w:rsid w:val="00A87351"/>
    <w:rsid w:val="00A9155B"/>
    <w:rsid w:val="00A91877"/>
    <w:rsid w:val="00A92377"/>
    <w:rsid w:val="00A935A0"/>
    <w:rsid w:val="00A94106"/>
    <w:rsid w:val="00A94469"/>
    <w:rsid w:val="00A956C8"/>
    <w:rsid w:val="00AA106D"/>
    <w:rsid w:val="00AA39E6"/>
    <w:rsid w:val="00AA3C58"/>
    <w:rsid w:val="00AA3D68"/>
    <w:rsid w:val="00AA4196"/>
    <w:rsid w:val="00AA4C34"/>
    <w:rsid w:val="00AA6EE4"/>
    <w:rsid w:val="00AA7A1A"/>
    <w:rsid w:val="00AB1E75"/>
    <w:rsid w:val="00AB251F"/>
    <w:rsid w:val="00AB2941"/>
    <w:rsid w:val="00AB29DA"/>
    <w:rsid w:val="00AB326A"/>
    <w:rsid w:val="00AC0F93"/>
    <w:rsid w:val="00AC180F"/>
    <w:rsid w:val="00AC7B12"/>
    <w:rsid w:val="00AD06AF"/>
    <w:rsid w:val="00AD1F60"/>
    <w:rsid w:val="00AD318B"/>
    <w:rsid w:val="00AD432D"/>
    <w:rsid w:val="00AD4985"/>
    <w:rsid w:val="00AD75C7"/>
    <w:rsid w:val="00AD7D80"/>
    <w:rsid w:val="00AE002D"/>
    <w:rsid w:val="00AE1341"/>
    <w:rsid w:val="00AE14C2"/>
    <w:rsid w:val="00AE1CC3"/>
    <w:rsid w:val="00AE1E8D"/>
    <w:rsid w:val="00AE2046"/>
    <w:rsid w:val="00AE2520"/>
    <w:rsid w:val="00AE3053"/>
    <w:rsid w:val="00AE391D"/>
    <w:rsid w:val="00AE528A"/>
    <w:rsid w:val="00AE5A1E"/>
    <w:rsid w:val="00AE5D96"/>
    <w:rsid w:val="00AE7427"/>
    <w:rsid w:val="00AF0F3E"/>
    <w:rsid w:val="00AF17B4"/>
    <w:rsid w:val="00AF2CF8"/>
    <w:rsid w:val="00AF639F"/>
    <w:rsid w:val="00AF7268"/>
    <w:rsid w:val="00AF7678"/>
    <w:rsid w:val="00B01276"/>
    <w:rsid w:val="00B03A34"/>
    <w:rsid w:val="00B04D7C"/>
    <w:rsid w:val="00B05C92"/>
    <w:rsid w:val="00B06144"/>
    <w:rsid w:val="00B075A0"/>
    <w:rsid w:val="00B07A17"/>
    <w:rsid w:val="00B1324E"/>
    <w:rsid w:val="00B13562"/>
    <w:rsid w:val="00B158FA"/>
    <w:rsid w:val="00B21EB3"/>
    <w:rsid w:val="00B252BB"/>
    <w:rsid w:val="00B268AB"/>
    <w:rsid w:val="00B279D9"/>
    <w:rsid w:val="00B32CCC"/>
    <w:rsid w:val="00B335F8"/>
    <w:rsid w:val="00B3404A"/>
    <w:rsid w:val="00B341F5"/>
    <w:rsid w:val="00B34DCF"/>
    <w:rsid w:val="00B34ECA"/>
    <w:rsid w:val="00B40052"/>
    <w:rsid w:val="00B40B5F"/>
    <w:rsid w:val="00B41EC4"/>
    <w:rsid w:val="00B43014"/>
    <w:rsid w:val="00B43FED"/>
    <w:rsid w:val="00B44B69"/>
    <w:rsid w:val="00B47D9C"/>
    <w:rsid w:val="00B5166C"/>
    <w:rsid w:val="00B520F0"/>
    <w:rsid w:val="00B53A79"/>
    <w:rsid w:val="00B57EF1"/>
    <w:rsid w:val="00B60FC9"/>
    <w:rsid w:val="00B61869"/>
    <w:rsid w:val="00B634D6"/>
    <w:rsid w:val="00B64045"/>
    <w:rsid w:val="00B66193"/>
    <w:rsid w:val="00B6684B"/>
    <w:rsid w:val="00B67F7A"/>
    <w:rsid w:val="00B71794"/>
    <w:rsid w:val="00B7231D"/>
    <w:rsid w:val="00B754F3"/>
    <w:rsid w:val="00B7681B"/>
    <w:rsid w:val="00B80948"/>
    <w:rsid w:val="00B80C2C"/>
    <w:rsid w:val="00B8118C"/>
    <w:rsid w:val="00B814AA"/>
    <w:rsid w:val="00B83B41"/>
    <w:rsid w:val="00B844CF"/>
    <w:rsid w:val="00B84B9D"/>
    <w:rsid w:val="00B85153"/>
    <w:rsid w:val="00B87659"/>
    <w:rsid w:val="00B90197"/>
    <w:rsid w:val="00B90F25"/>
    <w:rsid w:val="00B913D3"/>
    <w:rsid w:val="00B913ED"/>
    <w:rsid w:val="00B91978"/>
    <w:rsid w:val="00B9282A"/>
    <w:rsid w:val="00B964B1"/>
    <w:rsid w:val="00B967ED"/>
    <w:rsid w:val="00B96D9A"/>
    <w:rsid w:val="00BA135D"/>
    <w:rsid w:val="00BA1814"/>
    <w:rsid w:val="00BA3783"/>
    <w:rsid w:val="00BA3B43"/>
    <w:rsid w:val="00BA5E7D"/>
    <w:rsid w:val="00BA6687"/>
    <w:rsid w:val="00BA6C09"/>
    <w:rsid w:val="00BA7191"/>
    <w:rsid w:val="00BB1232"/>
    <w:rsid w:val="00BB2BBF"/>
    <w:rsid w:val="00BB5B09"/>
    <w:rsid w:val="00BB6B92"/>
    <w:rsid w:val="00BC1959"/>
    <w:rsid w:val="00BC1B8C"/>
    <w:rsid w:val="00BC2780"/>
    <w:rsid w:val="00BC329D"/>
    <w:rsid w:val="00BC528C"/>
    <w:rsid w:val="00BC6077"/>
    <w:rsid w:val="00BD151D"/>
    <w:rsid w:val="00BD3F38"/>
    <w:rsid w:val="00BD4813"/>
    <w:rsid w:val="00BD534B"/>
    <w:rsid w:val="00BD6D1F"/>
    <w:rsid w:val="00BD70E5"/>
    <w:rsid w:val="00BD72A1"/>
    <w:rsid w:val="00BD7742"/>
    <w:rsid w:val="00BE2616"/>
    <w:rsid w:val="00BE3003"/>
    <w:rsid w:val="00BE3F88"/>
    <w:rsid w:val="00BE4E19"/>
    <w:rsid w:val="00BE6895"/>
    <w:rsid w:val="00BE6B62"/>
    <w:rsid w:val="00BE7AB5"/>
    <w:rsid w:val="00BE7CEE"/>
    <w:rsid w:val="00BF1B0C"/>
    <w:rsid w:val="00BF2379"/>
    <w:rsid w:val="00BF25F5"/>
    <w:rsid w:val="00BF4569"/>
    <w:rsid w:val="00BF743A"/>
    <w:rsid w:val="00BF7812"/>
    <w:rsid w:val="00C003D4"/>
    <w:rsid w:val="00C005EC"/>
    <w:rsid w:val="00C008ED"/>
    <w:rsid w:val="00C00959"/>
    <w:rsid w:val="00C01A54"/>
    <w:rsid w:val="00C02703"/>
    <w:rsid w:val="00C06459"/>
    <w:rsid w:val="00C06855"/>
    <w:rsid w:val="00C06B99"/>
    <w:rsid w:val="00C10B48"/>
    <w:rsid w:val="00C10E81"/>
    <w:rsid w:val="00C113C0"/>
    <w:rsid w:val="00C12BE3"/>
    <w:rsid w:val="00C13D97"/>
    <w:rsid w:val="00C200DD"/>
    <w:rsid w:val="00C2388F"/>
    <w:rsid w:val="00C244F1"/>
    <w:rsid w:val="00C24900"/>
    <w:rsid w:val="00C24D45"/>
    <w:rsid w:val="00C2582F"/>
    <w:rsid w:val="00C25A8F"/>
    <w:rsid w:val="00C2605E"/>
    <w:rsid w:val="00C268D4"/>
    <w:rsid w:val="00C32FA3"/>
    <w:rsid w:val="00C330F9"/>
    <w:rsid w:val="00C350DD"/>
    <w:rsid w:val="00C35769"/>
    <w:rsid w:val="00C365D2"/>
    <w:rsid w:val="00C36E8D"/>
    <w:rsid w:val="00C41793"/>
    <w:rsid w:val="00C42BF6"/>
    <w:rsid w:val="00C435AF"/>
    <w:rsid w:val="00C43EC6"/>
    <w:rsid w:val="00C46A42"/>
    <w:rsid w:val="00C46DCB"/>
    <w:rsid w:val="00C473A1"/>
    <w:rsid w:val="00C4799E"/>
    <w:rsid w:val="00C50157"/>
    <w:rsid w:val="00C53CEC"/>
    <w:rsid w:val="00C53F04"/>
    <w:rsid w:val="00C53FFD"/>
    <w:rsid w:val="00C5463F"/>
    <w:rsid w:val="00C54B8B"/>
    <w:rsid w:val="00C5608C"/>
    <w:rsid w:val="00C60FD6"/>
    <w:rsid w:val="00C61C37"/>
    <w:rsid w:val="00C61EE2"/>
    <w:rsid w:val="00C6356B"/>
    <w:rsid w:val="00C64A78"/>
    <w:rsid w:val="00C65161"/>
    <w:rsid w:val="00C657D6"/>
    <w:rsid w:val="00C66C08"/>
    <w:rsid w:val="00C6719D"/>
    <w:rsid w:val="00C679D2"/>
    <w:rsid w:val="00C7042F"/>
    <w:rsid w:val="00C7059B"/>
    <w:rsid w:val="00C74344"/>
    <w:rsid w:val="00C75C6E"/>
    <w:rsid w:val="00C8023A"/>
    <w:rsid w:val="00C80381"/>
    <w:rsid w:val="00C81535"/>
    <w:rsid w:val="00C81C6B"/>
    <w:rsid w:val="00C81C7E"/>
    <w:rsid w:val="00C82E3A"/>
    <w:rsid w:val="00C9073B"/>
    <w:rsid w:val="00C91624"/>
    <w:rsid w:val="00C924BA"/>
    <w:rsid w:val="00C933D5"/>
    <w:rsid w:val="00C937E3"/>
    <w:rsid w:val="00C95FED"/>
    <w:rsid w:val="00C965DE"/>
    <w:rsid w:val="00C979A8"/>
    <w:rsid w:val="00CA3BAB"/>
    <w:rsid w:val="00CB1DAF"/>
    <w:rsid w:val="00CB4882"/>
    <w:rsid w:val="00CC0318"/>
    <w:rsid w:val="00CC04C1"/>
    <w:rsid w:val="00CC35DB"/>
    <w:rsid w:val="00CC37A3"/>
    <w:rsid w:val="00CC4990"/>
    <w:rsid w:val="00CC79A3"/>
    <w:rsid w:val="00CD1E92"/>
    <w:rsid w:val="00CD23BB"/>
    <w:rsid w:val="00CD296B"/>
    <w:rsid w:val="00CD2DBF"/>
    <w:rsid w:val="00CD531E"/>
    <w:rsid w:val="00CE0A53"/>
    <w:rsid w:val="00CE3DD1"/>
    <w:rsid w:val="00CE4A08"/>
    <w:rsid w:val="00CE52C6"/>
    <w:rsid w:val="00CE7196"/>
    <w:rsid w:val="00CF0BC8"/>
    <w:rsid w:val="00CF2DE1"/>
    <w:rsid w:val="00CF317C"/>
    <w:rsid w:val="00CF4690"/>
    <w:rsid w:val="00CF46DD"/>
    <w:rsid w:val="00CF4DC7"/>
    <w:rsid w:val="00CF4E15"/>
    <w:rsid w:val="00CF5606"/>
    <w:rsid w:val="00CF62FF"/>
    <w:rsid w:val="00CF7BE4"/>
    <w:rsid w:val="00D0531F"/>
    <w:rsid w:val="00D0537C"/>
    <w:rsid w:val="00D07F7C"/>
    <w:rsid w:val="00D16336"/>
    <w:rsid w:val="00D22F21"/>
    <w:rsid w:val="00D2301C"/>
    <w:rsid w:val="00D231E0"/>
    <w:rsid w:val="00D24AFE"/>
    <w:rsid w:val="00D25D54"/>
    <w:rsid w:val="00D30308"/>
    <w:rsid w:val="00D304E6"/>
    <w:rsid w:val="00D30759"/>
    <w:rsid w:val="00D339A1"/>
    <w:rsid w:val="00D345A7"/>
    <w:rsid w:val="00D35ECE"/>
    <w:rsid w:val="00D35F78"/>
    <w:rsid w:val="00D378D5"/>
    <w:rsid w:val="00D403DA"/>
    <w:rsid w:val="00D42286"/>
    <w:rsid w:val="00D45E2E"/>
    <w:rsid w:val="00D46712"/>
    <w:rsid w:val="00D46AA6"/>
    <w:rsid w:val="00D4796D"/>
    <w:rsid w:val="00D47D52"/>
    <w:rsid w:val="00D47D58"/>
    <w:rsid w:val="00D52596"/>
    <w:rsid w:val="00D54205"/>
    <w:rsid w:val="00D67A31"/>
    <w:rsid w:val="00D71E94"/>
    <w:rsid w:val="00D72259"/>
    <w:rsid w:val="00D742AC"/>
    <w:rsid w:val="00D7717A"/>
    <w:rsid w:val="00D77CC9"/>
    <w:rsid w:val="00D80E09"/>
    <w:rsid w:val="00D80EA4"/>
    <w:rsid w:val="00D82D62"/>
    <w:rsid w:val="00D84793"/>
    <w:rsid w:val="00D909BE"/>
    <w:rsid w:val="00D9143F"/>
    <w:rsid w:val="00D932CC"/>
    <w:rsid w:val="00D94449"/>
    <w:rsid w:val="00D9587B"/>
    <w:rsid w:val="00D968CA"/>
    <w:rsid w:val="00DA7912"/>
    <w:rsid w:val="00DB1526"/>
    <w:rsid w:val="00DB1C6D"/>
    <w:rsid w:val="00DB2824"/>
    <w:rsid w:val="00DB292A"/>
    <w:rsid w:val="00DB2972"/>
    <w:rsid w:val="00DC0C03"/>
    <w:rsid w:val="00DC6974"/>
    <w:rsid w:val="00DC7FEA"/>
    <w:rsid w:val="00DD391E"/>
    <w:rsid w:val="00DD72D1"/>
    <w:rsid w:val="00DD7D5D"/>
    <w:rsid w:val="00DE0B86"/>
    <w:rsid w:val="00DE111D"/>
    <w:rsid w:val="00DE24A0"/>
    <w:rsid w:val="00DE40AD"/>
    <w:rsid w:val="00DF0871"/>
    <w:rsid w:val="00DF0998"/>
    <w:rsid w:val="00DF164A"/>
    <w:rsid w:val="00DF2868"/>
    <w:rsid w:val="00DF2AED"/>
    <w:rsid w:val="00DF2EBE"/>
    <w:rsid w:val="00DF4070"/>
    <w:rsid w:val="00DF4276"/>
    <w:rsid w:val="00DF6B4F"/>
    <w:rsid w:val="00DF7258"/>
    <w:rsid w:val="00DF726D"/>
    <w:rsid w:val="00DF7AB6"/>
    <w:rsid w:val="00E02107"/>
    <w:rsid w:val="00E02644"/>
    <w:rsid w:val="00E04DC5"/>
    <w:rsid w:val="00E05A22"/>
    <w:rsid w:val="00E11258"/>
    <w:rsid w:val="00E14209"/>
    <w:rsid w:val="00E163CC"/>
    <w:rsid w:val="00E202C6"/>
    <w:rsid w:val="00E20BED"/>
    <w:rsid w:val="00E20CA2"/>
    <w:rsid w:val="00E21E6B"/>
    <w:rsid w:val="00E22531"/>
    <w:rsid w:val="00E2600F"/>
    <w:rsid w:val="00E2665C"/>
    <w:rsid w:val="00E31C92"/>
    <w:rsid w:val="00E330FA"/>
    <w:rsid w:val="00E33CF5"/>
    <w:rsid w:val="00E408DA"/>
    <w:rsid w:val="00E40DB0"/>
    <w:rsid w:val="00E41233"/>
    <w:rsid w:val="00E41446"/>
    <w:rsid w:val="00E419C9"/>
    <w:rsid w:val="00E4237C"/>
    <w:rsid w:val="00E42910"/>
    <w:rsid w:val="00E47605"/>
    <w:rsid w:val="00E50CE5"/>
    <w:rsid w:val="00E50EAD"/>
    <w:rsid w:val="00E55222"/>
    <w:rsid w:val="00E55811"/>
    <w:rsid w:val="00E55CB6"/>
    <w:rsid w:val="00E55F3C"/>
    <w:rsid w:val="00E57D54"/>
    <w:rsid w:val="00E61626"/>
    <w:rsid w:val="00E61BE5"/>
    <w:rsid w:val="00E61C70"/>
    <w:rsid w:val="00E62DE8"/>
    <w:rsid w:val="00E65BC4"/>
    <w:rsid w:val="00E668C6"/>
    <w:rsid w:val="00E670BE"/>
    <w:rsid w:val="00E70532"/>
    <w:rsid w:val="00E71967"/>
    <w:rsid w:val="00E739D6"/>
    <w:rsid w:val="00E77BC1"/>
    <w:rsid w:val="00E84186"/>
    <w:rsid w:val="00E84760"/>
    <w:rsid w:val="00E8576F"/>
    <w:rsid w:val="00E8595A"/>
    <w:rsid w:val="00E87F33"/>
    <w:rsid w:val="00E914A0"/>
    <w:rsid w:val="00E921E6"/>
    <w:rsid w:val="00E92B4F"/>
    <w:rsid w:val="00E92EBD"/>
    <w:rsid w:val="00E94618"/>
    <w:rsid w:val="00E95BED"/>
    <w:rsid w:val="00E96466"/>
    <w:rsid w:val="00EA0353"/>
    <w:rsid w:val="00EA1CF8"/>
    <w:rsid w:val="00EA1DA6"/>
    <w:rsid w:val="00EA2261"/>
    <w:rsid w:val="00EA230F"/>
    <w:rsid w:val="00EA2492"/>
    <w:rsid w:val="00EA52E5"/>
    <w:rsid w:val="00EA54FD"/>
    <w:rsid w:val="00EA565A"/>
    <w:rsid w:val="00EA65CC"/>
    <w:rsid w:val="00EA7367"/>
    <w:rsid w:val="00EA7812"/>
    <w:rsid w:val="00EB10E8"/>
    <w:rsid w:val="00EB1385"/>
    <w:rsid w:val="00EB1DBA"/>
    <w:rsid w:val="00EB32BB"/>
    <w:rsid w:val="00EB37B3"/>
    <w:rsid w:val="00EB4D18"/>
    <w:rsid w:val="00EB76D8"/>
    <w:rsid w:val="00EB7B71"/>
    <w:rsid w:val="00EC4802"/>
    <w:rsid w:val="00EC5AD1"/>
    <w:rsid w:val="00EC74A4"/>
    <w:rsid w:val="00ED1F6A"/>
    <w:rsid w:val="00ED3F3F"/>
    <w:rsid w:val="00ED4044"/>
    <w:rsid w:val="00ED621F"/>
    <w:rsid w:val="00ED6534"/>
    <w:rsid w:val="00EE002D"/>
    <w:rsid w:val="00EE0097"/>
    <w:rsid w:val="00EE3E01"/>
    <w:rsid w:val="00EE6B5A"/>
    <w:rsid w:val="00EE720C"/>
    <w:rsid w:val="00EF1DD0"/>
    <w:rsid w:val="00EF1E2B"/>
    <w:rsid w:val="00EF2930"/>
    <w:rsid w:val="00EF2F2F"/>
    <w:rsid w:val="00EF7F50"/>
    <w:rsid w:val="00F022AC"/>
    <w:rsid w:val="00F0282E"/>
    <w:rsid w:val="00F042B2"/>
    <w:rsid w:val="00F0536C"/>
    <w:rsid w:val="00F072DB"/>
    <w:rsid w:val="00F07F08"/>
    <w:rsid w:val="00F105FE"/>
    <w:rsid w:val="00F11FDF"/>
    <w:rsid w:val="00F15068"/>
    <w:rsid w:val="00F20011"/>
    <w:rsid w:val="00F2433E"/>
    <w:rsid w:val="00F249C1"/>
    <w:rsid w:val="00F24AF9"/>
    <w:rsid w:val="00F25221"/>
    <w:rsid w:val="00F258E5"/>
    <w:rsid w:val="00F275FF"/>
    <w:rsid w:val="00F30256"/>
    <w:rsid w:val="00F31BC1"/>
    <w:rsid w:val="00F3367D"/>
    <w:rsid w:val="00F33892"/>
    <w:rsid w:val="00F34634"/>
    <w:rsid w:val="00F34B3E"/>
    <w:rsid w:val="00F34B83"/>
    <w:rsid w:val="00F34CAE"/>
    <w:rsid w:val="00F35297"/>
    <w:rsid w:val="00F360CD"/>
    <w:rsid w:val="00F402FC"/>
    <w:rsid w:val="00F42016"/>
    <w:rsid w:val="00F428C0"/>
    <w:rsid w:val="00F43A65"/>
    <w:rsid w:val="00F442D6"/>
    <w:rsid w:val="00F45A52"/>
    <w:rsid w:val="00F477D1"/>
    <w:rsid w:val="00F5080E"/>
    <w:rsid w:val="00F50A90"/>
    <w:rsid w:val="00F5238C"/>
    <w:rsid w:val="00F52950"/>
    <w:rsid w:val="00F53318"/>
    <w:rsid w:val="00F53DDD"/>
    <w:rsid w:val="00F5485B"/>
    <w:rsid w:val="00F5665A"/>
    <w:rsid w:val="00F574A1"/>
    <w:rsid w:val="00F60EF8"/>
    <w:rsid w:val="00F61FCB"/>
    <w:rsid w:val="00F63218"/>
    <w:rsid w:val="00F638B7"/>
    <w:rsid w:val="00F64679"/>
    <w:rsid w:val="00F658D4"/>
    <w:rsid w:val="00F67D74"/>
    <w:rsid w:val="00F67F7A"/>
    <w:rsid w:val="00F7011F"/>
    <w:rsid w:val="00F71E03"/>
    <w:rsid w:val="00F72FFC"/>
    <w:rsid w:val="00F73C9F"/>
    <w:rsid w:val="00F74BA7"/>
    <w:rsid w:val="00F7530E"/>
    <w:rsid w:val="00F7717F"/>
    <w:rsid w:val="00F77803"/>
    <w:rsid w:val="00F77BE3"/>
    <w:rsid w:val="00F813A9"/>
    <w:rsid w:val="00F82A63"/>
    <w:rsid w:val="00F8397F"/>
    <w:rsid w:val="00F86B61"/>
    <w:rsid w:val="00F87723"/>
    <w:rsid w:val="00F904EA"/>
    <w:rsid w:val="00F90EFC"/>
    <w:rsid w:val="00F91767"/>
    <w:rsid w:val="00F9182D"/>
    <w:rsid w:val="00F91D64"/>
    <w:rsid w:val="00F93B94"/>
    <w:rsid w:val="00F9679B"/>
    <w:rsid w:val="00FA1652"/>
    <w:rsid w:val="00FA242F"/>
    <w:rsid w:val="00FA454F"/>
    <w:rsid w:val="00FA46F1"/>
    <w:rsid w:val="00FA4DCB"/>
    <w:rsid w:val="00FA53F0"/>
    <w:rsid w:val="00FA6741"/>
    <w:rsid w:val="00FB1961"/>
    <w:rsid w:val="00FB1FFE"/>
    <w:rsid w:val="00FB37E6"/>
    <w:rsid w:val="00FB3EDE"/>
    <w:rsid w:val="00FB41DA"/>
    <w:rsid w:val="00FB56F6"/>
    <w:rsid w:val="00FB58AB"/>
    <w:rsid w:val="00FB5E0B"/>
    <w:rsid w:val="00FB61BF"/>
    <w:rsid w:val="00FC01FD"/>
    <w:rsid w:val="00FC171E"/>
    <w:rsid w:val="00FC22A1"/>
    <w:rsid w:val="00FC3E11"/>
    <w:rsid w:val="00FC4AA4"/>
    <w:rsid w:val="00FC7F77"/>
    <w:rsid w:val="00FD0D2D"/>
    <w:rsid w:val="00FD1297"/>
    <w:rsid w:val="00FD167A"/>
    <w:rsid w:val="00FD22EB"/>
    <w:rsid w:val="00FD30A6"/>
    <w:rsid w:val="00FD35A2"/>
    <w:rsid w:val="00FD35BC"/>
    <w:rsid w:val="00FD4A3D"/>
    <w:rsid w:val="00FD70B8"/>
    <w:rsid w:val="00FD7BD8"/>
    <w:rsid w:val="00FE21EA"/>
    <w:rsid w:val="00FE2C39"/>
    <w:rsid w:val="00FE2D90"/>
    <w:rsid w:val="00FE389F"/>
    <w:rsid w:val="00FE412F"/>
    <w:rsid w:val="00FE743F"/>
    <w:rsid w:val="00FF009D"/>
    <w:rsid w:val="00FF13FD"/>
    <w:rsid w:val="00FF3199"/>
    <w:rsid w:val="00FF3688"/>
    <w:rsid w:val="00FF4FF4"/>
    <w:rsid w:val="00FF5F14"/>
    <w:rsid w:val="00FF66F9"/>
    <w:rsid w:val="00FF71F7"/>
    <w:rsid w:val="00FF7275"/>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B97C"/>
  <w15:docId w15:val="{597549DF-DFEF-461A-A162-3D0D69DA4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998"/>
    <w:pPr>
      <w:spacing w:line="480" w:lineRule="auto"/>
      <w:jc w:val="both"/>
    </w:pPr>
    <w:rPr>
      <w:rFonts w:ascii="Garamond" w:hAnsi="Garamond"/>
      <w:lang w:val="en-GB"/>
    </w:rPr>
  </w:style>
  <w:style w:type="paragraph" w:styleId="Heading1">
    <w:name w:val="heading 1"/>
    <w:basedOn w:val="Normal"/>
    <w:next w:val="Normal"/>
    <w:link w:val="Heading1Char"/>
    <w:uiPriority w:val="9"/>
    <w:qFormat/>
    <w:rsid w:val="00221FB4"/>
    <w:pPr>
      <w:keepNext/>
      <w:keepLines/>
      <w:numPr>
        <w:numId w:val="1"/>
      </w:numPr>
      <w:spacing w:before="240" w:after="0"/>
      <w:outlineLvl w:val="0"/>
    </w:pPr>
    <w:rPr>
      <w:rFonts w:eastAsiaTheme="majorEastAsia" w:cstheme="majorBidi"/>
      <w:color w:val="595959" w:themeColor="text1" w:themeTint="A6"/>
      <w:sz w:val="32"/>
      <w:szCs w:val="32"/>
    </w:rPr>
  </w:style>
  <w:style w:type="paragraph" w:styleId="Heading2">
    <w:name w:val="heading 2"/>
    <w:basedOn w:val="Normal"/>
    <w:next w:val="Normal"/>
    <w:link w:val="Heading2Char"/>
    <w:uiPriority w:val="9"/>
    <w:unhideWhenUsed/>
    <w:qFormat/>
    <w:rsid w:val="00FA46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16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6160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21FB4"/>
    <w:rPr>
      <w:rFonts w:ascii="Garamond" w:eastAsiaTheme="majorEastAsia" w:hAnsi="Garamond" w:cstheme="majorBidi"/>
      <w:color w:val="595959" w:themeColor="text1" w:themeTint="A6"/>
      <w:sz w:val="32"/>
      <w:szCs w:val="32"/>
      <w:lang w:val="en-GB"/>
    </w:rPr>
  </w:style>
  <w:style w:type="paragraph" w:styleId="ListParagraph">
    <w:name w:val="List Paragraph"/>
    <w:basedOn w:val="Normal"/>
    <w:uiPriority w:val="34"/>
    <w:qFormat/>
    <w:rsid w:val="00221FB4"/>
    <w:pPr>
      <w:ind w:left="720"/>
      <w:contextualSpacing/>
    </w:pPr>
  </w:style>
  <w:style w:type="character" w:customStyle="1" w:styleId="TitleChar">
    <w:name w:val="Title Char"/>
    <w:basedOn w:val="DefaultParagraphFont"/>
    <w:link w:val="Title"/>
    <w:uiPriority w:val="10"/>
    <w:qFormat/>
    <w:rsid w:val="00B90197"/>
    <w:rPr>
      <w:rFonts w:asciiTheme="majorHAnsi" w:eastAsiaTheme="majorEastAsia" w:hAnsiTheme="majorHAnsi" w:cstheme="majorBidi"/>
      <w:spacing w:val="-10"/>
      <w:kern w:val="2"/>
      <w:sz w:val="56"/>
      <w:szCs w:val="56"/>
      <w:lang w:val="en-GB"/>
    </w:rPr>
  </w:style>
  <w:style w:type="paragraph" w:styleId="Title">
    <w:name w:val="Title"/>
    <w:basedOn w:val="Normal"/>
    <w:next w:val="Normal"/>
    <w:link w:val="TitleChar"/>
    <w:uiPriority w:val="10"/>
    <w:qFormat/>
    <w:rsid w:val="00B90197"/>
    <w:pPr>
      <w:spacing w:after="0" w:line="240" w:lineRule="auto"/>
      <w:contextualSpacing/>
    </w:pPr>
    <w:rPr>
      <w:rFonts w:asciiTheme="majorHAnsi" w:eastAsiaTheme="majorEastAsia" w:hAnsiTheme="majorHAnsi" w:cstheme="majorBidi"/>
      <w:spacing w:val="-10"/>
      <w:kern w:val="2"/>
      <w:sz w:val="56"/>
      <w:szCs w:val="56"/>
    </w:rPr>
  </w:style>
  <w:style w:type="character" w:customStyle="1" w:styleId="TitleChar1">
    <w:name w:val="Title Char1"/>
    <w:basedOn w:val="DefaultParagraphFont"/>
    <w:uiPriority w:val="10"/>
    <w:rsid w:val="00B90197"/>
    <w:rPr>
      <w:rFonts w:asciiTheme="majorHAnsi" w:eastAsiaTheme="majorEastAsia" w:hAnsiTheme="majorHAnsi" w:cstheme="majorBidi"/>
      <w:spacing w:val="-10"/>
      <w:kern w:val="28"/>
      <w:sz w:val="56"/>
      <w:szCs w:val="56"/>
      <w:lang w:val="en-GB"/>
    </w:rPr>
  </w:style>
  <w:style w:type="character" w:styleId="Hyperlink">
    <w:name w:val="Hyperlink"/>
    <w:basedOn w:val="DefaultParagraphFont"/>
    <w:uiPriority w:val="99"/>
    <w:unhideWhenUsed/>
    <w:rsid w:val="00B90197"/>
    <w:rPr>
      <w:color w:val="0563C1" w:themeColor="hyperlink"/>
      <w:u w:val="single"/>
    </w:rPr>
  </w:style>
  <w:style w:type="character" w:customStyle="1" w:styleId="doi">
    <w:name w:val="doi"/>
    <w:basedOn w:val="DefaultParagraphFont"/>
    <w:rsid w:val="00534FAF"/>
  </w:style>
  <w:style w:type="character" w:customStyle="1" w:styleId="identifier">
    <w:name w:val="identifier"/>
    <w:basedOn w:val="DefaultParagraphFont"/>
    <w:rsid w:val="00BA135D"/>
  </w:style>
  <w:style w:type="character" w:customStyle="1" w:styleId="citationref">
    <w:name w:val="citationref"/>
    <w:basedOn w:val="DefaultParagraphFont"/>
    <w:rsid w:val="00857DFB"/>
  </w:style>
  <w:style w:type="character" w:styleId="Emphasis">
    <w:name w:val="Emphasis"/>
    <w:basedOn w:val="DefaultParagraphFont"/>
    <w:uiPriority w:val="20"/>
    <w:qFormat/>
    <w:rsid w:val="008A6367"/>
    <w:rPr>
      <w:i/>
      <w:iCs/>
    </w:rPr>
  </w:style>
  <w:style w:type="character" w:customStyle="1" w:styleId="refsource">
    <w:name w:val="refsource"/>
    <w:basedOn w:val="DefaultParagraphFont"/>
    <w:rsid w:val="008A6367"/>
  </w:style>
  <w:style w:type="character" w:customStyle="1" w:styleId="Heading5Char">
    <w:name w:val="Heading 5 Char"/>
    <w:basedOn w:val="DefaultParagraphFont"/>
    <w:link w:val="Heading5"/>
    <w:uiPriority w:val="9"/>
    <w:semiHidden/>
    <w:rsid w:val="0061607D"/>
    <w:rPr>
      <w:rFonts w:asciiTheme="majorHAnsi" w:eastAsiaTheme="majorEastAsia" w:hAnsiTheme="majorHAnsi" w:cstheme="majorBidi"/>
      <w:color w:val="2E74B5" w:themeColor="accent1" w:themeShade="BF"/>
      <w:lang w:val="en-GB"/>
    </w:rPr>
  </w:style>
  <w:style w:type="character" w:styleId="CommentReference">
    <w:name w:val="annotation reference"/>
    <w:basedOn w:val="DefaultParagraphFont"/>
    <w:uiPriority w:val="99"/>
    <w:semiHidden/>
    <w:unhideWhenUsed/>
    <w:rsid w:val="00801136"/>
    <w:rPr>
      <w:sz w:val="16"/>
      <w:szCs w:val="16"/>
    </w:rPr>
  </w:style>
  <w:style w:type="paragraph" w:styleId="CommentText">
    <w:name w:val="annotation text"/>
    <w:basedOn w:val="Normal"/>
    <w:link w:val="CommentTextChar"/>
    <w:uiPriority w:val="99"/>
    <w:unhideWhenUsed/>
    <w:rsid w:val="00801136"/>
    <w:pPr>
      <w:spacing w:line="240" w:lineRule="auto"/>
    </w:pPr>
    <w:rPr>
      <w:sz w:val="20"/>
      <w:szCs w:val="20"/>
    </w:rPr>
  </w:style>
  <w:style w:type="character" w:customStyle="1" w:styleId="CommentTextChar">
    <w:name w:val="Comment Text Char"/>
    <w:basedOn w:val="DefaultParagraphFont"/>
    <w:link w:val="CommentText"/>
    <w:uiPriority w:val="99"/>
    <w:rsid w:val="00801136"/>
    <w:rPr>
      <w:rFonts w:ascii="Garamond" w:hAnsi="Garamond"/>
      <w:sz w:val="20"/>
      <w:szCs w:val="20"/>
      <w:lang w:val="en-GB"/>
    </w:rPr>
  </w:style>
  <w:style w:type="paragraph" w:styleId="CommentSubject">
    <w:name w:val="annotation subject"/>
    <w:basedOn w:val="CommentText"/>
    <w:next w:val="CommentText"/>
    <w:link w:val="CommentSubjectChar"/>
    <w:uiPriority w:val="99"/>
    <w:semiHidden/>
    <w:unhideWhenUsed/>
    <w:rsid w:val="00801136"/>
    <w:rPr>
      <w:b/>
      <w:bCs/>
    </w:rPr>
  </w:style>
  <w:style w:type="character" w:customStyle="1" w:styleId="CommentSubjectChar">
    <w:name w:val="Comment Subject Char"/>
    <w:basedOn w:val="CommentTextChar"/>
    <w:link w:val="CommentSubject"/>
    <w:uiPriority w:val="99"/>
    <w:semiHidden/>
    <w:rsid w:val="00801136"/>
    <w:rPr>
      <w:rFonts w:ascii="Garamond" w:hAnsi="Garamond"/>
      <w:b/>
      <w:bCs/>
      <w:sz w:val="20"/>
      <w:szCs w:val="20"/>
      <w:lang w:val="en-GB"/>
    </w:rPr>
  </w:style>
  <w:style w:type="paragraph" w:styleId="BalloonText">
    <w:name w:val="Balloon Text"/>
    <w:basedOn w:val="Normal"/>
    <w:link w:val="BalloonTextChar"/>
    <w:uiPriority w:val="99"/>
    <w:semiHidden/>
    <w:unhideWhenUsed/>
    <w:rsid w:val="008011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1136"/>
    <w:rPr>
      <w:rFonts w:ascii="Segoe UI" w:hAnsi="Segoe UI" w:cs="Segoe UI"/>
      <w:sz w:val="18"/>
      <w:szCs w:val="18"/>
      <w:lang w:val="en-GB"/>
    </w:rPr>
  </w:style>
  <w:style w:type="table" w:customStyle="1" w:styleId="QQuestionTable">
    <w:name w:val="QQuestionTable"/>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
    <w:name w:val="Multi punch"/>
    <w:rsid w:val="002B4D66"/>
    <w:pPr>
      <w:numPr>
        <w:numId w:val="2"/>
      </w:numPr>
    </w:pPr>
  </w:style>
  <w:style w:type="numbering" w:customStyle="1" w:styleId="Singlepunch">
    <w:name w:val="Single punch"/>
    <w:rsid w:val="002B4D66"/>
    <w:pPr>
      <w:numPr>
        <w:numId w:val="3"/>
      </w:numPr>
    </w:pPr>
  </w:style>
  <w:style w:type="table" w:customStyle="1" w:styleId="QQuestionTable1">
    <w:name w:val="QQuestionTable1"/>
    <w:uiPriority w:val="99"/>
    <w:qFormat/>
    <w:rsid w:val="002B4D66"/>
    <w:pPr>
      <w:spacing w:after="0" w:line="240" w:lineRule="auto"/>
      <w:jc w:val="center"/>
    </w:pPr>
    <w:rPr>
      <w:rFonts w:eastAsia="Times New Roman" w:cs="Times New Roman"/>
      <w:sz w:val="20"/>
      <w:szCs w:val="20"/>
      <w:lang w:val="en-US" w:eastAsia="de-CH"/>
    </w:rPr>
    <w:tblPr>
      <w:tblStyleRowBandSize w:val="1"/>
      <w:tblInd w:w="0" w:type="dxa"/>
      <w:tblCellMar>
        <w:top w:w="43" w:type="dxa"/>
        <w:left w:w="115" w:type="dxa"/>
        <w:bottom w:w="115" w:type="dxa"/>
        <w:right w:w="115" w:type="dxa"/>
      </w:tblCellMar>
    </w:tblPr>
    <w:tblStylePr w:type="firstRow">
      <w:pPr>
        <w:jc w:val="center"/>
      </w:pPr>
      <w:rPr>
        <w:rFonts w:cs="Times New Roman"/>
      </w:rPr>
      <w:tblPr/>
      <w:tcPr>
        <w:tcBorders>
          <w:bottom w:val="single" w:sz="4" w:space="0" w:color="BFBFBF"/>
        </w:tcBorders>
      </w:tcPr>
    </w:tblStylePr>
    <w:tblStylePr w:type="firstCol">
      <w:rPr>
        <w:rFonts w:cs="Times New Roman"/>
      </w:rPr>
      <w:tblPr/>
      <w:tcPr>
        <w:tcBorders>
          <w:right w:val="single" w:sz="4" w:space="0" w:color="BFBFBF"/>
        </w:tcBorders>
      </w:tcPr>
    </w:tblStylePr>
  </w:style>
  <w:style w:type="numbering" w:customStyle="1" w:styleId="Multipunch1">
    <w:name w:val="Multi punch1"/>
    <w:rsid w:val="002B4D66"/>
  </w:style>
  <w:style w:type="numbering" w:customStyle="1" w:styleId="Singlepunch1">
    <w:name w:val="Single punch1"/>
    <w:rsid w:val="002B4D66"/>
  </w:style>
  <w:style w:type="paragraph" w:styleId="NoSpacing">
    <w:name w:val="No Spacing"/>
    <w:uiPriority w:val="1"/>
    <w:qFormat/>
    <w:rsid w:val="00A15670"/>
    <w:pPr>
      <w:spacing w:after="0" w:line="240" w:lineRule="auto"/>
      <w:jc w:val="both"/>
    </w:pPr>
    <w:rPr>
      <w:rFonts w:ascii="Garamond" w:hAnsi="Garamond"/>
      <w:lang w:val="en-GB"/>
    </w:rPr>
  </w:style>
  <w:style w:type="character" w:customStyle="1" w:styleId="Heading2Char">
    <w:name w:val="Heading 2 Char"/>
    <w:basedOn w:val="DefaultParagraphFont"/>
    <w:link w:val="Heading2"/>
    <w:uiPriority w:val="9"/>
    <w:rsid w:val="00FA46F1"/>
    <w:rPr>
      <w:rFonts w:asciiTheme="majorHAnsi" w:eastAsiaTheme="majorEastAsia" w:hAnsiTheme="majorHAnsi" w:cstheme="majorBidi"/>
      <w:color w:val="2E74B5" w:themeColor="accent1" w:themeShade="BF"/>
      <w:sz w:val="26"/>
      <w:szCs w:val="26"/>
      <w:lang w:val="en-GB"/>
    </w:rPr>
  </w:style>
  <w:style w:type="paragraph" w:styleId="FootnoteText">
    <w:name w:val="footnote text"/>
    <w:basedOn w:val="Normal"/>
    <w:link w:val="FootnoteTextChar"/>
    <w:uiPriority w:val="99"/>
    <w:semiHidden/>
    <w:unhideWhenUsed/>
    <w:rsid w:val="00435A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5A8F"/>
    <w:rPr>
      <w:rFonts w:ascii="Garamond" w:hAnsi="Garamond"/>
      <w:sz w:val="20"/>
      <w:szCs w:val="20"/>
      <w:lang w:val="en-GB"/>
    </w:rPr>
  </w:style>
  <w:style w:type="character" w:styleId="FootnoteReference">
    <w:name w:val="footnote reference"/>
    <w:basedOn w:val="DefaultParagraphFont"/>
    <w:uiPriority w:val="99"/>
    <w:semiHidden/>
    <w:unhideWhenUsed/>
    <w:rsid w:val="00435A8F"/>
    <w:rPr>
      <w:vertAlign w:val="superscript"/>
    </w:rPr>
  </w:style>
  <w:style w:type="paragraph" w:styleId="Header">
    <w:name w:val="header"/>
    <w:basedOn w:val="Normal"/>
    <w:link w:val="HeaderChar"/>
    <w:uiPriority w:val="99"/>
    <w:unhideWhenUsed/>
    <w:rsid w:val="00435A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35A8F"/>
    <w:rPr>
      <w:rFonts w:ascii="Garamond" w:hAnsi="Garamond"/>
      <w:lang w:val="en-GB"/>
    </w:rPr>
  </w:style>
  <w:style w:type="paragraph" w:styleId="Footer">
    <w:name w:val="footer"/>
    <w:basedOn w:val="Normal"/>
    <w:link w:val="FooterChar"/>
    <w:uiPriority w:val="99"/>
    <w:unhideWhenUsed/>
    <w:rsid w:val="00435A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35A8F"/>
    <w:rPr>
      <w:rFonts w:ascii="Garamond" w:hAnsi="Garamond"/>
      <w:lang w:val="en-GB"/>
    </w:rPr>
  </w:style>
  <w:style w:type="table" w:styleId="TableGrid">
    <w:name w:val="Table Grid"/>
    <w:basedOn w:val="TableNormal"/>
    <w:uiPriority w:val="39"/>
    <w:rsid w:val="00B618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231E0"/>
    <w:rPr>
      <w:color w:val="954F72" w:themeColor="followedHyperlink"/>
      <w:u w:val="single"/>
    </w:rPr>
  </w:style>
  <w:style w:type="character" w:styleId="PlaceholderText">
    <w:name w:val="Placeholder Text"/>
    <w:basedOn w:val="DefaultParagraphFont"/>
    <w:uiPriority w:val="99"/>
    <w:semiHidden/>
    <w:rsid w:val="00C66C08"/>
    <w:rPr>
      <w:color w:val="808080"/>
    </w:rPr>
  </w:style>
  <w:style w:type="paragraph" w:styleId="Revision">
    <w:name w:val="Revision"/>
    <w:hidden/>
    <w:uiPriority w:val="99"/>
    <w:semiHidden/>
    <w:rsid w:val="00DF6B4F"/>
    <w:pPr>
      <w:spacing w:after="0" w:line="240" w:lineRule="auto"/>
    </w:pPr>
    <w:rPr>
      <w:rFonts w:ascii="Garamond" w:hAnsi="Garamond"/>
      <w:lang w:val="en-GB"/>
    </w:rPr>
  </w:style>
  <w:style w:type="character" w:customStyle="1" w:styleId="Heading3Char">
    <w:name w:val="Heading 3 Char"/>
    <w:basedOn w:val="DefaultParagraphFont"/>
    <w:link w:val="Heading3"/>
    <w:uiPriority w:val="9"/>
    <w:rsid w:val="000D16A7"/>
    <w:rPr>
      <w:rFonts w:asciiTheme="majorHAnsi" w:eastAsiaTheme="majorEastAsia" w:hAnsiTheme="majorHAnsi" w:cstheme="majorBidi"/>
      <w:color w:val="1F4D78" w:themeColor="accent1" w:themeShade="7F"/>
      <w:sz w:val="24"/>
      <w:szCs w:val="24"/>
      <w:lang w:val="en-GB"/>
    </w:rPr>
  </w:style>
  <w:style w:type="paragraph" w:styleId="NormalWeb">
    <w:name w:val="Normal (Web)"/>
    <w:basedOn w:val="Normal"/>
    <w:uiPriority w:val="99"/>
    <w:semiHidden/>
    <w:unhideWhenUsed/>
    <w:rsid w:val="00847AB0"/>
    <w:pPr>
      <w:spacing w:before="100" w:beforeAutospacing="1" w:after="100" w:afterAutospacing="1" w:line="240" w:lineRule="auto"/>
      <w:jc w:val="left"/>
    </w:pPr>
    <w:rPr>
      <w:rFonts w:ascii="Times New Roman" w:eastAsia="Times New Roman" w:hAnsi="Times New Roman" w:cs="Times New Roman"/>
      <w:sz w:val="24"/>
      <w:szCs w:val="24"/>
      <w:lang w:val="de-CH" w:eastAsia="de-CH"/>
    </w:rPr>
  </w:style>
  <w:style w:type="character" w:styleId="UnresolvedMention">
    <w:name w:val="Unresolved Mention"/>
    <w:basedOn w:val="DefaultParagraphFont"/>
    <w:uiPriority w:val="99"/>
    <w:semiHidden/>
    <w:unhideWhenUsed/>
    <w:rsid w:val="006A2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6056">
      <w:bodyDiv w:val="1"/>
      <w:marLeft w:val="0"/>
      <w:marRight w:val="0"/>
      <w:marTop w:val="0"/>
      <w:marBottom w:val="0"/>
      <w:divBdr>
        <w:top w:val="none" w:sz="0" w:space="0" w:color="auto"/>
        <w:left w:val="none" w:sz="0" w:space="0" w:color="auto"/>
        <w:bottom w:val="none" w:sz="0" w:space="0" w:color="auto"/>
        <w:right w:val="none" w:sz="0" w:space="0" w:color="auto"/>
      </w:divBdr>
    </w:div>
    <w:div w:id="63068957">
      <w:bodyDiv w:val="1"/>
      <w:marLeft w:val="0"/>
      <w:marRight w:val="0"/>
      <w:marTop w:val="0"/>
      <w:marBottom w:val="0"/>
      <w:divBdr>
        <w:top w:val="none" w:sz="0" w:space="0" w:color="auto"/>
        <w:left w:val="none" w:sz="0" w:space="0" w:color="auto"/>
        <w:bottom w:val="none" w:sz="0" w:space="0" w:color="auto"/>
        <w:right w:val="none" w:sz="0" w:space="0" w:color="auto"/>
      </w:divBdr>
      <w:divsChild>
        <w:div w:id="2043363259">
          <w:marLeft w:val="0"/>
          <w:marRight w:val="0"/>
          <w:marTop w:val="0"/>
          <w:marBottom w:val="0"/>
          <w:divBdr>
            <w:top w:val="none" w:sz="0" w:space="0" w:color="auto"/>
            <w:left w:val="none" w:sz="0" w:space="0" w:color="auto"/>
            <w:bottom w:val="none" w:sz="0" w:space="0" w:color="auto"/>
            <w:right w:val="none" w:sz="0" w:space="0" w:color="auto"/>
          </w:divBdr>
        </w:div>
      </w:divsChild>
    </w:div>
    <w:div w:id="109666044">
      <w:bodyDiv w:val="1"/>
      <w:marLeft w:val="0"/>
      <w:marRight w:val="0"/>
      <w:marTop w:val="0"/>
      <w:marBottom w:val="0"/>
      <w:divBdr>
        <w:top w:val="none" w:sz="0" w:space="0" w:color="auto"/>
        <w:left w:val="none" w:sz="0" w:space="0" w:color="auto"/>
        <w:bottom w:val="none" w:sz="0" w:space="0" w:color="auto"/>
        <w:right w:val="none" w:sz="0" w:space="0" w:color="auto"/>
      </w:divBdr>
    </w:div>
    <w:div w:id="236329272">
      <w:bodyDiv w:val="1"/>
      <w:marLeft w:val="0"/>
      <w:marRight w:val="0"/>
      <w:marTop w:val="0"/>
      <w:marBottom w:val="0"/>
      <w:divBdr>
        <w:top w:val="none" w:sz="0" w:space="0" w:color="auto"/>
        <w:left w:val="none" w:sz="0" w:space="0" w:color="auto"/>
        <w:bottom w:val="none" w:sz="0" w:space="0" w:color="auto"/>
        <w:right w:val="none" w:sz="0" w:space="0" w:color="auto"/>
      </w:divBdr>
    </w:div>
    <w:div w:id="242885195">
      <w:bodyDiv w:val="1"/>
      <w:marLeft w:val="0"/>
      <w:marRight w:val="0"/>
      <w:marTop w:val="0"/>
      <w:marBottom w:val="0"/>
      <w:divBdr>
        <w:top w:val="none" w:sz="0" w:space="0" w:color="auto"/>
        <w:left w:val="none" w:sz="0" w:space="0" w:color="auto"/>
        <w:bottom w:val="none" w:sz="0" w:space="0" w:color="auto"/>
        <w:right w:val="none" w:sz="0" w:space="0" w:color="auto"/>
      </w:divBdr>
    </w:div>
    <w:div w:id="314340020">
      <w:bodyDiv w:val="1"/>
      <w:marLeft w:val="0"/>
      <w:marRight w:val="0"/>
      <w:marTop w:val="0"/>
      <w:marBottom w:val="0"/>
      <w:divBdr>
        <w:top w:val="none" w:sz="0" w:space="0" w:color="auto"/>
        <w:left w:val="none" w:sz="0" w:space="0" w:color="auto"/>
        <w:bottom w:val="none" w:sz="0" w:space="0" w:color="auto"/>
        <w:right w:val="none" w:sz="0" w:space="0" w:color="auto"/>
      </w:divBdr>
    </w:div>
    <w:div w:id="392389063">
      <w:bodyDiv w:val="1"/>
      <w:marLeft w:val="0"/>
      <w:marRight w:val="0"/>
      <w:marTop w:val="0"/>
      <w:marBottom w:val="0"/>
      <w:divBdr>
        <w:top w:val="none" w:sz="0" w:space="0" w:color="auto"/>
        <w:left w:val="none" w:sz="0" w:space="0" w:color="auto"/>
        <w:bottom w:val="none" w:sz="0" w:space="0" w:color="auto"/>
        <w:right w:val="none" w:sz="0" w:space="0" w:color="auto"/>
      </w:divBdr>
    </w:div>
    <w:div w:id="534315053">
      <w:bodyDiv w:val="1"/>
      <w:marLeft w:val="0"/>
      <w:marRight w:val="0"/>
      <w:marTop w:val="0"/>
      <w:marBottom w:val="0"/>
      <w:divBdr>
        <w:top w:val="none" w:sz="0" w:space="0" w:color="auto"/>
        <w:left w:val="none" w:sz="0" w:space="0" w:color="auto"/>
        <w:bottom w:val="none" w:sz="0" w:space="0" w:color="auto"/>
        <w:right w:val="none" w:sz="0" w:space="0" w:color="auto"/>
      </w:divBdr>
    </w:div>
    <w:div w:id="705830845">
      <w:bodyDiv w:val="1"/>
      <w:marLeft w:val="0"/>
      <w:marRight w:val="0"/>
      <w:marTop w:val="0"/>
      <w:marBottom w:val="0"/>
      <w:divBdr>
        <w:top w:val="none" w:sz="0" w:space="0" w:color="auto"/>
        <w:left w:val="none" w:sz="0" w:space="0" w:color="auto"/>
        <w:bottom w:val="none" w:sz="0" w:space="0" w:color="auto"/>
        <w:right w:val="none" w:sz="0" w:space="0" w:color="auto"/>
      </w:divBdr>
    </w:div>
    <w:div w:id="724375696">
      <w:bodyDiv w:val="1"/>
      <w:marLeft w:val="0"/>
      <w:marRight w:val="0"/>
      <w:marTop w:val="0"/>
      <w:marBottom w:val="0"/>
      <w:divBdr>
        <w:top w:val="none" w:sz="0" w:space="0" w:color="auto"/>
        <w:left w:val="none" w:sz="0" w:space="0" w:color="auto"/>
        <w:bottom w:val="none" w:sz="0" w:space="0" w:color="auto"/>
        <w:right w:val="none" w:sz="0" w:space="0" w:color="auto"/>
      </w:divBdr>
    </w:div>
    <w:div w:id="774521902">
      <w:bodyDiv w:val="1"/>
      <w:marLeft w:val="0"/>
      <w:marRight w:val="0"/>
      <w:marTop w:val="0"/>
      <w:marBottom w:val="0"/>
      <w:divBdr>
        <w:top w:val="none" w:sz="0" w:space="0" w:color="auto"/>
        <w:left w:val="none" w:sz="0" w:space="0" w:color="auto"/>
        <w:bottom w:val="none" w:sz="0" w:space="0" w:color="auto"/>
        <w:right w:val="none" w:sz="0" w:space="0" w:color="auto"/>
      </w:divBdr>
    </w:div>
    <w:div w:id="842623695">
      <w:bodyDiv w:val="1"/>
      <w:marLeft w:val="0"/>
      <w:marRight w:val="0"/>
      <w:marTop w:val="0"/>
      <w:marBottom w:val="0"/>
      <w:divBdr>
        <w:top w:val="none" w:sz="0" w:space="0" w:color="auto"/>
        <w:left w:val="none" w:sz="0" w:space="0" w:color="auto"/>
        <w:bottom w:val="none" w:sz="0" w:space="0" w:color="auto"/>
        <w:right w:val="none" w:sz="0" w:space="0" w:color="auto"/>
      </w:divBdr>
    </w:div>
    <w:div w:id="874734278">
      <w:bodyDiv w:val="1"/>
      <w:marLeft w:val="0"/>
      <w:marRight w:val="0"/>
      <w:marTop w:val="0"/>
      <w:marBottom w:val="0"/>
      <w:divBdr>
        <w:top w:val="none" w:sz="0" w:space="0" w:color="auto"/>
        <w:left w:val="none" w:sz="0" w:space="0" w:color="auto"/>
        <w:bottom w:val="none" w:sz="0" w:space="0" w:color="auto"/>
        <w:right w:val="none" w:sz="0" w:space="0" w:color="auto"/>
      </w:divBdr>
    </w:div>
    <w:div w:id="1004236290">
      <w:bodyDiv w:val="1"/>
      <w:marLeft w:val="0"/>
      <w:marRight w:val="0"/>
      <w:marTop w:val="0"/>
      <w:marBottom w:val="0"/>
      <w:divBdr>
        <w:top w:val="none" w:sz="0" w:space="0" w:color="auto"/>
        <w:left w:val="none" w:sz="0" w:space="0" w:color="auto"/>
        <w:bottom w:val="none" w:sz="0" w:space="0" w:color="auto"/>
        <w:right w:val="none" w:sz="0" w:space="0" w:color="auto"/>
      </w:divBdr>
    </w:div>
    <w:div w:id="1133140067">
      <w:bodyDiv w:val="1"/>
      <w:marLeft w:val="0"/>
      <w:marRight w:val="0"/>
      <w:marTop w:val="0"/>
      <w:marBottom w:val="0"/>
      <w:divBdr>
        <w:top w:val="none" w:sz="0" w:space="0" w:color="auto"/>
        <w:left w:val="none" w:sz="0" w:space="0" w:color="auto"/>
        <w:bottom w:val="none" w:sz="0" w:space="0" w:color="auto"/>
        <w:right w:val="none" w:sz="0" w:space="0" w:color="auto"/>
      </w:divBdr>
    </w:div>
    <w:div w:id="1137457937">
      <w:bodyDiv w:val="1"/>
      <w:marLeft w:val="0"/>
      <w:marRight w:val="0"/>
      <w:marTop w:val="0"/>
      <w:marBottom w:val="0"/>
      <w:divBdr>
        <w:top w:val="none" w:sz="0" w:space="0" w:color="auto"/>
        <w:left w:val="none" w:sz="0" w:space="0" w:color="auto"/>
        <w:bottom w:val="none" w:sz="0" w:space="0" w:color="auto"/>
        <w:right w:val="none" w:sz="0" w:space="0" w:color="auto"/>
      </w:divBdr>
    </w:div>
    <w:div w:id="1487669161">
      <w:bodyDiv w:val="1"/>
      <w:marLeft w:val="0"/>
      <w:marRight w:val="0"/>
      <w:marTop w:val="0"/>
      <w:marBottom w:val="0"/>
      <w:divBdr>
        <w:top w:val="none" w:sz="0" w:space="0" w:color="auto"/>
        <w:left w:val="none" w:sz="0" w:space="0" w:color="auto"/>
        <w:bottom w:val="none" w:sz="0" w:space="0" w:color="auto"/>
        <w:right w:val="none" w:sz="0" w:space="0" w:color="auto"/>
      </w:divBdr>
    </w:div>
    <w:div w:id="1737508914">
      <w:bodyDiv w:val="1"/>
      <w:marLeft w:val="0"/>
      <w:marRight w:val="0"/>
      <w:marTop w:val="0"/>
      <w:marBottom w:val="0"/>
      <w:divBdr>
        <w:top w:val="none" w:sz="0" w:space="0" w:color="auto"/>
        <w:left w:val="none" w:sz="0" w:space="0" w:color="auto"/>
        <w:bottom w:val="none" w:sz="0" w:space="0" w:color="auto"/>
        <w:right w:val="none" w:sz="0" w:space="0" w:color="auto"/>
      </w:divBdr>
    </w:div>
    <w:div w:id="1821312259">
      <w:bodyDiv w:val="1"/>
      <w:marLeft w:val="0"/>
      <w:marRight w:val="0"/>
      <w:marTop w:val="0"/>
      <w:marBottom w:val="0"/>
      <w:divBdr>
        <w:top w:val="none" w:sz="0" w:space="0" w:color="auto"/>
        <w:left w:val="none" w:sz="0" w:space="0" w:color="auto"/>
        <w:bottom w:val="none" w:sz="0" w:space="0" w:color="auto"/>
        <w:right w:val="none" w:sz="0" w:space="0" w:color="auto"/>
      </w:divBdr>
    </w:div>
    <w:div w:id="2012296472">
      <w:bodyDiv w:val="1"/>
      <w:marLeft w:val="0"/>
      <w:marRight w:val="0"/>
      <w:marTop w:val="0"/>
      <w:marBottom w:val="0"/>
      <w:divBdr>
        <w:top w:val="none" w:sz="0" w:space="0" w:color="auto"/>
        <w:left w:val="none" w:sz="0" w:space="0" w:color="auto"/>
        <w:bottom w:val="none" w:sz="0" w:space="0" w:color="auto"/>
        <w:right w:val="none" w:sz="0" w:space="0" w:color="auto"/>
      </w:divBdr>
    </w:div>
    <w:div w:id="2060124484">
      <w:bodyDiv w:val="1"/>
      <w:marLeft w:val="0"/>
      <w:marRight w:val="0"/>
      <w:marTop w:val="0"/>
      <w:marBottom w:val="0"/>
      <w:divBdr>
        <w:top w:val="none" w:sz="0" w:space="0" w:color="auto"/>
        <w:left w:val="none" w:sz="0" w:space="0" w:color="auto"/>
        <w:bottom w:val="none" w:sz="0" w:space="0" w:color="auto"/>
        <w:right w:val="none" w:sz="0" w:space="0" w:color="auto"/>
      </w:divBdr>
    </w:div>
    <w:div w:id="211467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598-023-48888-7" TargetMode="External"/><Relationship Id="rId2" Type="http://schemas.openxmlformats.org/officeDocument/2006/relationships/hyperlink" Target="https://www.sciencedirect.com/science/article/abs/pii/S0304387824001263?dgcid=raven_sd_via_email" TargetMode="External"/><Relationship Id="rId1" Type="http://schemas.openxmlformats.org/officeDocument/2006/relationships/hyperlink" Target="https://www.sciencedirect.com/science/article/pii/S0304387824001342?dgcid=raven_sd_via_email"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hyperlink" Target="https://doi.org/10.1186/1475-9276-12-50" TargetMode="External"/><Relationship Id="rId47" Type="http://schemas.openxmlformats.org/officeDocument/2006/relationships/hyperlink" Target="http://dx.doi.org/10.1016/j.childyouth.2017.06.027" TargetMode="External"/><Relationship Id="rId63" Type="http://schemas.openxmlformats.org/officeDocument/2006/relationships/hyperlink" Target="https://doi.org/10.1080/01900690701227263" TargetMode="External"/><Relationship Id="rId68" Type="http://schemas.openxmlformats.org/officeDocument/2006/relationships/hyperlink" Target="https://doi.org/10.1093/heapol/czz079" TargetMode="External"/><Relationship Id="rId16" Type="http://schemas.openxmlformats.org/officeDocument/2006/relationships/image" Target="media/image3.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doi.org/10.1186/1472-6963-14-S2-O17" TargetMode="External"/><Relationship Id="rId40" Type="http://schemas.openxmlformats.org/officeDocument/2006/relationships/hyperlink" Target="https://doi.org/10.1016/j.ijforecast.2015.01.009" TargetMode="External"/><Relationship Id="rId45" Type="http://schemas.openxmlformats.org/officeDocument/2006/relationships/hyperlink" Target="https://doi.org/10.1186/s13561-016-0083-9" TargetMode="External"/><Relationship Id="rId53" Type="http://schemas.openxmlformats.org/officeDocument/2006/relationships/hyperlink" Target="https://doi.org/10.1186/s12913-018-3192-9" TargetMode="External"/><Relationship Id="rId58" Type="http://schemas.openxmlformats.org/officeDocument/2006/relationships/hyperlink" Target="https://thinkwell.global/wp-content/uploads/2014/12/National-Health-Insurance-Design-in-Liberia-ThinkWell.pdf" TargetMode="External"/><Relationship Id="rId66" Type="http://schemas.openxmlformats.org/officeDocument/2006/relationships/hyperlink" Target="https://doi.org/10.1186/s12939-019-0959-5" TargetMode="External"/><Relationship Id="rId74" Type="http://schemas.openxmlformats.org/officeDocument/2006/relationships/hyperlink" Target="https://doi.org/10.1007/s10198-021-01363-4" TargetMode="Externa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doi.org/10.1186/s12913-016-1657-2"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gitlab.ethz.ch/bscherrer/ml-paper/-/tree/main/Maps?ref_type=head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43" Type="http://schemas.openxmlformats.org/officeDocument/2006/relationships/hyperlink" Target="https://doi.org/10.5772/50787" TargetMode="External"/><Relationship Id="rId48" Type="http://schemas.openxmlformats.org/officeDocument/2006/relationships/hyperlink" Target="https://doi.org/10.1016/S0140-6736(12)61483-4" TargetMode="External"/><Relationship Id="rId56" Type="http://schemas.openxmlformats.org/officeDocument/2006/relationships/hyperlink" Target="https://doi.org/10.1007/978-1-4614-7138-7" TargetMode="External"/><Relationship Id="rId64" Type="http://schemas.openxmlformats.org/officeDocument/2006/relationships/hyperlink" Target="https://www.bu.edu/sph/files/2014/05/MorganCART.pdf" TargetMode="External"/><Relationship Id="rId69" Type="http://schemas.openxmlformats.org/officeDocument/2006/relationships/hyperlink" Target="https://openjicareport.jica.go.jp/pdf/1000045945.pdf" TargetMode="External"/><Relationship Id="rId77" Type="http://schemas.openxmlformats.org/officeDocument/2006/relationships/hyperlink" Target="https://www.who.int/data/gho/indicator-metadata-registry/imr-details/4667" TargetMode="External"/><Relationship Id="rId8" Type="http://schemas.openxmlformats.org/officeDocument/2006/relationships/comments" Target="comments.xml"/><Relationship Id="rId51" Type="http://schemas.openxmlformats.org/officeDocument/2006/relationships/hyperlink" Target="https://dhsprogram.com" TargetMode="External"/><Relationship Id="rId72" Type="http://schemas.openxmlformats.org/officeDocument/2006/relationships/hyperlink" Target="https://doi.org/10.1080/23288604.2016.1171282"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doi.org/10.1186/s12939-017-0650-7" TargetMode="External"/><Relationship Id="rId46" Type="http://schemas.openxmlformats.org/officeDocument/2006/relationships/hyperlink" Target="https://doi.org/10.1177/0022343316684192" TargetMode="External"/><Relationship Id="rId59" Type="http://schemas.openxmlformats.org/officeDocument/2006/relationships/hyperlink" Target="http://www.equityhealthj.com/content/13/1/27" TargetMode="External"/><Relationship Id="rId67" Type="http://schemas.openxmlformats.org/officeDocument/2006/relationships/hyperlink" Target="https://doi.org/10.1186/2191-1991-3-19" TargetMode="External"/><Relationship Id="rId20" Type="http://schemas.openxmlformats.org/officeDocument/2006/relationships/image" Target="media/image7.png"/><Relationship Id="rId41" Type="http://schemas.openxmlformats.org/officeDocument/2006/relationships/hyperlink" Target="https://doi.org/10.1177/002234331668400" TargetMode="External"/><Relationship Id="rId54" Type="http://schemas.openxmlformats.org/officeDocument/2006/relationships/hyperlink" Target="https://doi.org/10.1186/s12884-018-1708-2" TargetMode="External"/><Relationship Id="rId62" Type="http://schemas.openxmlformats.org/officeDocument/2006/relationships/hyperlink" Target="https://doi.org/10.1002/hec.1633" TargetMode="External"/><Relationship Id="rId70" Type="http://schemas.openxmlformats.org/officeDocument/2006/relationships/hyperlink" Target="http://aaai.org/ocs/index.php/WS/AAAIW17/paper/view/15101" TargetMode="External"/><Relationship Id="rId75" Type="http://schemas.openxmlformats.org/officeDocument/2006/relationships/hyperlink" Target="https://doi.org/10.1093/heapol/czw13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doi.org/10.1371/journal.pone.0201833" TargetMode="External"/><Relationship Id="rId49" Type="http://schemas.openxmlformats.org/officeDocument/2006/relationships/hyperlink" Target="https://doi.org/10.1186/s41043-017-0128-7" TargetMode="External"/><Relationship Id="rId57" Type="http://schemas.openxmlformats.org/officeDocument/2006/relationships/hyperlink" Target="https://doi.org/10.1016/j.socscimed.2010.10.025" TargetMode="External"/><Relationship Id="rId10"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hyperlink" Target="https://doi.org/10.1136/bmjopen-2015-008175" TargetMode="External"/><Relationship Id="rId52" Type="http://schemas.openxmlformats.org/officeDocument/2006/relationships/hyperlink" Target="https://doi.org/10.1016/j.socscimed.2014.10.028" TargetMode="External"/><Relationship Id="rId60" Type="http://schemas.openxmlformats.org/officeDocument/2006/relationships/hyperlink" Target="https://doi.org/10.1108/IJSE-10-2016-0291" TargetMode="External"/><Relationship Id="rId65" Type="http://schemas.openxmlformats.org/officeDocument/2006/relationships/hyperlink" Target="https://doi.org/10.1093/pan/mpv024" TargetMode="External"/><Relationship Id="rId73" Type="http://schemas.openxmlformats.org/officeDocument/2006/relationships/hyperlink" Target="http://dx.doi.org/10.1016/j.amepre.2013.04.022" TargetMode="External"/><Relationship Id="rId78"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doi.org/10.1162/rest_a_01016" TargetMode="External"/><Relationship Id="rId34" Type="http://schemas.openxmlformats.org/officeDocument/2006/relationships/image" Target="media/image20.png"/><Relationship Id="rId50" Type="http://schemas.openxmlformats.org/officeDocument/2006/relationships/hyperlink" Target="https://www.statcompiler.com/en/" TargetMode="External"/><Relationship Id="rId55" Type="http://schemas.openxmlformats.org/officeDocument/2006/relationships/hyperlink" Target="http://dx.doi.org/10.2471/BLT.17.194126" TargetMode="External"/><Relationship Id="rId76" Type="http://schemas.openxmlformats.org/officeDocument/2006/relationships/hyperlink" Target="https://data.worldbank.org/" TargetMode="External"/><Relationship Id="rId7" Type="http://schemas.openxmlformats.org/officeDocument/2006/relationships/endnotes" Target="endnotes.xml"/><Relationship Id="rId71" Type="http://schemas.openxmlformats.org/officeDocument/2006/relationships/hyperlink" Target="https://doi.org/10.1186/s13052-020-00944-y" TargetMode="External"/><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9166C-6B95-49E6-A52D-6140EF2E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10552</Words>
  <Characters>66467</Characters>
  <Application>Microsoft Office Word</Application>
  <DocSecurity>0</DocSecurity>
  <Lines>553</Lines>
  <Paragraphs>153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ETH Zuerich</Company>
  <LinksUpToDate>false</LinksUpToDate>
  <CharactersWithSpaces>76866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Durizzo  Kathrin</dc:creator>
  <cp:lastModifiedBy>Scherrer  Beat</cp:lastModifiedBy>
  <cp:revision>28</cp:revision>
  <cp:lastPrinted>2023-01-16T07:34:00Z</cp:lastPrinted>
  <dcterms:created xsi:type="dcterms:W3CDTF">2025-03-06T18:02:00Z</dcterms:created>
  <dcterms:modified xsi:type="dcterms:W3CDTF">2025-09-26T09:54:00Z</dcterms:modified>
</cp:coreProperties>
</file>