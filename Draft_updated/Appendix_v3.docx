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33B2" w:rsidP="00631EEA" w:rsidRDefault="00631EEA" w14:paraId="5C580137" w14:textId="77777777">
      <w:pPr>
        <w:pStyle w:val="berschrift1"/>
        <w:rPr>
          <w:rFonts w:cs="Times New Roman"/>
          <w:color w:val="auto"/>
          <w:shd w:val="clear" w:color="auto" w:fill="FFFFFF"/>
          <w:lang w:val="en-US"/>
        </w:rPr>
      </w:pPr>
      <w:bookmarkStart w:name="_Hlk195518123" w:id="0"/>
      <w:bookmarkStart w:name="_Hlk181719443" w:id="1"/>
      <w:bookmarkEnd w:id="0"/>
      <w:r w:rsidRPr="00631EEA">
        <w:rPr>
          <w:rFonts w:cs="Times New Roman"/>
          <w:color w:val="auto"/>
          <w:shd w:val="clear" w:color="auto" w:fill="FFFFFF"/>
          <w:lang w:val="en-US"/>
        </w:rPr>
        <w:t>Appendix</w:t>
      </w:r>
      <w:bookmarkStart w:name="_Hlk183096689" w:id="2"/>
    </w:p>
    <w:p w:rsidRPr="008B5A40" w:rsidR="008B5A40" w:rsidP="008B5A40" w:rsidRDefault="008B5A40" w14:paraId="4F02E08C" w14:textId="43797F1C">
      <w:pPr>
        <w:pStyle w:val="berschrift2"/>
        <w:rPr>
          <w:color w:val="000000" w:themeColor="text1"/>
          <w:lang w:val="en-US"/>
        </w:rPr>
      </w:pPr>
      <w:r w:rsidRPr="008B5A40">
        <w:rPr>
          <w:color w:val="000000" w:themeColor="text1"/>
          <w:lang w:val="en-US"/>
        </w:rPr>
        <w:t>A Tables and Figures</w:t>
      </w:r>
    </w:p>
    <w:p w:rsidR="00800E63" w:rsidP="71E29E83" w:rsidRDefault="00631EEA" w14:paraId="3F066442" w14:textId="50D6621D">
      <w:pPr>
        <w:pStyle w:val="KeinLeerraum"/>
        <w:rPr>
          <w:b/>
          <w:bCs/>
          <w:lang w:val="en-US"/>
        </w:rPr>
      </w:pPr>
      <w:commentRangeStart w:id="3"/>
      <w:r w:rsidRPr="71E29E83">
        <w:rPr>
          <w:b/>
          <w:bCs/>
          <w:lang w:val="en-US"/>
        </w:rPr>
        <w:t>F</w:t>
      </w:r>
      <w:r w:rsidRPr="71E29E83" w:rsidR="00800E63">
        <w:rPr>
          <w:b/>
          <w:bCs/>
          <w:lang w:val="en-US"/>
        </w:rPr>
        <w:t xml:space="preserve">igure </w:t>
      </w:r>
      <w:commentRangeEnd w:id="3"/>
      <w:r>
        <w:rPr>
          <w:rStyle w:val="Kommentarzeichen"/>
        </w:rPr>
        <w:commentReference w:id="3"/>
      </w:r>
      <w:r w:rsidRPr="71E29E83" w:rsidR="00800E63">
        <w:rPr>
          <w:b/>
          <w:bCs/>
          <w:lang w:val="en-US"/>
        </w:rPr>
        <w:t>A.</w:t>
      </w:r>
      <w:r w:rsidRPr="71E29E83" w:rsidR="00E122E3">
        <w:rPr>
          <w:b/>
          <w:bCs/>
          <w:lang w:val="en-US"/>
        </w:rPr>
        <w:t>1</w:t>
      </w:r>
      <w:r w:rsidRPr="71E29E83" w:rsidR="00800E63">
        <w:rPr>
          <w:b/>
          <w:bCs/>
          <w:lang w:val="en-US"/>
        </w:rPr>
        <w:t>: Predictive power of classical models and ML models</w:t>
      </w:r>
    </w:p>
    <w:p w:rsidR="00ED5BCC" w:rsidP="00800E63" w:rsidRDefault="00ED5BCC" w14:paraId="6FDE8BE2" w14:textId="77777777">
      <w:pPr>
        <w:pStyle w:val="KeinLeerraum"/>
        <w:rPr>
          <w:b/>
          <w:lang w:val="en-US"/>
        </w:rPr>
      </w:pPr>
    </w:p>
    <w:p w:rsidR="00800E63" w:rsidP="00800E63" w:rsidRDefault="00800E63" w14:paraId="22F3697D" w14:textId="66C0315C">
      <w:pPr>
        <w:pStyle w:val="KeinLeerraum"/>
      </w:pPr>
      <w:r w:rsidRPr="71E29E83">
        <w:rPr>
          <w:b/>
          <w:bCs/>
          <w:lang w:val="en-US"/>
        </w:rPr>
        <w:t xml:space="preserve">         </w:t>
      </w:r>
      <w:r w:rsidR="2F1F0013">
        <w:rPr>
          <w:noProof/>
        </w:rPr>
        <w:drawing>
          <wp:inline distT="0" distB="0" distL="0" distR="0" wp14:anchorId="5A2D09F3" wp14:editId="2D5E9758">
            <wp:extent cx="2685474" cy="1917561"/>
            <wp:effectExtent l="0" t="0" r="0" b="0"/>
            <wp:docPr id="402131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1108" name=""/>
                    <pic:cNvPicPr/>
                  </pic:nvPicPr>
                  <pic:blipFill>
                    <a:blip r:embed="rId12">
                      <a:extLst>
                        <a:ext uri="{28A0092B-C50C-407E-A947-70E740481C1C}">
                          <a14:useLocalDpi xmlns:a14="http://schemas.microsoft.com/office/drawing/2010/main"/>
                        </a:ext>
                      </a:extLst>
                    </a:blip>
                    <a:stretch>
                      <a:fillRect/>
                    </a:stretch>
                  </pic:blipFill>
                  <pic:spPr>
                    <a:xfrm>
                      <a:off x="0" y="0"/>
                      <a:ext cx="2685474" cy="1917561"/>
                    </a:xfrm>
                    <a:prstGeom prst="rect">
                      <a:avLst/>
                    </a:prstGeom>
                  </pic:spPr>
                </pic:pic>
              </a:graphicData>
            </a:graphic>
          </wp:inline>
        </w:drawing>
      </w:r>
      <w:r w:rsidRPr="71E29E83">
        <w:rPr>
          <w:b/>
          <w:bCs/>
          <w:lang w:val="en-US"/>
        </w:rPr>
        <w:t xml:space="preserve"> </w:t>
      </w:r>
      <w:r w:rsidR="20FE4A68">
        <w:rPr>
          <w:noProof/>
        </w:rPr>
        <w:drawing>
          <wp:inline distT="0" distB="0" distL="0" distR="0" wp14:anchorId="4CD8AB15" wp14:editId="67D68014">
            <wp:extent cx="2697973" cy="1926487"/>
            <wp:effectExtent l="0" t="0" r="0" b="0"/>
            <wp:docPr id="203338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7857" name=""/>
                    <pic:cNvPicPr/>
                  </pic:nvPicPr>
                  <pic:blipFill>
                    <a:blip r:embed="rId13">
                      <a:extLst>
                        <a:ext uri="{28A0092B-C50C-407E-A947-70E740481C1C}">
                          <a14:useLocalDpi xmlns:a14="http://schemas.microsoft.com/office/drawing/2010/main"/>
                        </a:ext>
                      </a:extLst>
                    </a:blip>
                    <a:stretch>
                      <a:fillRect/>
                    </a:stretch>
                  </pic:blipFill>
                  <pic:spPr>
                    <a:xfrm>
                      <a:off x="0" y="0"/>
                      <a:ext cx="2697973" cy="1926487"/>
                    </a:xfrm>
                    <a:prstGeom prst="rect">
                      <a:avLst/>
                    </a:prstGeom>
                  </pic:spPr>
                </pic:pic>
              </a:graphicData>
            </a:graphic>
          </wp:inline>
        </w:drawing>
      </w:r>
    </w:p>
    <w:p w:rsidR="00800E63" w:rsidP="00800E63" w:rsidRDefault="00800E63" w14:paraId="6F229708" w14:textId="77777777">
      <w:pPr>
        <w:pStyle w:val="KeinLeerraum"/>
        <w:rPr>
          <w:b/>
          <w:lang w:val="en-US"/>
        </w:rPr>
      </w:pPr>
    </w:p>
    <w:p w:rsidRPr="00085190" w:rsidR="00800E63" w:rsidP="00800E63" w:rsidRDefault="00800E63" w14:paraId="1D08F7B5" w14:textId="63945B1F">
      <w:pPr>
        <w:pStyle w:val="KeinLeerraum"/>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sidR="00ED5BCC">
        <w:rPr>
          <w:b/>
          <w:lang w:val="en-US"/>
        </w:rPr>
        <w:tab/>
      </w:r>
      <w:r w:rsidRPr="00085190">
        <w:rPr>
          <w:b/>
          <w:lang w:val="en-US"/>
        </w:rPr>
        <w:t xml:space="preserve">(b) Visited health facility </w:t>
      </w:r>
    </w:p>
    <w:p w:rsidR="00800E63" w:rsidP="00800E63" w:rsidRDefault="00800E63" w14:paraId="7C13A082" w14:textId="77777777">
      <w:pPr>
        <w:pStyle w:val="KeinLeerraum"/>
        <w:rPr>
          <w:b/>
          <w:lang w:val="en-US"/>
        </w:rPr>
      </w:pPr>
    </w:p>
    <w:p w:rsidR="00800E63" w:rsidP="71E29E83" w:rsidRDefault="6C6CE061" w14:paraId="18019F8D" w14:textId="4AAEAE5C">
      <w:pPr>
        <w:pStyle w:val="KeinLeerraum"/>
      </w:pPr>
      <w:r>
        <w:t xml:space="preserve">         </w:t>
      </w:r>
      <w:r w:rsidR="6F4E9B3E">
        <w:rPr>
          <w:noProof/>
        </w:rPr>
        <w:drawing>
          <wp:inline distT="0" distB="0" distL="0" distR="0" wp14:anchorId="5CD946B3" wp14:editId="27D58D92">
            <wp:extent cx="2582870" cy="1844297"/>
            <wp:effectExtent l="0" t="0" r="0" b="0"/>
            <wp:docPr id="403811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1588" name=""/>
                    <pic:cNvPicPr/>
                  </pic:nvPicPr>
                  <pic:blipFill>
                    <a:blip r:embed="rId14">
                      <a:extLst>
                        <a:ext uri="{28A0092B-C50C-407E-A947-70E740481C1C}">
                          <a14:useLocalDpi xmlns:a14="http://schemas.microsoft.com/office/drawing/2010/main"/>
                        </a:ext>
                      </a:extLst>
                    </a:blip>
                    <a:stretch>
                      <a:fillRect/>
                    </a:stretch>
                  </pic:blipFill>
                  <pic:spPr>
                    <a:xfrm>
                      <a:off x="0" y="0"/>
                      <a:ext cx="2582870" cy="1844297"/>
                    </a:xfrm>
                    <a:prstGeom prst="rect">
                      <a:avLst/>
                    </a:prstGeom>
                  </pic:spPr>
                </pic:pic>
              </a:graphicData>
            </a:graphic>
          </wp:inline>
        </w:drawing>
      </w:r>
      <w:r w:rsidRPr="71E29E83" w:rsidR="00800E63">
        <w:rPr>
          <w:b/>
          <w:bCs/>
          <w:lang w:val="en-US"/>
        </w:rPr>
        <w:t xml:space="preserve"> </w:t>
      </w:r>
      <w:r w:rsidRPr="71E29E83" w:rsidR="00B65662">
        <w:rPr>
          <w:b/>
          <w:bCs/>
          <w:lang w:val="en-US"/>
        </w:rPr>
        <w:t xml:space="preserve">  </w:t>
      </w:r>
      <w:r w:rsidR="2B51FF3C">
        <w:rPr>
          <w:noProof/>
        </w:rPr>
        <w:drawing>
          <wp:inline distT="0" distB="0" distL="0" distR="0" wp14:anchorId="4D4E82CE" wp14:editId="4484F066">
            <wp:extent cx="2549102" cy="1820185"/>
            <wp:effectExtent l="0" t="0" r="0" b="0"/>
            <wp:docPr id="85677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458" name=""/>
                    <pic:cNvPicPr/>
                  </pic:nvPicPr>
                  <pic:blipFill>
                    <a:blip r:embed="rId15">
                      <a:extLst>
                        <a:ext uri="{28A0092B-C50C-407E-A947-70E740481C1C}">
                          <a14:useLocalDpi xmlns:a14="http://schemas.microsoft.com/office/drawing/2010/main"/>
                        </a:ext>
                      </a:extLst>
                    </a:blip>
                    <a:stretch>
                      <a:fillRect/>
                    </a:stretch>
                  </pic:blipFill>
                  <pic:spPr>
                    <a:xfrm>
                      <a:off x="0" y="0"/>
                      <a:ext cx="2549102" cy="1820185"/>
                    </a:xfrm>
                    <a:prstGeom prst="rect">
                      <a:avLst/>
                    </a:prstGeom>
                  </pic:spPr>
                </pic:pic>
              </a:graphicData>
            </a:graphic>
          </wp:inline>
        </w:drawing>
      </w:r>
    </w:p>
    <w:p w:rsidR="00800E63" w:rsidP="00800E63" w:rsidRDefault="00800E63" w14:paraId="1152B5AC" w14:textId="77777777">
      <w:pPr>
        <w:pStyle w:val="KeinLeerraum"/>
        <w:numPr>
          <w:ilvl w:val="0"/>
          <w:numId w:val="18"/>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800E63" w:rsidP="00800E63" w:rsidRDefault="00800E63" w14:paraId="2D104BF8" w14:textId="77777777">
      <w:pPr>
        <w:pStyle w:val="KeinLeerraum"/>
        <w:rPr>
          <w:b/>
          <w:lang w:val="en-US"/>
        </w:rPr>
      </w:pPr>
    </w:p>
    <w:p w:rsidR="005510E2" w:rsidP="00800E63" w:rsidRDefault="00800E63" w14:paraId="65EEA510" w14:textId="6F3FB684">
      <w:pPr>
        <w:pStyle w:val="KeinLeerraum"/>
        <w:rPr>
          <w:sz w:val="20"/>
          <w:szCs w:val="20"/>
          <w:lang w:val="en-US"/>
        </w:rPr>
        <w:sectPr w:rsidR="005510E2" w:rsidSect="005F10C6">
          <w:pgSz w:w="11906" w:h="16838" w:orient="portrait"/>
          <w:pgMar w:top="1276" w:right="1417" w:bottom="993" w:left="1417" w:header="708" w:footer="614" w:gutter="0"/>
          <w:cols w:space="708"/>
          <w:docGrid w:linePitch="360"/>
        </w:sectPr>
      </w:pPr>
      <w:r w:rsidRPr="50E2B32C">
        <w:rPr>
          <w:sz w:val="20"/>
          <w:szCs w:val="20"/>
          <w:lang w:val="en-US"/>
        </w:rPr>
        <w:t>Notes: The figures show the predictive power for the classical model (consisting of 1</w:t>
      </w:r>
      <w:ins w:author="Scherrer  Beat" w:date="2025-12-16T10:36:00Z" w:id="4">
        <w:r w:rsidRPr="50E2B32C" w:rsidR="03A05998">
          <w:rPr>
            <w:sz w:val="20"/>
            <w:szCs w:val="20"/>
            <w:lang w:val="en-US"/>
          </w:rPr>
          <w:t>1</w:t>
        </w:r>
      </w:ins>
      <w:del w:author="Scherrer  Beat" w:date="2025-12-16T10:36:00Z" w:id="5">
        <w:r w:rsidRPr="50E2B32C" w:rsidDel="00800E63">
          <w:rPr>
            <w:sz w:val="20"/>
            <w:szCs w:val="20"/>
            <w:lang w:val="en-US"/>
          </w:rPr>
          <w:delText>0</w:delText>
        </w:r>
      </w:del>
      <w:r w:rsidRPr="50E2B32C">
        <w:rPr>
          <w:sz w:val="20"/>
          <w:szCs w:val="20"/>
          <w:lang w:val="en-US"/>
        </w:rPr>
        <w:t xml:space="preserve"> variables most often used by the literature, details see Section 2) and the ML model using a</w:t>
      </w:r>
      <w:r w:rsidRPr="50E2B32C" w:rsidR="00AE19DB">
        <w:rPr>
          <w:sz w:val="20"/>
          <w:szCs w:val="20"/>
          <w:lang w:val="en-US"/>
        </w:rPr>
        <w:t>n</w:t>
      </w:r>
      <w:r w:rsidRPr="50E2B32C">
        <w:rPr>
          <w:sz w:val="20"/>
          <w:szCs w:val="20"/>
          <w:lang w:val="en-US"/>
        </w:rPr>
        <w:t xml:space="preserve"> </w:t>
      </w:r>
      <w:proofErr w:type="spellStart"/>
      <w:r w:rsidRPr="50E2B32C">
        <w:rPr>
          <w:sz w:val="20"/>
          <w:szCs w:val="20"/>
          <w:lang w:val="en-US"/>
        </w:rPr>
        <w:t>XGBoost</w:t>
      </w:r>
      <w:proofErr w:type="spellEnd"/>
      <w:r w:rsidRPr="50E2B32C">
        <w:rPr>
          <w:sz w:val="20"/>
          <w:szCs w:val="20"/>
          <w:lang w:val="en-US"/>
        </w:rPr>
        <w:t xml:space="preserve"> model with repeated five-fold cross-validation (consisting of</w:t>
      </w:r>
      <w:ins w:author="Durizzo  Kathrin" w:date="2025-12-03T15:33:00Z" w:id="6">
        <w:r w:rsidRPr="50E2B32C" w:rsidR="0035660B">
          <w:rPr>
            <w:sz w:val="20"/>
            <w:szCs w:val="20"/>
            <w:lang w:val="en-US"/>
          </w:rPr>
          <w:t xml:space="preserve"> </w:t>
        </w:r>
      </w:ins>
      <w:r w:rsidRPr="50E2B32C" w:rsidR="00FF3C7C">
        <w:rPr>
          <w:sz w:val="20"/>
          <w:szCs w:val="20"/>
          <w:lang w:val="en-US"/>
        </w:rPr>
        <w:t>maximal 83</w:t>
      </w:r>
      <w:r w:rsidRPr="50E2B32C">
        <w:rPr>
          <w:sz w:val="20"/>
          <w:szCs w:val="20"/>
          <w:lang w:val="en-US"/>
        </w:rPr>
        <w:t xml:space="preserve"> variables available in the DHS data, details see Section 2). The performance values are Accuracy, a measure of how often the model correctly predicts the outcome, Cohen’s Kappa, a measure of how often the model correctly predicts the outcome adjusted by the underlying probability to make a correct prediction by chance, Sensitivity, a measure to correctly predict true positive cases, and Specificity, a measure to correctly predict true negative cases (more details see Section 3).</w:t>
      </w:r>
    </w:p>
    <w:p w:rsidR="001D2177" w:rsidP="71E29E83" w:rsidRDefault="001D2177" w14:paraId="429AD78E" w14:textId="50789A5A">
      <w:pPr>
        <w:pStyle w:val="KeinLeerraum"/>
        <w:rPr>
          <w:b/>
          <w:bCs/>
          <w:lang w:val="en-US"/>
        </w:rPr>
      </w:pPr>
      <w:commentRangeStart w:id="7"/>
      <w:r w:rsidRPr="71E29E83">
        <w:rPr>
          <w:b/>
          <w:bCs/>
          <w:lang w:val="en-US"/>
        </w:rPr>
        <w:t xml:space="preserve">Figure </w:t>
      </w:r>
      <w:commentRangeEnd w:id="7"/>
      <w:r>
        <w:rPr>
          <w:rStyle w:val="Kommentarzeichen"/>
        </w:rPr>
        <w:commentReference w:id="7"/>
      </w:r>
      <w:r w:rsidRPr="71E29E83">
        <w:rPr>
          <w:b/>
          <w:bCs/>
          <w:lang w:val="en-US"/>
        </w:rPr>
        <w:t>A.</w:t>
      </w:r>
      <w:r w:rsidRPr="71E29E83" w:rsidR="00E122E3">
        <w:rPr>
          <w:b/>
          <w:bCs/>
          <w:lang w:val="en-US"/>
        </w:rPr>
        <w:t>2</w:t>
      </w:r>
      <w:r w:rsidRPr="71E29E83">
        <w:rPr>
          <w:b/>
          <w:bCs/>
          <w:lang w:val="en-US"/>
        </w:rPr>
        <w:t>: Accuracy of classical models and ML models</w:t>
      </w:r>
      <w:r w:rsidRPr="71E29E83" w:rsidR="00E122E3">
        <w:rPr>
          <w:b/>
          <w:bCs/>
          <w:lang w:val="en-US"/>
        </w:rPr>
        <w:t xml:space="preserve"> per country</w:t>
      </w:r>
    </w:p>
    <w:p w:rsidR="00ED5BCC" w:rsidP="001D2177" w:rsidRDefault="00ED5BCC" w14:paraId="355C8D13" w14:textId="77777777">
      <w:pPr>
        <w:pStyle w:val="KeinLeerraum"/>
        <w:rPr>
          <w:b/>
          <w:lang w:val="en-US"/>
        </w:rPr>
      </w:pPr>
    </w:p>
    <w:p w:rsidR="001D2177" w:rsidP="001D2177" w:rsidRDefault="46E3E693" w14:paraId="61BE9490" w14:textId="63C256E3">
      <w:pPr>
        <w:pStyle w:val="KeinLeerraum"/>
      </w:pPr>
      <w:r>
        <w:rPr>
          <w:noProof/>
        </w:rPr>
        <w:drawing>
          <wp:inline distT="0" distB="0" distL="0" distR="0" wp14:anchorId="5CF9E416" wp14:editId="697427B6">
            <wp:extent cx="2886836" cy="2061344"/>
            <wp:effectExtent l="0" t="0" r="0" b="0"/>
            <wp:docPr id="353899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9156" name=""/>
                    <pic:cNvPicPr/>
                  </pic:nvPicPr>
                  <pic:blipFill>
                    <a:blip r:embed="rId16">
                      <a:extLst>
                        <a:ext uri="{28A0092B-C50C-407E-A947-70E740481C1C}">
                          <a14:useLocalDpi xmlns:a14="http://schemas.microsoft.com/office/drawing/2010/main"/>
                        </a:ext>
                      </a:extLst>
                    </a:blip>
                    <a:stretch>
                      <a:fillRect/>
                    </a:stretch>
                  </pic:blipFill>
                  <pic:spPr>
                    <a:xfrm>
                      <a:off x="0" y="0"/>
                      <a:ext cx="2886836" cy="2061344"/>
                    </a:xfrm>
                    <a:prstGeom prst="rect">
                      <a:avLst/>
                    </a:prstGeom>
                  </pic:spPr>
                </pic:pic>
              </a:graphicData>
            </a:graphic>
          </wp:inline>
        </w:drawing>
      </w:r>
      <w:r>
        <w:rPr>
          <w:noProof/>
        </w:rPr>
        <w:drawing>
          <wp:inline distT="0" distB="0" distL="0" distR="0" wp14:anchorId="345321C3" wp14:editId="0EAD3CC6">
            <wp:extent cx="2846034" cy="2032209"/>
            <wp:effectExtent l="0" t="0" r="0" b="0"/>
            <wp:docPr id="1630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74" name=""/>
                    <pic:cNvPicPr/>
                  </pic:nvPicPr>
                  <pic:blipFill>
                    <a:blip r:embed="rId17">
                      <a:extLst>
                        <a:ext uri="{28A0092B-C50C-407E-A947-70E740481C1C}">
                          <a14:useLocalDpi xmlns:a14="http://schemas.microsoft.com/office/drawing/2010/main"/>
                        </a:ext>
                      </a:extLst>
                    </a:blip>
                    <a:stretch>
                      <a:fillRect/>
                    </a:stretch>
                  </pic:blipFill>
                  <pic:spPr>
                    <a:xfrm>
                      <a:off x="0" y="0"/>
                      <a:ext cx="2846034" cy="2032209"/>
                    </a:xfrm>
                    <a:prstGeom prst="rect">
                      <a:avLst/>
                    </a:prstGeom>
                  </pic:spPr>
                </pic:pic>
              </a:graphicData>
            </a:graphic>
          </wp:inline>
        </w:drawing>
      </w:r>
    </w:p>
    <w:p w:rsidR="001D2177" w:rsidP="001D2177" w:rsidRDefault="001D2177" w14:paraId="6756348C" w14:textId="64CD1F21">
      <w:pPr>
        <w:pStyle w:val="KeinLeerraum"/>
        <w:numPr>
          <w:ilvl w:val="0"/>
          <w:numId w:val="15"/>
        </w:numPr>
        <w:rPr>
          <w:b/>
          <w:lang w:val="en-US"/>
        </w:rPr>
      </w:pPr>
      <w:r>
        <w:rPr>
          <w:b/>
          <w:lang w:val="en-US"/>
        </w:rPr>
        <w:t>Health insurance coverage</w:t>
      </w:r>
      <w:r>
        <w:rPr>
          <w:b/>
          <w:lang w:val="en-US"/>
        </w:rPr>
        <w:tab/>
      </w:r>
      <w:r>
        <w:rPr>
          <w:b/>
          <w:lang w:val="en-US"/>
        </w:rPr>
        <w:tab/>
      </w:r>
      <w:r>
        <w:rPr>
          <w:b/>
          <w:lang w:val="en-US"/>
        </w:rPr>
        <w:tab/>
      </w:r>
      <w:r w:rsidR="00ED5BCC">
        <w:rPr>
          <w:b/>
          <w:lang w:val="en-US"/>
        </w:rPr>
        <w:tab/>
      </w:r>
      <w:r>
        <w:rPr>
          <w:b/>
          <w:lang w:val="en-US"/>
        </w:rPr>
        <w:t>(b) Visited health facility</w:t>
      </w:r>
    </w:p>
    <w:p w:rsidR="001D2177" w:rsidP="001D2177" w:rsidRDefault="001D2177" w14:paraId="712ACFB3" w14:textId="77777777">
      <w:pPr>
        <w:pStyle w:val="KeinLeerraum"/>
        <w:rPr>
          <w:b/>
          <w:lang w:val="en-US"/>
        </w:rPr>
      </w:pPr>
    </w:p>
    <w:p w:rsidR="001D2177" w:rsidP="001D2177" w:rsidRDefault="6E094E05" w14:paraId="126EF500" w14:textId="6A5B60F2">
      <w:pPr>
        <w:pStyle w:val="KeinLeerraum"/>
      </w:pPr>
      <w:r>
        <w:rPr>
          <w:noProof/>
        </w:rPr>
        <w:drawing>
          <wp:inline distT="0" distB="0" distL="0" distR="0" wp14:anchorId="3E804D04" wp14:editId="7D9BBE34">
            <wp:extent cx="2858445" cy="2041071"/>
            <wp:effectExtent l="0" t="0" r="0" b="0"/>
            <wp:docPr id="3956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228" name=""/>
                    <pic:cNvPicPr/>
                  </pic:nvPicPr>
                  <pic:blipFill>
                    <a:blip r:embed="rId18">
                      <a:extLst>
                        <a:ext uri="{28A0092B-C50C-407E-A947-70E740481C1C}">
                          <a14:useLocalDpi xmlns:a14="http://schemas.microsoft.com/office/drawing/2010/main"/>
                        </a:ext>
                      </a:extLst>
                    </a:blip>
                    <a:stretch>
                      <a:fillRect/>
                    </a:stretch>
                  </pic:blipFill>
                  <pic:spPr>
                    <a:xfrm>
                      <a:off x="0" y="0"/>
                      <a:ext cx="2858445" cy="2041071"/>
                    </a:xfrm>
                    <a:prstGeom prst="rect">
                      <a:avLst/>
                    </a:prstGeom>
                  </pic:spPr>
                </pic:pic>
              </a:graphicData>
            </a:graphic>
          </wp:inline>
        </w:drawing>
      </w:r>
      <w:r>
        <w:rPr>
          <w:noProof/>
        </w:rPr>
        <w:drawing>
          <wp:inline distT="0" distB="0" distL="0" distR="0" wp14:anchorId="74F0B514" wp14:editId="2CF93ED3">
            <wp:extent cx="2851839" cy="2036354"/>
            <wp:effectExtent l="0" t="0" r="0" b="0"/>
            <wp:docPr id="1029845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5719" name=""/>
                    <pic:cNvPicPr/>
                  </pic:nvPicPr>
                  <pic:blipFill>
                    <a:blip r:embed="rId19">
                      <a:extLst>
                        <a:ext uri="{28A0092B-C50C-407E-A947-70E740481C1C}">
                          <a14:useLocalDpi xmlns:a14="http://schemas.microsoft.com/office/drawing/2010/main"/>
                        </a:ext>
                      </a:extLst>
                    </a:blip>
                    <a:stretch>
                      <a:fillRect/>
                    </a:stretch>
                  </pic:blipFill>
                  <pic:spPr>
                    <a:xfrm>
                      <a:off x="0" y="0"/>
                      <a:ext cx="2851839" cy="2036354"/>
                    </a:xfrm>
                    <a:prstGeom prst="rect">
                      <a:avLst/>
                    </a:prstGeom>
                  </pic:spPr>
                </pic:pic>
              </a:graphicData>
            </a:graphic>
          </wp:inline>
        </w:drawing>
      </w:r>
    </w:p>
    <w:p w:rsidRPr="001B6525" w:rsidR="001D2177" w:rsidP="001D2177" w:rsidRDefault="001D2177" w14:paraId="45B9B4ED" w14:textId="77777777">
      <w:pPr>
        <w:pStyle w:val="KeinLeerraum"/>
        <w:numPr>
          <w:ilvl w:val="0"/>
          <w:numId w:val="4"/>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1D2177" w:rsidP="001D2177" w:rsidRDefault="001D2177" w14:paraId="005EBD38" w14:textId="77777777">
      <w:pPr>
        <w:pStyle w:val="KeinLeerraum"/>
        <w:rPr>
          <w:b/>
          <w:lang w:val="en-US"/>
        </w:rPr>
      </w:pPr>
    </w:p>
    <w:p w:rsidR="001D2177" w:rsidP="001D2177" w:rsidRDefault="001D2177" w14:paraId="4D8DCE02" w14:textId="1BA090D6">
      <w:pPr>
        <w:pStyle w:val="KeinLeerraum"/>
        <w:rPr>
          <w:sz w:val="20"/>
          <w:szCs w:val="20"/>
          <w:lang w:val="en-US"/>
        </w:rPr>
      </w:pPr>
      <w:r w:rsidRPr="4A8857EA" w:rsidR="001D2177">
        <w:rPr>
          <w:sz w:val="20"/>
          <w:szCs w:val="20"/>
          <w:lang w:val="en-US"/>
        </w:rPr>
        <w:t xml:space="preserve">Notes: The figures show the predictive power by country for the classical model (consisting of </w:t>
      </w:r>
      <w:del w:author="Harttgen  Kenneth" w:date="2026-09-23T08:43:13.909Z" w16du:dateUtc="2026-09-23T08:43:13.909Z" w:id="12231780">
        <w:r w:rsidRPr="4A8857EA" w:rsidDel="001D2177">
          <w:rPr>
            <w:sz w:val="20"/>
            <w:szCs w:val="20"/>
            <w:lang w:val="en-US"/>
          </w:rPr>
          <w:delText>1</w:delText>
        </w:r>
      </w:del>
      <w:ins w:author="Scherrer  Beat" w:date="2025-12-16T12:39:00Z" w16du:dateUtc="2025-12-16T12:39:00Z" w:id="2142705807">
        <w:del w:author="Harttgen  Kenneth" w:date="2026-09-23T08:43:13.909Z" w16du:dateUtc="2026-09-23T08:43:13.909Z" w:id="670929684">
          <w:r w:rsidRPr="4A8857EA" w:rsidDel="16013F58">
            <w:rPr>
              <w:sz w:val="20"/>
              <w:szCs w:val="20"/>
              <w:lang w:val="en-US"/>
            </w:rPr>
            <w:delText>1</w:delText>
          </w:r>
        </w:del>
      </w:ins>
      <w:del w:author="Harttgen  Kenneth" w:date="2026-09-23T08:43:13.909Z" w16du:dateUtc="2026-09-23T08:43:13.909Z" w:id="1122060197">
        <w:r w:rsidRPr="4A8857EA" w:rsidDel="001D2177">
          <w:rPr>
            <w:sz w:val="20"/>
            <w:szCs w:val="20"/>
            <w:lang w:val="en-US"/>
          </w:rPr>
          <w:delText>0</w:delText>
        </w:r>
      </w:del>
      <w:r w:rsidRPr="4A8857EA" w:rsidR="001D2177">
        <w:rPr>
          <w:sz w:val="20"/>
          <w:szCs w:val="20"/>
          <w:lang w:val="en-US"/>
        </w:rPr>
        <w:t xml:space="preserve"> variables most often used by the literature</w:t>
      </w:r>
      <w:del w:author="Harttgen  Kenneth" w:date="2026-09-23T08:43:05.107Z" w16du:dateUtc="2026-09-23T08:43:05.107Z" w:id="295384280">
        <w:r w:rsidRPr="4A8857EA" w:rsidDel="001D2177">
          <w:rPr>
            <w:sz w:val="20"/>
            <w:szCs w:val="20"/>
            <w:lang w:val="en-US"/>
          </w:rPr>
          <w:delText>,</w:delText>
        </w:r>
      </w:del>
      <w:ins w:author="Harttgen  Kenneth" w:date="2026-09-23T08:43:05.11Z" w16du:dateUtc="2026-09-23T08:43:05.11Z" w:id="860953541">
        <w:r w:rsidRPr="4A8857EA" w:rsidR="045B7AA8">
          <w:rPr>
            <w:sz w:val="20"/>
            <w:szCs w:val="20"/>
            <w:lang w:val="en-US"/>
          </w:rPr>
          <w:t>;</w:t>
        </w:r>
      </w:ins>
      <w:r w:rsidRPr="4A8857EA" w:rsidR="001D2177">
        <w:rPr>
          <w:sz w:val="20"/>
          <w:szCs w:val="20"/>
          <w:lang w:val="en-US"/>
        </w:rPr>
        <w:t xml:space="preserve"> details see Section 2) and the ML model using a</w:t>
      </w:r>
      <w:r w:rsidRPr="4A8857EA" w:rsidR="00AE19DB">
        <w:rPr>
          <w:sz w:val="20"/>
          <w:szCs w:val="20"/>
          <w:lang w:val="en-US"/>
        </w:rPr>
        <w:t>n</w:t>
      </w:r>
      <w:r w:rsidRPr="4A8857EA" w:rsidR="001D2177">
        <w:rPr>
          <w:sz w:val="20"/>
          <w:szCs w:val="20"/>
          <w:lang w:val="en-US"/>
        </w:rPr>
        <w:t xml:space="preserve"> </w:t>
      </w:r>
      <w:r w:rsidRPr="4A8857EA" w:rsidR="001D2177">
        <w:rPr>
          <w:sz w:val="20"/>
          <w:szCs w:val="20"/>
          <w:lang w:val="en-US"/>
        </w:rPr>
        <w:t>XGBoost</w:t>
      </w:r>
      <w:r w:rsidRPr="4A8857EA" w:rsidR="001D2177">
        <w:rPr>
          <w:sz w:val="20"/>
          <w:szCs w:val="20"/>
          <w:lang w:val="en-US"/>
        </w:rPr>
        <w:t xml:space="preserve"> model with repeated five-fold cross-validation (consisting of </w:t>
      </w:r>
      <w:r w:rsidRPr="4A8857EA" w:rsidR="00FF3C7C">
        <w:rPr>
          <w:sz w:val="20"/>
          <w:szCs w:val="20"/>
          <w:lang w:val="en-US"/>
        </w:rPr>
        <w:t>maximal 83</w:t>
      </w:r>
      <w:r w:rsidRPr="4A8857EA" w:rsidR="001D2177">
        <w:rPr>
          <w:sz w:val="20"/>
          <w:szCs w:val="20"/>
          <w:lang w:val="en-US"/>
        </w:rPr>
        <w:t xml:space="preserve"> variables available in the DHS data, details see Section 2). The performance is measured as </w:t>
      </w:r>
      <w:r w:rsidRPr="4A8857EA" w:rsidR="001D2177">
        <w:rPr>
          <w:sz w:val="20"/>
          <w:szCs w:val="20"/>
          <w:lang w:val="en-US"/>
        </w:rPr>
        <w:t>Sensitivity,</w:t>
      </w:r>
      <w:r w:rsidRPr="4A8857EA" w:rsidR="001D2177">
        <w:rPr>
          <w:sz w:val="20"/>
          <w:szCs w:val="20"/>
          <w:lang w:val="en-US"/>
        </w:rPr>
        <w:t xml:space="preserve"> a measure of how often the model correctly predicts the outcome adjusted by the underlying probability to make a correct prediction by chance (more details see Section 3).</w:t>
      </w:r>
    </w:p>
    <w:p w:rsidR="00AE19DB" w:rsidP="00F90E6D" w:rsidRDefault="00AE19DB" w14:paraId="7CEEF63C" w14:textId="77777777">
      <w:pPr>
        <w:spacing w:after="120" w:line="360" w:lineRule="auto"/>
        <w:rPr>
          <w:rFonts w:eastAsia="Times New Roman" w:cs="Times New Roman"/>
          <w:lang w:val="en-US"/>
        </w:rPr>
        <w:sectPr w:rsidR="00AE19DB" w:rsidSect="005F10C6">
          <w:pgSz w:w="11906" w:h="16838" w:orient="portrait"/>
          <w:pgMar w:top="1276" w:right="1417" w:bottom="993" w:left="1417" w:header="708" w:footer="614" w:gutter="0"/>
          <w:cols w:space="708"/>
          <w:docGrid w:linePitch="360"/>
        </w:sectPr>
      </w:pPr>
    </w:p>
    <w:p w:rsidR="00B24315" w:rsidP="00B24315" w:rsidRDefault="00AE19DB" w14:paraId="4C68F4B3" w14:textId="42699AA7">
      <w:pPr>
        <w:spacing w:after="120" w:line="360" w:lineRule="auto"/>
        <w:rPr>
          <w:b/>
          <w:lang w:val="en-US"/>
        </w:rPr>
      </w:pPr>
      <w:r w:rsidRPr="00F34B3E">
        <w:rPr>
          <w:b/>
          <w:lang w:val="en-US"/>
        </w:rPr>
        <w:t>Fig</w:t>
      </w:r>
      <w:r>
        <w:rPr>
          <w:b/>
          <w:lang w:val="en-US"/>
        </w:rPr>
        <w:t>ure A.3</w:t>
      </w:r>
      <w:r w:rsidRPr="00F34B3E">
        <w:rPr>
          <w:b/>
          <w:lang w:val="en-US"/>
        </w:rPr>
        <w:t>:</w:t>
      </w:r>
      <w:r>
        <w:rPr>
          <w:b/>
          <w:lang w:val="en-US"/>
        </w:rPr>
        <w:t xml:space="preserve"> </w:t>
      </w:r>
      <w:r w:rsidR="00B24315">
        <w:rPr>
          <w:b/>
          <w:lang w:val="en-US"/>
        </w:rPr>
        <w:t xml:space="preserve">Distribution of </w:t>
      </w:r>
      <w:r w:rsidR="002A3E2B">
        <w:rPr>
          <w:b/>
          <w:lang w:val="en-US"/>
        </w:rPr>
        <w:t>Cohen’s Kappa</w:t>
      </w:r>
      <w:r w:rsidR="00B24315">
        <w:rPr>
          <w:b/>
          <w:lang w:val="en-US"/>
        </w:rPr>
        <w:t xml:space="preserve"> of ML models</w:t>
      </w:r>
      <w:r w:rsidR="007B690C">
        <w:rPr>
          <w:b/>
          <w:lang w:val="en-US"/>
        </w:rPr>
        <w:t xml:space="preserve"> by wealth quintiles</w:t>
      </w:r>
    </w:p>
    <w:p w:rsidRPr="007B690C" w:rsidR="00B24315" w:rsidP="007B690C" w:rsidRDefault="007B690C" w14:paraId="75A57EA2" w14:textId="789BE275">
      <w:pPr>
        <w:spacing w:after="120" w:line="360" w:lineRule="auto"/>
        <w:rPr>
          <w:rFonts w:eastAsia="Times New Roman" w:cs="Times New Roman"/>
          <w:lang w:val="en-US"/>
        </w:rPr>
      </w:pPr>
      <w:r w:rsidRPr="007B690C">
        <w:rPr>
          <w:noProof/>
          <w14:ligatures w14:val="standardContextual"/>
        </w:rPr>
        <w:t xml:space="preserve"> </w:t>
      </w:r>
      <w:commentRangeStart w:id="10"/>
      <w:commentRangeEnd w:id="10"/>
      <w:r w:rsidR="0044015A">
        <w:rPr>
          <w:rStyle w:val="Kommentarzeichen"/>
        </w:rPr>
        <w:commentReference w:id="10"/>
      </w:r>
      <w:r w:rsidRPr="009C526E" w:rsidR="009C526E">
        <w:rPr>
          <w:noProof/>
          <w14:ligatures w14:val="standardContextual"/>
        </w:rPr>
        <w:t xml:space="preserve"> </w:t>
      </w:r>
      <w:r w:rsidRPr="007A6DCD" w:rsidR="007A6DCD">
        <w:rPr>
          <w:noProof/>
        </w:rPr>
        <w:drawing>
          <wp:inline distT="0" distB="0" distL="0" distR="0" wp14:anchorId="7F55AB33" wp14:editId="0C94C318">
            <wp:extent cx="2700000" cy="2716964"/>
            <wp:effectExtent l="0" t="0" r="571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0000" cy="2716964"/>
                    </a:xfrm>
                    <a:prstGeom prst="rect">
                      <a:avLst/>
                    </a:prstGeom>
                  </pic:spPr>
                </pic:pic>
              </a:graphicData>
            </a:graphic>
          </wp:inline>
        </w:drawing>
      </w:r>
      <w:r w:rsidRPr="006B2C55" w:rsidR="006B2C55">
        <w:rPr>
          <w:noProof/>
          <w14:ligatures w14:val="standardContextual"/>
        </w:rPr>
        <w:t xml:space="preserve"> </w:t>
      </w:r>
      <w:r w:rsidRPr="006B2C55" w:rsidR="006B2C55">
        <w:rPr>
          <w:noProof/>
        </w:rPr>
        <w:drawing>
          <wp:inline distT="0" distB="0" distL="0" distR="0" wp14:anchorId="4DE7D65F" wp14:editId="39D04389">
            <wp:extent cx="2664000" cy="2680738"/>
            <wp:effectExtent l="0" t="0" r="317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64000" cy="2680738"/>
                    </a:xfrm>
                    <a:prstGeom prst="rect">
                      <a:avLst/>
                    </a:prstGeom>
                  </pic:spPr>
                </pic:pic>
              </a:graphicData>
            </a:graphic>
          </wp:inline>
        </w:drawing>
      </w:r>
    </w:p>
    <w:p w:rsidRPr="00085190" w:rsidR="00B24315" w:rsidP="00106FFD" w:rsidRDefault="00B24315" w14:paraId="68F7F753" w14:textId="77777777">
      <w:pPr>
        <w:pStyle w:val="KeinLeerraum"/>
        <w:numPr>
          <w:ilvl w:val="0"/>
          <w:numId w:val="41"/>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B24315" w:rsidP="007B690C" w:rsidRDefault="001E0447" w14:paraId="79EB0E71" w14:textId="564BCFFA">
      <w:pPr>
        <w:pStyle w:val="KeinLeerraum"/>
        <w:rPr>
          <w:b/>
          <w:lang w:val="en-US"/>
        </w:rPr>
      </w:pPr>
      <w:r w:rsidRPr="001E0447">
        <w:rPr>
          <w:noProof/>
        </w:rPr>
        <w:drawing>
          <wp:inline distT="0" distB="0" distL="0" distR="0" wp14:anchorId="35768948" wp14:editId="4D65554C">
            <wp:extent cx="2700000" cy="2716964"/>
            <wp:effectExtent l="0" t="0" r="571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0000" cy="2716964"/>
                    </a:xfrm>
                    <a:prstGeom prst="rect">
                      <a:avLst/>
                    </a:prstGeom>
                  </pic:spPr>
                </pic:pic>
              </a:graphicData>
            </a:graphic>
          </wp:inline>
        </w:drawing>
      </w:r>
      <w:r w:rsidRPr="001E0447">
        <w:rPr>
          <w:noProof/>
        </w:rPr>
        <w:drawing>
          <wp:inline distT="0" distB="0" distL="0" distR="0" wp14:anchorId="275C7BDA" wp14:editId="5F560ACC">
            <wp:extent cx="2700000" cy="2716964"/>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0000" cy="2716964"/>
                    </a:xfrm>
                    <a:prstGeom prst="rect">
                      <a:avLst/>
                    </a:prstGeom>
                  </pic:spPr>
                </pic:pic>
              </a:graphicData>
            </a:graphic>
          </wp:inline>
        </w:drawing>
      </w:r>
    </w:p>
    <w:p w:rsidR="00B24315" w:rsidP="00106FFD" w:rsidRDefault="00B24315" w14:paraId="4995FBF6" w14:textId="77777777">
      <w:pPr>
        <w:pStyle w:val="KeinLeerraum"/>
        <w:numPr>
          <w:ilvl w:val="0"/>
          <w:numId w:val="40"/>
        </w:numPr>
        <w:rPr>
          <w:b/>
          <w:lang w:val="en-US"/>
        </w:rPr>
      </w:pPr>
      <w:r>
        <w:rPr>
          <w:b/>
          <w:lang w:val="en-US"/>
        </w:rPr>
        <w:t xml:space="preserve">Health </w:t>
      </w:r>
      <w:commentRangeStart w:id="11"/>
      <w:r>
        <w:rPr>
          <w:b/>
          <w:lang w:val="en-US"/>
        </w:rPr>
        <w:t>f</w:t>
      </w:r>
      <w:r w:rsidRPr="00FF50CF">
        <w:rPr>
          <w:b/>
          <w:lang w:val="en-US"/>
        </w:rPr>
        <w:t>acility-based births</w:t>
      </w:r>
      <w:commentRangeEnd w:id="11"/>
      <w:r w:rsidR="00106FFD">
        <w:rPr>
          <w:rStyle w:val="Kommentarzeichen"/>
        </w:rPr>
        <w:commentReference w:id="11"/>
      </w:r>
      <w:r>
        <w:rPr>
          <w:b/>
          <w:lang w:val="en-US"/>
        </w:rPr>
        <w:tab/>
      </w:r>
      <w:r>
        <w:rPr>
          <w:b/>
          <w:lang w:val="en-US"/>
        </w:rPr>
        <w:tab/>
      </w:r>
      <w:r>
        <w:rPr>
          <w:b/>
          <w:lang w:val="en-US"/>
        </w:rPr>
        <w:tab/>
      </w:r>
      <w:r>
        <w:rPr>
          <w:b/>
          <w:lang w:val="en-US"/>
        </w:rPr>
        <w:tab/>
      </w:r>
      <w:r>
        <w:rPr>
          <w:b/>
          <w:lang w:val="en-US"/>
        </w:rPr>
        <w:t>(d) Postnatal check</w:t>
      </w:r>
    </w:p>
    <w:p w:rsidR="00B24315" w:rsidP="00B24315" w:rsidRDefault="00B24315" w14:paraId="19EFF066" w14:textId="77777777">
      <w:pPr>
        <w:pStyle w:val="KeinLeerraum"/>
        <w:rPr>
          <w:b/>
          <w:lang w:val="en-US"/>
        </w:rPr>
      </w:pPr>
    </w:p>
    <w:p w:rsidR="00AE19DB" w:rsidP="00B24315" w:rsidRDefault="00B24315" w14:paraId="57CFB31E" w14:textId="24291B55">
      <w:pPr>
        <w:spacing w:after="120" w:line="360" w:lineRule="auto"/>
        <w:rPr>
          <w:sz w:val="20"/>
          <w:szCs w:val="20"/>
          <w:lang w:val="en-US"/>
        </w:rPr>
      </w:pPr>
      <w:r w:rsidRPr="50E2B32C">
        <w:rPr>
          <w:sz w:val="20"/>
          <w:szCs w:val="20"/>
          <w:lang w:val="en-US"/>
        </w:rPr>
        <w:t xml:space="preserve">Notes: The figures show the </w:t>
      </w:r>
      <w:r w:rsidRPr="50E2B32C" w:rsidR="0043221D">
        <w:rPr>
          <w:sz w:val="20"/>
          <w:szCs w:val="20"/>
          <w:lang w:val="en-US"/>
        </w:rPr>
        <w:t xml:space="preserve">distribution of </w:t>
      </w:r>
      <w:r w:rsidRPr="50E2B32C" w:rsidR="002A3E2B">
        <w:rPr>
          <w:sz w:val="20"/>
          <w:szCs w:val="20"/>
          <w:lang w:val="en-US"/>
        </w:rPr>
        <w:t>Cohen’s Kappa</w:t>
      </w:r>
      <w:r w:rsidRPr="50E2B32C">
        <w:rPr>
          <w:sz w:val="20"/>
          <w:szCs w:val="20"/>
          <w:lang w:val="en-US"/>
        </w:rPr>
        <w:t xml:space="preserve"> for the classical model (consisting of 1</w:t>
      </w:r>
      <w:ins w:author="Scherrer  Beat" w:date="2025-12-16T10:43:00Z" w:id="12">
        <w:r w:rsidRPr="50E2B32C" w:rsidR="1C9F6146">
          <w:rPr>
            <w:sz w:val="20"/>
            <w:szCs w:val="20"/>
            <w:lang w:val="en-US"/>
          </w:rPr>
          <w:t>1</w:t>
        </w:r>
      </w:ins>
      <w:del w:author="Scherrer  Beat" w:date="2025-12-16T10:43:00Z" w:id="13">
        <w:r w:rsidRPr="50E2B32C" w:rsidDel="00B24315">
          <w:rPr>
            <w:sz w:val="20"/>
            <w:szCs w:val="20"/>
            <w:lang w:val="en-US"/>
          </w:rPr>
          <w:delText>0</w:delText>
        </w:r>
      </w:del>
      <w:r w:rsidRPr="50E2B32C">
        <w:rPr>
          <w:sz w:val="20"/>
          <w:szCs w:val="20"/>
          <w:lang w:val="en-US"/>
        </w:rPr>
        <w:t xml:space="preserve"> variables most often used by the literature, details see Section 2) and the ML model using an </w:t>
      </w:r>
      <w:proofErr w:type="spellStart"/>
      <w:r w:rsidRPr="50E2B32C">
        <w:rPr>
          <w:sz w:val="20"/>
          <w:szCs w:val="20"/>
          <w:lang w:val="en-US"/>
        </w:rPr>
        <w:t>XGBoost</w:t>
      </w:r>
      <w:proofErr w:type="spellEnd"/>
      <w:r w:rsidRPr="50E2B32C">
        <w:rPr>
          <w:sz w:val="20"/>
          <w:szCs w:val="20"/>
          <w:lang w:val="en-US"/>
        </w:rPr>
        <w:t xml:space="preserve"> model with repeated five-fold cross-validation (consisting of </w:t>
      </w:r>
      <w:r w:rsidRPr="50E2B32C" w:rsidR="00FF3C7C">
        <w:rPr>
          <w:sz w:val="20"/>
          <w:szCs w:val="20"/>
          <w:lang w:val="en-US"/>
        </w:rPr>
        <w:t>maximal 83</w:t>
      </w:r>
      <w:r w:rsidRPr="50E2B32C">
        <w:rPr>
          <w:sz w:val="20"/>
          <w:szCs w:val="20"/>
          <w:lang w:val="en-US"/>
        </w:rPr>
        <w:t xml:space="preserve"> variables available in the DHS data, details see Section 2)</w:t>
      </w:r>
      <w:r w:rsidRPr="50E2B32C" w:rsidR="0043221D">
        <w:rPr>
          <w:sz w:val="20"/>
          <w:szCs w:val="20"/>
          <w:lang w:val="en-US"/>
        </w:rPr>
        <w:t xml:space="preserve"> across the 5 wealth quintiles</w:t>
      </w:r>
      <w:r w:rsidRPr="50E2B32C">
        <w:rPr>
          <w:sz w:val="20"/>
          <w:szCs w:val="20"/>
          <w:lang w:val="en-US"/>
        </w:rPr>
        <w:t xml:space="preserve">. </w:t>
      </w:r>
    </w:p>
    <w:p w:rsidR="00877FB1" w:rsidP="00B24315" w:rsidRDefault="00877FB1" w14:paraId="5F9E32F4" w14:textId="77777777">
      <w:pPr>
        <w:spacing w:after="120" w:line="360" w:lineRule="auto"/>
        <w:rPr>
          <w:sz w:val="20"/>
          <w:szCs w:val="20"/>
          <w:lang w:val="en-US"/>
        </w:rPr>
      </w:pPr>
    </w:p>
    <w:p w:rsidR="00877FB1" w:rsidP="00B24315" w:rsidRDefault="00877FB1" w14:paraId="1C70909E" w14:textId="77777777">
      <w:pPr>
        <w:spacing w:after="120" w:line="360" w:lineRule="auto"/>
        <w:rPr>
          <w:sz w:val="20"/>
          <w:szCs w:val="20"/>
          <w:lang w:val="en-US"/>
        </w:rPr>
      </w:pPr>
    </w:p>
    <w:p w:rsidR="00877FB1" w:rsidP="00B24315" w:rsidRDefault="00877FB1" w14:paraId="71542BC2" w14:textId="77777777">
      <w:pPr>
        <w:spacing w:after="120" w:line="360" w:lineRule="auto"/>
        <w:rPr>
          <w:sz w:val="20"/>
          <w:szCs w:val="20"/>
          <w:lang w:val="en-US"/>
        </w:rPr>
      </w:pPr>
    </w:p>
    <w:p w:rsidR="00877FB1" w:rsidP="00B24315" w:rsidRDefault="00877FB1" w14:paraId="3B3A4BE3" w14:textId="77777777">
      <w:pPr>
        <w:spacing w:after="120" w:line="360" w:lineRule="auto"/>
        <w:rPr>
          <w:sz w:val="20"/>
          <w:szCs w:val="20"/>
          <w:lang w:val="en-US"/>
        </w:rPr>
      </w:pPr>
    </w:p>
    <w:p w:rsidR="00877FB1" w:rsidP="00B24315" w:rsidRDefault="00877FB1" w14:paraId="3CF05718" w14:textId="77777777">
      <w:pPr>
        <w:spacing w:after="120" w:line="360" w:lineRule="auto"/>
        <w:rPr>
          <w:sz w:val="20"/>
          <w:szCs w:val="20"/>
          <w:lang w:val="en-US"/>
        </w:rPr>
      </w:pPr>
    </w:p>
    <w:p w:rsidR="00877FB1" w:rsidP="00B24315" w:rsidRDefault="00877FB1" w14:paraId="6ECC971F" w14:textId="77777777">
      <w:pPr>
        <w:spacing w:after="120" w:line="360" w:lineRule="auto"/>
        <w:rPr>
          <w:sz w:val="20"/>
          <w:szCs w:val="20"/>
          <w:lang w:val="en-US"/>
        </w:rPr>
      </w:pPr>
    </w:p>
    <w:p w:rsidR="00106FFD" w:rsidP="00B24315" w:rsidRDefault="00106FFD" w14:paraId="104EB208" w14:textId="77777777">
      <w:pPr>
        <w:spacing w:after="120" w:line="360" w:lineRule="auto"/>
        <w:rPr>
          <w:sz w:val="20"/>
          <w:szCs w:val="20"/>
          <w:lang w:val="en-US"/>
        </w:rPr>
      </w:pPr>
    </w:p>
    <w:p w:rsidR="002A3E2B" w:rsidP="002A3E2B" w:rsidRDefault="00106FFD" w14:paraId="2D3D7240" w14:textId="3EF76CC1">
      <w:pPr>
        <w:spacing w:after="120" w:line="360" w:lineRule="auto"/>
        <w:rPr>
          <w:b/>
          <w:lang w:val="en-US"/>
        </w:rPr>
      </w:pPr>
      <w:r w:rsidRPr="00F34B3E">
        <w:rPr>
          <w:b/>
          <w:lang w:val="en-US"/>
        </w:rPr>
        <w:t>Fig</w:t>
      </w:r>
      <w:r>
        <w:rPr>
          <w:b/>
          <w:lang w:val="en-US"/>
        </w:rPr>
        <w:t>ure A.4 Distribution of Accuracy of ML models by wealth quintiles</w:t>
      </w:r>
    </w:p>
    <w:p w:rsidRPr="007B690C" w:rsidR="002A3E2B" w:rsidP="002A3E2B" w:rsidRDefault="002A3E2B" w14:paraId="2954D1F3" w14:textId="2E8C45E3">
      <w:pPr>
        <w:spacing w:after="120" w:line="360" w:lineRule="auto"/>
        <w:rPr>
          <w:rFonts w:eastAsia="Times New Roman" w:cs="Times New Roman"/>
          <w:lang w:val="en-US"/>
        </w:rPr>
      </w:pPr>
      <w:r w:rsidRPr="007B690C">
        <w:rPr>
          <w:noProof/>
          <w14:ligatures w14:val="standardContextual"/>
        </w:rPr>
        <w:t xml:space="preserve"> </w:t>
      </w:r>
      <w:r w:rsidRPr="009C526E">
        <w:rPr>
          <w:noProof/>
          <w14:ligatures w14:val="standardContextual"/>
        </w:rPr>
        <w:t xml:space="preserve"> </w:t>
      </w:r>
      <w:r w:rsidRPr="0044015A" w:rsidR="00106FFD">
        <w:rPr>
          <w:noProof/>
        </w:rPr>
        <w:drawing>
          <wp:inline distT="0" distB="0" distL="0" distR="0" wp14:anchorId="1FD61894" wp14:editId="7B1CDB8B">
            <wp:extent cx="2700000" cy="2716964"/>
            <wp:effectExtent l="0" t="0" r="571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0000" cy="2716964"/>
                    </a:xfrm>
                    <a:prstGeom prst="rect">
                      <a:avLst/>
                    </a:prstGeom>
                  </pic:spPr>
                </pic:pic>
              </a:graphicData>
            </a:graphic>
          </wp:inline>
        </w:drawing>
      </w:r>
      <w:r w:rsidRPr="006B2C55" w:rsidR="006B2C55">
        <w:rPr>
          <w:noProof/>
          <w14:ligatures w14:val="standardContextual"/>
        </w:rPr>
        <w:t xml:space="preserve"> </w:t>
      </w:r>
      <w:r w:rsidRPr="006B2C55" w:rsidR="006B2C55">
        <w:rPr>
          <w:noProof/>
        </w:rPr>
        <w:drawing>
          <wp:inline distT="0" distB="0" distL="0" distR="0" wp14:anchorId="4EC13C5C" wp14:editId="37EC8E18">
            <wp:extent cx="2664000" cy="2680738"/>
            <wp:effectExtent l="0" t="0" r="317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64000" cy="2680738"/>
                    </a:xfrm>
                    <a:prstGeom prst="rect">
                      <a:avLst/>
                    </a:prstGeom>
                  </pic:spPr>
                </pic:pic>
              </a:graphicData>
            </a:graphic>
          </wp:inline>
        </w:drawing>
      </w:r>
    </w:p>
    <w:p w:rsidRPr="00085190" w:rsidR="002A3E2B" w:rsidP="002A3E2B" w:rsidRDefault="002A3E2B" w14:paraId="360722CE" w14:textId="77777777">
      <w:pPr>
        <w:pStyle w:val="KeinLeerraum"/>
        <w:numPr>
          <w:ilvl w:val="0"/>
          <w:numId w:val="38"/>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2A3E2B" w:rsidP="002A3E2B" w:rsidRDefault="006B2C55" w14:paraId="4ACF1645" w14:textId="39623FAE">
      <w:pPr>
        <w:pStyle w:val="KeinLeerraum"/>
        <w:rPr>
          <w:b/>
          <w:lang w:val="en-US"/>
        </w:rPr>
      </w:pPr>
      <w:r w:rsidRPr="006B2C55">
        <w:rPr>
          <w:noProof/>
        </w:rPr>
        <w:drawing>
          <wp:inline distT="0" distB="0" distL="0" distR="0" wp14:anchorId="0931C38B" wp14:editId="76914084">
            <wp:extent cx="2700000" cy="2716964"/>
            <wp:effectExtent l="0" t="0" r="571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0000" cy="2716964"/>
                    </a:xfrm>
                    <a:prstGeom prst="rect">
                      <a:avLst/>
                    </a:prstGeom>
                  </pic:spPr>
                </pic:pic>
              </a:graphicData>
            </a:graphic>
          </wp:inline>
        </w:drawing>
      </w:r>
      <w:r w:rsidRPr="001E0447" w:rsidR="001E0447">
        <w:rPr>
          <w:noProof/>
        </w:rPr>
        <w:drawing>
          <wp:inline distT="0" distB="0" distL="0" distR="0" wp14:anchorId="55DB3F7C" wp14:editId="317C04EE">
            <wp:extent cx="2700000" cy="2716964"/>
            <wp:effectExtent l="0" t="0" r="571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0000" cy="2716964"/>
                    </a:xfrm>
                    <a:prstGeom prst="rect">
                      <a:avLst/>
                    </a:prstGeom>
                  </pic:spPr>
                </pic:pic>
              </a:graphicData>
            </a:graphic>
          </wp:inline>
        </w:drawing>
      </w:r>
    </w:p>
    <w:p w:rsidR="002A3E2B" w:rsidP="00106FFD" w:rsidRDefault="002A3E2B" w14:paraId="05964251" w14:textId="77777777">
      <w:pPr>
        <w:pStyle w:val="KeinLeerraum"/>
        <w:numPr>
          <w:ilvl w:val="0"/>
          <w:numId w:val="39"/>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2A3E2B" w:rsidP="00B24315" w:rsidRDefault="002A3E2B" w14:paraId="123C455B" w14:textId="77777777">
      <w:pPr>
        <w:spacing w:after="120" w:line="360" w:lineRule="auto"/>
        <w:rPr>
          <w:sz w:val="20"/>
          <w:szCs w:val="20"/>
          <w:lang w:val="en-US"/>
        </w:rPr>
      </w:pPr>
    </w:p>
    <w:p w:rsidRPr="00D04C7F" w:rsidR="00D04C7F" w:rsidP="00F90E6D" w:rsidRDefault="00106FFD" w14:paraId="71337A2F" w14:textId="5EAA8928">
      <w:pPr>
        <w:spacing w:after="120" w:line="360" w:lineRule="auto"/>
        <w:rPr>
          <w:sz w:val="20"/>
          <w:szCs w:val="20"/>
          <w:lang w:val="en-US"/>
        </w:rPr>
      </w:pPr>
      <w:r w:rsidRPr="50E2B32C">
        <w:rPr>
          <w:sz w:val="20"/>
          <w:szCs w:val="20"/>
          <w:lang w:val="en-US"/>
        </w:rPr>
        <w:t>Notes: The figures show the distribution of Accuracy for the classical model (consisting of 1</w:t>
      </w:r>
      <w:ins w:author="Scherrer  Beat" w:date="2025-12-16T10:43:00Z" w:id="14">
        <w:r w:rsidRPr="50E2B32C" w:rsidR="3ED3FAEE">
          <w:rPr>
            <w:sz w:val="20"/>
            <w:szCs w:val="20"/>
            <w:lang w:val="en-US"/>
          </w:rPr>
          <w:t>1</w:t>
        </w:r>
      </w:ins>
      <w:del w:author="Scherrer  Beat" w:date="2025-12-16T10:43:00Z" w:id="15">
        <w:r w:rsidRPr="50E2B32C" w:rsidDel="00106FFD">
          <w:rPr>
            <w:sz w:val="20"/>
            <w:szCs w:val="20"/>
            <w:lang w:val="en-US"/>
          </w:rPr>
          <w:delText>0</w:delText>
        </w:r>
      </w:del>
      <w:r w:rsidRPr="50E2B32C">
        <w:rPr>
          <w:sz w:val="20"/>
          <w:szCs w:val="20"/>
          <w:lang w:val="en-US"/>
        </w:rPr>
        <w:t xml:space="preserve"> variables most often used by the literature, details see Section 2) and the ML model using an </w:t>
      </w:r>
      <w:proofErr w:type="spellStart"/>
      <w:r w:rsidRPr="50E2B32C">
        <w:rPr>
          <w:sz w:val="20"/>
          <w:szCs w:val="20"/>
          <w:lang w:val="en-US"/>
        </w:rPr>
        <w:t>XGBoost</w:t>
      </w:r>
      <w:proofErr w:type="spellEnd"/>
      <w:r w:rsidRPr="50E2B32C">
        <w:rPr>
          <w:sz w:val="20"/>
          <w:szCs w:val="20"/>
          <w:lang w:val="en-US"/>
        </w:rPr>
        <w:t xml:space="preserve"> model with repeated five-fold cross-validation (consisting of maximal 83 variables available in the DHS data, details see Section 2) across the 5 wealth quintiles. </w:t>
      </w:r>
    </w:p>
    <w:p w:rsidR="00AE19DB" w:rsidP="00F90E6D" w:rsidRDefault="00AE19DB" w14:paraId="6D4A27C6" w14:textId="77777777">
      <w:pPr>
        <w:spacing w:after="120" w:line="360" w:lineRule="auto"/>
        <w:rPr>
          <w:rFonts w:eastAsia="Times New Roman" w:cs="Times New Roman"/>
          <w:lang w:val="en-US"/>
        </w:rPr>
      </w:pPr>
    </w:p>
    <w:p w:rsidR="001544AF" w:rsidP="001544AF" w:rsidRDefault="001544AF" w14:paraId="7A1E17D6" w14:textId="038B1443">
      <w:pPr>
        <w:pStyle w:val="KeinLeerraum"/>
        <w:rPr>
          <w:b/>
          <w:lang w:val="en-US"/>
        </w:rPr>
      </w:pPr>
      <w:commentRangeStart w:id="16"/>
      <w:r w:rsidRPr="00F34B3E">
        <w:rPr>
          <w:b/>
          <w:lang w:val="en-US"/>
        </w:rPr>
        <w:t>Fig</w:t>
      </w:r>
      <w:r>
        <w:rPr>
          <w:b/>
          <w:lang w:val="en-US"/>
        </w:rPr>
        <w:t xml:space="preserve">ure </w:t>
      </w:r>
      <w:commentRangeEnd w:id="16"/>
      <w:r w:rsidR="00A66268">
        <w:rPr>
          <w:rStyle w:val="Kommentarzeichen"/>
        </w:rPr>
        <w:commentReference w:id="16"/>
      </w:r>
      <w:r>
        <w:rPr>
          <w:b/>
          <w:lang w:val="en-US"/>
        </w:rPr>
        <w:t>A.</w:t>
      </w:r>
      <w:r w:rsidR="00877FB1">
        <w:rPr>
          <w:b/>
          <w:lang w:val="en-US"/>
        </w:rPr>
        <w:t>5</w:t>
      </w:r>
      <w:r w:rsidRPr="00F34B3E">
        <w:rPr>
          <w:b/>
          <w:lang w:val="en-US"/>
        </w:rPr>
        <w:t xml:space="preserve">: </w:t>
      </w:r>
      <w:r w:rsidRPr="001544AF">
        <w:rPr>
          <w:b/>
          <w:lang w:val="en-US"/>
        </w:rPr>
        <w:t xml:space="preserve">Comparison of average health insurance coverage and take-up of health services based on DHS and Census Data, </w:t>
      </w:r>
      <w:r>
        <w:rPr>
          <w:b/>
          <w:lang w:val="en-US"/>
        </w:rPr>
        <w:t>all countries</w:t>
      </w:r>
    </w:p>
    <w:p w:rsidR="00A24435" w:rsidP="001544AF" w:rsidRDefault="00A24435" w14:paraId="681E2E59" w14:textId="77777777">
      <w:pPr>
        <w:pStyle w:val="KeinLeerraum"/>
        <w:rPr>
          <w:b/>
          <w:lang w:val="en-US"/>
        </w:rPr>
      </w:pPr>
    </w:p>
    <w:p w:rsidR="001544AF" w:rsidP="00757E3E" w:rsidRDefault="00684540" w14:paraId="092E4BF3" w14:textId="282B54C3">
      <w:pPr>
        <w:pStyle w:val="Kommentartext"/>
        <w:spacing w:after="0"/>
        <w:jc w:val="left"/>
        <w:rPr>
          <w:lang w:val="en-US"/>
        </w:rPr>
      </w:pPr>
      <w:r>
        <w:rPr>
          <w:noProof/>
          <w:lang w:val="en-US"/>
        </w:rPr>
        <w:drawing>
          <wp:inline distT="0" distB="0" distL="0" distR="0" wp14:anchorId="4D8F7026" wp14:editId="6C2B22E6">
            <wp:extent cx="5800725" cy="4350543"/>
            <wp:effectExtent l="0" t="0" r="0" b="0"/>
            <wp:docPr id="104769037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07601" cy="4355700"/>
                    </a:xfrm>
                    <a:prstGeom prst="rect">
                      <a:avLst/>
                    </a:prstGeom>
                    <a:noFill/>
                    <a:ln>
                      <a:noFill/>
                    </a:ln>
                  </pic:spPr>
                </pic:pic>
              </a:graphicData>
            </a:graphic>
          </wp:inline>
        </w:drawing>
      </w:r>
      <w:r w:rsidR="00625073">
        <w:rPr>
          <w:noProof/>
          <w:lang w:val="en-US"/>
        </w:rPr>
        <w:drawing>
          <wp:inline distT="0" distB="0" distL="0" distR="0" wp14:anchorId="3CF9E9CD" wp14:editId="63A28091">
            <wp:extent cx="5854700" cy="4391025"/>
            <wp:effectExtent l="0" t="0" r="0" b="9525"/>
            <wp:docPr id="161028115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54700" cy="4391025"/>
                    </a:xfrm>
                    <a:prstGeom prst="rect">
                      <a:avLst/>
                    </a:prstGeom>
                    <a:noFill/>
                    <a:ln>
                      <a:noFill/>
                    </a:ln>
                  </pic:spPr>
                </pic:pic>
              </a:graphicData>
            </a:graphic>
          </wp:inline>
        </w:drawing>
      </w:r>
    </w:p>
    <w:p w:rsidR="001754D7" w:rsidP="00757E3E" w:rsidRDefault="001754D7" w14:paraId="0E72D31D" w14:textId="77777777">
      <w:pPr>
        <w:pStyle w:val="Kommentartext"/>
        <w:spacing w:after="0"/>
        <w:jc w:val="left"/>
        <w:rPr>
          <w:lang w:val="en-US"/>
        </w:rPr>
      </w:pPr>
    </w:p>
    <w:p w:rsidR="001544AF" w:rsidP="00757E3E" w:rsidRDefault="00625073" w14:paraId="2460883E" w14:textId="4CA0F601">
      <w:pPr>
        <w:pStyle w:val="Kommentartext"/>
        <w:spacing w:after="0"/>
        <w:jc w:val="left"/>
        <w:rPr>
          <w:lang w:val="en-US"/>
        </w:rPr>
      </w:pPr>
      <w:r>
        <w:rPr>
          <w:noProof/>
          <w:lang w:val="en-US"/>
        </w:rPr>
        <w:drawing>
          <wp:inline distT="0" distB="0" distL="0" distR="0" wp14:anchorId="0EB0817C" wp14:editId="6DC21627">
            <wp:extent cx="5657850" cy="4243388"/>
            <wp:effectExtent l="0" t="0" r="0" b="5080"/>
            <wp:docPr id="3544738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0294" cy="4260221"/>
                    </a:xfrm>
                    <a:prstGeom prst="rect">
                      <a:avLst/>
                    </a:prstGeom>
                    <a:noFill/>
                    <a:ln>
                      <a:noFill/>
                    </a:ln>
                  </pic:spPr>
                </pic:pic>
              </a:graphicData>
            </a:graphic>
          </wp:inline>
        </w:drawing>
      </w:r>
      <w:r w:rsidR="00597D64">
        <w:rPr>
          <w:noProof/>
          <w:lang w:val="en-US"/>
        </w:rPr>
        <w:drawing>
          <wp:inline distT="0" distB="0" distL="0" distR="0" wp14:anchorId="47C14AD3" wp14:editId="61A0B810">
            <wp:extent cx="5657850" cy="4243388"/>
            <wp:effectExtent l="0" t="0" r="0" b="5080"/>
            <wp:docPr id="154872674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7456" cy="4250593"/>
                    </a:xfrm>
                    <a:prstGeom prst="rect">
                      <a:avLst/>
                    </a:prstGeom>
                    <a:noFill/>
                    <a:ln>
                      <a:noFill/>
                    </a:ln>
                  </pic:spPr>
                </pic:pic>
              </a:graphicData>
            </a:graphic>
          </wp:inline>
        </w:drawing>
      </w:r>
    </w:p>
    <w:p w:rsidR="001754D7" w:rsidP="00757E3E" w:rsidRDefault="001754D7" w14:paraId="49974F4F" w14:textId="77777777">
      <w:pPr>
        <w:pStyle w:val="Kommentartext"/>
        <w:spacing w:after="0"/>
        <w:jc w:val="left"/>
        <w:rPr>
          <w:lang w:val="en-US"/>
        </w:rPr>
      </w:pPr>
    </w:p>
    <w:p w:rsidR="00776548" w:rsidP="00757E3E" w:rsidRDefault="00A24435" w14:paraId="60C0B576" w14:textId="14C1A71F">
      <w:pPr>
        <w:pStyle w:val="Kommentartext"/>
        <w:spacing w:after="0"/>
        <w:jc w:val="left"/>
        <w:rPr>
          <w:lang w:val="en-US"/>
        </w:rPr>
      </w:pPr>
      <w:r>
        <w:rPr>
          <w:noProof/>
          <w:lang w:val="en-US"/>
        </w:rPr>
        <w:drawing>
          <wp:inline distT="0" distB="0" distL="0" distR="0" wp14:anchorId="27180866" wp14:editId="3394885C">
            <wp:extent cx="5600700" cy="4200525"/>
            <wp:effectExtent l="0" t="0" r="0" b="9525"/>
            <wp:docPr id="101679529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3599" cy="4202699"/>
                    </a:xfrm>
                    <a:prstGeom prst="rect">
                      <a:avLst/>
                    </a:prstGeom>
                    <a:noFill/>
                    <a:ln>
                      <a:noFill/>
                    </a:ln>
                  </pic:spPr>
                </pic:pic>
              </a:graphicData>
            </a:graphic>
          </wp:inline>
        </w:drawing>
      </w:r>
      <w:r w:rsidR="00561CE7">
        <w:rPr>
          <w:noProof/>
          <w:lang w:val="en-US"/>
        </w:rPr>
        <w:drawing>
          <wp:inline distT="0" distB="0" distL="0" distR="0" wp14:anchorId="29048B69" wp14:editId="4BA2F271">
            <wp:extent cx="5600700" cy="4200525"/>
            <wp:effectExtent l="0" t="0" r="0" b="9525"/>
            <wp:docPr id="197806632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08663" cy="4206497"/>
                    </a:xfrm>
                    <a:prstGeom prst="rect">
                      <a:avLst/>
                    </a:prstGeom>
                    <a:noFill/>
                    <a:ln>
                      <a:noFill/>
                    </a:ln>
                  </pic:spPr>
                </pic:pic>
              </a:graphicData>
            </a:graphic>
          </wp:inline>
        </w:drawing>
      </w:r>
    </w:p>
    <w:p w:rsidR="00776548" w:rsidP="00757E3E" w:rsidRDefault="00776548" w14:paraId="049CC3F0" w14:textId="77777777">
      <w:pPr>
        <w:pStyle w:val="Kommentartext"/>
        <w:spacing w:after="0"/>
        <w:jc w:val="left"/>
        <w:rPr>
          <w:lang w:val="en-US"/>
        </w:rPr>
      </w:pPr>
    </w:p>
    <w:p w:rsidR="00776548" w:rsidP="00757E3E" w:rsidRDefault="00561CE7" w14:paraId="6AFB6754" w14:textId="089F8B05">
      <w:pPr>
        <w:pStyle w:val="Kommentartext"/>
        <w:spacing w:after="0"/>
        <w:jc w:val="left"/>
        <w:rPr>
          <w:lang w:val="en-US"/>
        </w:rPr>
      </w:pPr>
      <w:r>
        <w:rPr>
          <w:noProof/>
          <w:lang w:val="en-US"/>
        </w:rPr>
        <w:drawing>
          <wp:inline distT="0" distB="0" distL="0" distR="0" wp14:anchorId="62ECFDC7" wp14:editId="1B9F5C41">
            <wp:extent cx="5419725" cy="4064794"/>
            <wp:effectExtent l="0" t="0" r="0" b="0"/>
            <wp:docPr id="72128273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29611" cy="4072208"/>
                    </a:xfrm>
                    <a:prstGeom prst="rect">
                      <a:avLst/>
                    </a:prstGeom>
                    <a:noFill/>
                    <a:ln>
                      <a:noFill/>
                    </a:ln>
                  </pic:spPr>
                </pic:pic>
              </a:graphicData>
            </a:graphic>
          </wp:inline>
        </w:drawing>
      </w:r>
      <w:r w:rsidR="001754D7">
        <w:rPr>
          <w:noProof/>
          <w:lang w:val="en-US"/>
        </w:rPr>
        <w:drawing>
          <wp:inline distT="0" distB="0" distL="0" distR="0" wp14:anchorId="3FCE9078" wp14:editId="6619C00C">
            <wp:extent cx="5447454" cy="4085590"/>
            <wp:effectExtent l="0" t="0" r="1270" b="0"/>
            <wp:docPr id="209369517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2898" cy="4104673"/>
                    </a:xfrm>
                    <a:prstGeom prst="rect">
                      <a:avLst/>
                    </a:prstGeom>
                    <a:noFill/>
                    <a:ln>
                      <a:noFill/>
                    </a:ln>
                  </pic:spPr>
                </pic:pic>
              </a:graphicData>
            </a:graphic>
          </wp:inline>
        </w:drawing>
      </w:r>
    </w:p>
    <w:p w:rsidR="00776548" w:rsidP="00757E3E" w:rsidRDefault="00776548" w14:paraId="014ACD1F" w14:textId="7CC9B72A">
      <w:pPr>
        <w:pStyle w:val="Kommentartext"/>
        <w:spacing w:after="0"/>
        <w:jc w:val="left"/>
        <w:rPr>
          <w:lang w:val="en-US"/>
        </w:rPr>
      </w:pPr>
    </w:p>
    <w:p w:rsidR="00776548" w:rsidP="00757E3E" w:rsidRDefault="00B03379" w14:paraId="2D9439B0" w14:textId="0A492F23">
      <w:pPr>
        <w:pStyle w:val="Kommentartext"/>
        <w:spacing w:after="0"/>
        <w:jc w:val="left"/>
        <w:rPr>
          <w:lang w:val="en-US"/>
        </w:rPr>
      </w:pPr>
      <w:r>
        <w:rPr>
          <w:noProof/>
          <w:lang w:val="en-US"/>
        </w:rPr>
        <w:drawing>
          <wp:inline distT="0" distB="0" distL="0" distR="0" wp14:anchorId="4D8E12B1" wp14:editId="50A73F8B">
            <wp:extent cx="5267325" cy="3950493"/>
            <wp:effectExtent l="0" t="0" r="0" b="0"/>
            <wp:docPr id="133480091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7717" cy="3958287"/>
                    </a:xfrm>
                    <a:prstGeom prst="rect">
                      <a:avLst/>
                    </a:prstGeom>
                    <a:noFill/>
                    <a:ln>
                      <a:noFill/>
                    </a:ln>
                  </pic:spPr>
                </pic:pic>
              </a:graphicData>
            </a:graphic>
          </wp:inline>
        </w:drawing>
      </w:r>
      <w:r w:rsidR="00BB649C">
        <w:rPr>
          <w:noProof/>
          <w:lang w:val="en-US"/>
        </w:rPr>
        <w:drawing>
          <wp:inline distT="0" distB="0" distL="0" distR="0" wp14:anchorId="695233EA" wp14:editId="5EC6B25C">
            <wp:extent cx="5289550" cy="3967163"/>
            <wp:effectExtent l="0" t="0" r="6350" b="0"/>
            <wp:docPr id="110375294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92108" cy="3969081"/>
                    </a:xfrm>
                    <a:prstGeom prst="rect">
                      <a:avLst/>
                    </a:prstGeom>
                    <a:noFill/>
                    <a:ln>
                      <a:noFill/>
                    </a:ln>
                  </pic:spPr>
                </pic:pic>
              </a:graphicData>
            </a:graphic>
          </wp:inline>
        </w:drawing>
      </w:r>
    </w:p>
    <w:p w:rsidR="00776548" w:rsidP="00757E3E" w:rsidRDefault="00776548" w14:paraId="3289AB3A" w14:textId="77777777">
      <w:pPr>
        <w:pStyle w:val="Kommentartext"/>
        <w:spacing w:after="0"/>
        <w:jc w:val="left"/>
        <w:rPr>
          <w:lang w:val="en-US"/>
        </w:rPr>
      </w:pPr>
    </w:p>
    <w:p w:rsidR="00776548" w:rsidP="00757E3E" w:rsidRDefault="00EB3BA0" w14:paraId="07264BBD" w14:textId="28D99FDE">
      <w:pPr>
        <w:pStyle w:val="Kommentartext"/>
        <w:spacing w:after="0"/>
        <w:jc w:val="left"/>
        <w:rPr>
          <w:lang w:val="en-US"/>
        </w:rPr>
      </w:pPr>
      <w:r>
        <w:rPr>
          <w:noProof/>
          <w:lang w:val="en-US"/>
        </w:rPr>
        <w:drawing>
          <wp:inline distT="0" distB="0" distL="0" distR="0" wp14:anchorId="3C82E38F" wp14:editId="720B9B13">
            <wp:extent cx="5194300" cy="3895725"/>
            <wp:effectExtent l="0" t="0" r="6350" b="9525"/>
            <wp:docPr id="161322749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94575" cy="3895931"/>
                    </a:xfrm>
                    <a:prstGeom prst="rect">
                      <a:avLst/>
                    </a:prstGeom>
                    <a:noFill/>
                    <a:ln>
                      <a:noFill/>
                    </a:ln>
                  </pic:spPr>
                </pic:pic>
              </a:graphicData>
            </a:graphic>
          </wp:inline>
        </w:drawing>
      </w:r>
      <w:r w:rsidR="00045DF3">
        <w:rPr>
          <w:noProof/>
          <w:lang w:val="en-US"/>
        </w:rPr>
        <w:drawing>
          <wp:inline distT="0" distB="0" distL="0" distR="0" wp14:anchorId="0710A364" wp14:editId="525CB8A1">
            <wp:extent cx="5222240" cy="3916680"/>
            <wp:effectExtent l="0" t="0" r="0" b="7620"/>
            <wp:docPr id="196204762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5272" cy="3918954"/>
                    </a:xfrm>
                    <a:prstGeom prst="rect">
                      <a:avLst/>
                    </a:prstGeom>
                    <a:noFill/>
                    <a:ln>
                      <a:noFill/>
                    </a:ln>
                  </pic:spPr>
                </pic:pic>
              </a:graphicData>
            </a:graphic>
          </wp:inline>
        </w:drawing>
      </w:r>
    </w:p>
    <w:p w:rsidR="001553C9" w:rsidP="00757E3E" w:rsidRDefault="001553C9" w14:paraId="17BB92DA" w14:textId="77777777">
      <w:pPr>
        <w:pStyle w:val="Kommentartext"/>
        <w:spacing w:after="0"/>
        <w:jc w:val="left"/>
        <w:rPr>
          <w:lang w:val="en-US"/>
        </w:rPr>
      </w:pPr>
    </w:p>
    <w:p w:rsidR="00F2779B" w:rsidP="00757E3E" w:rsidRDefault="00DC45AC" w14:paraId="04AC2D90" w14:textId="39DB68A3">
      <w:pPr>
        <w:pStyle w:val="Kommentartext"/>
        <w:spacing w:after="0"/>
        <w:jc w:val="left"/>
        <w:rPr>
          <w:lang w:val="en-US"/>
        </w:rPr>
      </w:pPr>
      <w:r>
        <w:rPr>
          <w:noProof/>
          <w:lang w:val="en-US"/>
        </w:rPr>
        <w:drawing>
          <wp:inline distT="0" distB="0" distL="0" distR="0" wp14:anchorId="43B0EB39" wp14:editId="3C9E3DC0">
            <wp:extent cx="5210175" cy="3907632"/>
            <wp:effectExtent l="0" t="0" r="0" b="0"/>
            <wp:docPr id="141704284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24571" cy="3918429"/>
                    </a:xfrm>
                    <a:prstGeom prst="rect">
                      <a:avLst/>
                    </a:prstGeom>
                    <a:noFill/>
                    <a:ln>
                      <a:noFill/>
                    </a:ln>
                  </pic:spPr>
                </pic:pic>
              </a:graphicData>
            </a:graphic>
          </wp:inline>
        </w:drawing>
      </w:r>
      <w:r>
        <w:rPr>
          <w:noProof/>
          <w:lang w:val="en-US"/>
        </w:rPr>
        <w:drawing>
          <wp:inline distT="0" distB="0" distL="0" distR="0" wp14:anchorId="006C684F" wp14:editId="3934E0BB">
            <wp:extent cx="5194300" cy="3895725"/>
            <wp:effectExtent l="0" t="0" r="6350" b="9525"/>
            <wp:docPr id="51900693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00847" cy="3900635"/>
                    </a:xfrm>
                    <a:prstGeom prst="rect">
                      <a:avLst/>
                    </a:prstGeom>
                    <a:noFill/>
                    <a:ln>
                      <a:noFill/>
                    </a:ln>
                  </pic:spPr>
                </pic:pic>
              </a:graphicData>
            </a:graphic>
          </wp:inline>
        </w:drawing>
      </w:r>
    </w:p>
    <w:p w:rsidR="001553C9" w:rsidP="00757E3E" w:rsidRDefault="001553C9" w14:paraId="6634D23B" w14:textId="77777777">
      <w:pPr>
        <w:pStyle w:val="Kommentartext"/>
        <w:spacing w:after="0"/>
        <w:jc w:val="left"/>
        <w:rPr>
          <w:lang w:val="en-US"/>
        </w:rPr>
      </w:pPr>
    </w:p>
    <w:p w:rsidR="00DE60C4" w:rsidP="00757E3E" w:rsidRDefault="00F2779B" w14:paraId="0AEDD394" w14:textId="08DF1D07">
      <w:pPr>
        <w:pStyle w:val="Kommentartext"/>
        <w:spacing w:after="0"/>
        <w:jc w:val="left"/>
        <w:rPr>
          <w:lang w:val="en-US"/>
        </w:rPr>
      </w:pPr>
      <w:r>
        <w:rPr>
          <w:noProof/>
          <w:lang w:val="en-US"/>
        </w:rPr>
        <w:drawing>
          <wp:inline distT="0" distB="0" distL="0" distR="0" wp14:anchorId="7FCD96D8" wp14:editId="314A046A">
            <wp:extent cx="5181600" cy="3886200"/>
            <wp:effectExtent l="0" t="0" r="0" b="0"/>
            <wp:docPr id="207540619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6029" cy="3889522"/>
                    </a:xfrm>
                    <a:prstGeom prst="rect">
                      <a:avLst/>
                    </a:prstGeom>
                    <a:noFill/>
                    <a:ln>
                      <a:noFill/>
                    </a:ln>
                  </pic:spPr>
                </pic:pic>
              </a:graphicData>
            </a:graphic>
          </wp:inline>
        </w:drawing>
      </w:r>
      <w:r w:rsidR="001553C9">
        <w:rPr>
          <w:noProof/>
          <w:lang w:val="en-US"/>
        </w:rPr>
        <w:drawing>
          <wp:inline distT="0" distB="0" distL="0" distR="0" wp14:anchorId="35419224" wp14:editId="5520C5D1">
            <wp:extent cx="5181600" cy="3886200"/>
            <wp:effectExtent l="0" t="0" r="0" b="0"/>
            <wp:docPr id="206202947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85416" cy="3889062"/>
                    </a:xfrm>
                    <a:prstGeom prst="rect">
                      <a:avLst/>
                    </a:prstGeom>
                    <a:noFill/>
                    <a:ln>
                      <a:noFill/>
                    </a:ln>
                  </pic:spPr>
                </pic:pic>
              </a:graphicData>
            </a:graphic>
          </wp:inline>
        </w:drawing>
      </w:r>
    </w:p>
    <w:p w:rsidR="00A66268" w:rsidP="00757E3E" w:rsidRDefault="00A66268" w14:paraId="7700F6D6" w14:textId="77777777">
      <w:pPr>
        <w:pStyle w:val="Kommentartext"/>
        <w:spacing w:after="0"/>
        <w:jc w:val="left"/>
        <w:rPr>
          <w:lang w:val="en-US"/>
        </w:rPr>
      </w:pPr>
    </w:p>
    <w:p w:rsidR="001553C9" w:rsidP="00757E3E" w:rsidRDefault="007000FE" w14:paraId="704D00B3" w14:textId="1BC7FDCE">
      <w:pPr>
        <w:pStyle w:val="Kommentartext"/>
        <w:spacing w:after="0"/>
        <w:jc w:val="left"/>
        <w:rPr>
          <w:lang w:val="en-US"/>
        </w:rPr>
      </w:pPr>
      <w:r>
        <w:rPr>
          <w:noProof/>
          <w:lang w:val="en-US"/>
        </w:rPr>
        <w:drawing>
          <wp:inline distT="0" distB="0" distL="0" distR="0" wp14:anchorId="324BFE54" wp14:editId="22809FBE">
            <wp:extent cx="5162550" cy="3871913"/>
            <wp:effectExtent l="0" t="0" r="0" b="0"/>
            <wp:docPr id="181431044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65801" cy="3874351"/>
                    </a:xfrm>
                    <a:prstGeom prst="rect">
                      <a:avLst/>
                    </a:prstGeom>
                    <a:noFill/>
                    <a:ln>
                      <a:noFill/>
                    </a:ln>
                  </pic:spPr>
                </pic:pic>
              </a:graphicData>
            </a:graphic>
          </wp:inline>
        </w:drawing>
      </w:r>
      <w:r>
        <w:rPr>
          <w:noProof/>
          <w:lang w:val="en-US"/>
        </w:rPr>
        <w:drawing>
          <wp:inline distT="0" distB="0" distL="0" distR="0" wp14:anchorId="0C7FC1D7" wp14:editId="602C6737">
            <wp:extent cx="5177790" cy="3883343"/>
            <wp:effectExtent l="0" t="0" r="3810" b="3175"/>
            <wp:docPr id="1378026083"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81806" cy="3886355"/>
                    </a:xfrm>
                    <a:prstGeom prst="rect">
                      <a:avLst/>
                    </a:prstGeom>
                    <a:noFill/>
                    <a:ln>
                      <a:noFill/>
                    </a:ln>
                  </pic:spPr>
                </pic:pic>
              </a:graphicData>
            </a:graphic>
          </wp:inline>
        </w:drawing>
      </w:r>
    </w:p>
    <w:p w:rsidR="00A66268" w:rsidP="00757E3E" w:rsidRDefault="00A66268" w14:paraId="7E7D0D4F" w14:textId="77777777">
      <w:pPr>
        <w:pStyle w:val="Kommentartext"/>
        <w:spacing w:after="0"/>
        <w:jc w:val="left"/>
        <w:rPr>
          <w:lang w:val="en-US"/>
        </w:rPr>
      </w:pPr>
    </w:p>
    <w:p w:rsidR="007000FE" w:rsidP="00757E3E" w:rsidRDefault="00A66268" w14:paraId="43B70AF6" w14:textId="14BE9CD5">
      <w:pPr>
        <w:pStyle w:val="Kommentartext"/>
        <w:spacing w:after="0"/>
        <w:jc w:val="left"/>
        <w:rPr>
          <w:lang w:val="en-US"/>
        </w:rPr>
      </w:pPr>
      <w:r>
        <w:rPr>
          <w:noProof/>
          <w:lang w:val="en-US"/>
        </w:rPr>
        <w:drawing>
          <wp:inline distT="0" distB="0" distL="0" distR="0" wp14:anchorId="5442FCCA" wp14:editId="230E4BD7">
            <wp:extent cx="5181600" cy="3886200"/>
            <wp:effectExtent l="0" t="0" r="0" b="0"/>
            <wp:docPr id="153855641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88991" cy="3891743"/>
                    </a:xfrm>
                    <a:prstGeom prst="rect">
                      <a:avLst/>
                    </a:prstGeom>
                    <a:noFill/>
                    <a:ln>
                      <a:noFill/>
                    </a:ln>
                  </pic:spPr>
                </pic:pic>
              </a:graphicData>
            </a:graphic>
          </wp:inline>
        </w:drawing>
      </w:r>
    </w:p>
    <w:p w:rsidR="00776548" w:rsidP="00757E3E" w:rsidRDefault="00776548" w14:paraId="6894D2A4" w14:textId="77777777">
      <w:pPr>
        <w:pStyle w:val="Kommentartext"/>
        <w:spacing w:after="0"/>
        <w:jc w:val="left"/>
        <w:rPr>
          <w:lang w:val="en-US"/>
        </w:rPr>
      </w:pPr>
    </w:p>
    <w:p w:rsidR="00776548" w:rsidP="00757E3E" w:rsidRDefault="00776548" w14:paraId="5E77DD5E" w14:textId="77777777">
      <w:pPr>
        <w:pStyle w:val="Kommentartext"/>
        <w:spacing w:after="0"/>
        <w:jc w:val="left"/>
        <w:rPr>
          <w:lang w:val="en-US"/>
        </w:rPr>
      </w:pPr>
    </w:p>
    <w:p w:rsidR="00537E5A" w:rsidP="00757E3E" w:rsidRDefault="00537E5A" w14:paraId="0259E005" w14:textId="77777777">
      <w:pPr>
        <w:pStyle w:val="Kommentartext"/>
        <w:spacing w:after="0"/>
        <w:jc w:val="left"/>
        <w:rPr>
          <w:lang w:val="en-US"/>
        </w:rPr>
      </w:pPr>
    </w:p>
    <w:p w:rsidR="001544AF" w:rsidP="00757E3E" w:rsidRDefault="001544AF" w14:paraId="48DBC9E3" w14:textId="67FFCC19">
      <w:pPr>
        <w:pStyle w:val="Kommentartext"/>
        <w:spacing w:after="0"/>
        <w:jc w:val="left"/>
        <w:rPr>
          <w:lang w:val="en-US"/>
        </w:rPr>
        <w:sectPr w:rsidR="001544AF" w:rsidSect="005F10C6">
          <w:pgSz w:w="11906" w:h="16838" w:orient="portrait"/>
          <w:pgMar w:top="1276" w:right="1417" w:bottom="993" w:left="1417" w:header="708" w:footer="614" w:gutter="0"/>
          <w:cols w:space="708"/>
          <w:docGrid w:linePitch="360"/>
        </w:sectPr>
      </w:pPr>
      <w:r w:rsidRPr="001544AF">
        <w:rPr>
          <w:lang w:val="en-US"/>
        </w:rPr>
        <w:t xml:space="preserve">Note: The figures show </w:t>
      </w:r>
      <w:r>
        <w:rPr>
          <w:lang w:val="en-US"/>
        </w:rPr>
        <w:t>for each country an output panel of 4 x 4</w:t>
      </w:r>
      <w:r w:rsidR="00BF5B2A">
        <w:rPr>
          <w:lang w:val="en-US"/>
        </w:rPr>
        <w:t xml:space="preserve"> </w:t>
      </w:r>
      <w:r>
        <w:rPr>
          <w:lang w:val="en-US"/>
        </w:rPr>
        <w:t>maps</w:t>
      </w:r>
      <w:r w:rsidRPr="001544AF">
        <w:rPr>
          <w:lang w:val="en-US"/>
        </w:rPr>
        <w:t>: the rows correspond to the four different outcomes (1) health insurance coverage, (2) visited health facility, (3) health facility-based births, (4) postnatal check, and the columns corresponds to the four different models and data sources (a) the reported regional (admin 1 level) averages in the DHS data, (b) the predicted regional (admin 1 level) averages based on the ML model with all available variables from the DHS data, (c) the predicted regional (admin 1 level) averages based on the ML model with a restricted number of variables from the DHS data that are also available in the CENSUS data, (d) the predicted district (admin 2 level) average based on the ML model with a restricted number of variables from the CENSUS data</w:t>
      </w:r>
      <w:r>
        <w:rPr>
          <w:lang w:val="en-US"/>
        </w:rPr>
        <w:t xml:space="preserve">. </w:t>
      </w:r>
      <w:r w:rsidRPr="001544AF">
        <w:rPr>
          <w:lang w:val="en-US"/>
        </w:rPr>
        <w:t>Scale for outcome health insurance coverage only ranges from 0-40% for better visualization of differences in an imbalanced sample</w:t>
      </w:r>
      <w:r w:rsidR="00537E5A">
        <w:rPr>
          <w:lang w:val="en-US"/>
        </w:rPr>
        <w:t>, except for Rwanda and Ghana</w:t>
      </w:r>
      <w:r w:rsidRPr="001544AF">
        <w:rPr>
          <w:lang w:val="en-US"/>
        </w:rPr>
        <w:t>.</w:t>
      </w:r>
      <w:r w:rsidR="00532B45">
        <w:rPr>
          <w:lang w:val="en-US"/>
        </w:rPr>
        <w:t xml:space="preserve"> In case of Burundi, Chad, Côte d’Ivoire, DRC, Eswatini, Liberia, Madagascar, Namibia, Niger, and the Ga</w:t>
      </w:r>
      <w:r w:rsidR="0010667C">
        <w:rPr>
          <w:lang w:val="en-US"/>
        </w:rPr>
        <w:t>m</w:t>
      </w:r>
      <w:r w:rsidR="00532B45">
        <w:rPr>
          <w:lang w:val="en-US"/>
        </w:rPr>
        <w:t>bia, no Census data is available and therefore maps are not shown</w:t>
      </w:r>
    </w:p>
    <w:p w:rsidR="00800E63" w:rsidP="00757E3E" w:rsidRDefault="00800E63" w14:paraId="43F04A83" w14:textId="77777777">
      <w:pPr>
        <w:pStyle w:val="Kommentartext"/>
        <w:spacing w:after="0"/>
        <w:jc w:val="left"/>
        <w:rPr>
          <w:lang w:val="en-US"/>
        </w:rPr>
      </w:pPr>
    </w:p>
    <w:p w:rsidR="0006259E" w:rsidP="00B83887" w:rsidRDefault="004B1054" w14:paraId="1ADB2780" w14:textId="33DC61A6">
      <w:pPr>
        <w:pStyle w:val="KeinLeerraum"/>
        <w:spacing w:after="120"/>
        <w:rPr>
          <w:b/>
          <w:lang w:val="en-US"/>
        </w:rPr>
      </w:pPr>
      <w:commentRangeStart w:id="17"/>
      <w:r>
        <w:rPr>
          <w:b/>
          <w:lang w:val="en-US"/>
        </w:rPr>
        <w:t xml:space="preserve">Table </w:t>
      </w:r>
      <w:commentRangeEnd w:id="17"/>
      <w:r w:rsidR="008E0ED3">
        <w:rPr>
          <w:rStyle w:val="Kommentarzeichen"/>
        </w:rPr>
        <w:commentReference w:id="17"/>
      </w:r>
      <w:r>
        <w:rPr>
          <w:b/>
          <w:lang w:val="en-US"/>
        </w:rPr>
        <w:t>A.1</w:t>
      </w:r>
      <w:r w:rsidRPr="00F34B3E">
        <w:rPr>
          <w:b/>
          <w:lang w:val="en-US"/>
        </w:rPr>
        <w:t>:</w:t>
      </w:r>
      <w:r>
        <w:rPr>
          <w:b/>
          <w:lang w:val="en-US"/>
        </w:rPr>
        <w:t xml:space="preserve"> </w:t>
      </w:r>
      <w:r w:rsidR="005451A8">
        <w:rPr>
          <w:b/>
          <w:lang w:val="en-US"/>
        </w:rPr>
        <w:t>Overview of variables</w:t>
      </w:r>
    </w:p>
    <w:tbl>
      <w:tblPr>
        <w:tblW w:w="12475" w:type="dxa"/>
        <w:tblInd w:w="-15" w:type="dxa"/>
        <w:tblCellMar>
          <w:left w:w="70" w:type="dxa"/>
          <w:right w:w="70" w:type="dxa"/>
        </w:tblCellMar>
        <w:tblLook w:val="04A0" w:firstRow="1" w:lastRow="0" w:firstColumn="1" w:lastColumn="0" w:noHBand="0" w:noVBand="1"/>
      </w:tblPr>
      <w:tblGrid>
        <w:gridCol w:w="2750"/>
        <w:gridCol w:w="5062"/>
        <w:gridCol w:w="2551"/>
        <w:gridCol w:w="804"/>
        <w:gridCol w:w="1016"/>
        <w:gridCol w:w="146"/>
        <w:gridCol w:w="146"/>
      </w:tblGrid>
      <w:tr w:rsidRPr="004E4458" w:rsidR="000B0BD7" w:rsidTr="00413D66" w14:paraId="6754D88D" w14:textId="77777777">
        <w:trPr>
          <w:trHeight w:val="290"/>
        </w:trPr>
        <w:tc>
          <w:tcPr>
            <w:tcW w:w="2750" w:type="dxa"/>
            <w:tcBorders>
              <w:top w:val="double" w:color="auto" w:sz="4" w:space="0"/>
              <w:left w:val="nil"/>
              <w:bottom w:val="single" w:color="auto" w:sz="4" w:space="0"/>
              <w:right w:val="nil"/>
            </w:tcBorders>
            <w:noWrap/>
            <w:hideMark/>
          </w:tcPr>
          <w:p w:rsidRPr="004E4458" w:rsidR="000B0BD7" w:rsidP="004E4458" w:rsidRDefault="000B0BD7" w14:paraId="5DEB53E1" w14:textId="77777777">
            <w:pPr>
              <w:pStyle w:val="KeinLeerraum"/>
              <w:jc w:val="left"/>
              <w:rPr>
                <w:b/>
                <w:bCs/>
                <w:noProof/>
                <w:sz w:val="18"/>
                <w:szCs w:val="18"/>
                <w:lang w:val="de-CH"/>
              </w:rPr>
            </w:pPr>
            <w:r w:rsidRPr="004E4458">
              <w:rPr>
                <w:b/>
                <w:bCs/>
                <w:noProof/>
                <w:sz w:val="18"/>
                <w:szCs w:val="18"/>
                <w:lang w:val="de-CH"/>
              </w:rPr>
              <w:t>Variables short</w:t>
            </w:r>
          </w:p>
        </w:tc>
        <w:tc>
          <w:tcPr>
            <w:tcW w:w="5062" w:type="dxa"/>
            <w:tcBorders>
              <w:top w:val="double" w:color="auto" w:sz="4" w:space="0"/>
              <w:left w:val="nil"/>
              <w:bottom w:val="single" w:color="auto" w:sz="4" w:space="0"/>
              <w:right w:val="nil"/>
            </w:tcBorders>
            <w:noWrap/>
            <w:hideMark/>
          </w:tcPr>
          <w:p w:rsidRPr="004E4458" w:rsidR="000B0BD7" w:rsidP="004E4458" w:rsidRDefault="000B0BD7" w14:paraId="27FDB522" w14:textId="77777777">
            <w:pPr>
              <w:pStyle w:val="KeinLeerraum"/>
              <w:jc w:val="left"/>
              <w:rPr>
                <w:b/>
                <w:bCs/>
                <w:noProof/>
                <w:sz w:val="18"/>
                <w:szCs w:val="18"/>
                <w:lang w:val="de-CH"/>
              </w:rPr>
            </w:pPr>
            <w:r w:rsidRPr="004E4458">
              <w:rPr>
                <w:b/>
                <w:bCs/>
                <w:noProof/>
                <w:sz w:val="18"/>
                <w:szCs w:val="18"/>
                <w:lang w:val="de-CH"/>
              </w:rPr>
              <w:t>Variables description</w:t>
            </w:r>
          </w:p>
        </w:tc>
        <w:tc>
          <w:tcPr>
            <w:tcW w:w="2551" w:type="dxa"/>
            <w:tcBorders>
              <w:top w:val="double" w:color="auto" w:sz="4" w:space="0"/>
              <w:left w:val="nil"/>
              <w:bottom w:val="single" w:color="auto" w:sz="4" w:space="0"/>
              <w:right w:val="nil"/>
            </w:tcBorders>
            <w:noWrap/>
            <w:hideMark/>
          </w:tcPr>
          <w:p w:rsidRPr="004E4458" w:rsidR="000B0BD7" w:rsidP="004E4458" w:rsidRDefault="000B0BD7" w14:paraId="4B1A9D63" w14:textId="20EA92B2">
            <w:pPr>
              <w:pStyle w:val="KeinLeerraum"/>
              <w:jc w:val="left"/>
              <w:rPr>
                <w:b/>
                <w:bCs/>
                <w:noProof/>
                <w:sz w:val="18"/>
                <w:szCs w:val="18"/>
                <w:lang w:val="en-US"/>
              </w:rPr>
            </w:pPr>
            <w:r w:rsidRPr="004E4458">
              <w:rPr>
                <w:b/>
                <w:bCs/>
                <w:noProof/>
                <w:sz w:val="18"/>
                <w:szCs w:val="18"/>
                <w:lang w:val="en-US"/>
              </w:rPr>
              <w:t xml:space="preserve">Number of countries using the variable for the </w:t>
            </w:r>
            <w:r>
              <w:rPr>
                <w:b/>
                <w:bCs/>
                <w:noProof/>
                <w:sz w:val="18"/>
                <w:szCs w:val="18"/>
                <w:lang w:val="en-US"/>
              </w:rPr>
              <w:t xml:space="preserve">full </w:t>
            </w:r>
            <w:r w:rsidRPr="004E4458">
              <w:rPr>
                <w:b/>
                <w:bCs/>
                <w:noProof/>
                <w:sz w:val="18"/>
                <w:szCs w:val="18"/>
                <w:lang w:val="en-US"/>
              </w:rPr>
              <w:t>model</w:t>
            </w:r>
          </w:p>
        </w:tc>
        <w:tc>
          <w:tcPr>
            <w:tcW w:w="802" w:type="dxa"/>
            <w:tcBorders>
              <w:top w:val="double" w:color="auto" w:sz="4" w:space="0"/>
            </w:tcBorders>
          </w:tcPr>
          <w:p w:rsidRPr="004E4458" w:rsidR="000B0BD7" w:rsidP="004E4458" w:rsidRDefault="000B0BD7" w14:paraId="02EBA3E0" w14:textId="6EE33468">
            <w:pPr>
              <w:pStyle w:val="KeinLeerraum"/>
              <w:jc w:val="left"/>
              <w:rPr>
                <w:b/>
                <w:bCs/>
                <w:noProof/>
                <w:sz w:val="18"/>
                <w:szCs w:val="18"/>
                <w:lang w:val="en-US"/>
              </w:rPr>
            </w:pPr>
            <w:r>
              <w:rPr>
                <w:b/>
                <w:bCs/>
                <w:noProof/>
                <w:sz w:val="18"/>
                <w:szCs w:val="18"/>
                <w:lang w:val="en-US"/>
              </w:rPr>
              <w:t>Variable inlcuded in classical model</w:t>
            </w:r>
          </w:p>
        </w:tc>
        <w:tc>
          <w:tcPr>
            <w:tcW w:w="1018" w:type="dxa"/>
            <w:tcBorders>
              <w:top w:val="double" w:color="auto" w:sz="4" w:space="0"/>
            </w:tcBorders>
          </w:tcPr>
          <w:p w:rsidRPr="004E4458" w:rsidR="000B0BD7" w:rsidP="004E4458" w:rsidRDefault="000B0BD7" w14:paraId="17BA1B29" w14:textId="33FA0C5D">
            <w:pPr>
              <w:pStyle w:val="KeinLeerraum"/>
              <w:jc w:val="left"/>
              <w:rPr>
                <w:b/>
                <w:bCs/>
                <w:noProof/>
                <w:sz w:val="18"/>
                <w:szCs w:val="18"/>
                <w:lang w:val="en-US"/>
              </w:rPr>
            </w:pPr>
            <w:r>
              <w:rPr>
                <w:b/>
                <w:bCs/>
                <w:noProof/>
                <w:sz w:val="18"/>
                <w:szCs w:val="18"/>
                <w:lang w:val="en-US"/>
              </w:rPr>
              <w:t>Variable included in census model</w:t>
            </w:r>
          </w:p>
        </w:tc>
        <w:tc>
          <w:tcPr>
            <w:tcW w:w="146" w:type="dxa"/>
            <w:tcBorders>
              <w:top w:val="double" w:color="auto" w:sz="4" w:space="0"/>
            </w:tcBorders>
            <w:hideMark/>
          </w:tcPr>
          <w:p w:rsidRPr="004E4458" w:rsidR="000B0BD7" w:rsidP="004E4458" w:rsidRDefault="000B0BD7" w14:paraId="5714B61B" w14:textId="420011DD">
            <w:pPr>
              <w:pStyle w:val="KeinLeerraum"/>
              <w:jc w:val="left"/>
              <w:rPr>
                <w:b/>
                <w:bCs/>
                <w:noProof/>
                <w:sz w:val="18"/>
                <w:szCs w:val="18"/>
                <w:lang w:val="en-US"/>
              </w:rPr>
            </w:pPr>
          </w:p>
        </w:tc>
        <w:tc>
          <w:tcPr>
            <w:tcW w:w="146" w:type="dxa"/>
            <w:tcBorders>
              <w:top w:val="double" w:color="auto" w:sz="4" w:space="0"/>
            </w:tcBorders>
            <w:hideMark/>
          </w:tcPr>
          <w:p w:rsidRPr="004E4458" w:rsidR="000B0BD7" w:rsidP="004E4458" w:rsidRDefault="000B0BD7" w14:paraId="509B0D2A" w14:textId="77777777">
            <w:pPr>
              <w:pStyle w:val="KeinLeerraum"/>
              <w:jc w:val="left"/>
              <w:rPr>
                <w:b/>
                <w:bCs/>
                <w:noProof/>
                <w:sz w:val="18"/>
                <w:szCs w:val="18"/>
                <w:lang w:val="en-US"/>
              </w:rPr>
            </w:pPr>
          </w:p>
        </w:tc>
      </w:tr>
      <w:tr w:rsidRPr="008277EA" w:rsidR="000B0BD7" w:rsidTr="00413D66" w14:paraId="3F8C60B4"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8AA8C81" w14:textId="77777777">
            <w:pPr>
              <w:pStyle w:val="KeinLeerraum"/>
              <w:rPr>
                <w:noProof/>
                <w:sz w:val="18"/>
                <w:szCs w:val="18"/>
                <w:lang w:val="de-CH"/>
              </w:rPr>
            </w:pPr>
            <w:r w:rsidRPr="00E40265">
              <w:rPr>
                <w:noProof/>
                <w:sz w:val="18"/>
                <w:szCs w:val="18"/>
                <w:lang w:val="de-CH"/>
              </w:rPr>
              <w:t>age_cat</w:t>
            </w:r>
          </w:p>
        </w:tc>
        <w:tc>
          <w:tcPr>
            <w:tcW w:w="5062" w:type="dxa"/>
            <w:tcBorders>
              <w:top w:val="nil"/>
              <w:left w:val="nil"/>
              <w:bottom w:val="nil"/>
              <w:right w:val="nil"/>
            </w:tcBorders>
            <w:noWrap/>
            <w:vAlign w:val="bottom"/>
            <w:hideMark/>
          </w:tcPr>
          <w:p w:rsidRPr="00E40265" w:rsidR="000B0BD7" w:rsidP="00E40265" w:rsidRDefault="000B0BD7" w14:paraId="21DD2621" w14:textId="77777777">
            <w:pPr>
              <w:pStyle w:val="KeinLeerraum"/>
              <w:rPr>
                <w:noProof/>
                <w:sz w:val="18"/>
                <w:szCs w:val="18"/>
                <w:lang w:val="en-US"/>
              </w:rPr>
            </w:pPr>
            <w:r w:rsidRPr="00E40265">
              <w:rPr>
                <w:noProof/>
                <w:sz w:val="18"/>
                <w:szCs w:val="18"/>
                <w:lang w:val="en-US"/>
              </w:rPr>
              <w:t>categoy, age (15-59 , in 5 year groups)</w:t>
            </w:r>
          </w:p>
        </w:tc>
        <w:tc>
          <w:tcPr>
            <w:tcW w:w="2551" w:type="dxa"/>
            <w:tcBorders>
              <w:top w:val="nil"/>
              <w:left w:val="nil"/>
              <w:bottom w:val="nil"/>
              <w:right w:val="nil"/>
            </w:tcBorders>
            <w:noWrap/>
            <w:vAlign w:val="bottom"/>
          </w:tcPr>
          <w:p w:rsidRPr="00E40265" w:rsidR="000B0BD7" w:rsidP="00E40265" w:rsidRDefault="000B0BD7" w14:paraId="3C0C7DBB"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7E499A" w14:paraId="38E126B2" w14:textId="5C1CF2D3">
            <w:pPr>
              <w:pStyle w:val="KeinLeerraum"/>
              <w:rPr>
                <w:noProof/>
                <w:sz w:val="18"/>
                <w:szCs w:val="18"/>
                <w:lang w:val="en-US"/>
              </w:rPr>
            </w:pPr>
            <w:r>
              <w:rPr>
                <w:noProof/>
                <w:sz w:val="18"/>
                <w:szCs w:val="18"/>
                <w:lang w:val="en-US"/>
              </w:rPr>
              <w:t>X</w:t>
            </w:r>
          </w:p>
        </w:tc>
        <w:tc>
          <w:tcPr>
            <w:tcW w:w="1018" w:type="dxa"/>
          </w:tcPr>
          <w:p w:rsidRPr="00E40265" w:rsidR="000B0BD7" w:rsidP="00E40265" w:rsidRDefault="007E499A" w14:paraId="6CAF4F8A" w14:textId="3238A8FB">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46403C2F" w14:textId="59B0BF7F">
            <w:pPr>
              <w:pStyle w:val="KeinLeerraum"/>
              <w:rPr>
                <w:noProof/>
                <w:sz w:val="18"/>
                <w:szCs w:val="18"/>
                <w:lang w:val="en-US"/>
              </w:rPr>
            </w:pPr>
          </w:p>
        </w:tc>
        <w:tc>
          <w:tcPr>
            <w:tcW w:w="146" w:type="dxa"/>
            <w:vAlign w:val="center"/>
            <w:hideMark/>
          </w:tcPr>
          <w:p w:rsidRPr="00E40265" w:rsidR="000B0BD7" w:rsidP="00E40265" w:rsidRDefault="000B0BD7" w14:paraId="2951BB54" w14:textId="77777777">
            <w:pPr>
              <w:pStyle w:val="KeinLeerraum"/>
              <w:rPr>
                <w:noProof/>
                <w:sz w:val="18"/>
                <w:szCs w:val="18"/>
                <w:lang w:val="en-US"/>
              </w:rPr>
            </w:pPr>
          </w:p>
        </w:tc>
      </w:tr>
      <w:tr w:rsidRPr="008277EA" w:rsidR="000B0BD7" w:rsidTr="00413D66" w14:paraId="23BECAEA"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766B568" w14:textId="77777777">
            <w:pPr>
              <w:pStyle w:val="KeinLeerraum"/>
              <w:rPr>
                <w:noProof/>
                <w:sz w:val="18"/>
                <w:szCs w:val="18"/>
                <w:lang w:val="de-CH"/>
              </w:rPr>
            </w:pPr>
            <w:r w:rsidRPr="00E40265">
              <w:rPr>
                <w:noProof/>
                <w:sz w:val="18"/>
                <w:szCs w:val="18"/>
                <w:lang w:val="de-CH"/>
              </w:rPr>
              <w:t>age_HH_head</w:t>
            </w:r>
          </w:p>
        </w:tc>
        <w:tc>
          <w:tcPr>
            <w:tcW w:w="5062" w:type="dxa"/>
            <w:tcBorders>
              <w:top w:val="nil"/>
              <w:left w:val="nil"/>
              <w:bottom w:val="nil"/>
              <w:right w:val="nil"/>
            </w:tcBorders>
            <w:noWrap/>
            <w:vAlign w:val="bottom"/>
            <w:hideMark/>
          </w:tcPr>
          <w:p w:rsidRPr="00E40265" w:rsidR="000B0BD7" w:rsidP="00E40265" w:rsidRDefault="000B0BD7" w14:paraId="0A4A0C5C" w14:textId="77777777">
            <w:pPr>
              <w:pStyle w:val="KeinLeerraum"/>
              <w:rPr>
                <w:noProof/>
                <w:sz w:val="18"/>
                <w:szCs w:val="18"/>
                <w:lang w:val="en-US"/>
              </w:rPr>
            </w:pPr>
            <w:r w:rsidRPr="00E40265">
              <w:rPr>
                <w:noProof/>
                <w:sz w:val="18"/>
                <w:szCs w:val="18"/>
                <w:lang w:val="en-US"/>
              </w:rPr>
              <w:t>age of household head (standardized with Z-score normalization)</w:t>
            </w:r>
          </w:p>
        </w:tc>
        <w:tc>
          <w:tcPr>
            <w:tcW w:w="2551" w:type="dxa"/>
            <w:tcBorders>
              <w:top w:val="nil"/>
              <w:left w:val="nil"/>
              <w:bottom w:val="nil"/>
              <w:right w:val="nil"/>
            </w:tcBorders>
            <w:noWrap/>
            <w:vAlign w:val="bottom"/>
          </w:tcPr>
          <w:p w:rsidRPr="00E40265" w:rsidR="000B0BD7" w:rsidP="00E40265" w:rsidRDefault="000B0BD7" w14:paraId="55C8D40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360ED1" w14:paraId="13E0F745" w14:textId="2F902976">
            <w:pPr>
              <w:pStyle w:val="KeinLeerraum"/>
              <w:rPr>
                <w:noProof/>
                <w:sz w:val="18"/>
                <w:szCs w:val="18"/>
                <w:lang w:val="en-US"/>
              </w:rPr>
            </w:pPr>
            <w:r>
              <w:rPr>
                <w:noProof/>
                <w:sz w:val="18"/>
                <w:szCs w:val="18"/>
                <w:lang w:val="en-US"/>
              </w:rPr>
              <w:t>X</w:t>
            </w:r>
          </w:p>
        </w:tc>
        <w:tc>
          <w:tcPr>
            <w:tcW w:w="1018" w:type="dxa"/>
          </w:tcPr>
          <w:p w:rsidRPr="00E40265" w:rsidR="000B0BD7" w:rsidP="00E40265" w:rsidRDefault="000B0BD7" w14:paraId="26AC99D3" w14:textId="77777777">
            <w:pPr>
              <w:pStyle w:val="KeinLeerraum"/>
              <w:rPr>
                <w:noProof/>
                <w:sz w:val="18"/>
                <w:szCs w:val="18"/>
                <w:lang w:val="en-US"/>
              </w:rPr>
            </w:pPr>
          </w:p>
        </w:tc>
        <w:tc>
          <w:tcPr>
            <w:tcW w:w="146" w:type="dxa"/>
            <w:vAlign w:val="center"/>
            <w:hideMark/>
          </w:tcPr>
          <w:p w:rsidRPr="00E40265" w:rsidR="000B0BD7" w:rsidP="00E40265" w:rsidRDefault="000B0BD7" w14:paraId="147AE9A3" w14:textId="1C8B4A42">
            <w:pPr>
              <w:pStyle w:val="KeinLeerraum"/>
              <w:rPr>
                <w:noProof/>
                <w:sz w:val="18"/>
                <w:szCs w:val="18"/>
                <w:lang w:val="en-US"/>
              </w:rPr>
            </w:pPr>
          </w:p>
        </w:tc>
        <w:tc>
          <w:tcPr>
            <w:tcW w:w="146" w:type="dxa"/>
            <w:vAlign w:val="center"/>
            <w:hideMark/>
          </w:tcPr>
          <w:p w:rsidRPr="00E40265" w:rsidR="000B0BD7" w:rsidP="00E40265" w:rsidRDefault="000B0BD7" w14:paraId="4A61C491" w14:textId="77777777">
            <w:pPr>
              <w:pStyle w:val="KeinLeerraum"/>
              <w:rPr>
                <w:noProof/>
                <w:sz w:val="18"/>
                <w:szCs w:val="18"/>
                <w:lang w:val="en-US"/>
              </w:rPr>
            </w:pPr>
          </w:p>
        </w:tc>
      </w:tr>
      <w:tr w:rsidRPr="008277EA" w:rsidR="000B0BD7" w:rsidTr="00413D66" w14:paraId="6B8EC1F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97B3D7C" w14:textId="77777777">
            <w:pPr>
              <w:pStyle w:val="KeinLeerraum"/>
              <w:rPr>
                <w:noProof/>
                <w:sz w:val="18"/>
                <w:szCs w:val="18"/>
                <w:lang w:val="de-CH"/>
              </w:rPr>
            </w:pPr>
            <w:r w:rsidRPr="00E40265">
              <w:rPr>
                <w:noProof/>
                <w:sz w:val="18"/>
                <w:szCs w:val="18"/>
                <w:lang w:val="de-CH"/>
              </w:rPr>
              <w:t>bankaccount</w:t>
            </w:r>
          </w:p>
        </w:tc>
        <w:tc>
          <w:tcPr>
            <w:tcW w:w="5062" w:type="dxa"/>
            <w:tcBorders>
              <w:top w:val="nil"/>
              <w:left w:val="nil"/>
              <w:bottom w:val="nil"/>
              <w:right w:val="nil"/>
            </w:tcBorders>
            <w:noWrap/>
            <w:vAlign w:val="bottom"/>
            <w:hideMark/>
          </w:tcPr>
          <w:p w:rsidRPr="00E40265" w:rsidR="000B0BD7" w:rsidP="00E40265" w:rsidRDefault="000B0BD7" w14:paraId="37F2AD04" w14:textId="77777777">
            <w:pPr>
              <w:pStyle w:val="KeinLeerraum"/>
              <w:rPr>
                <w:noProof/>
                <w:sz w:val="18"/>
                <w:szCs w:val="18"/>
                <w:lang w:val="en-US"/>
              </w:rPr>
            </w:pPr>
            <w:r w:rsidRPr="00E40265">
              <w:rPr>
                <w:noProof/>
                <w:sz w:val="18"/>
                <w:szCs w:val="18"/>
                <w:lang w:val="en-US"/>
              </w:rPr>
              <w:t>binary, 1 if household has bankaccount</w:t>
            </w:r>
          </w:p>
        </w:tc>
        <w:tc>
          <w:tcPr>
            <w:tcW w:w="2551" w:type="dxa"/>
            <w:tcBorders>
              <w:top w:val="nil"/>
              <w:left w:val="nil"/>
              <w:bottom w:val="nil"/>
              <w:right w:val="nil"/>
            </w:tcBorders>
            <w:noWrap/>
            <w:vAlign w:val="bottom"/>
          </w:tcPr>
          <w:p w:rsidRPr="00E40265" w:rsidR="000B0BD7" w:rsidP="00E40265" w:rsidRDefault="000B0BD7" w14:paraId="73E44CAA" w14:textId="77777777">
            <w:pPr>
              <w:pStyle w:val="KeinLeerraum"/>
              <w:rPr>
                <w:noProof/>
                <w:sz w:val="18"/>
                <w:szCs w:val="18"/>
                <w:lang w:val="en-US"/>
              </w:rPr>
            </w:pPr>
            <w:r>
              <w:rPr>
                <w:noProof/>
                <w:sz w:val="18"/>
                <w:szCs w:val="18"/>
                <w:lang w:val="en-US"/>
              </w:rPr>
              <w:t>31</w:t>
            </w:r>
          </w:p>
        </w:tc>
        <w:tc>
          <w:tcPr>
            <w:tcW w:w="802" w:type="dxa"/>
          </w:tcPr>
          <w:p w:rsidRPr="00E40265" w:rsidR="000B0BD7" w:rsidP="00E40265" w:rsidRDefault="000B0BD7" w14:paraId="58DF5855" w14:textId="77777777">
            <w:pPr>
              <w:pStyle w:val="KeinLeerraum"/>
              <w:rPr>
                <w:noProof/>
                <w:sz w:val="18"/>
                <w:szCs w:val="18"/>
                <w:lang w:val="en-US"/>
              </w:rPr>
            </w:pPr>
          </w:p>
        </w:tc>
        <w:tc>
          <w:tcPr>
            <w:tcW w:w="1018" w:type="dxa"/>
          </w:tcPr>
          <w:p w:rsidRPr="00E40265" w:rsidR="000B0BD7" w:rsidP="00E40265" w:rsidRDefault="000B0BD7" w14:paraId="01493DB9" w14:textId="77777777">
            <w:pPr>
              <w:pStyle w:val="KeinLeerraum"/>
              <w:rPr>
                <w:noProof/>
                <w:sz w:val="18"/>
                <w:szCs w:val="18"/>
                <w:lang w:val="en-US"/>
              </w:rPr>
            </w:pPr>
          </w:p>
        </w:tc>
        <w:tc>
          <w:tcPr>
            <w:tcW w:w="146" w:type="dxa"/>
            <w:vAlign w:val="center"/>
            <w:hideMark/>
          </w:tcPr>
          <w:p w:rsidRPr="00E40265" w:rsidR="000B0BD7" w:rsidP="00E40265" w:rsidRDefault="000B0BD7" w14:paraId="185E0A46" w14:textId="4695F0F2">
            <w:pPr>
              <w:pStyle w:val="KeinLeerraum"/>
              <w:rPr>
                <w:noProof/>
                <w:sz w:val="18"/>
                <w:szCs w:val="18"/>
                <w:lang w:val="en-US"/>
              </w:rPr>
            </w:pPr>
          </w:p>
        </w:tc>
        <w:tc>
          <w:tcPr>
            <w:tcW w:w="146" w:type="dxa"/>
            <w:vAlign w:val="center"/>
            <w:hideMark/>
          </w:tcPr>
          <w:p w:rsidRPr="00E40265" w:rsidR="000B0BD7" w:rsidP="00E40265" w:rsidRDefault="000B0BD7" w14:paraId="6ABCE449" w14:textId="77777777">
            <w:pPr>
              <w:pStyle w:val="KeinLeerraum"/>
              <w:rPr>
                <w:noProof/>
                <w:sz w:val="18"/>
                <w:szCs w:val="18"/>
                <w:lang w:val="en-US"/>
              </w:rPr>
            </w:pPr>
          </w:p>
        </w:tc>
      </w:tr>
      <w:tr w:rsidRPr="008277EA" w:rsidR="000B0BD7" w:rsidTr="00413D66" w14:paraId="09589FF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EB363AA" w14:textId="77777777">
            <w:pPr>
              <w:pStyle w:val="KeinLeerraum"/>
              <w:rPr>
                <w:noProof/>
                <w:sz w:val="18"/>
                <w:szCs w:val="18"/>
                <w:lang w:val="de-CH"/>
              </w:rPr>
            </w:pPr>
            <w:r w:rsidRPr="00E40265">
              <w:rPr>
                <w:noProof/>
                <w:sz w:val="18"/>
                <w:szCs w:val="18"/>
                <w:lang w:val="de-CH"/>
              </w:rPr>
              <w:t>bicycle</w:t>
            </w:r>
          </w:p>
        </w:tc>
        <w:tc>
          <w:tcPr>
            <w:tcW w:w="5062" w:type="dxa"/>
            <w:tcBorders>
              <w:top w:val="nil"/>
              <w:left w:val="nil"/>
              <w:bottom w:val="nil"/>
              <w:right w:val="nil"/>
            </w:tcBorders>
            <w:noWrap/>
            <w:vAlign w:val="bottom"/>
            <w:hideMark/>
          </w:tcPr>
          <w:p w:rsidRPr="00E40265" w:rsidR="000B0BD7" w:rsidP="00E40265" w:rsidRDefault="000B0BD7" w14:paraId="23034940" w14:textId="77777777">
            <w:pPr>
              <w:pStyle w:val="KeinLeerraum"/>
              <w:rPr>
                <w:noProof/>
                <w:sz w:val="18"/>
                <w:szCs w:val="18"/>
                <w:lang w:val="en-US"/>
              </w:rPr>
            </w:pPr>
            <w:r w:rsidRPr="00E40265">
              <w:rPr>
                <w:noProof/>
                <w:sz w:val="18"/>
                <w:szCs w:val="18"/>
                <w:lang w:val="en-US"/>
              </w:rPr>
              <w:t>binary, 1 if household has bicycle</w:t>
            </w:r>
          </w:p>
        </w:tc>
        <w:tc>
          <w:tcPr>
            <w:tcW w:w="2551" w:type="dxa"/>
            <w:tcBorders>
              <w:top w:val="nil"/>
              <w:left w:val="nil"/>
              <w:bottom w:val="nil"/>
              <w:right w:val="nil"/>
            </w:tcBorders>
            <w:noWrap/>
            <w:vAlign w:val="bottom"/>
          </w:tcPr>
          <w:p w:rsidRPr="00E40265" w:rsidR="000B0BD7" w:rsidP="00E40265" w:rsidRDefault="000B0BD7" w14:paraId="501DE395"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12C9DD7E" w14:textId="77777777">
            <w:pPr>
              <w:pStyle w:val="KeinLeerraum"/>
              <w:rPr>
                <w:noProof/>
                <w:sz w:val="18"/>
                <w:szCs w:val="18"/>
                <w:lang w:val="en-US"/>
              </w:rPr>
            </w:pPr>
          </w:p>
        </w:tc>
        <w:tc>
          <w:tcPr>
            <w:tcW w:w="1018" w:type="dxa"/>
          </w:tcPr>
          <w:p w:rsidRPr="00E40265" w:rsidR="000B0BD7" w:rsidP="00E40265" w:rsidRDefault="000B0BD7" w14:paraId="0FEC91D0" w14:textId="77777777">
            <w:pPr>
              <w:pStyle w:val="KeinLeerraum"/>
              <w:rPr>
                <w:noProof/>
                <w:sz w:val="18"/>
                <w:szCs w:val="18"/>
                <w:lang w:val="en-US"/>
              </w:rPr>
            </w:pPr>
          </w:p>
        </w:tc>
        <w:tc>
          <w:tcPr>
            <w:tcW w:w="146" w:type="dxa"/>
            <w:vAlign w:val="center"/>
            <w:hideMark/>
          </w:tcPr>
          <w:p w:rsidRPr="00E40265" w:rsidR="000B0BD7" w:rsidP="00E40265" w:rsidRDefault="000B0BD7" w14:paraId="25B0A1F9" w14:textId="71D19275">
            <w:pPr>
              <w:pStyle w:val="KeinLeerraum"/>
              <w:rPr>
                <w:noProof/>
                <w:sz w:val="18"/>
                <w:szCs w:val="18"/>
                <w:lang w:val="en-US"/>
              </w:rPr>
            </w:pPr>
          </w:p>
        </w:tc>
        <w:tc>
          <w:tcPr>
            <w:tcW w:w="146" w:type="dxa"/>
            <w:vAlign w:val="center"/>
            <w:hideMark/>
          </w:tcPr>
          <w:p w:rsidRPr="00E40265" w:rsidR="000B0BD7" w:rsidP="00E40265" w:rsidRDefault="000B0BD7" w14:paraId="044294F1" w14:textId="77777777">
            <w:pPr>
              <w:pStyle w:val="KeinLeerraum"/>
              <w:rPr>
                <w:noProof/>
                <w:sz w:val="18"/>
                <w:szCs w:val="18"/>
                <w:lang w:val="en-US"/>
              </w:rPr>
            </w:pPr>
          </w:p>
        </w:tc>
      </w:tr>
      <w:tr w:rsidRPr="008277EA" w:rsidR="000B0BD7" w:rsidTr="00413D66" w14:paraId="4107DC7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7FDAC56" w14:textId="77777777">
            <w:pPr>
              <w:pStyle w:val="KeinLeerraum"/>
              <w:rPr>
                <w:noProof/>
                <w:sz w:val="18"/>
                <w:szCs w:val="18"/>
                <w:lang w:val="de-CH"/>
              </w:rPr>
            </w:pPr>
            <w:r w:rsidRPr="00E40265">
              <w:rPr>
                <w:noProof/>
                <w:sz w:val="18"/>
                <w:szCs w:val="18"/>
                <w:lang w:val="de-CH"/>
              </w:rPr>
              <w:t>birth_last_3y</w:t>
            </w:r>
          </w:p>
        </w:tc>
        <w:tc>
          <w:tcPr>
            <w:tcW w:w="5062" w:type="dxa"/>
            <w:tcBorders>
              <w:top w:val="nil"/>
              <w:left w:val="nil"/>
              <w:bottom w:val="nil"/>
              <w:right w:val="nil"/>
            </w:tcBorders>
            <w:noWrap/>
            <w:vAlign w:val="bottom"/>
            <w:hideMark/>
          </w:tcPr>
          <w:p w:rsidRPr="00E40265" w:rsidR="000B0BD7" w:rsidP="00E40265" w:rsidRDefault="000B0BD7" w14:paraId="49C91E68" w14:textId="77777777">
            <w:pPr>
              <w:pStyle w:val="KeinLeerraum"/>
              <w:rPr>
                <w:noProof/>
                <w:sz w:val="18"/>
                <w:szCs w:val="18"/>
                <w:lang w:val="en-US"/>
              </w:rPr>
            </w:pPr>
            <w:r w:rsidRPr="00E40265">
              <w:rPr>
                <w:noProof/>
                <w:sz w:val="18"/>
                <w:szCs w:val="18"/>
                <w:lang w:val="en-US"/>
              </w:rPr>
              <w:t>binary, 1 if women had a birth in the last three years</w:t>
            </w:r>
          </w:p>
        </w:tc>
        <w:tc>
          <w:tcPr>
            <w:tcW w:w="2551" w:type="dxa"/>
            <w:tcBorders>
              <w:top w:val="nil"/>
              <w:left w:val="nil"/>
              <w:bottom w:val="nil"/>
              <w:right w:val="nil"/>
            </w:tcBorders>
            <w:noWrap/>
            <w:vAlign w:val="bottom"/>
          </w:tcPr>
          <w:p w:rsidRPr="00E40265" w:rsidR="000B0BD7" w:rsidP="00E40265" w:rsidRDefault="000B0BD7" w14:paraId="43A05A5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3F89088" w14:textId="77777777">
            <w:pPr>
              <w:pStyle w:val="KeinLeerraum"/>
              <w:rPr>
                <w:noProof/>
                <w:sz w:val="18"/>
                <w:szCs w:val="18"/>
                <w:lang w:val="en-US"/>
              </w:rPr>
            </w:pPr>
          </w:p>
        </w:tc>
        <w:tc>
          <w:tcPr>
            <w:tcW w:w="1018" w:type="dxa"/>
          </w:tcPr>
          <w:p w:rsidRPr="00E40265" w:rsidR="000B0BD7" w:rsidP="00E40265" w:rsidRDefault="000B0BD7" w14:paraId="535EF341" w14:textId="77777777">
            <w:pPr>
              <w:pStyle w:val="KeinLeerraum"/>
              <w:rPr>
                <w:noProof/>
                <w:sz w:val="18"/>
                <w:szCs w:val="18"/>
                <w:lang w:val="en-US"/>
              </w:rPr>
            </w:pPr>
          </w:p>
        </w:tc>
        <w:tc>
          <w:tcPr>
            <w:tcW w:w="146" w:type="dxa"/>
            <w:vAlign w:val="center"/>
            <w:hideMark/>
          </w:tcPr>
          <w:p w:rsidRPr="00E40265" w:rsidR="000B0BD7" w:rsidP="00E40265" w:rsidRDefault="000B0BD7" w14:paraId="79B69E48" w14:textId="01A28898">
            <w:pPr>
              <w:pStyle w:val="KeinLeerraum"/>
              <w:rPr>
                <w:noProof/>
                <w:sz w:val="18"/>
                <w:szCs w:val="18"/>
                <w:lang w:val="en-US"/>
              </w:rPr>
            </w:pPr>
          </w:p>
        </w:tc>
        <w:tc>
          <w:tcPr>
            <w:tcW w:w="146" w:type="dxa"/>
            <w:vAlign w:val="center"/>
            <w:hideMark/>
          </w:tcPr>
          <w:p w:rsidRPr="00E40265" w:rsidR="000B0BD7" w:rsidP="00E40265" w:rsidRDefault="000B0BD7" w14:paraId="6DE338D3" w14:textId="77777777">
            <w:pPr>
              <w:pStyle w:val="KeinLeerraum"/>
              <w:rPr>
                <w:noProof/>
                <w:sz w:val="18"/>
                <w:szCs w:val="18"/>
                <w:lang w:val="en-US"/>
              </w:rPr>
            </w:pPr>
          </w:p>
        </w:tc>
      </w:tr>
      <w:tr w:rsidRPr="00E40265" w:rsidR="000B0BD7" w:rsidTr="00413D66" w14:paraId="4DD1202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5A22ED3" w14:textId="77777777">
            <w:pPr>
              <w:pStyle w:val="KeinLeerraum"/>
              <w:rPr>
                <w:noProof/>
                <w:sz w:val="18"/>
                <w:szCs w:val="18"/>
                <w:lang w:val="de-CH"/>
              </w:rPr>
            </w:pPr>
            <w:r w:rsidRPr="00E40265">
              <w:rPr>
                <w:noProof/>
                <w:sz w:val="18"/>
                <w:szCs w:val="18"/>
                <w:lang w:val="de-CH"/>
              </w:rPr>
              <w:t>bmi</w:t>
            </w:r>
          </w:p>
        </w:tc>
        <w:tc>
          <w:tcPr>
            <w:tcW w:w="5062" w:type="dxa"/>
            <w:tcBorders>
              <w:top w:val="nil"/>
              <w:left w:val="nil"/>
              <w:bottom w:val="nil"/>
              <w:right w:val="nil"/>
            </w:tcBorders>
            <w:noWrap/>
            <w:vAlign w:val="bottom"/>
            <w:hideMark/>
          </w:tcPr>
          <w:p w:rsidRPr="00E40265" w:rsidR="000B0BD7" w:rsidP="00E40265" w:rsidRDefault="000B0BD7" w14:paraId="19EB542F" w14:textId="77777777">
            <w:pPr>
              <w:pStyle w:val="KeinLeerraum"/>
              <w:rPr>
                <w:noProof/>
                <w:sz w:val="18"/>
                <w:szCs w:val="18"/>
                <w:lang w:val="de-CH"/>
              </w:rPr>
            </w:pPr>
            <w:r w:rsidRPr="00E40265">
              <w:rPr>
                <w:noProof/>
                <w:sz w:val="18"/>
                <w:szCs w:val="18"/>
                <w:lang w:val="de-CH"/>
              </w:rPr>
              <w:t>numeric, Body  Mass Index</w:t>
            </w:r>
          </w:p>
        </w:tc>
        <w:tc>
          <w:tcPr>
            <w:tcW w:w="2551" w:type="dxa"/>
            <w:tcBorders>
              <w:top w:val="nil"/>
              <w:left w:val="nil"/>
              <w:bottom w:val="nil"/>
              <w:right w:val="nil"/>
            </w:tcBorders>
            <w:noWrap/>
            <w:vAlign w:val="bottom"/>
          </w:tcPr>
          <w:p w:rsidRPr="00E40265" w:rsidR="000B0BD7" w:rsidP="00E40265" w:rsidRDefault="000B0BD7" w14:paraId="74094864" w14:textId="7FF6255D">
            <w:pPr>
              <w:pStyle w:val="KeinLeerraum"/>
              <w:rPr>
                <w:noProof/>
                <w:sz w:val="18"/>
                <w:szCs w:val="18"/>
                <w:lang w:val="de-CH"/>
              </w:rPr>
            </w:pPr>
            <w:r>
              <w:rPr>
                <w:noProof/>
                <w:sz w:val="18"/>
                <w:szCs w:val="18"/>
                <w:lang w:val="de-CH"/>
              </w:rPr>
              <w:t>5</w:t>
            </w:r>
          </w:p>
        </w:tc>
        <w:tc>
          <w:tcPr>
            <w:tcW w:w="802" w:type="dxa"/>
          </w:tcPr>
          <w:p w:rsidRPr="00E40265" w:rsidR="000B0BD7" w:rsidP="00E40265" w:rsidRDefault="000B0BD7" w14:paraId="43EB3280" w14:textId="77777777">
            <w:pPr>
              <w:pStyle w:val="KeinLeerraum"/>
              <w:rPr>
                <w:noProof/>
                <w:sz w:val="18"/>
                <w:szCs w:val="18"/>
                <w:lang w:val="de-CH"/>
              </w:rPr>
            </w:pPr>
          </w:p>
        </w:tc>
        <w:tc>
          <w:tcPr>
            <w:tcW w:w="1018" w:type="dxa"/>
          </w:tcPr>
          <w:p w:rsidRPr="00E40265" w:rsidR="000B0BD7" w:rsidP="00E40265" w:rsidRDefault="000B0BD7" w14:paraId="284969EF" w14:textId="77777777">
            <w:pPr>
              <w:pStyle w:val="KeinLeerraum"/>
              <w:rPr>
                <w:noProof/>
                <w:sz w:val="18"/>
                <w:szCs w:val="18"/>
                <w:lang w:val="de-CH"/>
              </w:rPr>
            </w:pPr>
          </w:p>
        </w:tc>
        <w:tc>
          <w:tcPr>
            <w:tcW w:w="146" w:type="dxa"/>
            <w:vAlign w:val="center"/>
            <w:hideMark/>
          </w:tcPr>
          <w:p w:rsidRPr="00E40265" w:rsidR="000B0BD7" w:rsidP="00E40265" w:rsidRDefault="000B0BD7" w14:paraId="232B22CF" w14:textId="7CA6DBC1">
            <w:pPr>
              <w:pStyle w:val="KeinLeerraum"/>
              <w:rPr>
                <w:noProof/>
                <w:sz w:val="18"/>
                <w:szCs w:val="18"/>
                <w:lang w:val="de-CH"/>
              </w:rPr>
            </w:pPr>
          </w:p>
        </w:tc>
        <w:tc>
          <w:tcPr>
            <w:tcW w:w="146" w:type="dxa"/>
            <w:vAlign w:val="center"/>
            <w:hideMark/>
          </w:tcPr>
          <w:p w:rsidRPr="00E40265" w:rsidR="000B0BD7" w:rsidP="00E40265" w:rsidRDefault="000B0BD7" w14:paraId="48E32A0D" w14:textId="77777777">
            <w:pPr>
              <w:pStyle w:val="KeinLeerraum"/>
              <w:rPr>
                <w:noProof/>
                <w:sz w:val="18"/>
                <w:szCs w:val="18"/>
                <w:lang w:val="de-CH"/>
              </w:rPr>
            </w:pPr>
          </w:p>
        </w:tc>
      </w:tr>
      <w:tr w:rsidRPr="008277EA" w:rsidR="000B0BD7" w:rsidTr="00413D66" w14:paraId="6DF4986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ACBFD97" w14:textId="77777777">
            <w:pPr>
              <w:pStyle w:val="KeinLeerraum"/>
              <w:rPr>
                <w:noProof/>
                <w:sz w:val="18"/>
                <w:szCs w:val="18"/>
                <w:lang w:val="de-CH"/>
              </w:rPr>
            </w:pPr>
            <w:r w:rsidRPr="00E40265">
              <w:rPr>
                <w:noProof/>
                <w:sz w:val="18"/>
                <w:szCs w:val="18"/>
                <w:lang w:val="de-CH"/>
              </w:rPr>
              <w:t>boat</w:t>
            </w:r>
          </w:p>
        </w:tc>
        <w:tc>
          <w:tcPr>
            <w:tcW w:w="5062" w:type="dxa"/>
            <w:tcBorders>
              <w:top w:val="nil"/>
              <w:left w:val="nil"/>
              <w:bottom w:val="nil"/>
              <w:right w:val="nil"/>
            </w:tcBorders>
            <w:noWrap/>
            <w:vAlign w:val="bottom"/>
            <w:hideMark/>
          </w:tcPr>
          <w:p w:rsidRPr="00E40265" w:rsidR="000B0BD7" w:rsidP="00E40265" w:rsidRDefault="000B0BD7" w14:paraId="2ECC803E" w14:textId="77777777">
            <w:pPr>
              <w:pStyle w:val="KeinLeerraum"/>
              <w:rPr>
                <w:noProof/>
                <w:sz w:val="18"/>
                <w:szCs w:val="18"/>
                <w:lang w:val="en-US"/>
              </w:rPr>
            </w:pPr>
            <w:r w:rsidRPr="00E40265">
              <w:rPr>
                <w:noProof/>
                <w:sz w:val="18"/>
                <w:szCs w:val="18"/>
                <w:lang w:val="en-US"/>
              </w:rPr>
              <w:t>binary, 1 if household has boat</w:t>
            </w:r>
          </w:p>
        </w:tc>
        <w:tc>
          <w:tcPr>
            <w:tcW w:w="2551" w:type="dxa"/>
            <w:tcBorders>
              <w:top w:val="nil"/>
              <w:left w:val="nil"/>
              <w:bottom w:val="nil"/>
              <w:right w:val="nil"/>
            </w:tcBorders>
            <w:noWrap/>
            <w:vAlign w:val="bottom"/>
          </w:tcPr>
          <w:p w:rsidRPr="00E40265" w:rsidR="000B0BD7" w:rsidP="00E40265" w:rsidRDefault="000B0BD7" w14:paraId="7660A40F" w14:textId="77777777">
            <w:pPr>
              <w:pStyle w:val="KeinLeerraum"/>
              <w:rPr>
                <w:noProof/>
                <w:sz w:val="18"/>
                <w:szCs w:val="18"/>
                <w:lang w:val="en-US"/>
              </w:rPr>
            </w:pPr>
            <w:r>
              <w:rPr>
                <w:noProof/>
                <w:sz w:val="18"/>
                <w:szCs w:val="18"/>
                <w:lang w:val="en-US"/>
              </w:rPr>
              <w:t>27</w:t>
            </w:r>
          </w:p>
        </w:tc>
        <w:tc>
          <w:tcPr>
            <w:tcW w:w="802" w:type="dxa"/>
          </w:tcPr>
          <w:p w:rsidRPr="00E40265" w:rsidR="000B0BD7" w:rsidP="00E40265" w:rsidRDefault="000B0BD7" w14:paraId="7CDA3845" w14:textId="77777777">
            <w:pPr>
              <w:pStyle w:val="KeinLeerraum"/>
              <w:rPr>
                <w:noProof/>
                <w:sz w:val="18"/>
                <w:szCs w:val="18"/>
                <w:lang w:val="en-US"/>
              </w:rPr>
            </w:pPr>
          </w:p>
        </w:tc>
        <w:tc>
          <w:tcPr>
            <w:tcW w:w="1018" w:type="dxa"/>
          </w:tcPr>
          <w:p w:rsidRPr="00E40265" w:rsidR="000B0BD7" w:rsidP="00E40265" w:rsidRDefault="000B0BD7" w14:paraId="5E3315B5" w14:textId="77777777">
            <w:pPr>
              <w:pStyle w:val="KeinLeerraum"/>
              <w:rPr>
                <w:noProof/>
                <w:sz w:val="18"/>
                <w:szCs w:val="18"/>
                <w:lang w:val="en-US"/>
              </w:rPr>
            </w:pPr>
          </w:p>
        </w:tc>
        <w:tc>
          <w:tcPr>
            <w:tcW w:w="146" w:type="dxa"/>
            <w:vAlign w:val="center"/>
            <w:hideMark/>
          </w:tcPr>
          <w:p w:rsidRPr="00E40265" w:rsidR="000B0BD7" w:rsidP="00E40265" w:rsidRDefault="000B0BD7" w14:paraId="7482D5F9" w14:textId="2371C22E">
            <w:pPr>
              <w:pStyle w:val="KeinLeerraum"/>
              <w:rPr>
                <w:noProof/>
                <w:sz w:val="18"/>
                <w:szCs w:val="18"/>
                <w:lang w:val="en-US"/>
              </w:rPr>
            </w:pPr>
          </w:p>
        </w:tc>
        <w:tc>
          <w:tcPr>
            <w:tcW w:w="146" w:type="dxa"/>
            <w:vAlign w:val="center"/>
            <w:hideMark/>
          </w:tcPr>
          <w:p w:rsidRPr="00E40265" w:rsidR="000B0BD7" w:rsidP="00E40265" w:rsidRDefault="000B0BD7" w14:paraId="5A579B7B" w14:textId="77777777">
            <w:pPr>
              <w:pStyle w:val="KeinLeerraum"/>
              <w:rPr>
                <w:noProof/>
                <w:sz w:val="18"/>
                <w:szCs w:val="18"/>
                <w:lang w:val="en-US"/>
              </w:rPr>
            </w:pPr>
          </w:p>
        </w:tc>
      </w:tr>
      <w:tr w:rsidRPr="008277EA" w:rsidR="000B0BD7" w:rsidTr="00413D66" w14:paraId="76AB64E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B883FCC" w14:textId="77777777">
            <w:pPr>
              <w:pStyle w:val="KeinLeerraum"/>
              <w:rPr>
                <w:noProof/>
                <w:sz w:val="18"/>
                <w:szCs w:val="18"/>
                <w:lang w:val="de-CH"/>
              </w:rPr>
            </w:pPr>
            <w:r w:rsidRPr="00E40265">
              <w:rPr>
                <w:noProof/>
                <w:sz w:val="18"/>
                <w:szCs w:val="18"/>
                <w:lang w:val="de-CH"/>
              </w:rPr>
              <w:t>canoe</w:t>
            </w:r>
          </w:p>
        </w:tc>
        <w:tc>
          <w:tcPr>
            <w:tcW w:w="5062" w:type="dxa"/>
            <w:tcBorders>
              <w:top w:val="nil"/>
              <w:left w:val="nil"/>
              <w:bottom w:val="nil"/>
              <w:right w:val="nil"/>
            </w:tcBorders>
            <w:noWrap/>
            <w:vAlign w:val="bottom"/>
            <w:hideMark/>
          </w:tcPr>
          <w:p w:rsidRPr="00E40265" w:rsidR="000B0BD7" w:rsidP="00E40265" w:rsidRDefault="000B0BD7" w14:paraId="150469ED" w14:textId="77777777">
            <w:pPr>
              <w:pStyle w:val="KeinLeerraum"/>
              <w:rPr>
                <w:noProof/>
                <w:sz w:val="18"/>
                <w:szCs w:val="18"/>
                <w:lang w:val="en-US"/>
              </w:rPr>
            </w:pPr>
            <w:r w:rsidRPr="00E40265">
              <w:rPr>
                <w:noProof/>
                <w:sz w:val="18"/>
                <w:szCs w:val="18"/>
                <w:lang w:val="en-US"/>
              </w:rPr>
              <w:t>binary, 1 if household has canoe</w:t>
            </w:r>
          </w:p>
        </w:tc>
        <w:tc>
          <w:tcPr>
            <w:tcW w:w="2551" w:type="dxa"/>
            <w:tcBorders>
              <w:top w:val="nil"/>
              <w:left w:val="nil"/>
              <w:bottom w:val="nil"/>
              <w:right w:val="nil"/>
            </w:tcBorders>
            <w:noWrap/>
            <w:vAlign w:val="bottom"/>
          </w:tcPr>
          <w:p w:rsidRPr="00E40265" w:rsidR="000B0BD7" w:rsidP="00E40265" w:rsidRDefault="000B0BD7" w14:paraId="65606364" w14:textId="77777777">
            <w:pPr>
              <w:pStyle w:val="KeinLeerraum"/>
              <w:rPr>
                <w:noProof/>
                <w:sz w:val="18"/>
                <w:szCs w:val="18"/>
                <w:lang w:val="en-US"/>
              </w:rPr>
            </w:pPr>
            <w:r>
              <w:rPr>
                <w:noProof/>
                <w:sz w:val="18"/>
                <w:szCs w:val="18"/>
                <w:lang w:val="en-US"/>
              </w:rPr>
              <w:t>9</w:t>
            </w:r>
          </w:p>
        </w:tc>
        <w:tc>
          <w:tcPr>
            <w:tcW w:w="802" w:type="dxa"/>
          </w:tcPr>
          <w:p w:rsidRPr="00E40265" w:rsidR="000B0BD7" w:rsidP="00E40265" w:rsidRDefault="000B0BD7" w14:paraId="50D6E218" w14:textId="77777777">
            <w:pPr>
              <w:pStyle w:val="KeinLeerraum"/>
              <w:rPr>
                <w:noProof/>
                <w:sz w:val="18"/>
                <w:szCs w:val="18"/>
                <w:lang w:val="en-US"/>
              </w:rPr>
            </w:pPr>
          </w:p>
        </w:tc>
        <w:tc>
          <w:tcPr>
            <w:tcW w:w="1018" w:type="dxa"/>
          </w:tcPr>
          <w:p w:rsidRPr="00E40265" w:rsidR="000B0BD7" w:rsidP="00E40265" w:rsidRDefault="000B0BD7" w14:paraId="4118B56C" w14:textId="77777777">
            <w:pPr>
              <w:pStyle w:val="KeinLeerraum"/>
              <w:rPr>
                <w:noProof/>
                <w:sz w:val="18"/>
                <w:szCs w:val="18"/>
                <w:lang w:val="en-US"/>
              </w:rPr>
            </w:pPr>
          </w:p>
        </w:tc>
        <w:tc>
          <w:tcPr>
            <w:tcW w:w="146" w:type="dxa"/>
            <w:vAlign w:val="center"/>
            <w:hideMark/>
          </w:tcPr>
          <w:p w:rsidRPr="00E40265" w:rsidR="000B0BD7" w:rsidP="00E40265" w:rsidRDefault="000B0BD7" w14:paraId="3DD1D94E" w14:textId="68D4A707">
            <w:pPr>
              <w:pStyle w:val="KeinLeerraum"/>
              <w:rPr>
                <w:noProof/>
                <w:sz w:val="18"/>
                <w:szCs w:val="18"/>
                <w:lang w:val="en-US"/>
              </w:rPr>
            </w:pPr>
          </w:p>
        </w:tc>
        <w:tc>
          <w:tcPr>
            <w:tcW w:w="146" w:type="dxa"/>
            <w:vAlign w:val="center"/>
            <w:hideMark/>
          </w:tcPr>
          <w:p w:rsidRPr="00E40265" w:rsidR="000B0BD7" w:rsidP="00E40265" w:rsidRDefault="000B0BD7" w14:paraId="368A6758" w14:textId="77777777">
            <w:pPr>
              <w:pStyle w:val="KeinLeerraum"/>
              <w:rPr>
                <w:noProof/>
                <w:sz w:val="18"/>
                <w:szCs w:val="18"/>
                <w:lang w:val="en-US"/>
              </w:rPr>
            </w:pPr>
          </w:p>
        </w:tc>
      </w:tr>
      <w:tr w:rsidRPr="008277EA" w:rsidR="000B0BD7" w:rsidTr="00413D66" w14:paraId="31A4023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84B964A" w14:textId="77777777">
            <w:pPr>
              <w:pStyle w:val="KeinLeerraum"/>
              <w:rPr>
                <w:noProof/>
                <w:sz w:val="18"/>
                <w:szCs w:val="18"/>
                <w:lang w:val="de-CH"/>
              </w:rPr>
            </w:pPr>
            <w:r w:rsidRPr="00E40265">
              <w:rPr>
                <w:noProof/>
                <w:sz w:val="18"/>
                <w:szCs w:val="18"/>
                <w:lang w:val="de-CH"/>
              </w:rPr>
              <w:t>car</w:t>
            </w:r>
          </w:p>
        </w:tc>
        <w:tc>
          <w:tcPr>
            <w:tcW w:w="5062" w:type="dxa"/>
            <w:tcBorders>
              <w:top w:val="nil"/>
              <w:left w:val="nil"/>
              <w:bottom w:val="nil"/>
              <w:right w:val="nil"/>
            </w:tcBorders>
            <w:noWrap/>
            <w:vAlign w:val="bottom"/>
            <w:hideMark/>
          </w:tcPr>
          <w:p w:rsidRPr="00E40265" w:rsidR="000B0BD7" w:rsidP="00E40265" w:rsidRDefault="000B0BD7" w14:paraId="76D165BA" w14:textId="77777777">
            <w:pPr>
              <w:pStyle w:val="KeinLeerraum"/>
              <w:rPr>
                <w:noProof/>
                <w:sz w:val="18"/>
                <w:szCs w:val="18"/>
                <w:lang w:val="en-US"/>
              </w:rPr>
            </w:pPr>
            <w:r w:rsidRPr="00E40265">
              <w:rPr>
                <w:noProof/>
                <w:sz w:val="18"/>
                <w:szCs w:val="18"/>
                <w:lang w:val="en-US"/>
              </w:rPr>
              <w:t>binary, 1 if household has car</w:t>
            </w:r>
          </w:p>
        </w:tc>
        <w:tc>
          <w:tcPr>
            <w:tcW w:w="2551" w:type="dxa"/>
            <w:tcBorders>
              <w:top w:val="nil"/>
              <w:left w:val="nil"/>
              <w:bottom w:val="nil"/>
              <w:right w:val="nil"/>
            </w:tcBorders>
            <w:noWrap/>
            <w:vAlign w:val="bottom"/>
          </w:tcPr>
          <w:p w:rsidRPr="00E40265" w:rsidR="000B0BD7" w:rsidP="00E40265" w:rsidRDefault="000B0BD7" w14:paraId="5A389066"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1C683DD2" w14:textId="77777777">
            <w:pPr>
              <w:pStyle w:val="KeinLeerraum"/>
              <w:rPr>
                <w:noProof/>
                <w:sz w:val="18"/>
                <w:szCs w:val="18"/>
                <w:lang w:val="en-US"/>
              </w:rPr>
            </w:pPr>
          </w:p>
        </w:tc>
        <w:tc>
          <w:tcPr>
            <w:tcW w:w="1018" w:type="dxa"/>
          </w:tcPr>
          <w:p w:rsidRPr="00E40265" w:rsidR="000B0BD7" w:rsidP="00E40265" w:rsidRDefault="000B0BD7" w14:paraId="29DF023B" w14:textId="77777777">
            <w:pPr>
              <w:pStyle w:val="KeinLeerraum"/>
              <w:rPr>
                <w:noProof/>
                <w:sz w:val="18"/>
                <w:szCs w:val="18"/>
                <w:lang w:val="en-US"/>
              </w:rPr>
            </w:pPr>
          </w:p>
        </w:tc>
        <w:tc>
          <w:tcPr>
            <w:tcW w:w="146" w:type="dxa"/>
            <w:vAlign w:val="center"/>
            <w:hideMark/>
          </w:tcPr>
          <w:p w:rsidRPr="00E40265" w:rsidR="000B0BD7" w:rsidP="00E40265" w:rsidRDefault="000B0BD7" w14:paraId="47086E66" w14:textId="6BF4D011">
            <w:pPr>
              <w:pStyle w:val="KeinLeerraum"/>
              <w:rPr>
                <w:noProof/>
                <w:sz w:val="18"/>
                <w:szCs w:val="18"/>
                <w:lang w:val="en-US"/>
              </w:rPr>
            </w:pPr>
          </w:p>
        </w:tc>
        <w:tc>
          <w:tcPr>
            <w:tcW w:w="146" w:type="dxa"/>
            <w:vAlign w:val="center"/>
            <w:hideMark/>
          </w:tcPr>
          <w:p w:rsidRPr="00E40265" w:rsidR="000B0BD7" w:rsidP="00E40265" w:rsidRDefault="000B0BD7" w14:paraId="298014A0" w14:textId="77777777">
            <w:pPr>
              <w:pStyle w:val="KeinLeerraum"/>
              <w:rPr>
                <w:noProof/>
                <w:sz w:val="18"/>
                <w:szCs w:val="18"/>
                <w:lang w:val="en-US"/>
              </w:rPr>
            </w:pPr>
          </w:p>
        </w:tc>
      </w:tr>
      <w:tr w:rsidRPr="008277EA" w:rsidR="000B0BD7" w:rsidTr="00413D66" w14:paraId="356FB2C7"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BF695E7" w14:textId="77777777">
            <w:pPr>
              <w:pStyle w:val="KeinLeerraum"/>
              <w:rPr>
                <w:noProof/>
                <w:sz w:val="18"/>
                <w:szCs w:val="18"/>
                <w:lang w:val="de-CH"/>
              </w:rPr>
            </w:pPr>
            <w:r w:rsidRPr="00E40265">
              <w:rPr>
                <w:noProof/>
                <w:sz w:val="18"/>
                <w:szCs w:val="18"/>
                <w:lang w:val="de-CH"/>
              </w:rPr>
              <w:t>cart</w:t>
            </w:r>
          </w:p>
        </w:tc>
        <w:tc>
          <w:tcPr>
            <w:tcW w:w="5062" w:type="dxa"/>
            <w:tcBorders>
              <w:top w:val="nil"/>
              <w:left w:val="nil"/>
              <w:bottom w:val="nil"/>
              <w:right w:val="nil"/>
            </w:tcBorders>
            <w:noWrap/>
            <w:vAlign w:val="bottom"/>
            <w:hideMark/>
          </w:tcPr>
          <w:p w:rsidRPr="00E40265" w:rsidR="000B0BD7" w:rsidP="00E40265" w:rsidRDefault="000B0BD7" w14:paraId="3DE1C484" w14:textId="77777777">
            <w:pPr>
              <w:pStyle w:val="KeinLeerraum"/>
              <w:rPr>
                <w:noProof/>
                <w:sz w:val="18"/>
                <w:szCs w:val="18"/>
                <w:lang w:val="en-US"/>
              </w:rPr>
            </w:pPr>
            <w:r w:rsidRPr="00E40265">
              <w:rPr>
                <w:noProof/>
                <w:sz w:val="18"/>
                <w:szCs w:val="18"/>
                <w:lang w:val="en-US"/>
              </w:rPr>
              <w:t>binary, 1 if household has cart</w:t>
            </w:r>
          </w:p>
        </w:tc>
        <w:tc>
          <w:tcPr>
            <w:tcW w:w="2551" w:type="dxa"/>
            <w:tcBorders>
              <w:top w:val="nil"/>
              <w:left w:val="nil"/>
              <w:bottom w:val="nil"/>
              <w:right w:val="nil"/>
            </w:tcBorders>
            <w:noWrap/>
            <w:vAlign w:val="bottom"/>
          </w:tcPr>
          <w:p w:rsidRPr="00E40265" w:rsidR="000B0BD7" w:rsidP="00E40265" w:rsidRDefault="000B0BD7" w14:paraId="193CD0B3"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0B0BD7" w14:paraId="53275EF2" w14:textId="77777777">
            <w:pPr>
              <w:pStyle w:val="KeinLeerraum"/>
              <w:rPr>
                <w:noProof/>
                <w:sz w:val="18"/>
                <w:szCs w:val="18"/>
                <w:lang w:val="en-US"/>
              </w:rPr>
            </w:pPr>
          </w:p>
        </w:tc>
        <w:tc>
          <w:tcPr>
            <w:tcW w:w="1018" w:type="dxa"/>
          </w:tcPr>
          <w:p w:rsidRPr="00E40265" w:rsidR="000B0BD7" w:rsidP="00E40265" w:rsidRDefault="000B0BD7" w14:paraId="295BD5F0" w14:textId="77777777">
            <w:pPr>
              <w:pStyle w:val="KeinLeerraum"/>
              <w:rPr>
                <w:noProof/>
                <w:sz w:val="18"/>
                <w:szCs w:val="18"/>
                <w:lang w:val="en-US"/>
              </w:rPr>
            </w:pPr>
          </w:p>
        </w:tc>
        <w:tc>
          <w:tcPr>
            <w:tcW w:w="146" w:type="dxa"/>
            <w:vAlign w:val="center"/>
            <w:hideMark/>
          </w:tcPr>
          <w:p w:rsidRPr="00E40265" w:rsidR="000B0BD7" w:rsidP="00E40265" w:rsidRDefault="000B0BD7" w14:paraId="4D1F2736" w14:textId="6B655431">
            <w:pPr>
              <w:pStyle w:val="KeinLeerraum"/>
              <w:rPr>
                <w:noProof/>
                <w:sz w:val="18"/>
                <w:szCs w:val="18"/>
                <w:lang w:val="en-US"/>
              </w:rPr>
            </w:pPr>
          </w:p>
        </w:tc>
        <w:tc>
          <w:tcPr>
            <w:tcW w:w="146" w:type="dxa"/>
            <w:vAlign w:val="center"/>
            <w:hideMark/>
          </w:tcPr>
          <w:p w:rsidRPr="00E40265" w:rsidR="000B0BD7" w:rsidP="00E40265" w:rsidRDefault="000B0BD7" w14:paraId="3F3027B2" w14:textId="77777777">
            <w:pPr>
              <w:pStyle w:val="KeinLeerraum"/>
              <w:rPr>
                <w:noProof/>
                <w:sz w:val="18"/>
                <w:szCs w:val="18"/>
                <w:lang w:val="en-US"/>
              </w:rPr>
            </w:pPr>
          </w:p>
        </w:tc>
      </w:tr>
      <w:tr w:rsidRPr="00E40265" w:rsidR="000B0BD7" w:rsidTr="00413D66" w14:paraId="5459F07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192A5157" w14:textId="77777777">
            <w:pPr>
              <w:pStyle w:val="KeinLeerraum"/>
              <w:rPr>
                <w:noProof/>
                <w:sz w:val="18"/>
                <w:szCs w:val="18"/>
                <w:lang w:val="de-CH"/>
              </w:rPr>
            </w:pPr>
            <w:r w:rsidRPr="00E40265">
              <w:rPr>
                <w:noProof/>
                <w:sz w:val="18"/>
                <w:szCs w:val="18"/>
                <w:lang w:val="de-CH"/>
              </w:rPr>
              <w:t>cattle</w:t>
            </w:r>
          </w:p>
        </w:tc>
        <w:tc>
          <w:tcPr>
            <w:tcW w:w="5062" w:type="dxa"/>
            <w:tcBorders>
              <w:top w:val="nil"/>
              <w:left w:val="nil"/>
              <w:bottom w:val="nil"/>
              <w:right w:val="nil"/>
            </w:tcBorders>
            <w:noWrap/>
            <w:vAlign w:val="bottom"/>
            <w:hideMark/>
          </w:tcPr>
          <w:p w:rsidRPr="00E40265" w:rsidR="000B0BD7" w:rsidP="00E40265" w:rsidRDefault="000B0BD7" w14:paraId="077F304E" w14:textId="77777777">
            <w:pPr>
              <w:pStyle w:val="KeinLeerraum"/>
              <w:rPr>
                <w:noProof/>
                <w:sz w:val="18"/>
                <w:szCs w:val="18"/>
                <w:lang w:val="de-CH"/>
              </w:rPr>
            </w:pPr>
            <w:r w:rsidRPr="00E40265">
              <w:rPr>
                <w:noProof/>
                <w:sz w:val="18"/>
                <w:szCs w:val="18"/>
                <w:lang w:val="de-CH"/>
              </w:rPr>
              <w:t>Number of cattle owned</w:t>
            </w:r>
          </w:p>
        </w:tc>
        <w:tc>
          <w:tcPr>
            <w:tcW w:w="2551" w:type="dxa"/>
            <w:tcBorders>
              <w:top w:val="nil"/>
              <w:left w:val="nil"/>
              <w:bottom w:val="nil"/>
              <w:right w:val="nil"/>
            </w:tcBorders>
            <w:noWrap/>
            <w:vAlign w:val="bottom"/>
          </w:tcPr>
          <w:p w:rsidRPr="00E40265" w:rsidR="000B0BD7" w:rsidP="00E40265" w:rsidRDefault="000B0BD7" w14:paraId="356CCE91" w14:textId="77777777">
            <w:pPr>
              <w:pStyle w:val="KeinLeerraum"/>
              <w:rPr>
                <w:noProof/>
                <w:sz w:val="18"/>
                <w:szCs w:val="18"/>
                <w:lang w:val="de-CH"/>
              </w:rPr>
            </w:pPr>
            <w:r>
              <w:rPr>
                <w:noProof/>
                <w:sz w:val="18"/>
                <w:szCs w:val="18"/>
                <w:lang w:val="de-CH"/>
              </w:rPr>
              <w:t>22</w:t>
            </w:r>
          </w:p>
        </w:tc>
        <w:tc>
          <w:tcPr>
            <w:tcW w:w="802" w:type="dxa"/>
          </w:tcPr>
          <w:p w:rsidRPr="00E40265" w:rsidR="000B0BD7" w:rsidP="00E40265" w:rsidRDefault="000B0BD7" w14:paraId="43BAA7FB" w14:textId="77777777">
            <w:pPr>
              <w:pStyle w:val="KeinLeerraum"/>
              <w:rPr>
                <w:noProof/>
                <w:sz w:val="18"/>
                <w:szCs w:val="18"/>
                <w:lang w:val="de-CH"/>
              </w:rPr>
            </w:pPr>
          </w:p>
        </w:tc>
        <w:tc>
          <w:tcPr>
            <w:tcW w:w="1018" w:type="dxa"/>
          </w:tcPr>
          <w:p w:rsidRPr="00E40265" w:rsidR="000B0BD7" w:rsidP="00E40265" w:rsidRDefault="000B0BD7" w14:paraId="65DE4541" w14:textId="77777777">
            <w:pPr>
              <w:pStyle w:val="KeinLeerraum"/>
              <w:rPr>
                <w:noProof/>
                <w:sz w:val="18"/>
                <w:szCs w:val="18"/>
                <w:lang w:val="de-CH"/>
              </w:rPr>
            </w:pPr>
          </w:p>
        </w:tc>
        <w:tc>
          <w:tcPr>
            <w:tcW w:w="146" w:type="dxa"/>
            <w:vAlign w:val="center"/>
            <w:hideMark/>
          </w:tcPr>
          <w:p w:rsidRPr="00E40265" w:rsidR="000B0BD7" w:rsidP="00E40265" w:rsidRDefault="000B0BD7" w14:paraId="2A3D6D4A" w14:textId="432B0EA9">
            <w:pPr>
              <w:pStyle w:val="KeinLeerraum"/>
              <w:rPr>
                <w:noProof/>
                <w:sz w:val="18"/>
                <w:szCs w:val="18"/>
                <w:lang w:val="de-CH"/>
              </w:rPr>
            </w:pPr>
          </w:p>
        </w:tc>
        <w:tc>
          <w:tcPr>
            <w:tcW w:w="146" w:type="dxa"/>
            <w:vAlign w:val="center"/>
            <w:hideMark/>
          </w:tcPr>
          <w:p w:rsidRPr="00E40265" w:rsidR="000B0BD7" w:rsidP="00E40265" w:rsidRDefault="000B0BD7" w14:paraId="119676D8" w14:textId="77777777">
            <w:pPr>
              <w:pStyle w:val="KeinLeerraum"/>
              <w:rPr>
                <w:noProof/>
                <w:sz w:val="18"/>
                <w:szCs w:val="18"/>
                <w:lang w:val="de-CH"/>
              </w:rPr>
            </w:pPr>
          </w:p>
        </w:tc>
      </w:tr>
      <w:tr w:rsidRPr="00E40265" w:rsidR="000B0BD7" w:rsidTr="00413D66" w14:paraId="6D606DE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B572F7F" w14:textId="77777777">
            <w:pPr>
              <w:pStyle w:val="KeinLeerraum"/>
              <w:rPr>
                <w:noProof/>
                <w:sz w:val="18"/>
                <w:szCs w:val="18"/>
                <w:lang w:val="de-CH"/>
              </w:rPr>
            </w:pPr>
            <w:r w:rsidRPr="00E40265">
              <w:rPr>
                <w:noProof/>
                <w:sz w:val="18"/>
                <w:szCs w:val="18"/>
                <w:lang w:val="de-CH"/>
              </w:rPr>
              <w:t>child_labor_HH</w:t>
            </w:r>
          </w:p>
        </w:tc>
        <w:tc>
          <w:tcPr>
            <w:tcW w:w="5062" w:type="dxa"/>
            <w:tcBorders>
              <w:top w:val="nil"/>
              <w:left w:val="nil"/>
              <w:bottom w:val="nil"/>
              <w:right w:val="nil"/>
            </w:tcBorders>
            <w:noWrap/>
            <w:vAlign w:val="bottom"/>
            <w:hideMark/>
          </w:tcPr>
          <w:p w:rsidRPr="00E40265" w:rsidR="000B0BD7" w:rsidP="00E40265" w:rsidRDefault="000B0BD7" w14:paraId="4AC5E0E5" w14:textId="77777777">
            <w:pPr>
              <w:pStyle w:val="KeinLeerraum"/>
              <w:rPr>
                <w:noProof/>
                <w:sz w:val="18"/>
                <w:szCs w:val="18"/>
                <w:lang w:val="en-US"/>
              </w:rPr>
            </w:pPr>
            <w:r w:rsidRPr="00E40265">
              <w:rPr>
                <w:noProof/>
                <w:sz w:val="18"/>
                <w:szCs w:val="18"/>
                <w:lang w:val="en-US"/>
              </w:rPr>
              <w:t>binary, 1 if household has child involved in child labor</w:t>
            </w:r>
          </w:p>
        </w:tc>
        <w:tc>
          <w:tcPr>
            <w:tcW w:w="2551" w:type="dxa"/>
            <w:tcBorders>
              <w:top w:val="nil"/>
              <w:left w:val="nil"/>
              <w:bottom w:val="nil"/>
              <w:right w:val="nil"/>
            </w:tcBorders>
            <w:noWrap/>
            <w:vAlign w:val="bottom"/>
          </w:tcPr>
          <w:p w:rsidRPr="00451D0E" w:rsidR="000B0BD7" w:rsidP="00E40265" w:rsidRDefault="000B0BD7" w14:paraId="24518F27" w14:textId="77777777">
            <w:pPr>
              <w:pStyle w:val="KeinLeerraum"/>
              <w:rPr>
                <w:noProof/>
                <w:sz w:val="18"/>
                <w:szCs w:val="18"/>
                <w:lang w:val="en-US"/>
              </w:rPr>
            </w:pPr>
            <w:r>
              <w:rPr>
                <w:noProof/>
                <w:sz w:val="18"/>
                <w:szCs w:val="18"/>
                <w:lang w:val="en-US"/>
              </w:rPr>
              <w:t>1</w:t>
            </w:r>
          </w:p>
        </w:tc>
        <w:tc>
          <w:tcPr>
            <w:tcW w:w="802" w:type="dxa"/>
          </w:tcPr>
          <w:p w:rsidRPr="00451D0E" w:rsidR="000B0BD7" w:rsidP="00E40265" w:rsidRDefault="000B0BD7" w14:paraId="0FED5A72" w14:textId="77777777">
            <w:pPr>
              <w:pStyle w:val="KeinLeerraum"/>
              <w:rPr>
                <w:noProof/>
                <w:sz w:val="18"/>
                <w:szCs w:val="18"/>
                <w:lang w:val="en-US"/>
              </w:rPr>
            </w:pPr>
          </w:p>
        </w:tc>
        <w:tc>
          <w:tcPr>
            <w:tcW w:w="1018" w:type="dxa"/>
          </w:tcPr>
          <w:p w:rsidRPr="00451D0E" w:rsidR="000B0BD7" w:rsidP="00E40265" w:rsidRDefault="000B0BD7" w14:paraId="602BCE08" w14:textId="77777777">
            <w:pPr>
              <w:pStyle w:val="KeinLeerraum"/>
              <w:rPr>
                <w:noProof/>
                <w:sz w:val="18"/>
                <w:szCs w:val="18"/>
                <w:lang w:val="en-US"/>
              </w:rPr>
            </w:pPr>
          </w:p>
        </w:tc>
        <w:tc>
          <w:tcPr>
            <w:tcW w:w="146" w:type="dxa"/>
            <w:vAlign w:val="center"/>
            <w:hideMark/>
          </w:tcPr>
          <w:p w:rsidRPr="00451D0E" w:rsidR="000B0BD7" w:rsidP="00E40265" w:rsidRDefault="000B0BD7" w14:paraId="67ED9C77" w14:textId="1B13C2FB">
            <w:pPr>
              <w:pStyle w:val="KeinLeerraum"/>
              <w:rPr>
                <w:noProof/>
                <w:sz w:val="18"/>
                <w:szCs w:val="18"/>
                <w:lang w:val="en-US"/>
              </w:rPr>
            </w:pPr>
          </w:p>
        </w:tc>
        <w:tc>
          <w:tcPr>
            <w:tcW w:w="146" w:type="dxa"/>
            <w:vAlign w:val="center"/>
            <w:hideMark/>
          </w:tcPr>
          <w:p w:rsidRPr="00451D0E" w:rsidR="000B0BD7" w:rsidP="00E40265" w:rsidRDefault="000B0BD7" w14:paraId="21985E25" w14:textId="77777777">
            <w:pPr>
              <w:pStyle w:val="KeinLeerraum"/>
              <w:rPr>
                <w:noProof/>
                <w:sz w:val="18"/>
                <w:szCs w:val="18"/>
                <w:lang w:val="en-US"/>
              </w:rPr>
            </w:pPr>
          </w:p>
        </w:tc>
      </w:tr>
      <w:tr w:rsidR="42B8239F" w:rsidTr="00413D66" w14:paraId="4266584C" w14:textId="77777777">
        <w:trPr>
          <w:trHeight w:val="290"/>
        </w:trPr>
        <w:tc>
          <w:tcPr>
            <w:tcW w:w="2750" w:type="dxa"/>
            <w:tcBorders>
              <w:top w:val="nil"/>
              <w:left w:val="nil"/>
              <w:bottom w:val="nil"/>
              <w:right w:val="nil"/>
            </w:tcBorders>
            <w:noWrap/>
            <w:vAlign w:val="bottom"/>
            <w:hideMark/>
          </w:tcPr>
          <w:p w:rsidR="24A09FAD" w:rsidP="42B8239F" w:rsidRDefault="24A09FAD" w14:paraId="0A9910DF" w14:textId="3C1E2213">
            <w:pPr>
              <w:pStyle w:val="KeinLeerraum"/>
              <w:rPr>
                <w:noProof/>
                <w:sz w:val="18"/>
                <w:szCs w:val="18"/>
                <w:lang w:val="de-CH"/>
              </w:rPr>
            </w:pPr>
            <w:r w:rsidRPr="42B8239F">
              <w:rPr>
                <w:noProof/>
                <w:sz w:val="18"/>
                <w:szCs w:val="18"/>
                <w:lang w:val="de-CH"/>
              </w:rPr>
              <w:t>child_mosquitonet</w:t>
            </w:r>
          </w:p>
        </w:tc>
        <w:tc>
          <w:tcPr>
            <w:tcW w:w="5062" w:type="dxa"/>
            <w:tcBorders>
              <w:top w:val="nil"/>
              <w:left w:val="nil"/>
              <w:bottom w:val="nil"/>
              <w:right w:val="nil"/>
            </w:tcBorders>
            <w:noWrap/>
            <w:vAlign w:val="bottom"/>
            <w:hideMark/>
          </w:tcPr>
          <w:p w:rsidR="1EF20BEA" w:rsidP="42B8239F" w:rsidRDefault="1EF20BEA" w14:paraId="5EA745BC" w14:textId="203F49D4">
            <w:pPr>
              <w:pStyle w:val="KeinLeerraum"/>
              <w:rPr>
                <w:noProof/>
                <w:sz w:val="18"/>
                <w:szCs w:val="18"/>
                <w:lang w:val="en-US"/>
              </w:rPr>
            </w:pPr>
            <w:r w:rsidRPr="42B8239F">
              <w:rPr>
                <w:noProof/>
                <w:sz w:val="18"/>
                <w:szCs w:val="18"/>
                <w:lang w:val="en-US"/>
              </w:rPr>
              <w:t>binary, 1 if all children sleep under mosquito nets</w:t>
            </w:r>
          </w:p>
        </w:tc>
        <w:tc>
          <w:tcPr>
            <w:tcW w:w="2551" w:type="dxa"/>
            <w:tcBorders>
              <w:top w:val="nil"/>
              <w:left w:val="nil"/>
              <w:bottom w:val="nil"/>
              <w:right w:val="nil"/>
            </w:tcBorders>
            <w:noWrap/>
            <w:vAlign w:val="bottom"/>
          </w:tcPr>
          <w:p w:rsidR="58A488B2" w:rsidP="42B8239F" w:rsidRDefault="58A488B2" w14:paraId="5958513D" w14:textId="6C4E5D06">
            <w:pPr>
              <w:pStyle w:val="KeinLeerraum"/>
              <w:rPr>
                <w:noProof/>
                <w:sz w:val="18"/>
                <w:szCs w:val="18"/>
                <w:lang w:val="en-US"/>
              </w:rPr>
            </w:pPr>
            <w:r w:rsidRPr="42B8239F">
              <w:rPr>
                <w:noProof/>
                <w:sz w:val="18"/>
                <w:szCs w:val="18"/>
                <w:lang w:val="en-US"/>
              </w:rPr>
              <w:t>27</w:t>
            </w:r>
          </w:p>
        </w:tc>
        <w:tc>
          <w:tcPr>
            <w:tcW w:w="802" w:type="dxa"/>
          </w:tcPr>
          <w:p w:rsidR="42B8239F" w:rsidP="42B8239F" w:rsidRDefault="42B8239F" w14:paraId="486596E9" w14:textId="14E3501F">
            <w:pPr>
              <w:pStyle w:val="KeinLeerraum"/>
              <w:rPr>
                <w:noProof/>
                <w:sz w:val="18"/>
                <w:szCs w:val="18"/>
                <w:lang w:val="en-US"/>
              </w:rPr>
            </w:pPr>
          </w:p>
        </w:tc>
        <w:tc>
          <w:tcPr>
            <w:tcW w:w="1018" w:type="dxa"/>
          </w:tcPr>
          <w:p w:rsidR="42B8239F" w:rsidP="42B8239F" w:rsidRDefault="42B8239F" w14:paraId="0687490C" w14:textId="799300F4">
            <w:pPr>
              <w:pStyle w:val="KeinLeerraum"/>
              <w:rPr>
                <w:noProof/>
                <w:sz w:val="18"/>
                <w:szCs w:val="18"/>
                <w:lang w:val="en-US"/>
              </w:rPr>
            </w:pPr>
          </w:p>
        </w:tc>
        <w:tc>
          <w:tcPr>
            <w:tcW w:w="146" w:type="dxa"/>
            <w:vAlign w:val="center"/>
            <w:hideMark/>
          </w:tcPr>
          <w:p w:rsidR="42B8239F" w:rsidP="42B8239F" w:rsidRDefault="42B8239F" w14:paraId="19A4E975" w14:textId="763C547B">
            <w:pPr>
              <w:pStyle w:val="KeinLeerraum"/>
              <w:rPr>
                <w:noProof/>
                <w:sz w:val="18"/>
                <w:szCs w:val="18"/>
                <w:lang w:val="en-US"/>
              </w:rPr>
            </w:pPr>
          </w:p>
        </w:tc>
        <w:tc>
          <w:tcPr>
            <w:tcW w:w="146" w:type="dxa"/>
            <w:vAlign w:val="center"/>
            <w:hideMark/>
          </w:tcPr>
          <w:p w:rsidR="42B8239F" w:rsidP="42B8239F" w:rsidRDefault="42B8239F" w14:paraId="239031FB" w14:textId="120006E2">
            <w:pPr>
              <w:pStyle w:val="KeinLeerraum"/>
              <w:rPr>
                <w:noProof/>
                <w:sz w:val="18"/>
                <w:szCs w:val="18"/>
                <w:lang w:val="en-US"/>
              </w:rPr>
            </w:pPr>
          </w:p>
        </w:tc>
      </w:tr>
      <w:tr w:rsidRPr="008277EA" w:rsidR="000B0BD7" w:rsidTr="00413D66" w14:paraId="79DB683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7654D87" w14:textId="77777777">
            <w:pPr>
              <w:pStyle w:val="KeinLeerraum"/>
              <w:rPr>
                <w:noProof/>
                <w:sz w:val="18"/>
                <w:szCs w:val="18"/>
                <w:lang w:val="de-CH"/>
              </w:rPr>
            </w:pPr>
            <w:r w:rsidRPr="00E40265">
              <w:rPr>
                <w:noProof/>
                <w:sz w:val="18"/>
                <w:szCs w:val="18"/>
                <w:lang w:val="de-CH"/>
              </w:rPr>
              <w:t>computer</w:t>
            </w:r>
          </w:p>
        </w:tc>
        <w:tc>
          <w:tcPr>
            <w:tcW w:w="5062" w:type="dxa"/>
            <w:tcBorders>
              <w:top w:val="nil"/>
              <w:left w:val="nil"/>
              <w:bottom w:val="nil"/>
              <w:right w:val="nil"/>
            </w:tcBorders>
            <w:noWrap/>
            <w:vAlign w:val="bottom"/>
            <w:hideMark/>
          </w:tcPr>
          <w:p w:rsidRPr="00E40265" w:rsidR="000B0BD7" w:rsidP="00E40265" w:rsidRDefault="000B0BD7" w14:paraId="745BEB6A" w14:textId="77777777">
            <w:pPr>
              <w:pStyle w:val="KeinLeerraum"/>
              <w:rPr>
                <w:noProof/>
                <w:sz w:val="18"/>
                <w:szCs w:val="18"/>
                <w:lang w:val="en-US"/>
              </w:rPr>
            </w:pPr>
            <w:r w:rsidRPr="00E40265">
              <w:rPr>
                <w:noProof/>
                <w:sz w:val="18"/>
                <w:szCs w:val="18"/>
                <w:lang w:val="en-US"/>
              </w:rPr>
              <w:t>binary, 1 if household has computer</w:t>
            </w:r>
          </w:p>
        </w:tc>
        <w:tc>
          <w:tcPr>
            <w:tcW w:w="2551" w:type="dxa"/>
            <w:tcBorders>
              <w:top w:val="nil"/>
              <w:left w:val="nil"/>
              <w:bottom w:val="nil"/>
              <w:right w:val="nil"/>
            </w:tcBorders>
            <w:noWrap/>
            <w:vAlign w:val="bottom"/>
          </w:tcPr>
          <w:p w:rsidRPr="00E40265" w:rsidR="000B0BD7" w:rsidP="00E40265" w:rsidRDefault="000B0BD7" w14:paraId="05632444" w14:textId="77777777">
            <w:pPr>
              <w:pStyle w:val="KeinLeerraum"/>
              <w:rPr>
                <w:noProof/>
                <w:sz w:val="18"/>
                <w:szCs w:val="18"/>
                <w:lang w:val="en-US"/>
              </w:rPr>
            </w:pPr>
            <w:r>
              <w:rPr>
                <w:noProof/>
                <w:sz w:val="18"/>
                <w:szCs w:val="18"/>
                <w:lang w:val="en-US"/>
              </w:rPr>
              <w:t>19</w:t>
            </w:r>
          </w:p>
        </w:tc>
        <w:tc>
          <w:tcPr>
            <w:tcW w:w="802" w:type="dxa"/>
          </w:tcPr>
          <w:p w:rsidRPr="00E40265" w:rsidR="000B0BD7" w:rsidP="00E40265" w:rsidRDefault="000B0BD7" w14:paraId="46A32A4A" w14:textId="77777777">
            <w:pPr>
              <w:pStyle w:val="KeinLeerraum"/>
              <w:rPr>
                <w:noProof/>
                <w:sz w:val="18"/>
                <w:szCs w:val="18"/>
                <w:lang w:val="en-US"/>
              </w:rPr>
            </w:pPr>
          </w:p>
        </w:tc>
        <w:tc>
          <w:tcPr>
            <w:tcW w:w="1018" w:type="dxa"/>
          </w:tcPr>
          <w:p w:rsidRPr="00E40265" w:rsidR="000B0BD7" w:rsidP="00E40265" w:rsidRDefault="000B0BD7" w14:paraId="104D0DA6" w14:textId="77777777">
            <w:pPr>
              <w:pStyle w:val="KeinLeerraum"/>
              <w:rPr>
                <w:noProof/>
                <w:sz w:val="18"/>
                <w:szCs w:val="18"/>
                <w:lang w:val="en-US"/>
              </w:rPr>
            </w:pPr>
          </w:p>
        </w:tc>
        <w:tc>
          <w:tcPr>
            <w:tcW w:w="146" w:type="dxa"/>
            <w:vAlign w:val="center"/>
            <w:hideMark/>
          </w:tcPr>
          <w:p w:rsidRPr="00E40265" w:rsidR="000B0BD7" w:rsidP="00E40265" w:rsidRDefault="000B0BD7" w14:paraId="477307C4" w14:textId="0B8BE140">
            <w:pPr>
              <w:pStyle w:val="KeinLeerraum"/>
              <w:rPr>
                <w:noProof/>
                <w:sz w:val="18"/>
                <w:szCs w:val="18"/>
                <w:lang w:val="en-US"/>
              </w:rPr>
            </w:pPr>
          </w:p>
        </w:tc>
        <w:tc>
          <w:tcPr>
            <w:tcW w:w="146" w:type="dxa"/>
            <w:vAlign w:val="center"/>
            <w:hideMark/>
          </w:tcPr>
          <w:p w:rsidRPr="00E40265" w:rsidR="000B0BD7" w:rsidP="00E40265" w:rsidRDefault="000B0BD7" w14:paraId="22FDB37C" w14:textId="77777777">
            <w:pPr>
              <w:pStyle w:val="KeinLeerraum"/>
              <w:rPr>
                <w:noProof/>
                <w:sz w:val="18"/>
                <w:szCs w:val="18"/>
                <w:lang w:val="en-US"/>
              </w:rPr>
            </w:pPr>
          </w:p>
        </w:tc>
      </w:tr>
      <w:tr w:rsidRPr="008277EA" w:rsidR="000B0BD7" w:rsidTr="00413D66" w14:paraId="0784AF8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13B2EAC" w14:textId="77777777">
            <w:pPr>
              <w:pStyle w:val="KeinLeerraum"/>
              <w:rPr>
                <w:noProof/>
                <w:sz w:val="18"/>
                <w:szCs w:val="18"/>
                <w:lang w:val="de-CH"/>
              </w:rPr>
            </w:pPr>
            <w:r w:rsidRPr="00E40265">
              <w:rPr>
                <w:noProof/>
                <w:sz w:val="18"/>
                <w:szCs w:val="18"/>
                <w:lang w:val="de-CH"/>
              </w:rPr>
              <w:t>contraceptive_health_care</w:t>
            </w:r>
          </w:p>
        </w:tc>
        <w:tc>
          <w:tcPr>
            <w:tcW w:w="5062" w:type="dxa"/>
            <w:tcBorders>
              <w:top w:val="nil"/>
              <w:left w:val="nil"/>
              <w:bottom w:val="nil"/>
              <w:right w:val="nil"/>
            </w:tcBorders>
            <w:noWrap/>
            <w:vAlign w:val="bottom"/>
            <w:hideMark/>
          </w:tcPr>
          <w:p w:rsidRPr="00E40265" w:rsidR="000B0BD7" w:rsidP="00E40265" w:rsidRDefault="000B0BD7" w14:paraId="067A6B02" w14:textId="77777777">
            <w:pPr>
              <w:pStyle w:val="KeinLeerraum"/>
              <w:rPr>
                <w:noProof/>
                <w:sz w:val="18"/>
                <w:szCs w:val="18"/>
                <w:lang w:val="en-US"/>
              </w:rPr>
            </w:pPr>
            <w:r w:rsidRPr="00E40265">
              <w:rPr>
                <w:noProof/>
                <w:sz w:val="18"/>
                <w:szCs w:val="18"/>
                <w:lang w:val="en-US"/>
              </w:rPr>
              <w:t>binary, 1 if contraceptive requires access to health facility</w:t>
            </w:r>
          </w:p>
        </w:tc>
        <w:tc>
          <w:tcPr>
            <w:tcW w:w="2551" w:type="dxa"/>
            <w:tcBorders>
              <w:top w:val="nil"/>
              <w:left w:val="nil"/>
              <w:bottom w:val="nil"/>
              <w:right w:val="nil"/>
            </w:tcBorders>
            <w:noWrap/>
            <w:vAlign w:val="bottom"/>
          </w:tcPr>
          <w:p w:rsidRPr="00E40265" w:rsidR="000B0BD7" w:rsidP="00E40265" w:rsidRDefault="000B0BD7" w14:paraId="2167DC35"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2147AD4" w14:textId="77777777">
            <w:pPr>
              <w:pStyle w:val="KeinLeerraum"/>
              <w:rPr>
                <w:noProof/>
                <w:sz w:val="18"/>
                <w:szCs w:val="18"/>
                <w:lang w:val="en-US"/>
              </w:rPr>
            </w:pPr>
          </w:p>
        </w:tc>
        <w:tc>
          <w:tcPr>
            <w:tcW w:w="1018" w:type="dxa"/>
          </w:tcPr>
          <w:p w:rsidRPr="00E40265" w:rsidR="000B0BD7" w:rsidP="00E40265" w:rsidRDefault="000B0BD7" w14:paraId="6E849D46" w14:textId="77777777">
            <w:pPr>
              <w:pStyle w:val="KeinLeerraum"/>
              <w:rPr>
                <w:noProof/>
                <w:sz w:val="18"/>
                <w:szCs w:val="18"/>
                <w:lang w:val="en-US"/>
              </w:rPr>
            </w:pPr>
          </w:p>
        </w:tc>
        <w:tc>
          <w:tcPr>
            <w:tcW w:w="146" w:type="dxa"/>
            <w:vAlign w:val="center"/>
            <w:hideMark/>
          </w:tcPr>
          <w:p w:rsidRPr="00E40265" w:rsidR="000B0BD7" w:rsidP="00E40265" w:rsidRDefault="000B0BD7" w14:paraId="2877A4BD" w14:textId="77115206">
            <w:pPr>
              <w:pStyle w:val="KeinLeerraum"/>
              <w:rPr>
                <w:noProof/>
                <w:sz w:val="18"/>
                <w:szCs w:val="18"/>
                <w:lang w:val="en-US"/>
              </w:rPr>
            </w:pPr>
          </w:p>
        </w:tc>
        <w:tc>
          <w:tcPr>
            <w:tcW w:w="146" w:type="dxa"/>
            <w:vAlign w:val="center"/>
            <w:hideMark/>
          </w:tcPr>
          <w:p w:rsidRPr="00E40265" w:rsidR="000B0BD7" w:rsidP="00E40265" w:rsidRDefault="000B0BD7" w14:paraId="10F7A514" w14:textId="77777777">
            <w:pPr>
              <w:pStyle w:val="KeinLeerraum"/>
              <w:rPr>
                <w:noProof/>
                <w:sz w:val="18"/>
                <w:szCs w:val="18"/>
                <w:lang w:val="en-US"/>
              </w:rPr>
            </w:pPr>
          </w:p>
        </w:tc>
      </w:tr>
      <w:tr w:rsidRPr="008277EA" w:rsidR="000B0BD7" w:rsidTr="00413D66" w14:paraId="22413E0D"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84DCD65" w14:textId="77777777">
            <w:pPr>
              <w:pStyle w:val="KeinLeerraum"/>
              <w:rPr>
                <w:noProof/>
                <w:sz w:val="18"/>
                <w:szCs w:val="18"/>
                <w:lang w:val="de-CH"/>
              </w:rPr>
            </w:pPr>
            <w:r w:rsidRPr="00E40265">
              <w:rPr>
                <w:noProof/>
                <w:sz w:val="18"/>
                <w:szCs w:val="18"/>
                <w:lang w:val="de-CH"/>
              </w:rPr>
              <w:t>credit_union</w:t>
            </w:r>
          </w:p>
        </w:tc>
        <w:tc>
          <w:tcPr>
            <w:tcW w:w="5062" w:type="dxa"/>
            <w:tcBorders>
              <w:top w:val="nil"/>
              <w:left w:val="nil"/>
              <w:bottom w:val="nil"/>
              <w:right w:val="nil"/>
            </w:tcBorders>
            <w:noWrap/>
            <w:vAlign w:val="bottom"/>
            <w:hideMark/>
          </w:tcPr>
          <w:p w:rsidRPr="00E40265" w:rsidR="000B0BD7" w:rsidP="00E40265" w:rsidRDefault="000B0BD7" w14:paraId="2BCD53E4" w14:textId="77777777">
            <w:pPr>
              <w:pStyle w:val="KeinLeerraum"/>
              <w:rPr>
                <w:noProof/>
                <w:sz w:val="18"/>
                <w:szCs w:val="18"/>
                <w:lang w:val="en-US"/>
              </w:rPr>
            </w:pPr>
            <w:r w:rsidRPr="00E40265">
              <w:rPr>
                <w:noProof/>
                <w:sz w:val="18"/>
                <w:szCs w:val="18"/>
                <w:lang w:val="en-US"/>
              </w:rPr>
              <w:t>binary, 1 if household has credit union</w:t>
            </w:r>
          </w:p>
        </w:tc>
        <w:tc>
          <w:tcPr>
            <w:tcW w:w="2551" w:type="dxa"/>
            <w:tcBorders>
              <w:top w:val="nil"/>
              <w:left w:val="nil"/>
              <w:bottom w:val="nil"/>
              <w:right w:val="nil"/>
            </w:tcBorders>
            <w:noWrap/>
            <w:vAlign w:val="bottom"/>
          </w:tcPr>
          <w:p w:rsidRPr="00E40265" w:rsidR="000B0BD7" w:rsidP="00E40265" w:rsidRDefault="000B0BD7" w14:paraId="7F180E24" w14:textId="77777777">
            <w:pPr>
              <w:pStyle w:val="KeinLeerraum"/>
              <w:rPr>
                <w:noProof/>
                <w:sz w:val="18"/>
                <w:szCs w:val="18"/>
                <w:lang w:val="en-US"/>
              </w:rPr>
            </w:pPr>
            <w:r>
              <w:rPr>
                <w:noProof/>
                <w:sz w:val="18"/>
                <w:szCs w:val="18"/>
                <w:lang w:val="en-US"/>
              </w:rPr>
              <w:t>9</w:t>
            </w:r>
          </w:p>
        </w:tc>
        <w:tc>
          <w:tcPr>
            <w:tcW w:w="802" w:type="dxa"/>
          </w:tcPr>
          <w:p w:rsidRPr="00E40265" w:rsidR="000B0BD7" w:rsidP="00E40265" w:rsidRDefault="000B0BD7" w14:paraId="1F9557E3" w14:textId="77777777">
            <w:pPr>
              <w:pStyle w:val="KeinLeerraum"/>
              <w:rPr>
                <w:noProof/>
                <w:sz w:val="18"/>
                <w:szCs w:val="18"/>
                <w:lang w:val="en-US"/>
              </w:rPr>
            </w:pPr>
          </w:p>
        </w:tc>
        <w:tc>
          <w:tcPr>
            <w:tcW w:w="1018" w:type="dxa"/>
          </w:tcPr>
          <w:p w:rsidRPr="00E40265" w:rsidR="000B0BD7" w:rsidP="00E40265" w:rsidRDefault="000B0BD7" w14:paraId="3D35E9C7" w14:textId="77777777">
            <w:pPr>
              <w:pStyle w:val="KeinLeerraum"/>
              <w:rPr>
                <w:noProof/>
                <w:sz w:val="18"/>
                <w:szCs w:val="18"/>
                <w:lang w:val="en-US"/>
              </w:rPr>
            </w:pPr>
          </w:p>
        </w:tc>
        <w:tc>
          <w:tcPr>
            <w:tcW w:w="146" w:type="dxa"/>
            <w:vAlign w:val="center"/>
            <w:hideMark/>
          </w:tcPr>
          <w:p w:rsidRPr="00E40265" w:rsidR="000B0BD7" w:rsidP="00E40265" w:rsidRDefault="000B0BD7" w14:paraId="58E383BF" w14:textId="70927240">
            <w:pPr>
              <w:pStyle w:val="KeinLeerraum"/>
              <w:rPr>
                <w:noProof/>
                <w:sz w:val="18"/>
                <w:szCs w:val="18"/>
                <w:lang w:val="en-US"/>
              </w:rPr>
            </w:pPr>
          </w:p>
        </w:tc>
        <w:tc>
          <w:tcPr>
            <w:tcW w:w="146" w:type="dxa"/>
            <w:vAlign w:val="center"/>
            <w:hideMark/>
          </w:tcPr>
          <w:p w:rsidRPr="00E40265" w:rsidR="000B0BD7" w:rsidP="00E40265" w:rsidRDefault="000B0BD7" w14:paraId="2B421C37" w14:textId="77777777">
            <w:pPr>
              <w:pStyle w:val="KeinLeerraum"/>
              <w:rPr>
                <w:noProof/>
                <w:sz w:val="18"/>
                <w:szCs w:val="18"/>
                <w:lang w:val="en-US"/>
              </w:rPr>
            </w:pPr>
          </w:p>
        </w:tc>
      </w:tr>
      <w:tr w:rsidRPr="008277EA" w:rsidR="000B0BD7" w:rsidTr="00413D66" w14:paraId="086FE5E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BF64AEB" w14:textId="77777777">
            <w:pPr>
              <w:pStyle w:val="KeinLeerraum"/>
              <w:rPr>
                <w:noProof/>
                <w:sz w:val="18"/>
                <w:szCs w:val="18"/>
                <w:lang w:val="de-CH"/>
              </w:rPr>
            </w:pPr>
            <w:r w:rsidRPr="00E40265">
              <w:rPr>
                <w:noProof/>
                <w:sz w:val="18"/>
                <w:szCs w:val="18"/>
                <w:lang w:val="de-CH"/>
              </w:rPr>
              <w:t>currently_working</w:t>
            </w:r>
          </w:p>
        </w:tc>
        <w:tc>
          <w:tcPr>
            <w:tcW w:w="5062" w:type="dxa"/>
            <w:tcBorders>
              <w:top w:val="nil"/>
              <w:left w:val="nil"/>
              <w:bottom w:val="nil"/>
              <w:right w:val="nil"/>
            </w:tcBorders>
            <w:noWrap/>
            <w:vAlign w:val="bottom"/>
            <w:hideMark/>
          </w:tcPr>
          <w:p w:rsidRPr="00E40265" w:rsidR="000B0BD7" w:rsidP="00E40265" w:rsidRDefault="000B0BD7" w14:paraId="72A4FD2C" w14:textId="77777777">
            <w:pPr>
              <w:pStyle w:val="KeinLeerraum"/>
              <w:rPr>
                <w:noProof/>
                <w:sz w:val="18"/>
                <w:szCs w:val="18"/>
                <w:lang w:val="en-US"/>
              </w:rPr>
            </w:pPr>
            <w:r w:rsidRPr="00E40265">
              <w:rPr>
                <w:noProof/>
                <w:sz w:val="18"/>
                <w:szCs w:val="18"/>
                <w:lang w:val="en-US"/>
              </w:rPr>
              <w:t>binary, 1 if women is currently working</w:t>
            </w:r>
          </w:p>
        </w:tc>
        <w:tc>
          <w:tcPr>
            <w:tcW w:w="2551" w:type="dxa"/>
            <w:tcBorders>
              <w:top w:val="nil"/>
              <w:left w:val="nil"/>
              <w:bottom w:val="nil"/>
              <w:right w:val="nil"/>
            </w:tcBorders>
            <w:noWrap/>
            <w:vAlign w:val="bottom"/>
          </w:tcPr>
          <w:p w:rsidRPr="00E40265" w:rsidR="000B0BD7" w:rsidP="00E40265" w:rsidRDefault="000B0BD7" w14:paraId="3E917F1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655A34" w14:paraId="65BAC093" w14:textId="40178912">
            <w:pPr>
              <w:pStyle w:val="KeinLeerraum"/>
              <w:rPr>
                <w:noProof/>
                <w:sz w:val="18"/>
                <w:szCs w:val="18"/>
                <w:lang w:val="en-US"/>
              </w:rPr>
            </w:pPr>
            <w:r>
              <w:rPr>
                <w:noProof/>
                <w:sz w:val="18"/>
                <w:szCs w:val="18"/>
                <w:lang w:val="en-US"/>
              </w:rPr>
              <w:t>X</w:t>
            </w:r>
          </w:p>
        </w:tc>
        <w:tc>
          <w:tcPr>
            <w:tcW w:w="1018" w:type="dxa"/>
          </w:tcPr>
          <w:p w:rsidRPr="00E40265" w:rsidR="000B0BD7" w:rsidP="00E40265" w:rsidRDefault="000661D3" w14:paraId="7EF27F5F" w14:textId="3582C9E2">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6EC563CE" w14:textId="585639C1">
            <w:pPr>
              <w:pStyle w:val="KeinLeerraum"/>
              <w:rPr>
                <w:noProof/>
                <w:sz w:val="18"/>
                <w:szCs w:val="18"/>
                <w:lang w:val="en-US"/>
              </w:rPr>
            </w:pPr>
          </w:p>
        </w:tc>
        <w:tc>
          <w:tcPr>
            <w:tcW w:w="146" w:type="dxa"/>
            <w:vAlign w:val="center"/>
            <w:hideMark/>
          </w:tcPr>
          <w:p w:rsidRPr="00E40265" w:rsidR="000B0BD7" w:rsidP="00E40265" w:rsidRDefault="000B0BD7" w14:paraId="2592B67F" w14:textId="77777777">
            <w:pPr>
              <w:pStyle w:val="KeinLeerraum"/>
              <w:rPr>
                <w:noProof/>
                <w:sz w:val="18"/>
                <w:szCs w:val="18"/>
                <w:lang w:val="en-US"/>
              </w:rPr>
            </w:pPr>
          </w:p>
        </w:tc>
      </w:tr>
      <w:tr w:rsidRPr="008277EA" w:rsidR="000B0BD7" w:rsidTr="00413D66" w14:paraId="636AF20E"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7D3987F" w14:textId="77777777">
            <w:pPr>
              <w:pStyle w:val="KeinLeerraum"/>
              <w:rPr>
                <w:noProof/>
                <w:sz w:val="18"/>
                <w:szCs w:val="18"/>
                <w:lang w:val="de-CH"/>
              </w:rPr>
            </w:pPr>
            <w:r w:rsidRPr="00E40265">
              <w:rPr>
                <w:noProof/>
                <w:sz w:val="18"/>
                <w:szCs w:val="18"/>
                <w:lang w:val="de-CH"/>
              </w:rPr>
              <w:t>decides_health_care</w:t>
            </w:r>
          </w:p>
        </w:tc>
        <w:tc>
          <w:tcPr>
            <w:tcW w:w="5062" w:type="dxa"/>
            <w:tcBorders>
              <w:top w:val="nil"/>
              <w:left w:val="nil"/>
              <w:bottom w:val="nil"/>
              <w:right w:val="nil"/>
            </w:tcBorders>
            <w:noWrap/>
            <w:vAlign w:val="bottom"/>
            <w:hideMark/>
          </w:tcPr>
          <w:p w:rsidRPr="00E40265" w:rsidR="000B0BD7" w:rsidP="00E40265" w:rsidRDefault="000B0BD7" w14:paraId="1B8E2837" w14:textId="77777777">
            <w:pPr>
              <w:pStyle w:val="KeinLeerraum"/>
              <w:rPr>
                <w:noProof/>
                <w:sz w:val="18"/>
                <w:szCs w:val="18"/>
                <w:lang w:val="en-US"/>
              </w:rPr>
            </w:pPr>
            <w:r w:rsidRPr="00E40265">
              <w:rPr>
                <w:noProof/>
                <w:sz w:val="18"/>
                <w:szCs w:val="18"/>
                <w:lang w:val="en-US"/>
              </w:rPr>
              <w:t>binary, 1 if woman involved in decision about own healthcare</w:t>
            </w:r>
          </w:p>
        </w:tc>
        <w:tc>
          <w:tcPr>
            <w:tcW w:w="2551" w:type="dxa"/>
            <w:tcBorders>
              <w:top w:val="nil"/>
              <w:left w:val="nil"/>
              <w:bottom w:val="nil"/>
              <w:right w:val="nil"/>
            </w:tcBorders>
            <w:noWrap/>
            <w:vAlign w:val="bottom"/>
          </w:tcPr>
          <w:p w:rsidRPr="00E40265" w:rsidR="000B0BD7" w:rsidP="00E40265" w:rsidRDefault="000B0BD7" w14:paraId="37A984EC" w14:textId="77777777">
            <w:pPr>
              <w:pStyle w:val="KeinLeerraum"/>
              <w:rPr>
                <w:noProof/>
                <w:sz w:val="18"/>
                <w:szCs w:val="18"/>
                <w:lang w:val="en-US"/>
              </w:rPr>
            </w:pPr>
            <w:r>
              <w:rPr>
                <w:noProof/>
                <w:sz w:val="18"/>
                <w:szCs w:val="18"/>
                <w:lang w:val="en-US"/>
              </w:rPr>
              <w:t>11</w:t>
            </w:r>
          </w:p>
        </w:tc>
        <w:tc>
          <w:tcPr>
            <w:tcW w:w="802" w:type="dxa"/>
          </w:tcPr>
          <w:p w:rsidRPr="00E40265" w:rsidR="000B0BD7" w:rsidP="00E40265" w:rsidRDefault="000B0BD7" w14:paraId="28EC5B1F" w14:textId="77777777">
            <w:pPr>
              <w:pStyle w:val="KeinLeerraum"/>
              <w:rPr>
                <w:noProof/>
                <w:sz w:val="18"/>
                <w:szCs w:val="18"/>
                <w:lang w:val="en-US"/>
              </w:rPr>
            </w:pPr>
          </w:p>
        </w:tc>
        <w:tc>
          <w:tcPr>
            <w:tcW w:w="1018" w:type="dxa"/>
          </w:tcPr>
          <w:p w:rsidRPr="00E40265" w:rsidR="000B0BD7" w:rsidP="00E40265" w:rsidRDefault="000B0BD7" w14:paraId="7143A213" w14:textId="77777777">
            <w:pPr>
              <w:pStyle w:val="KeinLeerraum"/>
              <w:rPr>
                <w:noProof/>
                <w:sz w:val="18"/>
                <w:szCs w:val="18"/>
                <w:lang w:val="en-US"/>
              </w:rPr>
            </w:pPr>
          </w:p>
        </w:tc>
        <w:tc>
          <w:tcPr>
            <w:tcW w:w="146" w:type="dxa"/>
            <w:vAlign w:val="center"/>
            <w:hideMark/>
          </w:tcPr>
          <w:p w:rsidRPr="00E40265" w:rsidR="000B0BD7" w:rsidP="00E40265" w:rsidRDefault="000B0BD7" w14:paraId="7D5D1B63" w14:textId="380D4CAF">
            <w:pPr>
              <w:pStyle w:val="KeinLeerraum"/>
              <w:rPr>
                <w:noProof/>
                <w:sz w:val="18"/>
                <w:szCs w:val="18"/>
                <w:lang w:val="en-US"/>
              </w:rPr>
            </w:pPr>
          </w:p>
        </w:tc>
        <w:tc>
          <w:tcPr>
            <w:tcW w:w="146" w:type="dxa"/>
            <w:vAlign w:val="center"/>
            <w:hideMark/>
          </w:tcPr>
          <w:p w:rsidRPr="00E40265" w:rsidR="000B0BD7" w:rsidP="00E40265" w:rsidRDefault="000B0BD7" w14:paraId="77F09401" w14:textId="77777777">
            <w:pPr>
              <w:pStyle w:val="KeinLeerraum"/>
              <w:rPr>
                <w:noProof/>
                <w:sz w:val="18"/>
                <w:szCs w:val="18"/>
                <w:lang w:val="en-US"/>
              </w:rPr>
            </w:pPr>
          </w:p>
        </w:tc>
      </w:tr>
      <w:tr w:rsidRPr="008277EA" w:rsidR="000B0BD7" w:rsidTr="00413D66" w14:paraId="05B012C3"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18D5017E" w14:textId="77777777">
            <w:pPr>
              <w:pStyle w:val="KeinLeerraum"/>
              <w:rPr>
                <w:noProof/>
                <w:sz w:val="18"/>
                <w:szCs w:val="18"/>
                <w:lang w:val="de-CH"/>
              </w:rPr>
            </w:pPr>
            <w:r w:rsidRPr="00E40265">
              <w:rPr>
                <w:noProof/>
                <w:sz w:val="18"/>
                <w:szCs w:val="18"/>
                <w:lang w:val="de-CH"/>
              </w:rPr>
              <w:t>decides_purchases</w:t>
            </w:r>
          </w:p>
        </w:tc>
        <w:tc>
          <w:tcPr>
            <w:tcW w:w="5062" w:type="dxa"/>
            <w:tcBorders>
              <w:top w:val="nil"/>
              <w:left w:val="nil"/>
              <w:bottom w:val="nil"/>
              <w:right w:val="nil"/>
            </w:tcBorders>
            <w:noWrap/>
            <w:vAlign w:val="bottom"/>
            <w:hideMark/>
          </w:tcPr>
          <w:p w:rsidRPr="00E40265" w:rsidR="000B0BD7" w:rsidP="00E40265" w:rsidRDefault="000B0BD7" w14:paraId="3EA702A9" w14:textId="77777777">
            <w:pPr>
              <w:pStyle w:val="KeinLeerraum"/>
              <w:rPr>
                <w:noProof/>
                <w:sz w:val="18"/>
                <w:szCs w:val="18"/>
                <w:lang w:val="en-US"/>
              </w:rPr>
            </w:pPr>
            <w:r w:rsidRPr="00E40265">
              <w:rPr>
                <w:noProof/>
                <w:sz w:val="18"/>
                <w:szCs w:val="18"/>
                <w:lang w:val="en-US"/>
              </w:rPr>
              <w:t>binary, 1 if woman involved in HH purchases</w:t>
            </w:r>
          </w:p>
        </w:tc>
        <w:tc>
          <w:tcPr>
            <w:tcW w:w="2551" w:type="dxa"/>
            <w:tcBorders>
              <w:top w:val="nil"/>
              <w:left w:val="nil"/>
              <w:bottom w:val="nil"/>
              <w:right w:val="nil"/>
            </w:tcBorders>
            <w:noWrap/>
            <w:vAlign w:val="bottom"/>
          </w:tcPr>
          <w:p w:rsidRPr="00E40265" w:rsidR="000B0BD7" w:rsidP="00E40265" w:rsidRDefault="000B0BD7" w14:paraId="281DD69A" w14:textId="77777777">
            <w:pPr>
              <w:pStyle w:val="KeinLeerraum"/>
              <w:rPr>
                <w:noProof/>
                <w:sz w:val="18"/>
                <w:szCs w:val="18"/>
                <w:lang w:val="en-US"/>
              </w:rPr>
            </w:pPr>
            <w:r>
              <w:rPr>
                <w:noProof/>
                <w:sz w:val="18"/>
                <w:szCs w:val="18"/>
                <w:lang w:val="en-US"/>
              </w:rPr>
              <w:t>11</w:t>
            </w:r>
          </w:p>
        </w:tc>
        <w:tc>
          <w:tcPr>
            <w:tcW w:w="802" w:type="dxa"/>
          </w:tcPr>
          <w:p w:rsidRPr="00E40265" w:rsidR="000B0BD7" w:rsidP="00E40265" w:rsidRDefault="000B0BD7" w14:paraId="0BBB3324" w14:textId="77777777">
            <w:pPr>
              <w:pStyle w:val="KeinLeerraum"/>
              <w:rPr>
                <w:noProof/>
                <w:sz w:val="18"/>
                <w:szCs w:val="18"/>
                <w:lang w:val="en-US"/>
              </w:rPr>
            </w:pPr>
          </w:p>
        </w:tc>
        <w:tc>
          <w:tcPr>
            <w:tcW w:w="1018" w:type="dxa"/>
          </w:tcPr>
          <w:p w:rsidRPr="00E40265" w:rsidR="000B0BD7" w:rsidP="00E40265" w:rsidRDefault="000B0BD7" w14:paraId="019AE891" w14:textId="77777777">
            <w:pPr>
              <w:pStyle w:val="KeinLeerraum"/>
              <w:rPr>
                <w:noProof/>
                <w:sz w:val="18"/>
                <w:szCs w:val="18"/>
                <w:lang w:val="en-US"/>
              </w:rPr>
            </w:pPr>
          </w:p>
        </w:tc>
        <w:tc>
          <w:tcPr>
            <w:tcW w:w="146" w:type="dxa"/>
            <w:vAlign w:val="center"/>
            <w:hideMark/>
          </w:tcPr>
          <w:p w:rsidRPr="00E40265" w:rsidR="000B0BD7" w:rsidP="00E40265" w:rsidRDefault="000B0BD7" w14:paraId="1BBE972E" w14:textId="4AAD9E33">
            <w:pPr>
              <w:pStyle w:val="KeinLeerraum"/>
              <w:rPr>
                <w:noProof/>
                <w:sz w:val="18"/>
                <w:szCs w:val="18"/>
                <w:lang w:val="en-US"/>
              </w:rPr>
            </w:pPr>
          </w:p>
        </w:tc>
        <w:tc>
          <w:tcPr>
            <w:tcW w:w="146" w:type="dxa"/>
            <w:vAlign w:val="center"/>
            <w:hideMark/>
          </w:tcPr>
          <w:p w:rsidRPr="00E40265" w:rsidR="000B0BD7" w:rsidP="00E40265" w:rsidRDefault="000B0BD7" w14:paraId="79BA9341" w14:textId="77777777">
            <w:pPr>
              <w:pStyle w:val="KeinLeerraum"/>
              <w:rPr>
                <w:noProof/>
                <w:sz w:val="18"/>
                <w:szCs w:val="18"/>
                <w:lang w:val="en-US"/>
              </w:rPr>
            </w:pPr>
          </w:p>
        </w:tc>
      </w:tr>
      <w:tr w:rsidRPr="008277EA" w:rsidR="000B0BD7" w:rsidTr="00413D66" w14:paraId="36C9113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ECC76EA" w14:textId="77777777">
            <w:pPr>
              <w:pStyle w:val="KeinLeerraum"/>
              <w:rPr>
                <w:noProof/>
                <w:sz w:val="18"/>
                <w:szCs w:val="18"/>
                <w:lang w:val="de-CH"/>
              </w:rPr>
            </w:pPr>
            <w:r w:rsidRPr="00E40265">
              <w:rPr>
                <w:noProof/>
                <w:sz w:val="18"/>
                <w:szCs w:val="18"/>
                <w:lang w:val="de-CH"/>
              </w:rPr>
              <w:t>dvd_player</w:t>
            </w:r>
          </w:p>
        </w:tc>
        <w:tc>
          <w:tcPr>
            <w:tcW w:w="5062" w:type="dxa"/>
            <w:tcBorders>
              <w:top w:val="nil"/>
              <w:left w:val="nil"/>
              <w:bottom w:val="nil"/>
              <w:right w:val="nil"/>
            </w:tcBorders>
            <w:noWrap/>
            <w:vAlign w:val="bottom"/>
            <w:hideMark/>
          </w:tcPr>
          <w:p w:rsidRPr="00E40265" w:rsidR="000B0BD7" w:rsidP="00E40265" w:rsidRDefault="000B0BD7" w14:paraId="14FAD211" w14:textId="77777777">
            <w:pPr>
              <w:pStyle w:val="KeinLeerraum"/>
              <w:rPr>
                <w:noProof/>
                <w:sz w:val="18"/>
                <w:szCs w:val="18"/>
                <w:lang w:val="en-US"/>
              </w:rPr>
            </w:pPr>
            <w:r w:rsidRPr="00E40265">
              <w:rPr>
                <w:noProof/>
                <w:sz w:val="18"/>
                <w:szCs w:val="18"/>
                <w:lang w:val="en-US"/>
              </w:rPr>
              <w:t>binary, 1 if household has dvd player</w:t>
            </w:r>
          </w:p>
        </w:tc>
        <w:tc>
          <w:tcPr>
            <w:tcW w:w="2551" w:type="dxa"/>
            <w:tcBorders>
              <w:top w:val="nil"/>
              <w:left w:val="nil"/>
              <w:bottom w:val="nil"/>
              <w:right w:val="nil"/>
            </w:tcBorders>
            <w:noWrap/>
            <w:vAlign w:val="bottom"/>
          </w:tcPr>
          <w:p w:rsidRPr="00E40265" w:rsidR="000B0BD7" w:rsidP="00E40265" w:rsidRDefault="000B0BD7" w14:paraId="75598E98" w14:textId="77777777">
            <w:pPr>
              <w:pStyle w:val="KeinLeerraum"/>
              <w:rPr>
                <w:noProof/>
                <w:sz w:val="18"/>
                <w:szCs w:val="18"/>
                <w:lang w:val="en-US"/>
              </w:rPr>
            </w:pPr>
            <w:r>
              <w:rPr>
                <w:noProof/>
                <w:sz w:val="18"/>
                <w:szCs w:val="18"/>
                <w:lang w:val="en-US"/>
              </w:rPr>
              <w:t>16</w:t>
            </w:r>
          </w:p>
        </w:tc>
        <w:tc>
          <w:tcPr>
            <w:tcW w:w="802" w:type="dxa"/>
          </w:tcPr>
          <w:p w:rsidRPr="00E40265" w:rsidR="000B0BD7" w:rsidP="00E40265" w:rsidRDefault="000B0BD7" w14:paraId="1B2E367F" w14:textId="77777777">
            <w:pPr>
              <w:pStyle w:val="KeinLeerraum"/>
              <w:rPr>
                <w:noProof/>
                <w:sz w:val="18"/>
                <w:szCs w:val="18"/>
                <w:lang w:val="en-US"/>
              </w:rPr>
            </w:pPr>
          </w:p>
        </w:tc>
        <w:tc>
          <w:tcPr>
            <w:tcW w:w="1018" w:type="dxa"/>
          </w:tcPr>
          <w:p w:rsidRPr="00E40265" w:rsidR="000B0BD7" w:rsidP="00E40265" w:rsidRDefault="000B0BD7" w14:paraId="4A946A8E" w14:textId="77777777">
            <w:pPr>
              <w:pStyle w:val="KeinLeerraum"/>
              <w:rPr>
                <w:noProof/>
                <w:sz w:val="18"/>
                <w:szCs w:val="18"/>
                <w:lang w:val="en-US"/>
              </w:rPr>
            </w:pPr>
          </w:p>
        </w:tc>
        <w:tc>
          <w:tcPr>
            <w:tcW w:w="146" w:type="dxa"/>
            <w:vAlign w:val="center"/>
            <w:hideMark/>
          </w:tcPr>
          <w:p w:rsidRPr="00E40265" w:rsidR="000B0BD7" w:rsidP="00E40265" w:rsidRDefault="000B0BD7" w14:paraId="07C054CF" w14:textId="2ED8B494">
            <w:pPr>
              <w:pStyle w:val="KeinLeerraum"/>
              <w:rPr>
                <w:noProof/>
                <w:sz w:val="18"/>
                <w:szCs w:val="18"/>
                <w:lang w:val="en-US"/>
              </w:rPr>
            </w:pPr>
          </w:p>
        </w:tc>
        <w:tc>
          <w:tcPr>
            <w:tcW w:w="146" w:type="dxa"/>
            <w:vAlign w:val="center"/>
            <w:hideMark/>
          </w:tcPr>
          <w:p w:rsidRPr="00E40265" w:rsidR="000B0BD7" w:rsidP="00E40265" w:rsidRDefault="000B0BD7" w14:paraId="788238C7" w14:textId="77777777">
            <w:pPr>
              <w:pStyle w:val="KeinLeerraum"/>
              <w:rPr>
                <w:noProof/>
                <w:sz w:val="18"/>
                <w:szCs w:val="18"/>
                <w:lang w:val="en-US"/>
              </w:rPr>
            </w:pPr>
          </w:p>
        </w:tc>
      </w:tr>
      <w:tr w:rsidRPr="008277EA" w:rsidR="000B0BD7" w:rsidTr="00413D66" w14:paraId="4A75F069"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AA7678A" w14:textId="77777777">
            <w:pPr>
              <w:pStyle w:val="KeinLeerraum"/>
              <w:rPr>
                <w:noProof/>
                <w:sz w:val="18"/>
                <w:szCs w:val="18"/>
                <w:lang w:val="de-CH"/>
              </w:rPr>
            </w:pPr>
            <w:r w:rsidRPr="00E40265">
              <w:rPr>
                <w:noProof/>
                <w:sz w:val="18"/>
                <w:szCs w:val="18"/>
                <w:lang w:val="de-CH"/>
              </w:rPr>
              <w:t>education</w:t>
            </w:r>
          </w:p>
        </w:tc>
        <w:tc>
          <w:tcPr>
            <w:tcW w:w="5062" w:type="dxa"/>
            <w:tcBorders>
              <w:top w:val="nil"/>
              <w:left w:val="nil"/>
              <w:bottom w:val="nil"/>
              <w:right w:val="nil"/>
            </w:tcBorders>
            <w:noWrap/>
            <w:vAlign w:val="bottom"/>
            <w:hideMark/>
          </w:tcPr>
          <w:p w:rsidRPr="00E40265" w:rsidR="000B0BD7" w:rsidP="00E40265" w:rsidRDefault="000B0BD7" w14:paraId="633C082D" w14:textId="77777777">
            <w:pPr>
              <w:pStyle w:val="KeinLeerraum"/>
              <w:rPr>
                <w:noProof/>
                <w:sz w:val="18"/>
                <w:szCs w:val="18"/>
                <w:lang w:val="en-US"/>
              </w:rPr>
            </w:pPr>
            <w:r w:rsidRPr="00E40265">
              <w:rPr>
                <w:noProof/>
                <w:sz w:val="18"/>
                <w:szCs w:val="18"/>
                <w:lang w:val="en-US"/>
              </w:rPr>
              <w:t>category, highest education level attained (in 4 groups)</w:t>
            </w:r>
          </w:p>
        </w:tc>
        <w:tc>
          <w:tcPr>
            <w:tcW w:w="2551" w:type="dxa"/>
            <w:tcBorders>
              <w:top w:val="nil"/>
              <w:left w:val="nil"/>
              <w:bottom w:val="nil"/>
              <w:right w:val="nil"/>
            </w:tcBorders>
            <w:noWrap/>
            <w:vAlign w:val="bottom"/>
          </w:tcPr>
          <w:p w:rsidRPr="00E40265" w:rsidR="000B0BD7" w:rsidP="00E40265" w:rsidRDefault="000B0BD7" w14:paraId="11128788"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BC620C" w14:paraId="6E25C494" w14:textId="36ED1581">
            <w:pPr>
              <w:pStyle w:val="KeinLeerraum"/>
              <w:rPr>
                <w:noProof/>
                <w:sz w:val="18"/>
                <w:szCs w:val="18"/>
                <w:lang w:val="en-US"/>
              </w:rPr>
            </w:pPr>
            <w:r>
              <w:rPr>
                <w:noProof/>
                <w:sz w:val="18"/>
                <w:szCs w:val="18"/>
                <w:lang w:val="en-US"/>
              </w:rPr>
              <w:t>X</w:t>
            </w:r>
          </w:p>
        </w:tc>
        <w:tc>
          <w:tcPr>
            <w:tcW w:w="1018" w:type="dxa"/>
          </w:tcPr>
          <w:p w:rsidRPr="00E40265" w:rsidR="000B0BD7" w:rsidP="00E40265" w:rsidRDefault="00190080" w14:paraId="4152EA37" w14:textId="6FA1DFD9">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0EE63670" w14:textId="3AC8B84B">
            <w:pPr>
              <w:pStyle w:val="KeinLeerraum"/>
              <w:rPr>
                <w:noProof/>
                <w:sz w:val="18"/>
                <w:szCs w:val="18"/>
                <w:lang w:val="en-US"/>
              </w:rPr>
            </w:pPr>
          </w:p>
        </w:tc>
        <w:tc>
          <w:tcPr>
            <w:tcW w:w="146" w:type="dxa"/>
            <w:vAlign w:val="center"/>
            <w:hideMark/>
          </w:tcPr>
          <w:p w:rsidRPr="00E40265" w:rsidR="000B0BD7" w:rsidP="00E40265" w:rsidRDefault="000B0BD7" w14:paraId="30C32BD9" w14:textId="77777777">
            <w:pPr>
              <w:pStyle w:val="KeinLeerraum"/>
              <w:rPr>
                <w:noProof/>
                <w:sz w:val="18"/>
                <w:szCs w:val="18"/>
                <w:lang w:val="en-US"/>
              </w:rPr>
            </w:pPr>
          </w:p>
        </w:tc>
      </w:tr>
      <w:tr w:rsidRPr="008277EA" w:rsidR="000B0BD7" w:rsidTr="00413D66" w14:paraId="1077B2C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994B80C" w14:textId="77777777">
            <w:pPr>
              <w:pStyle w:val="KeinLeerraum"/>
              <w:rPr>
                <w:noProof/>
                <w:sz w:val="18"/>
                <w:szCs w:val="18"/>
                <w:lang w:val="de-CH"/>
              </w:rPr>
            </w:pPr>
            <w:r w:rsidRPr="00E40265">
              <w:rPr>
                <w:noProof/>
                <w:sz w:val="18"/>
                <w:szCs w:val="18"/>
                <w:lang w:val="de-CH"/>
              </w:rPr>
              <w:t>education_HH</w:t>
            </w:r>
          </w:p>
        </w:tc>
        <w:tc>
          <w:tcPr>
            <w:tcW w:w="5062" w:type="dxa"/>
            <w:tcBorders>
              <w:top w:val="nil"/>
              <w:left w:val="nil"/>
              <w:bottom w:val="nil"/>
              <w:right w:val="nil"/>
            </w:tcBorders>
            <w:noWrap/>
            <w:vAlign w:val="bottom"/>
            <w:hideMark/>
          </w:tcPr>
          <w:p w:rsidRPr="00E40265" w:rsidR="000B0BD7" w:rsidP="00E40265" w:rsidRDefault="000B0BD7" w14:paraId="49657E46" w14:textId="77777777">
            <w:pPr>
              <w:pStyle w:val="KeinLeerraum"/>
              <w:rPr>
                <w:noProof/>
                <w:sz w:val="18"/>
                <w:szCs w:val="18"/>
                <w:lang w:val="en-US"/>
              </w:rPr>
            </w:pPr>
            <w:r w:rsidRPr="00E40265">
              <w:rPr>
                <w:noProof/>
                <w:sz w:val="18"/>
                <w:szCs w:val="18"/>
                <w:lang w:val="en-US"/>
              </w:rPr>
              <w:t>category, highest education level attained in household (in 4 groups)</w:t>
            </w:r>
          </w:p>
        </w:tc>
        <w:tc>
          <w:tcPr>
            <w:tcW w:w="2551" w:type="dxa"/>
            <w:tcBorders>
              <w:top w:val="nil"/>
              <w:left w:val="nil"/>
              <w:bottom w:val="nil"/>
              <w:right w:val="nil"/>
            </w:tcBorders>
            <w:noWrap/>
            <w:vAlign w:val="bottom"/>
          </w:tcPr>
          <w:p w:rsidRPr="00E40265" w:rsidR="000B0BD7" w:rsidP="00E40265" w:rsidRDefault="000B0BD7" w14:paraId="55AA1C12"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5C22BF" w14:paraId="48054439" w14:textId="47347446">
            <w:pPr>
              <w:pStyle w:val="KeinLeerraum"/>
              <w:rPr>
                <w:noProof/>
                <w:sz w:val="18"/>
                <w:szCs w:val="18"/>
                <w:lang w:val="en-US"/>
              </w:rPr>
            </w:pPr>
            <w:r>
              <w:rPr>
                <w:noProof/>
                <w:sz w:val="18"/>
                <w:szCs w:val="18"/>
                <w:lang w:val="en-US"/>
              </w:rPr>
              <w:t>X</w:t>
            </w:r>
          </w:p>
        </w:tc>
        <w:tc>
          <w:tcPr>
            <w:tcW w:w="1018" w:type="dxa"/>
          </w:tcPr>
          <w:p w:rsidRPr="00E40265" w:rsidR="000B0BD7" w:rsidP="00E40265" w:rsidRDefault="000B0BD7" w14:paraId="29FEA041" w14:textId="77777777">
            <w:pPr>
              <w:pStyle w:val="KeinLeerraum"/>
              <w:rPr>
                <w:noProof/>
                <w:sz w:val="18"/>
                <w:szCs w:val="18"/>
                <w:lang w:val="en-US"/>
              </w:rPr>
            </w:pPr>
          </w:p>
        </w:tc>
        <w:tc>
          <w:tcPr>
            <w:tcW w:w="146" w:type="dxa"/>
            <w:vAlign w:val="center"/>
            <w:hideMark/>
          </w:tcPr>
          <w:p w:rsidRPr="00E40265" w:rsidR="000B0BD7" w:rsidP="00E40265" w:rsidRDefault="000B0BD7" w14:paraId="7A03B3CE" w14:textId="24F01912">
            <w:pPr>
              <w:pStyle w:val="KeinLeerraum"/>
              <w:rPr>
                <w:noProof/>
                <w:sz w:val="18"/>
                <w:szCs w:val="18"/>
                <w:lang w:val="en-US"/>
              </w:rPr>
            </w:pPr>
          </w:p>
        </w:tc>
        <w:tc>
          <w:tcPr>
            <w:tcW w:w="146" w:type="dxa"/>
            <w:vAlign w:val="center"/>
            <w:hideMark/>
          </w:tcPr>
          <w:p w:rsidRPr="00E40265" w:rsidR="000B0BD7" w:rsidP="00E40265" w:rsidRDefault="000B0BD7" w14:paraId="7B15DACC" w14:textId="77777777">
            <w:pPr>
              <w:pStyle w:val="KeinLeerraum"/>
              <w:rPr>
                <w:noProof/>
                <w:sz w:val="18"/>
                <w:szCs w:val="18"/>
                <w:lang w:val="en-US"/>
              </w:rPr>
            </w:pPr>
          </w:p>
        </w:tc>
      </w:tr>
      <w:tr w:rsidRPr="008277EA" w:rsidR="000B0BD7" w:rsidTr="00413D66" w14:paraId="0A4B3CB7"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B126112" w14:textId="77777777">
            <w:pPr>
              <w:pStyle w:val="KeinLeerraum"/>
              <w:rPr>
                <w:noProof/>
                <w:sz w:val="18"/>
                <w:szCs w:val="18"/>
                <w:lang w:val="de-CH"/>
              </w:rPr>
            </w:pPr>
            <w:r w:rsidRPr="00E40265">
              <w:rPr>
                <w:noProof/>
                <w:sz w:val="18"/>
                <w:szCs w:val="18"/>
                <w:lang w:val="de-CH"/>
              </w:rPr>
              <w:t>electricity</w:t>
            </w:r>
          </w:p>
        </w:tc>
        <w:tc>
          <w:tcPr>
            <w:tcW w:w="5062" w:type="dxa"/>
            <w:tcBorders>
              <w:top w:val="nil"/>
              <w:left w:val="nil"/>
              <w:bottom w:val="nil"/>
              <w:right w:val="nil"/>
            </w:tcBorders>
            <w:noWrap/>
            <w:vAlign w:val="bottom"/>
            <w:hideMark/>
          </w:tcPr>
          <w:p w:rsidRPr="00E40265" w:rsidR="000B0BD7" w:rsidP="00E40265" w:rsidRDefault="000B0BD7" w14:paraId="6B22D524" w14:textId="77777777">
            <w:pPr>
              <w:pStyle w:val="KeinLeerraum"/>
              <w:rPr>
                <w:noProof/>
                <w:sz w:val="18"/>
                <w:szCs w:val="18"/>
                <w:lang w:val="en-US"/>
              </w:rPr>
            </w:pPr>
            <w:r w:rsidRPr="00E40265">
              <w:rPr>
                <w:noProof/>
                <w:sz w:val="18"/>
                <w:szCs w:val="18"/>
                <w:lang w:val="en-US"/>
              </w:rPr>
              <w:t>binary, 1 if household has electricity</w:t>
            </w:r>
          </w:p>
        </w:tc>
        <w:tc>
          <w:tcPr>
            <w:tcW w:w="2551" w:type="dxa"/>
            <w:tcBorders>
              <w:top w:val="nil"/>
              <w:left w:val="nil"/>
              <w:bottom w:val="nil"/>
              <w:right w:val="nil"/>
            </w:tcBorders>
            <w:noWrap/>
            <w:vAlign w:val="bottom"/>
          </w:tcPr>
          <w:p w:rsidRPr="00E40265" w:rsidR="000B0BD7" w:rsidP="00E40265" w:rsidRDefault="000B0BD7" w14:paraId="3257AB9B"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7EABD7E" w14:textId="77777777">
            <w:pPr>
              <w:pStyle w:val="KeinLeerraum"/>
              <w:rPr>
                <w:noProof/>
                <w:sz w:val="18"/>
                <w:szCs w:val="18"/>
                <w:lang w:val="en-US"/>
              </w:rPr>
            </w:pPr>
          </w:p>
        </w:tc>
        <w:tc>
          <w:tcPr>
            <w:tcW w:w="1018" w:type="dxa"/>
          </w:tcPr>
          <w:p w:rsidRPr="00E40265" w:rsidR="000B0BD7" w:rsidP="00E40265" w:rsidRDefault="00190080" w14:paraId="2224AAAD" w14:textId="301579F3">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685F37F1" w14:textId="2856B9DA">
            <w:pPr>
              <w:pStyle w:val="KeinLeerraum"/>
              <w:rPr>
                <w:noProof/>
                <w:sz w:val="18"/>
                <w:szCs w:val="18"/>
                <w:lang w:val="en-US"/>
              </w:rPr>
            </w:pPr>
          </w:p>
        </w:tc>
        <w:tc>
          <w:tcPr>
            <w:tcW w:w="146" w:type="dxa"/>
            <w:vAlign w:val="center"/>
            <w:hideMark/>
          </w:tcPr>
          <w:p w:rsidRPr="00E40265" w:rsidR="000B0BD7" w:rsidP="00E40265" w:rsidRDefault="000B0BD7" w14:paraId="27F20234" w14:textId="77777777">
            <w:pPr>
              <w:pStyle w:val="KeinLeerraum"/>
              <w:rPr>
                <w:noProof/>
                <w:sz w:val="18"/>
                <w:szCs w:val="18"/>
                <w:lang w:val="en-US"/>
              </w:rPr>
            </w:pPr>
          </w:p>
        </w:tc>
      </w:tr>
      <w:tr w:rsidRPr="00E40265" w:rsidR="000B0BD7" w:rsidTr="00413D66" w14:paraId="5E81726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364F853" w14:textId="77777777">
            <w:pPr>
              <w:pStyle w:val="KeinLeerraum"/>
              <w:rPr>
                <w:noProof/>
                <w:sz w:val="18"/>
                <w:szCs w:val="18"/>
                <w:lang w:val="de-CH"/>
              </w:rPr>
            </w:pPr>
            <w:r w:rsidRPr="00E40265">
              <w:rPr>
                <w:noProof/>
                <w:sz w:val="18"/>
                <w:szCs w:val="18"/>
                <w:lang w:val="de-CH"/>
              </w:rPr>
              <w:t>ethnicity</w:t>
            </w:r>
          </w:p>
        </w:tc>
        <w:tc>
          <w:tcPr>
            <w:tcW w:w="5062" w:type="dxa"/>
            <w:tcBorders>
              <w:top w:val="nil"/>
              <w:left w:val="nil"/>
              <w:bottom w:val="nil"/>
              <w:right w:val="nil"/>
            </w:tcBorders>
            <w:noWrap/>
            <w:vAlign w:val="bottom"/>
            <w:hideMark/>
          </w:tcPr>
          <w:p w:rsidRPr="00E40265" w:rsidR="000B0BD7" w:rsidP="00E40265" w:rsidRDefault="000B0BD7" w14:paraId="53973256" w14:textId="77777777">
            <w:pPr>
              <w:pStyle w:val="KeinLeerraum"/>
              <w:rPr>
                <w:noProof/>
                <w:sz w:val="18"/>
                <w:szCs w:val="18"/>
                <w:lang w:val="de-CH"/>
              </w:rPr>
            </w:pPr>
            <w:r w:rsidRPr="00E40265">
              <w:rPr>
                <w:noProof/>
                <w:sz w:val="18"/>
                <w:szCs w:val="18"/>
                <w:lang w:val="de-CH"/>
              </w:rPr>
              <w:t>category, Ethnicity of woman</w:t>
            </w:r>
          </w:p>
        </w:tc>
        <w:tc>
          <w:tcPr>
            <w:tcW w:w="2551" w:type="dxa"/>
            <w:tcBorders>
              <w:top w:val="nil"/>
              <w:left w:val="nil"/>
              <w:bottom w:val="nil"/>
              <w:right w:val="nil"/>
            </w:tcBorders>
            <w:noWrap/>
            <w:vAlign w:val="bottom"/>
          </w:tcPr>
          <w:p w:rsidRPr="00E40265" w:rsidR="000B0BD7" w:rsidP="00E40265" w:rsidRDefault="000B0BD7" w14:paraId="6A72F132" w14:textId="77777777">
            <w:pPr>
              <w:pStyle w:val="KeinLeerraum"/>
              <w:rPr>
                <w:noProof/>
                <w:sz w:val="18"/>
                <w:szCs w:val="18"/>
                <w:lang w:val="de-CH"/>
              </w:rPr>
            </w:pPr>
            <w:r>
              <w:rPr>
                <w:noProof/>
                <w:sz w:val="18"/>
                <w:szCs w:val="18"/>
                <w:lang w:val="de-CH"/>
              </w:rPr>
              <w:t>32</w:t>
            </w:r>
          </w:p>
        </w:tc>
        <w:tc>
          <w:tcPr>
            <w:tcW w:w="802" w:type="dxa"/>
          </w:tcPr>
          <w:p w:rsidRPr="00E40265" w:rsidR="000B0BD7" w:rsidP="00E40265" w:rsidRDefault="000B0BD7" w14:paraId="71A99F33" w14:textId="77777777">
            <w:pPr>
              <w:pStyle w:val="KeinLeerraum"/>
              <w:rPr>
                <w:noProof/>
                <w:sz w:val="18"/>
                <w:szCs w:val="18"/>
                <w:lang w:val="de-CH"/>
              </w:rPr>
            </w:pPr>
          </w:p>
        </w:tc>
        <w:tc>
          <w:tcPr>
            <w:tcW w:w="1018" w:type="dxa"/>
          </w:tcPr>
          <w:p w:rsidRPr="00E40265" w:rsidR="000B0BD7" w:rsidP="00E40265" w:rsidRDefault="000B0BD7" w14:paraId="6D57775A" w14:textId="77777777">
            <w:pPr>
              <w:pStyle w:val="KeinLeerraum"/>
              <w:rPr>
                <w:noProof/>
                <w:sz w:val="18"/>
                <w:szCs w:val="18"/>
                <w:lang w:val="de-CH"/>
              </w:rPr>
            </w:pPr>
          </w:p>
        </w:tc>
        <w:tc>
          <w:tcPr>
            <w:tcW w:w="146" w:type="dxa"/>
            <w:vAlign w:val="center"/>
            <w:hideMark/>
          </w:tcPr>
          <w:p w:rsidRPr="00E40265" w:rsidR="000B0BD7" w:rsidP="00E40265" w:rsidRDefault="000B0BD7" w14:paraId="569BF0D7" w14:textId="73B47773">
            <w:pPr>
              <w:pStyle w:val="KeinLeerraum"/>
              <w:rPr>
                <w:noProof/>
                <w:sz w:val="18"/>
                <w:szCs w:val="18"/>
                <w:lang w:val="de-CH"/>
              </w:rPr>
            </w:pPr>
          </w:p>
        </w:tc>
        <w:tc>
          <w:tcPr>
            <w:tcW w:w="146" w:type="dxa"/>
            <w:vAlign w:val="center"/>
            <w:hideMark/>
          </w:tcPr>
          <w:p w:rsidRPr="00E40265" w:rsidR="000B0BD7" w:rsidP="00E40265" w:rsidRDefault="000B0BD7" w14:paraId="3773549A" w14:textId="77777777">
            <w:pPr>
              <w:pStyle w:val="KeinLeerraum"/>
              <w:rPr>
                <w:noProof/>
                <w:sz w:val="18"/>
                <w:szCs w:val="18"/>
                <w:lang w:val="de-CH"/>
              </w:rPr>
            </w:pPr>
          </w:p>
        </w:tc>
      </w:tr>
      <w:tr w:rsidRPr="008277EA" w:rsidR="000B0BD7" w:rsidTr="00413D66" w14:paraId="34FD761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70DFCA9" w14:textId="77777777">
            <w:pPr>
              <w:pStyle w:val="KeinLeerraum"/>
              <w:rPr>
                <w:noProof/>
                <w:sz w:val="18"/>
                <w:szCs w:val="18"/>
                <w:lang w:val="de-CH"/>
              </w:rPr>
            </w:pPr>
            <w:r w:rsidRPr="00E40265">
              <w:rPr>
                <w:noProof/>
                <w:sz w:val="18"/>
                <w:szCs w:val="18"/>
                <w:lang w:val="de-CH"/>
              </w:rPr>
              <w:t>female</w:t>
            </w:r>
          </w:p>
        </w:tc>
        <w:tc>
          <w:tcPr>
            <w:tcW w:w="5062" w:type="dxa"/>
            <w:tcBorders>
              <w:top w:val="nil"/>
              <w:left w:val="nil"/>
              <w:bottom w:val="nil"/>
              <w:right w:val="nil"/>
            </w:tcBorders>
            <w:noWrap/>
            <w:vAlign w:val="bottom"/>
            <w:hideMark/>
          </w:tcPr>
          <w:p w:rsidRPr="00E40265" w:rsidR="000B0BD7" w:rsidP="00E40265" w:rsidRDefault="000B0BD7" w14:paraId="5EA297D0" w14:textId="77777777">
            <w:pPr>
              <w:pStyle w:val="KeinLeerraum"/>
              <w:rPr>
                <w:noProof/>
                <w:sz w:val="18"/>
                <w:szCs w:val="18"/>
                <w:lang w:val="en-US"/>
              </w:rPr>
            </w:pPr>
            <w:r w:rsidRPr="00E40265">
              <w:rPr>
                <w:noProof/>
                <w:sz w:val="18"/>
                <w:szCs w:val="18"/>
                <w:lang w:val="en-US"/>
              </w:rPr>
              <w:t>binary, 1 if female household member</w:t>
            </w:r>
          </w:p>
        </w:tc>
        <w:tc>
          <w:tcPr>
            <w:tcW w:w="2551" w:type="dxa"/>
            <w:tcBorders>
              <w:top w:val="nil"/>
              <w:left w:val="nil"/>
              <w:bottom w:val="nil"/>
              <w:right w:val="nil"/>
            </w:tcBorders>
            <w:noWrap/>
            <w:vAlign w:val="bottom"/>
          </w:tcPr>
          <w:p w:rsidRPr="00E40265" w:rsidR="000B0BD7" w:rsidP="00E40265" w:rsidRDefault="000B0BD7" w14:paraId="1EA6FE2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17D40DD3" w14:textId="77777777">
            <w:pPr>
              <w:pStyle w:val="KeinLeerraum"/>
              <w:rPr>
                <w:noProof/>
                <w:sz w:val="18"/>
                <w:szCs w:val="18"/>
                <w:lang w:val="en-US"/>
              </w:rPr>
            </w:pPr>
          </w:p>
        </w:tc>
        <w:tc>
          <w:tcPr>
            <w:tcW w:w="1018" w:type="dxa"/>
          </w:tcPr>
          <w:p w:rsidRPr="00E40265" w:rsidR="000B0BD7" w:rsidP="00E40265" w:rsidRDefault="000B0BD7" w14:paraId="15FD587B" w14:textId="77777777">
            <w:pPr>
              <w:pStyle w:val="KeinLeerraum"/>
              <w:rPr>
                <w:noProof/>
                <w:sz w:val="18"/>
                <w:szCs w:val="18"/>
                <w:lang w:val="en-US"/>
              </w:rPr>
            </w:pPr>
          </w:p>
        </w:tc>
        <w:tc>
          <w:tcPr>
            <w:tcW w:w="146" w:type="dxa"/>
            <w:vAlign w:val="center"/>
            <w:hideMark/>
          </w:tcPr>
          <w:p w:rsidRPr="00E40265" w:rsidR="000B0BD7" w:rsidP="00E40265" w:rsidRDefault="000B0BD7" w14:paraId="0770CDC0" w14:textId="4F8AAC35">
            <w:pPr>
              <w:pStyle w:val="KeinLeerraum"/>
              <w:rPr>
                <w:noProof/>
                <w:sz w:val="18"/>
                <w:szCs w:val="18"/>
                <w:lang w:val="en-US"/>
              </w:rPr>
            </w:pPr>
          </w:p>
        </w:tc>
        <w:tc>
          <w:tcPr>
            <w:tcW w:w="146" w:type="dxa"/>
            <w:vAlign w:val="center"/>
            <w:hideMark/>
          </w:tcPr>
          <w:p w:rsidRPr="00E40265" w:rsidR="000B0BD7" w:rsidP="00E40265" w:rsidRDefault="000B0BD7" w14:paraId="0D91FF57" w14:textId="77777777">
            <w:pPr>
              <w:pStyle w:val="KeinLeerraum"/>
              <w:rPr>
                <w:noProof/>
                <w:sz w:val="18"/>
                <w:szCs w:val="18"/>
                <w:lang w:val="en-US"/>
              </w:rPr>
            </w:pPr>
          </w:p>
        </w:tc>
      </w:tr>
      <w:tr w:rsidRPr="008277EA" w:rsidR="000B0BD7" w:rsidTr="00413D66" w14:paraId="3AAC77F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AA8F147" w14:textId="77777777">
            <w:pPr>
              <w:pStyle w:val="KeinLeerraum"/>
              <w:rPr>
                <w:noProof/>
                <w:sz w:val="18"/>
                <w:szCs w:val="18"/>
                <w:lang w:val="de-CH"/>
              </w:rPr>
            </w:pPr>
            <w:r w:rsidRPr="00E40265">
              <w:rPr>
                <w:noProof/>
                <w:sz w:val="18"/>
                <w:szCs w:val="18"/>
                <w:lang w:val="de-CH"/>
              </w:rPr>
              <w:t>female_HH_head</w:t>
            </w:r>
          </w:p>
        </w:tc>
        <w:tc>
          <w:tcPr>
            <w:tcW w:w="5062" w:type="dxa"/>
            <w:tcBorders>
              <w:top w:val="nil"/>
              <w:left w:val="nil"/>
              <w:bottom w:val="nil"/>
              <w:right w:val="nil"/>
            </w:tcBorders>
            <w:noWrap/>
            <w:vAlign w:val="bottom"/>
            <w:hideMark/>
          </w:tcPr>
          <w:p w:rsidRPr="00E40265" w:rsidR="000B0BD7" w:rsidP="00E40265" w:rsidRDefault="000B0BD7" w14:paraId="3E3D1A38" w14:textId="77777777">
            <w:pPr>
              <w:pStyle w:val="KeinLeerraum"/>
              <w:rPr>
                <w:noProof/>
                <w:sz w:val="18"/>
                <w:szCs w:val="18"/>
                <w:lang w:val="en-US"/>
              </w:rPr>
            </w:pPr>
            <w:r w:rsidRPr="00E40265">
              <w:rPr>
                <w:noProof/>
                <w:sz w:val="18"/>
                <w:szCs w:val="18"/>
                <w:lang w:val="en-US"/>
              </w:rPr>
              <w:t>binary, 1 if household head is female</w:t>
            </w:r>
          </w:p>
        </w:tc>
        <w:tc>
          <w:tcPr>
            <w:tcW w:w="2551" w:type="dxa"/>
            <w:tcBorders>
              <w:top w:val="nil"/>
              <w:left w:val="nil"/>
              <w:bottom w:val="nil"/>
              <w:right w:val="nil"/>
            </w:tcBorders>
            <w:noWrap/>
            <w:vAlign w:val="bottom"/>
          </w:tcPr>
          <w:p w:rsidRPr="00E40265" w:rsidR="000B0BD7" w:rsidP="00E40265" w:rsidRDefault="000B0BD7" w14:paraId="49239FB3"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6C19F3" w14:paraId="0523DA84" w14:textId="3DA8FDDF">
            <w:pPr>
              <w:pStyle w:val="KeinLeerraum"/>
              <w:rPr>
                <w:noProof/>
                <w:sz w:val="18"/>
                <w:szCs w:val="18"/>
                <w:lang w:val="en-US"/>
              </w:rPr>
            </w:pPr>
            <w:r>
              <w:rPr>
                <w:noProof/>
                <w:sz w:val="18"/>
                <w:szCs w:val="18"/>
                <w:lang w:val="en-US"/>
              </w:rPr>
              <w:t>X</w:t>
            </w:r>
          </w:p>
        </w:tc>
        <w:tc>
          <w:tcPr>
            <w:tcW w:w="1018" w:type="dxa"/>
          </w:tcPr>
          <w:p w:rsidRPr="00E40265" w:rsidR="000B0BD7" w:rsidP="00E40265" w:rsidRDefault="000B0BD7" w14:paraId="09E60D5B" w14:textId="77777777">
            <w:pPr>
              <w:pStyle w:val="KeinLeerraum"/>
              <w:rPr>
                <w:noProof/>
                <w:sz w:val="18"/>
                <w:szCs w:val="18"/>
                <w:lang w:val="en-US"/>
              </w:rPr>
            </w:pPr>
          </w:p>
        </w:tc>
        <w:tc>
          <w:tcPr>
            <w:tcW w:w="146" w:type="dxa"/>
            <w:vAlign w:val="center"/>
            <w:hideMark/>
          </w:tcPr>
          <w:p w:rsidRPr="00E40265" w:rsidR="000B0BD7" w:rsidP="00E40265" w:rsidRDefault="000B0BD7" w14:paraId="76B26932" w14:textId="33381763">
            <w:pPr>
              <w:pStyle w:val="KeinLeerraum"/>
              <w:rPr>
                <w:noProof/>
                <w:sz w:val="18"/>
                <w:szCs w:val="18"/>
                <w:lang w:val="en-US"/>
              </w:rPr>
            </w:pPr>
          </w:p>
        </w:tc>
        <w:tc>
          <w:tcPr>
            <w:tcW w:w="146" w:type="dxa"/>
            <w:vAlign w:val="center"/>
            <w:hideMark/>
          </w:tcPr>
          <w:p w:rsidRPr="00E40265" w:rsidR="000B0BD7" w:rsidP="00E40265" w:rsidRDefault="000B0BD7" w14:paraId="357A94D5" w14:textId="77777777">
            <w:pPr>
              <w:pStyle w:val="KeinLeerraum"/>
              <w:rPr>
                <w:noProof/>
                <w:sz w:val="18"/>
                <w:szCs w:val="18"/>
                <w:lang w:val="en-US"/>
              </w:rPr>
            </w:pPr>
          </w:p>
        </w:tc>
      </w:tr>
      <w:tr w:rsidR="42B8239F" w:rsidTr="00413D66" w14:paraId="6BE26081" w14:textId="77777777">
        <w:trPr>
          <w:trHeight w:val="290"/>
          <w:ins w:author="Scherrer  Beat" w:date="2026-01-16T13:25:00Z" w:id="18"/>
        </w:trPr>
        <w:tc>
          <w:tcPr>
            <w:tcW w:w="2750" w:type="dxa"/>
            <w:tcBorders>
              <w:top w:val="nil"/>
              <w:left w:val="nil"/>
              <w:bottom w:val="nil"/>
              <w:right w:val="nil"/>
            </w:tcBorders>
            <w:noWrap/>
            <w:vAlign w:val="bottom"/>
            <w:hideMark/>
          </w:tcPr>
          <w:p w:rsidR="221F6530" w:rsidRDefault="221F6530" w14:paraId="22E37BFE" w14:textId="7F34714A">
            <w:pPr>
              <w:pStyle w:val="KeinLeerraum"/>
              <w:rPr>
                <w:noProof/>
                <w:sz w:val="18"/>
                <w:szCs w:val="18"/>
                <w:lang w:val="de-CH"/>
              </w:rPr>
              <w:pPrChange w:author="Scherrer  Beat" w:date="2026-01-16T13:25:00Z" w:id="19">
                <w:pPr/>
              </w:pPrChange>
            </w:pPr>
            <w:ins w:author="Scherrer  Beat" w:date="2026-01-16T13:25:00Z" w:id="20">
              <w:r w:rsidRPr="42B8239F">
                <w:rPr>
                  <w:noProof/>
                  <w:sz w:val="18"/>
                  <w:szCs w:val="18"/>
                  <w:lang w:val="de-CH"/>
                </w:rPr>
                <w:t>fertility</w:t>
              </w:r>
            </w:ins>
          </w:p>
        </w:tc>
        <w:tc>
          <w:tcPr>
            <w:tcW w:w="5062" w:type="dxa"/>
            <w:tcBorders>
              <w:top w:val="nil"/>
              <w:left w:val="nil"/>
              <w:bottom w:val="nil"/>
              <w:right w:val="nil"/>
            </w:tcBorders>
            <w:noWrap/>
            <w:vAlign w:val="bottom"/>
            <w:hideMark/>
          </w:tcPr>
          <w:p w:rsidR="221F6530" w:rsidRDefault="221F6530" w14:paraId="183CC276" w14:textId="78945C7C">
            <w:pPr>
              <w:pStyle w:val="KeinLeerraum"/>
              <w:rPr>
                <w:noProof/>
                <w:sz w:val="18"/>
                <w:szCs w:val="18"/>
                <w:lang w:val="en-US"/>
              </w:rPr>
              <w:pPrChange w:author="Scherrer  Beat" w:date="2026-01-16T13:25:00Z" w:id="21">
                <w:pPr/>
              </w:pPrChange>
            </w:pPr>
            <w:ins w:author="Scherrer  Beat" w:date="2026-01-16T13:25:00Z" w:id="22">
              <w:r w:rsidRPr="42B8239F">
                <w:rPr>
                  <w:noProof/>
                  <w:sz w:val="18"/>
                  <w:szCs w:val="18"/>
                  <w:lang w:val="en-US"/>
                </w:rPr>
                <w:t>binary, 1</w:t>
              </w:r>
            </w:ins>
            <w:ins w:author="Scherrer  Beat" w:date="2026-01-16T13:26:00Z" w:id="23">
              <w:r w:rsidRPr="42B8239F">
                <w:rPr>
                  <w:noProof/>
                  <w:sz w:val="18"/>
                  <w:szCs w:val="18"/>
                  <w:lang w:val="en-US"/>
                </w:rPr>
                <w:t xml:space="preserve"> if woman wants to have another child</w:t>
              </w:r>
            </w:ins>
            <w:ins w:author="Scherrer  Beat" w:date="2026-01-16T13:25:00Z" w:id="24">
              <w:r w:rsidRPr="42B8239F">
                <w:rPr>
                  <w:noProof/>
                  <w:sz w:val="18"/>
                  <w:szCs w:val="18"/>
                  <w:lang w:val="en-US"/>
                </w:rPr>
                <w:t xml:space="preserve"> </w:t>
              </w:r>
            </w:ins>
          </w:p>
        </w:tc>
        <w:tc>
          <w:tcPr>
            <w:tcW w:w="2551" w:type="dxa"/>
            <w:tcBorders>
              <w:top w:val="nil"/>
              <w:left w:val="nil"/>
              <w:bottom w:val="nil"/>
              <w:right w:val="nil"/>
            </w:tcBorders>
            <w:noWrap/>
            <w:vAlign w:val="bottom"/>
          </w:tcPr>
          <w:p w:rsidR="6CB7ECBC" w:rsidRDefault="6CB7ECBC" w14:paraId="5C543A66" w14:textId="6D82436A">
            <w:pPr>
              <w:pStyle w:val="KeinLeerraum"/>
              <w:rPr>
                <w:noProof/>
                <w:sz w:val="18"/>
                <w:szCs w:val="18"/>
                <w:lang w:val="en-US"/>
              </w:rPr>
              <w:pPrChange w:author="Scherrer  Beat" w:date="2026-01-16T13:25:00Z" w:id="25">
                <w:pPr/>
              </w:pPrChange>
            </w:pPr>
            <w:ins w:author="Scherrer  Beat" w:date="2026-01-16T16:43:00Z" w:id="26">
              <w:r w:rsidRPr="42B8239F">
                <w:rPr>
                  <w:noProof/>
                  <w:sz w:val="18"/>
                  <w:szCs w:val="18"/>
                  <w:lang w:val="en-US"/>
                </w:rPr>
                <w:t>31</w:t>
              </w:r>
            </w:ins>
          </w:p>
        </w:tc>
        <w:tc>
          <w:tcPr>
            <w:tcW w:w="802" w:type="dxa"/>
          </w:tcPr>
          <w:p w:rsidR="42B8239F" w:rsidRDefault="42B8239F" w14:paraId="4CAECD23" w14:textId="015C2C17">
            <w:pPr>
              <w:pStyle w:val="KeinLeerraum"/>
              <w:rPr>
                <w:noProof/>
                <w:sz w:val="18"/>
                <w:szCs w:val="18"/>
                <w:lang w:val="en-US"/>
              </w:rPr>
              <w:pPrChange w:author="Scherrer  Beat" w:date="2026-01-16T13:25:00Z" w:id="27">
                <w:pPr/>
              </w:pPrChange>
            </w:pPr>
          </w:p>
        </w:tc>
        <w:tc>
          <w:tcPr>
            <w:tcW w:w="1018" w:type="dxa"/>
          </w:tcPr>
          <w:p w:rsidR="42B8239F" w:rsidRDefault="42B8239F" w14:paraId="0E433729" w14:textId="0FD77D46">
            <w:pPr>
              <w:pStyle w:val="KeinLeerraum"/>
              <w:rPr>
                <w:noProof/>
                <w:sz w:val="18"/>
                <w:szCs w:val="18"/>
                <w:lang w:val="en-US"/>
              </w:rPr>
              <w:pPrChange w:author="Scherrer  Beat" w:date="2026-01-16T13:25:00Z" w:id="28">
                <w:pPr/>
              </w:pPrChange>
            </w:pPr>
          </w:p>
        </w:tc>
        <w:tc>
          <w:tcPr>
            <w:tcW w:w="146" w:type="dxa"/>
            <w:vAlign w:val="center"/>
            <w:hideMark/>
          </w:tcPr>
          <w:p w:rsidR="42B8239F" w:rsidRDefault="42B8239F" w14:paraId="329DC33C" w14:textId="147B1E05">
            <w:pPr>
              <w:pStyle w:val="KeinLeerraum"/>
              <w:rPr>
                <w:noProof/>
                <w:sz w:val="18"/>
                <w:szCs w:val="18"/>
                <w:lang w:val="en-US"/>
              </w:rPr>
              <w:pPrChange w:author="Scherrer  Beat" w:date="2026-01-16T13:25:00Z" w:id="29">
                <w:pPr/>
              </w:pPrChange>
            </w:pPr>
          </w:p>
        </w:tc>
        <w:tc>
          <w:tcPr>
            <w:tcW w:w="146" w:type="dxa"/>
            <w:vAlign w:val="center"/>
            <w:hideMark/>
          </w:tcPr>
          <w:p w:rsidR="42B8239F" w:rsidRDefault="42B8239F" w14:paraId="525E1041" w14:textId="2A01EF36">
            <w:pPr>
              <w:pStyle w:val="KeinLeerraum"/>
              <w:rPr>
                <w:noProof/>
                <w:sz w:val="18"/>
                <w:szCs w:val="18"/>
                <w:lang w:val="en-US"/>
              </w:rPr>
              <w:pPrChange w:author="Scherrer  Beat" w:date="2026-01-16T13:25:00Z" w:id="30">
                <w:pPr/>
              </w:pPrChange>
            </w:pPr>
          </w:p>
        </w:tc>
      </w:tr>
      <w:tr w:rsidRPr="008277EA" w:rsidR="000B0BD7" w:rsidTr="00413D66" w14:paraId="63C106C6"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8DF71FA" w14:textId="77777777">
            <w:pPr>
              <w:pStyle w:val="KeinLeerraum"/>
              <w:rPr>
                <w:noProof/>
                <w:sz w:val="18"/>
                <w:szCs w:val="18"/>
                <w:lang w:val="de-CH"/>
              </w:rPr>
            </w:pPr>
            <w:r w:rsidRPr="00E40265">
              <w:rPr>
                <w:noProof/>
                <w:sz w:val="18"/>
                <w:szCs w:val="18"/>
                <w:lang w:val="de-CH"/>
              </w:rPr>
              <w:t>generator</w:t>
            </w:r>
          </w:p>
        </w:tc>
        <w:tc>
          <w:tcPr>
            <w:tcW w:w="5062" w:type="dxa"/>
            <w:tcBorders>
              <w:top w:val="nil"/>
              <w:left w:val="nil"/>
              <w:bottom w:val="nil"/>
              <w:right w:val="nil"/>
            </w:tcBorders>
            <w:noWrap/>
            <w:vAlign w:val="bottom"/>
            <w:hideMark/>
          </w:tcPr>
          <w:p w:rsidRPr="00E40265" w:rsidR="000B0BD7" w:rsidP="00E40265" w:rsidRDefault="000B0BD7" w14:paraId="3F246407" w14:textId="77777777">
            <w:pPr>
              <w:pStyle w:val="KeinLeerraum"/>
              <w:rPr>
                <w:noProof/>
                <w:sz w:val="18"/>
                <w:szCs w:val="18"/>
                <w:lang w:val="en-US"/>
              </w:rPr>
            </w:pPr>
            <w:r w:rsidRPr="00E40265">
              <w:rPr>
                <w:noProof/>
                <w:sz w:val="18"/>
                <w:szCs w:val="18"/>
                <w:lang w:val="en-US"/>
              </w:rPr>
              <w:t>binary, 1 if household has generator</w:t>
            </w:r>
          </w:p>
        </w:tc>
        <w:tc>
          <w:tcPr>
            <w:tcW w:w="2551" w:type="dxa"/>
            <w:tcBorders>
              <w:top w:val="nil"/>
              <w:left w:val="nil"/>
              <w:bottom w:val="nil"/>
              <w:right w:val="nil"/>
            </w:tcBorders>
            <w:noWrap/>
            <w:vAlign w:val="bottom"/>
          </w:tcPr>
          <w:p w:rsidRPr="00E40265" w:rsidR="000B0BD7" w:rsidP="00E40265" w:rsidRDefault="000B0BD7" w14:paraId="721E4312" w14:textId="77777777">
            <w:pPr>
              <w:pStyle w:val="KeinLeerraum"/>
              <w:rPr>
                <w:noProof/>
                <w:sz w:val="18"/>
                <w:szCs w:val="18"/>
                <w:lang w:val="en-US"/>
              </w:rPr>
            </w:pPr>
            <w:r>
              <w:rPr>
                <w:noProof/>
                <w:sz w:val="18"/>
                <w:szCs w:val="18"/>
                <w:lang w:val="en-US"/>
              </w:rPr>
              <w:t>16</w:t>
            </w:r>
          </w:p>
        </w:tc>
        <w:tc>
          <w:tcPr>
            <w:tcW w:w="802" w:type="dxa"/>
          </w:tcPr>
          <w:p w:rsidRPr="00E40265" w:rsidR="000B0BD7" w:rsidP="00E40265" w:rsidRDefault="000B0BD7" w14:paraId="7088F804" w14:textId="77777777">
            <w:pPr>
              <w:pStyle w:val="KeinLeerraum"/>
              <w:rPr>
                <w:noProof/>
                <w:sz w:val="18"/>
                <w:szCs w:val="18"/>
                <w:lang w:val="en-US"/>
              </w:rPr>
            </w:pPr>
          </w:p>
        </w:tc>
        <w:tc>
          <w:tcPr>
            <w:tcW w:w="1018" w:type="dxa"/>
          </w:tcPr>
          <w:p w:rsidRPr="00E40265" w:rsidR="000B0BD7" w:rsidP="00E40265" w:rsidRDefault="000B0BD7" w14:paraId="2C792EE6" w14:textId="77777777">
            <w:pPr>
              <w:pStyle w:val="KeinLeerraum"/>
              <w:rPr>
                <w:noProof/>
                <w:sz w:val="18"/>
                <w:szCs w:val="18"/>
                <w:lang w:val="en-US"/>
              </w:rPr>
            </w:pPr>
          </w:p>
        </w:tc>
        <w:tc>
          <w:tcPr>
            <w:tcW w:w="146" w:type="dxa"/>
            <w:vAlign w:val="center"/>
            <w:hideMark/>
          </w:tcPr>
          <w:p w:rsidRPr="00E40265" w:rsidR="000B0BD7" w:rsidP="00E40265" w:rsidRDefault="000B0BD7" w14:paraId="0E000446" w14:textId="599B0E1C">
            <w:pPr>
              <w:pStyle w:val="KeinLeerraum"/>
              <w:rPr>
                <w:noProof/>
                <w:sz w:val="18"/>
                <w:szCs w:val="18"/>
                <w:lang w:val="en-US"/>
              </w:rPr>
            </w:pPr>
          </w:p>
        </w:tc>
        <w:tc>
          <w:tcPr>
            <w:tcW w:w="146" w:type="dxa"/>
            <w:vAlign w:val="center"/>
            <w:hideMark/>
          </w:tcPr>
          <w:p w:rsidRPr="00E40265" w:rsidR="000B0BD7" w:rsidP="00E40265" w:rsidRDefault="000B0BD7" w14:paraId="31B0B94A" w14:textId="77777777">
            <w:pPr>
              <w:pStyle w:val="KeinLeerraum"/>
              <w:rPr>
                <w:noProof/>
                <w:sz w:val="18"/>
                <w:szCs w:val="18"/>
                <w:lang w:val="en-US"/>
              </w:rPr>
            </w:pPr>
          </w:p>
        </w:tc>
      </w:tr>
      <w:tr w:rsidRPr="008277EA" w:rsidR="000B0BD7" w:rsidTr="00413D66" w14:paraId="4CF90786"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F2DD149" w14:textId="77777777">
            <w:pPr>
              <w:pStyle w:val="KeinLeerraum"/>
              <w:rPr>
                <w:noProof/>
                <w:sz w:val="18"/>
                <w:szCs w:val="18"/>
                <w:lang w:val="de-CH"/>
              </w:rPr>
            </w:pPr>
            <w:r w:rsidRPr="00E40265">
              <w:rPr>
                <w:noProof/>
                <w:sz w:val="18"/>
                <w:szCs w:val="18"/>
                <w:lang w:val="de-CH"/>
              </w:rPr>
              <w:t>health_card</w:t>
            </w:r>
          </w:p>
        </w:tc>
        <w:tc>
          <w:tcPr>
            <w:tcW w:w="5062" w:type="dxa"/>
            <w:tcBorders>
              <w:top w:val="nil"/>
              <w:left w:val="nil"/>
              <w:bottom w:val="nil"/>
              <w:right w:val="nil"/>
            </w:tcBorders>
            <w:noWrap/>
            <w:vAlign w:val="bottom"/>
            <w:hideMark/>
          </w:tcPr>
          <w:p w:rsidRPr="00E40265" w:rsidR="000B0BD7" w:rsidP="00E40265" w:rsidRDefault="000B0BD7" w14:paraId="1BC2EB49" w14:textId="77777777">
            <w:pPr>
              <w:pStyle w:val="KeinLeerraum"/>
              <w:rPr>
                <w:noProof/>
                <w:sz w:val="18"/>
                <w:szCs w:val="18"/>
                <w:lang w:val="en-US"/>
              </w:rPr>
            </w:pPr>
            <w:r w:rsidRPr="00E40265">
              <w:rPr>
                <w:noProof/>
                <w:sz w:val="18"/>
                <w:szCs w:val="18"/>
                <w:lang w:val="en-US"/>
              </w:rPr>
              <w:t>binary, 1 if woman has health card for child</w:t>
            </w:r>
          </w:p>
        </w:tc>
        <w:tc>
          <w:tcPr>
            <w:tcW w:w="2551" w:type="dxa"/>
            <w:tcBorders>
              <w:top w:val="nil"/>
              <w:left w:val="nil"/>
              <w:bottom w:val="nil"/>
              <w:right w:val="nil"/>
            </w:tcBorders>
            <w:noWrap/>
            <w:vAlign w:val="bottom"/>
          </w:tcPr>
          <w:p w:rsidRPr="00E40265" w:rsidR="000B0BD7" w:rsidP="00E40265" w:rsidRDefault="000B0BD7" w14:paraId="1FC91C79" w14:textId="77777777">
            <w:pPr>
              <w:pStyle w:val="KeinLeerraum"/>
              <w:rPr>
                <w:noProof/>
                <w:sz w:val="18"/>
                <w:szCs w:val="18"/>
                <w:lang w:val="en-US"/>
              </w:rPr>
            </w:pPr>
            <w:r>
              <w:rPr>
                <w:noProof/>
                <w:sz w:val="18"/>
                <w:szCs w:val="18"/>
                <w:lang w:val="en-US"/>
              </w:rPr>
              <w:t>13</w:t>
            </w:r>
          </w:p>
        </w:tc>
        <w:tc>
          <w:tcPr>
            <w:tcW w:w="802" w:type="dxa"/>
          </w:tcPr>
          <w:p w:rsidRPr="00E40265" w:rsidR="000B0BD7" w:rsidP="00E40265" w:rsidRDefault="000B0BD7" w14:paraId="7591F5CF" w14:textId="77777777">
            <w:pPr>
              <w:pStyle w:val="KeinLeerraum"/>
              <w:rPr>
                <w:noProof/>
                <w:sz w:val="18"/>
                <w:szCs w:val="18"/>
                <w:lang w:val="en-US"/>
              </w:rPr>
            </w:pPr>
          </w:p>
        </w:tc>
        <w:tc>
          <w:tcPr>
            <w:tcW w:w="1018" w:type="dxa"/>
          </w:tcPr>
          <w:p w:rsidRPr="00E40265" w:rsidR="000B0BD7" w:rsidP="00E40265" w:rsidRDefault="000B0BD7" w14:paraId="35989D6D" w14:textId="77777777">
            <w:pPr>
              <w:pStyle w:val="KeinLeerraum"/>
              <w:rPr>
                <w:noProof/>
                <w:sz w:val="18"/>
                <w:szCs w:val="18"/>
                <w:lang w:val="en-US"/>
              </w:rPr>
            </w:pPr>
          </w:p>
        </w:tc>
        <w:tc>
          <w:tcPr>
            <w:tcW w:w="146" w:type="dxa"/>
            <w:vAlign w:val="center"/>
            <w:hideMark/>
          </w:tcPr>
          <w:p w:rsidRPr="00E40265" w:rsidR="000B0BD7" w:rsidP="00E40265" w:rsidRDefault="000B0BD7" w14:paraId="01561658" w14:textId="40090885">
            <w:pPr>
              <w:pStyle w:val="KeinLeerraum"/>
              <w:rPr>
                <w:noProof/>
                <w:sz w:val="18"/>
                <w:szCs w:val="18"/>
                <w:lang w:val="en-US"/>
              </w:rPr>
            </w:pPr>
          </w:p>
        </w:tc>
        <w:tc>
          <w:tcPr>
            <w:tcW w:w="146" w:type="dxa"/>
            <w:vAlign w:val="center"/>
            <w:hideMark/>
          </w:tcPr>
          <w:p w:rsidRPr="00E40265" w:rsidR="000B0BD7" w:rsidP="00E40265" w:rsidRDefault="000B0BD7" w14:paraId="5EA3CCEA" w14:textId="77777777">
            <w:pPr>
              <w:pStyle w:val="KeinLeerraum"/>
              <w:rPr>
                <w:noProof/>
                <w:sz w:val="18"/>
                <w:szCs w:val="18"/>
                <w:lang w:val="en-US"/>
              </w:rPr>
            </w:pPr>
          </w:p>
        </w:tc>
      </w:tr>
      <w:tr w:rsidRPr="008277EA" w:rsidR="000B0BD7" w:rsidTr="00413D66" w14:paraId="194AC184"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8A26ECF" w14:textId="77777777">
            <w:pPr>
              <w:pStyle w:val="KeinLeerraum"/>
              <w:rPr>
                <w:noProof/>
                <w:sz w:val="18"/>
                <w:szCs w:val="18"/>
                <w:lang w:val="de-CH"/>
              </w:rPr>
            </w:pPr>
            <w:r w:rsidRPr="00E40265">
              <w:rPr>
                <w:noProof/>
                <w:sz w:val="18"/>
                <w:szCs w:val="18"/>
                <w:lang w:val="de-CH"/>
              </w:rPr>
              <w:t>heard_family_planning</w:t>
            </w:r>
          </w:p>
        </w:tc>
        <w:tc>
          <w:tcPr>
            <w:tcW w:w="5062" w:type="dxa"/>
            <w:tcBorders>
              <w:top w:val="nil"/>
              <w:left w:val="nil"/>
              <w:bottom w:val="nil"/>
              <w:right w:val="nil"/>
            </w:tcBorders>
            <w:noWrap/>
            <w:vAlign w:val="bottom"/>
            <w:hideMark/>
          </w:tcPr>
          <w:p w:rsidRPr="00E40265" w:rsidR="000B0BD7" w:rsidP="00E40265" w:rsidRDefault="000B0BD7" w14:paraId="5A81A77B" w14:textId="77777777">
            <w:pPr>
              <w:pStyle w:val="KeinLeerraum"/>
              <w:rPr>
                <w:noProof/>
                <w:sz w:val="18"/>
                <w:szCs w:val="18"/>
                <w:lang w:val="en-US"/>
              </w:rPr>
            </w:pPr>
            <w:r w:rsidRPr="00E40265">
              <w:rPr>
                <w:noProof/>
                <w:sz w:val="18"/>
                <w:szCs w:val="18"/>
                <w:lang w:val="en-US"/>
              </w:rPr>
              <w:t>binary, 1 if woman heard of family planning via any media form</w:t>
            </w:r>
          </w:p>
        </w:tc>
        <w:tc>
          <w:tcPr>
            <w:tcW w:w="2551" w:type="dxa"/>
            <w:tcBorders>
              <w:top w:val="nil"/>
              <w:left w:val="nil"/>
              <w:bottom w:val="nil"/>
              <w:right w:val="nil"/>
            </w:tcBorders>
            <w:noWrap/>
            <w:vAlign w:val="bottom"/>
          </w:tcPr>
          <w:p w:rsidRPr="00E40265" w:rsidR="000B0BD7" w:rsidP="00E40265" w:rsidRDefault="000B0BD7" w14:paraId="3B0300EF"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D27A833" w14:textId="77777777">
            <w:pPr>
              <w:pStyle w:val="KeinLeerraum"/>
              <w:rPr>
                <w:noProof/>
                <w:sz w:val="18"/>
                <w:szCs w:val="18"/>
                <w:lang w:val="en-US"/>
              </w:rPr>
            </w:pPr>
          </w:p>
        </w:tc>
        <w:tc>
          <w:tcPr>
            <w:tcW w:w="1018" w:type="dxa"/>
          </w:tcPr>
          <w:p w:rsidRPr="00E40265" w:rsidR="000B0BD7" w:rsidP="00E40265" w:rsidRDefault="000B0BD7" w14:paraId="29D8FB9E" w14:textId="77777777">
            <w:pPr>
              <w:pStyle w:val="KeinLeerraum"/>
              <w:rPr>
                <w:noProof/>
                <w:sz w:val="18"/>
                <w:szCs w:val="18"/>
                <w:lang w:val="en-US"/>
              </w:rPr>
            </w:pPr>
          </w:p>
        </w:tc>
        <w:tc>
          <w:tcPr>
            <w:tcW w:w="146" w:type="dxa"/>
            <w:vAlign w:val="center"/>
            <w:hideMark/>
          </w:tcPr>
          <w:p w:rsidRPr="00E40265" w:rsidR="000B0BD7" w:rsidP="00E40265" w:rsidRDefault="000B0BD7" w14:paraId="7D47B633" w14:textId="3ADC2089">
            <w:pPr>
              <w:pStyle w:val="KeinLeerraum"/>
              <w:rPr>
                <w:noProof/>
                <w:sz w:val="18"/>
                <w:szCs w:val="18"/>
                <w:lang w:val="en-US"/>
              </w:rPr>
            </w:pPr>
          </w:p>
        </w:tc>
        <w:tc>
          <w:tcPr>
            <w:tcW w:w="146" w:type="dxa"/>
            <w:vAlign w:val="center"/>
            <w:hideMark/>
          </w:tcPr>
          <w:p w:rsidRPr="00E40265" w:rsidR="000B0BD7" w:rsidP="00E40265" w:rsidRDefault="000B0BD7" w14:paraId="4325B983" w14:textId="77777777">
            <w:pPr>
              <w:pStyle w:val="KeinLeerraum"/>
              <w:rPr>
                <w:noProof/>
                <w:sz w:val="18"/>
                <w:szCs w:val="18"/>
                <w:lang w:val="en-US"/>
              </w:rPr>
            </w:pPr>
          </w:p>
        </w:tc>
      </w:tr>
      <w:tr w:rsidRPr="008277EA" w:rsidR="000B0BD7" w:rsidTr="00413D66" w14:paraId="4318C634"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3EEA025" w14:textId="77777777">
            <w:pPr>
              <w:pStyle w:val="KeinLeerraum"/>
              <w:rPr>
                <w:noProof/>
                <w:sz w:val="18"/>
                <w:szCs w:val="18"/>
                <w:lang w:val="de-CH"/>
              </w:rPr>
            </w:pPr>
            <w:r w:rsidRPr="00E40265">
              <w:rPr>
                <w:noProof/>
                <w:sz w:val="18"/>
                <w:szCs w:val="18"/>
                <w:lang w:val="de-CH"/>
              </w:rPr>
              <w:t>heard_sti</w:t>
            </w:r>
          </w:p>
        </w:tc>
        <w:tc>
          <w:tcPr>
            <w:tcW w:w="5062" w:type="dxa"/>
            <w:tcBorders>
              <w:top w:val="nil"/>
              <w:left w:val="nil"/>
              <w:bottom w:val="nil"/>
              <w:right w:val="nil"/>
            </w:tcBorders>
            <w:noWrap/>
            <w:vAlign w:val="bottom"/>
            <w:hideMark/>
          </w:tcPr>
          <w:p w:rsidRPr="00E40265" w:rsidR="000B0BD7" w:rsidP="00E40265" w:rsidRDefault="000B0BD7" w14:paraId="54829850" w14:textId="77777777">
            <w:pPr>
              <w:pStyle w:val="KeinLeerraum"/>
              <w:rPr>
                <w:noProof/>
                <w:sz w:val="18"/>
                <w:szCs w:val="18"/>
                <w:lang w:val="en-US"/>
              </w:rPr>
            </w:pPr>
            <w:r w:rsidRPr="00E40265">
              <w:rPr>
                <w:noProof/>
                <w:sz w:val="18"/>
                <w:szCs w:val="18"/>
                <w:lang w:val="en-US"/>
              </w:rPr>
              <w:t>binary, 1 if women heard of STI</w:t>
            </w:r>
          </w:p>
        </w:tc>
        <w:tc>
          <w:tcPr>
            <w:tcW w:w="2551" w:type="dxa"/>
            <w:tcBorders>
              <w:top w:val="nil"/>
              <w:left w:val="nil"/>
              <w:bottom w:val="nil"/>
              <w:right w:val="nil"/>
            </w:tcBorders>
            <w:noWrap/>
            <w:vAlign w:val="bottom"/>
          </w:tcPr>
          <w:p w:rsidRPr="00E40265" w:rsidR="000B0BD7" w:rsidP="00E40265" w:rsidRDefault="000B0BD7" w14:paraId="311A0BFB"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0B0BD7" w14:paraId="3FEA1021" w14:textId="77777777">
            <w:pPr>
              <w:pStyle w:val="KeinLeerraum"/>
              <w:rPr>
                <w:noProof/>
                <w:sz w:val="18"/>
                <w:szCs w:val="18"/>
                <w:lang w:val="en-US"/>
              </w:rPr>
            </w:pPr>
          </w:p>
        </w:tc>
        <w:tc>
          <w:tcPr>
            <w:tcW w:w="1018" w:type="dxa"/>
          </w:tcPr>
          <w:p w:rsidRPr="00E40265" w:rsidR="000B0BD7" w:rsidP="00E40265" w:rsidRDefault="000B0BD7" w14:paraId="30C9E51B" w14:textId="77777777">
            <w:pPr>
              <w:pStyle w:val="KeinLeerraum"/>
              <w:rPr>
                <w:noProof/>
                <w:sz w:val="18"/>
                <w:szCs w:val="18"/>
                <w:lang w:val="en-US"/>
              </w:rPr>
            </w:pPr>
          </w:p>
        </w:tc>
        <w:tc>
          <w:tcPr>
            <w:tcW w:w="146" w:type="dxa"/>
            <w:vAlign w:val="center"/>
            <w:hideMark/>
          </w:tcPr>
          <w:p w:rsidRPr="00E40265" w:rsidR="000B0BD7" w:rsidP="00E40265" w:rsidRDefault="000B0BD7" w14:paraId="4F4A6AA2" w14:textId="043999B2">
            <w:pPr>
              <w:pStyle w:val="KeinLeerraum"/>
              <w:rPr>
                <w:noProof/>
                <w:sz w:val="18"/>
                <w:szCs w:val="18"/>
                <w:lang w:val="en-US"/>
              </w:rPr>
            </w:pPr>
          </w:p>
        </w:tc>
        <w:tc>
          <w:tcPr>
            <w:tcW w:w="146" w:type="dxa"/>
            <w:vAlign w:val="center"/>
            <w:hideMark/>
          </w:tcPr>
          <w:p w:rsidRPr="00E40265" w:rsidR="000B0BD7" w:rsidP="00E40265" w:rsidRDefault="000B0BD7" w14:paraId="74E9A982" w14:textId="77777777">
            <w:pPr>
              <w:pStyle w:val="KeinLeerraum"/>
              <w:rPr>
                <w:noProof/>
                <w:sz w:val="18"/>
                <w:szCs w:val="18"/>
                <w:lang w:val="en-US"/>
              </w:rPr>
            </w:pPr>
          </w:p>
        </w:tc>
      </w:tr>
      <w:tr w:rsidRPr="008277EA" w:rsidR="000B0BD7" w:rsidTr="00413D66" w14:paraId="32C7DFE9"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8789AF9" w14:textId="77777777">
            <w:pPr>
              <w:pStyle w:val="KeinLeerraum"/>
              <w:rPr>
                <w:noProof/>
                <w:sz w:val="18"/>
                <w:szCs w:val="18"/>
                <w:lang w:val="de-CH"/>
              </w:rPr>
            </w:pPr>
            <w:r w:rsidRPr="00E40265">
              <w:rPr>
                <w:noProof/>
                <w:sz w:val="18"/>
                <w:szCs w:val="18"/>
                <w:lang w:val="de-CH"/>
              </w:rPr>
              <w:t>heard_tuberculosis</w:t>
            </w:r>
          </w:p>
        </w:tc>
        <w:tc>
          <w:tcPr>
            <w:tcW w:w="5062" w:type="dxa"/>
            <w:tcBorders>
              <w:top w:val="nil"/>
              <w:left w:val="nil"/>
              <w:bottom w:val="nil"/>
              <w:right w:val="nil"/>
            </w:tcBorders>
            <w:noWrap/>
            <w:vAlign w:val="bottom"/>
            <w:hideMark/>
          </w:tcPr>
          <w:p w:rsidRPr="00E40265" w:rsidR="000B0BD7" w:rsidP="00E40265" w:rsidRDefault="000B0BD7" w14:paraId="35DE1361" w14:textId="77777777">
            <w:pPr>
              <w:pStyle w:val="KeinLeerraum"/>
              <w:rPr>
                <w:noProof/>
                <w:sz w:val="18"/>
                <w:szCs w:val="18"/>
                <w:lang w:val="en-US"/>
              </w:rPr>
            </w:pPr>
            <w:r w:rsidRPr="00E40265">
              <w:rPr>
                <w:noProof/>
                <w:sz w:val="18"/>
                <w:szCs w:val="18"/>
                <w:lang w:val="en-US"/>
              </w:rPr>
              <w:t>binary, 1 if woman has ever heard of tuberculosis</w:t>
            </w:r>
          </w:p>
        </w:tc>
        <w:tc>
          <w:tcPr>
            <w:tcW w:w="2551" w:type="dxa"/>
            <w:tcBorders>
              <w:top w:val="nil"/>
              <w:left w:val="nil"/>
              <w:bottom w:val="nil"/>
              <w:right w:val="nil"/>
            </w:tcBorders>
            <w:noWrap/>
            <w:vAlign w:val="bottom"/>
          </w:tcPr>
          <w:p w:rsidRPr="00E40265" w:rsidR="000B0BD7" w:rsidP="00E40265" w:rsidRDefault="000B0BD7" w14:paraId="239A50AC" w14:textId="77777777">
            <w:pPr>
              <w:pStyle w:val="KeinLeerraum"/>
              <w:rPr>
                <w:noProof/>
                <w:sz w:val="18"/>
                <w:szCs w:val="18"/>
                <w:lang w:val="en-US"/>
              </w:rPr>
            </w:pPr>
            <w:r>
              <w:rPr>
                <w:noProof/>
                <w:sz w:val="18"/>
                <w:szCs w:val="18"/>
                <w:lang w:val="en-US"/>
              </w:rPr>
              <w:t>8</w:t>
            </w:r>
          </w:p>
        </w:tc>
        <w:tc>
          <w:tcPr>
            <w:tcW w:w="802" w:type="dxa"/>
          </w:tcPr>
          <w:p w:rsidRPr="00E40265" w:rsidR="000B0BD7" w:rsidP="00E40265" w:rsidRDefault="000B0BD7" w14:paraId="02DD145D" w14:textId="77777777">
            <w:pPr>
              <w:pStyle w:val="KeinLeerraum"/>
              <w:rPr>
                <w:noProof/>
                <w:sz w:val="18"/>
                <w:szCs w:val="18"/>
                <w:lang w:val="en-US"/>
              </w:rPr>
            </w:pPr>
          </w:p>
        </w:tc>
        <w:tc>
          <w:tcPr>
            <w:tcW w:w="1018" w:type="dxa"/>
          </w:tcPr>
          <w:p w:rsidRPr="00E40265" w:rsidR="000B0BD7" w:rsidP="00E40265" w:rsidRDefault="000B0BD7" w14:paraId="2961158A" w14:textId="77777777">
            <w:pPr>
              <w:pStyle w:val="KeinLeerraum"/>
              <w:rPr>
                <w:noProof/>
                <w:sz w:val="18"/>
                <w:szCs w:val="18"/>
                <w:lang w:val="en-US"/>
              </w:rPr>
            </w:pPr>
          </w:p>
        </w:tc>
        <w:tc>
          <w:tcPr>
            <w:tcW w:w="146" w:type="dxa"/>
            <w:vAlign w:val="center"/>
            <w:hideMark/>
          </w:tcPr>
          <w:p w:rsidRPr="00E40265" w:rsidR="000B0BD7" w:rsidP="00E40265" w:rsidRDefault="000B0BD7" w14:paraId="7215A78E" w14:textId="4C67136D">
            <w:pPr>
              <w:pStyle w:val="KeinLeerraum"/>
              <w:rPr>
                <w:noProof/>
                <w:sz w:val="18"/>
                <w:szCs w:val="18"/>
                <w:lang w:val="en-US"/>
              </w:rPr>
            </w:pPr>
          </w:p>
        </w:tc>
        <w:tc>
          <w:tcPr>
            <w:tcW w:w="146" w:type="dxa"/>
            <w:vAlign w:val="center"/>
            <w:hideMark/>
          </w:tcPr>
          <w:p w:rsidRPr="00E40265" w:rsidR="000B0BD7" w:rsidP="00E40265" w:rsidRDefault="000B0BD7" w14:paraId="43C9E0F5" w14:textId="77777777">
            <w:pPr>
              <w:pStyle w:val="KeinLeerraum"/>
              <w:rPr>
                <w:noProof/>
                <w:sz w:val="18"/>
                <w:szCs w:val="18"/>
                <w:lang w:val="en-US"/>
              </w:rPr>
            </w:pPr>
          </w:p>
        </w:tc>
      </w:tr>
      <w:tr w:rsidRPr="008277EA" w:rsidR="000B0BD7" w:rsidTr="00413D66" w14:paraId="2CEF6A6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8E5BD5E" w14:textId="77777777">
            <w:pPr>
              <w:pStyle w:val="KeinLeerraum"/>
              <w:rPr>
                <w:noProof/>
                <w:sz w:val="18"/>
                <w:szCs w:val="18"/>
                <w:lang w:val="de-CH"/>
              </w:rPr>
            </w:pPr>
            <w:r w:rsidRPr="00E40265">
              <w:rPr>
                <w:noProof/>
                <w:sz w:val="18"/>
                <w:szCs w:val="18"/>
                <w:lang w:val="de-CH"/>
              </w:rPr>
              <w:t>HIV_witchcraft</w:t>
            </w:r>
          </w:p>
        </w:tc>
        <w:tc>
          <w:tcPr>
            <w:tcW w:w="5062" w:type="dxa"/>
            <w:tcBorders>
              <w:top w:val="nil"/>
              <w:left w:val="nil"/>
              <w:bottom w:val="nil"/>
              <w:right w:val="nil"/>
            </w:tcBorders>
            <w:noWrap/>
            <w:vAlign w:val="bottom"/>
            <w:hideMark/>
          </w:tcPr>
          <w:p w:rsidRPr="00E40265" w:rsidR="000B0BD7" w:rsidP="00E40265" w:rsidRDefault="000B0BD7" w14:paraId="609EA32D" w14:textId="77777777">
            <w:pPr>
              <w:pStyle w:val="KeinLeerraum"/>
              <w:rPr>
                <w:noProof/>
                <w:sz w:val="18"/>
                <w:szCs w:val="18"/>
                <w:lang w:val="en-US"/>
              </w:rPr>
            </w:pPr>
            <w:r w:rsidRPr="00E40265">
              <w:rPr>
                <w:noProof/>
                <w:sz w:val="18"/>
                <w:szCs w:val="18"/>
                <w:lang w:val="en-US"/>
              </w:rPr>
              <w:t>binary, 1 if woman believes she can get HIV by witchcraft</w:t>
            </w:r>
          </w:p>
        </w:tc>
        <w:tc>
          <w:tcPr>
            <w:tcW w:w="2551" w:type="dxa"/>
            <w:tcBorders>
              <w:top w:val="nil"/>
              <w:left w:val="nil"/>
              <w:bottom w:val="nil"/>
              <w:right w:val="nil"/>
            </w:tcBorders>
            <w:noWrap/>
            <w:vAlign w:val="bottom"/>
          </w:tcPr>
          <w:p w:rsidRPr="00E40265" w:rsidR="000B0BD7" w:rsidP="00E40265" w:rsidRDefault="000B0BD7" w14:paraId="40E6E1FE" w14:textId="77777777">
            <w:pPr>
              <w:pStyle w:val="KeinLeerraum"/>
              <w:rPr>
                <w:noProof/>
                <w:sz w:val="18"/>
                <w:szCs w:val="18"/>
                <w:lang w:val="en-US"/>
              </w:rPr>
            </w:pPr>
            <w:r>
              <w:rPr>
                <w:noProof/>
                <w:sz w:val="18"/>
                <w:szCs w:val="18"/>
                <w:lang w:val="en-US"/>
              </w:rPr>
              <w:t>23</w:t>
            </w:r>
          </w:p>
        </w:tc>
        <w:tc>
          <w:tcPr>
            <w:tcW w:w="802" w:type="dxa"/>
          </w:tcPr>
          <w:p w:rsidRPr="00E40265" w:rsidR="000B0BD7" w:rsidP="00E40265" w:rsidRDefault="000B0BD7" w14:paraId="48F8E1EA" w14:textId="77777777">
            <w:pPr>
              <w:pStyle w:val="KeinLeerraum"/>
              <w:rPr>
                <w:noProof/>
                <w:sz w:val="18"/>
                <w:szCs w:val="18"/>
                <w:lang w:val="en-US"/>
              </w:rPr>
            </w:pPr>
          </w:p>
        </w:tc>
        <w:tc>
          <w:tcPr>
            <w:tcW w:w="1018" w:type="dxa"/>
          </w:tcPr>
          <w:p w:rsidRPr="00E40265" w:rsidR="000B0BD7" w:rsidP="00E40265" w:rsidRDefault="000B0BD7" w14:paraId="42E2E420" w14:textId="77777777">
            <w:pPr>
              <w:pStyle w:val="KeinLeerraum"/>
              <w:rPr>
                <w:noProof/>
                <w:sz w:val="18"/>
                <w:szCs w:val="18"/>
                <w:lang w:val="en-US"/>
              </w:rPr>
            </w:pPr>
          </w:p>
        </w:tc>
        <w:tc>
          <w:tcPr>
            <w:tcW w:w="146" w:type="dxa"/>
            <w:vAlign w:val="center"/>
            <w:hideMark/>
          </w:tcPr>
          <w:p w:rsidRPr="00E40265" w:rsidR="000B0BD7" w:rsidP="00E40265" w:rsidRDefault="000B0BD7" w14:paraId="7478B5A5" w14:textId="0C8419EA">
            <w:pPr>
              <w:pStyle w:val="KeinLeerraum"/>
              <w:rPr>
                <w:noProof/>
                <w:sz w:val="18"/>
                <w:szCs w:val="18"/>
                <w:lang w:val="en-US"/>
              </w:rPr>
            </w:pPr>
          </w:p>
        </w:tc>
        <w:tc>
          <w:tcPr>
            <w:tcW w:w="146" w:type="dxa"/>
            <w:vAlign w:val="center"/>
            <w:hideMark/>
          </w:tcPr>
          <w:p w:rsidRPr="00E40265" w:rsidR="000B0BD7" w:rsidP="00E40265" w:rsidRDefault="000B0BD7" w14:paraId="55DD7C1E" w14:textId="77777777">
            <w:pPr>
              <w:pStyle w:val="KeinLeerraum"/>
              <w:rPr>
                <w:noProof/>
                <w:sz w:val="18"/>
                <w:szCs w:val="18"/>
                <w:lang w:val="en-US"/>
              </w:rPr>
            </w:pPr>
          </w:p>
        </w:tc>
      </w:tr>
      <w:tr w:rsidRPr="00E40265" w:rsidR="000B0BD7" w:rsidTr="00413D66" w14:paraId="7EFA348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7D2EE80" w14:textId="77777777">
            <w:pPr>
              <w:pStyle w:val="KeinLeerraum"/>
              <w:rPr>
                <w:noProof/>
                <w:sz w:val="18"/>
                <w:szCs w:val="18"/>
                <w:lang w:val="de-CH"/>
              </w:rPr>
            </w:pPr>
            <w:r w:rsidRPr="00E40265">
              <w:rPr>
                <w:noProof/>
                <w:sz w:val="18"/>
                <w:szCs w:val="18"/>
                <w:lang w:val="de-CH"/>
              </w:rPr>
              <w:t>ideal_nr_children</w:t>
            </w:r>
          </w:p>
        </w:tc>
        <w:tc>
          <w:tcPr>
            <w:tcW w:w="5062" w:type="dxa"/>
            <w:tcBorders>
              <w:top w:val="nil"/>
              <w:left w:val="nil"/>
              <w:bottom w:val="nil"/>
              <w:right w:val="nil"/>
            </w:tcBorders>
            <w:noWrap/>
            <w:vAlign w:val="bottom"/>
            <w:hideMark/>
          </w:tcPr>
          <w:p w:rsidRPr="00E40265" w:rsidR="000B0BD7" w:rsidP="00E40265" w:rsidRDefault="000B0BD7" w14:paraId="72149DF5" w14:textId="77777777">
            <w:pPr>
              <w:pStyle w:val="KeinLeerraum"/>
              <w:rPr>
                <w:noProof/>
                <w:sz w:val="18"/>
                <w:szCs w:val="18"/>
                <w:lang w:val="en-US"/>
              </w:rPr>
            </w:pPr>
            <w:r w:rsidRPr="00E40265">
              <w:rPr>
                <w:noProof/>
                <w:sz w:val="18"/>
                <w:szCs w:val="18"/>
                <w:lang w:val="en-US"/>
              </w:rPr>
              <w:t>numeric, ideal number of children</w:t>
            </w:r>
          </w:p>
        </w:tc>
        <w:tc>
          <w:tcPr>
            <w:tcW w:w="2551" w:type="dxa"/>
            <w:tcBorders>
              <w:top w:val="nil"/>
              <w:left w:val="nil"/>
              <w:bottom w:val="nil"/>
              <w:right w:val="nil"/>
            </w:tcBorders>
            <w:noWrap/>
            <w:vAlign w:val="bottom"/>
          </w:tcPr>
          <w:p w:rsidRPr="00451D0E" w:rsidR="000B0BD7" w:rsidP="00E40265" w:rsidRDefault="000B0BD7" w14:paraId="1BFCAAC7" w14:textId="77777777">
            <w:pPr>
              <w:pStyle w:val="KeinLeerraum"/>
              <w:rPr>
                <w:noProof/>
                <w:sz w:val="18"/>
                <w:szCs w:val="18"/>
                <w:lang w:val="en-US"/>
              </w:rPr>
            </w:pPr>
            <w:r>
              <w:rPr>
                <w:noProof/>
                <w:sz w:val="18"/>
                <w:szCs w:val="18"/>
                <w:lang w:val="en-US"/>
              </w:rPr>
              <w:t>26</w:t>
            </w:r>
          </w:p>
        </w:tc>
        <w:tc>
          <w:tcPr>
            <w:tcW w:w="802" w:type="dxa"/>
          </w:tcPr>
          <w:p w:rsidRPr="00451D0E" w:rsidR="000B0BD7" w:rsidP="00E40265" w:rsidRDefault="000B0BD7" w14:paraId="007545E8" w14:textId="77777777">
            <w:pPr>
              <w:pStyle w:val="KeinLeerraum"/>
              <w:rPr>
                <w:noProof/>
                <w:sz w:val="18"/>
                <w:szCs w:val="18"/>
                <w:lang w:val="en-US"/>
              </w:rPr>
            </w:pPr>
          </w:p>
        </w:tc>
        <w:tc>
          <w:tcPr>
            <w:tcW w:w="1018" w:type="dxa"/>
          </w:tcPr>
          <w:p w:rsidRPr="00451D0E" w:rsidR="000B0BD7" w:rsidP="00E40265" w:rsidRDefault="000B0BD7" w14:paraId="2F1497B5" w14:textId="77777777">
            <w:pPr>
              <w:pStyle w:val="KeinLeerraum"/>
              <w:rPr>
                <w:noProof/>
                <w:sz w:val="18"/>
                <w:szCs w:val="18"/>
                <w:lang w:val="en-US"/>
              </w:rPr>
            </w:pPr>
          </w:p>
        </w:tc>
        <w:tc>
          <w:tcPr>
            <w:tcW w:w="146" w:type="dxa"/>
            <w:vAlign w:val="center"/>
            <w:hideMark/>
          </w:tcPr>
          <w:p w:rsidRPr="00451D0E" w:rsidR="000B0BD7" w:rsidP="00E40265" w:rsidRDefault="000B0BD7" w14:paraId="473067FD" w14:textId="1556695B">
            <w:pPr>
              <w:pStyle w:val="KeinLeerraum"/>
              <w:rPr>
                <w:noProof/>
                <w:sz w:val="18"/>
                <w:szCs w:val="18"/>
                <w:lang w:val="en-US"/>
              </w:rPr>
            </w:pPr>
          </w:p>
        </w:tc>
        <w:tc>
          <w:tcPr>
            <w:tcW w:w="146" w:type="dxa"/>
            <w:vAlign w:val="center"/>
            <w:hideMark/>
          </w:tcPr>
          <w:p w:rsidRPr="00451D0E" w:rsidR="000B0BD7" w:rsidP="00E40265" w:rsidRDefault="000B0BD7" w14:paraId="27122AA1" w14:textId="77777777">
            <w:pPr>
              <w:pStyle w:val="KeinLeerraum"/>
              <w:rPr>
                <w:noProof/>
                <w:sz w:val="18"/>
                <w:szCs w:val="18"/>
                <w:lang w:val="en-US"/>
              </w:rPr>
            </w:pPr>
          </w:p>
        </w:tc>
      </w:tr>
      <w:tr w:rsidRPr="008277EA" w:rsidR="000B0BD7" w:rsidTr="00413D66" w14:paraId="37BECB20"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FBE41A3" w14:textId="77777777">
            <w:pPr>
              <w:pStyle w:val="KeinLeerraum"/>
              <w:rPr>
                <w:noProof/>
                <w:sz w:val="18"/>
                <w:szCs w:val="18"/>
                <w:lang w:val="de-CH"/>
              </w:rPr>
            </w:pPr>
            <w:r w:rsidRPr="00E40265">
              <w:rPr>
                <w:noProof/>
                <w:sz w:val="18"/>
                <w:szCs w:val="18"/>
                <w:lang w:val="de-CH"/>
              </w:rPr>
              <w:t>internet_connection</w:t>
            </w:r>
          </w:p>
        </w:tc>
        <w:tc>
          <w:tcPr>
            <w:tcW w:w="5062" w:type="dxa"/>
            <w:tcBorders>
              <w:top w:val="nil"/>
              <w:left w:val="nil"/>
              <w:bottom w:val="nil"/>
              <w:right w:val="nil"/>
            </w:tcBorders>
            <w:noWrap/>
            <w:vAlign w:val="bottom"/>
            <w:hideMark/>
          </w:tcPr>
          <w:p w:rsidRPr="00E40265" w:rsidR="000B0BD7" w:rsidP="00E40265" w:rsidRDefault="000B0BD7" w14:paraId="20E8EA5A" w14:textId="77777777">
            <w:pPr>
              <w:pStyle w:val="KeinLeerraum"/>
              <w:rPr>
                <w:noProof/>
                <w:sz w:val="18"/>
                <w:szCs w:val="18"/>
                <w:lang w:val="en-US"/>
              </w:rPr>
            </w:pPr>
            <w:r w:rsidRPr="00E40265">
              <w:rPr>
                <w:noProof/>
                <w:sz w:val="18"/>
                <w:szCs w:val="18"/>
                <w:lang w:val="en-US"/>
              </w:rPr>
              <w:t>binary, 1 if household has internet connection</w:t>
            </w:r>
          </w:p>
        </w:tc>
        <w:tc>
          <w:tcPr>
            <w:tcW w:w="2551" w:type="dxa"/>
            <w:tcBorders>
              <w:top w:val="nil"/>
              <w:left w:val="nil"/>
              <w:bottom w:val="nil"/>
              <w:right w:val="nil"/>
            </w:tcBorders>
            <w:noWrap/>
            <w:vAlign w:val="bottom"/>
          </w:tcPr>
          <w:p w:rsidRPr="00E40265" w:rsidR="000B0BD7" w:rsidP="00E40265" w:rsidRDefault="000B0BD7" w14:paraId="227333E6" w14:textId="77777777">
            <w:pPr>
              <w:pStyle w:val="KeinLeerraum"/>
              <w:rPr>
                <w:noProof/>
                <w:sz w:val="18"/>
                <w:szCs w:val="18"/>
                <w:lang w:val="en-US"/>
              </w:rPr>
            </w:pPr>
            <w:r>
              <w:rPr>
                <w:noProof/>
                <w:sz w:val="18"/>
                <w:szCs w:val="18"/>
                <w:lang w:val="en-US"/>
              </w:rPr>
              <w:t>13</w:t>
            </w:r>
          </w:p>
        </w:tc>
        <w:tc>
          <w:tcPr>
            <w:tcW w:w="802" w:type="dxa"/>
          </w:tcPr>
          <w:p w:rsidRPr="00E40265" w:rsidR="000B0BD7" w:rsidP="00E40265" w:rsidRDefault="000B0BD7" w14:paraId="700563F1" w14:textId="77777777">
            <w:pPr>
              <w:pStyle w:val="KeinLeerraum"/>
              <w:rPr>
                <w:noProof/>
                <w:sz w:val="18"/>
                <w:szCs w:val="18"/>
                <w:lang w:val="en-US"/>
              </w:rPr>
            </w:pPr>
          </w:p>
        </w:tc>
        <w:tc>
          <w:tcPr>
            <w:tcW w:w="1018" w:type="dxa"/>
          </w:tcPr>
          <w:p w:rsidRPr="00E40265" w:rsidR="000B0BD7" w:rsidP="00E40265" w:rsidRDefault="000B0BD7" w14:paraId="3BC03755" w14:textId="77777777">
            <w:pPr>
              <w:pStyle w:val="KeinLeerraum"/>
              <w:rPr>
                <w:noProof/>
                <w:sz w:val="18"/>
                <w:szCs w:val="18"/>
                <w:lang w:val="en-US"/>
              </w:rPr>
            </w:pPr>
          </w:p>
        </w:tc>
        <w:tc>
          <w:tcPr>
            <w:tcW w:w="146" w:type="dxa"/>
            <w:vAlign w:val="center"/>
            <w:hideMark/>
          </w:tcPr>
          <w:p w:rsidRPr="00E40265" w:rsidR="000B0BD7" w:rsidP="00E40265" w:rsidRDefault="000B0BD7" w14:paraId="389AB0AF" w14:textId="440CD7D1">
            <w:pPr>
              <w:pStyle w:val="KeinLeerraum"/>
              <w:rPr>
                <w:noProof/>
                <w:sz w:val="18"/>
                <w:szCs w:val="18"/>
                <w:lang w:val="en-US"/>
              </w:rPr>
            </w:pPr>
          </w:p>
        </w:tc>
        <w:tc>
          <w:tcPr>
            <w:tcW w:w="146" w:type="dxa"/>
            <w:vAlign w:val="center"/>
            <w:hideMark/>
          </w:tcPr>
          <w:p w:rsidRPr="00E40265" w:rsidR="000B0BD7" w:rsidP="00E40265" w:rsidRDefault="000B0BD7" w14:paraId="2178F0E8" w14:textId="77777777">
            <w:pPr>
              <w:pStyle w:val="KeinLeerraum"/>
              <w:rPr>
                <w:noProof/>
                <w:sz w:val="18"/>
                <w:szCs w:val="18"/>
                <w:lang w:val="en-US"/>
              </w:rPr>
            </w:pPr>
          </w:p>
        </w:tc>
      </w:tr>
      <w:tr w:rsidRPr="008277EA" w:rsidR="000B0BD7" w:rsidTr="00413D66" w14:paraId="33CB531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D83521C" w14:textId="77777777">
            <w:pPr>
              <w:pStyle w:val="KeinLeerraum"/>
              <w:rPr>
                <w:noProof/>
                <w:sz w:val="18"/>
                <w:szCs w:val="18"/>
                <w:lang w:val="de-CH"/>
              </w:rPr>
            </w:pPr>
            <w:r w:rsidRPr="00E40265">
              <w:rPr>
                <w:noProof/>
                <w:sz w:val="18"/>
                <w:szCs w:val="18"/>
                <w:lang w:val="de-CH"/>
              </w:rPr>
              <w:t>iodine</w:t>
            </w:r>
          </w:p>
        </w:tc>
        <w:tc>
          <w:tcPr>
            <w:tcW w:w="5062" w:type="dxa"/>
            <w:tcBorders>
              <w:top w:val="nil"/>
              <w:left w:val="nil"/>
              <w:bottom w:val="nil"/>
              <w:right w:val="nil"/>
            </w:tcBorders>
            <w:noWrap/>
            <w:vAlign w:val="bottom"/>
            <w:hideMark/>
          </w:tcPr>
          <w:p w:rsidRPr="00E40265" w:rsidR="000B0BD7" w:rsidP="00E40265" w:rsidRDefault="000B0BD7" w14:paraId="21F1BA97" w14:textId="77777777">
            <w:pPr>
              <w:pStyle w:val="KeinLeerraum"/>
              <w:rPr>
                <w:noProof/>
                <w:sz w:val="18"/>
                <w:szCs w:val="18"/>
                <w:lang w:val="en-US"/>
              </w:rPr>
            </w:pPr>
            <w:r w:rsidRPr="00E40265">
              <w:rPr>
                <w:noProof/>
                <w:sz w:val="18"/>
                <w:szCs w:val="18"/>
                <w:lang w:val="en-US"/>
              </w:rPr>
              <w:t>binary, 1 if salt contains iodine</w:t>
            </w:r>
          </w:p>
        </w:tc>
        <w:tc>
          <w:tcPr>
            <w:tcW w:w="2551" w:type="dxa"/>
            <w:tcBorders>
              <w:top w:val="nil"/>
              <w:left w:val="nil"/>
              <w:bottom w:val="nil"/>
              <w:right w:val="nil"/>
            </w:tcBorders>
            <w:noWrap/>
            <w:vAlign w:val="bottom"/>
          </w:tcPr>
          <w:p w:rsidRPr="00E40265" w:rsidR="000B0BD7" w:rsidP="00E40265" w:rsidRDefault="000B0BD7" w14:paraId="518FF218" w14:textId="77777777">
            <w:pPr>
              <w:pStyle w:val="KeinLeerraum"/>
              <w:rPr>
                <w:noProof/>
                <w:sz w:val="18"/>
                <w:szCs w:val="18"/>
                <w:lang w:val="en-US"/>
              </w:rPr>
            </w:pPr>
            <w:r>
              <w:rPr>
                <w:noProof/>
                <w:sz w:val="18"/>
                <w:szCs w:val="18"/>
                <w:lang w:val="en-US"/>
              </w:rPr>
              <w:t>25</w:t>
            </w:r>
          </w:p>
        </w:tc>
        <w:tc>
          <w:tcPr>
            <w:tcW w:w="802" w:type="dxa"/>
          </w:tcPr>
          <w:p w:rsidRPr="00E40265" w:rsidR="000B0BD7" w:rsidP="00E40265" w:rsidRDefault="000B0BD7" w14:paraId="11F00E58" w14:textId="77777777">
            <w:pPr>
              <w:pStyle w:val="KeinLeerraum"/>
              <w:rPr>
                <w:noProof/>
                <w:sz w:val="18"/>
                <w:szCs w:val="18"/>
                <w:lang w:val="en-US"/>
              </w:rPr>
            </w:pPr>
          </w:p>
        </w:tc>
        <w:tc>
          <w:tcPr>
            <w:tcW w:w="1018" w:type="dxa"/>
          </w:tcPr>
          <w:p w:rsidRPr="00E40265" w:rsidR="000B0BD7" w:rsidP="00E40265" w:rsidRDefault="000B0BD7" w14:paraId="179D9B4A" w14:textId="77777777">
            <w:pPr>
              <w:pStyle w:val="KeinLeerraum"/>
              <w:rPr>
                <w:noProof/>
                <w:sz w:val="18"/>
                <w:szCs w:val="18"/>
                <w:lang w:val="en-US"/>
              </w:rPr>
            </w:pPr>
          </w:p>
        </w:tc>
        <w:tc>
          <w:tcPr>
            <w:tcW w:w="146" w:type="dxa"/>
            <w:vAlign w:val="center"/>
            <w:hideMark/>
          </w:tcPr>
          <w:p w:rsidRPr="00E40265" w:rsidR="000B0BD7" w:rsidP="00E40265" w:rsidRDefault="000B0BD7" w14:paraId="1A476840" w14:textId="58177984">
            <w:pPr>
              <w:pStyle w:val="KeinLeerraum"/>
              <w:rPr>
                <w:noProof/>
                <w:sz w:val="18"/>
                <w:szCs w:val="18"/>
                <w:lang w:val="en-US"/>
              </w:rPr>
            </w:pPr>
          </w:p>
        </w:tc>
        <w:tc>
          <w:tcPr>
            <w:tcW w:w="146" w:type="dxa"/>
            <w:vAlign w:val="center"/>
            <w:hideMark/>
          </w:tcPr>
          <w:p w:rsidRPr="00E40265" w:rsidR="000B0BD7" w:rsidP="00E40265" w:rsidRDefault="000B0BD7" w14:paraId="40771772" w14:textId="77777777">
            <w:pPr>
              <w:pStyle w:val="KeinLeerraum"/>
              <w:rPr>
                <w:noProof/>
                <w:sz w:val="18"/>
                <w:szCs w:val="18"/>
                <w:lang w:val="en-US"/>
              </w:rPr>
            </w:pPr>
          </w:p>
        </w:tc>
      </w:tr>
      <w:tr w:rsidRPr="008277EA" w:rsidR="000B0BD7" w:rsidTr="00413D66" w14:paraId="025A8AB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1A3FA207" w14:textId="77777777">
            <w:pPr>
              <w:pStyle w:val="KeinLeerraum"/>
              <w:rPr>
                <w:noProof/>
                <w:sz w:val="18"/>
                <w:szCs w:val="18"/>
                <w:lang w:val="de-CH"/>
              </w:rPr>
            </w:pPr>
            <w:r w:rsidRPr="00E40265">
              <w:rPr>
                <w:noProof/>
                <w:sz w:val="18"/>
                <w:szCs w:val="18"/>
                <w:lang w:val="de-CH"/>
              </w:rPr>
              <w:t>knows_mordern_method</w:t>
            </w:r>
          </w:p>
        </w:tc>
        <w:tc>
          <w:tcPr>
            <w:tcW w:w="5062" w:type="dxa"/>
            <w:tcBorders>
              <w:top w:val="nil"/>
              <w:left w:val="nil"/>
              <w:bottom w:val="nil"/>
              <w:right w:val="nil"/>
            </w:tcBorders>
            <w:noWrap/>
            <w:vAlign w:val="bottom"/>
            <w:hideMark/>
          </w:tcPr>
          <w:p w:rsidRPr="00E40265" w:rsidR="000B0BD7" w:rsidP="00E40265" w:rsidRDefault="000B0BD7" w14:paraId="1637A603" w14:textId="77777777">
            <w:pPr>
              <w:pStyle w:val="KeinLeerraum"/>
              <w:rPr>
                <w:noProof/>
                <w:sz w:val="18"/>
                <w:szCs w:val="18"/>
                <w:lang w:val="en-US"/>
              </w:rPr>
            </w:pPr>
            <w:r w:rsidRPr="00E40265">
              <w:rPr>
                <w:noProof/>
                <w:sz w:val="18"/>
                <w:szCs w:val="18"/>
                <w:lang w:val="en-US"/>
              </w:rPr>
              <w:t>binary, 1 if women knows modern method for contraception</w:t>
            </w:r>
          </w:p>
        </w:tc>
        <w:tc>
          <w:tcPr>
            <w:tcW w:w="2551" w:type="dxa"/>
            <w:tcBorders>
              <w:top w:val="nil"/>
              <w:left w:val="nil"/>
              <w:bottom w:val="nil"/>
              <w:right w:val="nil"/>
            </w:tcBorders>
            <w:noWrap/>
            <w:vAlign w:val="bottom"/>
          </w:tcPr>
          <w:p w:rsidRPr="00E40265" w:rsidR="000B0BD7" w:rsidP="00E40265" w:rsidRDefault="000B0BD7" w14:paraId="6FE86ECB"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0ECBA7C9" w14:textId="77777777">
            <w:pPr>
              <w:pStyle w:val="KeinLeerraum"/>
              <w:rPr>
                <w:noProof/>
                <w:sz w:val="18"/>
                <w:szCs w:val="18"/>
                <w:lang w:val="en-US"/>
              </w:rPr>
            </w:pPr>
          </w:p>
        </w:tc>
        <w:tc>
          <w:tcPr>
            <w:tcW w:w="1018" w:type="dxa"/>
          </w:tcPr>
          <w:p w:rsidRPr="00E40265" w:rsidR="000B0BD7" w:rsidP="00E40265" w:rsidRDefault="000B0BD7" w14:paraId="09D9A2B4" w14:textId="77777777">
            <w:pPr>
              <w:pStyle w:val="KeinLeerraum"/>
              <w:rPr>
                <w:noProof/>
                <w:sz w:val="18"/>
                <w:szCs w:val="18"/>
                <w:lang w:val="en-US"/>
              </w:rPr>
            </w:pPr>
          </w:p>
        </w:tc>
        <w:tc>
          <w:tcPr>
            <w:tcW w:w="146" w:type="dxa"/>
            <w:vAlign w:val="center"/>
            <w:hideMark/>
          </w:tcPr>
          <w:p w:rsidRPr="00E40265" w:rsidR="000B0BD7" w:rsidP="00E40265" w:rsidRDefault="000B0BD7" w14:paraId="42EF5A4E" w14:textId="145B33A9">
            <w:pPr>
              <w:pStyle w:val="KeinLeerraum"/>
              <w:rPr>
                <w:noProof/>
                <w:sz w:val="18"/>
                <w:szCs w:val="18"/>
                <w:lang w:val="en-US"/>
              </w:rPr>
            </w:pPr>
          </w:p>
        </w:tc>
        <w:tc>
          <w:tcPr>
            <w:tcW w:w="146" w:type="dxa"/>
            <w:vAlign w:val="center"/>
            <w:hideMark/>
          </w:tcPr>
          <w:p w:rsidRPr="00E40265" w:rsidR="000B0BD7" w:rsidP="00E40265" w:rsidRDefault="000B0BD7" w14:paraId="73684636" w14:textId="77777777">
            <w:pPr>
              <w:pStyle w:val="KeinLeerraum"/>
              <w:rPr>
                <w:noProof/>
                <w:sz w:val="18"/>
                <w:szCs w:val="18"/>
                <w:lang w:val="en-US"/>
              </w:rPr>
            </w:pPr>
          </w:p>
        </w:tc>
      </w:tr>
      <w:tr w:rsidRPr="008277EA" w:rsidR="000B0BD7" w:rsidTr="00413D66" w14:paraId="0647B23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687728D" w14:textId="77777777">
            <w:pPr>
              <w:pStyle w:val="KeinLeerraum"/>
              <w:rPr>
                <w:noProof/>
                <w:sz w:val="18"/>
                <w:szCs w:val="18"/>
                <w:lang w:val="de-CH"/>
              </w:rPr>
            </w:pPr>
            <w:r w:rsidRPr="00E40265">
              <w:rPr>
                <w:noProof/>
                <w:sz w:val="18"/>
                <w:szCs w:val="18"/>
                <w:lang w:val="de-CH"/>
              </w:rPr>
              <w:t>language</w:t>
            </w:r>
          </w:p>
        </w:tc>
        <w:tc>
          <w:tcPr>
            <w:tcW w:w="5062" w:type="dxa"/>
            <w:tcBorders>
              <w:top w:val="nil"/>
              <w:left w:val="nil"/>
              <w:bottom w:val="nil"/>
              <w:right w:val="nil"/>
            </w:tcBorders>
            <w:noWrap/>
            <w:vAlign w:val="bottom"/>
            <w:hideMark/>
          </w:tcPr>
          <w:p w:rsidRPr="00E40265" w:rsidR="000B0BD7" w:rsidP="00E40265" w:rsidRDefault="000B0BD7" w14:paraId="75428BA6" w14:textId="77777777">
            <w:pPr>
              <w:pStyle w:val="KeinLeerraum"/>
              <w:rPr>
                <w:noProof/>
                <w:sz w:val="18"/>
                <w:szCs w:val="18"/>
                <w:lang w:val="en-US"/>
              </w:rPr>
            </w:pPr>
            <w:r w:rsidRPr="00E40265">
              <w:rPr>
                <w:noProof/>
                <w:sz w:val="18"/>
                <w:szCs w:val="18"/>
                <w:lang w:val="en-US"/>
              </w:rPr>
              <w:t>category, Native language of woman</w:t>
            </w:r>
          </w:p>
        </w:tc>
        <w:tc>
          <w:tcPr>
            <w:tcW w:w="2551" w:type="dxa"/>
            <w:tcBorders>
              <w:top w:val="nil"/>
              <w:left w:val="nil"/>
              <w:bottom w:val="nil"/>
              <w:right w:val="nil"/>
            </w:tcBorders>
            <w:noWrap/>
            <w:vAlign w:val="bottom"/>
          </w:tcPr>
          <w:p w:rsidRPr="00E40265" w:rsidR="000B0BD7" w:rsidP="00E40265" w:rsidRDefault="000B0BD7" w14:paraId="14F45CE3"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66C05AA9" w14:textId="77777777">
            <w:pPr>
              <w:pStyle w:val="KeinLeerraum"/>
              <w:rPr>
                <w:noProof/>
                <w:sz w:val="18"/>
                <w:szCs w:val="18"/>
                <w:lang w:val="en-US"/>
              </w:rPr>
            </w:pPr>
          </w:p>
        </w:tc>
        <w:tc>
          <w:tcPr>
            <w:tcW w:w="1018" w:type="dxa"/>
          </w:tcPr>
          <w:p w:rsidRPr="00E40265" w:rsidR="000B0BD7" w:rsidP="00E40265" w:rsidRDefault="000B0BD7" w14:paraId="243A9192" w14:textId="77777777">
            <w:pPr>
              <w:pStyle w:val="KeinLeerraum"/>
              <w:rPr>
                <w:noProof/>
                <w:sz w:val="18"/>
                <w:szCs w:val="18"/>
                <w:lang w:val="en-US"/>
              </w:rPr>
            </w:pPr>
          </w:p>
        </w:tc>
        <w:tc>
          <w:tcPr>
            <w:tcW w:w="146" w:type="dxa"/>
            <w:vAlign w:val="center"/>
            <w:hideMark/>
          </w:tcPr>
          <w:p w:rsidRPr="00E40265" w:rsidR="000B0BD7" w:rsidP="00E40265" w:rsidRDefault="000B0BD7" w14:paraId="7D9C346C" w14:textId="7D4391BA">
            <w:pPr>
              <w:pStyle w:val="KeinLeerraum"/>
              <w:rPr>
                <w:noProof/>
                <w:sz w:val="18"/>
                <w:szCs w:val="18"/>
                <w:lang w:val="en-US"/>
              </w:rPr>
            </w:pPr>
          </w:p>
        </w:tc>
        <w:tc>
          <w:tcPr>
            <w:tcW w:w="146" w:type="dxa"/>
            <w:vAlign w:val="center"/>
            <w:hideMark/>
          </w:tcPr>
          <w:p w:rsidRPr="00E40265" w:rsidR="000B0BD7" w:rsidP="00E40265" w:rsidRDefault="000B0BD7" w14:paraId="6C9409C5" w14:textId="77777777">
            <w:pPr>
              <w:pStyle w:val="KeinLeerraum"/>
              <w:rPr>
                <w:noProof/>
                <w:sz w:val="18"/>
                <w:szCs w:val="18"/>
                <w:lang w:val="en-US"/>
              </w:rPr>
            </w:pPr>
          </w:p>
        </w:tc>
      </w:tr>
      <w:tr w:rsidRPr="008277EA" w:rsidR="000B0BD7" w:rsidTr="00413D66" w14:paraId="07BEF5B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78BE3BC" w14:textId="77777777">
            <w:pPr>
              <w:pStyle w:val="KeinLeerraum"/>
              <w:rPr>
                <w:noProof/>
                <w:sz w:val="18"/>
                <w:szCs w:val="18"/>
                <w:lang w:val="de-CH"/>
              </w:rPr>
            </w:pPr>
            <w:r w:rsidRPr="00E40265">
              <w:rPr>
                <w:noProof/>
                <w:sz w:val="18"/>
                <w:szCs w:val="18"/>
                <w:lang w:val="de-CH"/>
              </w:rPr>
              <w:t>listen_radio</w:t>
            </w:r>
          </w:p>
        </w:tc>
        <w:tc>
          <w:tcPr>
            <w:tcW w:w="5062" w:type="dxa"/>
            <w:tcBorders>
              <w:top w:val="nil"/>
              <w:left w:val="nil"/>
              <w:bottom w:val="nil"/>
              <w:right w:val="nil"/>
            </w:tcBorders>
            <w:noWrap/>
            <w:vAlign w:val="bottom"/>
            <w:hideMark/>
          </w:tcPr>
          <w:p w:rsidRPr="00E40265" w:rsidR="000B0BD7" w:rsidP="00E40265" w:rsidRDefault="000B0BD7" w14:paraId="1CAC6649" w14:textId="77777777">
            <w:pPr>
              <w:pStyle w:val="KeinLeerraum"/>
              <w:rPr>
                <w:noProof/>
                <w:sz w:val="18"/>
                <w:szCs w:val="18"/>
                <w:lang w:val="en-US"/>
              </w:rPr>
            </w:pPr>
            <w:r w:rsidRPr="00E40265">
              <w:rPr>
                <w:noProof/>
                <w:sz w:val="18"/>
                <w:szCs w:val="18"/>
                <w:lang w:val="en-US"/>
              </w:rPr>
              <w:t>binary, 1 if women not at all listens to radio</w:t>
            </w:r>
          </w:p>
        </w:tc>
        <w:tc>
          <w:tcPr>
            <w:tcW w:w="2551" w:type="dxa"/>
            <w:tcBorders>
              <w:top w:val="nil"/>
              <w:left w:val="nil"/>
              <w:bottom w:val="nil"/>
              <w:right w:val="nil"/>
            </w:tcBorders>
            <w:noWrap/>
            <w:vAlign w:val="bottom"/>
          </w:tcPr>
          <w:p w:rsidRPr="00E40265" w:rsidR="000B0BD7" w:rsidP="00E40265" w:rsidRDefault="000B0BD7" w14:paraId="1CDCC0D5"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795FA3DA" w14:textId="77777777">
            <w:pPr>
              <w:pStyle w:val="KeinLeerraum"/>
              <w:rPr>
                <w:noProof/>
                <w:sz w:val="18"/>
                <w:szCs w:val="18"/>
                <w:lang w:val="en-US"/>
              </w:rPr>
            </w:pPr>
          </w:p>
        </w:tc>
        <w:tc>
          <w:tcPr>
            <w:tcW w:w="1018" w:type="dxa"/>
          </w:tcPr>
          <w:p w:rsidRPr="00E40265" w:rsidR="000B0BD7" w:rsidP="00E40265" w:rsidRDefault="000B0BD7" w14:paraId="79129B34" w14:textId="77777777">
            <w:pPr>
              <w:pStyle w:val="KeinLeerraum"/>
              <w:rPr>
                <w:noProof/>
                <w:sz w:val="18"/>
                <w:szCs w:val="18"/>
                <w:lang w:val="en-US"/>
              </w:rPr>
            </w:pPr>
          </w:p>
        </w:tc>
        <w:tc>
          <w:tcPr>
            <w:tcW w:w="146" w:type="dxa"/>
            <w:vAlign w:val="center"/>
            <w:hideMark/>
          </w:tcPr>
          <w:p w:rsidRPr="00E40265" w:rsidR="000B0BD7" w:rsidP="00E40265" w:rsidRDefault="000B0BD7" w14:paraId="5BDE7BB3" w14:textId="75EF5166">
            <w:pPr>
              <w:pStyle w:val="KeinLeerraum"/>
              <w:rPr>
                <w:noProof/>
                <w:sz w:val="18"/>
                <w:szCs w:val="18"/>
                <w:lang w:val="en-US"/>
              </w:rPr>
            </w:pPr>
          </w:p>
        </w:tc>
        <w:tc>
          <w:tcPr>
            <w:tcW w:w="146" w:type="dxa"/>
            <w:vAlign w:val="center"/>
            <w:hideMark/>
          </w:tcPr>
          <w:p w:rsidRPr="00E40265" w:rsidR="000B0BD7" w:rsidP="00E40265" w:rsidRDefault="000B0BD7" w14:paraId="013C7772" w14:textId="77777777">
            <w:pPr>
              <w:pStyle w:val="KeinLeerraum"/>
              <w:rPr>
                <w:noProof/>
                <w:sz w:val="18"/>
                <w:szCs w:val="18"/>
                <w:lang w:val="en-US"/>
              </w:rPr>
            </w:pPr>
          </w:p>
        </w:tc>
      </w:tr>
      <w:tr w:rsidRPr="008277EA" w:rsidR="000B0BD7" w:rsidTr="00413D66" w14:paraId="2F90C75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3E5CBF2" w14:textId="77777777">
            <w:pPr>
              <w:pStyle w:val="KeinLeerraum"/>
              <w:rPr>
                <w:noProof/>
                <w:sz w:val="18"/>
                <w:szCs w:val="18"/>
                <w:lang w:val="de-CH"/>
              </w:rPr>
            </w:pPr>
            <w:r w:rsidRPr="00E40265">
              <w:rPr>
                <w:noProof/>
                <w:sz w:val="18"/>
                <w:szCs w:val="18"/>
                <w:lang w:val="de-CH"/>
              </w:rPr>
              <w:t>literate</w:t>
            </w:r>
          </w:p>
        </w:tc>
        <w:tc>
          <w:tcPr>
            <w:tcW w:w="5062" w:type="dxa"/>
            <w:tcBorders>
              <w:top w:val="nil"/>
              <w:left w:val="nil"/>
              <w:bottom w:val="nil"/>
              <w:right w:val="nil"/>
            </w:tcBorders>
            <w:noWrap/>
            <w:vAlign w:val="bottom"/>
            <w:hideMark/>
          </w:tcPr>
          <w:p w:rsidRPr="00E40265" w:rsidR="000B0BD7" w:rsidP="00E40265" w:rsidRDefault="000B0BD7" w14:paraId="61CDCD0E" w14:textId="77777777">
            <w:pPr>
              <w:pStyle w:val="KeinLeerraum"/>
              <w:rPr>
                <w:noProof/>
                <w:sz w:val="18"/>
                <w:szCs w:val="18"/>
                <w:lang w:val="en-US"/>
              </w:rPr>
            </w:pPr>
            <w:r w:rsidRPr="00E40265">
              <w:rPr>
                <w:noProof/>
                <w:sz w:val="18"/>
                <w:szCs w:val="18"/>
                <w:lang w:val="en-US"/>
              </w:rPr>
              <w:t>binary, 1 if someone is literate</w:t>
            </w:r>
          </w:p>
        </w:tc>
        <w:tc>
          <w:tcPr>
            <w:tcW w:w="2551" w:type="dxa"/>
            <w:tcBorders>
              <w:top w:val="nil"/>
              <w:left w:val="nil"/>
              <w:bottom w:val="nil"/>
              <w:right w:val="nil"/>
            </w:tcBorders>
            <w:noWrap/>
            <w:vAlign w:val="bottom"/>
          </w:tcPr>
          <w:p w:rsidRPr="00E40265" w:rsidR="000B0BD7" w:rsidP="00E40265" w:rsidRDefault="000B0BD7" w14:paraId="2F4074D8"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5A8BEA1" w14:textId="77777777">
            <w:pPr>
              <w:pStyle w:val="KeinLeerraum"/>
              <w:rPr>
                <w:noProof/>
                <w:sz w:val="18"/>
                <w:szCs w:val="18"/>
                <w:lang w:val="en-US"/>
              </w:rPr>
            </w:pPr>
          </w:p>
        </w:tc>
        <w:tc>
          <w:tcPr>
            <w:tcW w:w="1018" w:type="dxa"/>
          </w:tcPr>
          <w:p w:rsidRPr="00E40265" w:rsidR="000B0BD7" w:rsidP="00E40265" w:rsidRDefault="000B0BD7" w14:paraId="7A0CCDFA" w14:textId="77777777">
            <w:pPr>
              <w:pStyle w:val="KeinLeerraum"/>
              <w:rPr>
                <w:noProof/>
                <w:sz w:val="18"/>
                <w:szCs w:val="18"/>
                <w:lang w:val="en-US"/>
              </w:rPr>
            </w:pPr>
          </w:p>
        </w:tc>
        <w:tc>
          <w:tcPr>
            <w:tcW w:w="146" w:type="dxa"/>
            <w:vAlign w:val="center"/>
            <w:hideMark/>
          </w:tcPr>
          <w:p w:rsidRPr="00E40265" w:rsidR="000B0BD7" w:rsidP="00E40265" w:rsidRDefault="000B0BD7" w14:paraId="56CF4561" w14:textId="59D9227C">
            <w:pPr>
              <w:pStyle w:val="KeinLeerraum"/>
              <w:rPr>
                <w:noProof/>
                <w:sz w:val="18"/>
                <w:szCs w:val="18"/>
                <w:lang w:val="en-US"/>
              </w:rPr>
            </w:pPr>
          </w:p>
        </w:tc>
        <w:tc>
          <w:tcPr>
            <w:tcW w:w="146" w:type="dxa"/>
            <w:vAlign w:val="center"/>
            <w:hideMark/>
          </w:tcPr>
          <w:p w:rsidRPr="00E40265" w:rsidR="000B0BD7" w:rsidP="00E40265" w:rsidRDefault="000B0BD7" w14:paraId="68A57BF1" w14:textId="77777777">
            <w:pPr>
              <w:pStyle w:val="KeinLeerraum"/>
              <w:rPr>
                <w:noProof/>
                <w:sz w:val="18"/>
                <w:szCs w:val="18"/>
                <w:lang w:val="en-US"/>
              </w:rPr>
            </w:pPr>
          </w:p>
        </w:tc>
      </w:tr>
      <w:tr w:rsidRPr="008277EA" w:rsidR="000B0BD7" w:rsidTr="00413D66" w14:paraId="21A88E2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4EB773E" w14:textId="77777777">
            <w:pPr>
              <w:pStyle w:val="KeinLeerraum"/>
              <w:rPr>
                <w:noProof/>
                <w:sz w:val="18"/>
                <w:szCs w:val="18"/>
                <w:lang w:val="de-CH"/>
              </w:rPr>
            </w:pPr>
            <w:r w:rsidRPr="00E40265">
              <w:rPr>
                <w:noProof/>
                <w:sz w:val="18"/>
                <w:szCs w:val="18"/>
                <w:lang w:val="de-CH"/>
              </w:rPr>
              <w:t>married</w:t>
            </w:r>
          </w:p>
        </w:tc>
        <w:tc>
          <w:tcPr>
            <w:tcW w:w="5062" w:type="dxa"/>
            <w:tcBorders>
              <w:top w:val="nil"/>
              <w:left w:val="nil"/>
              <w:bottom w:val="nil"/>
              <w:right w:val="nil"/>
            </w:tcBorders>
            <w:noWrap/>
            <w:vAlign w:val="bottom"/>
            <w:hideMark/>
          </w:tcPr>
          <w:p w:rsidRPr="00E40265" w:rsidR="000B0BD7" w:rsidP="00E40265" w:rsidRDefault="000B0BD7" w14:paraId="584A3195" w14:textId="77777777">
            <w:pPr>
              <w:pStyle w:val="KeinLeerraum"/>
              <w:rPr>
                <w:noProof/>
                <w:sz w:val="18"/>
                <w:szCs w:val="18"/>
                <w:lang w:val="en-US"/>
              </w:rPr>
            </w:pPr>
            <w:r w:rsidRPr="00E40265">
              <w:rPr>
                <w:noProof/>
                <w:sz w:val="18"/>
                <w:szCs w:val="18"/>
                <w:lang w:val="en-US"/>
              </w:rPr>
              <w:t>binary, 1 if person is married or with a partner</w:t>
            </w:r>
          </w:p>
        </w:tc>
        <w:tc>
          <w:tcPr>
            <w:tcW w:w="2551" w:type="dxa"/>
            <w:tcBorders>
              <w:top w:val="nil"/>
              <w:left w:val="nil"/>
              <w:bottom w:val="nil"/>
              <w:right w:val="nil"/>
            </w:tcBorders>
            <w:noWrap/>
            <w:vAlign w:val="bottom"/>
          </w:tcPr>
          <w:p w:rsidRPr="00E40265" w:rsidR="000B0BD7" w:rsidP="00E40265" w:rsidRDefault="000B0BD7" w14:paraId="315CF37A"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662974" w14:paraId="7E52F212" w14:textId="6EAF3901">
            <w:pPr>
              <w:pStyle w:val="KeinLeerraum"/>
              <w:rPr>
                <w:noProof/>
                <w:sz w:val="18"/>
                <w:szCs w:val="18"/>
                <w:lang w:val="en-US"/>
              </w:rPr>
            </w:pPr>
            <w:r>
              <w:rPr>
                <w:noProof/>
                <w:sz w:val="18"/>
                <w:szCs w:val="18"/>
                <w:lang w:val="en-US"/>
              </w:rPr>
              <w:t>X</w:t>
            </w:r>
          </w:p>
        </w:tc>
        <w:tc>
          <w:tcPr>
            <w:tcW w:w="1018" w:type="dxa"/>
          </w:tcPr>
          <w:p w:rsidRPr="00E40265" w:rsidR="000B0BD7" w:rsidP="00E40265" w:rsidRDefault="00662974" w14:paraId="353EFED2" w14:textId="29E92CE2">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55F55AB2" w14:textId="5846F557">
            <w:pPr>
              <w:pStyle w:val="KeinLeerraum"/>
              <w:rPr>
                <w:noProof/>
                <w:sz w:val="18"/>
                <w:szCs w:val="18"/>
                <w:lang w:val="en-US"/>
              </w:rPr>
            </w:pPr>
          </w:p>
        </w:tc>
        <w:tc>
          <w:tcPr>
            <w:tcW w:w="146" w:type="dxa"/>
            <w:vAlign w:val="center"/>
            <w:hideMark/>
          </w:tcPr>
          <w:p w:rsidRPr="00E40265" w:rsidR="000B0BD7" w:rsidP="00E40265" w:rsidRDefault="000B0BD7" w14:paraId="40A55487" w14:textId="77777777">
            <w:pPr>
              <w:pStyle w:val="KeinLeerraum"/>
              <w:rPr>
                <w:noProof/>
                <w:sz w:val="18"/>
                <w:szCs w:val="18"/>
                <w:lang w:val="en-US"/>
              </w:rPr>
            </w:pPr>
          </w:p>
        </w:tc>
      </w:tr>
      <w:tr w:rsidRPr="008277EA" w:rsidR="000B0BD7" w:rsidTr="00413D66" w14:paraId="28740D1B" w14:textId="77777777">
        <w:trPr>
          <w:trHeight w:val="290"/>
        </w:trPr>
        <w:tc>
          <w:tcPr>
            <w:tcW w:w="2750" w:type="dxa"/>
            <w:tcBorders>
              <w:top w:val="nil"/>
              <w:left w:val="nil"/>
              <w:right w:val="nil"/>
            </w:tcBorders>
            <w:noWrap/>
            <w:vAlign w:val="bottom"/>
            <w:hideMark/>
          </w:tcPr>
          <w:p w:rsidRPr="00E40265" w:rsidR="000B0BD7" w:rsidP="00E40265" w:rsidRDefault="000B0BD7" w14:paraId="5933BDD0" w14:textId="77777777">
            <w:pPr>
              <w:pStyle w:val="KeinLeerraum"/>
              <w:rPr>
                <w:noProof/>
                <w:sz w:val="18"/>
                <w:szCs w:val="18"/>
                <w:lang w:val="de-CH"/>
              </w:rPr>
            </w:pPr>
            <w:r w:rsidRPr="00E40265">
              <w:rPr>
                <w:noProof/>
                <w:sz w:val="18"/>
                <w:szCs w:val="18"/>
                <w:lang w:val="de-CH"/>
              </w:rPr>
              <w:t>media</w:t>
            </w:r>
          </w:p>
        </w:tc>
        <w:tc>
          <w:tcPr>
            <w:tcW w:w="5062" w:type="dxa"/>
            <w:tcBorders>
              <w:top w:val="nil"/>
              <w:left w:val="nil"/>
              <w:right w:val="nil"/>
            </w:tcBorders>
            <w:noWrap/>
            <w:vAlign w:val="bottom"/>
            <w:hideMark/>
          </w:tcPr>
          <w:p w:rsidRPr="00E40265" w:rsidR="000B0BD7" w:rsidP="00E40265" w:rsidRDefault="000B0BD7" w14:paraId="3105A75C" w14:textId="77777777">
            <w:pPr>
              <w:pStyle w:val="KeinLeerraum"/>
              <w:rPr>
                <w:noProof/>
                <w:sz w:val="18"/>
                <w:szCs w:val="18"/>
                <w:lang w:val="en-US"/>
              </w:rPr>
            </w:pPr>
            <w:r w:rsidRPr="00E40265">
              <w:rPr>
                <w:noProof/>
                <w:sz w:val="18"/>
                <w:szCs w:val="18"/>
                <w:lang w:val="en-US"/>
              </w:rPr>
              <w:t>binary, 1 if woman has some exposure to mass media</w:t>
            </w:r>
          </w:p>
        </w:tc>
        <w:tc>
          <w:tcPr>
            <w:tcW w:w="2551" w:type="dxa"/>
            <w:tcBorders>
              <w:top w:val="nil"/>
              <w:left w:val="nil"/>
              <w:right w:val="nil"/>
            </w:tcBorders>
            <w:noWrap/>
            <w:vAlign w:val="bottom"/>
          </w:tcPr>
          <w:p w:rsidRPr="00E40265" w:rsidR="000B0BD7" w:rsidP="00E40265" w:rsidRDefault="000B0BD7" w14:paraId="40F2433F"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662974" w14:paraId="3BE54FDC" w14:textId="532ABEDE">
            <w:pPr>
              <w:pStyle w:val="KeinLeerraum"/>
              <w:rPr>
                <w:noProof/>
                <w:sz w:val="18"/>
                <w:szCs w:val="18"/>
                <w:lang w:val="en-US"/>
              </w:rPr>
            </w:pPr>
            <w:r>
              <w:rPr>
                <w:noProof/>
                <w:sz w:val="18"/>
                <w:szCs w:val="18"/>
                <w:lang w:val="en-US"/>
              </w:rPr>
              <w:t>X</w:t>
            </w:r>
          </w:p>
        </w:tc>
        <w:tc>
          <w:tcPr>
            <w:tcW w:w="1018" w:type="dxa"/>
          </w:tcPr>
          <w:p w:rsidRPr="00E40265" w:rsidR="000B0BD7" w:rsidP="00E40265" w:rsidRDefault="000B0BD7" w14:paraId="5EBDADE5" w14:textId="77777777">
            <w:pPr>
              <w:pStyle w:val="KeinLeerraum"/>
              <w:rPr>
                <w:noProof/>
                <w:sz w:val="18"/>
                <w:szCs w:val="18"/>
                <w:lang w:val="en-US"/>
              </w:rPr>
            </w:pPr>
          </w:p>
        </w:tc>
        <w:tc>
          <w:tcPr>
            <w:tcW w:w="146" w:type="dxa"/>
            <w:vAlign w:val="center"/>
            <w:hideMark/>
          </w:tcPr>
          <w:p w:rsidRPr="00E40265" w:rsidR="000B0BD7" w:rsidP="00E40265" w:rsidRDefault="000B0BD7" w14:paraId="290AA506" w14:textId="4CC28D90">
            <w:pPr>
              <w:pStyle w:val="KeinLeerraum"/>
              <w:rPr>
                <w:noProof/>
                <w:sz w:val="18"/>
                <w:szCs w:val="18"/>
                <w:lang w:val="en-US"/>
              </w:rPr>
            </w:pPr>
          </w:p>
        </w:tc>
        <w:tc>
          <w:tcPr>
            <w:tcW w:w="146" w:type="dxa"/>
            <w:vAlign w:val="center"/>
            <w:hideMark/>
          </w:tcPr>
          <w:p w:rsidRPr="00E40265" w:rsidR="000B0BD7" w:rsidP="00E40265" w:rsidRDefault="000B0BD7" w14:paraId="1869A88E" w14:textId="77777777">
            <w:pPr>
              <w:pStyle w:val="KeinLeerraum"/>
              <w:rPr>
                <w:noProof/>
                <w:sz w:val="18"/>
                <w:szCs w:val="18"/>
                <w:lang w:val="en-US"/>
              </w:rPr>
            </w:pPr>
          </w:p>
        </w:tc>
      </w:tr>
      <w:tr w:rsidRPr="008277EA" w:rsidR="000B0BD7" w:rsidTr="00413D66" w14:paraId="4F0E6ED2" w14:textId="77777777">
        <w:trPr>
          <w:trHeight w:val="290"/>
        </w:trPr>
        <w:tc>
          <w:tcPr>
            <w:tcW w:w="2750" w:type="dxa"/>
            <w:tcBorders>
              <w:left w:val="nil"/>
              <w:bottom w:val="nil"/>
              <w:right w:val="nil"/>
            </w:tcBorders>
            <w:noWrap/>
            <w:vAlign w:val="bottom"/>
            <w:hideMark/>
          </w:tcPr>
          <w:p w:rsidRPr="00E40265" w:rsidR="000B0BD7" w:rsidP="00E40265" w:rsidRDefault="000B0BD7" w14:paraId="5A9AE16A" w14:textId="77777777">
            <w:pPr>
              <w:pStyle w:val="KeinLeerraum"/>
              <w:rPr>
                <w:noProof/>
                <w:sz w:val="18"/>
                <w:szCs w:val="18"/>
                <w:lang w:val="de-CH"/>
              </w:rPr>
            </w:pPr>
            <w:r w:rsidRPr="00E40265">
              <w:rPr>
                <w:noProof/>
                <w:sz w:val="18"/>
                <w:szCs w:val="18"/>
                <w:lang w:val="de-CH"/>
              </w:rPr>
              <w:t>member_all_HH</w:t>
            </w:r>
          </w:p>
        </w:tc>
        <w:tc>
          <w:tcPr>
            <w:tcW w:w="5062" w:type="dxa"/>
            <w:tcBorders>
              <w:left w:val="nil"/>
              <w:bottom w:val="nil"/>
              <w:right w:val="nil"/>
            </w:tcBorders>
            <w:noWrap/>
            <w:vAlign w:val="bottom"/>
            <w:hideMark/>
          </w:tcPr>
          <w:p w:rsidRPr="00E40265" w:rsidR="000B0BD7" w:rsidP="00E40265" w:rsidRDefault="000B0BD7" w14:paraId="02C67A66" w14:textId="77777777">
            <w:pPr>
              <w:pStyle w:val="KeinLeerraum"/>
              <w:rPr>
                <w:noProof/>
                <w:sz w:val="18"/>
                <w:szCs w:val="18"/>
                <w:lang w:val="en-US"/>
              </w:rPr>
            </w:pPr>
            <w:r w:rsidRPr="00E40265">
              <w:rPr>
                <w:noProof/>
                <w:sz w:val="18"/>
                <w:szCs w:val="18"/>
                <w:lang w:val="en-US"/>
              </w:rPr>
              <w:t>Number of household members (standardized with Z-score normalization)</w:t>
            </w:r>
          </w:p>
        </w:tc>
        <w:tc>
          <w:tcPr>
            <w:tcW w:w="2551" w:type="dxa"/>
            <w:tcBorders>
              <w:left w:val="nil"/>
              <w:bottom w:val="nil"/>
              <w:right w:val="nil"/>
            </w:tcBorders>
            <w:noWrap/>
            <w:vAlign w:val="bottom"/>
          </w:tcPr>
          <w:p w:rsidRPr="00E40265" w:rsidR="000B0BD7" w:rsidP="00E40265" w:rsidRDefault="000B0BD7" w14:paraId="13525B32"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0B415DDE" w14:textId="77777777">
            <w:pPr>
              <w:pStyle w:val="KeinLeerraum"/>
              <w:rPr>
                <w:noProof/>
                <w:sz w:val="18"/>
                <w:szCs w:val="18"/>
                <w:lang w:val="en-US"/>
              </w:rPr>
            </w:pPr>
          </w:p>
        </w:tc>
        <w:tc>
          <w:tcPr>
            <w:tcW w:w="1018" w:type="dxa"/>
          </w:tcPr>
          <w:p w:rsidRPr="00E40265" w:rsidR="000B0BD7" w:rsidP="00E40265" w:rsidRDefault="000B0BD7" w14:paraId="7AFECFA7" w14:textId="77777777">
            <w:pPr>
              <w:pStyle w:val="KeinLeerraum"/>
              <w:rPr>
                <w:noProof/>
                <w:sz w:val="18"/>
                <w:szCs w:val="18"/>
                <w:lang w:val="en-US"/>
              </w:rPr>
            </w:pPr>
          </w:p>
        </w:tc>
        <w:tc>
          <w:tcPr>
            <w:tcW w:w="146" w:type="dxa"/>
            <w:vAlign w:val="center"/>
            <w:hideMark/>
          </w:tcPr>
          <w:p w:rsidRPr="00E40265" w:rsidR="000B0BD7" w:rsidP="00E40265" w:rsidRDefault="000B0BD7" w14:paraId="59815339" w14:textId="2DC50934">
            <w:pPr>
              <w:pStyle w:val="KeinLeerraum"/>
              <w:rPr>
                <w:noProof/>
                <w:sz w:val="18"/>
                <w:szCs w:val="18"/>
                <w:lang w:val="en-US"/>
              </w:rPr>
            </w:pPr>
          </w:p>
        </w:tc>
        <w:tc>
          <w:tcPr>
            <w:tcW w:w="146" w:type="dxa"/>
            <w:vAlign w:val="center"/>
            <w:hideMark/>
          </w:tcPr>
          <w:p w:rsidRPr="00E40265" w:rsidR="000B0BD7" w:rsidP="00E40265" w:rsidRDefault="000B0BD7" w14:paraId="51629C2E" w14:textId="77777777">
            <w:pPr>
              <w:pStyle w:val="KeinLeerraum"/>
              <w:rPr>
                <w:noProof/>
                <w:sz w:val="18"/>
                <w:szCs w:val="18"/>
                <w:lang w:val="en-US"/>
              </w:rPr>
            </w:pPr>
          </w:p>
        </w:tc>
      </w:tr>
      <w:tr w:rsidRPr="008277EA" w:rsidR="000B0BD7" w:rsidTr="00413D66" w14:paraId="4046693A" w14:textId="77777777">
        <w:trPr>
          <w:trHeight w:val="290"/>
          <w:del w:author="Scherrer  Beat" w:date="2026-01-09T09:47:00Z" w:id="31"/>
        </w:trPr>
        <w:tc>
          <w:tcPr>
            <w:tcW w:w="2750" w:type="dxa"/>
            <w:tcBorders>
              <w:top w:val="nil"/>
              <w:left w:val="nil"/>
              <w:bottom w:val="nil"/>
              <w:right w:val="nil"/>
            </w:tcBorders>
            <w:noWrap/>
            <w:vAlign w:val="bottom"/>
            <w:hideMark/>
          </w:tcPr>
          <w:p w:rsidRPr="00E40265" w:rsidR="000B0BD7" w:rsidP="00E40265" w:rsidRDefault="000B0BD7" w14:paraId="77BE4D85" w14:textId="77777777">
            <w:pPr>
              <w:pStyle w:val="KeinLeerraum"/>
              <w:rPr>
                <w:noProof/>
                <w:sz w:val="18"/>
                <w:szCs w:val="18"/>
                <w:lang w:val="de-CH"/>
              </w:rPr>
            </w:pPr>
            <w:r w:rsidRPr="00E40265">
              <w:rPr>
                <w:noProof/>
                <w:sz w:val="18"/>
                <w:szCs w:val="18"/>
                <w:lang w:val="de-CH"/>
              </w:rPr>
              <w:t>member_child_under_5</w:t>
            </w:r>
          </w:p>
        </w:tc>
        <w:tc>
          <w:tcPr>
            <w:tcW w:w="5062" w:type="dxa"/>
            <w:tcBorders>
              <w:top w:val="nil"/>
              <w:left w:val="nil"/>
              <w:bottom w:val="nil"/>
              <w:right w:val="nil"/>
            </w:tcBorders>
            <w:noWrap/>
            <w:vAlign w:val="bottom"/>
            <w:hideMark/>
          </w:tcPr>
          <w:p w:rsidRPr="00E40265" w:rsidR="000B0BD7" w:rsidP="00E40265" w:rsidRDefault="000B0BD7" w14:paraId="5AB0E259" w14:textId="77777777">
            <w:pPr>
              <w:pStyle w:val="KeinLeerraum"/>
              <w:rPr>
                <w:noProof/>
                <w:sz w:val="18"/>
                <w:szCs w:val="18"/>
                <w:lang w:val="en-US"/>
              </w:rPr>
            </w:pPr>
            <w:r w:rsidRPr="00E40265">
              <w:rPr>
                <w:noProof/>
                <w:sz w:val="18"/>
                <w:szCs w:val="18"/>
                <w:lang w:val="en-US"/>
              </w:rPr>
              <w:t>Number of household members &lt;5 (standardized with Z-score normalization)</w:t>
            </w:r>
          </w:p>
        </w:tc>
        <w:tc>
          <w:tcPr>
            <w:tcW w:w="2551" w:type="dxa"/>
            <w:tcBorders>
              <w:top w:val="nil"/>
              <w:left w:val="nil"/>
              <w:bottom w:val="nil"/>
              <w:right w:val="nil"/>
            </w:tcBorders>
            <w:noWrap/>
            <w:vAlign w:val="bottom"/>
          </w:tcPr>
          <w:p w:rsidRPr="00E40265" w:rsidR="000B0BD7" w:rsidP="00E40265" w:rsidRDefault="000B0BD7" w14:paraId="4EE85410"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B27BC6C" w14:textId="77777777">
            <w:pPr>
              <w:pStyle w:val="KeinLeerraum"/>
              <w:rPr>
                <w:noProof/>
                <w:sz w:val="18"/>
                <w:szCs w:val="18"/>
                <w:lang w:val="en-US"/>
              </w:rPr>
            </w:pPr>
          </w:p>
        </w:tc>
        <w:tc>
          <w:tcPr>
            <w:tcW w:w="1018" w:type="dxa"/>
          </w:tcPr>
          <w:p w:rsidRPr="00E40265" w:rsidR="000B0BD7" w:rsidP="00E40265" w:rsidRDefault="000B0BD7" w14:paraId="3C562DE6" w14:textId="77777777">
            <w:pPr>
              <w:pStyle w:val="KeinLeerraum"/>
              <w:rPr>
                <w:noProof/>
                <w:sz w:val="18"/>
                <w:szCs w:val="18"/>
                <w:lang w:val="en-US"/>
              </w:rPr>
            </w:pPr>
          </w:p>
        </w:tc>
        <w:tc>
          <w:tcPr>
            <w:tcW w:w="146" w:type="dxa"/>
            <w:vAlign w:val="center"/>
            <w:hideMark/>
          </w:tcPr>
          <w:p w:rsidRPr="00E40265" w:rsidR="000B0BD7" w:rsidP="00E40265" w:rsidRDefault="000B0BD7" w14:paraId="41EDBA96" w14:textId="1C71299D">
            <w:pPr>
              <w:pStyle w:val="KeinLeerraum"/>
              <w:rPr>
                <w:noProof/>
                <w:sz w:val="18"/>
                <w:szCs w:val="18"/>
                <w:lang w:val="en-US"/>
              </w:rPr>
            </w:pPr>
          </w:p>
        </w:tc>
        <w:tc>
          <w:tcPr>
            <w:tcW w:w="146" w:type="dxa"/>
            <w:vAlign w:val="center"/>
            <w:hideMark/>
          </w:tcPr>
          <w:p w:rsidRPr="00E40265" w:rsidR="000B0BD7" w:rsidP="00E40265" w:rsidRDefault="000B0BD7" w14:paraId="581BDEFD" w14:textId="77777777">
            <w:pPr>
              <w:pStyle w:val="KeinLeerraum"/>
              <w:rPr>
                <w:noProof/>
                <w:sz w:val="18"/>
                <w:szCs w:val="18"/>
                <w:lang w:val="en-US"/>
              </w:rPr>
            </w:pPr>
          </w:p>
        </w:tc>
      </w:tr>
      <w:tr w:rsidRPr="008277EA" w:rsidR="000B0BD7" w:rsidTr="00413D66" w14:paraId="2A1484C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83F9D53" w14:textId="77777777">
            <w:pPr>
              <w:pStyle w:val="KeinLeerraum"/>
              <w:rPr>
                <w:noProof/>
                <w:sz w:val="18"/>
                <w:szCs w:val="18"/>
                <w:lang w:val="de-CH"/>
              </w:rPr>
            </w:pPr>
            <w:r w:rsidRPr="00E40265">
              <w:rPr>
                <w:noProof/>
                <w:sz w:val="18"/>
                <w:szCs w:val="18"/>
                <w:lang w:val="de-CH"/>
              </w:rPr>
              <w:t>member_women_HH</w:t>
            </w:r>
          </w:p>
        </w:tc>
        <w:tc>
          <w:tcPr>
            <w:tcW w:w="5062" w:type="dxa"/>
            <w:tcBorders>
              <w:top w:val="nil"/>
              <w:left w:val="nil"/>
              <w:bottom w:val="nil"/>
              <w:right w:val="nil"/>
            </w:tcBorders>
            <w:noWrap/>
            <w:vAlign w:val="bottom"/>
            <w:hideMark/>
          </w:tcPr>
          <w:p w:rsidRPr="00E40265" w:rsidR="000B0BD7" w:rsidP="00E40265" w:rsidRDefault="000B0BD7" w14:paraId="6B836F63" w14:textId="77777777">
            <w:pPr>
              <w:pStyle w:val="KeinLeerraum"/>
              <w:rPr>
                <w:noProof/>
                <w:sz w:val="18"/>
                <w:szCs w:val="18"/>
                <w:lang w:val="en-US"/>
              </w:rPr>
            </w:pPr>
            <w:r w:rsidRPr="00E40265">
              <w:rPr>
                <w:noProof/>
                <w:sz w:val="18"/>
                <w:szCs w:val="18"/>
                <w:lang w:val="en-US"/>
              </w:rPr>
              <w:t>Number of eligible women in household (standardized with Z-score normalization)</w:t>
            </w:r>
          </w:p>
        </w:tc>
        <w:tc>
          <w:tcPr>
            <w:tcW w:w="2551" w:type="dxa"/>
            <w:tcBorders>
              <w:top w:val="nil"/>
              <w:left w:val="nil"/>
              <w:bottom w:val="nil"/>
              <w:right w:val="nil"/>
            </w:tcBorders>
            <w:noWrap/>
            <w:vAlign w:val="bottom"/>
          </w:tcPr>
          <w:p w:rsidRPr="00E40265" w:rsidR="000B0BD7" w:rsidP="00E40265" w:rsidRDefault="000B0BD7" w14:paraId="2C551AEF"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60F06010" w14:textId="77777777">
            <w:pPr>
              <w:pStyle w:val="KeinLeerraum"/>
              <w:rPr>
                <w:noProof/>
                <w:sz w:val="18"/>
                <w:szCs w:val="18"/>
                <w:lang w:val="en-US"/>
              </w:rPr>
            </w:pPr>
          </w:p>
        </w:tc>
        <w:tc>
          <w:tcPr>
            <w:tcW w:w="1018" w:type="dxa"/>
          </w:tcPr>
          <w:p w:rsidRPr="00E40265" w:rsidR="000B0BD7" w:rsidP="00E40265" w:rsidRDefault="000B0BD7" w14:paraId="11436CBD" w14:textId="77777777">
            <w:pPr>
              <w:pStyle w:val="KeinLeerraum"/>
              <w:rPr>
                <w:noProof/>
                <w:sz w:val="18"/>
                <w:szCs w:val="18"/>
                <w:lang w:val="en-US"/>
              </w:rPr>
            </w:pPr>
          </w:p>
        </w:tc>
        <w:tc>
          <w:tcPr>
            <w:tcW w:w="146" w:type="dxa"/>
            <w:vAlign w:val="center"/>
            <w:hideMark/>
          </w:tcPr>
          <w:p w:rsidRPr="00E40265" w:rsidR="000B0BD7" w:rsidP="00E40265" w:rsidRDefault="000B0BD7" w14:paraId="57F700F0" w14:textId="512B9D6E">
            <w:pPr>
              <w:pStyle w:val="KeinLeerraum"/>
              <w:rPr>
                <w:noProof/>
                <w:sz w:val="18"/>
                <w:szCs w:val="18"/>
                <w:lang w:val="en-US"/>
              </w:rPr>
            </w:pPr>
          </w:p>
        </w:tc>
        <w:tc>
          <w:tcPr>
            <w:tcW w:w="146" w:type="dxa"/>
            <w:vAlign w:val="center"/>
            <w:hideMark/>
          </w:tcPr>
          <w:p w:rsidRPr="00E40265" w:rsidR="000B0BD7" w:rsidP="00E40265" w:rsidRDefault="000B0BD7" w14:paraId="39EBE748" w14:textId="77777777">
            <w:pPr>
              <w:pStyle w:val="KeinLeerraum"/>
              <w:rPr>
                <w:noProof/>
                <w:sz w:val="18"/>
                <w:szCs w:val="18"/>
                <w:lang w:val="en-US"/>
              </w:rPr>
            </w:pPr>
          </w:p>
        </w:tc>
      </w:tr>
      <w:tr w:rsidRPr="008277EA" w:rsidR="000B0BD7" w:rsidTr="00413D66" w14:paraId="1AC56A59"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037AFE5" w14:textId="77777777">
            <w:pPr>
              <w:pStyle w:val="KeinLeerraum"/>
              <w:rPr>
                <w:noProof/>
                <w:sz w:val="18"/>
                <w:szCs w:val="18"/>
                <w:lang w:val="de-CH"/>
              </w:rPr>
            </w:pPr>
            <w:r w:rsidRPr="00E40265">
              <w:rPr>
                <w:noProof/>
                <w:sz w:val="18"/>
                <w:szCs w:val="18"/>
                <w:lang w:val="de-CH"/>
              </w:rPr>
              <w:t>migrant</w:t>
            </w:r>
          </w:p>
        </w:tc>
        <w:tc>
          <w:tcPr>
            <w:tcW w:w="5062" w:type="dxa"/>
            <w:tcBorders>
              <w:top w:val="nil"/>
              <w:left w:val="nil"/>
              <w:bottom w:val="nil"/>
              <w:right w:val="nil"/>
            </w:tcBorders>
            <w:noWrap/>
            <w:vAlign w:val="bottom"/>
            <w:hideMark/>
          </w:tcPr>
          <w:p w:rsidRPr="00E40265" w:rsidR="000B0BD7" w:rsidP="00E40265" w:rsidRDefault="000B0BD7" w14:paraId="2363D4F6" w14:textId="77777777">
            <w:pPr>
              <w:pStyle w:val="KeinLeerraum"/>
              <w:rPr>
                <w:noProof/>
                <w:sz w:val="18"/>
                <w:szCs w:val="18"/>
                <w:lang w:val="en-US"/>
              </w:rPr>
            </w:pPr>
            <w:r w:rsidRPr="00E40265">
              <w:rPr>
                <w:noProof/>
                <w:sz w:val="18"/>
                <w:szCs w:val="18"/>
                <w:lang w:val="en-US"/>
              </w:rPr>
              <w:t>binary, 1 if someone has migrant status</w:t>
            </w:r>
          </w:p>
        </w:tc>
        <w:tc>
          <w:tcPr>
            <w:tcW w:w="2551" w:type="dxa"/>
            <w:tcBorders>
              <w:top w:val="nil"/>
              <w:left w:val="nil"/>
              <w:bottom w:val="nil"/>
              <w:right w:val="nil"/>
            </w:tcBorders>
            <w:noWrap/>
            <w:vAlign w:val="bottom"/>
          </w:tcPr>
          <w:p w:rsidRPr="00E40265" w:rsidR="000B0BD7" w:rsidP="00E40265" w:rsidRDefault="000B0BD7" w14:paraId="47EDA314" w14:textId="77777777">
            <w:pPr>
              <w:pStyle w:val="KeinLeerraum"/>
              <w:rPr>
                <w:noProof/>
                <w:sz w:val="18"/>
                <w:szCs w:val="18"/>
                <w:lang w:val="en-US"/>
              </w:rPr>
            </w:pPr>
            <w:r>
              <w:rPr>
                <w:noProof/>
                <w:sz w:val="18"/>
                <w:szCs w:val="18"/>
                <w:lang w:val="en-US"/>
              </w:rPr>
              <w:t>1</w:t>
            </w:r>
          </w:p>
        </w:tc>
        <w:tc>
          <w:tcPr>
            <w:tcW w:w="802" w:type="dxa"/>
          </w:tcPr>
          <w:p w:rsidRPr="00E40265" w:rsidR="000B0BD7" w:rsidP="00E40265" w:rsidRDefault="000B0BD7" w14:paraId="691A9F04" w14:textId="77777777">
            <w:pPr>
              <w:pStyle w:val="KeinLeerraum"/>
              <w:rPr>
                <w:noProof/>
                <w:sz w:val="18"/>
                <w:szCs w:val="18"/>
                <w:lang w:val="en-US"/>
              </w:rPr>
            </w:pPr>
          </w:p>
        </w:tc>
        <w:tc>
          <w:tcPr>
            <w:tcW w:w="1018" w:type="dxa"/>
          </w:tcPr>
          <w:p w:rsidRPr="00E40265" w:rsidR="000B0BD7" w:rsidP="00E40265" w:rsidRDefault="000B0BD7" w14:paraId="7BD3447E" w14:textId="77777777">
            <w:pPr>
              <w:pStyle w:val="KeinLeerraum"/>
              <w:rPr>
                <w:noProof/>
                <w:sz w:val="18"/>
                <w:szCs w:val="18"/>
                <w:lang w:val="en-US"/>
              </w:rPr>
            </w:pPr>
          </w:p>
        </w:tc>
        <w:tc>
          <w:tcPr>
            <w:tcW w:w="146" w:type="dxa"/>
            <w:vAlign w:val="center"/>
            <w:hideMark/>
          </w:tcPr>
          <w:p w:rsidRPr="00E40265" w:rsidR="000B0BD7" w:rsidP="00E40265" w:rsidRDefault="000B0BD7" w14:paraId="02961B93" w14:textId="62AF5817">
            <w:pPr>
              <w:pStyle w:val="KeinLeerraum"/>
              <w:rPr>
                <w:noProof/>
                <w:sz w:val="18"/>
                <w:szCs w:val="18"/>
                <w:lang w:val="en-US"/>
              </w:rPr>
            </w:pPr>
          </w:p>
        </w:tc>
        <w:tc>
          <w:tcPr>
            <w:tcW w:w="146" w:type="dxa"/>
            <w:vAlign w:val="center"/>
            <w:hideMark/>
          </w:tcPr>
          <w:p w:rsidRPr="00E40265" w:rsidR="000B0BD7" w:rsidP="00E40265" w:rsidRDefault="000B0BD7" w14:paraId="53AC79B1" w14:textId="77777777">
            <w:pPr>
              <w:pStyle w:val="KeinLeerraum"/>
              <w:rPr>
                <w:noProof/>
                <w:sz w:val="18"/>
                <w:szCs w:val="18"/>
                <w:lang w:val="en-US"/>
              </w:rPr>
            </w:pPr>
          </w:p>
        </w:tc>
      </w:tr>
      <w:tr w:rsidRPr="008277EA" w:rsidR="000B0BD7" w:rsidTr="00413D66" w14:paraId="6C8C40B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28DAA28" w14:textId="01A36742">
            <w:pPr>
              <w:pStyle w:val="KeinLeerraum"/>
              <w:rPr>
                <w:noProof/>
                <w:sz w:val="18"/>
                <w:szCs w:val="18"/>
                <w:lang w:val="de-CH"/>
              </w:rPr>
            </w:pPr>
            <w:r>
              <w:rPr>
                <w:noProof/>
                <w:sz w:val="18"/>
                <w:szCs w:val="18"/>
                <w:lang w:val="de-CH"/>
              </w:rPr>
              <w:t>m</w:t>
            </w:r>
            <w:r w:rsidRPr="00E40265">
              <w:rPr>
                <w:noProof/>
                <w:sz w:val="18"/>
                <w:szCs w:val="18"/>
                <w:lang w:val="de-CH"/>
              </w:rPr>
              <w:t>obile</w:t>
            </w:r>
          </w:p>
        </w:tc>
        <w:tc>
          <w:tcPr>
            <w:tcW w:w="5062" w:type="dxa"/>
            <w:tcBorders>
              <w:top w:val="nil"/>
              <w:left w:val="nil"/>
              <w:bottom w:val="nil"/>
              <w:right w:val="nil"/>
            </w:tcBorders>
            <w:noWrap/>
            <w:vAlign w:val="bottom"/>
            <w:hideMark/>
          </w:tcPr>
          <w:p w:rsidRPr="00E40265" w:rsidR="000B0BD7" w:rsidP="00E40265" w:rsidRDefault="000B0BD7" w14:paraId="2FC5817F" w14:textId="77777777">
            <w:pPr>
              <w:pStyle w:val="KeinLeerraum"/>
              <w:rPr>
                <w:noProof/>
                <w:sz w:val="18"/>
                <w:szCs w:val="18"/>
                <w:lang w:val="en-US"/>
              </w:rPr>
            </w:pPr>
            <w:r w:rsidRPr="00E40265">
              <w:rPr>
                <w:noProof/>
                <w:sz w:val="18"/>
                <w:szCs w:val="18"/>
                <w:lang w:val="en-US"/>
              </w:rPr>
              <w:t>binary, 1 if household has mobile telephone</w:t>
            </w:r>
          </w:p>
        </w:tc>
        <w:tc>
          <w:tcPr>
            <w:tcW w:w="2551" w:type="dxa"/>
            <w:tcBorders>
              <w:top w:val="nil"/>
              <w:left w:val="nil"/>
              <w:bottom w:val="nil"/>
              <w:right w:val="nil"/>
            </w:tcBorders>
            <w:noWrap/>
            <w:vAlign w:val="bottom"/>
          </w:tcPr>
          <w:p w:rsidRPr="00E40265" w:rsidR="000B0BD7" w:rsidP="00E40265" w:rsidRDefault="000B0BD7" w14:paraId="4705AB1F"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3EFFF9BB" w14:textId="77777777">
            <w:pPr>
              <w:pStyle w:val="KeinLeerraum"/>
              <w:rPr>
                <w:noProof/>
                <w:sz w:val="18"/>
                <w:szCs w:val="18"/>
                <w:lang w:val="en-US"/>
              </w:rPr>
            </w:pPr>
          </w:p>
        </w:tc>
        <w:tc>
          <w:tcPr>
            <w:tcW w:w="1018" w:type="dxa"/>
          </w:tcPr>
          <w:p w:rsidRPr="00E40265" w:rsidR="000B0BD7" w:rsidP="00E40265" w:rsidRDefault="000B0BD7" w14:paraId="1C75A9D9" w14:textId="77777777">
            <w:pPr>
              <w:pStyle w:val="KeinLeerraum"/>
              <w:rPr>
                <w:noProof/>
                <w:sz w:val="18"/>
                <w:szCs w:val="18"/>
                <w:lang w:val="en-US"/>
              </w:rPr>
            </w:pPr>
          </w:p>
        </w:tc>
        <w:tc>
          <w:tcPr>
            <w:tcW w:w="146" w:type="dxa"/>
            <w:vAlign w:val="center"/>
            <w:hideMark/>
          </w:tcPr>
          <w:p w:rsidRPr="00E40265" w:rsidR="000B0BD7" w:rsidP="00E40265" w:rsidRDefault="000B0BD7" w14:paraId="3F8290C4" w14:textId="72F78351">
            <w:pPr>
              <w:pStyle w:val="KeinLeerraum"/>
              <w:rPr>
                <w:noProof/>
                <w:sz w:val="18"/>
                <w:szCs w:val="18"/>
                <w:lang w:val="en-US"/>
              </w:rPr>
            </w:pPr>
          </w:p>
        </w:tc>
        <w:tc>
          <w:tcPr>
            <w:tcW w:w="146" w:type="dxa"/>
            <w:vAlign w:val="center"/>
            <w:hideMark/>
          </w:tcPr>
          <w:p w:rsidRPr="00E40265" w:rsidR="000B0BD7" w:rsidP="00E40265" w:rsidRDefault="000B0BD7" w14:paraId="0EF87424" w14:textId="77777777">
            <w:pPr>
              <w:pStyle w:val="KeinLeerraum"/>
              <w:rPr>
                <w:noProof/>
                <w:sz w:val="18"/>
                <w:szCs w:val="18"/>
                <w:lang w:val="en-US"/>
              </w:rPr>
            </w:pPr>
          </w:p>
        </w:tc>
      </w:tr>
      <w:tr w:rsidRPr="008277EA" w:rsidR="000B0BD7" w:rsidTr="00413D66" w14:paraId="2D63F26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95B50A4" w14:textId="77777777">
            <w:pPr>
              <w:pStyle w:val="KeinLeerraum"/>
              <w:rPr>
                <w:noProof/>
                <w:sz w:val="18"/>
                <w:szCs w:val="18"/>
                <w:lang w:val="de-CH"/>
              </w:rPr>
            </w:pPr>
            <w:r w:rsidRPr="00E40265">
              <w:rPr>
                <w:noProof/>
                <w:sz w:val="18"/>
                <w:szCs w:val="18"/>
                <w:lang w:val="de-CH"/>
              </w:rPr>
              <w:t>mosquitonets_nr</w:t>
            </w:r>
          </w:p>
        </w:tc>
        <w:tc>
          <w:tcPr>
            <w:tcW w:w="5062" w:type="dxa"/>
            <w:tcBorders>
              <w:top w:val="nil"/>
              <w:left w:val="nil"/>
              <w:bottom w:val="nil"/>
              <w:right w:val="nil"/>
            </w:tcBorders>
            <w:noWrap/>
            <w:vAlign w:val="bottom"/>
            <w:hideMark/>
          </w:tcPr>
          <w:p w:rsidRPr="00E40265" w:rsidR="000B0BD7" w:rsidP="00E40265" w:rsidRDefault="000B0BD7" w14:paraId="0F314E97" w14:textId="77777777">
            <w:pPr>
              <w:pStyle w:val="KeinLeerraum"/>
              <w:rPr>
                <w:noProof/>
                <w:sz w:val="18"/>
                <w:szCs w:val="18"/>
                <w:lang w:val="en-US"/>
              </w:rPr>
            </w:pPr>
            <w:r w:rsidRPr="00E40265">
              <w:rPr>
                <w:noProof/>
                <w:sz w:val="18"/>
                <w:szCs w:val="18"/>
                <w:lang w:val="en-US"/>
              </w:rPr>
              <w:t>Number of mosquitonets (standardized with Z-score normalization)</w:t>
            </w:r>
          </w:p>
        </w:tc>
        <w:tc>
          <w:tcPr>
            <w:tcW w:w="2551" w:type="dxa"/>
            <w:tcBorders>
              <w:top w:val="nil"/>
              <w:left w:val="nil"/>
              <w:bottom w:val="nil"/>
              <w:right w:val="nil"/>
            </w:tcBorders>
            <w:noWrap/>
            <w:vAlign w:val="bottom"/>
          </w:tcPr>
          <w:p w:rsidRPr="00E40265" w:rsidR="000B0BD7" w:rsidP="00E40265" w:rsidRDefault="000B0BD7" w14:paraId="71A0B45E" w14:textId="77777777">
            <w:pPr>
              <w:pStyle w:val="KeinLeerraum"/>
              <w:rPr>
                <w:noProof/>
                <w:sz w:val="18"/>
                <w:szCs w:val="18"/>
                <w:lang w:val="en-US"/>
              </w:rPr>
            </w:pPr>
            <w:r>
              <w:rPr>
                <w:noProof/>
                <w:sz w:val="18"/>
                <w:szCs w:val="18"/>
                <w:lang w:val="en-US"/>
              </w:rPr>
              <w:t>29</w:t>
            </w:r>
          </w:p>
        </w:tc>
        <w:tc>
          <w:tcPr>
            <w:tcW w:w="802" w:type="dxa"/>
          </w:tcPr>
          <w:p w:rsidRPr="00E40265" w:rsidR="000B0BD7" w:rsidP="00E40265" w:rsidRDefault="000B0BD7" w14:paraId="44C46C64" w14:textId="77777777">
            <w:pPr>
              <w:pStyle w:val="KeinLeerraum"/>
              <w:rPr>
                <w:noProof/>
                <w:sz w:val="18"/>
                <w:szCs w:val="18"/>
                <w:lang w:val="en-US"/>
              </w:rPr>
            </w:pPr>
          </w:p>
        </w:tc>
        <w:tc>
          <w:tcPr>
            <w:tcW w:w="1018" w:type="dxa"/>
          </w:tcPr>
          <w:p w:rsidRPr="00E40265" w:rsidR="000B0BD7" w:rsidP="00E40265" w:rsidRDefault="000B0BD7" w14:paraId="7E922AA5" w14:textId="77777777">
            <w:pPr>
              <w:pStyle w:val="KeinLeerraum"/>
              <w:rPr>
                <w:noProof/>
                <w:sz w:val="18"/>
                <w:szCs w:val="18"/>
                <w:lang w:val="en-US"/>
              </w:rPr>
            </w:pPr>
          </w:p>
        </w:tc>
        <w:tc>
          <w:tcPr>
            <w:tcW w:w="146" w:type="dxa"/>
            <w:vAlign w:val="center"/>
            <w:hideMark/>
          </w:tcPr>
          <w:p w:rsidRPr="00E40265" w:rsidR="000B0BD7" w:rsidP="00E40265" w:rsidRDefault="000B0BD7" w14:paraId="3D347F39" w14:textId="6901A134">
            <w:pPr>
              <w:pStyle w:val="KeinLeerraum"/>
              <w:rPr>
                <w:noProof/>
                <w:sz w:val="18"/>
                <w:szCs w:val="18"/>
                <w:lang w:val="en-US"/>
              </w:rPr>
            </w:pPr>
          </w:p>
        </w:tc>
        <w:tc>
          <w:tcPr>
            <w:tcW w:w="146" w:type="dxa"/>
            <w:vAlign w:val="center"/>
            <w:hideMark/>
          </w:tcPr>
          <w:p w:rsidRPr="00E40265" w:rsidR="000B0BD7" w:rsidP="00E40265" w:rsidRDefault="000B0BD7" w14:paraId="220177F7" w14:textId="77777777">
            <w:pPr>
              <w:pStyle w:val="KeinLeerraum"/>
              <w:rPr>
                <w:noProof/>
                <w:sz w:val="18"/>
                <w:szCs w:val="18"/>
                <w:lang w:val="en-US"/>
              </w:rPr>
            </w:pPr>
          </w:p>
        </w:tc>
      </w:tr>
      <w:tr w:rsidRPr="008277EA" w:rsidR="000B0BD7" w:rsidTr="00413D66" w14:paraId="522DBFA0"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E584C89" w14:textId="77777777">
            <w:pPr>
              <w:pStyle w:val="KeinLeerraum"/>
              <w:rPr>
                <w:noProof/>
                <w:sz w:val="18"/>
                <w:szCs w:val="18"/>
                <w:lang w:val="de-CH"/>
              </w:rPr>
            </w:pPr>
            <w:r w:rsidRPr="00E40265">
              <w:rPr>
                <w:noProof/>
                <w:sz w:val="18"/>
                <w:szCs w:val="18"/>
                <w:lang w:val="de-CH"/>
              </w:rPr>
              <w:t>motorcycle</w:t>
            </w:r>
          </w:p>
        </w:tc>
        <w:tc>
          <w:tcPr>
            <w:tcW w:w="5062" w:type="dxa"/>
            <w:tcBorders>
              <w:top w:val="nil"/>
              <w:left w:val="nil"/>
              <w:bottom w:val="nil"/>
              <w:right w:val="nil"/>
            </w:tcBorders>
            <w:noWrap/>
            <w:vAlign w:val="bottom"/>
            <w:hideMark/>
          </w:tcPr>
          <w:p w:rsidRPr="00E40265" w:rsidR="000B0BD7" w:rsidP="00E40265" w:rsidRDefault="000B0BD7" w14:paraId="4C7D1729" w14:textId="77777777">
            <w:pPr>
              <w:pStyle w:val="KeinLeerraum"/>
              <w:rPr>
                <w:noProof/>
                <w:sz w:val="18"/>
                <w:szCs w:val="18"/>
                <w:lang w:val="en-US"/>
              </w:rPr>
            </w:pPr>
            <w:r w:rsidRPr="00E40265">
              <w:rPr>
                <w:noProof/>
                <w:sz w:val="18"/>
                <w:szCs w:val="18"/>
                <w:lang w:val="en-US"/>
              </w:rPr>
              <w:t>binary, 1 if household has motorcycle</w:t>
            </w:r>
          </w:p>
        </w:tc>
        <w:tc>
          <w:tcPr>
            <w:tcW w:w="2551" w:type="dxa"/>
            <w:tcBorders>
              <w:top w:val="nil"/>
              <w:left w:val="nil"/>
              <w:bottom w:val="nil"/>
              <w:right w:val="nil"/>
            </w:tcBorders>
            <w:noWrap/>
            <w:vAlign w:val="bottom"/>
          </w:tcPr>
          <w:p w:rsidRPr="00E40265" w:rsidR="000B0BD7" w:rsidP="00E40265" w:rsidRDefault="000B0BD7" w14:paraId="75EE4F3E"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2E10B477" w14:textId="77777777">
            <w:pPr>
              <w:pStyle w:val="KeinLeerraum"/>
              <w:rPr>
                <w:noProof/>
                <w:sz w:val="18"/>
                <w:szCs w:val="18"/>
                <w:lang w:val="en-US"/>
              </w:rPr>
            </w:pPr>
          </w:p>
        </w:tc>
        <w:tc>
          <w:tcPr>
            <w:tcW w:w="1018" w:type="dxa"/>
          </w:tcPr>
          <w:p w:rsidRPr="00E40265" w:rsidR="000B0BD7" w:rsidP="00E40265" w:rsidRDefault="000B0BD7" w14:paraId="2DB850C3" w14:textId="77777777">
            <w:pPr>
              <w:pStyle w:val="KeinLeerraum"/>
              <w:rPr>
                <w:noProof/>
                <w:sz w:val="18"/>
                <w:szCs w:val="18"/>
                <w:lang w:val="en-US"/>
              </w:rPr>
            </w:pPr>
          </w:p>
        </w:tc>
        <w:tc>
          <w:tcPr>
            <w:tcW w:w="146" w:type="dxa"/>
            <w:vAlign w:val="center"/>
            <w:hideMark/>
          </w:tcPr>
          <w:p w:rsidRPr="00E40265" w:rsidR="000B0BD7" w:rsidP="00E40265" w:rsidRDefault="000B0BD7" w14:paraId="5262E513" w14:textId="487AE537">
            <w:pPr>
              <w:pStyle w:val="KeinLeerraum"/>
              <w:rPr>
                <w:noProof/>
                <w:sz w:val="18"/>
                <w:szCs w:val="18"/>
                <w:lang w:val="en-US"/>
              </w:rPr>
            </w:pPr>
          </w:p>
        </w:tc>
        <w:tc>
          <w:tcPr>
            <w:tcW w:w="146" w:type="dxa"/>
            <w:vAlign w:val="center"/>
            <w:hideMark/>
          </w:tcPr>
          <w:p w:rsidRPr="00E40265" w:rsidR="000B0BD7" w:rsidP="00E40265" w:rsidRDefault="000B0BD7" w14:paraId="36FAE4F1" w14:textId="77777777">
            <w:pPr>
              <w:pStyle w:val="KeinLeerraum"/>
              <w:rPr>
                <w:noProof/>
                <w:sz w:val="18"/>
                <w:szCs w:val="18"/>
                <w:lang w:val="en-US"/>
              </w:rPr>
            </w:pPr>
          </w:p>
        </w:tc>
      </w:tr>
      <w:tr w:rsidRPr="008277EA" w:rsidR="000B0BD7" w:rsidTr="00413D66" w14:paraId="46C74CC3"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01D414E" w14:textId="77777777">
            <w:pPr>
              <w:pStyle w:val="KeinLeerraum"/>
              <w:rPr>
                <w:noProof/>
                <w:sz w:val="18"/>
                <w:szCs w:val="18"/>
                <w:lang w:val="de-CH"/>
              </w:rPr>
            </w:pPr>
            <w:r w:rsidRPr="00E40265">
              <w:rPr>
                <w:noProof/>
                <w:sz w:val="18"/>
                <w:szCs w:val="18"/>
                <w:lang w:val="de-CH"/>
              </w:rPr>
              <w:t>music_system</w:t>
            </w:r>
          </w:p>
        </w:tc>
        <w:tc>
          <w:tcPr>
            <w:tcW w:w="5062" w:type="dxa"/>
            <w:tcBorders>
              <w:top w:val="nil"/>
              <w:left w:val="nil"/>
              <w:bottom w:val="nil"/>
              <w:right w:val="nil"/>
            </w:tcBorders>
            <w:noWrap/>
            <w:vAlign w:val="bottom"/>
            <w:hideMark/>
          </w:tcPr>
          <w:p w:rsidRPr="00E40265" w:rsidR="000B0BD7" w:rsidP="00E40265" w:rsidRDefault="000B0BD7" w14:paraId="3D5F218E" w14:textId="77777777">
            <w:pPr>
              <w:pStyle w:val="KeinLeerraum"/>
              <w:rPr>
                <w:noProof/>
                <w:sz w:val="18"/>
                <w:szCs w:val="18"/>
                <w:lang w:val="en-US"/>
              </w:rPr>
            </w:pPr>
            <w:r w:rsidRPr="00E40265">
              <w:rPr>
                <w:noProof/>
                <w:sz w:val="18"/>
                <w:szCs w:val="18"/>
                <w:lang w:val="en-US"/>
              </w:rPr>
              <w:t>binary, 1 if household has music system</w:t>
            </w:r>
          </w:p>
        </w:tc>
        <w:tc>
          <w:tcPr>
            <w:tcW w:w="2551" w:type="dxa"/>
            <w:tcBorders>
              <w:top w:val="nil"/>
              <w:left w:val="nil"/>
              <w:bottom w:val="nil"/>
              <w:right w:val="nil"/>
            </w:tcBorders>
            <w:noWrap/>
            <w:vAlign w:val="bottom"/>
          </w:tcPr>
          <w:p w:rsidRPr="00E40265" w:rsidR="000B0BD7" w:rsidP="00E40265" w:rsidRDefault="000B0BD7" w14:paraId="059724B9" w14:textId="77777777">
            <w:pPr>
              <w:pStyle w:val="KeinLeerraum"/>
              <w:rPr>
                <w:noProof/>
                <w:sz w:val="18"/>
                <w:szCs w:val="18"/>
                <w:lang w:val="en-US"/>
              </w:rPr>
            </w:pPr>
            <w:r>
              <w:rPr>
                <w:noProof/>
                <w:sz w:val="18"/>
                <w:szCs w:val="18"/>
                <w:lang w:val="en-US"/>
              </w:rPr>
              <w:t>16</w:t>
            </w:r>
          </w:p>
        </w:tc>
        <w:tc>
          <w:tcPr>
            <w:tcW w:w="802" w:type="dxa"/>
          </w:tcPr>
          <w:p w:rsidRPr="00E40265" w:rsidR="000B0BD7" w:rsidP="00E40265" w:rsidRDefault="000B0BD7" w14:paraId="4B87555F" w14:textId="77777777">
            <w:pPr>
              <w:pStyle w:val="KeinLeerraum"/>
              <w:rPr>
                <w:noProof/>
                <w:sz w:val="18"/>
                <w:szCs w:val="18"/>
                <w:lang w:val="en-US"/>
              </w:rPr>
            </w:pPr>
          </w:p>
        </w:tc>
        <w:tc>
          <w:tcPr>
            <w:tcW w:w="1018" w:type="dxa"/>
          </w:tcPr>
          <w:p w:rsidRPr="00E40265" w:rsidR="000B0BD7" w:rsidP="00E40265" w:rsidRDefault="000B0BD7" w14:paraId="611E9C2A" w14:textId="77777777">
            <w:pPr>
              <w:pStyle w:val="KeinLeerraum"/>
              <w:rPr>
                <w:noProof/>
                <w:sz w:val="18"/>
                <w:szCs w:val="18"/>
                <w:lang w:val="en-US"/>
              </w:rPr>
            </w:pPr>
          </w:p>
        </w:tc>
        <w:tc>
          <w:tcPr>
            <w:tcW w:w="146" w:type="dxa"/>
            <w:vAlign w:val="center"/>
            <w:hideMark/>
          </w:tcPr>
          <w:p w:rsidRPr="00E40265" w:rsidR="000B0BD7" w:rsidP="00E40265" w:rsidRDefault="000B0BD7" w14:paraId="12688269" w14:textId="12FF2441">
            <w:pPr>
              <w:pStyle w:val="KeinLeerraum"/>
              <w:rPr>
                <w:noProof/>
                <w:sz w:val="18"/>
                <w:szCs w:val="18"/>
                <w:lang w:val="en-US"/>
              </w:rPr>
            </w:pPr>
          </w:p>
        </w:tc>
        <w:tc>
          <w:tcPr>
            <w:tcW w:w="146" w:type="dxa"/>
            <w:vAlign w:val="center"/>
            <w:hideMark/>
          </w:tcPr>
          <w:p w:rsidRPr="00E40265" w:rsidR="000B0BD7" w:rsidP="00E40265" w:rsidRDefault="000B0BD7" w14:paraId="4E5FA845" w14:textId="77777777">
            <w:pPr>
              <w:pStyle w:val="KeinLeerraum"/>
              <w:rPr>
                <w:noProof/>
                <w:sz w:val="18"/>
                <w:szCs w:val="18"/>
                <w:lang w:val="en-US"/>
              </w:rPr>
            </w:pPr>
          </w:p>
        </w:tc>
      </w:tr>
      <w:tr w:rsidRPr="00E40265" w:rsidR="000B0BD7" w:rsidTr="00413D66" w14:paraId="4C86FFD5"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6D8ABAE" w14:textId="77777777">
            <w:pPr>
              <w:pStyle w:val="KeinLeerraum"/>
              <w:rPr>
                <w:noProof/>
                <w:sz w:val="18"/>
                <w:szCs w:val="18"/>
                <w:lang w:val="de-CH"/>
              </w:rPr>
            </w:pPr>
            <w:r w:rsidRPr="00E40265">
              <w:rPr>
                <w:noProof/>
                <w:sz w:val="18"/>
                <w:szCs w:val="18"/>
                <w:lang w:val="de-CH"/>
              </w:rPr>
              <w:t>non_numeric_fertility_preference</w:t>
            </w:r>
          </w:p>
        </w:tc>
        <w:tc>
          <w:tcPr>
            <w:tcW w:w="5062" w:type="dxa"/>
            <w:tcBorders>
              <w:top w:val="nil"/>
              <w:left w:val="nil"/>
              <w:bottom w:val="nil"/>
              <w:right w:val="nil"/>
            </w:tcBorders>
            <w:noWrap/>
            <w:vAlign w:val="bottom"/>
            <w:hideMark/>
          </w:tcPr>
          <w:p w:rsidRPr="00E40265" w:rsidR="000B0BD7" w:rsidP="00E40265" w:rsidRDefault="000B0BD7" w14:paraId="213F200F" w14:textId="77777777">
            <w:pPr>
              <w:pStyle w:val="KeinLeerraum"/>
              <w:rPr>
                <w:noProof/>
                <w:sz w:val="18"/>
                <w:szCs w:val="18"/>
                <w:lang w:val="en-US"/>
              </w:rPr>
            </w:pPr>
            <w:r w:rsidRPr="00E40265">
              <w:rPr>
                <w:noProof/>
                <w:sz w:val="18"/>
                <w:szCs w:val="18"/>
                <w:lang w:val="en-US"/>
              </w:rPr>
              <w:t>binary, 1 if woman chose non-numeric response for ideal number of children</w:t>
            </w:r>
          </w:p>
        </w:tc>
        <w:tc>
          <w:tcPr>
            <w:tcW w:w="2551" w:type="dxa"/>
            <w:tcBorders>
              <w:top w:val="nil"/>
              <w:left w:val="nil"/>
              <w:bottom w:val="nil"/>
              <w:right w:val="nil"/>
            </w:tcBorders>
            <w:noWrap/>
            <w:vAlign w:val="bottom"/>
          </w:tcPr>
          <w:p w:rsidRPr="00451D0E" w:rsidR="000B0BD7" w:rsidP="00E40265" w:rsidRDefault="000B0BD7" w14:paraId="0DBD9DDE" w14:textId="77777777">
            <w:pPr>
              <w:pStyle w:val="KeinLeerraum"/>
              <w:rPr>
                <w:noProof/>
                <w:sz w:val="18"/>
                <w:szCs w:val="18"/>
                <w:lang w:val="en-US"/>
              </w:rPr>
            </w:pPr>
            <w:r>
              <w:rPr>
                <w:noProof/>
                <w:sz w:val="18"/>
                <w:szCs w:val="18"/>
                <w:lang w:val="en-US"/>
              </w:rPr>
              <w:t>32</w:t>
            </w:r>
          </w:p>
        </w:tc>
        <w:tc>
          <w:tcPr>
            <w:tcW w:w="802" w:type="dxa"/>
          </w:tcPr>
          <w:p w:rsidRPr="00451D0E" w:rsidR="000B0BD7" w:rsidP="00E40265" w:rsidRDefault="000B0BD7" w14:paraId="1B4388DA" w14:textId="77777777">
            <w:pPr>
              <w:pStyle w:val="KeinLeerraum"/>
              <w:rPr>
                <w:noProof/>
                <w:sz w:val="18"/>
                <w:szCs w:val="18"/>
                <w:lang w:val="en-US"/>
              </w:rPr>
            </w:pPr>
          </w:p>
        </w:tc>
        <w:tc>
          <w:tcPr>
            <w:tcW w:w="1018" w:type="dxa"/>
          </w:tcPr>
          <w:p w:rsidRPr="00451D0E" w:rsidR="000B0BD7" w:rsidP="00E40265" w:rsidRDefault="000B0BD7" w14:paraId="0AED6D43" w14:textId="77777777">
            <w:pPr>
              <w:pStyle w:val="KeinLeerraum"/>
              <w:rPr>
                <w:noProof/>
                <w:sz w:val="18"/>
                <w:szCs w:val="18"/>
                <w:lang w:val="en-US"/>
              </w:rPr>
            </w:pPr>
          </w:p>
        </w:tc>
        <w:tc>
          <w:tcPr>
            <w:tcW w:w="146" w:type="dxa"/>
            <w:vAlign w:val="center"/>
            <w:hideMark/>
          </w:tcPr>
          <w:p w:rsidRPr="00451D0E" w:rsidR="000B0BD7" w:rsidP="00E40265" w:rsidRDefault="000B0BD7" w14:paraId="3E5E0CE3" w14:textId="6E59ED31">
            <w:pPr>
              <w:pStyle w:val="KeinLeerraum"/>
              <w:rPr>
                <w:noProof/>
                <w:sz w:val="18"/>
                <w:szCs w:val="18"/>
                <w:lang w:val="en-US"/>
              </w:rPr>
            </w:pPr>
          </w:p>
        </w:tc>
        <w:tc>
          <w:tcPr>
            <w:tcW w:w="146" w:type="dxa"/>
            <w:vAlign w:val="center"/>
            <w:hideMark/>
          </w:tcPr>
          <w:p w:rsidRPr="00451D0E" w:rsidR="000B0BD7" w:rsidP="00E40265" w:rsidRDefault="000B0BD7" w14:paraId="392145FE" w14:textId="77777777">
            <w:pPr>
              <w:pStyle w:val="KeinLeerraum"/>
              <w:rPr>
                <w:noProof/>
                <w:sz w:val="18"/>
                <w:szCs w:val="18"/>
                <w:lang w:val="en-US"/>
              </w:rPr>
            </w:pPr>
          </w:p>
        </w:tc>
      </w:tr>
      <w:tr w:rsidRPr="008277EA" w:rsidR="000B0BD7" w:rsidTr="00413D66" w14:paraId="2D3B278D"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211710F" w14:textId="77777777">
            <w:pPr>
              <w:pStyle w:val="KeinLeerraum"/>
              <w:rPr>
                <w:noProof/>
                <w:sz w:val="18"/>
                <w:szCs w:val="18"/>
                <w:lang w:val="de-CH"/>
              </w:rPr>
            </w:pPr>
            <w:r w:rsidRPr="00E40265">
              <w:rPr>
                <w:noProof/>
                <w:sz w:val="18"/>
                <w:szCs w:val="18"/>
                <w:lang w:val="de-CH"/>
              </w:rPr>
              <w:t>oven</w:t>
            </w:r>
          </w:p>
        </w:tc>
        <w:tc>
          <w:tcPr>
            <w:tcW w:w="5062" w:type="dxa"/>
            <w:tcBorders>
              <w:top w:val="nil"/>
              <w:left w:val="nil"/>
              <w:bottom w:val="nil"/>
              <w:right w:val="nil"/>
            </w:tcBorders>
            <w:noWrap/>
            <w:vAlign w:val="bottom"/>
            <w:hideMark/>
          </w:tcPr>
          <w:p w:rsidRPr="00E40265" w:rsidR="000B0BD7" w:rsidP="00E40265" w:rsidRDefault="000B0BD7" w14:paraId="222B2EC2" w14:textId="77777777">
            <w:pPr>
              <w:pStyle w:val="KeinLeerraum"/>
              <w:rPr>
                <w:noProof/>
                <w:sz w:val="18"/>
                <w:szCs w:val="18"/>
                <w:lang w:val="en-US"/>
              </w:rPr>
            </w:pPr>
            <w:r w:rsidRPr="00E40265">
              <w:rPr>
                <w:noProof/>
                <w:sz w:val="18"/>
                <w:szCs w:val="18"/>
                <w:lang w:val="en-US"/>
              </w:rPr>
              <w:t>binary, 1 if household has oven</w:t>
            </w:r>
          </w:p>
        </w:tc>
        <w:tc>
          <w:tcPr>
            <w:tcW w:w="2551" w:type="dxa"/>
            <w:tcBorders>
              <w:top w:val="nil"/>
              <w:left w:val="nil"/>
              <w:bottom w:val="nil"/>
              <w:right w:val="nil"/>
            </w:tcBorders>
            <w:noWrap/>
            <w:vAlign w:val="bottom"/>
          </w:tcPr>
          <w:p w:rsidRPr="00E40265" w:rsidR="000B0BD7" w:rsidP="00E40265" w:rsidRDefault="000B0BD7" w14:paraId="6DAD87F0" w14:textId="77777777">
            <w:pPr>
              <w:pStyle w:val="KeinLeerraum"/>
              <w:rPr>
                <w:noProof/>
                <w:sz w:val="18"/>
                <w:szCs w:val="18"/>
                <w:lang w:val="en-US"/>
              </w:rPr>
            </w:pPr>
            <w:r>
              <w:rPr>
                <w:noProof/>
                <w:sz w:val="18"/>
                <w:szCs w:val="18"/>
                <w:lang w:val="en-US"/>
              </w:rPr>
              <w:t>16</w:t>
            </w:r>
          </w:p>
        </w:tc>
        <w:tc>
          <w:tcPr>
            <w:tcW w:w="802" w:type="dxa"/>
          </w:tcPr>
          <w:p w:rsidRPr="00E40265" w:rsidR="000B0BD7" w:rsidP="00E40265" w:rsidRDefault="000B0BD7" w14:paraId="7539A12B" w14:textId="77777777">
            <w:pPr>
              <w:pStyle w:val="KeinLeerraum"/>
              <w:rPr>
                <w:noProof/>
                <w:sz w:val="18"/>
                <w:szCs w:val="18"/>
                <w:lang w:val="en-US"/>
              </w:rPr>
            </w:pPr>
          </w:p>
        </w:tc>
        <w:tc>
          <w:tcPr>
            <w:tcW w:w="1018" w:type="dxa"/>
          </w:tcPr>
          <w:p w:rsidRPr="00E40265" w:rsidR="000B0BD7" w:rsidP="00E40265" w:rsidRDefault="000B0BD7" w14:paraId="01B13500" w14:textId="77777777">
            <w:pPr>
              <w:pStyle w:val="KeinLeerraum"/>
              <w:rPr>
                <w:noProof/>
                <w:sz w:val="18"/>
                <w:szCs w:val="18"/>
                <w:lang w:val="en-US"/>
              </w:rPr>
            </w:pPr>
          </w:p>
        </w:tc>
        <w:tc>
          <w:tcPr>
            <w:tcW w:w="146" w:type="dxa"/>
            <w:vAlign w:val="center"/>
            <w:hideMark/>
          </w:tcPr>
          <w:p w:rsidRPr="00E40265" w:rsidR="000B0BD7" w:rsidP="00E40265" w:rsidRDefault="000B0BD7" w14:paraId="3544FC9F" w14:textId="51854B93">
            <w:pPr>
              <w:pStyle w:val="KeinLeerraum"/>
              <w:rPr>
                <w:noProof/>
                <w:sz w:val="18"/>
                <w:szCs w:val="18"/>
                <w:lang w:val="en-US"/>
              </w:rPr>
            </w:pPr>
          </w:p>
        </w:tc>
        <w:tc>
          <w:tcPr>
            <w:tcW w:w="146" w:type="dxa"/>
            <w:vAlign w:val="center"/>
            <w:hideMark/>
          </w:tcPr>
          <w:p w:rsidRPr="00E40265" w:rsidR="000B0BD7" w:rsidP="00E40265" w:rsidRDefault="000B0BD7" w14:paraId="329C321C" w14:textId="77777777">
            <w:pPr>
              <w:pStyle w:val="KeinLeerraum"/>
              <w:rPr>
                <w:noProof/>
                <w:sz w:val="18"/>
                <w:szCs w:val="18"/>
                <w:lang w:val="en-US"/>
              </w:rPr>
            </w:pPr>
          </w:p>
        </w:tc>
      </w:tr>
      <w:tr w:rsidRPr="008277EA" w:rsidR="000B0BD7" w:rsidTr="00413D66" w14:paraId="5B67E0CD"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1691BB9" w14:textId="77777777">
            <w:pPr>
              <w:pStyle w:val="KeinLeerraum"/>
              <w:rPr>
                <w:noProof/>
                <w:sz w:val="18"/>
                <w:szCs w:val="18"/>
                <w:lang w:val="de-CH"/>
              </w:rPr>
            </w:pPr>
            <w:r w:rsidRPr="00E40265">
              <w:rPr>
                <w:noProof/>
                <w:sz w:val="18"/>
                <w:szCs w:val="18"/>
                <w:lang w:val="de-CH"/>
              </w:rPr>
              <w:t>owns_land</w:t>
            </w:r>
          </w:p>
        </w:tc>
        <w:tc>
          <w:tcPr>
            <w:tcW w:w="5062" w:type="dxa"/>
            <w:tcBorders>
              <w:top w:val="nil"/>
              <w:left w:val="nil"/>
              <w:bottom w:val="nil"/>
              <w:right w:val="nil"/>
            </w:tcBorders>
            <w:noWrap/>
            <w:vAlign w:val="bottom"/>
            <w:hideMark/>
          </w:tcPr>
          <w:p w:rsidRPr="00E40265" w:rsidR="000B0BD7" w:rsidP="00E40265" w:rsidRDefault="000B0BD7" w14:paraId="48595755" w14:textId="5E643DA2">
            <w:pPr>
              <w:pStyle w:val="KeinLeerraum"/>
              <w:rPr>
                <w:noProof/>
                <w:sz w:val="18"/>
                <w:szCs w:val="18"/>
                <w:lang w:val="en-US"/>
              </w:rPr>
            </w:pPr>
            <w:r w:rsidRPr="00E40265">
              <w:rPr>
                <w:noProof/>
                <w:sz w:val="18"/>
                <w:szCs w:val="18"/>
                <w:lang w:val="en-US"/>
              </w:rPr>
              <w:t>binary, 1 if household owns land usable for agriculture</w:t>
            </w:r>
          </w:p>
        </w:tc>
        <w:tc>
          <w:tcPr>
            <w:tcW w:w="2551" w:type="dxa"/>
            <w:tcBorders>
              <w:top w:val="nil"/>
              <w:left w:val="nil"/>
              <w:bottom w:val="nil"/>
              <w:right w:val="nil"/>
            </w:tcBorders>
            <w:noWrap/>
            <w:vAlign w:val="bottom"/>
          </w:tcPr>
          <w:p w:rsidRPr="00E40265" w:rsidR="000B0BD7" w:rsidP="00E40265" w:rsidRDefault="000B0BD7" w14:paraId="26782A87" w14:textId="77777777">
            <w:pPr>
              <w:pStyle w:val="KeinLeerraum"/>
              <w:rPr>
                <w:noProof/>
                <w:sz w:val="18"/>
                <w:szCs w:val="18"/>
                <w:lang w:val="en-US"/>
              </w:rPr>
            </w:pPr>
            <w:r>
              <w:rPr>
                <w:noProof/>
                <w:sz w:val="18"/>
                <w:szCs w:val="18"/>
                <w:lang w:val="en-US"/>
              </w:rPr>
              <w:t>31</w:t>
            </w:r>
          </w:p>
        </w:tc>
        <w:tc>
          <w:tcPr>
            <w:tcW w:w="802" w:type="dxa"/>
          </w:tcPr>
          <w:p w:rsidRPr="00E40265" w:rsidR="000B0BD7" w:rsidP="00E40265" w:rsidRDefault="000B0BD7" w14:paraId="04E61708" w14:textId="77777777">
            <w:pPr>
              <w:pStyle w:val="KeinLeerraum"/>
              <w:rPr>
                <w:noProof/>
                <w:sz w:val="18"/>
                <w:szCs w:val="18"/>
                <w:lang w:val="en-US"/>
              </w:rPr>
            </w:pPr>
          </w:p>
        </w:tc>
        <w:tc>
          <w:tcPr>
            <w:tcW w:w="1018" w:type="dxa"/>
          </w:tcPr>
          <w:p w:rsidRPr="00E40265" w:rsidR="000B0BD7" w:rsidP="00E40265" w:rsidRDefault="000B0BD7" w14:paraId="05273746" w14:textId="77777777">
            <w:pPr>
              <w:pStyle w:val="KeinLeerraum"/>
              <w:rPr>
                <w:noProof/>
                <w:sz w:val="18"/>
                <w:szCs w:val="18"/>
                <w:lang w:val="en-US"/>
              </w:rPr>
            </w:pPr>
          </w:p>
        </w:tc>
        <w:tc>
          <w:tcPr>
            <w:tcW w:w="146" w:type="dxa"/>
            <w:vAlign w:val="center"/>
            <w:hideMark/>
          </w:tcPr>
          <w:p w:rsidRPr="00E40265" w:rsidR="000B0BD7" w:rsidP="00E40265" w:rsidRDefault="000B0BD7" w14:paraId="6B043DEE" w14:textId="064AF860">
            <w:pPr>
              <w:pStyle w:val="KeinLeerraum"/>
              <w:rPr>
                <w:noProof/>
                <w:sz w:val="18"/>
                <w:szCs w:val="18"/>
                <w:lang w:val="en-US"/>
              </w:rPr>
            </w:pPr>
          </w:p>
        </w:tc>
        <w:tc>
          <w:tcPr>
            <w:tcW w:w="146" w:type="dxa"/>
            <w:vAlign w:val="center"/>
            <w:hideMark/>
          </w:tcPr>
          <w:p w:rsidRPr="00E40265" w:rsidR="000B0BD7" w:rsidP="00E40265" w:rsidRDefault="000B0BD7" w14:paraId="1CC8B8D7" w14:textId="77777777">
            <w:pPr>
              <w:pStyle w:val="KeinLeerraum"/>
              <w:rPr>
                <w:noProof/>
                <w:sz w:val="18"/>
                <w:szCs w:val="18"/>
                <w:lang w:val="en-US"/>
              </w:rPr>
            </w:pPr>
          </w:p>
        </w:tc>
      </w:tr>
      <w:tr w:rsidRPr="008277EA" w:rsidR="000B0BD7" w:rsidTr="00413D66" w14:paraId="41E3EE09"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B280A5D" w14:textId="77777777">
            <w:pPr>
              <w:pStyle w:val="KeinLeerraum"/>
              <w:rPr>
                <w:noProof/>
                <w:sz w:val="18"/>
                <w:szCs w:val="18"/>
                <w:lang w:val="de-CH"/>
              </w:rPr>
            </w:pPr>
            <w:r w:rsidRPr="00E40265">
              <w:rPr>
                <w:noProof/>
                <w:sz w:val="18"/>
                <w:szCs w:val="18"/>
                <w:lang w:val="de-CH"/>
              </w:rPr>
              <w:t>owns_livestock</w:t>
            </w:r>
          </w:p>
        </w:tc>
        <w:tc>
          <w:tcPr>
            <w:tcW w:w="5062" w:type="dxa"/>
            <w:tcBorders>
              <w:top w:val="nil"/>
              <w:left w:val="nil"/>
              <w:bottom w:val="nil"/>
              <w:right w:val="nil"/>
            </w:tcBorders>
            <w:noWrap/>
            <w:vAlign w:val="bottom"/>
            <w:hideMark/>
          </w:tcPr>
          <w:p w:rsidRPr="00E40265" w:rsidR="000B0BD7" w:rsidP="00E40265" w:rsidRDefault="000B0BD7" w14:paraId="0A226F39" w14:textId="77777777">
            <w:pPr>
              <w:pStyle w:val="KeinLeerraum"/>
              <w:rPr>
                <w:noProof/>
                <w:sz w:val="18"/>
                <w:szCs w:val="18"/>
                <w:lang w:val="en-US"/>
              </w:rPr>
            </w:pPr>
            <w:r w:rsidRPr="00E40265">
              <w:rPr>
                <w:noProof/>
                <w:sz w:val="18"/>
                <w:szCs w:val="18"/>
                <w:lang w:val="en-US"/>
              </w:rPr>
              <w:t>binary, 1 if household owns livestock,herds or farm animals</w:t>
            </w:r>
          </w:p>
        </w:tc>
        <w:tc>
          <w:tcPr>
            <w:tcW w:w="2551" w:type="dxa"/>
            <w:tcBorders>
              <w:top w:val="nil"/>
              <w:left w:val="nil"/>
              <w:bottom w:val="nil"/>
              <w:right w:val="nil"/>
            </w:tcBorders>
            <w:noWrap/>
            <w:vAlign w:val="bottom"/>
          </w:tcPr>
          <w:p w:rsidRPr="00E40265" w:rsidR="000B0BD7" w:rsidP="00E40265" w:rsidRDefault="000B0BD7" w14:paraId="6611A496"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D685B5F" w14:textId="77777777">
            <w:pPr>
              <w:pStyle w:val="KeinLeerraum"/>
              <w:rPr>
                <w:noProof/>
                <w:sz w:val="18"/>
                <w:szCs w:val="18"/>
                <w:lang w:val="en-US"/>
              </w:rPr>
            </w:pPr>
          </w:p>
        </w:tc>
        <w:tc>
          <w:tcPr>
            <w:tcW w:w="1018" w:type="dxa"/>
          </w:tcPr>
          <w:p w:rsidRPr="00E40265" w:rsidR="000B0BD7" w:rsidP="00E40265" w:rsidRDefault="000B0BD7" w14:paraId="6C23B8D6" w14:textId="77777777">
            <w:pPr>
              <w:pStyle w:val="KeinLeerraum"/>
              <w:rPr>
                <w:noProof/>
                <w:sz w:val="18"/>
                <w:szCs w:val="18"/>
                <w:lang w:val="en-US"/>
              </w:rPr>
            </w:pPr>
          </w:p>
        </w:tc>
        <w:tc>
          <w:tcPr>
            <w:tcW w:w="146" w:type="dxa"/>
            <w:vAlign w:val="center"/>
            <w:hideMark/>
          </w:tcPr>
          <w:p w:rsidRPr="00E40265" w:rsidR="000B0BD7" w:rsidP="00E40265" w:rsidRDefault="000B0BD7" w14:paraId="4DE40840" w14:textId="4C802BF8">
            <w:pPr>
              <w:pStyle w:val="KeinLeerraum"/>
              <w:rPr>
                <w:noProof/>
                <w:sz w:val="18"/>
                <w:szCs w:val="18"/>
                <w:lang w:val="en-US"/>
              </w:rPr>
            </w:pPr>
          </w:p>
        </w:tc>
        <w:tc>
          <w:tcPr>
            <w:tcW w:w="146" w:type="dxa"/>
            <w:vAlign w:val="center"/>
            <w:hideMark/>
          </w:tcPr>
          <w:p w:rsidRPr="00E40265" w:rsidR="000B0BD7" w:rsidP="00E40265" w:rsidRDefault="000B0BD7" w14:paraId="401D5F75" w14:textId="77777777">
            <w:pPr>
              <w:pStyle w:val="KeinLeerraum"/>
              <w:rPr>
                <w:noProof/>
                <w:sz w:val="18"/>
                <w:szCs w:val="18"/>
                <w:lang w:val="en-US"/>
              </w:rPr>
            </w:pPr>
          </w:p>
        </w:tc>
      </w:tr>
      <w:tr w:rsidRPr="008277EA" w:rsidR="000B0BD7" w:rsidTr="00413D66" w14:paraId="518AFFC1"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02FA3A3" w14:textId="77777777">
            <w:pPr>
              <w:pStyle w:val="KeinLeerraum"/>
              <w:rPr>
                <w:noProof/>
                <w:sz w:val="18"/>
                <w:szCs w:val="18"/>
                <w:lang w:val="de-CH"/>
              </w:rPr>
            </w:pPr>
            <w:r w:rsidRPr="00E40265">
              <w:rPr>
                <w:noProof/>
                <w:sz w:val="18"/>
                <w:szCs w:val="18"/>
                <w:lang w:val="de-CH"/>
              </w:rPr>
              <w:t>pregnant</w:t>
            </w:r>
          </w:p>
        </w:tc>
        <w:tc>
          <w:tcPr>
            <w:tcW w:w="5062" w:type="dxa"/>
            <w:tcBorders>
              <w:top w:val="nil"/>
              <w:left w:val="nil"/>
              <w:bottom w:val="nil"/>
              <w:right w:val="nil"/>
            </w:tcBorders>
            <w:noWrap/>
            <w:vAlign w:val="bottom"/>
            <w:hideMark/>
          </w:tcPr>
          <w:p w:rsidRPr="00E40265" w:rsidR="000B0BD7" w:rsidP="00E40265" w:rsidRDefault="000B0BD7" w14:paraId="1EA59249" w14:textId="77777777">
            <w:pPr>
              <w:pStyle w:val="KeinLeerraum"/>
              <w:rPr>
                <w:noProof/>
                <w:sz w:val="18"/>
                <w:szCs w:val="18"/>
                <w:lang w:val="en-US"/>
              </w:rPr>
            </w:pPr>
            <w:r w:rsidRPr="00E40265">
              <w:rPr>
                <w:noProof/>
                <w:sz w:val="18"/>
                <w:szCs w:val="18"/>
                <w:lang w:val="en-US"/>
              </w:rPr>
              <w:t>binary, 1 if women is pregnant</w:t>
            </w:r>
          </w:p>
        </w:tc>
        <w:tc>
          <w:tcPr>
            <w:tcW w:w="2551" w:type="dxa"/>
            <w:tcBorders>
              <w:top w:val="nil"/>
              <w:left w:val="nil"/>
              <w:bottom w:val="nil"/>
              <w:right w:val="nil"/>
            </w:tcBorders>
            <w:noWrap/>
            <w:vAlign w:val="bottom"/>
          </w:tcPr>
          <w:p w:rsidRPr="00E40265" w:rsidR="000B0BD7" w:rsidP="00E40265" w:rsidRDefault="000B0BD7" w14:paraId="50E9CDD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13C94E4" w14:textId="77777777">
            <w:pPr>
              <w:pStyle w:val="KeinLeerraum"/>
              <w:rPr>
                <w:noProof/>
                <w:sz w:val="18"/>
                <w:szCs w:val="18"/>
                <w:lang w:val="en-US"/>
              </w:rPr>
            </w:pPr>
          </w:p>
        </w:tc>
        <w:tc>
          <w:tcPr>
            <w:tcW w:w="1018" w:type="dxa"/>
          </w:tcPr>
          <w:p w:rsidRPr="00E40265" w:rsidR="000B0BD7" w:rsidP="00E40265" w:rsidRDefault="000B0BD7" w14:paraId="3A16795E" w14:textId="77777777">
            <w:pPr>
              <w:pStyle w:val="KeinLeerraum"/>
              <w:rPr>
                <w:noProof/>
                <w:sz w:val="18"/>
                <w:szCs w:val="18"/>
                <w:lang w:val="en-US"/>
              </w:rPr>
            </w:pPr>
          </w:p>
        </w:tc>
        <w:tc>
          <w:tcPr>
            <w:tcW w:w="146" w:type="dxa"/>
            <w:vAlign w:val="center"/>
            <w:hideMark/>
          </w:tcPr>
          <w:p w:rsidRPr="00E40265" w:rsidR="000B0BD7" w:rsidP="00E40265" w:rsidRDefault="000B0BD7" w14:paraId="348A8A59" w14:textId="3176EAB2">
            <w:pPr>
              <w:pStyle w:val="KeinLeerraum"/>
              <w:rPr>
                <w:noProof/>
                <w:sz w:val="18"/>
                <w:szCs w:val="18"/>
                <w:lang w:val="en-US"/>
              </w:rPr>
            </w:pPr>
          </w:p>
        </w:tc>
        <w:tc>
          <w:tcPr>
            <w:tcW w:w="146" w:type="dxa"/>
            <w:vAlign w:val="center"/>
            <w:hideMark/>
          </w:tcPr>
          <w:p w:rsidRPr="00E40265" w:rsidR="000B0BD7" w:rsidP="00E40265" w:rsidRDefault="000B0BD7" w14:paraId="41EA389F" w14:textId="77777777">
            <w:pPr>
              <w:pStyle w:val="KeinLeerraum"/>
              <w:rPr>
                <w:noProof/>
                <w:sz w:val="18"/>
                <w:szCs w:val="18"/>
                <w:lang w:val="en-US"/>
              </w:rPr>
            </w:pPr>
          </w:p>
        </w:tc>
      </w:tr>
      <w:tr w:rsidRPr="008277EA" w:rsidR="000B0BD7" w:rsidTr="00413D66" w14:paraId="37A3283D"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C8280B4" w14:textId="77777777">
            <w:pPr>
              <w:pStyle w:val="KeinLeerraum"/>
              <w:rPr>
                <w:noProof/>
                <w:sz w:val="18"/>
                <w:szCs w:val="18"/>
                <w:lang w:val="de-CH"/>
              </w:rPr>
            </w:pPr>
            <w:r w:rsidRPr="00E40265">
              <w:rPr>
                <w:noProof/>
                <w:sz w:val="18"/>
                <w:szCs w:val="18"/>
                <w:lang w:val="de-CH"/>
              </w:rPr>
              <w:t>radio</w:t>
            </w:r>
          </w:p>
        </w:tc>
        <w:tc>
          <w:tcPr>
            <w:tcW w:w="5062" w:type="dxa"/>
            <w:tcBorders>
              <w:top w:val="nil"/>
              <w:left w:val="nil"/>
              <w:bottom w:val="nil"/>
              <w:right w:val="nil"/>
            </w:tcBorders>
            <w:noWrap/>
            <w:vAlign w:val="bottom"/>
            <w:hideMark/>
          </w:tcPr>
          <w:p w:rsidRPr="00E40265" w:rsidR="000B0BD7" w:rsidP="00E40265" w:rsidRDefault="000B0BD7" w14:paraId="15906152" w14:textId="77777777">
            <w:pPr>
              <w:pStyle w:val="KeinLeerraum"/>
              <w:rPr>
                <w:noProof/>
                <w:sz w:val="18"/>
                <w:szCs w:val="18"/>
                <w:lang w:val="en-US"/>
              </w:rPr>
            </w:pPr>
            <w:r w:rsidRPr="00E40265">
              <w:rPr>
                <w:noProof/>
                <w:sz w:val="18"/>
                <w:szCs w:val="18"/>
                <w:lang w:val="en-US"/>
              </w:rPr>
              <w:t>binary, 1 if household has radio</w:t>
            </w:r>
          </w:p>
        </w:tc>
        <w:tc>
          <w:tcPr>
            <w:tcW w:w="2551" w:type="dxa"/>
            <w:tcBorders>
              <w:top w:val="nil"/>
              <w:left w:val="nil"/>
              <w:bottom w:val="nil"/>
              <w:right w:val="nil"/>
            </w:tcBorders>
            <w:noWrap/>
            <w:vAlign w:val="bottom"/>
          </w:tcPr>
          <w:p w:rsidRPr="00E40265" w:rsidR="000B0BD7" w:rsidP="00E40265" w:rsidRDefault="000B0BD7" w14:paraId="5EF237CA"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54DA6C8" w14:textId="77777777">
            <w:pPr>
              <w:pStyle w:val="KeinLeerraum"/>
              <w:rPr>
                <w:noProof/>
                <w:sz w:val="18"/>
                <w:szCs w:val="18"/>
                <w:lang w:val="en-US"/>
              </w:rPr>
            </w:pPr>
          </w:p>
        </w:tc>
        <w:tc>
          <w:tcPr>
            <w:tcW w:w="1018" w:type="dxa"/>
          </w:tcPr>
          <w:p w:rsidRPr="00E40265" w:rsidR="000B0BD7" w:rsidP="00E40265" w:rsidRDefault="000B0BD7" w14:paraId="6DFC693E" w14:textId="77777777">
            <w:pPr>
              <w:pStyle w:val="KeinLeerraum"/>
              <w:rPr>
                <w:noProof/>
                <w:sz w:val="18"/>
                <w:szCs w:val="18"/>
                <w:lang w:val="en-US"/>
              </w:rPr>
            </w:pPr>
          </w:p>
        </w:tc>
        <w:tc>
          <w:tcPr>
            <w:tcW w:w="146" w:type="dxa"/>
            <w:vAlign w:val="center"/>
            <w:hideMark/>
          </w:tcPr>
          <w:p w:rsidRPr="00E40265" w:rsidR="000B0BD7" w:rsidP="00E40265" w:rsidRDefault="000B0BD7" w14:paraId="0D5338A5" w14:textId="0B3AE8AA">
            <w:pPr>
              <w:pStyle w:val="KeinLeerraum"/>
              <w:rPr>
                <w:noProof/>
                <w:sz w:val="18"/>
                <w:szCs w:val="18"/>
                <w:lang w:val="en-US"/>
              </w:rPr>
            </w:pPr>
          </w:p>
        </w:tc>
        <w:tc>
          <w:tcPr>
            <w:tcW w:w="146" w:type="dxa"/>
            <w:vAlign w:val="center"/>
            <w:hideMark/>
          </w:tcPr>
          <w:p w:rsidRPr="00E40265" w:rsidR="000B0BD7" w:rsidP="00E40265" w:rsidRDefault="000B0BD7" w14:paraId="4CB0D9DF" w14:textId="77777777">
            <w:pPr>
              <w:pStyle w:val="KeinLeerraum"/>
              <w:rPr>
                <w:noProof/>
                <w:sz w:val="18"/>
                <w:szCs w:val="18"/>
                <w:lang w:val="en-US"/>
              </w:rPr>
            </w:pPr>
          </w:p>
        </w:tc>
      </w:tr>
      <w:tr w:rsidRPr="008277EA" w:rsidR="000B0BD7" w:rsidTr="00413D66" w14:paraId="1593CC31"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94B790A" w14:textId="77777777">
            <w:pPr>
              <w:pStyle w:val="KeinLeerraum"/>
              <w:rPr>
                <w:noProof/>
                <w:sz w:val="18"/>
                <w:szCs w:val="18"/>
                <w:lang w:val="de-CH"/>
              </w:rPr>
            </w:pPr>
            <w:r w:rsidRPr="00E40265">
              <w:rPr>
                <w:noProof/>
                <w:sz w:val="18"/>
                <w:szCs w:val="18"/>
                <w:lang w:val="de-CH"/>
              </w:rPr>
              <w:t>read_newspaper</w:t>
            </w:r>
          </w:p>
        </w:tc>
        <w:tc>
          <w:tcPr>
            <w:tcW w:w="5062" w:type="dxa"/>
            <w:tcBorders>
              <w:top w:val="nil"/>
              <w:left w:val="nil"/>
              <w:bottom w:val="nil"/>
              <w:right w:val="nil"/>
            </w:tcBorders>
            <w:noWrap/>
            <w:vAlign w:val="bottom"/>
            <w:hideMark/>
          </w:tcPr>
          <w:p w:rsidRPr="00E40265" w:rsidR="000B0BD7" w:rsidP="00E40265" w:rsidRDefault="000B0BD7" w14:paraId="2F6F360C" w14:textId="77777777">
            <w:pPr>
              <w:pStyle w:val="KeinLeerraum"/>
              <w:rPr>
                <w:noProof/>
                <w:sz w:val="18"/>
                <w:szCs w:val="18"/>
                <w:lang w:val="en-US"/>
              </w:rPr>
            </w:pPr>
            <w:r w:rsidRPr="00E40265">
              <w:rPr>
                <w:noProof/>
                <w:sz w:val="18"/>
                <w:szCs w:val="18"/>
                <w:lang w:val="en-US"/>
              </w:rPr>
              <w:t>binary, 1 if women not at all reads newspapers or magazines</w:t>
            </w:r>
          </w:p>
        </w:tc>
        <w:tc>
          <w:tcPr>
            <w:tcW w:w="2551" w:type="dxa"/>
            <w:tcBorders>
              <w:top w:val="nil"/>
              <w:left w:val="nil"/>
              <w:bottom w:val="nil"/>
              <w:right w:val="nil"/>
            </w:tcBorders>
            <w:noWrap/>
            <w:vAlign w:val="bottom"/>
          </w:tcPr>
          <w:p w:rsidRPr="00E40265" w:rsidR="000B0BD7" w:rsidP="00E40265" w:rsidRDefault="000B0BD7" w14:paraId="587933CA"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7D81CCBE" w14:textId="77777777">
            <w:pPr>
              <w:pStyle w:val="KeinLeerraum"/>
              <w:rPr>
                <w:noProof/>
                <w:sz w:val="18"/>
                <w:szCs w:val="18"/>
                <w:lang w:val="en-US"/>
              </w:rPr>
            </w:pPr>
          </w:p>
        </w:tc>
        <w:tc>
          <w:tcPr>
            <w:tcW w:w="1018" w:type="dxa"/>
          </w:tcPr>
          <w:p w:rsidRPr="00E40265" w:rsidR="000B0BD7" w:rsidP="00E40265" w:rsidRDefault="000B0BD7" w14:paraId="4B5BB6A0" w14:textId="77777777">
            <w:pPr>
              <w:pStyle w:val="KeinLeerraum"/>
              <w:rPr>
                <w:noProof/>
                <w:sz w:val="18"/>
                <w:szCs w:val="18"/>
                <w:lang w:val="en-US"/>
              </w:rPr>
            </w:pPr>
          </w:p>
        </w:tc>
        <w:tc>
          <w:tcPr>
            <w:tcW w:w="146" w:type="dxa"/>
            <w:vAlign w:val="center"/>
            <w:hideMark/>
          </w:tcPr>
          <w:p w:rsidRPr="00E40265" w:rsidR="000B0BD7" w:rsidP="00E40265" w:rsidRDefault="000B0BD7" w14:paraId="3CC4A686" w14:textId="075E652A">
            <w:pPr>
              <w:pStyle w:val="KeinLeerraum"/>
              <w:rPr>
                <w:noProof/>
                <w:sz w:val="18"/>
                <w:szCs w:val="18"/>
                <w:lang w:val="en-US"/>
              </w:rPr>
            </w:pPr>
          </w:p>
        </w:tc>
        <w:tc>
          <w:tcPr>
            <w:tcW w:w="146" w:type="dxa"/>
            <w:vAlign w:val="center"/>
            <w:hideMark/>
          </w:tcPr>
          <w:p w:rsidRPr="00E40265" w:rsidR="000B0BD7" w:rsidP="00E40265" w:rsidRDefault="000B0BD7" w14:paraId="5F3529DC" w14:textId="77777777">
            <w:pPr>
              <w:pStyle w:val="KeinLeerraum"/>
              <w:rPr>
                <w:noProof/>
                <w:sz w:val="18"/>
                <w:szCs w:val="18"/>
                <w:lang w:val="en-US"/>
              </w:rPr>
            </w:pPr>
          </w:p>
        </w:tc>
      </w:tr>
      <w:tr w:rsidRPr="008277EA" w:rsidR="000B0BD7" w:rsidTr="00413D66" w14:paraId="243BFD77"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20D4386" w14:textId="77777777">
            <w:pPr>
              <w:pStyle w:val="KeinLeerraum"/>
              <w:rPr>
                <w:noProof/>
                <w:sz w:val="18"/>
                <w:szCs w:val="18"/>
                <w:lang w:val="de-CH"/>
              </w:rPr>
            </w:pPr>
            <w:r w:rsidRPr="00E40265">
              <w:rPr>
                <w:noProof/>
                <w:sz w:val="18"/>
                <w:szCs w:val="18"/>
                <w:lang w:val="de-CH"/>
              </w:rPr>
              <w:t>refrigerator</w:t>
            </w:r>
          </w:p>
        </w:tc>
        <w:tc>
          <w:tcPr>
            <w:tcW w:w="5062" w:type="dxa"/>
            <w:tcBorders>
              <w:top w:val="nil"/>
              <w:left w:val="nil"/>
              <w:bottom w:val="nil"/>
              <w:right w:val="nil"/>
            </w:tcBorders>
            <w:noWrap/>
            <w:vAlign w:val="bottom"/>
            <w:hideMark/>
          </w:tcPr>
          <w:p w:rsidRPr="00E40265" w:rsidR="000B0BD7" w:rsidP="00E40265" w:rsidRDefault="000B0BD7" w14:paraId="31E44FB6" w14:textId="77777777">
            <w:pPr>
              <w:pStyle w:val="KeinLeerraum"/>
              <w:rPr>
                <w:noProof/>
                <w:sz w:val="18"/>
                <w:szCs w:val="18"/>
                <w:lang w:val="en-US"/>
              </w:rPr>
            </w:pPr>
            <w:r w:rsidRPr="00E40265">
              <w:rPr>
                <w:noProof/>
                <w:sz w:val="18"/>
                <w:szCs w:val="18"/>
                <w:lang w:val="en-US"/>
              </w:rPr>
              <w:t>binary, 1 if household has refrigerator</w:t>
            </w:r>
          </w:p>
        </w:tc>
        <w:tc>
          <w:tcPr>
            <w:tcW w:w="2551" w:type="dxa"/>
            <w:tcBorders>
              <w:top w:val="nil"/>
              <w:left w:val="nil"/>
              <w:bottom w:val="nil"/>
              <w:right w:val="nil"/>
            </w:tcBorders>
            <w:noWrap/>
            <w:vAlign w:val="bottom"/>
          </w:tcPr>
          <w:p w:rsidRPr="00E40265" w:rsidR="000B0BD7" w:rsidP="00E40265" w:rsidRDefault="000B0BD7" w14:paraId="1ED2BF6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346DBAB6" w14:textId="77777777">
            <w:pPr>
              <w:pStyle w:val="KeinLeerraum"/>
              <w:rPr>
                <w:noProof/>
                <w:sz w:val="18"/>
                <w:szCs w:val="18"/>
                <w:lang w:val="en-US"/>
              </w:rPr>
            </w:pPr>
          </w:p>
        </w:tc>
        <w:tc>
          <w:tcPr>
            <w:tcW w:w="1018" w:type="dxa"/>
          </w:tcPr>
          <w:p w:rsidRPr="00E40265" w:rsidR="000B0BD7" w:rsidP="00E40265" w:rsidRDefault="000B0BD7" w14:paraId="1C21616D" w14:textId="77777777">
            <w:pPr>
              <w:pStyle w:val="KeinLeerraum"/>
              <w:rPr>
                <w:noProof/>
                <w:sz w:val="18"/>
                <w:szCs w:val="18"/>
                <w:lang w:val="en-US"/>
              </w:rPr>
            </w:pPr>
          </w:p>
        </w:tc>
        <w:tc>
          <w:tcPr>
            <w:tcW w:w="146" w:type="dxa"/>
            <w:vAlign w:val="center"/>
            <w:hideMark/>
          </w:tcPr>
          <w:p w:rsidRPr="00E40265" w:rsidR="000B0BD7" w:rsidP="00E40265" w:rsidRDefault="000B0BD7" w14:paraId="1605946F" w14:textId="187A0513">
            <w:pPr>
              <w:pStyle w:val="KeinLeerraum"/>
              <w:rPr>
                <w:noProof/>
                <w:sz w:val="18"/>
                <w:szCs w:val="18"/>
                <w:lang w:val="en-US"/>
              </w:rPr>
            </w:pPr>
          </w:p>
        </w:tc>
        <w:tc>
          <w:tcPr>
            <w:tcW w:w="146" w:type="dxa"/>
            <w:vAlign w:val="center"/>
            <w:hideMark/>
          </w:tcPr>
          <w:p w:rsidRPr="00E40265" w:rsidR="000B0BD7" w:rsidP="00E40265" w:rsidRDefault="000B0BD7" w14:paraId="6F1C1AC5" w14:textId="77777777">
            <w:pPr>
              <w:pStyle w:val="KeinLeerraum"/>
              <w:rPr>
                <w:noProof/>
                <w:sz w:val="18"/>
                <w:szCs w:val="18"/>
                <w:lang w:val="en-US"/>
              </w:rPr>
            </w:pPr>
          </w:p>
        </w:tc>
      </w:tr>
      <w:tr w:rsidRPr="00E40265" w:rsidR="000B0BD7" w:rsidTr="00413D66" w14:paraId="789E6557"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C77887C" w14:textId="77777777">
            <w:pPr>
              <w:pStyle w:val="KeinLeerraum"/>
              <w:rPr>
                <w:noProof/>
                <w:sz w:val="18"/>
                <w:szCs w:val="18"/>
                <w:lang w:val="de-CH"/>
              </w:rPr>
            </w:pPr>
            <w:r w:rsidRPr="00E40265">
              <w:rPr>
                <w:noProof/>
                <w:sz w:val="18"/>
                <w:szCs w:val="18"/>
                <w:lang w:val="de-CH"/>
              </w:rPr>
              <w:t>region</w:t>
            </w:r>
          </w:p>
        </w:tc>
        <w:tc>
          <w:tcPr>
            <w:tcW w:w="5062" w:type="dxa"/>
            <w:tcBorders>
              <w:top w:val="nil"/>
              <w:left w:val="nil"/>
              <w:bottom w:val="nil"/>
              <w:right w:val="nil"/>
            </w:tcBorders>
            <w:noWrap/>
            <w:vAlign w:val="bottom"/>
            <w:hideMark/>
          </w:tcPr>
          <w:p w:rsidRPr="00E40265" w:rsidR="000B0BD7" w:rsidP="00E40265" w:rsidRDefault="000B0BD7" w14:paraId="00BBD71D" w14:textId="77777777">
            <w:pPr>
              <w:pStyle w:val="KeinLeerraum"/>
              <w:rPr>
                <w:noProof/>
                <w:sz w:val="18"/>
                <w:szCs w:val="18"/>
                <w:lang w:val="de-CH"/>
              </w:rPr>
            </w:pPr>
            <w:r w:rsidRPr="00E40265">
              <w:rPr>
                <w:noProof/>
                <w:sz w:val="18"/>
                <w:szCs w:val="18"/>
                <w:lang w:val="de-CH"/>
              </w:rPr>
              <w:t>category, Region</w:t>
            </w:r>
          </w:p>
        </w:tc>
        <w:tc>
          <w:tcPr>
            <w:tcW w:w="2551" w:type="dxa"/>
            <w:tcBorders>
              <w:top w:val="nil"/>
              <w:left w:val="nil"/>
              <w:bottom w:val="nil"/>
              <w:right w:val="nil"/>
            </w:tcBorders>
            <w:noWrap/>
            <w:vAlign w:val="bottom"/>
          </w:tcPr>
          <w:p w:rsidRPr="00E40265" w:rsidR="000B0BD7" w:rsidP="00E40265" w:rsidRDefault="000B0BD7" w14:paraId="413833C0" w14:textId="77777777">
            <w:pPr>
              <w:pStyle w:val="KeinLeerraum"/>
              <w:rPr>
                <w:noProof/>
                <w:sz w:val="18"/>
                <w:szCs w:val="18"/>
                <w:lang w:val="de-CH"/>
              </w:rPr>
            </w:pPr>
            <w:r>
              <w:rPr>
                <w:noProof/>
                <w:sz w:val="18"/>
                <w:szCs w:val="18"/>
                <w:lang w:val="de-CH"/>
              </w:rPr>
              <w:t>32</w:t>
            </w:r>
          </w:p>
        </w:tc>
        <w:tc>
          <w:tcPr>
            <w:tcW w:w="802" w:type="dxa"/>
          </w:tcPr>
          <w:p w:rsidRPr="00E40265" w:rsidR="000B0BD7" w:rsidP="00E40265" w:rsidRDefault="000B0BD7" w14:paraId="5E4567C8" w14:textId="77777777">
            <w:pPr>
              <w:pStyle w:val="KeinLeerraum"/>
              <w:rPr>
                <w:noProof/>
                <w:sz w:val="18"/>
                <w:szCs w:val="18"/>
                <w:lang w:val="de-CH"/>
              </w:rPr>
            </w:pPr>
          </w:p>
        </w:tc>
        <w:tc>
          <w:tcPr>
            <w:tcW w:w="1018" w:type="dxa"/>
          </w:tcPr>
          <w:p w:rsidRPr="00E40265" w:rsidR="000B0BD7" w:rsidP="00E40265" w:rsidRDefault="00687B5D" w14:paraId="6130D121" w14:textId="750B3F68">
            <w:pPr>
              <w:pStyle w:val="KeinLeerraum"/>
              <w:rPr>
                <w:noProof/>
                <w:sz w:val="18"/>
                <w:szCs w:val="18"/>
                <w:lang w:val="de-CH"/>
              </w:rPr>
            </w:pPr>
            <w:r>
              <w:rPr>
                <w:noProof/>
                <w:sz w:val="18"/>
                <w:szCs w:val="18"/>
                <w:lang w:val="de-CH"/>
              </w:rPr>
              <w:t>X</w:t>
            </w:r>
          </w:p>
        </w:tc>
        <w:tc>
          <w:tcPr>
            <w:tcW w:w="146" w:type="dxa"/>
            <w:vAlign w:val="center"/>
            <w:hideMark/>
          </w:tcPr>
          <w:p w:rsidRPr="00E40265" w:rsidR="000B0BD7" w:rsidP="00E40265" w:rsidRDefault="000B0BD7" w14:paraId="242619C8" w14:textId="47A35CED">
            <w:pPr>
              <w:pStyle w:val="KeinLeerraum"/>
              <w:rPr>
                <w:noProof/>
                <w:sz w:val="18"/>
                <w:szCs w:val="18"/>
                <w:lang w:val="de-CH"/>
              </w:rPr>
            </w:pPr>
          </w:p>
        </w:tc>
        <w:tc>
          <w:tcPr>
            <w:tcW w:w="146" w:type="dxa"/>
            <w:vAlign w:val="center"/>
            <w:hideMark/>
          </w:tcPr>
          <w:p w:rsidRPr="00E40265" w:rsidR="000B0BD7" w:rsidP="00E40265" w:rsidRDefault="000B0BD7" w14:paraId="64B7C21B" w14:textId="77777777">
            <w:pPr>
              <w:pStyle w:val="KeinLeerraum"/>
              <w:rPr>
                <w:noProof/>
                <w:sz w:val="18"/>
                <w:szCs w:val="18"/>
                <w:lang w:val="de-CH"/>
              </w:rPr>
            </w:pPr>
          </w:p>
        </w:tc>
      </w:tr>
      <w:tr w:rsidRPr="00E40265" w:rsidR="000B0BD7" w:rsidTr="00413D66" w14:paraId="34F64A36"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FA2AB25" w14:textId="77777777">
            <w:pPr>
              <w:pStyle w:val="KeinLeerraum"/>
              <w:rPr>
                <w:noProof/>
                <w:sz w:val="18"/>
                <w:szCs w:val="18"/>
                <w:lang w:val="de-CH"/>
              </w:rPr>
            </w:pPr>
            <w:r w:rsidRPr="00E40265">
              <w:rPr>
                <w:noProof/>
                <w:sz w:val="18"/>
                <w:szCs w:val="18"/>
                <w:lang w:val="de-CH"/>
              </w:rPr>
              <w:t>religion</w:t>
            </w:r>
          </w:p>
        </w:tc>
        <w:tc>
          <w:tcPr>
            <w:tcW w:w="5062" w:type="dxa"/>
            <w:tcBorders>
              <w:top w:val="nil"/>
              <w:left w:val="nil"/>
              <w:bottom w:val="nil"/>
              <w:right w:val="nil"/>
            </w:tcBorders>
            <w:noWrap/>
            <w:vAlign w:val="bottom"/>
            <w:hideMark/>
          </w:tcPr>
          <w:p w:rsidRPr="00E40265" w:rsidR="000B0BD7" w:rsidP="00E40265" w:rsidRDefault="000B0BD7" w14:paraId="4E8CA40D" w14:textId="77777777">
            <w:pPr>
              <w:pStyle w:val="KeinLeerraum"/>
              <w:rPr>
                <w:noProof/>
                <w:sz w:val="18"/>
                <w:szCs w:val="18"/>
                <w:lang w:val="de-CH"/>
              </w:rPr>
            </w:pPr>
            <w:r w:rsidRPr="00E40265">
              <w:rPr>
                <w:noProof/>
                <w:sz w:val="18"/>
                <w:szCs w:val="18"/>
                <w:lang w:val="de-CH"/>
              </w:rPr>
              <w:t>category, religion of woman</w:t>
            </w:r>
          </w:p>
        </w:tc>
        <w:tc>
          <w:tcPr>
            <w:tcW w:w="2551" w:type="dxa"/>
            <w:tcBorders>
              <w:top w:val="nil"/>
              <w:left w:val="nil"/>
              <w:bottom w:val="nil"/>
              <w:right w:val="nil"/>
            </w:tcBorders>
            <w:noWrap/>
            <w:vAlign w:val="bottom"/>
          </w:tcPr>
          <w:p w:rsidRPr="00E40265" w:rsidR="000B0BD7" w:rsidP="00E40265" w:rsidRDefault="000B0BD7" w14:paraId="047E5913" w14:textId="77777777">
            <w:pPr>
              <w:pStyle w:val="KeinLeerraum"/>
              <w:rPr>
                <w:noProof/>
                <w:sz w:val="18"/>
                <w:szCs w:val="18"/>
                <w:lang w:val="de-CH"/>
              </w:rPr>
            </w:pPr>
            <w:r>
              <w:rPr>
                <w:noProof/>
                <w:sz w:val="18"/>
                <w:szCs w:val="18"/>
                <w:lang w:val="de-CH"/>
              </w:rPr>
              <w:t>32</w:t>
            </w:r>
          </w:p>
        </w:tc>
        <w:tc>
          <w:tcPr>
            <w:tcW w:w="802" w:type="dxa"/>
          </w:tcPr>
          <w:p w:rsidRPr="00E40265" w:rsidR="000B0BD7" w:rsidP="00E40265" w:rsidRDefault="000B0BD7" w14:paraId="6F9100BD" w14:textId="77777777">
            <w:pPr>
              <w:pStyle w:val="KeinLeerraum"/>
              <w:rPr>
                <w:noProof/>
                <w:sz w:val="18"/>
                <w:szCs w:val="18"/>
                <w:lang w:val="de-CH"/>
              </w:rPr>
            </w:pPr>
          </w:p>
        </w:tc>
        <w:tc>
          <w:tcPr>
            <w:tcW w:w="1018" w:type="dxa"/>
          </w:tcPr>
          <w:p w:rsidRPr="00E40265" w:rsidR="000B0BD7" w:rsidP="00E40265" w:rsidRDefault="000B0BD7" w14:paraId="5EB0FFD0" w14:textId="77777777">
            <w:pPr>
              <w:pStyle w:val="KeinLeerraum"/>
              <w:rPr>
                <w:noProof/>
                <w:sz w:val="18"/>
                <w:szCs w:val="18"/>
                <w:lang w:val="de-CH"/>
              </w:rPr>
            </w:pPr>
          </w:p>
        </w:tc>
        <w:tc>
          <w:tcPr>
            <w:tcW w:w="146" w:type="dxa"/>
            <w:vAlign w:val="center"/>
            <w:hideMark/>
          </w:tcPr>
          <w:p w:rsidRPr="00E40265" w:rsidR="000B0BD7" w:rsidP="00E40265" w:rsidRDefault="000B0BD7" w14:paraId="7E2BD2EA" w14:textId="28D3C172">
            <w:pPr>
              <w:pStyle w:val="KeinLeerraum"/>
              <w:rPr>
                <w:noProof/>
                <w:sz w:val="18"/>
                <w:szCs w:val="18"/>
                <w:lang w:val="de-CH"/>
              </w:rPr>
            </w:pPr>
          </w:p>
        </w:tc>
        <w:tc>
          <w:tcPr>
            <w:tcW w:w="146" w:type="dxa"/>
            <w:vAlign w:val="center"/>
            <w:hideMark/>
          </w:tcPr>
          <w:p w:rsidRPr="00E40265" w:rsidR="000B0BD7" w:rsidP="00E40265" w:rsidRDefault="000B0BD7" w14:paraId="724750DE" w14:textId="77777777">
            <w:pPr>
              <w:pStyle w:val="KeinLeerraum"/>
              <w:rPr>
                <w:noProof/>
                <w:sz w:val="18"/>
                <w:szCs w:val="18"/>
                <w:lang w:val="de-CH"/>
              </w:rPr>
            </w:pPr>
          </w:p>
        </w:tc>
      </w:tr>
      <w:tr w:rsidRPr="008277EA" w:rsidR="000B0BD7" w:rsidTr="00413D66" w14:paraId="4CF81E8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789D34E" w14:textId="77777777">
            <w:pPr>
              <w:pStyle w:val="KeinLeerraum"/>
              <w:rPr>
                <w:noProof/>
                <w:sz w:val="18"/>
                <w:szCs w:val="18"/>
                <w:lang w:val="de-CH"/>
              </w:rPr>
            </w:pPr>
            <w:r w:rsidRPr="00E40265">
              <w:rPr>
                <w:noProof/>
                <w:sz w:val="18"/>
                <w:szCs w:val="18"/>
                <w:lang w:val="de-CH"/>
              </w:rPr>
              <w:t>rural</w:t>
            </w:r>
          </w:p>
        </w:tc>
        <w:tc>
          <w:tcPr>
            <w:tcW w:w="5062" w:type="dxa"/>
            <w:tcBorders>
              <w:top w:val="nil"/>
              <w:left w:val="nil"/>
              <w:bottom w:val="nil"/>
              <w:right w:val="nil"/>
            </w:tcBorders>
            <w:noWrap/>
            <w:vAlign w:val="bottom"/>
            <w:hideMark/>
          </w:tcPr>
          <w:p w:rsidRPr="00E40265" w:rsidR="000B0BD7" w:rsidP="00E40265" w:rsidRDefault="000B0BD7" w14:paraId="2D7C4170" w14:textId="77777777">
            <w:pPr>
              <w:pStyle w:val="KeinLeerraum"/>
              <w:rPr>
                <w:noProof/>
                <w:sz w:val="18"/>
                <w:szCs w:val="18"/>
                <w:lang w:val="en-US"/>
              </w:rPr>
            </w:pPr>
            <w:r w:rsidRPr="00E40265">
              <w:rPr>
                <w:noProof/>
                <w:sz w:val="18"/>
                <w:szCs w:val="18"/>
                <w:lang w:val="en-US"/>
              </w:rPr>
              <w:t>binary, 1 if rural place of residence</w:t>
            </w:r>
          </w:p>
        </w:tc>
        <w:tc>
          <w:tcPr>
            <w:tcW w:w="2551" w:type="dxa"/>
            <w:tcBorders>
              <w:top w:val="nil"/>
              <w:left w:val="nil"/>
              <w:bottom w:val="nil"/>
              <w:right w:val="nil"/>
            </w:tcBorders>
            <w:noWrap/>
            <w:vAlign w:val="bottom"/>
          </w:tcPr>
          <w:p w:rsidRPr="00E40265" w:rsidR="000B0BD7" w:rsidP="00E40265" w:rsidRDefault="000B0BD7" w14:paraId="12E720F5"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663582" w14:paraId="3D02AA66" w14:textId="6483AFC0">
            <w:pPr>
              <w:pStyle w:val="KeinLeerraum"/>
              <w:rPr>
                <w:noProof/>
                <w:sz w:val="18"/>
                <w:szCs w:val="18"/>
                <w:lang w:val="en-US"/>
              </w:rPr>
            </w:pPr>
            <w:r>
              <w:rPr>
                <w:noProof/>
                <w:sz w:val="18"/>
                <w:szCs w:val="18"/>
                <w:lang w:val="en-US"/>
              </w:rPr>
              <w:t>X</w:t>
            </w:r>
          </w:p>
        </w:tc>
        <w:tc>
          <w:tcPr>
            <w:tcW w:w="1018" w:type="dxa"/>
          </w:tcPr>
          <w:p w:rsidRPr="00E40265" w:rsidR="000B0BD7" w:rsidP="00E40265" w:rsidRDefault="00663582" w14:paraId="4CB97F0F" w14:textId="77B13679">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47E8247B" w14:textId="4752C0C1">
            <w:pPr>
              <w:pStyle w:val="KeinLeerraum"/>
              <w:rPr>
                <w:noProof/>
                <w:sz w:val="18"/>
                <w:szCs w:val="18"/>
                <w:lang w:val="en-US"/>
              </w:rPr>
            </w:pPr>
          </w:p>
        </w:tc>
        <w:tc>
          <w:tcPr>
            <w:tcW w:w="146" w:type="dxa"/>
            <w:vAlign w:val="center"/>
            <w:hideMark/>
          </w:tcPr>
          <w:p w:rsidRPr="00E40265" w:rsidR="000B0BD7" w:rsidP="00E40265" w:rsidRDefault="000B0BD7" w14:paraId="2FCC557B" w14:textId="77777777">
            <w:pPr>
              <w:pStyle w:val="KeinLeerraum"/>
              <w:rPr>
                <w:noProof/>
                <w:sz w:val="18"/>
                <w:szCs w:val="18"/>
                <w:lang w:val="en-US"/>
              </w:rPr>
            </w:pPr>
          </w:p>
        </w:tc>
      </w:tr>
      <w:tr w:rsidRPr="008277EA" w:rsidR="000B0BD7" w:rsidTr="00413D66" w14:paraId="7F7F9F9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5B73E5C" w14:textId="77777777">
            <w:pPr>
              <w:pStyle w:val="KeinLeerraum"/>
              <w:rPr>
                <w:noProof/>
                <w:sz w:val="18"/>
                <w:szCs w:val="18"/>
                <w:lang w:val="de-CH"/>
              </w:rPr>
            </w:pPr>
            <w:r w:rsidRPr="00E40265">
              <w:rPr>
                <w:noProof/>
                <w:sz w:val="18"/>
                <w:szCs w:val="18"/>
                <w:lang w:val="de-CH"/>
              </w:rPr>
              <w:t>safe_cooking_fuel</w:t>
            </w:r>
          </w:p>
        </w:tc>
        <w:tc>
          <w:tcPr>
            <w:tcW w:w="5062" w:type="dxa"/>
            <w:tcBorders>
              <w:top w:val="nil"/>
              <w:left w:val="nil"/>
              <w:bottom w:val="nil"/>
              <w:right w:val="nil"/>
            </w:tcBorders>
            <w:noWrap/>
            <w:vAlign w:val="bottom"/>
            <w:hideMark/>
          </w:tcPr>
          <w:p w:rsidRPr="00E40265" w:rsidR="000B0BD7" w:rsidP="00E40265" w:rsidRDefault="000B0BD7" w14:paraId="41E04728" w14:textId="77777777">
            <w:pPr>
              <w:pStyle w:val="KeinLeerraum"/>
              <w:rPr>
                <w:noProof/>
                <w:sz w:val="18"/>
                <w:szCs w:val="18"/>
                <w:lang w:val="en-US"/>
              </w:rPr>
            </w:pPr>
            <w:r w:rsidRPr="00E40265">
              <w:rPr>
                <w:noProof/>
                <w:sz w:val="18"/>
                <w:szCs w:val="18"/>
                <w:lang w:val="en-US"/>
              </w:rPr>
              <w:t>binary, 1 if household uses safe cooking fuel</w:t>
            </w:r>
          </w:p>
        </w:tc>
        <w:tc>
          <w:tcPr>
            <w:tcW w:w="2551" w:type="dxa"/>
            <w:tcBorders>
              <w:top w:val="nil"/>
              <w:left w:val="nil"/>
              <w:bottom w:val="nil"/>
              <w:right w:val="nil"/>
            </w:tcBorders>
            <w:noWrap/>
            <w:vAlign w:val="bottom"/>
          </w:tcPr>
          <w:p w:rsidRPr="00E40265" w:rsidR="000B0BD7" w:rsidP="00E40265" w:rsidRDefault="000B0BD7" w14:paraId="5416AD69"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809BFF9" w14:textId="77777777">
            <w:pPr>
              <w:pStyle w:val="KeinLeerraum"/>
              <w:rPr>
                <w:noProof/>
                <w:sz w:val="18"/>
                <w:szCs w:val="18"/>
                <w:lang w:val="en-US"/>
              </w:rPr>
            </w:pPr>
          </w:p>
        </w:tc>
        <w:tc>
          <w:tcPr>
            <w:tcW w:w="1018" w:type="dxa"/>
          </w:tcPr>
          <w:p w:rsidRPr="00E40265" w:rsidR="000B0BD7" w:rsidP="00E40265" w:rsidRDefault="000B0BD7" w14:paraId="1F21CF83" w14:textId="77777777">
            <w:pPr>
              <w:pStyle w:val="KeinLeerraum"/>
              <w:rPr>
                <w:noProof/>
                <w:sz w:val="18"/>
                <w:szCs w:val="18"/>
                <w:lang w:val="en-US"/>
              </w:rPr>
            </w:pPr>
          </w:p>
        </w:tc>
        <w:tc>
          <w:tcPr>
            <w:tcW w:w="146" w:type="dxa"/>
            <w:vAlign w:val="center"/>
            <w:hideMark/>
          </w:tcPr>
          <w:p w:rsidRPr="00E40265" w:rsidR="000B0BD7" w:rsidP="00E40265" w:rsidRDefault="000B0BD7" w14:paraId="050773DC" w14:textId="034C3F37">
            <w:pPr>
              <w:pStyle w:val="KeinLeerraum"/>
              <w:rPr>
                <w:noProof/>
                <w:sz w:val="18"/>
                <w:szCs w:val="18"/>
                <w:lang w:val="en-US"/>
              </w:rPr>
            </w:pPr>
          </w:p>
        </w:tc>
        <w:tc>
          <w:tcPr>
            <w:tcW w:w="146" w:type="dxa"/>
            <w:vAlign w:val="center"/>
            <w:hideMark/>
          </w:tcPr>
          <w:p w:rsidRPr="00E40265" w:rsidR="000B0BD7" w:rsidP="00E40265" w:rsidRDefault="000B0BD7" w14:paraId="09F462D1" w14:textId="77777777">
            <w:pPr>
              <w:pStyle w:val="KeinLeerraum"/>
              <w:rPr>
                <w:noProof/>
                <w:sz w:val="18"/>
                <w:szCs w:val="18"/>
                <w:lang w:val="en-US"/>
              </w:rPr>
            </w:pPr>
          </w:p>
        </w:tc>
      </w:tr>
      <w:tr w:rsidRPr="008277EA" w:rsidR="000B0BD7" w:rsidTr="00413D66" w14:paraId="2D2F6123"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E1BA3B3" w14:textId="77777777">
            <w:pPr>
              <w:pStyle w:val="KeinLeerraum"/>
              <w:rPr>
                <w:noProof/>
                <w:sz w:val="18"/>
                <w:szCs w:val="18"/>
                <w:lang w:val="de-CH"/>
              </w:rPr>
            </w:pPr>
            <w:r w:rsidRPr="00E40265">
              <w:rPr>
                <w:noProof/>
                <w:sz w:val="18"/>
                <w:szCs w:val="18"/>
                <w:lang w:val="de-CH"/>
              </w:rPr>
              <w:t>safe_drinking_water</w:t>
            </w:r>
          </w:p>
        </w:tc>
        <w:tc>
          <w:tcPr>
            <w:tcW w:w="5062" w:type="dxa"/>
            <w:tcBorders>
              <w:top w:val="nil"/>
              <w:left w:val="nil"/>
              <w:bottom w:val="nil"/>
              <w:right w:val="nil"/>
            </w:tcBorders>
            <w:noWrap/>
            <w:vAlign w:val="bottom"/>
            <w:hideMark/>
          </w:tcPr>
          <w:p w:rsidRPr="00E40265" w:rsidR="000B0BD7" w:rsidP="00E40265" w:rsidRDefault="000B0BD7" w14:paraId="6563FD7D" w14:textId="77777777">
            <w:pPr>
              <w:pStyle w:val="KeinLeerraum"/>
              <w:rPr>
                <w:noProof/>
                <w:sz w:val="18"/>
                <w:szCs w:val="18"/>
                <w:lang w:val="en-US"/>
              </w:rPr>
            </w:pPr>
            <w:r w:rsidRPr="00E40265">
              <w:rPr>
                <w:noProof/>
                <w:sz w:val="18"/>
                <w:szCs w:val="18"/>
                <w:lang w:val="en-US"/>
              </w:rPr>
              <w:t>binary, 1 if safe drinking water source</w:t>
            </w:r>
          </w:p>
        </w:tc>
        <w:tc>
          <w:tcPr>
            <w:tcW w:w="2551" w:type="dxa"/>
            <w:tcBorders>
              <w:top w:val="nil"/>
              <w:left w:val="nil"/>
              <w:bottom w:val="nil"/>
              <w:right w:val="nil"/>
            </w:tcBorders>
            <w:noWrap/>
            <w:vAlign w:val="bottom"/>
          </w:tcPr>
          <w:p w:rsidRPr="00E40265" w:rsidR="000B0BD7" w:rsidP="00E40265" w:rsidRDefault="000B0BD7" w14:paraId="4800A11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41120FF6" w14:textId="77777777">
            <w:pPr>
              <w:pStyle w:val="KeinLeerraum"/>
              <w:rPr>
                <w:noProof/>
                <w:sz w:val="18"/>
                <w:szCs w:val="18"/>
                <w:lang w:val="en-US"/>
              </w:rPr>
            </w:pPr>
          </w:p>
        </w:tc>
        <w:tc>
          <w:tcPr>
            <w:tcW w:w="1018" w:type="dxa"/>
          </w:tcPr>
          <w:p w:rsidRPr="00E40265" w:rsidR="000B0BD7" w:rsidP="00E40265" w:rsidRDefault="000B0BD7" w14:paraId="1F6287F5" w14:textId="77777777">
            <w:pPr>
              <w:pStyle w:val="KeinLeerraum"/>
              <w:rPr>
                <w:noProof/>
                <w:sz w:val="18"/>
                <w:szCs w:val="18"/>
                <w:lang w:val="en-US"/>
              </w:rPr>
            </w:pPr>
          </w:p>
        </w:tc>
        <w:tc>
          <w:tcPr>
            <w:tcW w:w="146" w:type="dxa"/>
            <w:vAlign w:val="center"/>
            <w:hideMark/>
          </w:tcPr>
          <w:p w:rsidRPr="00E40265" w:rsidR="000B0BD7" w:rsidP="00E40265" w:rsidRDefault="000B0BD7" w14:paraId="5B30D2C9" w14:textId="6F22A6B6">
            <w:pPr>
              <w:pStyle w:val="KeinLeerraum"/>
              <w:rPr>
                <w:noProof/>
                <w:sz w:val="18"/>
                <w:szCs w:val="18"/>
                <w:lang w:val="en-US"/>
              </w:rPr>
            </w:pPr>
          </w:p>
        </w:tc>
        <w:tc>
          <w:tcPr>
            <w:tcW w:w="146" w:type="dxa"/>
            <w:vAlign w:val="center"/>
            <w:hideMark/>
          </w:tcPr>
          <w:p w:rsidRPr="00E40265" w:rsidR="000B0BD7" w:rsidP="00E40265" w:rsidRDefault="000B0BD7" w14:paraId="7B134447" w14:textId="77777777">
            <w:pPr>
              <w:pStyle w:val="KeinLeerraum"/>
              <w:rPr>
                <w:noProof/>
                <w:sz w:val="18"/>
                <w:szCs w:val="18"/>
                <w:lang w:val="en-US"/>
              </w:rPr>
            </w:pPr>
          </w:p>
        </w:tc>
      </w:tr>
      <w:tr w:rsidRPr="008277EA" w:rsidR="000B0BD7" w:rsidTr="00413D66" w14:paraId="56FD0FCA"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0DAE539C" w14:textId="77777777">
            <w:pPr>
              <w:pStyle w:val="KeinLeerraum"/>
              <w:rPr>
                <w:noProof/>
                <w:sz w:val="18"/>
                <w:szCs w:val="18"/>
                <w:lang w:val="de-CH"/>
              </w:rPr>
            </w:pPr>
            <w:r w:rsidRPr="00E40265">
              <w:rPr>
                <w:noProof/>
                <w:sz w:val="18"/>
                <w:szCs w:val="18"/>
                <w:lang w:val="de-CH"/>
              </w:rPr>
              <w:t>safe_floor_material</w:t>
            </w:r>
          </w:p>
        </w:tc>
        <w:tc>
          <w:tcPr>
            <w:tcW w:w="5062" w:type="dxa"/>
            <w:tcBorders>
              <w:top w:val="nil"/>
              <w:left w:val="nil"/>
              <w:bottom w:val="nil"/>
              <w:right w:val="nil"/>
            </w:tcBorders>
            <w:noWrap/>
            <w:vAlign w:val="bottom"/>
            <w:hideMark/>
          </w:tcPr>
          <w:p w:rsidRPr="00E40265" w:rsidR="000B0BD7" w:rsidP="00E40265" w:rsidRDefault="000B0BD7" w14:paraId="73CA3D9E" w14:textId="77777777">
            <w:pPr>
              <w:pStyle w:val="KeinLeerraum"/>
              <w:rPr>
                <w:noProof/>
                <w:sz w:val="18"/>
                <w:szCs w:val="18"/>
                <w:lang w:val="en-US"/>
              </w:rPr>
            </w:pPr>
            <w:r w:rsidRPr="00E40265">
              <w:rPr>
                <w:noProof/>
                <w:sz w:val="18"/>
                <w:szCs w:val="18"/>
                <w:lang w:val="en-US"/>
              </w:rPr>
              <w:t>binary, 1 if safe floor material</w:t>
            </w:r>
          </w:p>
        </w:tc>
        <w:tc>
          <w:tcPr>
            <w:tcW w:w="2551" w:type="dxa"/>
            <w:tcBorders>
              <w:top w:val="nil"/>
              <w:left w:val="nil"/>
              <w:bottom w:val="nil"/>
              <w:right w:val="nil"/>
            </w:tcBorders>
            <w:noWrap/>
            <w:vAlign w:val="bottom"/>
          </w:tcPr>
          <w:p w:rsidRPr="00E40265" w:rsidR="000B0BD7" w:rsidP="00E40265" w:rsidRDefault="000B0BD7" w14:paraId="30AACE36"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7CC54B72" w14:textId="77777777">
            <w:pPr>
              <w:pStyle w:val="KeinLeerraum"/>
              <w:rPr>
                <w:noProof/>
                <w:sz w:val="18"/>
                <w:szCs w:val="18"/>
                <w:lang w:val="en-US"/>
              </w:rPr>
            </w:pPr>
          </w:p>
        </w:tc>
        <w:tc>
          <w:tcPr>
            <w:tcW w:w="1018" w:type="dxa"/>
          </w:tcPr>
          <w:p w:rsidRPr="00E40265" w:rsidR="000B0BD7" w:rsidP="00E40265" w:rsidRDefault="000B0BD7" w14:paraId="718D0B09" w14:textId="77777777">
            <w:pPr>
              <w:pStyle w:val="KeinLeerraum"/>
              <w:rPr>
                <w:noProof/>
                <w:sz w:val="18"/>
                <w:szCs w:val="18"/>
                <w:lang w:val="en-US"/>
              </w:rPr>
            </w:pPr>
          </w:p>
        </w:tc>
        <w:tc>
          <w:tcPr>
            <w:tcW w:w="146" w:type="dxa"/>
            <w:vAlign w:val="center"/>
            <w:hideMark/>
          </w:tcPr>
          <w:p w:rsidRPr="00E40265" w:rsidR="000B0BD7" w:rsidP="00E40265" w:rsidRDefault="000B0BD7" w14:paraId="23B5B22E" w14:textId="220694F4">
            <w:pPr>
              <w:pStyle w:val="KeinLeerraum"/>
              <w:rPr>
                <w:noProof/>
                <w:sz w:val="18"/>
                <w:szCs w:val="18"/>
                <w:lang w:val="en-US"/>
              </w:rPr>
            </w:pPr>
          </w:p>
        </w:tc>
        <w:tc>
          <w:tcPr>
            <w:tcW w:w="146" w:type="dxa"/>
            <w:vAlign w:val="center"/>
            <w:hideMark/>
          </w:tcPr>
          <w:p w:rsidRPr="00E40265" w:rsidR="000B0BD7" w:rsidP="00E40265" w:rsidRDefault="000B0BD7" w14:paraId="0C8149E8" w14:textId="77777777">
            <w:pPr>
              <w:pStyle w:val="KeinLeerraum"/>
              <w:rPr>
                <w:noProof/>
                <w:sz w:val="18"/>
                <w:szCs w:val="18"/>
                <w:lang w:val="en-US"/>
              </w:rPr>
            </w:pPr>
          </w:p>
        </w:tc>
      </w:tr>
      <w:tr w:rsidRPr="008277EA" w:rsidR="000B0BD7" w:rsidTr="00413D66" w14:paraId="3F45FE6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5538F4D" w14:textId="77777777">
            <w:pPr>
              <w:pStyle w:val="KeinLeerraum"/>
              <w:rPr>
                <w:noProof/>
                <w:sz w:val="18"/>
                <w:szCs w:val="18"/>
                <w:lang w:val="de-CH"/>
              </w:rPr>
            </w:pPr>
            <w:r w:rsidRPr="00E40265">
              <w:rPr>
                <w:noProof/>
                <w:sz w:val="18"/>
                <w:szCs w:val="18"/>
                <w:lang w:val="de-CH"/>
              </w:rPr>
              <w:t>safe_sewage_disposal</w:t>
            </w:r>
          </w:p>
        </w:tc>
        <w:tc>
          <w:tcPr>
            <w:tcW w:w="5062" w:type="dxa"/>
            <w:tcBorders>
              <w:top w:val="nil"/>
              <w:left w:val="nil"/>
              <w:bottom w:val="nil"/>
              <w:right w:val="nil"/>
            </w:tcBorders>
            <w:noWrap/>
            <w:vAlign w:val="bottom"/>
            <w:hideMark/>
          </w:tcPr>
          <w:p w:rsidRPr="00E40265" w:rsidR="000B0BD7" w:rsidP="00E40265" w:rsidRDefault="000B0BD7" w14:paraId="31AD4B6C" w14:textId="77777777">
            <w:pPr>
              <w:pStyle w:val="KeinLeerraum"/>
              <w:rPr>
                <w:noProof/>
                <w:sz w:val="18"/>
                <w:szCs w:val="18"/>
                <w:lang w:val="en-US"/>
              </w:rPr>
            </w:pPr>
            <w:r w:rsidRPr="00E40265">
              <w:rPr>
                <w:noProof/>
                <w:sz w:val="18"/>
                <w:szCs w:val="18"/>
                <w:lang w:val="en-US"/>
              </w:rPr>
              <w:t>binary, 1 if household has safe sewage disposal</w:t>
            </w:r>
          </w:p>
        </w:tc>
        <w:tc>
          <w:tcPr>
            <w:tcW w:w="2551" w:type="dxa"/>
            <w:tcBorders>
              <w:top w:val="nil"/>
              <w:left w:val="nil"/>
              <w:bottom w:val="nil"/>
              <w:right w:val="nil"/>
            </w:tcBorders>
            <w:noWrap/>
            <w:vAlign w:val="bottom"/>
          </w:tcPr>
          <w:p w:rsidRPr="00E40265" w:rsidR="000B0BD7" w:rsidP="00E40265" w:rsidRDefault="000B0BD7" w14:paraId="60334EE4" w14:textId="77777777">
            <w:pPr>
              <w:pStyle w:val="KeinLeerraum"/>
              <w:rPr>
                <w:noProof/>
                <w:sz w:val="18"/>
                <w:szCs w:val="18"/>
                <w:lang w:val="en-US"/>
              </w:rPr>
            </w:pPr>
            <w:r>
              <w:rPr>
                <w:noProof/>
                <w:sz w:val="18"/>
                <w:szCs w:val="18"/>
                <w:lang w:val="en-US"/>
              </w:rPr>
              <w:t>2</w:t>
            </w:r>
          </w:p>
        </w:tc>
        <w:tc>
          <w:tcPr>
            <w:tcW w:w="802" w:type="dxa"/>
          </w:tcPr>
          <w:p w:rsidRPr="00E40265" w:rsidR="000B0BD7" w:rsidP="00E40265" w:rsidRDefault="000B0BD7" w14:paraId="7F7A0E86" w14:textId="77777777">
            <w:pPr>
              <w:pStyle w:val="KeinLeerraum"/>
              <w:rPr>
                <w:noProof/>
                <w:sz w:val="18"/>
                <w:szCs w:val="18"/>
                <w:lang w:val="en-US"/>
              </w:rPr>
            </w:pPr>
          </w:p>
        </w:tc>
        <w:tc>
          <w:tcPr>
            <w:tcW w:w="1018" w:type="dxa"/>
          </w:tcPr>
          <w:p w:rsidRPr="00E40265" w:rsidR="000B0BD7" w:rsidP="00E40265" w:rsidRDefault="000B0BD7" w14:paraId="0DAA343E" w14:textId="77777777">
            <w:pPr>
              <w:pStyle w:val="KeinLeerraum"/>
              <w:rPr>
                <w:noProof/>
                <w:sz w:val="18"/>
                <w:szCs w:val="18"/>
                <w:lang w:val="en-US"/>
              </w:rPr>
            </w:pPr>
          </w:p>
        </w:tc>
        <w:tc>
          <w:tcPr>
            <w:tcW w:w="146" w:type="dxa"/>
            <w:vAlign w:val="center"/>
            <w:hideMark/>
          </w:tcPr>
          <w:p w:rsidRPr="00E40265" w:rsidR="000B0BD7" w:rsidP="00E40265" w:rsidRDefault="000B0BD7" w14:paraId="2B6666CF" w14:textId="4AED5387">
            <w:pPr>
              <w:pStyle w:val="KeinLeerraum"/>
              <w:rPr>
                <w:noProof/>
                <w:sz w:val="18"/>
                <w:szCs w:val="18"/>
                <w:lang w:val="en-US"/>
              </w:rPr>
            </w:pPr>
          </w:p>
        </w:tc>
        <w:tc>
          <w:tcPr>
            <w:tcW w:w="146" w:type="dxa"/>
            <w:vAlign w:val="center"/>
            <w:hideMark/>
          </w:tcPr>
          <w:p w:rsidRPr="00E40265" w:rsidR="000B0BD7" w:rsidP="00E40265" w:rsidRDefault="000B0BD7" w14:paraId="1282CED8" w14:textId="77777777">
            <w:pPr>
              <w:pStyle w:val="KeinLeerraum"/>
              <w:rPr>
                <w:noProof/>
                <w:sz w:val="18"/>
                <w:szCs w:val="18"/>
                <w:lang w:val="en-US"/>
              </w:rPr>
            </w:pPr>
          </w:p>
        </w:tc>
      </w:tr>
      <w:tr w:rsidRPr="008277EA" w:rsidR="000B0BD7" w:rsidTr="00413D66" w14:paraId="3E72CD6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B3E59C9" w14:textId="77777777">
            <w:pPr>
              <w:pStyle w:val="KeinLeerraum"/>
              <w:rPr>
                <w:noProof/>
                <w:sz w:val="18"/>
                <w:szCs w:val="18"/>
                <w:lang w:val="de-CH"/>
              </w:rPr>
            </w:pPr>
            <w:r w:rsidRPr="00E40265">
              <w:rPr>
                <w:noProof/>
                <w:sz w:val="18"/>
                <w:szCs w:val="18"/>
                <w:lang w:val="de-CH"/>
              </w:rPr>
              <w:t>safe_toilet_facility</w:t>
            </w:r>
          </w:p>
        </w:tc>
        <w:tc>
          <w:tcPr>
            <w:tcW w:w="5062" w:type="dxa"/>
            <w:tcBorders>
              <w:top w:val="nil"/>
              <w:left w:val="nil"/>
              <w:bottom w:val="nil"/>
              <w:right w:val="nil"/>
            </w:tcBorders>
            <w:noWrap/>
            <w:vAlign w:val="bottom"/>
            <w:hideMark/>
          </w:tcPr>
          <w:p w:rsidRPr="00E40265" w:rsidR="000B0BD7" w:rsidP="00E40265" w:rsidRDefault="000B0BD7" w14:paraId="22076B15" w14:textId="77777777">
            <w:pPr>
              <w:pStyle w:val="KeinLeerraum"/>
              <w:rPr>
                <w:noProof/>
                <w:sz w:val="18"/>
                <w:szCs w:val="18"/>
                <w:lang w:val="en-US"/>
              </w:rPr>
            </w:pPr>
            <w:r w:rsidRPr="00E40265">
              <w:rPr>
                <w:noProof/>
                <w:sz w:val="18"/>
                <w:szCs w:val="18"/>
                <w:lang w:val="en-US"/>
              </w:rPr>
              <w:t>binary, 1 if safe toilet facility</w:t>
            </w:r>
          </w:p>
        </w:tc>
        <w:tc>
          <w:tcPr>
            <w:tcW w:w="2551" w:type="dxa"/>
            <w:tcBorders>
              <w:top w:val="nil"/>
              <w:left w:val="nil"/>
              <w:bottom w:val="nil"/>
              <w:right w:val="nil"/>
            </w:tcBorders>
            <w:noWrap/>
            <w:vAlign w:val="bottom"/>
          </w:tcPr>
          <w:p w:rsidRPr="00E40265" w:rsidR="000B0BD7" w:rsidP="00E40265" w:rsidRDefault="000B0BD7" w14:paraId="11A3D03C"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022B2AE3" w14:textId="77777777">
            <w:pPr>
              <w:pStyle w:val="KeinLeerraum"/>
              <w:rPr>
                <w:noProof/>
                <w:sz w:val="18"/>
                <w:szCs w:val="18"/>
                <w:lang w:val="en-US"/>
              </w:rPr>
            </w:pPr>
          </w:p>
        </w:tc>
        <w:tc>
          <w:tcPr>
            <w:tcW w:w="1018" w:type="dxa"/>
          </w:tcPr>
          <w:p w:rsidRPr="00E40265" w:rsidR="000B0BD7" w:rsidP="00E40265" w:rsidRDefault="000B0BD7" w14:paraId="66433A78" w14:textId="77777777">
            <w:pPr>
              <w:pStyle w:val="KeinLeerraum"/>
              <w:rPr>
                <w:noProof/>
                <w:sz w:val="18"/>
                <w:szCs w:val="18"/>
                <w:lang w:val="en-US"/>
              </w:rPr>
            </w:pPr>
          </w:p>
        </w:tc>
        <w:tc>
          <w:tcPr>
            <w:tcW w:w="146" w:type="dxa"/>
            <w:vAlign w:val="center"/>
            <w:hideMark/>
          </w:tcPr>
          <w:p w:rsidRPr="00E40265" w:rsidR="000B0BD7" w:rsidP="00E40265" w:rsidRDefault="000B0BD7" w14:paraId="54784BD6" w14:textId="55A2EBF7">
            <w:pPr>
              <w:pStyle w:val="KeinLeerraum"/>
              <w:rPr>
                <w:noProof/>
                <w:sz w:val="18"/>
                <w:szCs w:val="18"/>
                <w:lang w:val="en-US"/>
              </w:rPr>
            </w:pPr>
          </w:p>
        </w:tc>
        <w:tc>
          <w:tcPr>
            <w:tcW w:w="146" w:type="dxa"/>
            <w:vAlign w:val="center"/>
            <w:hideMark/>
          </w:tcPr>
          <w:p w:rsidRPr="00E40265" w:rsidR="000B0BD7" w:rsidP="00E40265" w:rsidRDefault="000B0BD7" w14:paraId="260239DE" w14:textId="77777777">
            <w:pPr>
              <w:pStyle w:val="KeinLeerraum"/>
              <w:rPr>
                <w:noProof/>
                <w:sz w:val="18"/>
                <w:szCs w:val="18"/>
                <w:lang w:val="en-US"/>
              </w:rPr>
            </w:pPr>
          </w:p>
        </w:tc>
      </w:tr>
      <w:tr w:rsidRPr="008277EA" w:rsidR="000B0BD7" w:rsidTr="00413D66" w14:paraId="0985DCD6"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53F5E8E" w14:textId="77777777">
            <w:pPr>
              <w:pStyle w:val="KeinLeerraum"/>
              <w:rPr>
                <w:noProof/>
                <w:sz w:val="18"/>
                <w:szCs w:val="18"/>
                <w:lang w:val="de-CH"/>
              </w:rPr>
            </w:pPr>
            <w:r w:rsidRPr="00E40265">
              <w:rPr>
                <w:noProof/>
                <w:sz w:val="18"/>
                <w:szCs w:val="18"/>
                <w:lang w:val="de-CH"/>
              </w:rPr>
              <w:t>safe_trash_disposal</w:t>
            </w:r>
          </w:p>
        </w:tc>
        <w:tc>
          <w:tcPr>
            <w:tcW w:w="5062" w:type="dxa"/>
            <w:tcBorders>
              <w:top w:val="nil"/>
              <w:left w:val="nil"/>
              <w:bottom w:val="nil"/>
              <w:right w:val="nil"/>
            </w:tcBorders>
            <w:noWrap/>
            <w:vAlign w:val="bottom"/>
            <w:hideMark/>
          </w:tcPr>
          <w:p w:rsidRPr="00E40265" w:rsidR="000B0BD7" w:rsidP="00E40265" w:rsidRDefault="000B0BD7" w14:paraId="7B1B61DF" w14:textId="77777777">
            <w:pPr>
              <w:pStyle w:val="KeinLeerraum"/>
              <w:rPr>
                <w:noProof/>
                <w:sz w:val="18"/>
                <w:szCs w:val="18"/>
                <w:lang w:val="en-US"/>
              </w:rPr>
            </w:pPr>
            <w:r w:rsidRPr="00E40265">
              <w:rPr>
                <w:noProof/>
                <w:sz w:val="18"/>
                <w:szCs w:val="18"/>
                <w:lang w:val="en-US"/>
              </w:rPr>
              <w:t>binary, 1 if household has safe trash disposal</w:t>
            </w:r>
          </w:p>
        </w:tc>
        <w:tc>
          <w:tcPr>
            <w:tcW w:w="2551" w:type="dxa"/>
            <w:tcBorders>
              <w:top w:val="nil"/>
              <w:left w:val="nil"/>
              <w:bottom w:val="nil"/>
              <w:right w:val="nil"/>
            </w:tcBorders>
            <w:noWrap/>
            <w:vAlign w:val="bottom"/>
          </w:tcPr>
          <w:p w:rsidRPr="00E40265" w:rsidR="000B0BD7" w:rsidP="00E40265" w:rsidRDefault="000B0BD7" w14:paraId="6486A49E" w14:textId="77777777">
            <w:pPr>
              <w:pStyle w:val="KeinLeerraum"/>
              <w:rPr>
                <w:noProof/>
                <w:sz w:val="18"/>
                <w:szCs w:val="18"/>
                <w:lang w:val="en-US"/>
              </w:rPr>
            </w:pPr>
            <w:r>
              <w:rPr>
                <w:noProof/>
                <w:sz w:val="18"/>
                <w:szCs w:val="18"/>
                <w:lang w:val="en-US"/>
              </w:rPr>
              <w:t>3</w:t>
            </w:r>
          </w:p>
        </w:tc>
        <w:tc>
          <w:tcPr>
            <w:tcW w:w="802" w:type="dxa"/>
          </w:tcPr>
          <w:p w:rsidRPr="00E40265" w:rsidR="000B0BD7" w:rsidP="00E40265" w:rsidRDefault="000B0BD7" w14:paraId="52B4FEAA" w14:textId="77777777">
            <w:pPr>
              <w:pStyle w:val="KeinLeerraum"/>
              <w:rPr>
                <w:noProof/>
                <w:sz w:val="18"/>
                <w:szCs w:val="18"/>
                <w:lang w:val="en-US"/>
              </w:rPr>
            </w:pPr>
          </w:p>
        </w:tc>
        <w:tc>
          <w:tcPr>
            <w:tcW w:w="1018" w:type="dxa"/>
          </w:tcPr>
          <w:p w:rsidRPr="00E40265" w:rsidR="000B0BD7" w:rsidP="00E40265" w:rsidRDefault="000B0BD7" w14:paraId="3F915092" w14:textId="77777777">
            <w:pPr>
              <w:pStyle w:val="KeinLeerraum"/>
              <w:rPr>
                <w:noProof/>
                <w:sz w:val="18"/>
                <w:szCs w:val="18"/>
                <w:lang w:val="en-US"/>
              </w:rPr>
            </w:pPr>
          </w:p>
        </w:tc>
        <w:tc>
          <w:tcPr>
            <w:tcW w:w="146" w:type="dxa"/>
            <w:vAlign w:val="center"/>
            <w:hideMark/>
          </w:tcPr>
          <w:p w:rsidRPr="00E40265" w:rsidR="000B0BD7" w:rsidP="00E40265" w:rsidRDefault="000B0BD7" w14:paraId="1C661DF0" w14:textId="3C270255">
            <w:pPr>
              <w:pStyle w:val="KeinLeerraum"/>
              <w:rPr>
                <w:noProof/>
                <w:sz w:val="18"/>
                <w:szCs w:val="18"/>
                <w:lang w:val="en-US"/>
              </w:rPr>
            </w:pPr>
          </w:p>
        </w:tc>
        <w:tc>
          <w:tcPr>
            <w:tcW w:w="146" w:type="dxa"/>
            <w:vAlign w:val="center"/>
            <w:hideMark/>
          </w:tcPr>
          <w:p w:rsidRPr="00E40265" w:rsidR="000B0BD7" w:rsidP="00E40265" w:rsidRDefault="000B0BD7" w14:paraId="1497402E" w14:textId="77777777">
            <w:pPr>
              <w:pStyle w:val="KeinLeerraum"/>
              <w:rPr>
                <w:noProof/>
                <w:sz w:val="18"/>
                <w:szCs w:val="18"/>
                <w:lang w:val="en-US"/>
              </w:rPr>
            </w:pPr>
          </w:p>
        </w:tc>
      </w:tr>
      <w:tr w:rsidRPr="00992057" w:rsidR="000B0BD7" w:rsidTr="00413D66" w14:paraId="3CCEFECA" w14:textId="77777777">
        <w:trPr>
          <w:trHeight w:val="290"/>
        </w:trPr>
        <w:tc>
          <w:tcPr>
            <w:tcW w:w="2750" w:type="dxa"/>
            <w:tcBorders>
              <w:top w:val="nil"/>
              <w:left w:val="nil"/>
              <w:bottom w:val="nil"/>
              <w:right w:val="nil"/>
            </w:tcBorders>
            <w:noWrap/>
            <w:vAlign w:val="bottom"/>
            <w:hideMark/>
          </w:tcPr>
          <w:p w:rsidRPr="00992057" w:rsidR="000B0BD7" w:rsidP="00E40265" w:rsidRDefault="000B0BD7" w14:paraId="6F75B317" w14:textId="77777777">
            <w:pPr>
              <w:pStyle w:val="KeinLeerraum"/>
              <w:rPr>
                <w:noProof/>
                <w:sz w:val="18"/>
                <w:szCs w:val="18"/>
                <w:lang w:val="de-CH"/>
              </w:rPr>
            </w:pPr>
            <w:r w:rsidRPr="00992057">
              <w:rPr>
                <w:noProof/>
                <w:sz w:val="18"/>
                <w:szCs w:val="18"/>
                <w:lang w:val="de-CH"/>
              </w:rPr>
              <w:t>share_toilet</w:t>
            </w:r>
          </w:p>
        </w:tc>
        <w:tc>
          <w:tcPr>
            <w:tcW w:w="5062" w:type="dxa"/>
            <w:tcBorders>
              <w:top w:val="nil"/>
              <w:left w:val="nil"/>
              <w:bottom w:val="nil"/>
              <w:right w:val="nil"/>
            </w:tcBorders>
            <w:noWrap/>
            <w:vAlign w:val="bottom"/>
            <w:hideMark/>
          </w:tcPr>
          <w:p w:rsidRPr="00992057" w:rsidR="000B0BD7" w:rsidP="00E40265" w:rsidRDefault="000B0BD7" w14:paraId="11645FC9" w14:textId="77777777">
            <w:pPr>
              <w:pStyle w:val="KeinLeerraum"/>
              <w:rPr>
                <w:noProof/>
                <w:sz w:val="18"/>
                <w:szCs w:val="18"/>
                <w:lang w:val="en-US"/>
              </w:rPr>
            </w:pPr>
            <w:r w:rsidRPr="00992057">
              <w:rPr>
                <w:noProof/>
                <w:sz w:val="18"/>
                <w:szCs w:val="18"/>
                <w:lang w:val="en-US"/>
              </w:rPr>
              <w:t>binary, 1 if household shares toilet with other households</w:t>
            </w:r>
          </w:p>
        </w:tc>
        <w:tc>
          <w:tcPr>
            <w:tcW w:w="2551" w:type="dxa"/>
            <w:tcBorders>
              <w:top w:val="nil"/>
              <w:left w:val="nil"/>
              <w:bottom w:val="nil"/>
              <w:right w:val="nil"/>
            </w:tcBorders>
            <w:noWrap/>
            <w:vAlign w:val="bottom"/>
          </w:tcPr>
          <w:p w:rsidRPr="00992057" w:rsidR="000B0BD7" w:rsidP="00E40265" w:rsidRDefault="000B0BD7" w14:paraId="52BB612F" w14:textId="77777777">
            <w:pPr>
              <w:pStyle w:val="KeinLeerraum"/>
              <w:rPr>
                <w:noProof/>
                <w:sz w:val="18"/>
                <w:szCs w:val="18"/>
                <w:lang w:val="en-US"/>
              </w:rPr>
            </w:pPr>
            <w:r>
              <w:rPr>
                <w:noProof/>
                <w:sz w:val="18"/>
                <w:szCs w:val="18"/>
                <w:lang w:val="en-US"/>
              </w:rPr>
              <w:t>8</w:t>
            </w:r>
          </w:p>
        </w:tc>
        <w:tc>
          <w:tcPr>
            <w:tcW w:w="802" w:type="dxa"/>
          </w:tcPr>
          <w:p w:rsidRPr="00992057" w:rsidR="000B0BD7" w:rsidP="00E40265" w:rsidRDefault="000B0BD7" w14:paraId="39D55653" w14:textId="77777777">
            <w:pPr>
              <w:pStyle w:val="KeinLeerraum"/>
              <w:rPr>
                <w:noProof/>
                <w:sz w:val="18"/>
                <w:szCs w:val="18"/>
                <w:lang w:val="en-US"/>
              </w:rPr>
            </w:pPr>
          </w:p>
        </w:tc>
        <w:tc>
          <w:tcPr>
            <w:tcW w:w="1018" w:type="dxa"/>
          </w:tcPr>
          <w:p w:rsidRPr="00992057" w:rsidR="000B0BD7" w:rsidP="00E40265" w:rsidRDefault="000B0BD7" w14:paraId="7C3FF18F" w14:textId="77777777">
            <w:pPr>
              <w:pStyle w:val="KeinLeerraum"/>
              <w:rPr>
                <w:noProof/>
                <w:sz w:val="18"/>
                <w:szCs w:val="18"/>
                <w:lang w:val="en-US"/>
              </w:rPr>
            </w:pPr>
          </w:p>
        </w:tc>
        <w:tc>
          <w:tcPr>
            <w:tcW w:w="146" w:type="dxa"/>
            <w:vAlign w:val="center"/>
            <w:hideMark/>
          </w:tcPr>
          <w:p w:rsidRPr="00992057" w:rsidR="000B0BD7" w:rsidP="00E40265" w:rsidRDefault="000B0BD7" w14:paraId="798C26A1" w14:textId="44CCB4C6">
            <w:pPr>
              <w:pStyle w:val="KeinLeerraum"/>
              <w:rPr>
                <w:noProof/>
                <w:sz w:val="18"/>
                <w:szCs w:val="18"/>
                <w:lang w:val="en-US"/>
              </w:rPr>
            </w:pPr>
          </w:p>
        </w:tc>
        <w:tc>
          <w:tcPr>
            <w:tcW w:w="146" w:type="dxa"/>
            <w:vAlign w:val="center"/>
            <w:hideMark/>
          </w:tcPr>
          <w:p w:rsidRPr="00992057" w:rsidR="000B0BD7" w:rsidP="00E40265" w:rsidRDefault="000B0BD7" w14:paraId="10B2F789" w14:textId="77777777">
            <w:pPr>
              <w:pStyle w:val="KeinLeerraum"/>
              <w:rPr>
                <w:noProof/>
                <w:sz w:val="18"/>
                <w:szCs w:val="18"/>
                <w:lang w:val="en-US"/>
              </w:rPr>
            </w:pPr>
          </w:p>
        </w:tc>
      </w:tr>
      <w:tr w:rsidRPr="008277EA" w:rsidR="000B0BD7" w:rsidTr="00413D66" w14:paraId="31DECCB1"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24FFA61" w14:textId="77777777">
            <w:pPr>
              <w:pStyle w:val="KeinLeerraum"/>
              <w:rPr>
                <w:noProof/>
                <w:sz w:val="18"/>
                <w:szCs w:val="18"/>
                <w:lang w:val="de-CH"/>
              </w:rPr>
            </w:pPr>
            <w:r w:rsidRPr="00E40265">
              <w:rPr>
                <w:noProof/>
                <w:sz w:val="18"/>
                <w:szCs w:val="18"/>
                <w:lang w:val="de-CH"/>
              </w:rPr>
              <w:t>smoke_inside</w:t>
            </w:r>
          </w:p>
        </w:tc>
        <w:tc>
          <w:tcPr>
            <w:tcW w:w="5062" w:type="dxa"/>
            <w:tcBorders>
              <w:top w:val="nil"/>
              <w:left w:val="nil"/>
              <w:bottom w:val="nil"/>
              <w:right w:val="nil"/>
            </w:tcBorders>
            <w:noWrap/>
            <w:vAlign w:val="bottom"/>
            <w:hideMark/>
          </w:tcPr>
          <w:p w:rsidRPr="00E40265" w:rsidR="000B0BD7" w:rsidP="00E40265" w:rsidRDefault="000B0BD7" w14:paraId="31453946" w14:textId="77777777">
            <w:pPr>
              <w:pStyle w:val="KeinLeerraum"/>
              <w:rPr>
                <w:noProof/>
                <w:sz w:val="18"/>
                <w:szCs w:val="18"/>
                <w:lang w:val="en-US"/>
              </w:rPr>
            </w:pPr>
            <w:r w:rsidRPr="00E40265">
              <w:rPr>
                <w:noProof/>
                <w:sz w:val="18"/>
                <w:szCs w:val="18"/>
                <w:lang w:val="en-US"/>
              </w:rPr>
              <w:t>binary, 1 if household members smoke inside the house</w:t>
            </w:r>
          </w:p>
        </w:tc>
        <w:tc>
          <w:tcPr>
            <w:tcW w:w="2551" w:type="dxa"/>
            <w:tcBorders>
              <w:top w:val="nil"/>
              <w:left w:val="nil"/>
              <w:bottom w:val="nil"/>
              <w:right w:val="nil"/>
            </w:tcBorders>
            <w:noWrap/>
            <w:vAlign w:val="bottom"/>
          </w:tcPr>
          <w:p w:rsidRPr="00E40265" w:rsidR="000B0BD7" w:rsidP="00E40265" w:rsidRDefault="000B0BD7" w14:paraId="47B30AB2" w14:textId="77777777">
            <w:pPr>
              <w:pStyle w:val="KeinLeerraum"/>
              <w:rPr>
                <w:noProof/>
                <w:sz w:val="18"/>
                <w:szCs w:val="18"/>
                <w:lang w:val="en-US"/>
              </w:rPr>
            </w:pPr>
            <w:r>
              <w:rPr>
                <w:noProof/>
                <w:sz w:val="18"/>
                <w:szCs w:val="18"/>
                <w:lang w:val="en-US"/>
              </w:rPr>
              <w:t>29</w:t>
            </w:r>
          </w:p>
        </w:tc>
        <w:tc>
          <w:tcPr>
            <w:tcW w:w="802" w:type="dxa"/>
          </w:tcPr>
          <w:p w:rsidRPr="00E40265" w:rsidR="000B0BD7" w:rsidP="00E40265" w:rsidRDefault="000B0BD7" w14:paraId="4587C058" w14:textId="77777777">
            <w:pPr>
              <w:pStyle w:val="KeinLeerraum"/>
              <w:rPr>
                <w:noProof/>
                <w:sz w:val="18"/>
                <w:szCs w:val="18"/>
                <w:lang w:val="en-US"/>
              </w:rPr>
            </w:pPr>
          </w:p>
        </w:tc>
        <w:tc>
          <w:tcPr>
            <w:tcW w:w="1018" w:type="dxa"/>
          </w:tcPr>
          <w:p w:rsidRPr="00E40265" w:rsidR="000B0BD7" w:rsidP="00E40265" w:rsidRDefault="000B0BD7" w14:paraId="232F8E55" w14:textId="77777777">
            <w:pPr>
              <w:pStyle w:val="KeinLeerraum"/>
              <w:rPr>
                <w:noProof/>
                <w:sz w:val="18"/>
                <w:szCs w:val="18"/>
                <w:lang w:val="en-US"/>
              </w:rPr>
            </w:pPr>
          </w:p>
        </w:tc>
        <w:tc>
          <w:tcPr>
            <w:tcW w:w="146" w:type="dxa"/>
            <w:vAlign w:val="center"/>
            <w:hideMark/>
          </w:tcPr>
          <w:p w:rsidRPr="00E40265" w:rsidR="000B0BD7" w:rsidP="00E40265" w:rsidRDefault="000B0BD7" w14:paraId="3AAE2774" w14:textId="3C22EECA">
            <w:pPr>
              <w:pStyle w:val="KeinLeerraum"/>
              <w:rPr>
                <w:noProof/>
                <w:sz w:val="18"/>
                <w:szCs w:val="18"/>
                <w:lang w:val="en-US"/>
              </w:rPr>
            </w:pPr>
          </w:p>
        </w:tc>
        <w:tc>
          <w:tcPr>
            <w:tcW w:w="146" w:type="dxa"/>
            <w:vAlign w:val="center"/>
            <w:hideMark/>
          </w:tcPr>
          <w:p w:rsidRPr="00E40265" w:rsidR="000B0BD7" w:rsidP="00E40265" w:rsidRDefault="000B0BD7" w14:paraId="462C7058" w14:textId="77777777">
            <w:pPr>
              <w:pStyle w:val="KeinLeerraum"/>
              <w:rPr>
                <w:noProof/>
                <w:sz w:val="18"/>
                <w:szCs w:val="18"/>
                <w:lang w:val="en-US"/>
              </w:rPr>
            </w:pPr>
          </w:p>
        </w:tc>
      </w:tr>
      <w:tr w:rsidRPr="008277EA" w:rsidR="000B0BD7" w:rsidTr="00413D66" w14:paraId="26838463"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4B5F6B48" w14:textId="77777777">
            <w:pPr>
              <w:pStyle w:val="KeinLeerraum"/>
              <w:rPr>
                <w:noProof/>
                <w:sz w:val="18"/>
                <w:szCs w:val="18"/>
                <w:lang w:val="de-CH"/>
              </w:rPr>
            </w:pPr>
            <w:r w:rsidRPr="00E40265">
              <w:rPr>
                <w:noProof/>
                <w:sz w:val="18"/>
                <w:szCs w:val="18"/>
                <w:lang w:val="de-CH"/>
              </w:rPr>
              <w:t>smokes</w:t>
            </w:r>
          </w:p>
        </w:tc>
        <w:tc>
          <w:tcPr>
            <w:tcW w:w="5062" w:type="dxa"/>
            <w:tcBorders>
              <w:top w:val="nil"/>
              <w:left w:val="nil"/>
              <w:bottom w:val="nil"/>
              <w:right w:val="nil"/>
            </w:tcBorders>
            <w:noWrap/>
            <w:vAlign w:val="bottom"/>
            <w:hideMark/>
          </w:tcPr>
          <w:p w:rsidRPr="00E40265" w:rsidR="000B0BD7" w:rsidP="00E40265" w:rsidRDefault="000B0BD7" w14:paraId="26A37FDA" w14:textId="77777777">
            <w:pPr>
              <w:pStyle w:val="KeinLeerraum"/>
              <w:rPr>
                <w:noProof/>
                <w:sz w:val="18"/>
                <w:szCs w:val="18"/>
                <w:lang w:val="en-US"/>
              </w:rPr>
            </w:pPr>
            <w:r w:rsidRPr="00E40265">
              <w:rPr>
                <w:noProof/>
                <w:sz w:val="18"/>
                <w:szCs w:val="18"/>
                <w:lang w:val="en-US"/>
              </w:rPr>
              <w:t>binary, 1 if women smokes any cigarette or tobacco</w:t>
            </w:r>
          </w:p>
        </w:tc>
        <w:tc>
          <w:tcPr>
            <w:tcW w:w="2551" w:type="dxa"/>
            <w:tcBorders>
              <w:top w:val="nil"/>
              <w:left w:val="nil"/>
              <w:bottom w:val="nil"/>
              <w:right w:val="nil"/>
            </w:tcBorders>
            <w:noWrap/>
            <w:vAlign w:val="bottom"/>
          </w:tcPr>
          <w:p w:rsidRPr="00E40265" w:rsidR="000B0BD7" w:rsidP="00E40265" w:rsidRDefault="000B0BD7" w14:paraId="696C87BD"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663582" w14:paraId="61E25525" w14:textId="2AFA32E4">
            <w:pPr>
              <w:pStyle w:val="KeinLeerraum"/>
              <w:rPr>
                <w:noProof/>
                <w:sz w:val="18"/>
                <w:szCs w:val="18"/>
                <w:lang w:val="en-US"/>
              </w:rPr>
            </w:pPr>
            <w:r>
              <w:rPr>
                <w:noProof/>
                <w:sz w:val="18"/>
                <w:szCs w:val="18"/>
                <w:lang w:val="en-US"/>
              </w:rPr>
              <w:t>X</w:t>
            </w:r>
          </w:p>
        </w:tc>
        <w:tc>
          <w:tcPr>
            <w:tcW w:w="1018" w:type="dxa"/>
          </w:tcPr>
          <w:p w:rsidRPr="00E40265" w:rsidR="000B0BD7" w:rsidP="00E40265" w:rsidRDefault="000B0BD7" w14:paraId="6894BDAF" w14:textId="77777777">
            <w:pPr>
              <w:pStyle w:val="KeinLeerraum"/>
              <w:rPr>
                <w:noProof/>
                <w:sz w:val="18"/>
                <w:szCs w:val="18"/>
                <w:lang w:val="en-US"/>
              </w:rPr>
            </w:pPr>
          </w:p>
        </w:tc>
        <w:tc>
          <w:tcPr>
            <w:tcW w:w="146" w:type="dxa"/>
            <w:vAlign w:val="center"/>
            <w:hideMark/>
          </w:tcPr>
          <w:p w:rsidRPr="00E40265" w:rsidR="000B0BD7" w:rsidP="00E40265" w:rsidRDefault="000B0BD7" w14:paraId="03A04AAF" w14:textId="72740946">
            <w:pPr>
              <w:pStyle w:val="KeinLeerraum"/>
              <w:rPr>
                <w:noProof/>
                <w:sz w:val="18"/>
                <w:szCs w:val="18"/>
                <w:lang w:val="en-US"/>
              </w:rPr>
            </w:pPr>
          </w:p>
        </w:tc>
        <w:tc>
          <w:tcPr>
            <w:tcW w:w="146" w:type="dxa"/>
            <w:vAlign w:val="center"/>
            <w:hideMark/>
          </w:tcPr>
          <w:p w:rsidRPr="00E40265" w:rsidR="000B0BD7" w:rsidP="00E40265" w:rsidRDefault="000B0BD7" w14:paraId="375DDA11" w14:textId="77777777">
            <w:pPr>
              <w:pStyle w:val="KeinLeerraum"/>
              <w:rPr>
                <w:noProof/>
                <w:sz w:val="18"/>
                <w:szCs w:val="18"/>
                <w:lang w:val="en-US"/>
              </w:rPr>
            </w:pPr>
          </w:p>
        </w:tc>
      </w:tr>
      <w:tr w:rsidRPr="008277EA" w:rsidR="000B0BD7" w:rsidTr="00413D66" w14:paraId="0D0783A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1E7A8503" w14:textId="77777777">
            <w:pPr>
              <w:pStyle w:val="KeinLeerraum"/>
              <w:rPr>
                <w:noProof/>
                <w:sz w:val="18"/>
                <w:szCs w:val="18"/>
                <w:lang w:val="de-CH"/>
              </w:rPr>
            </w:pPr>
            <w:r>
              <w:rPr>
                <w:noProof/>
                <w:sz w:val="18"/>
                <w:szCs w:val="18"/>
                <w:lang w:val="de-CH"/>
              </w:rPr>
              <w:t>s</w:t>
            </w:r>
            <w:r w:rsidRPr="00E40265">
              <w:rPr>
                <w:noProof/>
                <w:sz w:val="18"/>
                <w:szCs w:val="18"/>
                <w:lang w:val="de-CH"/>
              </w:rPr>
              <w:t>oap</w:t>
            </w:r>
          </w:p>
        </w:tc>
        <w:tc>
          <w:tcPr>
            <w:tcW w:w="5062" w:type="dxa"/>
            <w:tcBorders>
              <w:top w:val="nil"/>
              <w:left w:val="nil"/>
              <w:bottom w:val="nil"/>
              <w:right w:val="nil"/>
            </w:tcBorders>
            <w:noWrap/>
            <w:vAlign w:val="bottom"/>
            <w:hideMark/>
          </w:tcPr>
          <w:p w:rsidRPr="00E40265" w:rsidR="000B0BD7" w:rsidP="00E40265" w:rsidRDefault="000B0BD7" w14:paraId="5D4D7CA9" w14:textId="77777777">
            <w:pPr>
              <w:pStyle w:val="KeinLeerraum"/>
              <w:rPr>
                <w:noProof/>
                <w:sz w:val="18"/>
                <w:szCs w:val="18"/>
                <w:lang w:val="en-US"/>
              </w:rPr>
            </w:pPr>
            <w:r w:rsidRPr="00E40265">
              <w:rPr>
                <w:noProof/>
                <w:sz w:val="18"/>
                <w:szCs w:val="18"/>
                <w:lang w:val="en-US"/>
              </w:rPr>
              <w:t>binary, 1 if soap present at place for hand washing</w:t>
            </w:r>
          </w:p>
        </w:tc>
        <w:tc>
          <w:tcPr>
            <w:tcW w:w="2551" w:type="dxa"/>
            <w:tcBorders>
              <w:top w:val="nil"/>
              <w:left w:val="nil"/>
              <w:bottom w:val="nil"/>
              <w:right w:val="nil"/>
            </w:tcBorders>
            <w:noWrap/>
            <w:vAlign w:val="bottom"/>
          </w:tcPr>
          <w:p w:rsidRPr="00E40265" w:rsidR="000B0BD7" w:rsidP="00E40265" w:rsidRDefault="000B0BD7" w14:paraId="00B43E8F" w14:textId="77777777">
            <w:pPr>
              <w:pStyle w:val="KeinLeerraum"/>
              <w:rPr>
                <w:noProof/>
                <w:sz w:val="18"/>
                <w:szCs w:val="18"/>
                <w:lang w:val="en-US"/>
              </w:rPr>
            </w:pPr>
            <w:r>
              <w:rPr>
                <w:noProof/>
                <w:sz w:val="18"/>
                <w:szCs w:val="18"/>
                <w:lang w:val="en-US"/>
              </w:rPr>
              <w:t>5</w:t>
            </w:r>
          </w:p>
        </w:tc>
        <w:tc>
          <w:tcPr>
            <w:tcW w:w="802" w:type="dxa"/>
          </w:tcPr>
          <w:p w:rsidRPr="00E40265" w:rsidR="000B0BD7" w:rsidP="00E40265" w:rsidRDefault="000B0BD7" w14:paraId="0C8A2F31" w14:textId="77777777">
            <w:pPr>
              <w:pStyle w:val="KeinLeerraum"/>
              <w:rPr>
                <w:noProof/>
                <w:sz w:val="18"/>
                <w:szCs w:val="18"/>
                <w:lang w:val="en-US"/>
              </w:rPr>
            </w:pPr>
          </w:p>
        </w:tc>
        <w:tc>
          <w:tcPr>
            <w:tcW w:w="1018" w:type="dxa"/>
          </w:tcPr>
          <w:p w:rsidRPr="00E40265" w:rsidR="000B0BD7" w:rsidP="00E40265" w:rsidRDefault="000B0BD7" w14:paraId="390C8B28" w14:textId="77777777">
            <w:pPr>
              <w:pStyle w:val="KeinLeerraum"/>
              <w:rPr>
                <w:noProof/>
                <w:sz w:val="18"/>
                <w:szCs w:val="18"/>
                <w:lang w:val="en-US"/>
              </w:rPr>
            </w:pPr>
          </w:p>
        </w:tc>
        <w:tc>
          <w:tcPr>
            <w:tcW w:w="146" w:type="dxa"/>
            <w:vAlign w:val="center"/>
            <w:hideMark/>
          </w:tcPr>
          <w:p w:rsidRPr="00E40265" w:rsidR="000B0BD7" w:rsidP="00E40265" w:rsidRDefault="000B0BD7" w14:paraId="1DD09B4A" w14:textId="2D3DDB23">
            <w:pPr>
              <w:pStyle w:val="KeinLeerraum"/>
              <w:rPr>
                <w:noProof/>
                <w:sz w:val="18"/>
                <w:szCs w:val="18"/>
                <w:lang w:val="en-US"/>
              </w:rPr>
            </w:pPr>
          </w:p>
        </w:tc>
        <w:tc>
          <w:tcPr>
            <w:tcW w:w="146" w:type="dxa"/>
            <w:vAlign w:val="center"/>
            <w:hideMark/>
          </w:tcPr>
          <w:p w:rsidRPr="00E40265" w:rsidR="000B0BD7" w:rsidP="00E40265" w:rsidRDefault="000B0BD7" w14:paraId="66E22738" w14:textId="77777777">
            <w:pPr>
              <w:pStyle w:val="KeinLeerraum"/>
              <w:rPr>
                <w:noProof/>
                <w:sz w:val="18"/>
                <w:szCs w:val="18"/>
                <w:lang w:val="en-US"/>
              </w:rPr>
            </w:pPr>
          </w:p>
        </w:tc>
      </w:tr>
      <w:tr w:rsidRPr="008277EA" w:rsidR="000B0BD7" w:rsidTr="00413D66" w14:paraId="2D144618"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4532410" w14:textId="77777777">
            <w:pPr>
              <w:pStyle w:val="KeinLeerraum"/>
              <w:rPr>
                <w:noProof/>
                <w:sz w:val="18"/>
                <w:szCs w:val="18"/>
                <w:lang w:val="de-CH"/>
              </w:rPr>
            </w:pPr>
            <w:r w:rsidRPr="00E40265">
              <w:rPr>
                <w:noProof/>
                <w:sz w:val="18"/>
                <w:szCs w:val="18"/>
                <w:lang w:val="de-CH"/>
              </w:rPr>
              <w:t>sondaughterdied</w:t>
            </w:r>
          </w:p>
        </w:tc>
        <w:tc>
          <w:tcPr>
            <w:tcW w:w="5062" w:type="dxa"/>
            <w:tcBorders>
              <w:top w:val="nil"/>
              <w:left w:val="nil"/>
              <w:bottom w:val="nil"/>
              <w:right w:val="nil"/>
            </w:tcBorders>
            <w:noWrap/>
            <w:vAlign w:val="bottom"/>
            <w:hideMark/>
          </w:tcPr>
          <w:p w:rsidRPr="00E40265" w:rsidR="000B0BD7" w:rsidP="00E40265" w:rsidRDefault="000B0BD7" w14:paraId="349B7E10" w14:textId="77777777">
            <w:pPr>
              <w:pStyle w:val="KeinLeerraum"/>
              <w:rPr>
                <w:noProof/>
                <w:sz w:val="18"/>
                <w:szCs w:val="18"/>
                <w:lang w:val="en-US"/>
              </w:rPr>
            </w:pPr>
            <w:r w:rsidRPr="00E40265">
              <w:rPr>
                <w:noProof/>
                <w:sz w:val="18"/>
                <w:szCs w:val="18"/>
                <w:lang w:val="en-US"/>
              </w:rPr>
              <w:t>binary, 1 if women has either son or daughter who have died</w:t>
            </w:r>
          </w:p>
        </w:tc>
        <w:tc>
          <w:tcPr>
            <w:tcW w:w="2551" w:type="dxa"/>
            <w:tcBorders>
              <w:top w:val="nil"/>
              <w:left w:val="nil"/>
              <w:bottom w:val="nil"/>
              <w:right w:val="nil"/>
            </w:tcBorders>
            <w:noWrap/>
            <w:vAlign w:val="bottom"/>
          </w:tcPr>
          <w:p w:rsidRPr="00E40265" w:rsidR="000B0BD7" w:rsidP="00E40265" w:rsidRDefault="000B0BD7" w14:paraId="4C3FF637"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86464C6" w14:textId="77777777">
            <w:pPr>
              <w:pStyle w:val="KeinLeerraum"/>
              <w:rPr>
                <w:noProof/>
                <w:sz w:val="18"/>
                <w:szCs w:val="18"/>
                <w:lang w:val="en-US"/>
              </w:rPr>
            </w:pPr>
          </w:p>
        </w:tc>
        <w:tc>
          <w:tcPr>
            <w:tcW w:w="1018" w:type="dxa"/>
          </w:tcPr>
          <w:p w:rsidRPr="00E40265" w:rsidR="000B0BD7" w:rsidP="00E40265" w:rsidRDefault="000B0BD7" w14:paraId="7F2B2CCD" w14:textId="77777777">
            <w:pPr>
              <w:pStyle w:val="KeinLeerraum"/>
              <w:rPr>
                <w:noProof/>
                <w:sz w:val="18"/>
                <w:szCs w:val="18"/>
                <w:lang w:val="en-US"/>
              </w:rPr>
            </w:pPr>
          </w:p>
        </w:tc>
        <w:tc>
          <w:tcPr>
            <w:tcW w:w="146" w:type="dxa"/>
            <w:vAlign w:val="center"/>
            <w:hideMark/>
          </w:tcPr>
          <w:p w:rsidRPr="00E40265" w:rsidR="000B0BD7" w:rsidP="00E40265" w:rsidRDefault="000B0BD7" w14:paraId="4CD583FB" w14:textId="31435546">
            <w:pPr>
              <w:pStyle w:val="KeinLeerraum"/>
              <w:rPr>
                <w:noProof/>
                <w:sz w:val="18"/>
                <w:szCs w:val="18"/>
                <w:lang w:val="en-US"/>
              </w:rPr>
            </w:pPr>
          </w:p>
        </w:tc>
        <w:tc>
          <w:tcPr>
            <w:tcW w:w="146" w:type="dxa"/>
            <w:vAlign w:val="center"/>
            <w:hideMark/>
          </w:tcPr>
          <w:p w:rsidRPr="00E40265" w:rsidR="000B0BD7" w:rsidP="00E40265" w:rsidRDefault="000B0BD7" w14:paraId="36351285" w14:textId="77777777">
            <w:pPr>
              <w:pStyle w:val="KeinLeerraum"/>
              <w:rPr>
                <w:noProof/>
                <w:sz w:val="18"/>
                <w:szCs w:val="18"/>
                <w:lang w:val="en-US"/>
              </w:rPr>
            </w:pPr>
          </w:p>
        </w:tc>
      </w:tr>
      <w:tr w:rsidR="71E29E83" w:rsidTr="00413D66" w14:paraId="1821595C" w14:textId="77777777">
        <w:trPr>
          <w:trHeight w:val="290"/>
          <w:ins w:author="Scherrer  Beat" w:date="2026-01-09T09:47:00Z" w:id="32"/>
        </w:trPr>
        <w:tc>
          <w:tcPr>
            <w:tcW w:w="2750" w:type="dxa"/>
            <w:tcBorders>
              <w:top w:val="nil"/>
              <w:left w:val="nil"/>
              <w:bottom w:val="nil"/>
              <w:right w:val="nil"/>
            </w:tcBorders>
            <w:noWrap/>
            <w:vAlign w:val="bottom"/>
            <w:hideMark/>
          </w:tcPr>
          <w:p w:rsidR="69D70D6A" w:rsidRDefault="69D70D6A" w14:paraId="65A1A155" w14:textId="36A18F21">
            <w:pPr>
              <w:pStyle w:val="KeinLeerraum"/>
              <w:rPr>
                <w:noProof/>
                <w:sz w:val="18"/>
                <w:szCs w:val="18"/>
                <w:lang w:val="de-CH"/>
              </w:rPr>
              <w:pPrChange w:author="Scherrer  Beat" w:date="2026-01-09T09:47:00Z" w:id="33">
                <w:pPr/>
              </w:pPrChange>
            </w:pPr>
            <w:ins w:author="Scherrer  Beat" w:date="2026-01-09T09:47:00Z" w:id="34">
              <w:r w:rsidRPr="71E29E83">
                <w:rPr>
                  <w:noProof/>
                  <w:sz w:val="18"/>
                  <w:szCs w:val="18"/>
                  <w:lang w:val="de-CH"/>
                </w:rPr>
                <w:t>sondau</w:t>
              </w:r>
            </w:ins>
            <w:ins w:author="Scherrer  Beat" w:date="2026-01-09T09:48:00Z" w:id="35">
              <w:r w:rsidRPr="71E29E83">
                <w:rPr>
                  <w:noProof/>
                  <w:sz w:val="18"/>
                  <w:szCs w:val="18"/>
                  <w:lang w:val="de-CH"/>
                </w:rPr>
                <w:t>ghterhome</w:t>
              </w:r>
            </w:ins>
          </w:p>
        </w:tc>
        <w:tc>
          <w:tcPr>
            <w:tcW w:w="5062" w:type="dxa"/>
            <w:tcBorders>
              <w:top w:val="nil"/>
              <w:left w:val="nil"/>
              <w:bottom w:val="nil"/>
              <w:right w:val="nil"/>
            </w:tcBorders>
            <w:noWrap/>
            <w:vAlign w:val="bottom"/>
            <w:hideMark/>
          </w:tcPr>
          <w:p w:rsidR="69D70D6A" w:rsidRDefault="69D70D6A" w14:paraId="55E62A61" w14:textId="1661EA8C">
            <w:pPr>
              <w:pStyle w:val="KeinLeerraum"/>
              <w:rPr>
                <w:noProof/>
                <w:sz w:val="18"/>
                <w:szCs w:val="18"/>
                <w:lang w:val="en-US"/>
              </w:rPr>
              <w:pPrChange w:author="Scherrer  Beat" w:date="2026-01-09T09:47:00Z" w:id="36">
                <w:pPr/>
              </w:pPrChange>
            </w:pPr>
            <w:ins w:author="Scherrer  Beat" w:date="2026-01-09T09:48:00Z" w:id="37">
              <w:r w:rsidRPr="71E29E83">
                <w:rPr>
                  <w:noProof/>
                  <w:sz w:val="18"/>
                  <w:szCs w:val="18"/>
                  <w:lang w:val="en-US"/>
                </w:rPr>
                <w:t xml:space="preserve">binary, 1 if </w:t>
              </w:r>
            </w:ins>
            <w:ins w:author="Scherrer  Beat" w:date="2026-01-09T09:49:00Z" w:id="38">
              <w:r w:rsidRPr="71E29E83">
                <w:rPr>
                  <w:noProof/>
                  <w:sz w:val="18"/>
                  <w:szCs w:val="18"/>
                  <w:lang w:val="en-US"/>
                </w:rPr>
                <w:t>either son or dau</w:t>
              </w:r>
              <w:r w:rsidRPr="71E29E83" w:rsidR="7E6E06A6">
                <w:rPr>
                  <w:noProof/>
                  <w:sz w:val="18"/>
                  <w:szCs w:val="18"/>
                  <w:lang w:val="en-US"/>
                </w:rPr>
                <w:t xml:space="preserve">ghter </w:t>
              </w:r>
            </w:ins>
            <w:ins w:author="Scherrer  Beat" w:date="2026-01-09T09:50:00Z" w:id="39">
              <w:r w:rsidRPr="71E29E83" w:rsidR="7E6E06A6">
                <w:rPr>
                  <w:noProof/>
                  <w:sz w:val="18"/>
                  <w:szCs w:val="18"/>
                  <w:lang w:val="en-US"/>
                </w:rPr>
                <w:t>is</w:t>
              </w:r>
            </w:ins>
            <w:ins w:author="Scherrer  Beat" w:date="2026-01-09T09:49:00Z" w:id="40">
              <w:r w:rsidRPr="71E29E83" w:rsidR="7E6E06A6">
                <w:rPr>
                  <w:noProof/>
                  <w:sz w:val="18"/>
                  <w:szCs w:val="18"/>
                  <w:lang w:val="en-US"/>
                </w:rPr>
                <w:t xml:space="preserve"> still living in household</w:t>
              </w:r>
            </w:ins>
          </w:p>
        </w:tc>
        <w:tc>
          <w:tcPr>
            <w:tcW w:w="2551" w:type="dxa"/>
            <w:tcBorders>
              <w:top w:val="nil"/>
              <w:left w:val="nil"/>
              <w:bottom w:val="nil"/>
              <w:right w:val="nil"/>
            </w:tcBorders>
            <w:noWrap/>
            <w:vAlign w:val="bottom"/>
          </w:tcPr>
          <w:p w:rsidR="7E6E06A6" w:rsidRDefault="7E6E06A6" w14:paraId="423EC57E" w14:textId="1BE072E4">
            <w:pPr>
              <w:pStyle w:val="KeinLeerraum"/>
              <w:rPr>
                <w:noProof/>
                <w:sz w:val="18"/>
                <w:szCs w:val="18"/>
                <w:lang w:val="en-US"/>
              </w:rPr>
              <w:pPrChange w:author="Scherrer  Beat" w:date="2026-01-09T09:47:00Z" w:id="41">
                <w:pPr/>
              </w:pPrChange>
            </w:pPr>
            <w:ins w:author="Scherrer  Beat" w:date="2026-01-09T09:50:00Z" w:id="42">
              <w:r w:rsidRPr="71E29E83">
                <w:rPr>
                  <w:noProof/>
                  <w:sz w:val="18"/>
                  <w:szCs w:val="18"/>
                  <w:lang w:val="en-US"/>
                </w:rPr>
                <w:t>32</w:t>
              </w:r>
            </w:ins>
          </w:p>
        </w:tc>
        <w:tc>
          <w:tcPr>
            <w:tcW w:w="802" w:type="dxa"/>
          </w:tcPr>
          <w:p w:rsidR="71E29E83" w:rsidRDefault="71E29E83" w14:paraId="4492692B" w14:textId="5E5317A3">
            <w:pPr>
              <w:pStyle w:val="KeinLeerraum"/>
              <w:rPr>
                <w:noProof/>
                <w:sz w:val="18"/>
                <w:szCs w:val="18"/>
                <w:lang w:val="en-US"/>
              </w:rPr>
              <w:pPrChange w:author="Scherrer  Beat" w:date="2026-01-09T09:47:00Z" w:id="43">
                <w:pPr/>
              </w:pPrChange>
            </w:pPr>
          </w:p>
        </w:tc>
        <w:tc>
          <w:tcPr>
            <w:tcW w:w="1018" w:type="dxa"/>
          </w:tcPr>
          <w:p w:rsidR="71E29E83" w:rsidRDefault="00BE2A53" w14:paraId="76BDA2FC" w14:textId="6D44EA27">
            <w:pPr>
              <w:pStyle w:val="KeinLeerraum"/>
              <w:rPr>
                <w:noProof/>
                <w:sz w:val="18"/>
                <w:szCs w:val="18"/>
                <w:lang w:val="en-US"/>
              </w:rPr>
              <w:pPrChange w:author="Scherrer  Beat" w:date="2026-01-09T09:47:00Z" w:id="44">
                <w:pPr/>
              </w:pPrChange>
            </w:pPr>
            <w:r>
              <w:rPr>
                <w:noProof/>
                <w:sz w:val="18"/>
                <w:szCs w:val="18"/>
                <w:lang w:val="en-US"/>
              </w:rPr>
              <w:t>X</w:t>
            </w:r>
          </w:p>
        </w:tc>
        <w:tc>
          <w:tcPr>
            <w:tcW w:w="146" w:type="dxa"/>
            <w:vAlign w:val="center"/>
            <w:hideMark/>
          </w:tcPr>
          <w:p w:rsidR="71E29E83" w:rsidRDefault="71E29E83" w14:paraId="7AA8F1D0" w14:textId="396E65DD">
            <w:pPr>
              <w:pStyle w:val="KeinLeerraum"/>
              <w:rPr>
                <w:noProof/>
                <w:sz w:val="18"/>
                <w:szCs w:val="18"/>
                <w:lang w:val="en-US"/>
              </w:rPr>
              <w:pPrChange w:author="Scherrer  Beat" w:date="2026-01-09T09:47:00Z" w:id="45">
                <w:pPr/>
              </w:pPrChange>
            </w:pPr>
          </w:p>
        </w:tc>
        <w:tc>
          <w:tcPr>
            <w:tcW w:w="146" w:type="dxa"/>
            <w:vAlign w:val="center"/>
            <w:hideMark/>
          </w:tcPr>
          <w:p w:rsidR="71E29E83" w:rsidRDefault="71E29E83" w14:paraId="1D70B1C0" w14:textId="1B3B9485">
            <w:pPr>
              <w:pStyle w:val="KeinLeerraum"/>
              <w:rPr>
                <w:noProof/>
                <w:sz w:val="18"/>
                <w:szCs w:val="18"/>
                <w:lang w:val="en-US"/>
              </w:rPr>
              <w:pPrChange w:author="Scherrer  Beat" w:date="2026-01-09T09:47:00Z" w:id="46">
                <w:pPr/>
              </w:pPrChange>
            </w:pPr>
          </w:p>
        </w:tc>
      </w:tr>
      <w:tr w:rsidRPr="008277EA" w:rsidR="000B0BD7" w:rsidTr="00413D66" w14:paraId="40220939" w14:textId="77777777">
        <w:trPr>
          <w:trHeight w:val="290"/>
        </w:trPr>
        <w:tc>
          <w:tcPr>
            <w:tcW w:w="2750" w:type="dxa"/>
            <w:tcBorders>
              <w:top w:val="nil"/>
              <w:left w:val="nil"/>
              <w:bottom w:val="nil"/>
              <w:right w:val="nil"/>
            </w:tcBorders>
            <w:noWrap/>
            <w:vAlign w:val="bottom"/>
            <w:hideMark/>
          </w:tcPr>
          <w:p w:rsidRPr="00E40265" w:rsidR="000B0BD7" w:rsidP="00E40265" w:rsidRDefault="00BE2A53" w14:paraId="1C65D259" w14:textId="7D68B11F">
            <w:pPr>
              <w:pStyle w:val="KeinLeerraum"/>
              <w:rPr>
                <w:noProof/>
                <w:sz w:val="18"/>
                <w:szCs w:val="18"/>
                <w:lang w:val="de-CH"/>
              </w:rPr>
            </w:pPr>
            <w:r>
              <w:rPr>
                <w:noProof/>
                <w:sz w:val="18"/>
                <w:szCs w:val="18"/>
                <w:lang w:val="de-CH"/>
              </w:rPr>
              <w:t>t</w:t>
            </w:r>
            <w:r w:rsidRPr="00E40265" w:rsidR="000B0BD7">
              <w:rPr>
                <w:noProof/>
                <w:sz w:val="18"/>
                <w:szCs w:val="18"/>
                <w:lang w:val="de-CH"/>
              </w:rPr>
              <w:t>el</w:t>
            </w:r>
          </w:p>
        </w:tc>
        <w:tc>
          <w:tcPr>
            <w:tcW w:w="5062" w:type="dxa"/>
            <w:tcBorders>
              <w:top w:val="nil"/>
              <w:left w:val="nil"/>
              <w:bottom w:val="nil"/>
              <w:right w:val="nil"/>
            </w:tcBorders>
            <w:noWrap/>
            <w:vAlign w:val="bottom"/>
            <w:hideMark/>
          </w:tcPr>
          <w:p w:rsidRPr="00E40265" w:rsidR="000B0BD7" w:rsidP="00E40265" w:rsidRDefault="000B0BD7" w14:paraId="09436160" w14:textId="77777777">
            <w:pPr>
              <w:pStyle w:val="KeinLeerraum"/>
              <w:rPr>
                <w:noProof/>
                <w:sz w:val="18"/>
                <w:szCs w:val="18"/>
                <w:lang w:val="en-US"/>
              </w:rPr>
            </w:pPr>
            <w:r w:rsidRPr="00E40265">
              <w:rPr>
                <w:noProof/>
                <w:sz w:val="18"/>
                <w:szCs w:val="18"/>
                <w:lang w:val="en-US"/>
              </w:rPr>
              <w:t>binary, 1 if household has landline telephone</w:t>
            </w:r>
          </w:p>
        </w:tc>
        <w:tc>
          <w:tcPr>
            <w:tcW w:w="2551" w:type="dxa"/>
            <w:tcBorders>
              <w:top w:val="nil"/>
              <w:left w:val="nil"/>
              <w:bottom w:val="nil"/>
              <w:right w:val="nil"/>
            </w:tcBorders>
            <w:noWrap/>
            <w:vAlign w:val="bottom"/>
          </w:tcPr>
          <w:p w:rsidRPr="00E40265" w:rsidR="000B0BD7" w:rsidP="00E40265" w:rsidRDefault="000B0BD7" w14:paraId="78FB4676"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0B0BD7" w14:paraId="6E28BC63" w14:textId="77777777">
            <w:pPr>
              <w:pStyle w:val="KeinLeerraum"/>
              <w:rPr>
                <w:noProof/>
                <w:sz w:val="18"/>
                <w:szCs w:val="18"/>
                <w:lang w:val="en-US"/>
              </w:rPr>
            </w:pPr>
          </w:p>
        </w:tc>
        <w:tc>
          <w:tcPr>
            <w:tcW w:w="1018" w:type="dxa"/>
          </w:tcPr>
          <w:p w:rsidRPr="00E40265" w:rsidR="000B0BD7" w:rsidP="00E40265" w:rsidRDefault="000B0BD7" w14:paraId="03B462DB" w14:textId="77777777">
            <w:pPr>
              <w:pStyle w:val="KeinLeerraum"/>
              <w:rPr>
                <w:noProof/>
                <w:sz w:val="18"/>
                <w:szCs w:val="18"/>
                <w:lang w:val="en-US"/>
              </w:rPr>
            </w:pPr>
          </w:p>
        </w:tc>
        <w:tc>
          <w:tcPr>
            <w:tcW w:w="146" w:type="dxa"/>
            <w:vAlign w:val="center"/>
            <w:hideMark/>
          </w:tcPr>
          <w:p w:rsidRPr="00E40265" w:rsidR="000B0BD7" w:rsidP="00E40265" w:rsidRDefault="000B0BD7" w14:paraId="5ACB0B9C" w14:textId="3662B487">
            <w:pPr>
              <w:pStyle w:val="KeinLeerraum"/>
              <w:rPr>
                <w:noProof/>
                <w:sz w:val="18"/>
                <w:szCs w:val="18"/>
                <w:lang w:val="en-US"/>
              </w:rPr>
            </w:pPr>
          </w:p>
        </w:tc>
        <w:tc>
          <w:tcPr>
            <w:tcW w:w="146" w:type="dxa"/>
            <w:vAlign w:val="center"/>
            <w:hideMark/>
          </w:tcPr>
          <w:p w:rsidRPr="00E40265" w:rsidR="000B0BD7" w:rsidP="00E40265" w:rsidRDefault="000B0BD7" w14:paraId="3A894B7F" w14:textId="77777777">
            <w:pPr>
              <w:pStyle w:val="KeinLeerraum"/>
              <w:rPr>
                <w:noProof/>
                <w:sz w:val="18"/>
                <w:szCs w:val="18"/>
                <w:lang w:val="en-US"/>
              </w:rPr>
            </w:pPr>
          </w:p>
        </w:tc>
      </w:tr>
      <w:tr w:rsidRPr="008277EA" w:rsidR="000B0BD7" w:rsidTr="00413D66" w14:paraId="598E2437"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980E74A" w14:textId="77777777">
            <w:pPr>
              <w:pStyle w:val="KeinLeerraum"/>
              <w:rPr>
                <w:noProof/>
                <w:sz w:val="18"/>
                <w:szCs w:val="18"/>
                <w:lang w:val="de-CH"/>
              </w:rPr>
            </w:pPr>
            <w:r w:rsidRPr="00E40265">
              <w:rPr>
                <w:noProof/>
                <w:sz w:val="18"/>
                <w:szCs w:val="18"/>
                <w:lang w:val="de-CH"/>
              </w:rPr>
              <w:t>terminated_pregnancy</w:t>
            </w:r>
          </w:p>
        </w:tc>
        <w:tc>
          <w:tcPr>
            <w:tcW w:w="5062" w:type="dxa"/>
            <w:tcBorders>
              <w:top w:val="nil"/>
              <w:left w:val="nil"/>
              <w:bottom w:val="nil"/>
              <w:right w:val="nil"/>
            </w:tcBorders>
            <w:noWrap/>
            <w:vAlign w:val="bottom"/>
            <w:hideMark/>
          </w:tcPr>
          <w:p w:rsidRPr="00E40265" w:rsidR="000B0BD7" w:rsidP="00E40265" w:rsidRDefault="000B0BD7" w14:paraId="2135E3BE" w14:textId="77777777">
            <w:pPr>
              <w:pStyle w:val="KeinLeerraum"/>
              <w:rPr>
                <w:noProof/>
                <w:sz w:val="18"/>
                <w:szCs w:val="18"/>
                <w:lang w:val="en-US"/>
              </w:rPr>
            </w:pPr>
            <w:r w:rsidRPr="00E40265">
              <w:rPr>
                <w:noProof/>
                <w:sz w:val="18"/>
                <w:szCs w:val="18"/>
                <w:lang w:val="en-US"/>
              </w:rPr>
              <w:t>binary, 1 if women ever had a terminated pregnancy</w:t>
            </w:r>
          </w:p>
        </w:tc>
        <w:tc>
          <w:tcPr>
            <w:tcW w:w="2551" w:type="dxa"/>
            <w:tcBorders>
              <w:top w:val="nil"/>
              <w:left w:val="nil"/>
              <w:bottom w:val="nil"/>
              <w:right w:val="nil"/>
            </w:tcBorders>
            <w:noWrap/>
            <w:vAlign w:val="bottom"/>
          </w:tcPr>
          <w:p w:rsidRPr="00E40265" w:rsidR="000B0BD7" w:rsidP="00E40265" w:rsidRDefault="000B0BD7" w14:paraId="2B6EAC0B"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66604F8B" w14:textId="77777777">
            <w:pPr>
              <w:pStyle w:val="KeinLeerraum"/>
              <w:rPr>
                <w:noProof/>
                <w:sz w:val="18"/>
                <w:szCs w:val="18"/>
                <w:lang w:val="en-US"/>
              </w:rPr>
            </w:pPr>
          </w:p>
        </w:tc>
        <w:tc>
          <w:tcPr>
            <w:tcW w:w="1018" w:type="dxa"/>
          </w:tcPr>
          <w:p w:rsidRPr="00E40265" w:rsidR="000B0BD7" w:rsidP="00E40265" w:rsidRDefault="000B0BD7" w14:paraId="7186B476" w14:textId="77777777">
            <w:pPr>
              <w:pStyle w:val="KeinLeerraum"/>
              <w:rPr>
                <w:noProof/>
                <w:sz w:val="18"/>
                <w:szCs w:val="18"/>
                <w:lang w:val="en-US"/>
              </w:rPr>
            </w:pPr>
          </w:p>
        </w:tc>
        <w:tc>
          <w:tcPr>
            <w:tcW w:w="146" w:type="dxa"/>
            <w:vAlign w:val="center"/>
            <w:hideMark/>
          </w:tcPr>
          <w:p w:rsidRPr="00E40265" w:rsidR="000B0BD7" w:rsidP="00E40265" w:rsidRDefault="000B0BD7" w14:paraId="4FCAE86E" w14:textId="3A412DCC">
            <w:pPr>
              <w:pStyle w:val="KeinLeerraum"/>
              <w:rPr>
                <w:noProof/>
                <w:sz w:val="18"/>
                <w:szCs w:val="18"/>
                <w:lang w:val="en-US"/>
              </w:rPr>
            </w:pPr>
          </w:p>
        </w:tc>
        <w:tc>
          <w:tcPr>
            <w:tcW w:w="146" w:type="dxa"/>
            <w:vAlign w:val="center"/>
            <w:hideMark/>
          </w:tcPr>
          <w:p w:rsidRPr="00E40265" w:rsidR="000B0BD7" w:rsidP="00E40265" w:rsidRDefault="000B0BD7" w14:paraId="364393E9" w14:textId="77777777">
            <w:pPr>
              <w:pStyle w:val="KeinLeerraum"/>
              <w:rPr>
                <w:noProof/>
                <w:sz w:val="18"/>
                <w:szCs w:val="18"/>
                <w:lang w:val="en-US"/>
              </w:rPr>
            </w:pPr>
          </w:p>
        </w:tc>
      </w:tr>
      <w:tr w:rsidRPr="008277EA" w:rsidR="000B0BD7" w:rsidTr="00413D66" w14:paraId="32993860"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D103244" w14:textId="77777777">
            <w:pPr>
              <w:pStyle w:val="KeinLeerraum"/>
              <w:rPr>
                <w:noProof/>
                <w:sz w:val="18"/>
                <w:szCs w:val="18"/>
                <w:lang w:val="de-CH"/>
              </w:rPr>
            </w:pPr>
            <w:r w:rsidRPr="00E40265">
              <w:rPr>
                <w:noProof/>
                <w:sz w:val="18"/>
                <w:szCs w:val="18"/>
                <w:lang w:val="de-CH"/>
              </w:rPr>
              <w:t>tested_HIV</w:t>
            </w:r>
          </w:p>
        </w:tc>
        <w:tc>
          <w:tcPr>
            <w:tcW w:w="5062" w:type="dxa"/>
            <w:tcBorders>
              <w:top w:val="nil"/>
              <w:left w:val="nil"/>
              <w:bottom w:val="nil"/>
              <w:right w:val="nil"/>
            </w:tcBorders>
            <w:noWrap/>
            <w:vAlign w:val="bottom"/>
            <w:hideMark/>
          </w:tcPr>
          <w:p w:rsidRPr="00E40265" w:rsidR="000B0BD7" w:rsidP="00E40265" w:rsidRDefault="000B0BD7" w14:paraId="31651DD7" w14:textId="77777777">
            <w:pPr>
              <w:pStyle w:val="KeinLeerraum"/>
              <w:rPr>
                <w:noProof/>
                <w:sz w:val="18"/>
                <w:szCs w:val="18"/>
                <w:lang w:val="en-US"/>
              </w:rPr>
            </w:pPr>
            <w:r w:rsidRPr="00E40265">
              <w:rPr>
                <w:noProof/>
                <w:sz w:val="18"/>
                <w:szCs w:val="18"/>
                <w:lang w:val="en-US"/>
              </w:rPr>
              <w:t>binary, 1 if women tested for HIV</w:t>
            </w:r>
          </w:p>
        </w:tc>
        <w:tc>
          <w:tcPr>
            <w:tcW w:w="2551" w:type="dxa"/>
            <w:tcBorders>
              <w:top w:val="nil"/>
              <w:left w:val="nil"/>
              <w:bottom w:val="nil"/>
              <w:right w:val="nil"/>
            </w:tcBorders>
            <w:noWrap/>
            <w:vAlign w:val="bottom"/>
          </w:tcPr>
          <w:p w:rsidRPr="00E40265" w:rsidR="000B0BD7" w:rsidP="00E40265" w:rsidRDefault="000B0BD7" w14:paraId="0F36915B"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0B0BD7" w14:paraId="67FD59A8" w14:textId="77777777">
            <w:pPr>
              <w:pStyle w:val="KeinLeerraum"/>
              <w:rPr>
                <w:noProof/>
                <w:sz w:val="18"/>
                <w:szCs w:val="18"/>
                <w:lang w:val="en-US"/>
              </w:rPr>
            </w:pPr>
          </w:p>
        </w:tc>
        <w:tc>
          <w:tcPr>
            <w:tcW w:w="1018" w:type="dxa"/>
          </w:tcPr>
          <w:p w:rsidRPr="00E40265" w:rsidR="000B0BD7" w:rsidP="00E40265" w:rsidRDefault="000B0BD7" w14:paraId="63D696DE" w14:textId="77777777">
            <w:pPr>
              <w:pStyle w:val="KeinLeerraum"/>
              <w:rPr>
                <w:noProof/>
                <w:sz w:val="18"/>
                <w:szCs w:val="18"/>
                <w:lang w:val="en-US"/>
              </w:rPr>
            </w:pPr>
          </w:p>
        </w:tc>
        <w:tc>
          <w:tcPr>
            <w:tcW w:w="146" w:type="dxa"/>
            <w:vAlign w:val="center"/>
            <w:hideMark/>
          </w:tcPr>
          <w:p w:rsidRPr="00E40265" w:rsidR="000B0BD7" w:rsidP="00E40265" w:rsidRDefault="000B0BD7" w14:paraId="3B731824" w14:textId="57C60C66">
            <w:pPr>
              <w:pStyle w:val="KeinLeerraum"/>
              <w:rPr>
                <w:noProof/>
                <w:sz w:val="18"/>
                <w:szCs w:val="18"/>
                <w:lang w:val="en-US"/>
              </w:rPr>
            </w:pPr>
          </w:p>
        </w:tc>
        <w:tc>
          <w:tcPr>
            <w:tcW w:w="146" w:type="dxa"/>
            <w:vAlign w:val="center"/>
            <w:hideMark/>
          </w:tcPr>
          <w:p w:rsidRPr="00E40265" w:rsidR="000B0BD7" w:rsidP="00E40265" w:rsidRDefault="000B0BD7" w14:paraId="4971ECE0" w14:textId="77777777">
            <w:pPr>
              <w:pStyle w:val="KeinLeerraum"/>
              <w:rPr>
                <w:noProof/>
                <w:sz w:val="18"/>
                <w:szCs w:val="18"/>
                <w:lang w:val="en-US"/>
              </w:rPr>
            </w:pPr>
          </w:p>
        </w:tc>
      </w:tr>
      <w:tr w:rsidRPr="008277EA" w:rsidR="000B0BD7" w:rsidTr="00413D66" w14:paraId="59C76FFC"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3B147D0A" w14:textId="77777777">
            <w:pPr>
              <w:pStyle w:val="KeinLeerraum"/>
              <w:rPr>
                <w:noProof/>
                <w:sz w:val="18"/>
                <w:szCs w:val="18"/>
                <w:lang w:val="de-CH"/>
              </w:rPr>
            </w:pPr>
            <w:r>
              <w:rPr>
                <w:noProof/>
                <w:sz w:val="18"/>
                <w:szCs w:val="18"/>
                <w:lang w:val="de-CH"/>
              </w:rPr>
              <w:t>t</w:t>
            </w:r>
            <w:r w:rsidRPr="00E40265">
              <w:rPr>
                <w:noProof/>
                <w:sz w:val="18"/>
                <w:szCs w:val="18"/>
                <w:lang w:val="de-CH"/>
              </w:rPr>
              <w:t>oilet</w:t>
            </w:r>
          </w:p>
        </w:tc>
        <w:tc>
          <w:tcPr>
            <w:tcW w:w="5062" w:type="dxa"/>
            <w:tcBorders>
              <w:top w:val="nil"/>
              <w:left w:val="nil"/>
              <w:bottom w:val="nil"/>
              <w:right w:val="nil"/>
            </w:tcBorders>
            <w:noWrap/>
            <w:vAlign w:val="bottom"/>
            <w:hideMark/>
          </w:tcPr>
          <w:p w:rsidRPr="00E40265" w:rsidR="000B0BD7" w:rsidP="00E40265" w:rsidRDefault="000B0BD7" w14:paraId="1C0DAB06" w14:textId="77777777">
            <w:pPr>
              <w:pStyle w:val="KeinLeerraum"/>
              <w:rPr>
                <w:noProof/>
                <w:sz w:val="18"/>
                <w:szCs w:val="18"/>
                <w:lang w:val="en-US"/>
              </w:rPr>
            </w:pPr>
            <w:r w:rsidRPr="00E40265">
              <w:rPr>
                <w:noProof/>
                <w:sz w:val="18"/>
                <w:szCs w:val="18"/>
                <w:lang w:val="en-US"/>
              </w:rPr>
              <w:t>binary, 1 if household has any facility</w:t>
            </w:r>
          </w:p>
        </w:tc>
        <w:tc>
          <w:tcPr>
            <w:tcW w:w="2551" w:type="dxa"/>
            <w:tcBorders>
              <w:top w:val="nil"/>
              <w:left w:val="nil"/>
              <w:bottom w:val="nil"/>
              <w:right w:val="nil"/>
            </w:tcBorders>
            <w:noWrap/>
            <w:vAlign w:val="bottom"/>
          </w:tcPr>
          <w:p w:rsidRPr="00E40265" w:rsidR="000B0BD7" w:rsidP="00E40265" w:rsidRDefault="000B0BD7" w14:paraId="5366B61B"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36009A7C" w14:textId="77777777">
            <w:pPr>
              <w:pStyle w:val="KeinLeerraum"/>
              <w:rPr>
                <w:noProof/>
                <w:sz w:val="18"/>
                <w:szCs w:val="18"/>
                <w:lang w:val="en-US"/>
              </w:rPr>
            </w:pPr>
          </w:p>
        </w:tc>
        <w:tc>
          <w:tcPr>
            <w:tcW w:w="1018" w:type="dxa"/>
          </w:tcPr>
          <w:p w:rsidRPr="00E40265" w:rsidR="000B0BD7" w:rsidP="00E40265" w:rsidRDefault="00025DB9" w14:paraId="12CC9CB1" w14:textId="1385C09A">
            <w:pPr>
              <w:pStyle w:val="KeinLeerraum"/>
              <w:rPr>
                <w:noProof/>
                <w:sz w:val="18"/>
                <w:szCs w:val="18"/>
                <w:lang w:val="en-US"/>
              </w:rPr>
            </w:pPr>
            <w:r>
              <w:rPr>
                <w:noProof/>
                <w:sz w:val="18"/>
                <w:szCs w:val="18"/>
                <w:lang w:val="en-US"/>
              </w:rPr>
              <w:t>X</w:t>
            </w:r>
          </w:p>
        </w:tc>
        <w:tc>
          <w:tcPr>
            <w:tcW w:w="146" w:type="dxa"/>
            <w:vAlign w:val="center"/>
            <w:hideMark/>
          </w:tcPr>
          <w:p w:rsidRPr="00E40265" w:rsidR="000B0BD7" w:rsidP="00E40265" w:rsidRDefault="000B0BD7" w14:paraId="26651B1A" w14:textId="3A66BF7B">
            <w:pPr>
              <w:pStyle w:val="KeinLeerraum"/>
              <w:rPr>
                <w:noProof/>
                <w:sz w:val="18"/>
                <w:szCs w:val="18"/>
                <w:lang w:val="en-US"/>
              </w:rPr>
            </w:pPr>
          </w:p>
        </w:tc>
        <w:tc>
          <w:tcPr>
            <w:tcW w:w="146" w:type="dxa"/>
            <w:vAlign w:val="center"/>
            <w:hideMark/>
          </w:tcPr>
          <w:p w:rsidRPr="00E40265" w:rsidR="000B0BD7" w:rsidP="00E40265" w:rsidRDefault="000B0BD7" w14:paraId="0FCD8080" w14:textId="77777777">
            <w:pPr>
              <w:pStyle w:val="KeinLeerraum"/>
              <w:rPr>
                <w:noProof/>
                <w:sz w:val="18"/>
                <w:szCs w:val="18"/>
                <w:lang w:val="en-US"/>
              </w:rPr>
            </w:pPr>
          </w:p>
        </w:tc>
      </w:tr>
      <w:tr w:rsidRPr="008277EA" w:rsidR="000B0BD7" w:rsidTr="00413D66" w14:paraId="76F1168A"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3200D4F" w14:textId="77777777">
            <w:pPr>
              <w:pStyle w:val="KeinLeerraum"/>
              <w:rPr>
                <w:noProof/>
                <w:sz w:val="18"/>
                <w:szCs w:val="18"/>
                <w:lang w:val="de-CH"/>
              </w:rPr>
            </w:pPr>
            <w:r w:rsidRPr="00E40265">
              <w:rPr>
                <w:noProof/>
                <w:sz w:val="18"/>
                <w:szCs w:val="18"/>
                <w:lang w:val="de-CH"/>
              </w:rPr>
              <w:t>video_recorder</w:t>
            </w:r>
          </w:p>
        </w:tc>
        <w:tc>
          <w:tcPr>
            <w:tcW w:w="5062" w:type="dxa"/>
            <w:tcBorders>
              <w:top w:val="nil"/>
              <w:left w:val="nil"/>
              <w:bottom w:val="nil"/>
              <w:right w:val="nil"/>
            </w:tcBorders>
            <w:noWrap/>
            <w:vAlign w:val="bottom"/>
            <w:hideMark/>
          </w:tcPr>
          <w:p w:rsidRPr="00E40265" w:rsidR="000B0BD7" w:rsidP="00E40265" w:rsidRDefault="000B0BD7" w14:paraId="0FAB65B8" w14:textId="77777777">
            <w:pPr>
              <w:pStyle w:val="KeinLeerraum"/>
              <w:rPr>
                <w:noProof/>
                <w:sz w:val="18"/>
                <w:szCs w:val="18"/>
                <w:lang w:val="en-US"/>
              </w:rPr>
            </w:pPr>
            <w:r w:rsidRPr="00E40265">
              <w:rPr>
                <w:noProof/>
                <w:sz w:val="18"/>
                <w:szCs w:val="18"/>
                <w:lang w:val="en-US"/>
              </w:rPr>
              <w:t>binary, 1 if household has video recorder</w:t>
            </w:r>
          </w:p>
        </w:tc>
        <w:tc>
          <w:tcPr>
            <w:tcW w:w="2551" w:type="dxa"/>
            <w:tcBorders>
              <w:top w:val="nil"/>
              <w:left w:val="nil"/>
              <w:bottom w:val="nil"/>
              <w:right w:val="nil"/>
            </w:tcBorders>
            <w:noWrap/>
            <w:vAlign w:val="bottom"/>
          </w:tcPr>
          <w:p w:rsidRPr="00E40265" w:rsidR="000B0BD7" w:rsidP="00E40265" w:rsidRDefault="000B0BD7" w14:paraId="3D6A0B67" w14:textId="77777777">
            <w:pPr>
              <w:pStyle w:val="KeinLeerraum"/>
              <w:rPr>
                <w:noProof/>
                <w:sz w:val="18"/>
                <w:szCs w:val="18"/>
                <w:lang w:val="en-US"/>
              </w:rPr>
            </w:pPr>
            <w:r>
              <w:rPr>
                <w:noProof/>
                <w:sz w:val="18"/>
                <w:szCs w:val="18"/>
                <w:lang w:val="en-US"/>
              </w:rPr>
              <w:t>16</w:t>
            </w:r>
          </w:p>
        </w:tc>
        <w:tc>
          <w:tcPr>
            <w:tcW w:w="802" w:type="dxa"/>
          </w:tcPr>
          <w:p w:rsidRPr="00E40265" w:rsidR="000B0BD7" w:rsidP="00E40265" w:rsidRDefault="000B0BD7" w14:paraId="5C63C9CB" w14:textId="77777777">
            <w:pPr>
              <w:pStyle w:val="KeinLeerraum"/>
              <w:rPr>
                <w:noProof/>
                <w:sz w:val="18"/>
                <w:szCs w:val="18"/>
                <w:lang w:val="en-US"/>
              </w:rPr>
            </w:pPr>
          </w:p>
        </w:tc>
        <w:tc>
          <w:tcPr>
            <w:tcW w:w="1018" w:type="dxa"/>
          </w:tcPr>
          <w:p w:rsidRPr="00E40265" w:rsidR="000B0BD7" w:rsidP="00E40265" w:rsidRDefault="000B0BD7" w14:paraId="7FAD40BB" w14:textId="77777777">
            <w:pPr>
              <w:pStyle w:val="KeinLeerraum"/>
              <w:rPr>
                <w:noProof/>
                <w:sz w:val="18"/>
                <w:szCs w:val="18"/>
                <w:lang w:val="en-US"/>
              </w:rPr>
            </w:pPr>
          </w:p>
        </w:tc>
        <w:tc>
          <w:tcPr>
            <w:tcW w:w="146" w:type="dxa"/>
            <w:vAlign w:val="center"/>
            <w:hideMark/>
          </w:tcPr>
          <w:p w:rsidRPr="00E40265" w:rsidR="000B0BD7" w:rsidP="00E40265" w:rsidRDefault="000B0BD7" w14:paraId="284433CE" w14:textId="4EA3DEF5">
            <w:pPr>
              <w:pStyle w:val="KeinLeerraum"/>
              <w:rPr>
                <w:noProof/>
                <w:sz w:val="18"/>
                <w:szCs w:val="18"/>
                <w:lang w:val="en-US"/>
              </w:rPr>
            </w:pPr>
          </w:p>
        </w:tc>
        <w:tc>
          <w:tcPr>
            <w:tcW w:w="146" w:type="dxa"/>
            <w:vAlign w:val="center"/>
            <w:hideMark/>
          </w:tcPr>
          <w:p w:rsidRPr="00E40265" w:rsidR="000B0BD7" w:rsidP="00E40265" w:rsidRDefault="000B0BD7" w14:paraId="5B8420F4" w14:textId="77777777">
            <w:pPr>
              <w:pStyle w:val="KeinLeerraum"/>
              <w:rPr>
                <w:noProof/>
                <w:sz w:val="18"/>
                <w:szCs w:val="18"/>
                <w:lang w:val="en-US"/>
              </w:rPr>
            </w:pPr>
          </w:p>
        </w:tc>
      </w:tr>
      <w:tr w:rsidRPr="008277EA" w:rsidR="000B0BD7" w:rsidTr="00413D66" w14:paraId="06788E5E"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19FAAD89" w14:textId="77777777">
            <w:pPr>
              <w:pStyle w:val="KeinLeerraum"/>
              <w:rPr>
                <w:noProof/>
                <w:sz w:val="18"/>
                <w:szCs w:val="18"/>
                <w:lang w:val="de-CH"/>
              </w:rPr>
            </w:pPr>
            <w:r w:rsidRPr="00E40265">
              <w:rPr>
                <w:noProof/>
                <w:sz w:val="18"/>
                <w:szCs w:val="18"/>
                <w:lang w:val="de-CH"/>
              </w:rPr>
              <w:t>washing_machine</w:t>
            </w:r>
          </w:p>
        </w:tc>
        <w:tc>
          <w:tcPr>
            <w:tcW w:w="5062" w:type="dxa"/>
            <w:tcBorders>
              <w:top w:val="nil"/>
              <w:left w:val="nil"/>
              <w:bottom w:val="nil"/>
              <w:right w:val="nil"/>
            </w:tcBorders>
            <w:noWrap/>
            <w:vAlign w:val="bottom"/>
            <w:hideMark/>
          </w:tcPr>
          <w:p w:rsidRPr="00E40265" w:rsidR="000B0BD7" w:rsidP="00E40265" w:rsidRDefault="000B0BD7" w14:paraId="40E02EEC" w14:textId="77777777">
            <w:pPr>
              <w:pStyle w:val="KeinLeerraum"/>
              <w:rPr>
                <w:noProof/>
                <w:sz w:val="18"/>
                <w:szCs w:val="18"/>
                <w:lang w:val="en-US"/>
              </w:rPr>
            </w:pPr>
            <w:r w:rsidRPr="00E40265">
              <w:rPr>
                <w:noProof/>
                <w:sz w:val="18"/>
                <w:szCs w:val="18"/>
                <w:lang w:val="en-US"/>
              </w:rPr>
              <w:t>binary, 1 if household has washing machine</w:t>
            </w:r>
          </w:p>
        </w:tc>
        <w:tc>
          <w:tcPr>
            <w:tcW w:w="2551" w:type="dxa"/>
            <w:tcBorders>
              <w:top w:val="nil"/>
              <w:left w:val="nil"/>
              <w:bottom w:val="nil"/>
              <w:right w:val="nil"/>
            </w:tcBorders>
            <w:noWrap/>
            <w:vAlign w:val="bottom"/>
          </w:tcPr>
          <w:p w:rsidRPr="00E40265" w:rsidR="000B0BD7" w:rsidP="00E40265" w:rsidRDefault="000B0BD7" w14:paraId="7374D884" w14:textId="77777777">
            <w:pPr>
              <w:pStyle w:val="KeinLeerraum"/>
              <w:rPr>
                <w:noProof/>
                <w:sz w:val="18"/>
                <w:szCs w:val="18"/>
                <w:lang w:val="en-US"/>
              </w:rPr>
            </w:pPr>
            <w:r>
              <w:rPr>
                <w:noProof/>
                <w:sz w:val="18"/>
                <w:szCs w:val="18"/>
                <w:lang w:val="en-US"/>
              </w:rPr>
              <w:t>10</w:t>
            </w:r>
          </w:p>
        </w:tc>
        <w:tc>
          <w:tcPr>
            <w:tcW w:w="802" w:type="dxa"/>
          </w:tcPr>
          <w:p w:rsidRPr="00E40265" w:rsidR="000B0BD7" w:rsidP="00E40265" w:rsidRDefault="000B0BD7" w14:paraId="14A8D937" w14:textId="77777777">
            <w:pPr>
              <w:pStyle w:val="KeinLeerraum"/>
              <w:rPr>
                <w:noProof/>
                <w:sz w:val="18"/>
                <w:szCs w:val="18"/>
                <w:lang w:val="en-US"/>
              </w:rPr>
            </w:pPr>
          </w:p>
        </w:tc>
        <w:tc>
          <w:tcPr>
            <w:tcW w:w="1018" w:type="dxa"/>
          </w:tcPr>
          <w:p w:rsidRPr="00E40265" w:rsidR="000B0BD7" w:rsidP="00E40265" w:rsidRDefault="000B0BD7" w14:paraId="75C8AE2F" w14:textId="77777777">
            <w:pPr>
              <w:pStyle w:val="KeinLeerraum"/>
              <w:rPr>
                <w:noProof/>
                <w:sz w:val="18"/>
                <w:szCs w:val="18"/>
                <w:lang w:val="en-US"/>
              </w:rPr>
            </w:pPr>
          </w:p>
        </w:tc>
        <w:tc>
          <w:tcPr>
            <w:tcW w:w="146" w:type="dxa"/>
            <w:vAlign w:val="center"/>
            <w:hideMark/>
          </w:tcPr>
          <w:p w:rsidRPr="00E40265" w:rsidR="000B0BD7" w:rsidP="00E40265" w:rsidRDefault="000B0BD7" w14:paraId="64A3366A" w14:textId="34993D12">
            <w:pPr>
              <w:pStyle w:val="KeinLeerraum"/>
              <w:rPr>
                <w:noProof/>
                <w:sz w:val="18"/>
                <w:szCs w:val="18"/>
                <w:lang w:val="en-US"/>
              </w:rPr>
            </w:pPr>
          </w:p>
        </w:tc>
        <w:tc>
          <w:tcPr>
            <w:tcW w:w="146" w:type="dxa"/>
            <w:vAlign w:val="center"/>
            <w:hideMark/>
          </w:tcPr>
          <w:p w:rsidRPr="00E40265" w:rsidR="000B0BD7" w:rsidP="00E40265" w:rsidRDefault="000B0BD7" w14:paraId="646B6117" w14:textId="77777777">
            <w:pPr>
              <w:pStyle w:val="KeinLeerraum"/>
              <w:rPr>
                <w:noProof/>
                <w:sz w:val="18"/>
                <w:szCs w:val="18"/>
                <w:lang w:val="en-US"/>
              </w:rPr>
            </w:pPr>
          </w:p>
        </w:tc>
      </w:tr>
      <w:tr w:rsidRPr="008277EA" w:rsidR="000B0BD7" w:rsidTr="00413D66" w14:paraId="76EC228B"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9FA6BE9" w14:textId="77777777">
            <w:pPr>
              <w:pStyle w:val="KeinLeerraum"/>
              <w:rPr>
                <w:noProof/>
                <w:sz w:val="18"/>
                <w:szCs w:val="18"/>
                <w:lang w:val="de-CH"/>
              </w:rPr>
            </w:pPr>
            <w:r w:rsidRPr="00E40265">
              <w:rPr>
                <w:noProof/>
                <w:sz w:val="18"/>
                <w:szCs w:val="18"/>
                <w:lang w:val="de-CH"/>
              </w:rPr>
              <w:t>watch</w:t>
            </w:r>
          </w:p>
        </w:tc>
        <w:tc>
          <w:tcPr>
            <w:tcW w:w="5062" w:type="dxa"/>
            <w:tcBorders>
              <w:top w:val="nil"/>
              <w:left w:val="nil"/>
              <w:bottom w:val="nil"/>
              <w:right w:val="nil"/>
            </w:tcBorders>
            <w:noWrap/>
            <w:vAlign w:val="bottom"/>
            <w:hideMark/>
          </w:tcPr>
          <w:p w:rsidRPr="00E40265" w:rsidR="000B0BD7" w:rsidP="00E40265" w:rsidRDefault="000B0BD7" w14:paraId="770AB996" w14:textId="77777777">
            <w:pPr>
              <w:pStyle w:val="KeinLeerraum"/>
              <w:rPr>
                <w:noProof/>
                <w:sz w:val="18"/>
                <w:szCs w:val="18"/>
                <w:lang w:val="en-US"/>
              </w:rPr>
            </w:pPr>
            <w:r w:rsidRPr="00E40265">
              <w:rPr>
                <w:noProof/>
                <w:sz w:val="18"/>
                <w:szCs w:val="18"/>
                <w:lang w:val="en-US"/>
              </w:rPr>
              <w:t>binary, 1 if household has watch</w:t>
            </w:r>
          </w:p>
        </w:tc>
        <w:tc>
          <w:tcPr>
            <w:tcW w:w="2551" w:type="dxa"/>
            <w:tcBorders>
              <w:top w:val="nil"/>
              <w:left w:val="nil"/>
              <w:bottom w:val="nil"/>
              <w:right w:val="nil"/>
            </w:tcBorders>
            <w:noWrap/>
            <w:vAlign w:val="bottom"/>
          </w:tcPr>
          <w:p w:rsidRPr="00E40265" w:rsidR="000B0BD7" w:rsidP="00E40265" w:rsidRDefault="000B0BD7" w14:paraId="717E9791" w14:textId="77777777">
            <w:pPr>
              <w:pStyle w:val="KeinLeerraum"/>
              <w:rPr>
                <w:noProof/>
                <w:sz w:val="18"/>
                <w:szCs w:val="18"/>
                <w:lang w:val="en-US"/>
              </w:rPr>
            </w:pPr>
            <w:r>
              <w:rPr>
                <w:noProof/>
                <w:sz w:val="18"/>
                <w:szCs w:val="18"/>
                <w:lang w:val="en-US"/>
              </w:rPr>
              <w:t>30</w:t>
            </w:r>
          </w:p>
        </w:tc>
        <w:tc>
          <w:tcPr>
            <w:tcW w:w="802" w:type="dxa"/>
          </w:tcPr>
          <w:p w:rsidRPr="00E40265" w:rsidR="000B0BD7" w:rsidP="00E40265" w:rsidRDefault="000B0BD7" w14:paraId="58A5A160" w14:textId="77777777">
            <w:pPr>
              <w:pStyle w:val="KeinLeerraum"/>
              <w:rPr>
                <w:noProof/>
                <w:sz w:val="18"/>
                <w:szCs w:val="18"/>
                <w:lang w:val="en-US"/>
              </w:rPr>
            </w:pPr>
          </w:p>
        </w:tc>
        <w:tc>
          <w:tcPr>
            <w:tcW w:w="1018" w:type="dxa"/>
          </w:tcPr>
          <w:p w:rsidRPr="00E40265" w:rsidR="000B0BD7" w:rsidP="00E40265" w:rsidRDefault="000B0BD7" w14:paraId="5C4ADDAE" w14:textId="77777777">
            <w:pPr>
              <w:pStyle w:val="KeinLeerraum"/>
              <w:rPr>
                <w:noProof/>
                <w:sz w:val="18"/>
                <w:szCs w:val="18"/>
                <w:lang w:val="en-US"/>
              </w:rPr>
            </w:pPr>
          </w:p>
        </w:tc>
        <w:tc>
          <w:tcPr>
            <w:tcW w:w="146" w:type="dxa"/>
            <w:vAlign w:val="center"/>
            <w:hideMark/>
          </w:tcPr>
          <w:p w:rsidRPr="00E40265" w:rsidR="000B0BD7" w:rsidP="00E40265" w:rsidRDefault="000B0BD7" w14:paraId="20897B0E" w14:textId="2ECF2854">
            <w:pPr>
              <w:pStyle w:val="KeinLeerraum"/>
              <w:rPr>
                <w:noProof/>
                <w:sz w:val="18"/>
                <w:szCs w:val="18"/>
                <w:lang w:val="en-US"/>
              </w:rPr>
            </w:pPr>
          </w:p>
        </w:tc>
        <w:tc>
          <w:tcPr>
            <w:tcW w:w="146" w:type="dxa"/>
            <w:vAlign w:val="center"/>
            <w:hideMark/>
          </w:tcPr>
          <w:p w:rsidRPr="00E40265" w:rsidR="000B0BD7" w:rsidP="00E40265" w:rsidRDefault="000B0BD7" w14:paraId="554298C8" w14:textId="77777777">
            <w:pPr>
              <w:pStyle w:val="KeinLeerraum"/>
              <w:rPr>
                <w:noProof/>
                <w:sz w:val="18"/>
                <w:szCs w:val="18"/>
                <w:lang w:val="en-US"/>
              </w:rPr>
            </w:pPr>
          </w:p>
        </w:tc>
      </w:tr>
      <w:tr w:rsidRPr="008277EA" w:rsidR="000B0BD7" w:rsidTr="00413D66" w14:paraId="1508079A"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5BF6324B" w14:textId="77777777">
            <w:pPr>
              <w:pStyle w:val="KeinLeerraum"/>
              <w:rPr>
                <w:noProof/>
                <w:sz w:val="18"/>
                <w:szCs w:val="18"/>
                <w:lang w:val="de-CH"/>
              </w:rPr>
            </w:pPr>
            <w:r w:rsidRPr="00E40265">
              <w:rPr>
                <w:noProof/>
                <w:sz w:val="18"/>
                <w:szCs w:val="18"/>
                <w:lang w:val="de-CH"/>
              </w:rPr>
              <w:t>watch_TV</w:t>
            </w:r>
          </w:p>
        </w:tc>
        <w:tc>
          <w:tcPr>
            <w:tcW w:w="5062" w:type="dxa"/>
            <w:tcBorders>
              <w:top w:val="nil"/>
              <w:left w:val="nil"/>
              <w:bottom w:val="nil"/>
              <w:right w:val="nil"/>
            </w:tcBorders>
            <w:noWrap/>
            <w:vAlign w:val="bottom"/>
            <w:hideMark/>
          </w:tcPr>
          <w:p w:rsidRPr="00E40265" w:rsidR="000B0BD7" w:rsidP="00E40265" w:rsidRDefault="000B0BD7" w14:paraId="0EF45492" w14:textId="77777777">
            <w:pPr>
              <w:pStyle w:val="KeinLeerraum"/>
              <w:rPr>
                <w:noProof/>
                <w:sz w:val="18"/>
                <w:szCs w:val="18"/>
                <w:lang w:val="en-US"/>
              </w:rPr>
            </w:pPr>
            <w:r w:rsidRPr="00E40265">
              <w:rPr>
                <w:noProof/>
                <w:sz w:val="18"/>
                <w:szCs w:val="18"/>
                <w:lang w:val="en-US"/>
              </w:rPr>
              <w:t>binary, 1 if women not at all watches television</w:t>
            </w:r>
          </w:p>
        </w:tc>
        <w:tc>
          <w:tcPr>
            <w:tcW w:w="2551" w:type="dxa"/>
            <w:tcBorders>
              <w:top w:val="nil"/>
              <w:left w:val="nil"/>
              <w:bottom w:val="nil"/>
              <w:right w:val="nil"/>
            </w:tcBorders>
            <w:noWrap/>
            <w:vAlign w:val="bottom"/>
          </w:tcPr>
          <w:p w:rsidRPr="00E40265" w:rsidR="000B0BD7" w:rsidP="00E40265" w:rsidRDefault="000B0BD7" w14:paraId="4E5D190A"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043E80B8" w14:textId="77777777">
            <w:pPr>
              <w:pStyle w:val="KeinLeerraum"/>
              <w:rPr>
                <w:noProof/>
                <w:sz w:val="18"/>
                <w:szCs w:val="18"/>
                <w:lang w:val="en-US"/>
              </w:rPr>
            </w:pPr>
          </w:p>
        </w:tc>
        <w:tc>
          <w:tcPr>
            <w:tcW w:w="1018" w:type="dxa"/>
          </w:tcPr>
          <w:p w:rsidRPr="00E40265" w:rsidR="000B0BD7" w:rsidP="00E40265" w:rsidRDefault="000B0BD7" w14:paraId="5F067A3F" w14:textId="77777777">
            <w:pPr>
              <w:pStyle w:val="KeinLeerraum"/>
              <w:rPr>
                <w:noProof/>
                <w:sz w:val="18"/>
                <w:szCs w:val="18"/>
                <w:lang w:val="en-US"/>
              </w:rPr>
            </w:pPr>
          </w:p>
        </w:tc>
        <w:tc>
          <w:tcPr>
            <w:tcW w:w="146" w:type="dxa"/>
            <w:vAlign w:val="center"/>
            <w:hideMark/>
          </w:tcPr>
          <w:p w:rsidRPr="00E40265" w:rsidR="000B0BD7" w:rsidP="00E40265" w:rsidRDefault="000B0BD7" w14:paraId="649670B8" w14:textId="3F273AC5">
            <w:pPr>
              <w:pStyle w:val="KeinLeerraum"/>
              <w:rPr>
                <w:noProof/>
                <w:sz w:val="18"/>
                <w:szCs w:val="18"/>
                <w:lang w:val="en-US"/>
              </w:rPr>
            </w:pPr>
          </w:p>
        </w:tc>
        <w:tc>
          <w:tcPr>
            <w:tcW w:w="146" w:type="dxa"/>
            <w:vAlign w:val="center"/>
            <w:hideMark/>
          </w:tcPr>
          <w:p w:rsidRPr="00E40265" w:rsidR="000B0BD7" w:rsidP="00E40265" w:rsidRDefault="000B0BD7" w14:paraId="7A6F25BF" w14:textId="77777777">
            <w:pPr>
              <w:pStyle w:val="KeinLeerraum"/>
              <w:rPr>
                <w:noProof/>
                <w:sz w:val="18"/>
                <w:szCs w:val="18"/>
                <w:lang w:val="en-US"/>
              </w:rPr>
            </w:pPr>
          </w:p>
        </w:tc>
      </w:tr>
      <w:tr w:rsidRPr="008277EA" w:rsidR="000B0BD7" w:rsidTr="00413D66" w14:paraId="451591CF"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7018521E" w14:textId="77777777">
            <w:pPr>
              <w:pStyle w:val="KeinLeerraum"/>
              <w:rPr>
                <w:noProof/>
                <w:sz w:val="18"/>
                <w:szCs w:val="18"/>
                <w:lang w:val="de-CH"/>
              </w:rPr>
            </w:pPr>
            <w:r w:rsidRPr="00E40265">
              <w:rPr>
                <w:noProof/>
                <w:sz w:val="18"/>
                <w:szCs w:val="18"/>
                <w:lang w:val="de-CH"/>
              </w:rPr>
              <w:t>water_handwash_present</w:t>
            </w:r>
          </w:p>
        </w:tc>
        <w:tc>
          <w:tcPr>
            <w:tcW w:w="5062" w:type="dxa"/>
            <w:tcBorders>
              <w:top w:val="nil"/>
              <w:left w:val="nil"/>
              <w:bottom w:val="nil"/>
              <w:right w:val="nil"/>
            </w:tcBorders>
            <w:noWrap/>
            <w:vAlign w:val="bottom"/>
            <w:hideMark/>
          </w:tcPr>
          <w:p w:rsidRPr="00E40265" w:rsidR="000B0BD7" w:rsidP="00E40265" w:rsidRDefault="000B0BD7" w14:paraId="70134B6C" w14:textId="77777777">
            <w:pPr>
              <w:pStyle w:val="KeinLeerraum"/>
              <w:rPr>
                <w:noProof/>
                <w:sz w:val="18"/>
                <w:szCs w:val="18"/>
                <w:lang w:val="en-US"/>
              </w:rPr>
            </w:pPr>
            <w:r w:rsidRPr="00E40265">
              <w:rPr>
                <w:noProof/>
                <w:sz w:val="18"/>
                <w:szCs w:val="18"/>
                <w:lang w:val="en-US"/>
              </w:rPr>
              <w:t>binary, 1 if water is present at handwashing place</w:t>
            </w:r>
          </w:p>
        </w:tc>
        <w:tc>
          <w:tcPr>
            <w:tcW w:w="2551" w:type="dxa"/>
            <w:tcBorders>
              <w:top w:val="nil"/>
              <w:left w:val="nil"/>
              <w:bottom w:val="nil"/>
              <w:right w:val="nil"/>
            </w:tcBorders>
            <w:noWrap/>
            <w:vAlign w:val="bottom"/>
          </w:tcPr>
          <w:p w:rsidRPr="00E40265" w:rsidR="000B0BD7" w:rsidP="00E40265" w:rsidRDefault="000B0BD7" w14:paraId="2F415842" w14:textId="77777777">
            <w:pPr>
              <w:pStyle w:val="KeinLeerraum"/>
              <w:rPr>
                <w:noProof/>
                <w:sz w:val="18"/>
                <w:szCs w:val="18"/>
                <w:lang w:val="en-US"/>
              </w:rPr>
            </w:pPr>
            <w:r>
              <w:rPr>
                <w:noProof/>
                <w:sz w:val="18"/>
                <w:szCs w:val="18"/>
                <w:lang w:val="en-US"/>
              </w:rPr>
              <w:t>4</w:t>
            </w:r>
          </w:p>
        </w:tc>
        <w:tc>
          <w:tcPr>
            <w:tcW w:w="802" w:type="dxa"/>
          </w:tcPr>
          <w:p w:rsidRPr="00E40265" w:rsidR="000B0BD7" w:rsidP="00E40265" w:rsidRDefault="000B0BD7" w14:paraId="6D3B0340" w14:textId="77777777">
            <w:pPr>
              <w:pStyle w:val="KeinLeerraum"/>
              <w:rPr>
                <w:noProof/>
                <w:sz w:val="18"/>
                <w:szCs w:val="18"/>
                <w:lang w:val="en-US"/>
              </w:rPr>
            </w:pPr>
          </w:p>
        </w:tc>
        <w:tc>
          <w:tcPr>
            <w:tcW w:w="1018" w:type="dxa"/>
          </w:tcPr>
          <w:p w:rsidRPr="00E40265" w:rsidR="000B0BD7" w:rsidP="00E40265" w:rsidRDefault="000B0BD7" w14:paraId="2CAA2EA1" w14:textId="77777777">
            <w:pPr>
              <w:pStyle w:val="KeinLeerraum"/>
              <w:rPr>
                <w:noProof/>
                <w:sz w:val="18"/>
                <w:szCs w:val="18"/>
                <w:lang w:val="en-US"/>
              </w:rPr>
            </w:pPr>
          </w:p>
        </w:tc>
        <w:tc>
          <w:tcPr>
            <w:tcW w:w="146" w:type="dxa"/>
            <w:vAlign w:val="center"/>
            <w:hideMark/>
          </w:tcPr>
          <w:p w:rsidRPr="00E40265" w:rsidR="000B0BD7" w:rsidP="00E40265" w:rsidRDefault="000B0BD7" w14:paraId="78E3B6B6" w14:textId="168CA532">
            <w:pPr>
              <w:pStyle w:val="KeinLeerraum"/>
              <w:rPr>
                <w:noProof/>
                <w:sz w:val="18"/>
                <w:szCs w:val="18"/>
                <w:lang w:val="en-US"/>
              </w:rPr>
            </w:pPr>
          </w:p>
        </w:tc>
        <w:tc>
          <w:tcPr>
            <w:tcW w:w="146" w:type="dxa"/>
            <w:vAlign w:val="center"/>
            <w:hideMark/>
          </w:tcPr>
          <w:p w:rsidRPr="00E40265" w:rsidR="000B0BD7" w:rsidP="00E40265" w:rsidRDefault="000B0BD7" w14:paraId="52E5630B" w14:textId="77777777">
            <w:pPr>
              <w:pStyle w:val="KeinLeerraum"/>
              <w:rPr>
                <w:noProof/>
                <w:sz w:val="18"/>
                <w:szCs w:val="18"/>
                <w:lang w:val="en-US"/>
              </w:rPr>
            </w:pPr>
          </w:p>
        </w:tc>
      </w:tr>
      <w:tr w:rsidRPr="008277EA" w:rsidR="000B0BD7" w:rsidTr="00413D66" w14:paraId="35D5BAC0"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78792DB" w14:textId="77777777">
            <w:pPr>
              <w:pStyle w:val="KeinLeerraum"/>
              <w:rPr>
                <w:noProof/>
                <w:sz w:val="18"/>
                <w:szCs w:val="18"/>
                <w:lang w:val="de-CH"/>
              </w:rPr>
            </w:pPr>
            <w:r w:rsidRPr="00E40265">
              <w:rPr>
                <w:noProof/>
                <w:sz w:val="18"/>
                <w:szCs w:val="18"/>
                <w:lang w:val="de-CH"/>
              </w:rPr>
              <w:t>water_interrupted</w:t>
            </w:r>
          </w:p>
        </w:tc>
        <w:tc>
          <w:tcPr>
            <w:tcW w:w="5062" w:type="dxa"/>
            <w:tcBorders>
              <w:top w:val="nil"/>
              <w:left w:val="nil"/>
              <w:bottom w:val="nil"/>
              <w:right w:val="nil"/>
            </w:tcBorders>
            <w:noWrap/>
            <w:vAlign w:val="bottom"/>
            <w:hideMark/>
          </w:tcPr>
          <w:p w:rsidRPr="00E40265" w:rsidR="000B0BD7" w:rsidP="00E40265" w:rsidRDefault="000B0BD7" w14:paraId="5719C189" w14:textId="77777777">
            <w:pPr>
              <w:pStyle w:val="KeinLeerraum"/>
              <w:rPr>
                <w:noProof/>
                <w:sz w:val="18"/>
                <w:szCs w:val="18"/>
                <w:lang w:val="en-US"/>
              </w:rPr>
            </w:pPr>
            <w:r w:rsidRPr="00E40265">
              <w:rPr>
                <w:noProof/>
                <w:sz w:val="18"/>
                <w:szCs w:val="18"/>
                <w:lang w:val="en-US"/>
              </w:rPr>
              <w:t>binary, 1 if water was interrupted for a full day or more</w:t>
            </w:r>
          </w:p>
        </w:tc>
        <w:tc>
          <w:tcPr>
            <w:tcW w:w="2551" w:type="dxa"/>
            <w:tcBorders>
              <w:top w:val="nil"/>
              <w:left w:val="nil"/>
              <w:bottom w:val="nil"/>
              <w:right w:val="nil"/>
            </w:tcBorders>
            <w:noWrap/>
            <w:vAlign w:val="bottom"/>
          </w:tcPr>
          <w:p w:rsidRPr="00E40265" w:rsidR="000B0BD7" w:rsidP="00E40265" w:rsidRDefault="000B0BD7" w14:paraId="122286C7" w14:textId="77777777">
            <w:pPr>
              <w:pStyle w:val="KeinLeerraum"/>
              <w:rPr>
                <w:noProof/>
                <w:sz w:val="18"/>
                <w:szCs w:val="18"/>
                <w:lang w:val="en-US"/>
              </w:rPr>
            </w:pPr>
            <w:r>
              <w:rPr>
                <w:noProof/>
                <w:sz w:val="18"/>
                <w:szCs w:val="18"/>
                <w:lang w:val="en-US"/>
              </w:rPr>
              <w:t>3</w:t>
            </w:r>
          </w:p>
        </w:tc>
        <w:tc>
          <w:tcPr>
            <w:tcW w:w="802" w:type="dxa"/>
          </w:tcPr>
          <w:p w:rsidRPr="00E40265" w:rsidR="000B0BD7" w:rsidP="00E40265" w:rsidRDefault="000B0BD7" w14:paraId="5D57F4C0" w14:textId="77777777">
            <w:pPr>
              <w:pStyle w:val="KeinLeerraum"/>
              <w:rPr>
                <w:noProof/>
                <w:sz w:val="18"/>
                <w:szCs w:val="18"/>
                <w:lang w:val="en-US"/>
              </w:rPr>
            </w:pPr>
          </w:p>
        </w:tc>
        <w:tc>
          <w:tcPr>
            <w:tcW w:w="1018" w:type="dxa"/>
          </w:tcPr>
          <w:p w:rsidRPr="00E40265" w:rsidR="000B0BD7" w:rsidP="00E40265" w:rsidRDefault="000B0BD7" w14:paraId="7B5B0224" w14:textId="77777777">
            <w:pPr>
              <w:pStyle w:val="KeinLeerraum"/>
              <w:rPr>
                <w:noProof/>
                <w:sz w:val="18"/>
                <w:szCs w:val="18"/>
                <w:lang w:val="en-US"/>
              </w:rPr>
            </w:pPr>
          </w:p>
        </w:tc>
        <w:tc>
          <w:tcPr>
            <w:tcW w:w="146" w:type="dxa"/>
            <w:vAlign w:val="center"/>
            <w:hideMark/>
          </w:tcPr>
          <w:p w:rsidRPr="00E40265" w:rsidR="000B0BD7" w:rsidP="00E40265" w:rsidRDefault="000B0BD7" w14:paraId="51994A3F" w14:textId="17CBAA90">
            <w:pPr>
              <w:pStyle w:val="KeinLeerraum"/>
              <w:rPr>
                <w:noProof/>
                <w:sz w:val="18"/>
                <w:szCs w:val="18"/>
                <w:lang w:val="en-US"/>
              </w:rPr>
            </w:pPr>
          </w:p>
        </w:tc>
        <w:tc>
          <w:tcPr>
            <w:tcW w:w="146" w:type="dxa"/>
            <w:vAlign w:val="center"/>
            <w:hideMark/>
          </w:tcPr>
          <w:p w:rsidRPr="00E40265" w:rsidR="000B0BD7" w:rsidP="00E40265" w:rsidRDefault="000B0BD7" w14:paraId="00C23772" w14:textId="77777777">
            <w:pPr>
              <w:pStyle w:val="KeinLeerraum"/>
              <w:rPr>
                <w:noProof/>
                <w:sz w:val="18"/>
                <w:szCs w:val="18"/>
                <w:lang w:val="en-US"/>
              </w:rPr>
            </w:pPr>
          </w:p>
        </w:tc>
      </w:tr>
      <w:tr w:rsidRPr="008277EA" w:rsidR="000B0BD7" w:rsidTr="00413D66" w14:paraId="4ED6D7E2"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636A2347" w14:textId="77777777">
            <w:pPr>
              <w:pStyle w:val="KeinLeerraum"/>
              <w:rPr>
                <w:noProof/>
                <w:sz w:val="18"/>
                <w:szCs w:val="18"/>
                <w:lang w:val="de-CH"/>
              </w:rPr>
            </w:pPr>
            <w:r w:rsidRPr="00E40265">
              <w:rPr>
                <w:noProof/>
                <w:sz w:val="18"/>
                <w:szCs w:val="18"/>
                <w:lang w:val="de-CH"/>
              </w:rPr>
              <w:t>water_time</w:t>
            </w:r>
          </w:p>
        </w:tc>
        <w:tc>
          <w:tcPr>
            <w:tcW w:w="5062" w:type="dxa"/>
            <w:tcBorders>
              <w:top w:val="nil"/>
              <w:left w:val="nil"/>
              <w:bottom w:val="nil"/>
              <w:right w:val="nil"/>
            </w:tcBorders>
            <w:noWrap/>
            <w:vAlign w:val="bottom"/>
            <w:hideMark/>
          </w:tcPr>
          <w:p w:rsidRPr="00E40265" w:rsidR="000B0BD7" w:rsidP="00E40265" w:rsidRDefault="000B0BD7" w14:paraId="79D843B0" w14:textId="77777777">
            <w:pPr>
              <w:pStyle w:val="KeinLeerraum"/>
              <w:rPr>
                <w:noProof/>
                <w:sz w:val="18"/>
                <w:szCs w:val="18"/>
                <w:lang w:val="en-US"/>
              </w:rPr>
            </w:pPr>
            <w:r w:rsidRPr="00E40265">
              <w:rPr>
                <w:noProof/>
                <w:sz w:val="18"/>
                <w:szCs w:val="18"/>
                <w:lang w:val="en-US"/>
              </w:rPr>
              <w:t>Time for HH to get to water source (minutes)</w:t>
            </w:r>
          </w:p>
        </w:tc>
        <w:tc>
          <w:tcPr>
            <w:tcW w:w="2551" w:type="dxa"/>
            <w:tcBorders>
              <w:top w:val="nil"/>
              <w:left w:val="nil"/>
              <w:bottom w:val="nil"/>
              <w:right w:val="nil"/>
            </w:tcBorders>
            <w:noWrap/>
            <w:vAlign w:val="bottom"/>
          </w:tcPr>
          <w:p w:rsidRPr="00E40265" w:rsidR="000B0BD7" w:rsidP="00E40265" w:rsidRDefault="000B0BD7" w14:paraId="78A9C287" w14:textId="77777777">
            <w:pPr>
              <w:pStyle w:val="KeinLeerraum"/>
              <w:rPr>
                <w:noProof/>
                <w:sz w:val="18"/>
                <w:szCs w:val="18"/>
                <w:lang w:val="en-US"/>
              </w:rPr>
            </w:pPr>
            <w:r>
              <w:rPr>
                <w:noProof/>
                <w:sz w:val="18"/>
                <w:szCs w:val="18"/>
                <w:lang w:val="en-US"/>
              </w:rPr>
              <w:t>1</w:t>
            </w:r>
          </w:p>
        </w:tc>
        <w:tc>
          <w:tcPr>
            <w:tcW w:w="802" w:type="dxa"/>
          </w:tcPr>
          <w:p w:rsidRPr="00E40265" w:rsidR="000B0BD7" w:rsidP="00E40265" w:rsidRDefault="000B0BD7" w14:paraId="6D2B5CB9" w14:textId="77777777">
            <w:pPr>
              <w:pStyle w:val="KeinLeerraum"/>
              <w:rPr>
                <w:noProof/>
                <w:sz w:val="18"/>
                <w:szCs w:val="18"/>
                <w:lang w:val="en-US"/>
              </w:rPr>
            </w:pPr>
          </w:p>
        </w:tc>
        <w:tc>
          <w:tcPr>
            <w:tcW w:w="1018" w:type="dxa"/>
          </w:tcPr>
          <w:p w:rsidRPr="00E40265" w:rsidR="000B0BD7" w:rsidP="00E40265" w:rsidRDefault="000B0BD7" w14:paraId="36312DA1" w14:textId="77777777">
            <w:pPr>
              <w:pStyle w:val="KeinLeerraum"/>
              <w:rPr>
                <w:noProof/>
                <w:sz w:val="18"/>
                <w:szCs w:val="18"/>
                <w:lang w:val="en-US"/>
              </w:rPr>
            </w:pPr>
          </w:p>
        </w:tc>
        <w:tc>
          <w:tcPr>
            <w:tcW w:w="146" w:type="dxa"/>
            <w:vAlign w:val="center"/>
            <w:hideMark/>
          </w:tcPr>
          <w:p w:rsidRPr="00E40265" w:rsidR="000B0BD7" w:rsidP="00E40265" w:rsidRDefault="000B0BD7" w14:paraId="23989E2B" w14:textId="6D6E293E">
            <w:pPr>
              <w:pStyle w:val="KeinLeerraum"/>
              <w:rPr>
                <w:noProof/>
                <w:sz w:val="18"/>
                <w:szCs w:val="18"/>
                <w:lang w:val="en-US"/>
              </w:rPr>
            </w:pPr>
          </w:p>
        </w:tc>
        <w:tc>
          <w:tcPr>
            <w:tcW w:w="146" w:type="dxa"/>
            <w:vAlign w:val="center"/>
            <w:hideMark/>
          </w:tcPr>
          <w:p w:rsidRPr="00E40265" w:rsidR="000B0BD7" w:rsidP="00E40265" w:rsidRDefault="000B0BD7" w14:paraId="30F8AB78" w14:textId="77777777">
            <w:pPr>
              <w:pStyle w:val="KeinLeerraum"/>
              <w:rPr>
                <w:noProof/>
                <w:sz w:val="18"/>
                <w:szCs w:val="18"/>
                <w:lang w:val="en-US"/>
              </w:rPr>
            </w:pPr>
          </w:p>
        </w:tc>
      </w:tr>
      <w:tr w:rsidRPr="008277EA" w:rsidR="000B0BD7" w:rsidTr="00413D66" w14:paraId="49341C3D" w14:textId="77777777">
        <w:trPr>
          <w:trHeight w:val="290"/>
        </w:trPr>
        <w:tc>
          <w:tcPr>
            <w:tcW w:w="2750" w:type="dxa"/>
            <w:tcBorders>
              <w:top w:val="nil"/>
              <w:left w:val="nil"/>
              <w:bottom w:val="nil"/>
              <w:right w:val="nil"/>
            </w:tcBorders>
            <w:noWrap/>
            <w:vAlign w:val="bottom"/>
            <w:hideMark/>
          </w:tcPr>
          <w:p w:rsidRPr="00E40265" w:rsidR="000B0BD7" w:rsidP="00E40265" w:rsidRDefault="000B0BD7" w14:paraId="2324E945" w14:textId="77777777">
            <w:pPr>
              <w:pStyle w:val="KeinLeerraum"/>
              <w:rPr>
                <w:noProof/>
                <w:sz w:val="18"/>
                <w:szCs w:val="18"/>
                <w:lang w:val="de-CH"/>
              </w:rPr>
            </w:pPr>
            <w:r w:rsidRPr="00E40265">
              <w:rPr>
                <w:noProof/>
                <w:sz w:val="18"/>
                <w:szCs w:val="18"/>
                <w:lang w:val="de-CH"/>
              </w:rPr>
              <w:t>water_treated</w:t>
            </w:r>
          </w:p>
        </w:tc>
        <w:tc>
          <w:tcPr>
            <w:tcW w:w="5062" w:type="dxa"/>
            <w:tcBorders>
              <w:top w:val="nil"/>
              <w:left w:val="nil"/>
              <w:bottom w:val="nil"/>
              <w:right w:val="nil"/>
            </w:tcBorders>
            <w:noWrap/>
            <w:vAlign w:val="bottom"/>
            <w:hideMark/>
          </w:tcPr>
          <w:p w:rsidRPr="00E40265" w:rsidR="000B0BD7" w:rsidP="00E40265" w:rsidRDefault="000B0BD7" w14:paraId="5A15D2AF" w14:textId="77777777">
            <w:pPr>
              <w:pStyle w:val="KeinLeerraum"/>
              <w:rPr>
                <w:noProof/>
                <w:sz w:val="18"/>
                <w:szCs w:val="18"/>
                <w:lang w:val="en-US"/>
              </w:rPr>
            </w:pPr>
            <w:r w:rsidRPr="00E40265">
              <w:rPr>
                <w:noProof/>
                <w:sz w:val="18"/>
                <w:szCs w:val="18"/>
                <w:lang w:val="en-US"/>
              </w:rPr>
              <w:t>binary, 1 if Anything done to water to make safe to drink</w:t>
            </w:r>
          </w:p>
        </w:tc>
        <w:tc>
          <w:tcPr>
            <w:tcW w:w="2551" w:type="dxa"/>
            <w:tcBorders>
              <w:top w:val="nil"/>
              <w:left w:val="nil"/>
              <w:bottom w:val="nil"/>
              <w:right w:val="nil"/>
            </w:tcBorders>
            <w:noWrap/>
            <w:vAlign w:val="bottom"/>
          </w:tcPr>
          <w:p w:rsidRPr="00E40265" w:rsidR="000B0BD7" w:rsidP="00E40265" w:rsidRDefault="000B0BD7" w14:paraId="12405C84" w14:textId="77777777">
            <w:pPr>
              <w:pStyle w:val="KeinLeerraum"/>
              <w:rPr>
                <w:noProof/>
                <w:sz w:val="18"/>
                <w:szCs w:val="18"/>
                <w:lang w:val="en-US"/>
              </w:rPr>
            </w:pPr>
            <w:r>
              <w:rPr>
                <w:noProof/>
                <w:sz w:val="18"/>
                <w:szCs w:val="18"/>
                <w:lang w:val="en-US"/>
              </w:rPr>
              <w:t>32</w:t>
            </w:r>
          </w:p>
        </w:tc>
        <w:tc>
          <w:tcPr>
            <w:tcW w:w="802" w:type="dxa"/>
          </w:tcPr>
          <w:p w:rsidRPr="00E40265" w:rsidR="000B0BD7" w:rsidP="00E40265" w:rsidRDefault="000B0BD7" w14:paraId="5E9D899F" w14:textId="77777777">
            <w:pPr>
              <w:pStyle w:val="KeinLeerraum"/>
              <w:rPr>
                <w:noProof/>
                <w:sz w:val="18"/>
                <w:szCs w:val="18"/>
                <w:lang w:val="en-US"/>
              </w:rPr>
            </w:pPr>
          </w:p>
        </w:tc>
        <w:tc>
          <w:tcPr>
            <w:tcW w:w="1018" w:type="dxa"/>
          </w:tcPr>
          <w:p w:rsidRPr="00E40265" w:rsidR="000B0BD7" w:rsidP="00E40265" w:rsidRDefault="000B0BD7" w14:paraId="60C4A2D8" w14:textId="77777777">
            <w:pPr>
              <w:pStyle w:val="KeinLeerraum"/>
              <w:rPr>
                <w:noProof/>
                <w:sz w:val="18"/>
                <w:szCs w:val="18"/>
                <w:lang w:val="en-US"/>
              </w:rPr>
            </w:pPr>
          </w:p>
        </w:tc>
        <w:tc>
          <w:tcPr>
            <w:tcW w:w="146" w:type="dxa"/>
            <w:vAlign w:val="center"/>
            <w:hideMark/>
          </w:tcPr>
          <w:p w:rsidRPr="00E40265" w:rsidR="000B0BD7" w:rsidP="00E40265" w:rsidRDefault="000B0BD7" w14:paraId="4A29FEBB" w14:textId="17B047F1">
            <w:pPr>
              <w:pStyle w:val="KeinLeerraum"/>
              <w:rPr>
                <w:noProof/>
                <w:sz w:val="18"/>
                <w:szCs w:val="18"/>
                <w:lang w:val="en-US"/>
              </w:rPr>
            </w:pPr>
          </w:p>
        </w:tc>
        <w:tc>
          <w:tcPr>
            <w:tcW w:w="146" w:type="dxa"/>
            <w:vAlign w:val="center"/>
            <w:hideMark/>
          </w:tcPr>
          <w:p w:rsidRPr="00E40265" w:rsidR="000B0BD7" w:rsidP="00E40265" w:rsidRDefault="000B0BD7" w14:paraId="481E306A" w14:textId="77777777">
            <w:pPr>
              <w:pStyle w:val="KeinLeerraum"/>
              <w:rPr>
                <w:noProof/>
                <w:sz w:val="18"/>
                <w:szCs w:val="18"/>
                <w:lang w:val="en-US"/>
              </w:rPr>
            </w:pPr>
          </w:p>
        </w:tc>
      </w:tr>
      <w:tr w:rsidRPr="008277EA" w:rsidR="000B0BD7" w:rsidTr="00413D66" w14:paraId="5461ABE0" w14:textId="77777777">
        <w:trPr>
          <w:trHeight w:val="290"/>
        </w:trPr>
        <w:tc>
          <w:tcPr>
            <w:tcW w:w="2750" w:type="dxa"/>
            <w:tcBorders>
              <w:top w:val="nil"/>
              <w:left w:val="nil"/>
              <w:bottom w:val="double" w:color="auto" w:sz="4" w:space="0"/>
              <w:right w:val="nil"/>
            </w:tcBorders>
            <w:noWrap/>
            <w:vAlign w:val="bottom"/>
            <w:hideMark/>
          </w:tcPr>
          <w:p w:rsidRPr="00E40265" w:rsidR="000B0BD7" w:rsidP="00E40265" w:rsidRDefault="000B0BD7" w14:paraId="6F2C1FCE" w14:textId="77777777">
            <w:pPr>
              <w:pStyle w:val="KeinLeerraum"/>
              <w:rPr>
                <w:noProof/>
                <w:sz w:val="18"/>
                <w:szCs w:val="18"/>
                <w:lang w:val="de-CH"/>
              </w:rPr>
            </w:pPr>
            <w:r w:rsidRPr="00E40265">
              <w:rPr>
                <w:noProof/>
                <w:sz w:val="18"/>
                <w:szCs w:val="18"/>
                <w:lang w:val="de-CH"/>
              </w:rPr>
              <w:t>wealthindex</w:t>
            </w:r>
          </w:p>
        </w:tc>
        <w:tc>
          <w:tcPr>
            <w:tcW w:w="5062" w:type="dxa"/>
            <w:tcBorders>
              <w:top w:val="nil"/>
              <w:left w:val="nil"/>
              <w:bottom w:val="double" w:color="auto" w:sz="4" w:space="0"/>
              <w:right w:val="nil"/>
            </w:tcBorders>
            <w:noWrap/>
            <w:vAlign w:val="bottom"/>
            <w:hideMark/>
          </w:tcPr>
          <w:p w:rsidRPr="00E40265" w:rsidR="000B0BD7" w:rsidP="00E40265" w:rsidRDefault="000B0BD7" w14:paraId="0ACD2544" w14:textId="77777777">
            <w:pPr>
              <w:pStyle w:val="KeinLeerraum"/>
              <w:rPr>
                <w:noProof/>
                <w:sz w:val="18"/>
                <w:szCs w:val="18"/>
                <w:lang w:val="en-US"/>
              </w:rPr>
            </w:pPr>
            <w:r w:rsidRPr="00E40265">
              <w:rPr>
                <w:noProof/>
                <w:sz w:val="18"/>
                <w:szCs w:val="18"/>
                <w:lang w:val="en-US"/>
              </w:rPr>
              <w:t>category, wealth index, combined (in quintiles)</w:t>
            </w:r>
          </w:p>
        </w:tc>
        <w:tc>
          <w:tcPr>
            <w:tcW w:w="2551" w:type="dxa"/>
            <w:tcBorders>
              <w:top w:val="nil"/>
              <w:left w:val="nil"/>
              <w:bottom w:val="double" w:color="auto" w:sz="4" w:space="0"/>
              <w:right w:val="nil"/>
            </w:tcBorders>
            <w:noWrap/>
            <w:vAlign w:val="bottom"/>
          </w:tcPr>
          <w:p w:rsidRPr="00E40265" w:rsidR="000B0BD7" w:rsidP="00E40265" w:rsidRDefault="000B0BD7" w14:paraId="7B1B45E4" w14:textId="77777777">
            <w:pPr>
              <w:pStyle w:val="KeinLeerraum"/>
              <w:rPr>
                <w:noProof/>
                <w:sz w:val="18"/>
                <w:szCs w:val="18"/>
                <w:lang w:val="en-US"/>
              </w:rPr>
            </w:pPr>
            <w:r>
              <w:rPr>
                <w:noProof/>
                <w:sz w:val="18"/>
                <w:szCs w:val="18"/>
                <w:lang w:val="en-US"/>
              </w:rPr>
              <w:t>32</w:t>
            </w:r>
          </w:p>
        </w:tc>
        <w:tc>
          <w:tcPr>
            <w:tcW w:w="802" w:type="dxa"/>
            <w:tcBorders>
              <w:bottom w:val="double" w:color="auto" w:sz="4" w:space="0"/>
            </w:tcBorders>
          </w:tcPr>
          <w:p w:rsidRPr="00E40265" w:rsidR="000B0BD7" w:rsidP="00E40265" w:rsidRDefault="00025DB9" w14:paraId="3B1C4B89" w14:textId="3E4260BB">
            <w:pPr>
              <w:pStyle w:val="KeinLeerraum"/>
              <w:rPr>
                <w:noProof/>
                <w:sz w:val="18"/>
                <w:szCs w:val="18"/>
                <w:lang w:val="en-US"/>
              </w:rPr>
            </w:pPr>
            <w:r>
              <w:rPr>
                <w:noProof/>
                <w:sz w:val="18"/>
                <w:szCs w:val="18"/>
                <w:lang w:val="en-US"/>
              </w:rPr>
              <w:t>X</w:t>
            </w:r>
          </w:p>
        </w:tc>
        <w:tc>
          <w:tcPr>
            <w:tcW w:w="1018" w:type="dxa"/>
            <w:tcBorders>
              <w:bottom w:val="double" w:color="auto" w:sz="4" w:space="0"/>
            </w:tcBorders>
          </w:tcPr>
          <w:p w:rsidRPr="00E40265" w:rsidR="000B0BD7" w:rsidP="00E40265" w:rsidRDefault="000B0BD7" w14:paraId="36A4DD6C" w14:textId="77777777">
            <w:pPr>
              <w:pStyle w:val="KeinLeerraum"/>
              <w:rPr>
                <w:noProof/>
                <w:sz w:val="18"/>
                <w:szCs w:val="18"/>
                <w:lang w:val="en-US"/>
              </w:rPr>
            </w:pPr>
          </w:p>
        </w:tc>
        <w:tc>
          <w:tcPr>
            <w:tcW w:w="146" w:type="dxa"/>
            <w:tcBorders>
              <w:bottom w:val="double" w:color="auto" w:sz="4" w:space="0"/>
            </w:tcBorders>
            <w:vAlign w:val="center"/>
            <w:hideMark/>
          </w:tcPr>
          <w:p w:rsidRPr="00E40265" w:rsidR="000B0BD7" w:rsidP="00E40265" w:rsidRDefault="000B0BD7" w14:paraId="605531C3" w14:textId="72A81E72">
            <w:pPr>
              <w:pStyle w:val="KeinLeerraum"/>
              <w:rPr>
                <w:noProof/>
                <w:sz w:val="18"/>
                <w:szCs w:val="18"/>
                <w:lang w:val="en-US"/>
              </w:rPr>
            </w:pPr>
          </w:p>
        </w:tc>
        <w:tc>
          <w:tcPr>
            <w:tcW w:w="146" w:type="dxa"/>
            <w:tcBorders>
              <w:bottom w:val="double" w:color="auto" w:sz="4" w:space="0"/>
            </w:tcBorders>
            <w:vAlign w:val="center"/>
            <w:hideMark/>
          </w:tcPr>
          <w:p w:rsidRPr="00E40265" w:rsidR="000B0BD7" w:rsidP="00E40265" w:rsidRDefault="000B0BD7" w14:paraId="3F630272" w14:textId="77777777">
            <w:pPr>
              <w:pStyle w:val="KeinLeerraum"/>
              <w:rPr>
                <w:noProof/>
                <w:sz w:val="18"/>
                <w:szCs w:val="18"/>
                <w:lang w:val="en-US"/>
              </w:rPr>
            </w:pPr>
          </w:p>
        </w:tc>
      </w:tr>
    </w:tbl>
    <w:p w:rsidR="008277EA" w:rsidP="00B83887" w:rsidRDefault="008277EA" w14:paraId="4D5C760F" w14:textId="13897E19">
      <w:pPr>
        <w:pStyle w:val="KeinLeerraum"/>
        <w:spacing w:after="120"/>
        <w:rPr>
          <w:noProof/>
          <w:sz w:val="20"/>
          <w:lang w:val="en-US"/>
        </w:rPr>
        <w:sectPr w:rsidR="008277EA" w:rsidSect="005F10C6">
          <w:pgSz w:w="16838" w:h="11906" w:orient="landscape"/>
          <w:pgMar w:top="1417" w:right="1276" w:bottom="1417" w:left="993" w:header="708" w:footer="614" w:gutter="0"/>
          <w:cols w:space="708"/>
          <w:docGrid w:linePitch="360"/>
        </w:sectPr>
      </w:pPr>
      <w:r w:rsidRPr="003909CE">
        <w:rPr>
          <w:lang w:val="en-US"/>
        </w:rPr>
        <w:t xml:space="preserve">Notes: </w:t>
      </w:r>
      <w:r w:rsidR="00042565">
        <w:rPr>
          <w:lang w:val="en-US"/>
        </w:rPr>
        <w:t xml:space="preserve">Tables </w:t>
      </w:r>
      <w:proofErr w:type="gramStart"/>
      <w:r w:rsidR="00042565">
        <w:rPr>
          <w:lang w:val="en-US"/>
        </w:rPr>
        <w:t>shows</w:t>
      </w:r>
      <w:proofErr w:type="gramEnd"/>
      <w:r w:rsidR="00042565">
        <w:rPr>
          <w:lang w:val="en-US"/>
        </w:rPr>
        <w:t xml:space="preserve"> all variables used for the ML models, using all available </w:t>
      </w:r>
      <w:r w:rsidR="003C4BB6">
        <w:rPr>
          <w:lang w:val="en-US"/>
        </w:rPr>
        <w:t>variables</w:t>
      </w:r>
      <w:r w:rsidR="00042565">
        <w:rPr>
          <w:lang w:val="en-US"/>
        </w:rPr>
        <w:t xml:space="preserve"> in the DHS data</w:t>
      </w:r>
      <w:r w:rsidR="00316918">
        <w:rPr>
          <w:lang w:val="en-US"/>
        </w:rPr>
        <w:t xml:space="preserve">. </w:t>
      </w:r>
      <w:commentRangeStart w:id="47"/>
      <w:commentRangeStart w:id="48"/>
      <w:r w:rsidR="00316918">
        <w:rPr>
          <w:lang w:val="en-US"/>
        </w:rPr>
        <w:t xml:space="preserve">For each country all available variables were used, excluding variables that have no variation after creating the sub-sample for the outcome or that generate less than 10% missing data </w:t>
      </w:r>
      <w:proofErr w:type="gramStart"/>
      <w:r w:rsidR="00316918">
        <w:rPr>
          <w:lang w:val="en-US"/>
        </w:rPr>
        <w:t>in order to</w:t>
      </w:r>
      <w:proofErr w:type="gramEnd"/>
      <w:r w:rsidR="00316918">
        <w:rPr>
          <w:lang w:val="en-US"/>
        </w:rPr>
        <w:t xml:space="preserve"> avoid a too small sample </w:t>
      </w:r>
      <w:commentRangeEnd w:id="47"/>
      <w:r w:rsidR="00631FCF">
        <w:rPr>
          <w:rStyle w:val="Kommentarzeichen"/>
          <w:sz w:val="22"/>
          <w:szCs w:val="22"/>
          <w:lang w:val="en-US"/>
        </w:rPr>
        <w:commentReference w:id="47"/>
      </w:r>
      <w:commentRangeEnd w:id="48"/>
      <w:r>
        <w:rPr>
          <w:rStyle w:val="CommentReference"/>
        </w:rPr>
        <w:commentReference w:id="48"/>
      </w:r>
      <w:r w:rsidR="00042565">
        <w:rPr>
          <w:lang w:val="en-US"/>
        </w:rPr>
        <w:t>(</w:t>
      </w:r>
      <w:r w:rsidR="003C4BB6">
        <w:rPr>
          <w:lang w:val="en-US"/>
        </w:rPr>
        <w:t xml:space="preserve">see details for variable selection in Section </w:t>
      </w:r>
      <w:r w:rsidR="00316918">
        <w:rPr>
          <w:lang w:val="en-US"/>
        </w:rPr>
        <w:t>3).</w:t>
      </w:r>
    </w:p>
    <w:p w:rsidRPr="002A0CB6" w:rsidR="002A0CB6" w:rsidP="00331CF8" w:rsidRDefault="002445CC" w14:paraId="0B7F7B4F" w14:textId="59F6E3C4">
      <w:pPr>
        <w:pStyle w:val="KeinLeerraum"/>
        <w:rPr>
          <w:rFonts w:asciiTheme="minorHAnsi" w:hAnsiTheme="minorHAnsi"/>
          <w:kern w:val="2"/>
          <w:sz w:val="24"/>
          <w:szCs w:val="24"/>
          <w:lang w:val="en-US"/>
          <w14:ligatures w14:val="standardContextual"/>
        </w:rPr>
      </w:pPr>
      <w:commentRangeStart w:id="49"/>
      <w:r>
        <w:rPr>
          <w:b/>
          <w:lang w:val="en-US"/>
        </w:rPr>
        <w:t xml:space="preserve">Table </w:t>
      </w:r>
      <w:commentRangeEnd w:id="49"/>
      <w:r w:rsidR="008E0ED3">
        <w:rPr>
          <w:rStyle w:val="Kommentarzeichen"/>
        </w:rPr>
        <w:commentReference w:id="49"/>
      </w:r>
      <w:r>
        <w:rPr>
          <w:b/>
          <w:lang w:val="en-US"/>
        </w:rPr>
        <w:t>A.2</w:t>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ellenraster"/>
        <w:tblW w:w="15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08"/>
        <w:gridCol w:w="1663"/>
        <w:gridCol w:w="1108"/>
        <w:gridCol w:w="15"/>
        <w:gridCol w:w="1648"/>
        <w:gridCol w:w="1108"/>
        <w:gridCol w:w="8"/>
        <w:gridCol w:w="1939"/>
        <w:gridCol w:w="1108"/>
        <w:gridCol w:w="24"/>
        <w:gridCol w:w="1923"/>
        <w:gridCol w:w="1108"/>
        <w:gridCol w:w="6"/>
      </w:tblGrid>
      <w:tr w:rsidRPr="00DC770F" w:rsidR="00331CF8" w:rsidTr="00840E0A" w14:paraId="63ACD10B" w14:textId="77777777">
        <w:trPr>
          <w:trHeight w:val="290"/>
        </w:trPr>
        <w:tc>
          <w:tcPr>
            <w:tcW w:w="1418" w:type="dxa"/>
            <w:tcBorders>
              <w:top w:val="single" w:color="auto" w:sz="4" w:space="0"/>
              <w:right w:val="single" w:color="auto" w:sz="4" w:space="0"/>
            </w:tcBorders>
            <w:noWrap/>
            <w:hideMark/>
          </w:tcPr>
          <w:p w:rsidRPr="00DC770F" w:rsidR="002A0CB6" w:rsidP="002A0CB6" w:rsidRDefault="002A0CB6" w14:paraId="01DCEDC9" w14:textId="37A68D17">
            <w:pPr>
              <w:pStyle w:val="KeinLeerraum"/>
              <w:rPr>
                <w:noProof/>
                <w:sz w:val="18"/>
                <w:szCs w:val="18"/>
              </w:rPr>
            </w:pPr>
          </w:p>
        </w:tc>
        <w:tc>
          <w:tcPr>
            <w:tcW w:w="2573" w:type="dxa"/>
            <w:gridSpan w:val="2"/>
            <w:tcBorders>
              <w:top w:val="single" w:color="auto" w:sz="4" w:space="0"/>
              <w:left w:val="single" w:color="auto" w:sz="4" w:space="0"/>
              <w:right w:val="single" w:color="auto" w:sz="4" w:space="0"/>
            </w:tcBorders>
            <w:noWrap/>
            <w:hideMark/>
          </w:tcPr>
          <w:p w:rsidRPr="00DC770F" w:rsidR="002A0CB6" w:rsidP="00331CF8" w:rsidRDefault="002A0CB6" w14:paraId="139AF8D6" w14:textId="77777777">
            <w:pPr>
              <w:pStyle w:val="KeinLeerraum"/>
              <w:jc w:val="center"/>
              <w:rPr>
                <w:b/>
                <w:bCs/>
                <w:noProof/>
                <w:sz w:val="18"/>
                <w:szCs w:val="18"/>
              </w:rPr>
            </w:pPr>
            <w:r w:rsidRPr="00DC770F">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DC770F" w:rsidR="002A0CB6" w:rsidP="00331CF8" w:rsidRDefault="002A0CB6" w14:paraId="3B48E1CB" w14:textId="77777777">
            <w:pPr>
              <w:pStyle w:val="KeinLeerraum"/>
              <w:jc w:val="center"/>
              <w:rPr>
                <w:b/>
                <w:bCs/>
                <w:noProof/>
                <w:sz w:val="18"/>
                <w:szCs w:val="18"/>
              </w:rPr>
            </w:pPr>
            <w:r w:rsidRPr="00DC770F">
              <w:rPr>
                <w:b/>
                <w:bCs/>
                <w:noProof/>
                <w:sz w:val="18"/>
                <w:szCs w:val="18"/>
              </w:rPr>
              <w:t>Top #2</w:t>
            </w:r>
          </w:p>
        </w:tc>
        <w:tc>
          <w:tcPr>
            <w:tcW w:w="2764" w:type="dxa"/>
            <w:gridSpan w:val="3"/>
            <w:tcBorders>
              <w:top w:val="single" w:color="auto" w:sz="4" w:space="0"/>
              <w:left w:val="single" w:color="auto" w:sz="4" w:space="0"/>
              <w:right w:val="single" w:color="auto" w:sz="4" w:space="0"/>
            </w:tcBorders>
            <w:noWrap/>
            <w:hideMark/>
          </w:tcPr>
          <w:p w:rsidRPr="00DC770F" w:rsidR="002A0CB6" w:rsidP="00331CF8" w:rsidRDefault="002A0CB6" w14:paraId="760AEE20" w14:textId="77777777">
            <w:pPr>
              <w:pStyle w:val="KeinLeerraum"/>
              <w:jc w:val="center"/>
              <w:rPr>
                <w:b/>
                <w:bCs/>
                <w:noProof/>
                <w:sz w:val="18"/>
                <w:szCs w:val="18"/>
              </w:rPr>
            </w:pPr>
            <w:r w:rsidRPr="00DC770F">
              <w:rPr>
                <w:b/>
                <w:bCs/>
                <w:noProof/>
                <w:sz w:val="18"/>
                <w:szCs w:val="18"/>
              </w:rPr>
              <w:t>Top #3</w:t>
            </w:r>
          </w:p>
        </w:tc>
        <w:tc>
          <w:tcPr>
            <w:tcW w:w="3071" w:type="dxa"/>
            <w:gridSpan w:val="3"/>
            <w:tcBorders>
              <w:top w:val="single" w:color="auto" w:sz="4" w:space="0"/>
              <w:left w:val="single" w:color="auto" w:sz="4" w:space="0"/>
              <w:right w:val="single" w:color="auto" w:sz="4" w:space="0"/>
            </w:tcBorders>
            <w:noWrap/>
            <w:hideMark/>
          </w:tcPr>
          <w:p w:rsidRPr="00DC770F" w:rsidR="002A0CB6" w:rsidP="00331CF8" w:rsidRDefault="002A0CB6" w14:paraId="1C5E4979" w14:textId="77777777">
            <w:pPr>
              <w:pStyle w:val="KeinLeerraum"/>
              <w:jc w:val="center"/>
              <w:rPr>
                <w:b/>
                <w:bCs/>
                <w:noProof/>
                <w:sz w:val="18"/>
                <w:szCs w:val="18"/>
              </w:rPr>
            </w:pPr>
            <w:r w:rsidRPr="00DC770F">
              <w:rPr>
                <w:b/>
                <w:bCs/>
                <w:noProof/>
                <w:sz w:val="18"/>
                <w:szCs w:val="18"/>
              </w:rPr>
              <w:t>Top #4</w:t>
            </w:r>
          </w:p>
        </w:tc>
        <w:tc>
          <w:tcPr>
            <w:tcW w:w="3037" w:type="dxa"/>
            <w:gridSpan w:val="3"/>
            <w:tcBorders>
              <w:top w:val="single" w:color="auto" w:sz="4" w:space="0"/>
              <w:left w:val="single" w:color="auto" w:sz="4" w:space="0"/>
            </w:tcBorders>
            <w:noWrap/>
            <w:hideMark/>
          </w:tcPr>
          <w:p w:rsidRPr="00DC770F" w:rsidR="002A0CB6" w:rsidP="00331CF8" w:rsidRDefault="002A0CB6" w14:paraId="68356692" w14:textId="77777777">
            <w:pPr>
              <w:pStyle w:val="KeinLeerraum"/>
              <w:jc w:val="center"/>
              <w:rPr>
                <w:b/>
                <w:bCs/>
                <w:noProof/>
                <w:sz w:val="18"/>
                <w:szCs w:val="18"/>
              </w:rPr>
            </w:pPr>
            <w:r w:rsidRPr="00DC770F">
              <w:rPr>
                <w:b/>
                <w:bCs/>
                <w:noProof/>
                <w:sz w:val="18"/>
                <w:szCs w:val="18"/>
              </w:rPr>
              <w:t>Top #5</w:t>
            </w:r>
          </w:p>
        </w:tc>
      </w:tr>
      <w:tr w:rsidRPr="00DC770F" w:rsidR="002A0CB6" w:rsidTr="00840E0A" w14:paraId="6EDBB490" w14:textId="77777777">
        <w:trPr>
          <w:gridAfter w:val="1"/>
          <w:wAfter w:w="6" w:type="dxa"/>
          <w:trHeight w:val="290"/>
        </w:trPr>
        <w:tc>
          <w:tcPr>
            <w:tcW w:w="1418" w:type="dxa"/>
            <w:tcBorders>
              <w:bottom w:val="single" w:color="auto" w:sz="4" w:space="0"/>
              <w:right w:val="single" w:color="auto" w:sz="4" w:space="0"/>
            </w:tcBorders>
            <w:noWrap/>
            <w:hideMark/>
          </w:tcPr>
          <w:p w:rsidRPr="00DC770F" w:rsidR="002A0CB6" w:rsidP="002A0CB6" w:rsidRDefault="002A0CB6" w14:paraId="77DC834F" w14:textId="77777777">
            <w:pPr>
              <w:pStyle w:val="KeinLeerraum"/>
              <w:rPr>
                <w:noProof/>
                <w:sz w:val="18"/>
                <w:szCs w:val="18"/>
              </w:rPr>
            </w:pPr>
          </w:p>
        </w:tc>
        <w:tc>
          <w:tcPr>
            <w:tcW w:w="1465" w:type="dxa"/>
            <w:tcBorders>
              <w:left w:val="single" w:color="auto" w:sz="4" w:space="0"/>
              <w:bottom w:val="single" w:color="auto" w:sz="4" w:space="0"/>
            </w:tcBorders>
            <w:noWrap/>
            <w:hideMark/>
          </w:tcPr>
          <w:p w:rsidRPr="00DC770F" w:rsidR="002A0CB6" w:rsidP="00331CF8" w:rsidRDefault="002A0CB6" w14:paraId="61A6789D"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4A6E163F" w14:textId="77777777">
            <w:pPr>
              <w:pStyle w:val="KeinLeerraum"/>
              <w:jc w:val="center"/>
              <w:rPr>
                <w:b/>
                <w:bCs/>
                <w:noProof/>
                <w:sz w:val="18"/>
                <w:szCs w:val="18"/>
              </w:rPr>
            </w:pPr>
            <w:r w:rsidRPr="00DC770F">
              <w:rPr>
                <w:b/>
                <w:bCs/>
                <w:noProof/>
                <w:sz w:val="18"/>
                <w:szCs w:val="18"/>
              </w:rPr>
              <w:t>Variable Importance</w:t>
            </w:r>
          </w:p>
        </w:tc>
        <w:tc>
          <w:tcPr>
            <w:tcW w:w="1663" w:type="dxa"/>
            <w:tcBorders>
              <w:left w:val="single" w:color="auto" w:sz="4" w:space="0"/>
              <w:bottom w:val="single" w:color="auto" w:sz="4" w:space="0"/>
            </w:tcBorders>
            <w:noWrap/>
            <w:hideMark/>
          </w:tcPr>
          <w:p w:rsidRPr="00DC770F" w:rsidR="002A0CB6" w:rsidP="00331CF8" w:rsidRDefault="002A0CB6" w14:paraId="7C584859"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61DC79E3" w14:textId="77777777">
            <w:pPr>
              <w:pStyle w:val="KeinLeerraum"/>
              <w:jc w:val="center"/>
              <w:rPr>
                <w:b/>
                <w:bCs/>
                <w:noProof/>
                <w:sz w:val="18"/>
                <w:szCs w:val="18"/>
              </w:rPr>
            </w:pPr>
            <w:r w:rsidRPr="00DC770F">
              <w:rPr>
                <w:b/>
                <w:bCs/>
                <w:noProof/>
                <w:sz w:val="18"/>
                <w:szCs w:val="18"/>
              </w:rPr>
              <w:t>Variable Importance</w:t>
            </w:r>
          </w:p>
        </w:tc>
        <w:tc>
          <w:tcPr>
            <w:tcW w:w="1663" w:type="dxa"/>
            <w:gridSpan w:val="2"/>
            <w:tcBorders>
              <w:left w:val="single" w:color="auto" w:sz="4" w:space="0"/>
              <w:bottom w:val="single" w:color="auto" w:sz="4" w:space="0"/>
            </w:tcBorders>
            <w:noWrap/>
            <w:hideMark/>
          </w:tcPr>
          <w:p w:rsidRPr="00DC770F" w:rsidR="002A0CB6" w:rsidP="00331CF8" w:rsidRDefault="002A0CB6" w14:paraId="623CE788"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558B4617"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2A0CB6" w:rsidP="00331CF8" w:rsidRDefault="002A0CB6" w14:paraId="5B0CB998"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1238E2E0"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2A0CB6" w:rsidP="00331CF8" w:rsidRDefault="002A0CB6" w14:paraId="2B645902"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tcBorders>
            <w:noWrap/>
            <w:hideMark/>
          </w:tcPr>
          <w:p w:rsidRPr="00DC770F" w:rsidR="002A0CB6" w:rsidP="00331CF8" w:rsidRDefault="002A0CB6" w14:paraId="43B76CF4" w14:textId="77777777">
            <w:pPr>
              <w:pStyle w:val="KeinLeerraum"/>
              <w:jc w:val="center"/>
              <w:rPr>
                <w:b/>
                <w:bCs/>
                <w:noProof/>
                <w:sz w:val="18"/>
                <w:szCs w:val="18"/>
              </w:rPr>
            </w:pPr>
            <w:r w:rsidRPr="00DC770F">
              <w:rPr>
                <w:b/>
                <w:bCs/>
                <w:noProof/>
                <w:sz w:val="18"/>
                <w:szCs w:val="18"/>
              </w:rPr>
              <w:t>Variable Importance</w:t>
            </w:r>
          </w:p>
        </w:tc>
      </w:tr>
      <w:tr w:rsidRPr="00DC770F" w:rsidR="002050B0" w:rsidTr="00840E0A" w14:paraId="2EBC0B7A" w14:textId="77777777">
        <w:trPr>
          <w:gridAfter w:val="1"/>
          <w:wAfter w:w="6" w:type="dxa"/>
          <w:trHeight w:val="290"/>
        </w:trPr>
        <w:tc>
          <w:tcPr>
            <w:tcW w:w="1418" w:type="dxa"/>
            <w:tcBorders>
              <w:top w:val="single" w:color="auto" w:sz="4" w:space="0"/>
              <w:right w:val="single" w:color="auto" w:sz="4" w:space="0"/>
            </w:tcBorders>
            <w:noWrap/>
            <w:hideMark/>
          </w:tcPr>
          <w:p w:rsidRPr="00DC770F" w:rsidR="002050B0" w:rsidP="002050B0" w:rsidRDefault="002050B0" w14:paraId="7DAAF60A" w14:textId="7FAE6A6F">
            <w:pPr>
              <w:pStyle w:val="KeinLeerraum"/>
              <w:rPr>
                <w:noProof/>
                <w:sz w:val="18"/>
                <w:szCs w:val="18"/>
              </w:rPr>
            </w:pPr>
            <w:r w:rsidRPr="009A7F10">
              <w:t>Benin</w:t>
            </w:r>
          </w:p>
        </w:tc>
        <w:tc>
          <w:tcPr>
            <w:tcW w:w="1465" w:type="dxa"/>
            <w:tcBorders>
              <w:top w:val="single" w:color="auto" w:sz="4" w:space="0"/>
              <w:left w:val="single" w:color="auto" w:sz="4" w:space="0"/>
            </w:tcBorders>
            <w:noWrap/>
          </w:tcPr>
          <w:p w:rsidRPr="007C4DDE" w:rsidR="002050B0" w:rsidP="002050B0" w:rsidRDefault="002050B0" w14:paraId="22ADD60B" w14:textId="727DBF4F">
            <w:pPr>
              <w:pStyle w:val="KeinLeerraum"/>
              <w:contextualSpacing/>
              <w:jc w:val="center"/>
              <w:rPr>
                <w:noProof/>
                <w:sz w:val="18"/>
                <w:szCs w:val="18"/>
              </w:rPr>
            </w:pPr>
            <w:proofErr w:type="spellStart"/>
            <w:r w:rsidRPr="009A7F10">
              <w:t>Bankaccount</w:t>
            </w:r>
            <w:proofErr w:type="spellEnd"/>
          </w:p>
        </w:tc>
        <w:tc>
          <w:tcPr>
            <w:tcW w:w="1108" w:type="dxa"/>
            <w:tcBorders>
              <w:top w:val="single" w:color="auto" w:sz="4" w:space="0"/>
              <w:right w:val="single" w:color="auto" w:sz="4" w:space="0"/>
            </w:tcBorders>
            <w:noWrap/>
          </w:tcPr>
          <w:p w:rsidRPr="007C4DDE" w:rsidR="002050B0" w:rsidP="002050B0" w:rsidRDefault="002050B0" w14:paraId="01F939F1" w14:textId="5BF6E46C">
            <w:pPr>
              <w:pStyle w:val="KeinLeerraum"/>
              <w:contextualSpacing/>
              <w:jc w:val="center"/>
              <w:rPr>
                <w:noProof/>
                <w:sz w:val="18"/>
                <w:szCs w:val="18"/>
              </w:rPr>
            </w:pPr>
            <w:r w:rsidRPr="009A7F10">
              <w:t>0.80</w:t>
            </w:r>
          </w:p>
        </w:tc>
        <w:tc>
          <w:tcPr>
            <w:tcW w:w="1663" w:type="dxa"/>
            <w:tcBorders>
              <w:top w:val="single" w:color="auto" w:sz="4" w:space="0"/>
              <w:left w:val="single" w:color="auto" w:sz="4" w:space="0"/>
            </w:tcBorders>
            <w:noWrap/>
          </w:tcPr>
          <w:p w:rsidRPr="007C4DDE" w:rsidR="002050B0" w:rsidP="002050B0" w:rsidRDefault="002050B0" w14:paraId="51309323" w14:textId="5EF8E737">
            <w:pPr>
              <w:pStyle w:val="KeinLeerraum"/>
              <w:contextualSpacing/>
              <w:jc w:val="center"/>
              <w:rPr>
                <w:noProof/>
                <w:sz w:val="18"/>
                <w:szCs w:val="18"/>
              </w:rPr>
            </w:pPr>
            <w:r w:rsidRPr="009A7F10">
              <w:t>Number of HH members</w:t>
            </w:r>
          </w:p>
        </w:tc>
        <w:tc>
          <w:tcPr>
            <w:tcW w:w="1108" w:type="dxa"/>
            <w:tcBorders>
              <w:top w:val="single" w:color="auto" w:sz="4" w:space="0"/>
              <w:right w:val="single" w:color="auto" w:sz="4" w:space="0"/>
            </w:tcBorders>
            <w:noWrap/>
          </w:tcPr>
          <w:p w:rsidRPr="007C4DDE" w:rsidR="002050B0" w:rsidP="002050B0" w:rsidRDefault="002050B0" w14:paraId="4F899596" w14:textId="4109DA85">
            <w:pPr>
              <w:pStyle w:val="KeinLeerraum"/>
              <w:contextualSpacing/>
              <w:jc w:val="center"/>
              <w:rPr>
                <w:noProof/>
                <w:sz w:val="18"/>
                <w:szCs w:val="18"/>
              </w:rPr>
            </w:pPr>
            <w:r w:rsidRPr="009A7F10">
              <w:t>0.49</w:t>
            </w:r>
          </w:p>
        </w:tc>
        <w:tc>
          <w:tcPr>
            <w:tcW w:w="1663" w:type="dxa"/>
            <w:gridSpan w:val="2"/>
            <w:tcBorders>
              <w:top w:val="single" w:color="auto" w:sz="4" w:space="0"/>
              <w:left w:val="single" w:color="auto" w:sz="4" w:space="0"/>
            </w:tcBorders>
            <w:noWrap/>
          </w:tcPr>
          <w:p w:rsidRPr="007C4DDE" w:rsidR="002050B0" w:rsidP="002050B0" w:rsidRDefault="002050B0" w14:paraId="6C3C6D3D" w14:textId="51313881">
            <w:pPr>
              <w:pStyle w:val="KeinLeerraum"/>
              <w:contextualSpacing/>
              <w:jc w:val="center"/>
              <w:rPr>
                <w:noProof/>
                <w:sz w:val="18"/>
                <w:szCs w:val="18"/>
              </w:rPr>
            </w:pPr>
            <w:r w:rsidRPr="009A7F10">
              <w:t>Literate</w:t>
            </w:r>
          </w:p>
        </w:tc>
        <w:tc>
          <w:tcPr>
            <w:tcW w:w="1108" w:type="dxa"/>
            <w:tcBorders>
              <w:top w:val="single" w:color="auto" w:sz="4" w:space="0"/>
              <w:right w:val="single" w:color="auto" w:sz="4" w:space="0"/>
            </w:tcBorders>
            <w:noWrap/>
          </w:tcPr>
          <w:p w:rsidRPr="007C4DDE" w:rsidR="002050B0" w:rsidP="002050B0" w:rsidRDefault="002050B0" w14:paraId="65379D84" w14:textId="1A44DD97">
            <w:pPr>
              <w:pStyle w:val="KeinLeerraum"/>
              <w:contextualSpacing/>
              <w:jc w:val="center"/>
              <w:rPr>
                <w:noProof/>
                <w:sz w:val="18"/>
                <w:szCs w:val="18"/>
              </w:rPr>
            </w:pPr>
            <w:r w:rsidRPr="009A7F10">
              <w:t>0.47</w:t>
            </w:r>
          </w:p>
        </w:tc>
        <w:tc>
          <w:tcPr>
            <w:tcW w:w="1947" w:type="dxa"/>
            <w:gridSpan w:val="2"/>
            <w:tcBorders>
              <w:top w:val="single" w:color="auto" w:sz="4" w:space="0"/>
              <w:left w:val="single" w:color="auto" w:sz="4" w:space="0"/>
            </w:tcBorders>
            <w:noWrap/>
          </w:tcPr>
          <w:p w:rsidRPr="007C4DDE" w:rsidR="002050B0" w:rsidP="002050B0" w:rsidRDefault="002050B0" w14:paraId="21A2C193" w14:textId="13EE8606">
            <w:pPr>
              <w:pStyle w:val="KeinLeerraum"/>
              <w:contextualSpacing/>
              <w:jc w:val="center"/>
              <w:rPr>
                <w:noProof/>
                <w:sz w:val="18"/>
                <w:szCs w:val="18"/>
              </w:rPr>
            </w:pPr>
            <w:r w:rsidRPr="009A7F10">
              <w:t>Safe trash disposal</w:t>
            </w:r>
          </w:p>
        </w:tc>
        <w:tc>
          <w:tcPr>
            <w:tcW w:w="1108" w:type="dxa"/>
            <w:tcBorders>
              <w:top w:val="single" w:color="auto" w:sz="4" w:space="0"/>
              <w:right w:val="single" w:color="auto" w:sz="4" w:space="0"/>
            </w:tcBorders>
            <w:noWrap/>
          </w:tcPr>
          <w:p w:rsidRPr="007C4DDE" w:rsidR="002050B0" w:rsidP="002050B0" w:rsidRDefault="002050B0" w14:paraId="7BE8D819" w14:textId="2C1EB3EC">
            <w:pPr>
              <w:pStyle w:val="KeinLeerraum"/>
              <w:contextualSpacing/>
              <w:jc w:val="center"/>
              <w:rPr>
                <w:noProof/>
                <w:sz w:val="18"/>
                <w:szCs w:val="18"/>
              </w:rPr>
            </w:pPr>
            <w:r w:rsidRPr="009A7F10">
              <w:t>0.41</w:t>
            </w:r>
          </w:p>
        </w:tc>
        <w:tc>
          <w:tcPr>
            <w:tcW w:w="1947" w:type="dxa"/>
            <w:gridSpan w:val="2"/>
            <w:tcBorders>
              <w:top w:val="single" w:color="auto" w:sz="4" w:space="0"/>
              <w:left w:val="single" w:color="auto" w:sz="4" w:space="0"/>
            </w:tcBorders>
            <w:noWrap/>
          </w:tcPr>
          <w:p w:rsidRPr="007C4DDE" w:rsidR="002050B0" w:rsidP="002050B0" w:rsidRDefault="002050B0" w14:paraId="2EB74406" w14:textId="7C0D21DC">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top w:val="single" w:color="auto" w:sz="4" w:space="0"/>
            </w:tcBorders>
            <w:noWrap/>
          </w:tcPr>
          <w:p w:rsidRPr="007C4DDE" w:rsidR="002050B0" w:rsidP="002050B0" w:rsidRDefault="002050B0" w14:paraId="47B96748" w14:textId="039705EE">
            <w:pPr>
              <w:pStyle w:val="KeinLeerraum"/>
              <w:contextualSpacing/>
              <w:jc w:val="center"/>
              <w:rPr>
                <w:noProof/>
                <w:sz w:val="18"/>
                <w:szCs w:val="18"/>
              </w:rPr>
            </w:pPr>
            <w:r w:rsidRPr="009A7F10">
              <w:t>0.41</w:t>
            </w:r>
          </w:p>
        </w:tc>
      </w:tr>
      <w:tr w:rsidRPr="00DC770F" w:rsidR="002050B0" w:rsidTr="00840E0A" w14:paraId="501E835B"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F110462" w14:textId="36B48943">
            <w:pPr>
              <w:pStyle w:val="KeinLeerraum"/>
              <w:rPr>
                <w:noProof/>
                <w:sz w:val="18"/>
                <w:szCs w:val="18"/>
              </w:rPr>
            </w:pPr>
            <w:proofErr w:type="spellStart"/>
            <w:r w:rsidRPr="009A7F10">
              <w:t>Burkina.Faso</w:t>
            </w:r>
            <w:proofErr w:type="spellEnd"/>
          </w:p>
        </w:tc>
        <w:tc>
          <w:tcPr>
            <w:tcW w:w="1465" w:type="dxa"/>
            <w:tcBorders>
              <w:left w:val="single" w:color="auto" w:sz="4" w:space="0"/>
            </w:tcBorders>
            <w:noWrap/>
          </w:tcPr>
          <w:p w:rsidRPr="007C4DDE" w:rsidR="002050B0" w:rsidP="002050B0" w:rsidRDefault="002050B0" w14:paraId="4AE2253A" w14:textId="4C68F826">
            <w:pPr>
              <w:pStyle w:val="KeinLeerraum"/>
              <w:contextualSpacing/>
              <w:jc w:val="center"/>
              <w:rPr>
                <w:noProof/>
                <w:sz w:val="18"/>
                <w:szCs w:val="18"/>
              </w:rPr>
            </w:pPr>
            <w:r w:rsidRPr="009A7F10">
              <w:t>Electricity</w:t>
            </w:r>
          </w:p>
        </w:tc>
        <w:tc>
          <w:tcPr>
            <w:tcW w:w="1108" w:type="dxa"/>
            <w:tcBorders>
              <w:right w:val="single" w:color="auto" w:sz="4" w:space="0"/>
            </w:tcBorders>
            <w:noWrap/>
          </w:tcPr>
          <w:p w:rsidRPr="007C4DDE" w:rsidR="002050B0" w:rsidP="002050B0" w:rsidRDefault="002050B0" w14:paraId="60BB0533" w14:textId="38C44E92">
            <w:pPr>
              <w:pStyle w:val="KeinLeerraum"/>
              <w:contextualSpacing/>
              <w:jc w:val="center"/>
              <w:rPr>
                <w:noProof/>
                <w:sz w:val="18"/>
                <w:szCs w:val="18"/>
              </w:rPr>
            </w:pPr>
            <w:r w:rsidRPr="009A7F10">
              <w:t>0.91</w:t>
            </w:r>
          </w:p>
        </w:tc>
        <w:tc>
          <w:tcPr>
            <w:tcW w:w="1663" w:type="dxa"/>
            <w:tcBorders>
              <w:left w:val="single" w:color="auto" w:sz="4" w:space="0"/>
            </w:tcBorders>
            <w:noWrap/>
          </w:tcPr>
          <w:p w:rsidRPr="007C4DDE" w:rsidR="002050B0" w:rsidP="002050B0" w:rsidRDefault="002050B0" w14:paraId="01C35B49" w14:textId="4C53C51F">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3E91A642" w14:textId="4C317376">
            <w:pPr>
              <w:pStyle w:val="KeinLeerraum"/>
              <w:contextualSpacing/>
              <w:jc w:val="center"/>
              <w:rPr>
                <w:noProof/>
                <w:sz w:val="18"/>
                <w:szCs w:val="18"/>
              </w:rPr>
            </w:pPr>
            <w:r w:rsidRPr="009A7F10">
              <w:t>0.80</w:t>
            </w:r>
          </w:p>
        </w:tc>
        <w:tc>
          <w:tcPr>
            <w:tcW w:w="1663" w:type="dxa"/>
            <w:gridSpan w:val="2"/>
            <w:tcBorders>
              <w:left w:val="single" w:color="auto" w:sz="4" w:space="0"/>
            </w:tcBorders>
            <w:noWrap/>
          </w:tcPr>
          <w:p w:rsidRPr="007C4DDE" w:rsidR="002050B0" w:rsidP="002050B0" w:rsidRDefault="002050B0" w14:paraId="74A4084B" w14:textId="1D357AEE">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53DF1FAE" w14:textId="1D87AEDB">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31CF288F" w14:textId="6CCE31D9">
            <w:pPr>
              <w:pStyle w:val="KeinLeerraum"/>
              <w:contextualSpacing/>
              <w:jc w:val="center"/>
              <w:rPr>
                <w:noProof/>
                <w:sz w:val="18"/>
                <w:szCs w:val="18"/>
              </w:rPr>
            </w:pPr>
            <w:r w:rsidRPr="009A7F10">
              <w:t>Refrigerator</w:t>
            </w:r>
          </w:p>
        </w:tc>
        <w:tc>
          <w:tcPr>
            <w:tcW w:w="1108" w:type="dxa"/>
            <w:tcBorders>
              <w:right w:val="single" w:color="auto" w:sz="4" w:space="0"/>
            </w:tcBorders>
            <w:noWrap/>
          </w:tcPr>
          <w:p w:rsidRPr="007C4DDE" w:rsidR="002050B0" w:rsidP="002050B0" w:rsidRDefault="002050B0" w14:paraId="7353C153" w14:textId="719B09B5">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6F2C8303" w14:textId="490C2760">
            <w:pPr>
              <w:pStyle w:val="KeinLeerraum"/>
              <w:contextualSpacing/>
              <w:jc w:val="center"/>
              <w:rPr>
                <w:noProof/>
                <w:sz w:val="18"/>
                <w:szCs w:val="18"/>
              </w:rPr>
            </w:pPr>
            <w:r w:rsidRPr="009A7F10">
              <w:t>Owns land</w:t>
            </w:r>
          </w:p>
        </w:tc>
        <w:tc>
          <w:tcPr>
            <w:tcW w:w="1108" w:type="dxa"/>
            <w:noWrap/>
          </w:tcPr>
          <w:p w:rsidRPr="007C4DDE" w:rsidR="002050B0" w:rsidP="002050B0" w:rsidRDefault="002050B0" w14:paraId="19AAFFA8" w14:textId="69875D74">
            <w:pPr>
              <w:pStyle w:val="KeinLeerraum"/>
              <w:contextualSpacing/>
              <w:jc w:val="center"/>
              <w:rPr>
                <w:noProof/>
                <w:sz w:val="18"/>
                <w:szCs w:val="18"/>
              </w:rPr>
            </w:pPr>
            <w:r w:rsidRPr="009A7F10">
              <w:t>0.55</w:t>
            </w:r>
          </w:p>
        </w:tc>
      </w:tr>
      <w:tr w:rsidRPr="00DC770F" w:rsidR="002050B0" w:rsidTr="00840E0A" w14:paraId="7FDF9370"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DA22428" w14:textId="24CBEA36">
            <w:pPr>
              <w:pStyle w:val="KeinLeerraum"/>
              <w:rPr>
                <w:noProof/>
                <w:sz w:val="18"/>
                <w:szCs w:val="18"/>
              </w:rPr>
            </w:pPr>
            <w:r w:rsidRPr="009A7F10">
              <w:t>Burundi</w:t>
            </w:r>
          </w:p>
        </w:tc>
        <w:tc>
          <w:tcPr>
            <w:tcW w:w="1465" w:type="dxa"/>
            <w:tcBorders>
              <w:left w:val="single" w:color="auto" w:sz="4" w:space="0"/>
            </w:tcBorders>
            <w:noWrap/>
          </w:tcPr>
          <w:p w:rsidRPr="007C4DDE" w:rsidR="002050B0" w:rsidP="002050B0" w:rsidRDefault="002050B0" w14:paraId="1051F42B" w14:textId="1300A551">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3310BCBC" w14:textId="25BE5E66">
            <w:pPr>
              <w:pStyle w:val="KeinLeerraum"/>
              <w:contextualSpacing/>
              <w:jc w:val="center"/>
              <w:rPr>
                <w:noProof/>
                <w:sz w:val="18"/>
                <w:szCs w:val="18"/>
              </w:rPr>
            </w:pPr>
            <w:r w:rsidRPr="009A7F10">
              <w:t>0.26</w:t>
            </w:r>
          </w:p>
        </w:tc>
        <w:tc>
          <w:tcPr>
            <w:tcW w:w="1663" w:type="dxa"/>
            <w:tcBorders>
              <w:left w:val="single" w:color="auto" w:sz="4" w:space="0"/>
            </w:tcBorders>
            <w:noWrap/>
          </w:tcPr>
          <w:p w:rsidRPr="007C4DDE" w:rsidR="002050B0" w:rsidP="002050B0" w:rsidRDefault="002050B0" w14:paraId="24254B18" w14:textId="6ED8E750">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45BEA68B" w14:textId="2A63A38A">
            <w:pPr>
              <w:pStyle w:val="KeinLeerraum"/>
              <w:contextualSpacing/>
              <w:jc w:val="center"/>
              <w:rPr>
                <w:noProof/>
                <w:sz w:val="18"/>
                <w:szCs w:val="18"/>
              </w:rPr>
            </w:pPr>
            <w:r w:rsidRPr="009A7F10">
              <w:t>0.22</w:t>
            </w:r>
          </w:p>
        </w:tc>
        <w:tc>
          <w:tcPr>
            <w:tcW w:w="1663" w:type="dxa"/>
            <w:gridSpan w:val="2"/>
            <w:tcBorders>
              <w:left w:val="single" w:color="auto" w:sz="4" w:space="0"/>
            </w:tcBorders>
            <w:noWrap/>
          </w:tcPr>
          <w:p w:rsidRPr="007C4DDE" w:rsidR="002050B0" w:rsidP="002050B0" w:rsidRDefault="002050B0" w14:paraId="3E07FFA2" w14:textId="650A877B">
            <w:pPr>
              <w:pStyle w:val="KeinLeerraum"/>
              <w:contextualSpacing/>
              <w:jc w:val="center"/>
              <w:rPr>
                <w:noProof/>
                <w:sz w:val="18"/>
                <w:szCs w:val="18"/>
              </w:rPr>
            </w:pPr>
            <w:r w:rsidRPr="009A7F10">
              <w:t>Age: 15-24*</w:t>
            </w:r>
          </w:p>
        </w:tc>
        <w:tc>
          <w:tcPr>
            <w:tcW w:w="1108" w:type="dxa"/>
            <w:tcBorders>
              <w:right w:val="single" w:color="auto" w:sz="4" w:space="0"/>
            </w:tcBorders>
            <w:noWrap/>
          </w:tcPr>
          <w:p w:rsidRPr="007C4DDE" w:rsidR="002050B0" w:rsidP="002050B0" w:rsidRDefault="002050B0" w14:paraId="53E6BB39" w14:textId="70B50F79">
            <w:pPr>
              <w:pStyle w:val="KeinLeerraum"/>
              <w:contextualSpacing/>
              <w:jc w:val="center"/>
              <w:rPr>
                <w:noProof/>
                <w:sz w:val="18"/>
                <w:szCs w:val="18"/>
              </w:rPr>
            </w:pPr>
            <w:r w:rsidRPr="009A7F10">
              <w:t>0.17</w:t>
            </w:r>
          </w:p>
        </w:tc>
        <w:tc>
          <w:tcPr>
            <w:tcW w:w="1947" w:type="dxa"/>
            <w:gridSpan w:val="2"/>
            <w:tcBorders>
              <w:left w:val="single" w:color="auto" w:sz="4" w:space="0"/>
            </w:tcBorders>
            <w:noWrap/>
          </w:tcPr>
          <w:p w:rsidRPr="007C4DDE" w:rsidR="002050B0" w:rsidP="002050B0" w:rsidRDefault="002050B0" w14:paraId="55A95D96" w14:textId="70A9EC0E">
            <w:pPr>
              <w:pStyle w:val="KeinLeerraum"/>
              <w:contextualSpacing/>
              <w:jc w:val="center"/>
              <w:rPr>
                <w:noProof/>
                <w:sz w:val="18"/>
                <w:szCs w:val="18"/>
              </w:rPr>
            </w:pPr>
            <w:r w:rsidRPr="009A7F10">
              <w:t>Video recorder</w:t>
            </w:r>
          </w:p>
        </w:tc>
        <w:tc>
          <w:tcPr>
            <w:tcW w:w="1108" w:type="dxa"/>
            <w:tcBorders>
              <w:right w:val="single" w:color="auto" w:sz="4" w:space="0"/>
            </w:tcBorders>
            <w:noWrap/>
          </w:tcPr>
          <w:p w:rsidRPr="007C4DDE" w:rsidR="002050B0" w:rsidP="002050B0" w:rsidRDefault="002050B0" w14:paraId="5D782233" w14:textId="26A8EF65">
            <w:pPr>
              <w:pStyle w:val="KeinLeerraum"/>
              <w:contextualSpacing/>
              <w:jc w:val="center"/>
              <w:rPr>
                <w:noProof/>
                <w:sz w:val="18"/>
                <w:szCs w:val="18"/>
              </w:rPr>
            </w:pPr>
            <w:r w:rsidRPr="009A7F10">
              <w:t>0.11</w:t>
            </w:r>
          </w:p>
        </w:tc>
        <w:tc>
          <w:tcPr>
            <w:tcW w:w="1947" w:type="dxa"/>
            <w:gridSpan w:val="2"/>
            <w:tcBorders>
              <w:left w:val="single" w:color="auto" w:sz="4" w:space="0"/>
            </w:tcBorders>
            <w:noWrap/>
          </w:tcPr>
          <w:p w:rsidRPr="007C4DDE" w:rsidR="002050B0" w:rsidP="002050B0" w:rsidRDefault="002050B0" w14:paraId="64C4EF25" w14:textId="7D2124BA">
            <w:pPr>
              <w:pStyle w:val="KeinLeerraum"/>
              <w:contextualSpacing/>
              <w:jc w:val="center"/>
              <w:rPr>
                <w:noProof/>
                <w:sz w:val="18"/>
                <w:szCs w:val="18"/>
              </w:rPr>
            </w:pPr>
            <w:r w:rsidRPr="009A7F10">
              <w:t>Owns livestock</w:t>
            </w:r>
          </w:p>
        </w:tc>
        <w:tc>
          <w:tcPr>
            <w:tcW w:w="1108" w:type="dxa"/>
            <w:noWrap/>
          </w:tcPr>
          <w:p w:rsidRPr="007C4DDE" w:rsidR="002050B0" w:rsidP="002050B0" w:rsidRDefault="002050B0" w14:paraId="72173881" w14:textId="19894934">
            <w:pPr>
              <w:pStyle w:val="KeinLeerraum"/>
              <w:contextualSpacing/>
              <w:jc w:val="center"/>
              <w:rPr>
                <w:noProof/>
                <w:sz w:val="18"/>
                <w:szCs w:val="18"/>
              </w:rPr>
            </w:pPr>
            <w:r w:rsidRPr="009A7F10">
              <w:t>0.11</w:t>
            </w:r>
          </w:p>
        </w:tc>
      </w:tr>
      <w:tr w:rsidRPr="00DC770F" w:rsidR="002050B0" w:rsidTr="00840E0A" w14:paraId="59275E8A"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F282327" w14:textId="5D2EE4F4">
            <w:pPr>
              <w:pStyle w:val="KeinLeerraum"/>
              <w:rPr>
                <w:noProof/>
                <w:sz w:val="18"/>
                <w:szCs w:val="18"/>
              </w:rPr>
            </w:pPr>
            <w:r w:rsidRPr="009A7F10">
              <w:t>Cameroon</w:t>
            </w:r>
          </w:p>
        </w:tc>
        <w:tc>
          <w:tcPr>
            <w:tcW w:w="1465" w:type="dxa"/>
            <w:tcBorders>
              <w:left w:val="single" w:color="auto" w:sz="4" w:space="0"/>
            </w:tcBorders>
            <w:noWrap/>
          </w:tcPr>
          <w:p w:rsidRPr="007C4DDE" w:rsidR="002050B0" w:rsidP="002050B0" w:rsidRDefault="002050B0" w14:paraId="01D96590" w14:textId="38D964FD">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0C1A095A" w14:textId="44A26051">
            <w:pPr>
              <w:pStyle w:val="KeinLeerraum"/>
              <w:contextualSpacing/>
              <w:jc w:val="center"/>
              <w:rPr>
                <w:noProof/>
                <w:sz w:val="18"/>
                <w:szCs w:val="18"/>
              </w:rPr>
            </w:pPr>
            <w:r w:rsidRPr="009A7F10">
              <w:t>0.52</w:t>
            </w:r>
          </w:p>
        </w:tc>
        <w:tc>
          <w:tcPr>
            <w:tcW w:w="1663" w:type="dxa"/>
            <w:tcBorders>
              <w:left w:val="single" w:color="auto" w:sz="4" w:space="0"/>
            </w:tcBorders>
            <w:noWrap/>
          </w:tcPr>
          <w:p w:rsidRPr="007C4DDE" w:rsidR="002050B0" w:rsidP="002050B0" w:rsidRDefault="002050B0" w14:paraId="5DE57279" w14:textId="0CCB8EBE">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4665864E" w14:textId="5A0388A8">
            <w:pPr>
              <w:pStyle w:val="KeinLeerraum"/>
              <w:contextualSpacing/>
              <w:jc w:val="center"/>
              <w:rPr>
                <w:noProof/>
                <w:sz w:val="18"/>
                <w:szCs w:val="18"/>
              </w:rPr>
            </w:pPr>
            <w:r w:rsidRPr="009A7F10">
              <w:t>0.45</w:t>
            </w:r>
          </w:p>
        </w:tc>
        <w:tc>
          <w:tcPr>
            <w:tcW w:w="1663" w:type="dxa"/>
            <w:gridSpan w:val="2"/>
            <w:tcBorders>
              <w:left w:val="single" w:color="auto" w:sz="4" w:space="0"/>
            </w:tcBorders>
            <w:noWrap/>
          </w:tcPr>
          <w:p w:rsidRPr="007C4DDE" w:rsidR="002050B0" w:rsidP="002050B0" w:rsidRDefault="002050B0" w14:paraId="3FDE40A4" w14:textId="5D32B121">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C62B968" w14:textId="41446064">
            <w:pPr>
              <w:pStyle w:val="KeinLeerraum"/>
              <w:contextualSpacing/>
              <w:jc w:val="center"/>
              <w:rPr>
                <w:noProof/>
                <w:sz w:val="18"/>
                <w:szCs w:val="18"/>
              </w:rPr>
            </w:pPr>
            <w:r w:rsidRPr="009A7F10">
              <w:t>0.42</w:t>
            </w:r>
          </w:p>
        </w:tc>
        <w:tc>
          <w:tcPr>
            <w:tcW w:w="1947" w:type="dxa"/>
            <w:gridSpan w:val="2"/>
            <w:tcBorders>
              <w:left w:val="single" w:color="auto" w:sz="4" w:space="0"/>
            </w:tcBorders>
            <w:noWrap/>
          </w:tcPr>
          <w:p w:rsidRPr="007C4DDE" w:rsidR="002050B0" w:rsidP="002050B0" w:rsidRDefault="002050B0" w14:paraId="026F9EDB" w14:textId="6CD18054">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0F2DE365" w14:textId="5A67F197">
            <w:pPr>
              <w:pStyle w:val="KeinLeerraum"/>
              <w:contextualSpacing/>
              <w:jc w:val="center"/>
              <w:rPr>
                <w:noProof/>
                <w:sz w:val="18"/>
                <w:szCs w:val="18"/>
              </w:rPr>
            </w:pPr>
            <w:r w:rsidRPr="009A7F10">
              <w:t>0.37</w:t>
            </w:r>
          </w:p>
        </w:tc>
        <w:tc>
          <w:tcPr>
            <w:tcW w:w="1947" w:type="dxa"/>
            <w:gridSpan w:val="2"/>
            <w:tcBorders>
              <w:left w:val="single" w:color="auto" w:sz="4" w:space="0"/>
            </w:tcBorders>
            <w:noWrap/>
          </w:tcPr>
          <w:p w:rsidRPr="007C4DDE" w:rsidR="002050B0" w:rsidP="002050B0" w:rsidRDefault="002050B0" w14:paraId="6E795722" w14:textId="46507F90">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4010A219" w14:textId="788BA391">
            <w:pPr>
              <w:pStyle w:val="KeinLeerraum"/>
              <w:contextualSpacing/>
              <w:jc w:val="center"/>
              <w:rPr>
                <w:noProof/>
                <w:sz w:val="18"/>
                <w:szCs w:val="18"/>
              </w:rPr>
            </w:pPr>
            <w:r w:rsidRPr="009A7F10">
              <w:t>0.36</w:t>
            </w:r>
          </w:p>
        </w:tc>
      </w:tr>
      <w:tr w:rsidRPr="00DC770F" w:rsidR="002050B0" w:rsidTr="00840E0A" w14:paraId="5CB6AE7B"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662BC95" w14:textId="784837B9">
            <w:pPr>
              <w:pStyle w:val="KeinLeerraum"/>
              <w:rPr>
                <w:noProof/>
                <w:sz w:val="18"/>
                <w:szCs w:val="18"/>
              </w:rPr>
            </w:pPr>
            <w:r w:rsidRPr="009A7F10">
              <w:t>Chad</w:t>
            </w:r>
          </w:p>
        </w:tc>
        <w:tc>
          <w:tcPr>
            <w:tcW w:w="1465" w:type="dxa"/>
            <w:tcBorders>
              <w:left w:val="single" w:color="auto" w:sz="4" w:space="0"/>
            </w:tcBorders>
            <w:noWrap/>
          </w:tcPr>
          <w:p w:rsidRPr="007C4DDE" w:rsidR="002050B0" w:rsidP="002050B0" w:rsidRDefault="002050B0" w14:paraId="24E981EA" w14:textId="4AC0BF1A">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2D29A30F" w14:textId="6AF746AA">
            <w:pPr>
              <w:pStyle w:val="KeinLeerraum"/>
              <w:contextualSpacing/>
              <w:jc w:val="center"/>
              <w:rPr>
                <w:noProof/>
                <w:sz w:val="18"/>
                <w:szCs w:val="18"/>
              </w:rPr>
            </w:pPr>
            <w:r w:rsidRPr="009A7F10">
              <w:t>1.33</w:t>
            </w:r>
          </w:p>
        </w:tc>
        <w:tc>
          <w:tcPr>
            <w:tcW w:w="1663" w:type="dxa"/>
            <w:tcBorders>
              <w:left w:val="single" w:color="auto" w:sz="4" w:space="0"/>
            </w:tcBorders>
            <w:noWrap/>
          </w:tcPr>
          <w:p w:rsidRPr="007C4DDE" w:rsidR="002050B0" w:rsidP="002050B0" w:rsidRDefault="002050B0" w14:paraId="31614101" w14:textId="712C8E99">
            <w:pPr>
              <w:pStyle w:val="KeinLeerraum"/>
              <w:contextualSpacing/>
              <w:jc w:val="center"/>
              <w:rPr>
                <w:noProof/>
                <w:sz w:val="18"/>
                <w:szCs w:val="18"/>
              </w:rPr>
            </w:pPr>
            <w:r w:rsidRPr="009A7F10">
              <w:t>Toilet</w:t>
            </w:r>
          </w:p>
        </w:tc>
        <w:tc>
          <w:tcPr>
            <w:tcW w:w="1108" w:type="dxa"/>
            <w:tcBorders>
              <w:right w:val="single" w:color="auto" w:sz="4" w:space="0"/>
            </w:tcBorders>
            <w:noWrap/>
          </w:tcPr>
          <w:p w:rsidRPr="007C4DDE" w:rsidR="002050B0" w:rsidP="002050B0" w:rsidRDefault="002050B0" w14:paraId="7B0792EF" w14:textId="7F9C2350">
            <w:pPr>
              <w:pStyle w:val="KeinLeerraum"/>
              <w:contextualSpacing/>
              <w:jc w:val="center"/>
              <w:rPr>
                <w:noProof/>
                <w:sz w:val="18"/>
                <w:szCs w:val="18"/>
              </w:rPr>
            </w:pPr>
            <w:r w:rsidRPr="009A7F10">
              <w:t>1.14</w:t>
            </w:r>
          </w:p>
        </w:tc>
        <w:tc>
          <w:tcPr>
            <w:tcW w:w="1663" w:type="dxa"/>
            <w:gridSpan w:val="2"/>
            <w:tcBorders>
              <w:left w:val="single" w:color="auto" w:sz="4" w:space="0"/>
            </w:tcBorders>
            <w:noWrap/>
          </w:tcPr>
          <w:p w:rsidRPr="00B6608E" w:rsidR="002050B0" w:rsidP="002050B0" w:rsidRDefault="002050B0" w14:paraId="6C9CD747" w14:textId="3ACEA18E">
            <w:pPr>
              <w:pStyle w:val="KeinLeerraum"/>
              <w:contextualSpacing/>
              <w:jc w:val="center"/>
              <w:rPr>
                <w:noProof/>
                <w:sz w:val="18"/>
                <w:szCs w:val="18"/>
                <w:highlight w:val="yellow"/>
              </w:rPr>
            </w:pPr>
            <w:r w:rsidRPr="009A7F10">
              <w:t>Never read newspapers</w:t>
            </w:r>
          </w:p>
        </w:tc>
        <w:tc>
          <w:tcPr>
            <w:tcW w:w="1108" w:type="dxa"/>
            <w:tcBorders>
              <w:right w:val="single" w:color="auto" w:sz="4" w:space="0"/>
            </w:tcBorders>
            <w:noWrap/>
          </w:tcPr>
          <w:p w:rsidRPr="007C4DDE" w:rsidR="002050B0" w:rsidP="002050B0" w:rsidRDefault="002050B0" w14:paraId="57FBB3C1" w14:textId="5E603A54">
            <w:pPr>
              <w:pStyle w:val="KeinLeerraum"/>
              <w:contextualSpacing/>
              <w:jc w:val="center"/>
              <w:rPr>
                <w:noProof/>
                <w:sz w:val="18"/>
                <w:szCs w:val="18"/>
              </w:rPr>
            </w:pPr>
            <w:r w:rsidRPr="009A7F10">
              <w:t>0.81</w:t>
            </w:r>
          </w:p>
        </w:tc>
        <w:tc>
          <w:tcPr>
            <w:tcW w:w="1947" w:type="dxa"/>
            <w:gridSpan w:val="2"/>
            <w:tcBorders>
              <w:left w:val="single" w:color="auto" w:sz="4" w:space="0"/>
            </w:tcBorders>
            <w:noWrap/>
          </w:tcPr>
          <w:p w:rsidRPr="007C4DDE" w:rsidR="002050B0" w:rsidP="002050B0" w:rsidRDefault="002050B0" w14:paraId="6E2BE1C8" w14:textId="2928D740">
            <w:pPr>
              <w:pStyle w:val="KeinLeerraum"/>
              <w:contextualSpacing/>
              <w:jc w:val="center"/>
              <w:rPr>
                <w:noProof/>
                <w:sz w:val="18"/>
                <w:szCs w:val="18"/>
              </w:rPr>
            </w:pPr>
            <w:r w:rsidRPr="009A7F10">
              <w:t>Female HH head</w:t>
            </w:r>
          </w:p>
        </w:tc>
        <w:tc>
          <w:tcPr>
            <w:tcW w:w="1108" w:type="dxa"/>
            <w:tcBorders>
              <w:right w:val="single" w:color="auto" w:sz="4" w:space="0"/>
            </w:tcBorders>
            <w:noWrap/>
          </w:tcPr>
          <w:p w:rsidRPr="007C4DDE" w:rsidR="002050B0" w:rsidP="002050B0" w:rsidRDefault="002050B0" w14:paraId="24819A5D" w14:textId="273C465E">
            <w:pPr>
              <w:pStyle w:val="KeinLeerraum"/>
              <w:contextualSpacing/>
              <w:jc w:val="center"/>
              <w:rPr>
                <w:noProof/>
                <w:sz w:val="18"/>
                <w:szCs w:val="18"/>
              </w:rPr>
            </w:pPr>
            <w:r w:rsidRPr="009A7F10">
              <w:t>0.69</w:t>
            </w:r>
          </w:p>
        </w:tc>
        <w:tc>
          <w:tcPr>
            <w:tcW w:w="1947" w:type="dxa"/>
            <w:gridSpan w:val="2"/>
            <w:tcBorders>
              <w:left w:val="single" w:color="auto" w:sz="4" w:space="0"/>
            </w:tcBorders>
            <w:noWrap/>
          </w:tcPr>
          <w:p w:rsidRPr="007C4DDE" w:rsidR="002050B0" w:rsidP="002050B0" w:rsidRDefault="002050B0" w14:paraId="1B0B9A0F" w14:textId="7729961C">
            <w:pPr>
              <w:pStyle w:val="KeinLeerraum"/>
              <w:contextualSpacing/>
              <w:jc w:val="center"/>
              <w:rPr>
                <w:noProof/>
                <w:sz w:val="18"/>
                <w:szCs w:val="18"/>
              </w:rPr>
            </w:pPr>
            <w:r w:rsidRPr="009A7F10">
              <w:t>Has radio</w:t>
            </w:r>
          </w:p>
        </w:tc>
        <w:tc>
          <w:tcPr>
            <w:tcW w:w="1108" w:type="dxa"/>
            <w:noWrap/>
          </w:tcPr>
          <w:p w:rsidRPr="007C4DDE" w:rsidR="002050B0" w:rsidP="002050B0" w:rsidRDefault="002050B0" w14:paraId="2721F4BD" w14:textId="2BEBBC09">
            <w:pPr>
              <w:pStyle w:val="KeinLeerraum"/>
              <w:contextualSpacing/>
              <w:jc w:val="center"/>
              <w:rPr>
                <w:noProof/>
                <w:sz w:val="18"/>
                <w:szCs w:val="18"/>
              </w:rPr>
            </w:pPr>
            <w:r w:rsidRPr="009A7F10">
              <w:t>0.67</w:t>
            </w:r>
          </w:p>
        </w:tc>
      </w:tr>
      <w:tr w:rsidRPr="00DC770F" w:rsidR="002050B0" w:rsidTr="00840E0A" w14:paraId="3A0AC80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4B3DADE" w14:textId="4FD17ED7">
            <w:pPr>
              <w:pStyle w:val="KeinLeerraum"/>
              <w:rPr>
                <w:noProof/>
                <w:sz w:val="18"/>
                <w:szCs w:val="18"/>
              </w:rPr>
            </w:pPr>
            <w:proofErr w:type="spellStart"/>
            <w:r w:rsidRPr="009A7F10">
              <w:t>Cote.dIvoire</w:t>
            </w:r>
            <w:proofErr w:type="spellEnd"/>
          </w:p>
        </w:tc>
        <w:tc>
          <w:tcPr>
            <w:tcW w:w="1465" w:type="dxa"/>
            <w:tcBorders>
              <w:left w:val="single" w:color="auto" w:sz="4" w:space="0"/>
            </w:tcBorders>
            <w:noWrap/>
          </w:tcPr>
          <w:p w:rsidRPr="007C4DDE" w:rsidR="002050B0" w:rsidP="002050B0" w:rsidRDefault="002050B0" w14:paraId="32E067F1" w14:textId="057AEF5A">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600549A" w14:textId="39E00770">
            <w:pPr>
              <w:pStyle w:val="KeinLeerraum"/>
              <w:contextualSpacing/>
              <w:jc w:val="center"/>
              <w:rPr>
                <w:noProof/>
                <w:sz w:val="18"/>
                <w:szCs w:val="18"/>
              </w:rPr>
            </w:pPr>
            <w:r w:rsidRPr="009A7F10">
              <w:t>0.95</w:t>
            </w:r>
          </w:p>
        </w:tc>
        <w:tc>
          <w:tcPr>
            <w:tcW w:w="1663" w:type="dxa"/>
            <w:tcBorders>
              <w:left w:val="single" w:color="auto" w:sz="4" w:space="0"/>
            </w:tcBorders>
            <w:noWrap/>
          </w:tcPr>
          <w:p w:rsidRPr="007C4DDE" w:rsidR="002050B0" w:rsidP="002050B0" w:rsidRDefault="002050B0" w14:paraId="35BA7FCC" w14:textId="6A3DC2FF">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EC58582" w14:textId="55F92B7E">
            <w:pPr>
              <w:pStyle w:val="KeinLeerraum"/>
              <w:contextualSpacing/>
              <w:jc w:val="center"/>
              <w:rPr>
                <w:noProof/>
                <w:sz w:val="18"/>
                <w:szCs w:val="18"/>
              </w:rPr>
            </w:pPr>
            <w:r w:rsidRPr="009A7F10">
              <w:t>0.52</w:t>
            </w:r>
          </w:p>
        </w:tc>
        <w:tc>
          <w:tcPr>
            <w:tcW w:w="1663" w:type="dxa"/>
            <w:gridSpan w:val="2"/>
            <w:tcBorders>
              <w:left w:val="single" w:color="auto" w:sz="4" w:space="0"/>
            </w:tcBorders>
            <w:noWrap/>
          </w:tcPr>
          <w:p w:rsidRPr="007C4DDE" w:rsidR="002050B0" w:rsidP="002050B0" w:rsidRDefault="002050B0" w14:paraId="0A9FA23F" w14:textId="39DCBC05">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9201272" w14:textId="1E1BC1DE">
            <w:pPr>
              <w:pStyle w:val="KeinLeerraum"/>
              <w:contextualSpacing/>
              <w:jc w:val="center"/>
              <w:rPr>
                <w:noProof/>
                <w:sz w:val="18"/>
                <w:szCs w:val="18"/>
              </w:rPr>
            </w:pPr>
            <w:r w:rsidRPr="009A7F10">
              <w:t>0.52</w:t>
            </w:r>
          </w:p>
        </w:tc>
        <w:tc>
          <w:tcPr>
            <w:tcW w:w="1947" w:type="dxa"/>
            <w:gridSpan w:val="2"/>
            <w:tcBorders>
              <w:left w:val="single" w:color="auto" w:sz="4" w:space="0"/>
            </w:tcBorders>
            <w:noWrap/>
          </w:tcPr>
          <w:p w:rsidRPr="007C4DDE" w:rsidR="002050B0" w:rsidP="002050B0" w:rsidRDefault="002050B0" w14:paraId="4E7064CC" w14:textId="70B37D93">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48D7C797" w14:textId="6C06E8AC">
            <w:pPr>
              <w:pStyle w:val="KeinLeerraum"/>
              <w:contextualSpacing/>
              <w:jc w:val="center"/>
              <w:rPr>
                <w:noProof/>
                <w:sz w:val="18"/>
                <w:szCs w:val="18"/>
              </w:rPr>
            </w:pPr>
            <w:r w:rsidRPr="009A7F10">
              <w:t>0.48</w:t>
            </w:r>
          </w:p>
        </w:tc>
        <w:tc>
          <w:tcPr>
            <w:tcW w:w="1947" w:type="dxa"/>
            <w:gridSpan w:val="2"/>
            <w:tcBorders>
              <w:left w:val="single" w:color="auto" w:sz="4" w:space="0"/>
            </w:tcBorders>
            <w:noWrap/>
          </w:tcPr>
          <w:p w:rsidRPr="007C4DDE" w:rsidR="002050B0" w:rsidP="002050B0" w:rsidRDefault="002050B0" w14:paraId="1910D1C3" w14:textId="3B04F6E4">
            <w:pPr>
              <w:pStyle w:val="KeinLeerraum"/>
              <w:contextualSpacing/>
              <w:jc w:val="center"/>
              <w:rPr>
                <w:noProof/>
                <w:sz w:val="18"/>
                <w:szCs w:val="18"/>
              </w:rPr>
            </w:pPr>
            <w:r w:rsidRPr="009A7F10">
              <w:t>Exposure to mass media*</w:t>
            </w:r>
          </w:p>
        </w:tc>
        <w:tc>
          <w:tcPr>
            <w:tcW w:w="1108" w:type="dxa"/>
            <w:noWrap/>
          </w:tcPr>
          <w:p w:rsidRPr="007C4DDE" w:rsidR="002050B0" w:rsidP="002050B0" w:rsidRDefault="002050B0" w14:paraId="354BDA84" w14:textId="7FE03117">
            <w:pPr>
              <w:pStyle w:val="KeinLeerraum"/>
              <w:contextualSpacing/>
              <w:jc w:val="center"/>
              <w:rPr>
                <w:noProof/>
                <w:sz w:val="18"/>
                <w:szCs w:val="18"/>
              </w:rPr>
            </w:pPr>
            <w:r w:rsidRPr="009A7F10">
              <w:t>0.45</w:t>
            </w:r>
          </w:p>
        </w:tc>
      </w:tr>
      <w:tr w:rsidRPr="00DC770F" w:rsidR="002050B0" w:rsidTr="00840E0A" w14:paraId="7BD71482"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AA898B9" w14:textId="5D7CE8A0">
            <w:pPr>
              <w:pStyle w:val="KeinLeerraum"/>
              <w:rPr>
                <w:noProof/>
                <w:sz w:val="18"/>
                <w:szCs w:val="18"/>
              </w:rPr>
            </w:pPr>
            <w:r w:rsidRPr="009A7F10">
              <w:t>DRC</w:t>
            </w:r>
          </w:p>
        </w:tc>
        <w:tc>
          <w:tcPr>
            <w:tcW w:w="1465" w:type="dxa"/>
            <w:tcBorders>
              <w:left w:val="single" w:color="auto" w:sz="4" w:space="0"/>
            </w:tcBorders>
            <w:noWrap/>
          </w:tcPr>
          <w:p w:rsidRPr="007C4DDE" w:rsidR="002050B0" w:rsidP="002050B0" w:rsidRDefault="002050B0" w14:paraId="40F7C56D" w14:textId="27862A27">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7C5DC6BA" w14:textId="1DE85897">
            <w:pPr>
              <w:pStyle w:val="KeinLeerraum"/>
              <w:contextualSpacing/>
              <w:jc w:val="center"/>
              <w:rPr>
                <w:noProof/>
                <w:sz w:val="18"/>
                <w:szCs w:val="18"/>
              </w:rPr>
            </w:pPr>
            <w:r w:rsidRPr="009A7F10">
              <w:t>0.59</w:t>
            </w:r>
          </w:p>
        </w:tc>
        <w:tc>
          <w:tcPr>
            <w:tcW w:w="1663" w:type="dxa"/>
            <w:tcBorders>
              <w:left w:val="single" w:color="auto" w:sz="4" w:space="0"/>
            </w:tcBorders>
            <w:noWrap/>
          </w:tcPr>
          <w:p w:rsidRPr="007C4DDE" w:rsidR="002050B0" w:rsidP="002050B0" w:rsidRDefault="002050B0" w14:paraId="349DCF7F" w14:textId="61C94AAE">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52E13C7" w14:textId="589DB0ED">
            <w:pPr>
              <w:pStyle w:val="KeinLeerraum"/>
              <w:contextualSpacing/>
              <w:jc w:val="center"/>
              <w:rPr>
                <w:noProof/>
                <w:sz w:val="18"/>
                <w:szCs w:val="18"/>
              </w:rPr>
            </w:pPr>
            <w:r w:rsidRPr="009A7F10">
              <w:t>0.56</w:t>
            </w:r>
          </w:p>
        </w:tc>
        <w:tc>
          <w:tcPr>
            <w:tcW w:w="1663" w:type="dxa"/>
            <w:gridSpan w:val="2"/>
            <w:tcBorders>
              <w:left w:val="single" w:color="auto" w:sz="4" w:space="0"/>
            </w:tcBorders>
            <w:noWrap/>
          </w:tcPr>
          <w:p w:rsidRPr="007C4DDE" w:rsidR="002050B0" w:rsidP="002050B0" w:rsidRDefault="002050B0" w14:paraId="73B98E8F" w14:textId="7BDC2FFE">
            <w:pPr>
              <w:pStyle w:val="KeinLeerraum"/>
              <w:contextualSpacing/>
              <w:jc w:val="center"/>
              <w:rPr>
                <w:noProof/>
                <w:sz w:val="18"/>
                <w:szCs w:val="18"/>
              </w:rPr>
            </w:pPr>
            <w:r w:rsidRPr="009A7F10">
              <w:t>Water time</w:t>
            </w:r>
          </w:p>
        </w:tc>
        <w:tc>
          <w:tcPr>
            <w:tcW w:w="1108" w:type="dxa"/>
            <w:tcBorders>
              <w:right w:val="single" w:color="auto" w:sz="4" w:space="0"/>
            </w:tcBorders>
            <w:noWrap/>
          </w:tcPr>
          <w:p w:rsidRPr="007C4DDE" w:rsidR="002050B0" w:rsidP="002050B0" w:rsidRDefault="002050B0" w14:paraId="309EF8EA" w14:textId="6F833DCB">
            <w:pPr>
              <w:pStyle w:val="KeinLeerraum"/>
              <w:contextualSpacing/>
              <w:jc w:val="center"/>
              <w:rPr>
                <w:noProof/>
                <w:sz w:val="18"/>
                <w:szCs w:val="18"/>
              </w:rPr>
            </w:pPr>
            <w:r w:rsidRPr="009A7F10">
              <w:t>0.47</w:t>
            </w:r>
          </w:p>
        </w:tc>
        <w:tc>
          <w:tcPr>
            <w:tcW w:w="1947" w:type="dxa"/>
            <w:gridSpan w:val="2"/>
            <w:tcBorders>
              <w:left w:val="single" w:color="auto" w:sz="4" w:space="0"/>
            </w:tcBorders>
            <w:noWrap/>
          </w:tcPr>
          <w:p w:rsidRPr="007C4DDE" w:rsidR="002050B0" w:rsidP="002050B0" w:rsidRDefault="002050B0" w14:paraId="5DBFF150" w14:textId="5EC2390F">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7996EC5" w14:textId="7F5958FD">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443B33D6" w14:textId="28898BC4">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noWrap/>
          </w:tcPr>
          <w:p w:rsidRPr="007C4DDE" w:rsidR="002050B0" w:rsidP="002050B0" w:rsidRDefault="002050B0" w14:paraId="2E408264" w14:textId="50A9847D">
            <w:pPr>
              <w:pStyle w:val="KeinLeerraum"/>
              <w:contextualSpacing/>
              <w:jc w:val="center"/>
              <w:rPr>
                <w:noProof/>
                <w:sz w:val="18"/>
                <w:szCs w:val="18"/>
              </w:rPr>
            </w:pPr>
            <w:r w:rsidRPr="009A7F10">
              <w:t>0.45</w:t>
            </w:r>
          </w:p>
        </w:tc>
      </w:tr>
      <w:tr w:rsidRPr="00DC770F" w:rsidR="002050B0" w:rsidTr="00840E0A" w14:paraId="3A81719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53ACBCC" w14:textId="1EDAFB2C">
            <w:pPr>
              <w:pStyle w:val="KeinLeerraum"/>
              <w:rPr>
                <w:noProof/>
                <w:sz w:val="18"/>
                <w:szCs w:val="18"/>
              </w:rPr>
            </w:pPr>
            <w:r w:rsidRPr="009A7F10">
              <w:t>Eswatini</w:t>
            </w:r>
          </w:p>
        </w:tc>
        <w:tc>
          <w:tcPr>
            <w:tcW w:w="1465" w:type="dxa"/>
            <w:tcBorders>
              <w:left w:val="single" w:color="auto" w:sz="4" w:space="0"/>
            </w:tcBorders>
            <w:noWrap/>
          </w:tcPr>
          <w:p w:rsidRPr="007C4DDE" w:rsidR="002050B0" w:rsidP="002050B0" w:rsidRDefault="002050B0" w14:paraId="3BA8FB4B" w14:textId="7ADF573F">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5CBD5033" w14:textId="0E6DEAB1">
            <w:pPr>
              <w:pStyle w:val="KeinLeerraum"/>
              <w:contextualSpacing/>
              <w:jc w:val="center"/>
              <w:rPr>
                <w:noProof/>
                <w:sz w:val="18"/>
                <w:szCs w:val="18"/>
              </w:rPr>
            </w:pPr>
            <w:r w:rsidRPr="009A7F10">
              <w:t>0.90</w:t>
            </w:r>
          </w:p>
        </w:tc>
        <w:tc>
          <w:tcPr>
            <w:tcW w:w="1663" w:type="dxa"/>
            <w:tcBorders>
              <w:left w:val="single" w:color="auto" w:sz="4" w:space="0"/>
            </w:tcBorders>
            <w:noWrap/>
          </w:tcPr>
          <w:p w:rsidRPr="007C4DDE" w:rsidR="002050B0" w:rsidP="002050B0" w:rsidRDefault="002050B0" w14:paraId="65BA9A34" w14:textId="5C732181">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42BAA963" w14:textId="743A29DC">
            <w:pPr>
              <w:pStyle w:val="KeinLeerraum"/>
              <w:contextualSpacing/>
              <w:jc w:val="center"/>
              <w:rPr>
                <w:noProof/>
                <w:sz w:val="18"/>
                <w:szCs w:val="18"/>
              </w:rPr>
            </w:pPr>
            <w:r w:rsidRPr="009A7F10">
              <w:t>0.62</w:t>
            </w:r>
          </w:p>
        </w:tc>
        <w:tc>
          <w:tcPr>
            <w:tcW w:w="1663" w:type="dxa"/>
            <w:gridSpan w:val="2"/>
            <w:tcBorders>
              <w:left w:val="single" w:color="auto" w:sz="4" w:space="0"/>
            </w:tcBorders>
            <w:noWrap/>
          </w:tcPr>
          <w:p w:rsidRPr="007C4DDE" w:rsidR="002050B0" w:rsidP="002050B0" w:rsidRDefault="002050B0" w14:paraId="0E011568" w14:textId="1225B8C2">
            <w:pPr>
              <w:pStyle w:val="KeinLeerraum"/>
              <w:contextualSpacing/>
              <w:jc w:val="center"/>
              <w:rPr>
                <w:noProof/>
                <w:sz w:val="18"/>
                <w:szCs w:val="18"/>
              </w:rPr>
            </w:pPr>
            <w:r w:rsidRPr="009A7F10">
              <w:t>Electricity</w:t>
            </w:r>
          </w:p>
        </w:tc>
        <w:tc>
          <w:tcPr>
            <w:tcW w:w="1108" w:type="dxa"/>
            <w:tcBorders>
              <w:right w:val="single" w:color="auto" w:sz="4" w:space="0"/>
            </w:tcBorders>
            <w:noWrap/>
          </w:tcPr>
          <w:p w:rsidRPr="007C4DDE" w:rsidR="002050B0" w:rsidP="002050B0" w:rsidRDefault="002050B0" w14:paraId="5A9EF379" w14:textId="0DE06201">
            <w:pPr>
              <w:pStyle w:val="KeinLeerraum"/>
              <w:contextualSpacing/>
              <w:jc w:val="center"/>
              <w:rPr>
                <w:noProof/>
                <w:sz w:val="18"/>
                <w:szCs w:val="18"/>
              </w:rPr>
            </w:pPr>
            <w:r w:rsidRPr="009A7F10">
              <w:t>0.61</w:t>
            </w:r>
          </w:p>
        </w:tc>
        <w:tc>
          <w:tcPr>
            <w:tcW w:w="1947" w:type="dxa"/>
            <w:gridSpan w:val="2"/>
            <w:tcBorders>
              <w:left w:val="single" w:color="auto" w:sz="4" w:space="0"/>
            </w:tcBorders>
            <w:noWrap/>
          </w:tcPr>
          <w:p w:rsidRPr="007C4DDE" w:rsidR="002050B0" w:rsidP="002050B0" w:rsidRDefault="002050B0" w14:paraId="1EEF47BE" w14:textId="040A7FF8">
            <w:pPr>
              <w:pStyle w:val="KeinLeerraum"/>
              <w:contextualSpacing/>
              <w:jc w:val="center"/>
              <w:rPr>
                <w:noProof/>
                <w:sz w:val="18"/>
                <w:szCs w:val="18"/>
              </w:rPr>
            </w:pPr>
            <w:r w:rsidRPr="009A7F10">
              <w:t>Car</w:t>
            </w:r>
          </w:p>
        </w:tc>
        <w:tc>
          <w:tcPr>
            <w:tcW w:w="1108" w:type="dxa"/>
            <w:tcBorders>
              <w:right w:val="single" w:color="auto" w:sz="4" w:space="0"/>
            </w:tcBorders>
            <w:noWrap/>
          </w:tcPr>
          <w:p w:rsidRPr="007C4DDE" w:rsidR="002050B0" w:rsidP="002050B0" w:rsidRDefault="002050B0" w14:paraId="5CA0153F" w14:textId="1031312A">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045BE7D5" w14:textId="57D510E2">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noWrap/>
          </w:tcPr>
          <w:p w:rsidRPr="007C4DDE" w:rsidR="002050B0" w:rsidP="002050B0" w:rsidRDefault="002050B0" w14:paraId="54D996F7" w14:textId="207AD70C">
            <w:pPr>
              <w:pStyle w:val="KeinLeerraum"/>
              <w:contextualSpacing/>
              <w:jc w:val="center"/>
              <w:rPr>
                <w:noProof/>
                <w:sz w:val="18"/>
                <w:szCs w:val="18"/>
              </w:rPr>
            </w:pPr>
            <w:r w:rsidRPr="009A7F10">
              <w:t>0.58</w:t>
            </w:r>
          </w:p>
        </w:tc>
      </w:tr>
      <w:tr w:rsidRPr="00DC770F" w:rsidR="002050B0" w:rsidTr="00840E0A" w14:paraId="45ACBE0C"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2EFDBB1" w14:textId="34E56276">
            <w:pPr>
              <w:pStyle w:val="KeinLeerraum"/>
              <w:rPr>
                <w:noProof/>
                <w:sz w:val="18"/>
                <w:szCs w:val="18"/>
              </w:rPr>
            </w:pPr>
            <w:r w:rsidRPr="009A7F10">
              <w:t>Ethiopia</w:t>
            </w:r>
          </w:p>
        </w:tc>
        <w:tc>
          <w:tcPr>
            <w:tcW w:w="1465" w:type="dxa"/>
            <w:tcBorders>
              <w:left w:val="single" w:color="auto" w:sz="4" w:space="0"/>
            </w:tcBorders>
            <w:noWrap/>
          </w:tcPr>
          <w:p w:rsidRPr="007C4DDE" w:rsidR="002050B0" w:rsidP="002050B0" w:rsidRDefault="002050B0" w14:paraId="16CBD85D" w14:textId="7AF4E1AB">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25383111" w14:textId="642F6E55">
            <w:pPr>
              <w:pStyle w:val="KeinLeerraum"/>
              <w:contextualSpacing/>
              <w:jc w:val="center"/>
              <w:rPr>
                <w:noProof/>
                <w:sz w:val="18"/>
                <w:szCs w:val="18"/>
              </w:rPr>
            </w:pPr>
            <w:r w:rsidRPr="009A7F10">
              <w:t>0.93</w:t>
            </w:r>
          </w:p>
        </w:tc>
        <w:tc>
          <w:tcPr>
            <w:tcW w:w="1663" w:type="dxa"/>
            <w:tcBorders>
              <w:left w:val="single" w:color="auto" w:sz="4" w:space="0"/>
            </w:tcBorders>
            <w:noWrap/>
          </w:tcPr>
          <w:p w:rsidRPr="007C4DDE" w:rsidR="002050B0" w:rsidP="002050B0" w:rsidRDefault="002050B0" w14:paraId="77BF2560" w14:textId="02A3788F">
            <w:pPr>
              <w:pStyle w:val="KeinLeerraum"/>
              <w:contextualSpacing/>
              <w:jc w:val="center"/>
              <w:rPr>
                <w:noProof/>
                <w:sz w:val="18"/>
                <w:szCs w:val="18"/>
              </w:rPr>
            </w:pPr>
            <w:r w:rsidRPr="009A7F10">
              <w:t>Region Amhara</w:t>
            </w:r>
          </w:p>
        </w:tc>
        <w:tc>
          <w:tcPr>
            <w:tcW w:w="1108" w:type="dxa"/>
            <w:tcBorders>
              <w:right w:val="single" w:color="auto" w:sz="4" w:space="0"/>
            </w:tcBorders>
            <w:noWrap/>
          </w:tcPr>
          <w:p w:rsidRPr="007C4DDE" w:rsidR="002050B0" w:rsidP="002050B0" w:rsidRDefault="002050B0" w14:paraId="7B09C9A9" w14:textId="502C89DA">
            <w:pPr>
              <w:pStyle w:val="KeinLeerraum"/>
              <w:contextualSpacing/>
              <w:jc w:val="center"/>
              <w:rPr>
                <w:noProof/>
                <w:sz w:val="18"/>
                <w:szCs w:val="18"/>
              </w:rPr>
            </w:pPr>
            <w:r w:rsidRPr="009A7F10">
              <w:t>0.60</w:t>
            </w:r>
          </w:p>
        </w:tc>
        <w:tc>
          <w:tcPr>
            <w:tcW w:w="1663" w:type="dxa"/>
            <w:gridSpan w:val="2"/>
            <w:tcBorders>
              <w:left w:val="single" w:color="auto" w:sz="4" w:space="0"/>
            </w:tcBorders>
            <w:noWrap/>
          </w:tcPr>
          <w:p w:rsidRPr="007C4DDE" w:rsidR="002050B0" w:rsidP="002050B0" w:rsidRDefault="002050B0" w14:paraId="418A46EA" w14:textId="46AE95BC">
            <w:pPr>
              <w:pStyle w:val="KeinLeerraum"/>
              <w:contextualSpacing/>
              <w:jc w:val="center"/>
              <w:rPr>
                <w:noProof/>
                <w:sz w:val="18"/>
                <w:szCs w:val="18"/>
              </w:rPr>
            </w:pPr>
            <w:r w:rsidRPr="009A7F10">
              <w:t>Religion Orthodox</w:t>
            </w:r>
          </w:p>
        </w:tc>
        <w:tc>
          <w:tcPr>
            <w:tcW w:w="1108" w:type="dxa"/>
            <w:tcBorders>
              <w:right w:val="single" w:color="auto" w:sz="4" w:space="0"/>
            </w:tcBorders>
            <w:noWrap/>
          </w:tcPr>
          <w:p w:rsidRPr="007C4DDE" w:rsidR="002050B0" w:rsidP="002050B0" w:rsidRDefault="002050B0" w14:paraId="70CF55D9" w14:textId="1FA067FD">
            <w:pPr>
              <w:pStyle w:val="KeinLeerraum"/>
              <w:contextualSpacing/>
              <w:jc w:val="center"/>
              <w:rPr>
                <w:noProof/>
                <w:sz w:val="18"/>
                <w:szCs w:val="18"/>
              </w:rPr>
            </w:pPr>
            <w:r w:rsidRPr="009A7F10">
              <w:t>0.39</w:t>
            </w:r>
          </w:p>
        </w:tc>
        <w:tc>
          <w:tcPr>
            <w:tcW w:w="1947" w:type="dxa"/>
            <w:gridSpan w:val="2"/>
            <w:tcBorders>
              <w:left w:val="single" w:color="auto" w:sz="4" w:space="0"/>
            </w:tcBorders>
            <w:noWrap/>
          </w:tcPr>
          <w:p w:rsidRPr="007C4DDE" w:rsidR="002050B0" w:rsidP="002050B0" w:rsidRDefault="002050B0" w14:paraId="5D1D53AD" w14:textId="1ED055B3">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491FF8C7" w14:textId="46AA185F">
            <w:pPr>
              <w:pStyle w:val="KeinLeerraum"/>
              <w:contextualSpacing/>
              <w:jc w:val="center"/>
              <w:rPr>
                <w:noProof/>
                <w:sz w:val="18"/>
                <w:szCs w:val="18"/>
              </w:rPr>
            </w:pPr>
            <w:r w:rsidRPr="009A7F10">
              <w:t>0.34</w:t>
            </w:r>
          </w:p>
        </w:tc>
        <w:tc>
          <w:tcPr>
            <w:tcW w:w="1947" w:type="dxa"/>
            <w:gridSpan w:val="2"/>
            <w:tcBorders>
              <w:left w:val="single" w:color="auto" w:sz="4" w:space="0"/>
            </w:tcBorders>
            <w:noWrap/>
          </w:tcPr>
          <w:p w:rsidRPr="007C4DDE" w:rsidR="002050B0" w:rsidP="002050B0" w:rsidRDefault="002050B0" w14:paraId="6A97B778" w14:textId="736582BD">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596653E1" w14:textId="25600827">
            <w:pPr>
              <w:pStyle w:val="KeinLeerraum"/>
              <w:contextualSpacing/>
              <w:jc w:val="center"/>
              <w:rPr>
                <w:noProof/>
                <w:sz w:val="18"/>
                <w:szCs w:val="18"/>
              </w:rPr>
            </w:pPr>
            <w:r w:rsidRPr="009A7F10">
              <w:t>0.34</w:t>
            </w:r>
          </w:p>
        </w:tc>
      </w:tr>
      <w:tr w:rsidRPr="00DC770F" w:rsidR="002050B0" w:rsidTr="00840E0A" w14:paraId="7842EF6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F03AE00" w14:textId="6D4473E3">
            <w:pPr>
              <w:pStyle w:val="KeinLeerraum"/>
              <w:rPr>
                <w:noProof/>
                <w:sz w:val="18"/>
                <w:szCs w:val="18"/>
              </w:rPr>
            </w:pPr>
            <w:r w:rsidRPr="009A7F10">
              <w:t>Ghana</w:t>
            </w:r>
          </w:p>
        </w:tc>
        <w:tc>
          <w:tcPr>
            <w:tcW w:w="1465" w:type="dxa"/>
            <w:tcBorders>
              <w:left w:val="single" w:color="auto" w:sz="4" w:space="0"/>
            </w:tcBorders>
            <w:noWrap/>
          </w:tcPr>
          <w:p w:rsidRPr="007C4DDE" w:rsidR="002050B0" w:rsidP="002050B0" w:rsidRDefault="002050B0" w14:paraId="1B36EF19" w14:textId="15D7381D">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257F554B" w14:textId="4B6D8C59">
            <w:pPr>
              <w:pStyle w:val="KeinLeerraum"/>
              <w:contextualSpacing/>
              <w:jc w:val="center"/>
              <w:rPr>
                <w:noProof/>
                <w:sz w:val="18"/>
                <w:szCs w:val="18"/>
              </w:rPr>
            </w:pPr>
            <w:r w:rsidRPr="009A7F10">
              <w:t>0.22</w:t>
            </w:r>
          </w:p>
        </w:tc>
        <w:tc>
          <w:tcPr>
            <w:tcW w:w="1663" w:type="dxa"/>
            <w:tcBorders>
              <w:left w:val="single" w:color="auto" w:sz="4" w:space="0"/>
            </w:tcBorders>
            <w:noWrap/>
          </w:tcPr>
          <w:p w:rsidRPr="007C4DDE" w:rsidR="002050B0" w:rsidP="002050B0" w:rsidRDefault="002050B0" w14:paraId="20F7F577" w14:textId="623E5ADD">
            <w:pPr>
              <w:pStyle w:val="KeinLeerraum"/>
              <w:contextualSpacing/>
              <w:jc w:val="center"/>
              <w:rPr>
                <w:noProof/>
                <w:sz w:val="18"/>
                <w:szCs w:val="18"/>
              </w:rPr>
            </w:pPr>
            <w:r w:rsidRPr="009A7F10">
              <w:t>Region Upper west</w:t>
            </w:r>
          </w:p>
        </w:tc>
        <w:tc>
          <w:tcPr>
            <w:tcW w:w="1108" w:type="dxa"/>
            <w:tcBorders>
              <w:right w:val="single" w:color="auto" w:sz="4" w:space="0"/>
            </w:tcBorders>
            <w:noWrap/>
          </w:tcPr>
          <w:p w:rsidRPr="007C4DDE" w:rsidR="002050B0" w:rsidP="002050B0" w:rsidRDefault="002050B0" w14:paraId="63909A30" w14:textId="22767735">
            <w:pPr>
              <w:pStyle w:val="KeinLeerraum"/>
              <w:contextualSpacing/>
              <w:jc w:val="center"/>
              <w:rPr>
                <w:noProof/>
                <w:sz w:val="18"/>
                <w:szCs w:val="18"/>
              </w:rPr>
            </w:pPr>
            <w:r w:rsidRPr="009A7F10">
              <w:t>0.19</w:t>
            </w:r>
          </w:p>
        </w:tc>
        <w:tc>
          <w:tcPr>
            <w:tcW w:w="1663" w:type="dxa"/>
            <w:gridSpan w:val="2"/>
            <w:tcBorders>
              <w:left w:val="single" w:color="auto" w:sz="4" w:space="0"/>
            </w:tcBorders>
            <w:noWrap/>
          </w:tcPr>
          <w:p w:rsidRPr="007C4DDE" w:rsidR="002050B0" w:rsidP="002050B0" w:rsidRDefault="002050B0" w14:paraId="3D7819F9" w14:textId="53D2AD1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3894CEF" w14:textId="3DEDF9A0">
            <w:pPr>
              <w:pStyle w:val="KeinLeerraum"/>
              <w:contextualSpacing/>
              <w:jc w:val="center"/>
              <w:rPr>
                <w:noProof/>
                <w:sz w:val="18"/>
                <w:szCs w:val="18"/>
              </w:rPr>
            </w:pPr>
            <w:r w:rsidRPr="009A7F10">
              <w:t>0.15</w:t>
            </w:r>
          </w:p>
        </w:tc>
        <w:tc>
          <w:tcPr>
            <w:tcW w:w="1947" w:type="dxa"/>
            <w:gridSpan w:val="2"/>
            <w:tcBorders>
              <w:left w:val="single" w:color="auto" w:sz="4" w:space="0"/>
            </w:tcBorders>
            <w:noWrap/>
          </w:tcPr>
          <w:p w:rsidRPr="007C4DDE" w:rsidR="002050B0" w:rsidP="002050B0" w:rsidRDefault="002050B0" w14:paraId="055940BF" w14:textId="08696832">
            <w:pPr>
              <w:pStyle w:val="KeinLeerraum"/>
              <w:contextualSpacing/>
              <w:jc w:val="center"/>
              <w:rPr>
                <w:noProof/>
                <w:sz w:val="18"/>
                <w:szCs w:val="18"/>
              </w:rPr>
            </w:pPr>
            <w:r w:rsidRPr="009A7F10">
              <w:t xml:space="preserve">Region Greater </w:t>
            </w:r>
            <w:proofErr w:type="spellStart"/>
            <w:r w:rsidRPr="009A7F10">
              <w:t>accra</w:t>
            </w:r>
            <w:proofErr w:type="spellEnd"/>
          </w:p>
        </w:tc>
        <w:tc>
          <w:tcPr>
            <w:tcW w:w="1108" w:type="dxa"/>
            <w:tcBorders>
              <w:right w:val="single" w:color="auto" w:sz="4" w:space="0"/>
            </w:tcBorders>
            <w:noWrap/>
          </w:tcPr>
          <w:p w:rsidRPr="007C4DDE" w:rsidR="002050B0" w:rsidP="002050B0" w:rsidRDefault="002050B0" w14:paraId="4C15A3A5" w14:textId="7773C16B">
            <w:pPr>
              <w:pStyle w:val="KeinLeerraum"/>
              <w:contextualSpacing/>
              <w:jc w:val="center"/>
              <w:rPr>
                <w:noProof/>
                <w:sz w:val="18"/>
                <w:szCs w:val="18"/>
              </w:rPr>
            </w:pPr>
            <w:r w:rsidRPr="009A7F10">
              <w:t>0.13</w:t>
            </w:r>
          </w:p>
        </w:tc>
        <w:tc>
          <w:tcPr>
            <w:tcW w:w="1947" w:type="dxa"/>
            <w:gridSpan w:val="2"/>
            <w:tcBorders>
              <w:left w:val="single" w:color="auto" w:sz="4" w:space="0"/>
            </w:tcBorders>
            <w:noWrap/>
          </w:tcPr>
          <w:p w:rsidRPr="007C4DDE" w:rsidR="002050B0" w:rsidP="002050B0" w:rsidRDefault="002050B0" w14:paraId="7533DCFC" w14:textId="7EA862CE">
            <w:pPr>
              <w:pStyle w:val="KeinLeerraum"/>
              <w:contextualSpacing/>
              <w:jc w:val="center"/>
              <w:rPr>
                <w:noProof/>
                <w:sz w:val="18"/>
                <w:szCs w:val="18"/>
              </w:rPr>
            </w:pPr>
            <w:r w:rsidRPr="009A7F10">
              <w:t>Pregnant</w:t>
            </w:r>
          </w:p>
        </w:tc>
        <w:tc>
          <w:tcPr>
            <w:tcW w:w="1108" w:type="dxa"/>
            <w:noWrap/>
          </w:tcPr>
          <w:p w:rsidRPr="007C4DDE" w:rsidR="002050B0" w:rsidP="002050B0" w:rsidRDefault="002050B0" w14:paraId="61B1ACE6" w14:textId="5EBE19C2">
            <w:pPr>
              <w:pStyle w:val="KeinLeerraum"/>
              <w:contextualSpacing/>
              <w:jc w:val="center"/>
              <w:rPr>
                <w:noProof/>
                <w:sz w:val="18"/>
                <w:szCs w:val="18"/>
              </w:rPr>
            </w:pPr>
            <w:r w:rsidRPr="009A7F10">
              <w:t>0.13</w:t>
            </w:r>
          </w:p>
        </w:tc>
      </w:tr>
      <w:tr w:rsidRPr="00DC770F" w:rsidR="002050B0" w:rsidTr="00840E0A" w14:paraId="6C062DB3"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AE772A6" w14:textId="1856CC77">
            <w:pPr>
              <w:pStyle w:val="KeinLeerraum"/>
              <w:rPr>
                <w:noProof/>
                <w:sz w:val="18"/>
                <w:szCs w:val="18"/>
              </w:rPr>
            </w:pPr>
            <w:r w:rsidRPr="009A7F10">
              <w:t>Guinea</w:t>
            </w:r>
          </w:p>
        </w:tc>
        <w:tc>
          <w:tcPr>
            <w:tcW w:w="1465" w:type="dxa"/>
            <w:tcBorders>
              <w:left w:val="single" w:color="auto" w:sz="4" w:space="0"/>
            </w:tcBorders>
            <w:noWrap/>
          </w:tcPr>
          <w:p w:rsidRPr="007C4DDE" w:rsidR="002050B0" w:rsidP="002050B0" w:rsidRDefault="002050B0" w14:paraId="5C262C89" w14:textId="6661B52F">
            <w:pPr>
              <w:pStyle w:val="KeinLeerraum"/>
              <w:contextualSpacing/>
              <w:jc w:val="center"/>
              <w:rPr>
                <w:noProof/>
                <w:sz w:val="18"/>
                <w:szCs w:val="18"/>
              </w:rPr>
            </w:pPr>
            <w:r w:rsidRPr="009A7F10">
              <w:t>Region Boke</w:t>
            </w:r>
          </w:p>
        </w:tc>
        <w:tc>
          <w:tcPr>
            <w:tcW w:w="1108" w:type="dxa"/>
            <w:tcBorders>
              <w:right w:val="single" w:color="auto" w:sz="4" w:space="0"/>
            </w:tcBorders>
            <w:noWrap/>
          </w:tcPr>
          <w:p w:rsidRPr="007C4DDE" w:rsidR="002050B0" w:rsidP="002050B0" w:rsidRDefault="002050B0" w14:paraId="3F8762A1" w14:textId="7AE3B6C4">
            <w:pPr>
              <w:pStyle w:val="KeinLeerraum"/>
              <w:contextualSpacing/>
              <w:jc w:val="center"/>
              <w:rPr>
                <w:noProof/>
                <w:sz w:val="18"/>
                <w:szCs w:val="18"/>
              </w:rPr>
            </w:pPr>
            <w:r w:rsidRPr="009A7F10">
              <w:t>0.77</w:t>
            </w:r>
          </w:p>
        </w:tc>
        <w:tc>
          <w:tcPr>
            <w:tcW w:w="1663" w:type="dxa"/>
            <w:tcBorders>
              <w:left w:val="single" w:color="auto" w:sz="4" w:space="0"/>
            </w:tcBorders>
            <w:noWrap/>
          </w:tcPr>
          <w:p w:rsidRPr="007C4DDE" w:rsidR="002050B0" w:rsidP="002050B0" w:rsidRDefault="002050B0" w14:paraId="47DF92AE" w14:textId="2444D8AD">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670AEF08" w14:textId="2BAE7F93">
            <w:pPr>
              <w:pStyle w:val="KeinLeerraum"/>
              <w:contextualSpacing/>
              <w:jc w:val="center"/>
              <w:rPr>
                <w:noProof/>
                <w:sz w:val="18"/>
                <w:szCs w:val="18"/>
              </w:rPr>
            </w:pPr>
            <w:r w:rsidRPr="009A7F10">
              <w:t>0.65</w:t>
            </w:r>
          </w:p>
        </w:tc>
        <w:tc>
          <w:tcPr>
            <w:tcW w:w="1663" w:type="dxa"/>
            <w:gridSpan w:val="2"/>
            <w:tcBorders>
              <w:left w:val="single" w:color="auto" w:sz="4" w:space="0"/>
            </w:tcBorders>
            <w:noWrap/>
          </w:tcPr>
          <w:p w:rsidRPr="007C4DDE" w:rsidR="002050B0" w:rsidP="002050B0" w:rsidRDefault="002050B0" w14:paraId="2980ED3C" w14:textId="003834C6">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5219DCC7" w14:textId="3964E6DD">
            <w:pPr>
              <w:pStyle w:val="KeinLeerraum"/>
              <w:contextualSpacing/>
              <w:jc w:val="center"/>
              <w:rPr>
                <w:noProof/>
                <w:sz w:val="18"/>
                <w:szCs w:val="18"/>
              </w:rPr>
            </w:pPr>
            <w:r w:rsidRPr="009A7F10">
              <w:t>0.63</w:t>
            </w:r>
          </w:p>
        </w:tc>
        <w:tc>
          <w:tcPr>
            <w:tcW w:w="1947" w:type="dxa"/>
            <w:gridSpan w:val="2"/>
            <w:tcBorders>
              <w:left w:val="single" w:color="auto" w:sz="4" w:space="0"/>
            </w:tcBorders>
            <w:noWrap/>
          </w:tcPr>
          <w:p w:rsidRPr="007C4DDE" w:rsidR="002050B0" w:rsidP="002050B0" w:rsidRDefault="002050B0" w14:paraId="4537B128" w14:textId="71D7FA9B">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049436D5" w14:textId="3397D483">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4508410D" w14:textId="0AD4B3F1">
            <w:pPr>
              <w:pStyle w:val="KeinLeerraum"/>
              <w:contextualSpacing/>
              <w:jc w:val="center"/>
              <w:rPr>
                <w:noProof/>
                <w:sz w:val="18"/>
                <w:szCs w:val="18"/>
              </w:rPr>
            </w:pPr>
            <w:proofErr w:type="spellStart"/>
            <w:r w:rsidRPr="009A7F10">
              <w:t>Bankaccount</w:t>
            </w:r>
            <w:proofErr w:type="spellEnd"/>
          </w:p>
        </w:tc>
        <w:tc>
          <w:tcPr>
            <w:tcW w:w="1108" w:type="dxa"/>
            <w:noWrap/>
          </w:tcPr>
          <w:p w:rsidRPr="007C4DDE" w:rsidR="002050B0" w:rsidP="002050B0" w:rsidRDefault="002050B0" w14:paraId="68B467FC" w14:textId="52C62164">
            <w:pPr>
              <w:pStyle w:val="KeinLeerraum"/>
              <w:contextualSpacing/>
              <w:jc w:val="center"/>
              <w:rPr>
                <w:noProof/>
                <w:sz w:val="18"/>
                <w:szCs w:val="18"/>
              </w:rPr>
            </w:pPr>
            <w:r w:rsidRPr="009A7F10">
              <w:t>0.60</w:t>
            </w:r>
          </w:p>
        </w:tc>
      </w:tr>
      <w:tr w:rsidRPr="00DC770F" w:rsidR="002050B0" w:rsidTr="00840E0A" w14:paraId="3B637E01"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4140F3C" w14:textId="7CDD5C61">
            <w:pPr>
              <w:pStyle w:val="KeinLeerraum"/>
              <w:rPr>
                <w:noProof/>
                <w:sz w:val="18"/>
                <w:szCs w:val="18"/>
              </w:rPr>
            </w:pPr>
            <w:r w:rsidRPr="009A7F10">
              <w:t>Kenya</w:t>
            </w:r>
          </w:p>
        </w:tc>
        <w:tc>
          <w:tcPr>
            <w:tcW w:w="1465" w:type="dxa"/>
            <w:tcBorders>
              <w:left w:val="single" w:color="auto" w:sz="4" w:space="0"/>
            </w:tcBorders>
            <w:noWrap/>
          </w:tcPr>
          <w:p w:rsidRPr="007C4DDE" w:rsidR="002050B0" w:rsidP="002050B0" w:rsidRDefault="002050B0" w14:paraId="50993727" w14:textId="24562B6D">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20E5C283" w14:textId="7E9ACF99">
            <w:pPr>
              <w:pStyle w:val="KeinLeerraum"/>
              <w:contextualSpacing/>
              <w:jc w:val="center"/>
              <w:rPr>
                <w:noProof/>
                <w:sz w:val="18"/>
                <w:szCs w:val="18"/>
              </w:rPr>
            </w:pPr>
            <w:r w:rsidRPr="009A7F10">
              <w:t>0.89</w:t>
            </w:r>
          </w:p>
        </w:tc>
        <w:tc>
          <w:tcPr>
            <w:tcW w:w="1663" w:type="dxa"/>
            <w:tcBorders>
              <w:left w:val="single" w:color="auto" w:sz="4" w:space="0"/>
            </w:tcBorders>
            <w:noWrap/>
          </w:tcPr>
          <w:p w:rsidRPr="007C4DDE" w:rsidR="002050B0" w:rsidP="002050B0" w:rsidRDefault="002050B0" w14:paraId="2963F249" w14:textId="6CFF90A2">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7A529410" w14:textId="2F5B8598">
            <w:pPr>
              <w:pStyle w:val="KeinLeerraum"/>
              <w:contextualSpacing/>
              <w:jc w:val="center"/>
              <w:rPr>
                <w:noProof/>
                <w:sz w:val="18"/>
                <w:szCs w:val="18"/>
              </w:rPr>
            </w:pPr>
            <w:r w:rsidRPr="009A7F10">
              <w:t>0.67</w:t>
            </w:r>
          </w:p>
        </w:tc>
        <w:tc>
          <w:tcPr>
            <w:tcW w:w="1663" w:type="dxa"/>
            <w:gridSpan w:val="2"/>
            <w:tcBorders>
              <w:left w:val="single" w:color="auto" w:sz="4" w:space="0"/>
            </w:tcBorders>
            <w:noWrap/>
          </w:tcPr>
          <w:p w:rsidRPr="007C4DDE" w:rsidR="002050B0" w:rsidP="002050B0" w:rsidRDefault="002050B0" w14:paraId="4D0716D5" w14:textId="3A0D30FA">
            <w:pPr>
              <w:pStyle w:val="KeinLeerraum"/>
              <w:contextualSpacing/>
              <w:jc w:val="center"/>
              <w:rPr>
                <w:noProof/>
                <w:sz w:val="18"/>
                <w:szCs w:val="18"/>
              </w:rPr>
            </w:pPr>
            <w:r w:rsidRPr="009A7F10">
              <w:t>Age: 15-24*</w:t>
            </w:r>
          </w:p>
        </w:tc>
        <w:tc>
          <w:tcPr>
            <w:tcW w:w="1108" w:type="dxa"/>
            <w:tcBorders>
              <w:right w:val="single" w:color="auto" w:sz="4" w:space="0"/>
            </w:tcBorders>
            <w:noWrap/>
          </w:tcPr>
          <w:p w:rsidRPr="007C4DDE" w:rsidR="002050B0" w:rsidP="002050B0" w:rsidRDefault="002050B0" w14:paraId="2403CE4F" w14:textId="15E9BBA1">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10E79E0" w14:textId="384EE5B4">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636663A9" w14:textId="317D81A2">
            <w:pPr>
              <w:pStyle w:val="KeinLeerraum"/>
              <w:contextualSpacing/>
              <w:jc w:val="center"/>
              <w:rPr>
                <w:noProof/>
                <w:sz w:val="18"/>
                <w:szCs w:val="18"/>
              </w:rPr>
            </w:pPr>
            <w:r w:rsidRPr="009A7F10">
              <w:t>0.34</w:t>
            </w:r>
          </w:p>
        </w:tc>
        <w:tc>
          <w:tcPr>
            <w:tcW w:w="1947" w:type="dxa"/>
            <w:gridSpan w:val="2"/>
            <w:tcBorders>
              <w:left w:val="single" w:color="auto" w:sz="4" w:space="0"/>
            </w:tcBorders>
            <w:noWrap/>
          </w:tcPr>
          <w:p w:rsidRPr="007C4DDE" w:rsidR="002050B0" w:rsidP="002050B0" w:rsidRDefault="002050B0" w14:paraId="6A0A29B3" w14:textId="3BB871A8">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22EEBA08" w14:textId="7A3D0DE6">
            <w:pPr>
              <w:pStyle w:val="KeinLeerraum"/>
              <w:contextualSpacing/>
              <w:jc w:val="center"/>
              <w:rPr>
                <w:noProof/>
                <w:sz w:val="18"/>
                <w:szCs w:val="18"/>
              </w:rPr>
            </w:pPr>
            <w:r w:rsidRPr="009A7F10">
              <w:t>0.32</w:t>
            </w:r>
          </w:p>
        </w:tc>
      </w:tr>
      <w:tr w:rsidRPr="00DC770F" w:rsidR="002050B0" w:rsidTr="00840E0A" w14:paraId="76E867C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2E5AF92" w14:textId="43951716">
            <w:pPr>
              <w:pStyle w:val="KeinLeerraum"/>
              <w:rPr>
                <w:noProof/>
                <w:sz w:val="18"/>
                <w:szCs w:val="18"/>
              </w:rPr>
            </w:pPr>
            <w:r w:rsidRPr="009A7F10">
              <w:t>Lesotho</w:t>
            </w:r>
          </w:p>
        </w:tc>
        <w:tc>
          <w:tcPr>
            <w:tcW w:w="1465" w:type="dxa"/>
            <w:tcBorders>
              <w:left w:val="single" w:color="auto" w:sz="4" w:space="0"/>
            </w:tcBorders>
            <w:noWrap/>
          </w:tcPr>
          <w:p w:rsidRPr="007C4DDE" w:rsidR="002050B0" w:rsidP="002050B0" w:rsidRDefault="002050B0" w14:paraId="708D719E" w14:textId="21FF4CA1">
            <w:pPr>
              <w:pStyle w:val="KeinLeerraum"/>
              <w:contextualSpacing/>
              <w:jc w:val="center"/>
              <w:rPr>
                <w:noProof/>
                <w:sz w:val="18"/>
                <w:szCs w:val="18"/>
              </w:rPr>
            </w:pPr>
            <w:r w:rsidRPr="009A7F10">
              <w:t>Region Maseru</w:t>
            </w:r>
          </w:p>
        </w:tc>
        <w:tc>
          <w:tcPr>
            <w:tcW w:w="1108" w:type="dxa"/>
            <w:tcBorders>
              <w:right w:val="single" w:color="auto" w:sz="4" w:space="0"/>
            </w:tcBorders>
            <w:noWrap/>
          </w:tcPr>
          <w:p w:rsidRPr="007C4DDE" w:rsidR="002050B0" w:rsidP="002050B0" w:rsidRDefault="002050B0" w14:paraId="7D4CA4B8" w14:textId="516FF183">
            <w:pPr>
              <w:pStyle w:val="KeinLeerraum"/>
              <w:contextualSpacing/>
              <w:jc w:val="center"/>
              <w:rPr>
                <w:noProof/>
                <w:sz w:val="18"/>
                <w:szCs w:val="18"/>
              </w:rPr>
            </w:pPr>
            <w:r w:rsidRPr="009A7F10">
              <w:t>0.73</w:t>
            </w:r>
          </w:p>
        </w:tc>
        <w:tc>
          <w:tcPr>
            <w:tcW w:w="1663" w:type="dxa"/>
            <w:tcBorders>
              <w:left w:val="single" w:color="auto" w:sz="4" w:space="0"/>
            </w:tcBorders>
            <w:noWrap/>
          </w:tcPr>
          <w:p w:rsidRPr="007C4DDE" w:rsidR="002050B0" w:rsidP="002050B0" w:rsidRDefault="002050B0" w14:paraId="00581D76" w14:textId="2CD7D751">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F6ED9A9" w14:textId="1D62431D">
            <w:pPr>
              <w:pStyle w:val="KeinLeerraum"/>
              <w:contextualSpacing/>
              <w:jc w:val="center"/>
              <w:rPr>
                <w:noProof/>
                <w:sz w:val="18"/>
                <w:szCs w:val="18"/>
              </w:rPr>
            </w:pPr>
            <w:r w:rsidRPr="009A7F10">
              <w:t>0.71</w:t>
            </w:r>
          </w:p>
        </w:tc>
        <w:tc>
          <w:tcPr>
            <w:tcW w:w="1663" w:type="dxa"/>
            <w:gridSpan w:val="2"/>
            <w:tcBorders>
              <w:left w:val="single" w:color="auto" w:sz="4" w:space="0"/>
            </w:tcBorders>
            <w:noWrap/>
          </w:tcPr>
          <w:p w:rsidRPr="007C4DDE" w:rsidR="002050B0" w:rsidP="002050B0" w:rsidRDefault="002050B0" w14:paraId="6AA0FF29" w14:textId="176704EE">
            <w:pPr>
              <w:pStyle w:val="KeinLeerraum"/>
              <w:contextualSpacing/>
              <w:jc w:val="center"/>
              <w:rPr>
                <w:noProof/>
                <w:sz w:val="18"/>
                <w:szCs w:val="18"/>
              </w:rPr>
            </w:pPr>
            <w:r w:rsidRPr="009A7F10">
              <w:t>Safe floor material</w:t>
            </w:r>
          </w:p>
        </w:tc>
        <w:tc>
          <w:tcPr>
            <w:tcW w:w="1108" w:type="dxa"/>
            <w:tcBorders>
              <w:right w:val="single" w:color="auto" w:sz="4" w:space="0"/>
            </w:tcBorders>
            <w:noWrap/>
          </w:tcPr>
          <w:p w:rsidRPr="007C4DDE" w:rsidR="002050B0" w:rsidP="002050B0" w:rsidRDefault="002050B0" w14:paraId="3D69BD28" w14:textId="15F058A2">
            <w:pPr>
              <w:pStyle w:val="KeinLeerraum"/>
              <w:contextualSpacing/>
              <w:jc w:val="center"/>
              <w:rPr>
                <w:noProof/>
                <w:sz w:val="18"/>
                <w:szCs w:val="18"/>
              </w:rPr>
            </w:pPr>
            <w:r w:rsidRPr="009A7F10">
              <w:t>0.49</w:t>
            </w:r>
          </w:p>
        </w:tc>
        <w:tc>
          <w:tcPr>
            <w:tcW w:w="1947" w:type="dxa"/>
            <w:gridSpan w:val="2"/>
            <w:tcBorders>
              <w:left w:val="single" w:color="auto" w:sz="4" w:space="0"/>
            </w:tcBorders>
            <w:noWrap/>
          </w:tcPr>
          <w:p w:rsidRPr="007C4DDE" w:rsidR="002050B0" w:rsidP="002050B0" w:rsidRDefault="002050B0" w14:paraId="1C8A8BA3" w14:textId="4B67A31D">
            <w:pPr>
              <w:pStyle w:val="KeinLeerraum"/>
              <w:contextualSpacing/>
              <w:jc w:val="center"/>
              <w:rPr>
                <w:noProof/>
                <w:sz w:val="18"/>
                <w:szCs w:val="18"/>
              </w:rPr>
            </w:pPr>
            <w:r w:rsidRPr="009A7F10">
              <w:t>Owns livestock</w:t>
            </w:r>
          </w:p>
        </w:tc>
        <w:tc>
          <w:tcPr>
            <w:tcW w:w="1108" w:type="dxa"/>
            <w:tcBorders>
              <w:right w:val="single" w:color="auto" w:sz="4" w:space="0"/>
            </w:tcBorders>
            <w:noWrap/>
          </w:tcPr>
          <w:p w:rsidRPr="007C4DDE" w:rsidR="002050B0" w:rsidP="002050B0" w:rsidRDefault="002050B0" w14:paraId="0A1BB978" w14:textId="51D5A10C">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64A6EE7C" w14:textId="34E51EB7">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7317E63B" w14:textId="03E9DA4F">
            <w:pPr>
              <w:pStyle w:val="KeinLeerraum"/>
              <w:contextualSpacing/>
              <w:jc w:val="center"/>
              <w:rPr>
                <w:noProof/>
                <w:sz w:val="18"/>
                <w:szCs w:val="18"/>
              </w:rPr>
            </w:pPr>
            <w:r w:rsidRPr="009A7F10">
              <w:t>0.45</w:t>
            </w:r>
          </w:p>
        </w:tc>
      </w:tr>
      <w:tr w:rsidRPr="00DC770F" w:rsidR="002050B0" w:rsidTr="00840E0A" w14:paraId="7DBA3BD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CE34C23" w14:textId="780D44BD">
            <w:pPr>
              <w:pStyle w:val="KeinLeerraum"/>
              <w:rPr>
                <w:noProof/>
                <w:sz w:val="18"/>
                <w:szCs w:val="18"/>
              </w:rPr>
            </w:pPr>
            <w:r w:rsidRPr="009A7F10">
              <w:t>Liberia</w:t>
            </w:r>
          </w:p>
        </w:tc>
        <w:tc>
          <w:tcPr>
            <w:tcW w:w="1465" w:type="dxa"/>
            <w:tcBorders>
              <w:left w:val="single" w:color="auto" w:sz="4" w:space="0"/>
            </w:tcBorders>
            <w:noWrap/>
          </w:tcPr>
          <w:p w:rsidRPr="007C4DDE" w:rsidR="002050B0" w:rsidP="002050B0" w:rsidRDefault="002050B0" w14:paraId="46ECAFC2" w14:textId="62FB750D">
            <w:pPr>
              <w:pStyle w:val="KeinLeerraum"/>
              <w:contextualSpacing/>
              <w:jc w:val="center"/>
              <w:rPr>
                <w:noProof/>
                <w:sz w:val="18"/>
                <w:szCs w:val="18"/>
              </w:rPr>
            </w:pPr>
            <w:r w:rsidRPr="009A7F10">
              <w:t>Exposure to mass media*</w:t>
            </w:r>
          </w:p>
        </w:tc>
        <w:tc>
          <w:tcPr>
            <w:tcW w:w="1108" w:type="dxa"/>
            <w:tcBorders>
              <w:right w:val="single" w:color="auto" w:sz="4" w:space="0"/>
            </w:tcBorders>
            <w:noWrap/>
          </w:tcPr>
          <w:p w:rsidRPr="007C4DDE" w:rsidR="002050B0" w:rsidP="002050B0" w:rsidRDefault="002050B0" w14:paraId="011F858A" w14:textId="4B46ABB7">
            <w:pPr>
              <w:pStyle w:val="KeinLeerraum"/>
              <w:contextualSpacing/>
              <w:jc w:val="center"/>
              <w:rPr>
                <w:noProof/>
                <w:sz w:val="18"/>
                <w:szCs w:val="18"/>
              </w:rPr>
            </w:pPr>
            <w:r w:rsidRPr="009A7F10">
              <w:t>1.17</w:t>
            </w:r>
          </w:p>
        </w:tc>
        <w:tc>
          <w:tcPr>
            <w:tcW w:w="1663" w:type="dxa"/>
            <w:tcBorders>
              <w:left w:val="single" w:color="auto" w:sz="4" w:space="0"/>
            </w:tcBorders>
            <w:noWrap/>
          </w:tcPr>
          <w:p w:rsidRPr="007C4DDE" w:rsidR="002050B0" w:rsidP="002050B0" w:rsidRDefault="002050B0" w14:paraId="3152AD5D" w14:textId="4EBFEDA0">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BD1A566" w14:textId="484F543F">
            <w:pPr>
              <w:pStyle w:val="KeinLeerraum"/>
              <w:contextualSpacing/>
              <w:jc w:val="center"/>
              <w:rPr>
                <w:noProof/>
                <w:sz w:val="18"/>
                <w:szCs w:val="18"/>
              </w:rPr>
            </w:pPr>
            <w:r w:rsidRPr="009A7F10">
              <w:t>0.59</w:t>
            </w:r>
          </w:p>
        </w:tc>
        <w:tc>
          <w:tcPr>
            <w:tcW w:w="1663" w:type="dxa"/>
            <w:gridSpan w:val="2"/>
            <w:tcBorders>
              <w:left w:val="single" w:color="auto" w:sz="4" w:space="0"/>
            </w:tcBorders>
            <w:noWrap/>
          </w:tcPr>
          <w:p w:rsidRPr="007C4DDE" w:rsidR="002050B0" w:rsidP="002050B0" w:rsidRDefault="002050B0" w14:paraId="44C30C83" w14:textId="468FEFF7">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09C3E6A5" w14:textId="5C83F9BB">
            <w:pPr>
              <w:pStyle w:val="KeinLeerraum"/>
              <w:contextualSpacing/>
              <w:jc w:val="center"/>
              <w:rPr>
                <w:noProof/>
                <w:sz w:val="18"/>
                <w:szCs w:val="18"/>
              </w:rPr>
            </w:pPr>
            <w:r w:rsidRPr="009A7F10">
              <w:t>0.54</w:t>
            </w:r>
          </w:p>
        </w:tc>
        <w:tc>
          <w:tcPr>
            <w:tcW w:w="1947" w:type="dxa"/>
            <w:gridSpan w:val="2"/>
            <w:tcBorders>
              <w:left w:val="single" w:color="auto" w:sz="4" w:space="0"/>
            </w:tcBorders>
            <w:noWrap/>
          </w:tcPr>
          <w:p w:rsidRPr="007C4DDE" w:rsidR="002050B0" w:rsidP="002050B0" w:rsidRDefault="002050B0" w14:paraId="3B73EE61" w14:textId="6431FA5B">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698CE00B" w14:textId="7E9D1ED2">
            <w:pPr>
              <w:pStyle w:val="KeinLeerraum"/>
              <w:contextualSpacing/>
              <w:jc w:val="center"/>
              <w:rPr>
                <w:noProof/>
                <w:sz w:val="18"/>
                <w:szCs w:val="18"/>
              </w:rPr>
            </w:pPr>
            <w:r w:rsidRPr="009A7F10">
              <w:t>0.47</w:t>
            </w:r>
          </w:p>
        </w:tc>
        <w:tc>
          <w:tcPr>
            <w:tcW w:w="1947" w:type="dxa"/>
            <w:gridSpan w:val="2"/>
            <w:tcBorders>
              <w:left w:val="single" w:color="auto" w:sz="4" w:space="0"/>
            </w:tcBorders>
            <w:noWrap/>
          </w:tcPr>
          <w:p w:rsidRPr="007C4DDE" w:rsidR="002050B0" w:rsidP="002050B0" w:rsidRDefault="002050B0" w14:paraId="5C7BF9E9" w14:textId="5BAE7B25">
            <w:pPr>
              <w:pStyle w:val="KeinLeerraum"/>
              <w:contextualSpacing/>
              <w:jc w:val="center"/>
              <w:rPr>
                <w:noProof/>
                <w:sz w:val="18"/>
                <w:szCs w:val="18"/>
              </w:rPr>
            </w:pPr>
            <w:r w:rsidRPr="009A7F10">
              <w:t>Owns land</w:t>
            </w:r>
          </w:p>
        </w:tc>
        <w:tc>
          <w:tcPr>
            <w:tcW w:w="1108" w:type="dxa"/>
            <w:noWrap/>
          </w:tcPr>
          <w:p w:rsidRPr="007C4DDE" w:rsidR="002050B0" w:rsidP="002050B0" w:rsidRDefault="002050B0" w14:paraId="1B2F3969" w14:textId="3E27591B">
            <w:pPr>
              <w:pStyle w:val="KeinLeerraum"/>
              <w:contextualSpacing/>
              <w:jc w:val="center"/>
              <w:rPr>
                <w:noProof/>
                <w:sz w:val="18"/>
                <w:szCs w:val="18"/>
              </w:rPr>
            </w:pPr>
            <w:r w:rsidRPr="009A7F10">
              <w:t>0.45</w:t>
            </w:r>
          </w:p>
        </w:tc>
      </w:tr>
      <w:tr w:rsidRPr="00DC770F" w:rsidR="002050B0" w:rsidTr="00840E0A" w14:paraId="78129456"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C96D157" w14:textId="2F712B8D">
            <w:pPr>
              <w:pStyle w:val="KeinLeerraum"/>
              <w:rPr>
                <w:noProof/>
                <w:sz w:val="18"/>
                <w:szCs w:val="18"/>
              </w:rPr>
            </w:pPr>
            <w:r w:rsidRPr="009A7F10">
              <w:t>Madagascar</w:t>
            </w:r>
          </w:p>
        </w:tc>
        <w:tc>
          <w:tcPr>
            <w:tcW w:w="1465" w:type="dxa"/>
            <w:tcBorders>
              <w:left w:val="single" w:color="auto" w:sz="4" w:space="0"/>
            </w:tcBorders>
            <w:noWrap/>
          </w:tcPr>
          <w:p w:rsidRPr="007C4DDE" w:rsidR="002050B0" w:rsidP="002050B0" w:rsidRDefault="002050B0" w14:paraId="70E9EAD1" w14:textId="627432CB">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58E249A3" w14:textId="4E662F50">
            <w:pPr>
              <w:pStyle w:val="KeinLeerraum"/>
              <w:contextualSpacing/>
              <w:jc w:val="center"/>
              <w:rPr>
                <w:noProof/>
                <w:sz w:val="18"/>
                <w:szCs w:val="18"/>
              </w:rPr>
            </w:pPr>
            <w:r w:rsidRPr="009A7F10">
              <w:t>0.72</w:t>
            </w:r>
          </w:p>
        </w:tc>
        <w:tc>
          <w:tcPr>
            <w:tcW w:w="1663" w:type="dxa"/>
            <w:tcBorders>
              <w:left w:val="single" w:color="auto" w:sz="4" w:space="0"/>
            </w:tcBorders>
            <w:noWrap/>
          </w:tcPr>
          <w:p w:rsidRPr="007C4DDE" w:rsidR="002050B0" w:rsidP="002050B0" w:rsidRDefault="002050B0" w14:paraId="7C2FD9D6" w14:textId="344B848E">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52C4EEF6" w14:textId="513F1E41">
            <w:pPr>
              <w:pStyle w:val="KeinLeerraum"/>
              <w:contextualSpacing/>
              <w:jc w:val="center"/>
              <w:rPr>
                <w:noProof/>
                <w:sz w:val="18"/>
                <w:szCs w:val="18"/>
              </w:rPr>
            </w:pPr>
            <w:r w:rsidRPr="009A7F10">
              <w:t>0.44</w:t>
            </w:r>
          </w:p>
        </w:tc>
        <w:tc>
          <w:tcPr>
            <w:tcW w:w="1663" w:type="dxa"/>
            <w:gridSpan w:val="2"/>
            <w:tcBorders>
              <w:left w:val="single" w:color="auto" w:sz="4" w:space="0"/>
            </w:tcBorders>
            <w:noWrap/>
          </w:tcPr>
          <w:p w:rsidRPr="007C4DDE" w:rsidR="002050B0" w:rsidP="002050B0" w:rsidRDefault="002050B0" w14:paraId="681035E5" w14:textId="13E18C43">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50F08CEC" w14:textId="6854288F">
            <w:pPr>
              <w:pStyle w:val="KeinLeerraum"/>
              <w:contextualSpacing/>
              <w:jc w:val="center"/>
              <w:rPr>
                <w:noProof/>
                <w:sz w:val="18"/>
                <w:szCs w:val="18"/>
              </w:rPr>
            </w:pPr>
            <w:r w:rsidRPr="009A7F10">
              <w:t>0.43</w:t>
            </w:r>
          </w:p>
        </w:tc>
        <w:tc>
          <w:tcPr>
            <w:tcW w:w="1947" w:type="dxa"/>
            <w:gridSpan w:val="2"/>
            <w:tcBorders>
              <w:left w:val="single" w:color="auto" w:sz="4" w:space="0"/>
            </w:tcBorders>
            <w:noWrap/>
          </w:tcPr>
          <w:p w:rsidRPr="007C4DDE" w:rsidR="002050B0" w:rsidP="002050B0" w:rsidRDefault="002050B0" w14:paraId="375B27CE" w14:textId="749B5DD3">
            <w:pPr>
              <w:pStyle w:val="KeinLeerraum"/>
              <w:contextualSpacing/>
              <w:jc w:val="center"/>
              <w:rPr>
                <w:noProof/>
                <w:sz w:val="18"/>
                <w:szCs w:val="18"/>
              </w:rPr>
            </w:pPr>
            <w:r w:rsidRPr="009A7F10">
              <w:t>Owns land</w:t>
            </w:r>
          </w:p>
        </w:tc>
        <w:tc>
          <w:tcPr>
            <w:tcW w:w="1108" w:type="dxa"/>
            <w:tcBorders>
              <w:right w:val="single" w:color="auto" w:sz="4" w:space="0"/>
            </w:tcBorders>
            <w:noWrap/>
          </w:tcPr>
          <w:p w:rsidRPr="007C4DDE" w:rsidR="002050B0" w:rsidP="002050B0" w:rsidRDefault="002050B0" w14:paraId="3F12DD28" w14:textId="3A2C3FF8">
            <w:pPr>
              <w:pStyle w:val="KeinLeerraum"/>
              <w:contextualSpacing/>
              <w:jc w:val="center"/>
              <w:rPr>
                <w:noProof/>
                <w:sz w:val="18"/>
                <w:szCs w:val="18"/>
              </w:rPr>
            </w:pPr>
            <w:r w:rsidRPr="009A7F10">
              <w:t>0.37</w:t>
            </w:r>
          </w:p>
        </w:tc>
        <w:tc>
          <w:tcPr>
            <w:tcW w:w="1947" w:type="dxa"/>
            <w:gridSpan w:val="2"/>
            <w:tcBorders>
              <w:left w:val="single" w:color="auto" w:sz="4" w:space="0"/>
            </w:tcBorders>
            <w:noWrap/>
          </w:tcPr>
          <w:p w:rsidRPr="007C4DDE" w:rsidR="002050B0" w:rsidP="002050B0" w:rsidRDefault="002050B0" w14:paraId="51BB20C5" w14:textId="3DB876E8">
            <w:pPr>
              <w:pStyle w:val="KeinLeerraum"/>
              <w:contextualSpacing/>
              <w:jc w:val="center"/>
              <w:rPr>
                <w:noProof/>
                <w:sz w:val="18"/>
                <w:szCs w:val="18"/>
              </w:rPr>
            </w:pPr>
            <w:r w:rsidRPr="009A7F10">
              <w:t>Electricity</w:t>
            </w:r>
          </w:p>
        </w:tc>
        <w:tc>
          <w:tcPr>
            <w:tcW w:w="1108" w:type="dxa"/>
            <w:noWrap/>
          </w:tcPr>
          <w:p w:rsidRPr="007C4DDE" w:rsidR="002050B0" w:rsidP="002050B0" w:rsidRDefault="002050B0" w14:paraId="12E50C39" w14:textId="3B266A0C">
            <w:pPr>
              <w:pStyle w:val="KeinLeerraum"/>
              <w:contextualSpacing/>
              <w:jc w:val="center"/>
              <w:rPr>
                <w:noProof/>
                <w:sz w:val="18"/>
                <w:szCs w:val="18"/>
              </w:rPr>
            </w:pPr>
            <w:r w:rsidRPr="009A7F10">
              <w:t>0.35</w:t>
            </w:r>
          </w:p>
        </w:tc>
      </w:tr>
      <w:tr w:rsidRPr="00DC770F" w:rsidR="002050B0" w:rsidTr="00840E0A" w14:paraId="3037D24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BD198D5" w14:textId="7EDDA50D">
            <w:pPr>
              <w:pStyle w:val="KeinLeerraum"/>
              <w:rPr>
                <w:noProof/>
                <w:sz w:val="18"/>
                <w:szCs w:val="18"/>
              </w:rPr>
            </w:pPr>
            <w:r w:rsidRPr="009A7F10">
              <w:t>Malawi</w:t>
            </w:r>
          </w:p>
        </w:tc>
        <w:tc>
          <w:tcPr>
            <w:tcW w:w="1465" w:type="dxa"/>
            <w:tcBorders>
              <w:left w:val="single" w:color="auto" w:sz="4" w:space="0"/>
            </w:tcBorders>
            <w:noWrap/>
          </w:tcPr>
          <w:p w:rsidRPr="007C4DDE" w:rsidR="002050B0" w:rsidP="002050B0" w:rsidRDefault="002050B0" w14:paraId="32E10B4E" w14:textId="7F8D41D9">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7E7B86C6" w14:textId="2757C654">
            <w:pPr>
              <w:pStyle w:val="KeinLeerraum"/>
              <w:contextualSpacing/>
              <w:jc w:val="center"/>
              <w:rPr>
                <w:noProof/>
                <w:sz w:val="18"/>
                <w:szCs w:val="18"/>
              </w:rPr>
            </w:pPr>
            <w:r w:rsidRPr="009A7F10">
              <w:t>1.02</w:t>
            </w:r>
          </w:p>
        </w:tc>
        <w:tc>
          <w:tcPr>
            <w:tcW w:w="1663" w:type="dxa"/>
            <w:tcBorders>
              <w:left w:val="single" w:color="auto" w:sz="4" w:space="0"/>
            </w:tcBorders>
            <w:noWrap/>
          </w:tcPr>
          <w:p w:rsidRPr="007C4DDE" w:rsidR="002050B0" w:rsidP="002050B0" w:rsidRDefault="002050B0" w14:paraId="63EE5928" w14:textId="24D43D73">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9DF3DDB" w14:textId="068776FE">
            <w:pPr>
              <w:pStyle w:val="KeinLeerraum"/>
              <w:contextualSpacing/>
              <w:jc w:val="center"/>
              <w:rPr>
                <w:noProof/>
                <w:sz w:val="18"/>
                <w:szCs w:val="18"/>
              </w:rPr>
            </w:pPr>
            <w:r w:rsidRPr="009A7F10">
              <w:t>0.62</w:t>
            </w:r>
          </w:p>
        </w:tc>
        <w:tc>
          <w:tcPr>
            <w:tcW w:w="1663" w:type="dxa"/>
            <w:gridSpan w:val="2"/>
            <w:tcBorders>
              <w:left w:val="single" w:color="auto" w:sz="4" w:space="0"/>
            </w:tcBorders>
            <w:noWrap/>
          </w:tcPr>
          <w:p w:rsidRPr="007C4DDE" w:rsidR="002050B0" w:rsidP="002050B0" w:rsidRDefault="002050B0" w14:paraId="1454CABC" w14:textId="34A0F66B">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13F24F6A" w14:textId="70931364">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51DD4310" w14:textId="3D635620">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3062A770" w14:textId="40BED235">
            <w:pPr>
              <w:pStyle w:val="KeinLeerraum"/>
              <w:contextualSpacing/>
              <w:jc w:val="center"/>
              <w:rPr>
                <w:noProof/>
                <w:sz w:val="18"/>
                <w:szCs w:val="18"/>
              </w:rPr>
            </w:pPr>
            <w:r w:rsidRPr="009A7F10">
              <w:t>0.57</w:t>
            </w:r>
          </w:p>
        </w:tc>
        <w:tc>
          <w:tcPr>
            <w:tcW w:w="1947" w:type="dxa"/>
            <w:gridSpan w:val="2"/>
            <w:tcBorders>
              <w:left w:val="single" w:color="auto" w:sz="4" w:space="0"/>
            </w:tcBorders>
            <w:noWrap/>
          </w:tcPr>
          <w:p w:rsidRPr="007C4DDE" w:rsidR="002050B0" w:rsidP="002050B0" w:rsidRDefault="002050B0" w14:paraId="53BE395F" w14:textId="6BC57516">
            <w:pPr>
              <w:pStyle w:val="KeinLeerraum"/>
              <w:contextualSpacing/>
              <w:jc w:val="center"/>
              <w:rPr>
                <w:noProof/>
                <w:sz w:val="18"/>
                <w:szCs w:val="18"/>
              </w:rPr>
            </w:pPr>
            <w:r w:rsidRPr="009A7F10">
              <w:t>Drinking water</w:t>
            </w:r>
          </w:p>
        </w:tc>
        <w:tc>
          <w:tcPr>
            <w:tcW w:w="1108" w:type="dxa"/>
            <w:noWrap/>
          </w:tcPr>
          <w:p w:rsidRPr="007C4DDE" w:rsidR="002050B0" w:rsidP="002050B0" w:rsidRDefault="002050B0" w14:paraId="43ABC881" w14:textId="0BF6C5CF">
            <w:pPr>
              <w:pStyle w:val="KeinLeerraum"/>
              <w:contextualSpacing/>
              <w:jc w:val="center"/>
              <w:rPr>
                <w:noProof/>
                <w:sz w:val="18"/>
                <w:szCs w:val="18"/>
              </w:rPr>
            </w:pPr>
            <w:r w:rsidRPr="009A7F10">
              <w:t>0.46</w:t>
            </w:r>
          </w:p>
        </w:tc>
      </w:tr>
      <w:tr w:rsidRPr="00DC770F" w:rsidR="002050B0" w:rsidTr="00840E0A" w14:paraId="2AE3491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88AF0B1" w14:textId="09F13C56">
            <w:pPr>
              <w:pStyle w:val="KeinLeerraum"/>
              <w:rPr>
                <w:noProof/>
                <w:sz w:val="18"/>
                <w:szCs w:val="18"/>
              </w:rPr>
            </w:pPr>
            <w:r w:rsidRPr="009A7F10">
              <w:t>Mali</w:t>
            </w:r>
          </w:p>
        </w:tc>
        <w:tc>
          <w:tcPr>
            <w:tcW w:w="1465" w:type="dxa"/>
            <w:tcBorders>
              <w:left w:val="single" w:color="auto" w:sz="4" w:space="0"/>
            </w:tcBorders>
            <w:noWrap/>
          </w:tcPr>
          <w:p w:rsidRPr="007C4DDE" w:rsidR="002050B0" w:rsidP="002050B0" w:rsidRDefault="002050B0" w14:paraId="35409CA7" w14:textId="6DF2C16A">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0AC69128" w14:textId="483D66F7">
            <w:pPr>
              <w:pStyle w:val="KeinLeerraum"/>
              <w:contextualSpacing/>
              <w:jc w:val="center"/>
              <w:rPr>
                <w:noProof/>
                <w:sz w:val="18"/>
                <w:szCs w:val="18"/>
              </w:rPr>
            </w:pPr>
            <w:r w:rsidRPr="009A7F10">
              <w:t>1.29</w:t>
            </w:r>
          </w:p>
        </w:tc>
        <w:tc>
          <w:tcPr>
            <w:tcW w:w="1663" w:type="dxa"/>
            <w:tcBorders>
              <w:left w:val="single" w:color="auto" w:sz="4" w:space="0"/>
            </w:tcBorders>
            <w:noWrap/>
          </w:tcPr>
          <w:p w:rsidRPr="007C4DDE" w:rsidR="002050B0" w:rsidP="002050B0" w:rsidRDefault="002050B0" w14:paraId="7EBB60E0" w14:textId="0B881B15">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75807E2A" w14:textId="79EE98CE">
            <w:pPr>
              <w:pStyle w:val="KeinLeerraum"/>
              <w:contextualSpacing/>
              <w:jc w:val="center"/>
              <w:rPr>
                <w:noProof/>
                <w:sz w:val="18"/>
                <w:szCs w:val="18"/>
              </w:rPr>
            </w:pPr>
            <w:r w:rsidRPr="009A7F10">
              <w:t>0.79</w:t>
            </w:r>
          </w:p>
        </w:tc>
        <w:tc>
          <w:tcPr>
            <w:tcW w:w="1663" w:type="dxa"/>
            <w:gridSpan w:val="2"/>
            <w:tcBorders>
              <w:left w:val="single" w:color="auto" w:sz="4" w:space="0"/>
            </w:tcBorders>
            <w:noWrap/>
          </w:tcPr>
          <w:p w:rsidRPr="007C4DDE" w:rsidR="002050B0" w:rsidP="002050B0" w:rsidRDefault="002050B0" w14:paraId="5D74F6C9" w14:textId="448C5013">
            <w:pPr>
              <w:pStyle w:val="KeinLeerraum"/>
              <w:contextualSpacing/>
              <w:jc w:val="center"/>
              <w:rPr>
                <w:noProof/>
                <w:sz w:val="18"/>
                <w:szCs w:val="18"/>
              </w:rPr>
            </w:pPr>
            <w:r w:rsidRPr="009A7F10">
              <w:t>HH Education: Tertiary education*</w:t>
            </w:r>
          </w:p>
        </w:tc>
        <w:tc>
          <w:tcPr>
            <w:tcW w:w="1108" w:type="dxa"/>
            <w:tcBorders>
              <w:right w:val="single" w:color="auto" w:sz="4" w:space="0"/>
            </w:tcBorders>
            <w:noWrap/>
          </w:tcPr>
          <w:p w:rsidRPr="007C4DDE" w:rsidR="002050B0" w:rsidP="002050B0" w:rsidRDefault="002050B0" w14:paraId="6B2C5BA7" w14:textId="5C7870B9">
            <w:pPr>
              <w:pStyle w:val="KeinLeerraum"/>
              <w:contextualSpacing/>
              <w:jc w:val="center"/>
              <w:rPr>
                <w:noProof/>
                <w:sz w:val="18"/>
                <w:szCs w:val="18"/>
              </w:rPr>
            </w:pPr>
            <w:r w:rsidRPr="009A7F10">
              <w:t>0.48</w:t>
            </w:r>
          </w:p>
        </w:tc>
        <w:tc>
          <w:tcPr>
            <w:tcW w:w="1947" w:type="dxa"/>
            <w:gridSpan w:val="2"/>
            <w:tcBorders>
              <w:left w:val="single" w:color="auto" w:sz="4" w:space="0"/>
            </w:tcBorders>
            <w:noWrap/>
          </w:tcPr>
          <w:p w:rsidRPr="007C4DDE" w:rsidR="002050B0" w:rsidP="002050B0" w:rsidRDefault="002050B0" w14:paraId="1FC4FF52" w14:textId="13BE567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6383A4C2" w14:textId="22D9789B">
            <w:pPr>
              <w:pStyle w:val="KeinLeerraum"/>
              <w:contextualSpacing/>
              <w:jc w:val="center"/>
              <w:rPr>
                <w:noProof/>
                <w:sz w:val="18"/>
                <w:szCs w:val="18"/>
              </w:rPr>
            </w:pPr>
            <w:r w:rsidRPr="009A7F10">
              <w:t>0.45</w:t>
            </w:r>
          </w:p>
        </w:tc>
        <w:tc>
          <w:tcPr>
            <w:tcW w:w="1947" w:type="dxa"/>
            <w:gridSpan w:val="2"/>
            <w:tcBorders>
              <w:left w:val="single" w:color="auto" w:sz="4" w:space="0"/>
            </w:tcBorders>
            <w:noWrap/>
          </w:tcPr>
          <w:p w:rsidRPr="007C4DDE" w:rsidR="002050B0" w:rsidP="002050B0" w:rsidRDefault="002050B0" w14:paraId="4C549A9D" w14:textId="426EF725">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noWrap/>
          </w:tcPr>
          <w:p w:rsidRPr="007C4DDE" w:rsidR="002050B0" w:rsidP="002050B0" w:rsidRDefault="002050B0" w14:paraId="64BC67B4" w14:textId="0836F33D">
            <w:pPr>
              <w:pStyle w:val="KeinLeerraum"/>
              <w:contextualSpacing/>
              <w:jc w:val="center"/>
              <w:rPr>
                <w:noProof/>
                <w:sz w:val="18"/>
                <w:szCs w:val="18"/>
              </w:rPr>
            </w:pPr>
            <w:r w:rsidRPr="009A7F10">
              <w:t>0.41</w:t>
            </w:r>
          </w:p>
        </w:tc>
      </w:tr>
      <w:tr w:rsidRPr="00DC770F" w:rsidR="002050B0" w:rsidTr="00840E0A" w14:paraId="2F42354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C77FC5A" w14:textId="0405684F">
            <w:pPr>
              <w:pStyle w:val="KeinLeerraum"/>
              <w:rPr>
                <w:noProof/>
                <w:sz w:val="18"/>
                <w:szCs w:val="18"/>
              </w:rPr>
            </w:pPr>
            <w:r w:rsidRPr="009A7F10">
              <w:t>Mauritania</w:t>
            </w:r>
          </w:p>
        </w:tc>
        <w:tc>
          <w:tcPr>
            <w:tcW w:w="1465" w:type="dxa"/>
            <w:tcBorders>
              <w:left w:val="single" w:color="auto" w:sz="4" w:space="0"/>
            </w:tcBorders>
            <w:noWrap/>
          </w:tcPr>
          <w:p w:rsidRPr="007C4DDE" w:rsidR="002050B0" w:rsidP="002050B0" w:rsidRDefault="002050B0" w14:paraId="5218F258" w14:textId="56ED6998">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2215F84E" w14:textId="20CFC83C">
            <w:pPr>
              <w:pStyle w:val="KeinLeerraum"/>
              <w:contextualSpacing/>
              <w:jc w:val="center"/>
              <w:rPr>
                <w:noProof/>
                <w:sz w:val="18"/>
                <w:szCs w:val="18"/>
              </w:rPr>
            </w:pPr>
            <w:r w:rsidRPr="009A7F10">
              <w:t>1.36</w:t>
            </w:r>
          </w:p>
        </w:tc>
        <w:tc>
          <w:tcPr>
            <w:tcW w:w="1663" w:type="dxa"/>
            <w:tcBorders>
              <w:left w:val="single" w:color="auto" w:sz="4" w:space="0"/>
            </w:tcBorders>
            <w:noWrap/>
          </w:tcPr>
          <w:p w:rsidRPr="007C4DDE" w:rsidR="002050B0" w:rsidP="002050B0" w:rsidRDefault="002050B0" w14:paraId="3FE3961D" w14:textId="0BE825A8">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19029ED8" w14:textId="7050E788">
            <w:pPr>
              <w:pStyle w:val="KeinLeerraum"/>
              <w:contextualSpacing/>
              <w:jc w:val="center"/>
              <w:rPr>
                <w:noProof/>
                <w:sz w:val="18"/>
                <w:szCs w:val="18"/>
              </w:rPr>
            </w:pPr>
            <w:r w:rsidRPr="009A7F10">
              <w:t>0.46</w:t>
            </w:r>
          </w:p>
        </w:tc>
        <w:tc>
          <w:tcPr>
            <w:tcW w:w="1663" w:type="dxa"/>
            <w:gridSpan w:val="2"/>
            <w:tcBorders>
              <w:left w:val="single" w:color="auto" w:sz="4" w:space="0"/>
            </w:tcBorders>
            <w:noWrap/>
          </w:tcPr>
          <w:p w:rsidRPr="007C4DDE" w:rsidR="002050B0" w:rsidP="002050B0" w:rsidRDefault="002050B0" w14:paraId="149482D0" w14:textId="2C33E002">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06B1DD6" w14:textId="026648D6">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8645E07" w14:textId="3D2A0DBA">
            <w:pPr>
              <w:pStyle w:val="KeinLeerraum"/>
              <w:contextualSpacing/>
              <w:jc w:val="center"/>
              <w:rPr>
                <w:noProof/>
                <w:sz w:val="18"/>
                <w:szCs w:val="18"/>
              </w:rPr>
            </w:pPr>
            <w:r w:rsidRPr="009A7F10">
              <w:t>Safe cooking fuel</w:t>
            </w:r>
          </w:p>
        </w:tc>
        <w:tc>
          <w:tcPr>
            <w:tcW w:w="1108" w:type="dxa"/>
            <w:tcBorders>
              <w:right w:val="single" w:color="auto" w:sz="4" w:space="0"/>
            </w:tcBorders>
            <w:noWrap/>
          </w:tcPr>
          <w:p w:rsidRPr="007C4DDE" w:rsidR="002050B0" w:rsidP="002050B0" w:rsidRDefault="002050B0" w14:paraId="4D7810BA" w14:textId="462F3805">
            <w:pPr>
              <w:pStyle w:val="KeinLeerraum"/>
              <w:contextualSpacing/>
              <w:jc w:val="center"/>
              <w:rPr>
                <w:noProof/>
                <w:sz w:val="18"/>
                <w:szCs w:val="18"/>
              </w:rPr>
            </w:pPr>
            <w:r w:rsidRPr="009A7F10">
              <w:t>0.30</w:t>
            </w:r>
          </w:p>
        </w:tc>
        <w:tc>
          <w:tcPr>
            <w:tcW w:w="1947" w:type="dxa"/>
            <w:gridSpan w:val="2"/>
            <w:tcBorders>
              <w:left w:val="single" w:color="auto" w:sz="4" w:space="0"/>
            </w:tcBorders>
            <w:noWrap/>
          </w:tcPr>
          <w:p w:rsidRPr="007C4DDE" w:rsidR="002050B0" w:rsidP="002050B0" w:rsidRDefault="002050B0" w14:paraId="122695C7" w14:textId="31B37D2A">
            <w:pPr>
              <w:pStyle w:val="KeinLeerraum"/>
              <w:contextualSpacing/>
              <w:jc w:val="center"/>
              <w:rPr>
                <w:noProof/>
                <w:sz w:val="18"/>
                <w:szCs w:val="18"/>
              </w:rPr>
            </w:pPr>
            <w:r w:rsidRPr="009A7F10">
              <w:t>Number of women in HH</w:t>
            </w:r>
          </w:p>
        </w:tc>
        <w:tc>
          <w:tcPr>
            <w:tcW w:w="1108" w:type="dxa"/>
            <w:noWrap/>
          </w:tcPr>
          <w:p w:rsidRPr="007C4DDE" w:rsidR="002050B0" w:rsidP="002050B0" w:rsidRDefault="002050B0" w14:paraId="6D4C9D7A" w14:textId="11CAE883">
            <w:pPr>
              <w:pStyle w:val="KeinLeerraum"/>
              <w:contextualSpacing/>
              <w:jc w:val="center"/>
              <w:rPr>
                <w:noProof/>
                <w:sz w:val="18"/>
                <w:szCs w:val="18"/>
              </w:rPr>
            </w:pPr>
            <w:r w:rsidRPr="009A7F10">
              <w:t>0.28</w:t>
            </w:r>
          </w:p>
        </w:tc>
      </w:tr>
      <w:tr w:rsidRPr="00DC770F" w:rsidR="002050B0" w:rsidTr="00840E0A" w14:paraId="4A755D0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A02A443" w14:textId="2029C52B">
            <w:pPr>
              <w:pStyle w:val="KeinLeerraum"/>
              <w:rPr>
                <w:noProof/>
                <w:sz w:val="18"/>
                <w:szCs w:val="18"/>
              </w:rPr>
            </w:pPr>
            <w:r w:rsidRPr="009A7F10">
              <w:t>Namibia</w:t>
            </w:r>
          </w:p>
        </w:tc>
        <w:tc>
          <w:tcPr>
            <w:tcW w:w="1465" w:type="dxa"/>
            <w:tcBorders>
              <w:left w:val="single" w:color="auto" w:sz="4" w:space="0"/>
            </w:tcBorders>
            <w:noWrap/>
          </w:tcPr>
          <w:p w:rsidRPr="007C4DDE" w:rsidR="002050B0" w:rsidP="002050B0" w:rsidRDefault="002050B0" w14:paraId="72644C0B" w14:textId="5E26A791">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0CC63A8F" w14:textId="29D61F66">
            <w:pPr>
              <w:pStyle w:val="KeinLeerraum"/>
              <w:contextualSpacing/>
              <w:jc w:val="center"/>
              <w:rPr>
                <w:noProof/>
                <w:sz w:val="18"/>
                <w:szCs w:val="18"/>
              </w:rPr>
            </w:pPr>
            <w:r w:rsidRPr="009A7F10">
              <w:t>0.69</w:t>
            </w:r>
          </w:p>
        </w:tc>
        <w:tc>
          <w:tcPr>
            <w:tcW w:w="1663" w:type="dxa"/>
            <w:tcBorders>
              <w:left w:val="single" w:color="auto" w:sz="4" w:space="0"/>
            </w:tcBorders>
            <w:noWrap/>
          </w:tcPr>
          <w:p w:rsidRPr="007C4DDE" w:rsidR="002050B0" w:rsidP="002050B0" w:rsidRDefault="002050B0" w14:paraId="2BC13D78" w14:textId="2ECB6701">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2F5FDCF1" w14:textId="1DE5C311">
            <w:pPr>
              <w:pStyle w:val="KeinLeerraum"/>
              <w:contextualSpacing/>
              <w:jc w:val="center"/>
              <w:rPr>
                <w:noProof/>
                <w:sz w:val="18"/>
                <w:szCs w:val="18"/>
              </w:rPr>
            </w:pPr>
            <w:r w:rsidRPr="009A7F10">
              <w:t>0.46</w:t>
            </w:r>
          </w:p>
        </w:tc>
        <w:tc>
          <w:tcPr>
            <w:tcW w:w="1663" w:type="dxa"/>
            <w:gridSpan w:val="2"/>
            <w:tcBorders>
              <w:left w:val="single" w:color="auto" w:sz="4" w:space="0"/>
            </w:tcBorders>
            <w:noWrap/>
          </w:tcPr>
          <w:p w:rsidRPr="007C4DDE" w:rsidR="002050B0" w:rsidP="002050B0" w:rsidRDefault="002050B0" w14:paraId="0BABD3CF" w14:textId="4BA8C7DB">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59E95FE6" w14:textId="3D453B92">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6910E121" w14:textId="5D57D721">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4799A261" w14:textId="2538397F">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6BF73296" w14:textId="6E480176">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055C8C0C" w14:textId="015261D8">
            <w:pPr>
              <w:pStyle w:val="KeinLeerraum"/>
              <w:contextualSpacing/>
              <w:jc w:val="center"/>
              <w:rPr>
                <w:noProof/>
                <w:sz w:val="18"/>
                <w:szCs w:val="18"/>
              </w:rPr>
            </w:pPr>
            <w:r w:rsidRPr="009A7F10">
              <w:t>0.34</w:t>
            </w:r>
          </w:p>
        </w:tc>
      </w:tr>
      <w:tr w:rsidRPr="00DC770F" w:rsidR="002050B0" w:rsidTr="00840E0A" w14:paraId="2001B4D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37EF059" w14:textId="62452F69">
            <w:pPr>
              <w:pStyle w:val="KeinLeerraum"/>
              <w:rPr>
                <w:noProof/>
                <w:sz w:val="18"/>
                <w:szCs w:val="18"/>
              </w:rPr>
            </w:pPr>
            <w:r w:rsidRPr="009A7F10">
              <w:t>Niger</w:t>
            </w:r>
          </w:p>
        </w:tc>
        <w:tc>
          <w:tcPr>
            <w:tcW w:w="1465" w:type="dxa"/>
            <w:tcBorders>
              <w:left w:val="single" w:color="auto" w:sz="4" w:space="0"/>
            </w:tcBorders>
            <w:noWrap/>
          </w:tcPr>
          <w:p w:rsidRPr="007C4DDE" w:rsidR="002050B0" w:rsidP="002050B0" w:rsidRDefault="002050B0" w14:paraId="07D74427" w14:textId="7FF6DA5F">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85E3A06" w14:textId="5A904D0E">
            <w:pPr>
              <w:pStyle w:val="KeinLeerraum"/>
              <w:contextualSpacing/>
              <w:jc w:val="center"/>
              <w:rPr>
                <w:noProof/>
                <w:sz w:val="18"/>
                <w:szCs w:val="18"/>
              </w:rPr>
            </w:pPr>
            <w:r w:rsidRPr="009A7F10">
              <w:t>1.11</w:t>
            </w:r>
          </w:p>
        </w:tc>
        <w:tc>
          <w:tcPr>
            <w:tcW w:w="1663" w:type="dxa"/>
            <w:tcBorders>
              <w:left w:val="single" w:color="auto" w:sz="4" w:space="0"/>
            </w:tcBorders>
            <w:noWrap/>
          </w:tcPr>
          <w:p w:rsidRPr="007C4DDE" w:rsidR="002050B0" w:rsidP="002050B0" w:rsidRDefault="002050B0" w14:paraId="01E4D851" w14:textId="4341A022">
            <w:pPr>
              <w:pStyle w:val="KeinLeerraum"/>
              <w:contextualSpacing/>
              <w:jc w:val="center"/>
              <w:rPr>
                <w:noProof/>
                <w:sz w:val="18"/>
                <w:szCs w:val="18"/>
              </w:rPr>
            </w:pPr>
            <w:r w:rsidRPr="009A7F10">
              <w:t>Refrigerator</w:t>
            </w:r>
          </w:p>
        </w:tc>
        <w:tc>
          <w:tcPr>
            <w:tcW w:w="1108" w:type="dxa"/>
            <w:tcBorders>
              <w:right w:val="single" w:color="auto" w:sz="4" w:space="0"/>
            </w:tcBorders>
            <w:noWrap/>
          </w:tcPr>
          <w:p w:rsidRPr="007C4DDE" w:rsidR="002050B0" w:rsidP="002050B0" w:rsidRDefault="002050B0" w14:paraId="434B50A0" w14:textId="3DB861A0">
            <w:pPr>
              <w:pStyle w:val="KeinLeerraum"/>
              <w:contextualSpacing/>
              <w:jc w:val="center"/>
              <w:rPr>
                <w:noProof/>
                <w:sz w:val="18"/>
                <w:szCs w:val="18"/>
              </w:rPr>
            </w:pPr>
            <w:r w:rsidRPr="009A7F10">
              <w:t>0.68</w:t>
            </w:r>
          </w:p>
        </w:tc>
        <w:tc>
          <w:tcPr>
            <w:tcW w:w="1663" w:type="dxa"/>
            <w:gridSpan w:val="2"/>
            <w:tcBorders>
              <w:left w:val="single" w:color="auto" w:sz="4" w:space="0"/>
            </w:tcBorders>
            <w:noWrap/>
          </w:tcPr>
          <w:p w:rsidRPr="007C4DDE" w:rsidR="002050B0" w:rsidP="002050B0" w:rsidRDefault="002050B0" w14:paraId="3B60E29E" w14:textId="64371A89">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0EE2A5BD" w14:textId="33ABD975">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27FCEB13" w14:textId="4F5F01D0">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CD30036" w14:textId="38D08836">
            <w:pPr>
              <w:pStyle w:val="KeinLeerraum"/>
              <w:contextualSpacing/>
              <w:jc w:val="center"/>
              <w:rPr>
                <w:noProof/>
                <w:sz w:val="18"/>
                <w:szCs w:val="18"/>
              </w:rPr>
            </w:pPr>
            <w:r w:rsidRPr="009A7F10">
              <w:t>0.51</w:t>
            </w:r>
          </w:p>
        </w:tc>
        <w:tc>
          <w:tcPr>
            <w:tcW w:w="1947" w:type="dxa"/>
            <w:gridSpan w:val="2"/>
            <w:tcBorders>
              <w:left w:val="single" w:color="auto" w:sz="4" w:space="0"/>
            </w:tcBorders>
            <w:noWrap/>
          </w:tcPr>
          <w:p w:rsidRPr="007C4DDE" w:rsidR="002050B0" w:rsidP="002050B0" w:rsidRDefault="002050B0" w14:paraId="35BBD5F5" w14:textId="11A35D38">
            <w:pPr>
              <w:pStyle w:val="KeinLeerraum"/>
              <w:contextualSpacing/>
              <w:jc w:val="center"/>
              <w:rPr>
                <w:noProof/>
                <w:sz w:val="18"/>
                <w:szCs w:val="18"/>
              </w:rPr>
            </w:pPr>
            <w:r w:rsidRPr="009A7F10">
              <w:t>Number of HH members</w:t>
            </w:r>
          </w:p>
        </w:tc>
        <w:tc>
          <w:tcPr>
            <w:tcW w:w="1108" w:type="dxa"/>
            <w:noWrap/>
          </w:tcPr>
          <w:p w:rsidRPr="007C4DDE" w:rsidR="002050B0" w:rsidP="002050B0" w:rsidRDefault="002050B0" w14:paraId="020BF6A4" w14:textId="6C7FDAB3">
            <w:pPr>
              <w:pStyle w:val="KeinLeerraum"/>
              <w:contextualSpacing/>
              <w:jc w:val="center"/>
              <w:rPr>
                <w:noProof/>
                <w:sz w:val="18"/>
                <w:szCs w:val="18"/>
              </w:rPr>
            </w:pPr>
            <w:r w:rsidRPr="009A7F10">
              <w:t>0.45</w:t>
            </w:r>
          </w:p>
        </w:tc>
      </w:tr>
      <w:tr w:rsidRPr="00DC770F" w:rsidR="002050B0" w:rsidTr="00840E0A" w14:paraId="191096FF"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C846078" w14:textId="183FA7B5">
            <w:pPr>
              <w:pStyle w:val="KeinLeerraum"/>
              <w:rPr>
                <w:noProof/>
                <w:sz w:val="18"/>
                <w:szCs w:val="18"/>
              </w:rPr>
            </w:pPr>
            <w:r w:rsidRPr="009A7F10">
              <w:t>Nigeria</w:t>
            </w:r>
          </w:p>
        </w:tc>
        <w:tc>
          <w:tcPr>
            <w:tcW w:w="1465" w:type="dxa"/>
            <w:tcBorders>
              <w:left w:val="single" w:color="auto" w:sz="4" w:space="0"/>
            </w:tcBorders>
            <w:noWrap/>
          </w:tcPr>
          <w:p w:rsidRPr="007C4DDE" w:rsidR="002050B0" w:rsidP="002050B0" w:rsidRDefault="002050B0" w14:paraId="7D75D8CC" w14:textId="030D7025">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D0AF808" w14:textId="06614923">
            <w:pPr>
              <w:pStyle w:val="KeinLeerraum"/>
              <w:contextualSpacing/>
              <w:jc w:val="center"/>
              <w:rPr>
                <w:noProof/>
                <w:sz w:val="18"/>
                <w:szCs w:val="18"/>
              </w:rPr>
            </w:pPr>
            <w:r w:rsidRPr="009A7F10">
              <w:t>0.53</w:t>
            </w:r>
          </w:p>
        </w:tc>
        <w:tc>
          <w:tcPr>
            <w:tcW w:w="1663" w:type="dxa"/>
            <w:tcBorders>
              <w:left w:val="single" w:color="auto" w:sz="4" w:space="0"/>
            </w:tcBorders>
            <w:noWrap/>
          </w:tcPr>
          <w:p w:rsidRPr="007C4DDE" w:rsidR="002050B0" w:rsidP="002050B0" w:rsidRDefault="002050B0" w14:paraId="18DA105E" w14:textId="669B86AB">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00B2A83D" w14:textId="0EDA841D">
            <w:pPr>
              <w:pStyle w:val="KeinLeerraum"/>
              <w:contextualSpacing/>
              <w:jc w:val="center"/>
              <w:rPr>
                <w:noProof/>
                <w:sz w:val="18"/>
                <w:szCs w:val="18"/>
              </w:rPr>
            </w:pPr>
            <w:r w:rsidRPr="009A7F10">
              <w:t>0.53</w:t>
            </w:r>
          </w:p>
        </w:tc>
        <w:tc>
          <w:tcPr>
            <w:tcW w:w="1663" w:type="dxa"/>
            <w:gridSpan w:val="2"/>
            <w:tcBorders>
              <w:left w:val="single" w:color="auto" w:sz="4" w:space="0"/>
            </w:tcBorders>
            <w:noWrap/>
          </w:tcPr>
          <w:p w:rsidRPr="007C4DDE" w:rsidR="002050B0" w:rsidP="002050B0" w:rsidRDefault="002050B0" w14:paraId="60ECE794" w14:textId="722BB7D4">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7B7CF42D" w14:textId="0EB4A7C1">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03B05EBC" w14:textId="2D6858B9">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202EF37E" w14:textId="55E50425">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43FEE28" w14:textId="2BF017AF">
            <w:pPr>
              <w:pStyle w:val="KeinLeerraum"/>
              <w:contextualSpacing/>
              <w:jc w:val="center"/>
              <w:rPr>
                <w:noProof/>
                <w:sz w:val="18"/>
                <w:szCs w:val="18"/>
              </w:rPr>
            </w:pPr>
            <w:r w:rsidRPr="009A7F10">
              <w:t>Electricity</w:t>
            </w:r>
          </w:p>
        </w:tc>
        <w:tc>
          <w:tcPr>
            <w:tcW w:w="1108" w:type="dxa"/>
            <w:noWrap/>
          </w:tcPr>
          <w:p w:rsidRPr="007C4DDE" w:rsidR="002050B0" w:rsidP="002050B0" w:rsidRDefault="002050B0" w14:paraId="63A05603" w14:textId="2CC91F43">
            <w:pPr>
              <w:pStyle w:val="KeinLeerraum"/>
              <w:contextualSpacing/>
              <w:jc w:val="center"/>
              <w:rPr>
                <w:noProof/>
                <w:sz w:val="18"/>
                <w:szCs w:val="18"/>
              </w:rPr>
            </w:pPr>
            <w:r w:rsidRPr="009A7F10">
              <w:t>0.35</w:t>
            </w:r>
          </w:p>
        </w:tc>
      </w:tr>
      <w:tr w:rsidRPr="00DC770F" w:rsidR="002050B0" w:rsidTr="00840E0A" w14:paraId="25DC0B5D"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2C7D6950" w14:textId="1C26229F">
            <w:pPr>
              <w:pStyle w:val="KeinLeerraum"/>
              <w:rPr>
                <w:noProof/>
                <w:sz w:val="18"/>
                <w:szCs w:val="18"/>
              </w:rPr>
            </w:pPr>
            <w:proofErr w:type="spellStart"/>
            <w:r w:rsidRPr="009A7F10">
              <w:t>Republic.of.the.Congo</w:t>
            </w:r>
            <w:proofErr w:type="spellEnd"/>
          </w:p>
        </w:tc>
        <w:tc>
          <w:tcPr>
            <w:tcW w:w="1465" w:type="dxa"/>
            <w:tcBorders>
              <w:left w:val="single" w:color="auto" w:sz="4" w:space="0"/>
            </w:tcBorders>
            <w:noWrap/>
          </w:tcPr>
          <w:p w:rsidRPr="007C4DDE" w:rsidR="002050B0" w:rsidP="002050B0" w:rsidRDefault="002050B0" w14:paraId="623DF023" w14:textId="05DC6B64">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7D3252E4" w14:textId="3B90B782">
            <w:pPr>
              <w:pStyle w:val="KeinLeerraum"/>
              <w:contextualSpacing/>
              <w:jc w:val="center"/>
              <w:rPr>
                <w:noProof/>
                <w:sz w:val="18"/>
                <w:szCs w:val="18"/>
              </w:rPr>
            </w:pPr>
            <w:r w:rsidRPr="009A7F10">
              <w:t>0.63</w:t>
            </w:r>
          </w:p>
        </w:tc>
        <w:tc>
          <w:tcPr>
            <w:tcW w:w="1663" w:type="dxa"/>
            <w:tcBorders>
              <w:left w:val="single" w:color="auto" w:sz="4" w:space="0"/>
            </w:tcBorders>
            <w:noWrap/>
          </w:tcPr>
          <w:p w:rsidRPr="007C4DDE" w:rsidR="002050B0" w:rsidP="002050B0" w:rsidRDefault="002050B0" w14:paraId="0EA2EF6A" w14:textId="64750CE2">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1BC76F48" w14:textId="2C826345">
            <w:pPr>
              <w:pStyle w:val="KeinLeerraum"/>
              <w:contextualSpacing/>
              <w:jc w:val="center"/>
              <w:rPr>
                <w:noProof/>
                <w:sz w:val="18"/>
                <w:szCs w:val="18"/>
              </w:rPr>
            </w:pPr>
            <w:r w:rsidRPr="009A7F10">
              <w:t>0.61</w:t>
            </w:r>
          </w:p>
        </w:tc>
        <w:tc>
          <w:tcPr>
            <w:tcW w:w="1663" w:type="dxa"/>
            <w:gridSpan w:val="2"/>
            <w:tcBorders>
              <w:left w:val="single" w:color="auto" w:sz="4" w:space="0"/>
            </w:tcBorders>
            <w:noWrap/>
          </w:tcPr>
          <w:p w:rsidRPr="007C4DDE" w:rsidR="002050B0" w:rsidP="002050B0" w:rsidRDefault="002050B0" w14:paraId="4D04D25B" w14:textId="74445732">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D06C58C" w14:textId="20106055">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17D5798F" w14:textId="212E9CA4">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73A5136D" w14:textId="5EDC043C">
            <w:pPr>
              <w:pStyle w:val="KeinLeerraum"/>
              <w:contextualSpacing/>
              <w:jc w:val="center"/>
              <w:rPr>
                <w:noProof/>
                <w:sz w:val="18"/>
                <w:szCs w:val="18"/>
              </w:rPr>
            </w:pPr>
            <w:r w:rsidRPr="009A7F10">
              <w:t>0.56</w:t>
            </w:r>
          </w:p>
        </w:tc>
        <w:tc>
          <w:tcPr>
            <w:tcW w:w="1947" w:type="dxa"/>
            <w:gridSpan w:val="2"/>
            <w:tcBorders>
              <w:left w:val="single" w:color="auto" w:sz="4" w:space="0"/>
            </w:tcBorders>
            <w:noWrap/>
          </w:tcPr>
          <w:p w:rsidRPr="007C4DDE" w:rsidR="002050B0" w:rsidP="002050B0" w:rsidRDefault="002050B0" w14:paraId="1EE72A72" w14:textId="16B43240">
            <w:pPr>
              <w:pStyle w:val="KeinLeerraum"/>
              <w:contextualSpacing/>
              <w:jc w:val="center"/>
              <w:rPr>
                <w:noProof/>
                <w:sz w:val="18"/>
                <w:szCs w:val="18"/>
              </w:rPr>
            </w:pPr>
            <w:r w:rsidRPr="009A7F10">
              <w:t>Tested HIV</w:t>
            </w:r>
          </w:p>
        </w:tc>
        <w:tc>
          <w:tcPr>
            <w:tcW w:w="1108" w:type="dxa"/>
            <w:noWrap/>
          </w:tcPr>
          <w:p w:rsidRPr="007C4DDE" w:rsidR="002050B0" w:rsidP="002050B0" w:rsidRDefault="002050B0" w14:paraId="255415FB" w14:textId="6D7A4008">
            <w:pPr>
              <w:pStyle w:val="KeinLeerraum"/>
              <w:contextualSpacing/>
              <w:jc w:val="center"/>
              <w:rPr>
                <w:noProof/>
                <w:sz w:val="18"/>
                <w:szCs w:val="18"/>
              </w:rPr>
            </w:pPr>
            <w:r w:rsidRPr="009A7F10">
              <w:t>0.45</w:t>
            </w:r>
          </w:p>
        </w:tc>
      </w:tr>
      <w:tr w:rsidRPr="00DC770F" w:rsidR="002050B0" w:rsidTr="00840E0A" w14:paraId="1020F05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5ACA5B6" w14:textId="7D6A348F">
            <w:pPr>
              <w:pStyle w:val="KeinLeerraum"/>
              <w:rPr>
                <w:noProof/>
                <w:sz w:val="18"/>
                <w:szCs w:val="18"/>
              </w:rPr>
            </w:pPr>
            <w:r w:rsidRPr="009A7F10">
              <w:t>Rwanda</w:t>
            </w:r>
          </w:p>
        </w:tc>
        <w:tc>
          <w:tcPr>
            <w:tcW w:w="1465" w:type="dxa"/>
            <w:tcBorders>
              <w:left w:val="single" w:color="auto" w:sz="4" w:space="0"/>
            </w:tcBorders>
            <w:noWrap/>
          </w:tcPr>
          <w:p w:rsidRPr="007C4DDE" w:rsidR="002050B0" w:rsidP="002050B0" w:rsidRDefault="002050B0" w14:paraId="4B5DF010" w14:textId="3E4DE3BF">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DCF7173" w14:textId="6B05A54A">
            <w:pPr>
              <w:pStyle w:val="KeinLeerraum"/>
              <w:contextualSpacing/>
              <w:jc w:val="center"/>
              <w:rPr>
                <w:noProof/>
                <w:sz w:val="18"/>
                <w:szCs w:val="18"/>
              </w:rPr>
            </w:pPr>
            <w:r w:rsidRPr="009A7F10">
              <w:t>0.43</w:t>
            </w:r>
          </w:p>
        </w:tc>
        <w:tc>
          <w:tcPr>
            <w:tcW w:w="1663" w:type="dxa"/>
            <w:tcBorders>
              <w:left w:val="single" w:color="auto" w:sz="4" w:space="0"/>
            </w:tcBorders>
            <w:noWrap/>
          </w:tcPr>
          <w:p w:rsidRPr="007C4DDE" w:rsidR="002050B0" w:rsidP="002050B0" w:rsidRDefault="002050B0" w14:paraId="4A40283C" w14:textId="526BD1E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1A546F86" w14:textId="3C108ADC">
            <w:pPr>
              <w:pStyle w:val="KeinLeerraum"/>
              <w:contextualSpacing/>
              <w:jc w:val="center"/>
              <w:rPr>
                <w:noProof/>
                <w:sz w:val="18"/>
                <w:szCs w:val="18"/>
              </w:rPr>
            </w:pPr>
            <w:r w:rsidRPr="009A7F10">
              <w:t>0.41</w:t>
            </w:r>
          </w:p>
        </w:tc>
        <w:tc>
          <w:tcPr>
            <w:tcW w:w="1663" w:type="dxa"/>
            <w:gridSpan w:val="2"/>
            <w:tcBorders>
              <w:left w:val="single" w:color="auto" w:sz="4" w:space="0"/>
            </w:tcBorders>
            <w:noWrap/>
          </w:tcPr>
          <w:p w:rsidRPr="007C4DDE" w:rsidR="002050B0" w:rsidP="002050B0" w:rsidRDefault="002050B0" w14:paraId="34472678" w14:textId="1E42DF8A">
            <w:pPr>
              <w:pStyle w:val="KeinLeerraum"/>
              <w:contextualSpacing/>
              <w:jc w:val="center"/>
              <w:rPr>
                <w:noProof/>
                <w:sz w:val="18"/>
                <w:szCs w:val="18"/>
              </w:rPr>
            </w:pPr>
            <w:r w:rsidRPr="009A7F10">
              <w:t>Water treated</w:t>
            </w:r>
          </w:p>
        </w:tc>
        <w:tc>
          <w:tcPr>
            <w:tcW w:w="1108" w:type="dxa"/>
            <w:tcBorders>
              <w:right w:val="single" w:color="auto" w:sz="4" w:space="0"/>
            </w:tcBorders>
            <w:noWrap/>
          </w:tcPr>
          <w:p w:rsidRPr="007C4DDE" w:rsidR="002050B0" w:rsidP="002050B0" w:rsidRDefault="002050B0" w14:paraId="289BABAD" w14:textId="6D21E297">
            <w:pPr>
              <w:pStyle w:val="KeinLeerraum"/>
              <w:contextualSpacing/>
              <w:jc w:val="center"/>
              <w:rPr>
                <w:noProof/>
                <w:sz w:val="18"/>
                <w:szCs w:val="18"/>
              </w:rPr>
            </w:pPr>
            <w:r w:rsidRPr="009A7F10">
              <w:t>0.33</w:t>
            </w:r>
          </w:p>
        </w:tc>
        <w:tc>
          <w:tcPr>
            <w:tcW w:w="1947" w:type="dxa"/>
            <w:gridSpan w:val="2"/>
            <w:tcBorders>
              <w:left w:val="single" w:color="auto" w:sz="4" w:space="0"/>
            </w:tcBorders>
            <w:noWrap/>
          </w:tcPr>
          <w:p w:rsidRPr="007C4DDE" w:rsidR="002050B0" w:rsidP="002050B0" w:rsidRDefault="002050B0" w14:paraId="7715DCC4" w14:textId="11A028AE">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1CC35200" w14:textId="27D4117F">
            <w:pPr>
              <w:pStyle w:val="KeinLeerraum"/>
              <w:contextualSpacing/>
              <w:jc w:val="center"/>
              <w:rPr>
                <w:noProof/>
                <w:sz w:val="18"/>
                <w:szCs w:val="18"/>
              </w:rPr>
            </w:pPr>
            <w:r w:rsidRPr="009A7F10">
              <w:t>0.27</w:t>
            </w:r>
          </w:p>
        </w:tc>
        <w:tc>
          <w:tcPr>
            <w:tcW w:w="1947" w:type="dxa"/>
            <w:gridSpan w:val="2"/>
            <w:tcBorders>
              <w:left w:val="single" w:color="auto" w:sz="4" w:space="0"/>
            </w:tcBorders>
            <w:noWrap/>
          </w:tcPr>
          <w:p w:rsidRPr="007C4DDE" w:rsidR="002050B0" w:rsidP="002050B0" w:rsidRDefault="002050B0" w14:paraId="0C2D9B27" w14:textId="340AD7B6">
            <w:pPr>
              <w:pStyle w:val="KeinLeerraum"/>
              <w:contextualSpacing/>
              <w:jc w:val="center"/>
              <w:rPr>
                <w:noProof/>
                <w:sz w:val="18"/>
                <w:szCs w:val="18"/>
              </w:rPr>
            </w:pPr>
            <w:r w:rsidRPr="009A7F10">
              <w:t>Literate</w:t>
            </w:r>
          </w:p>
        </w:tc>
        <w:tc>
          <w:tcPr>
            <w:tcW w:w="1108" w:type="dxa"/>
            <w:noWrap/>
          </w:tcPr>
          <w:p w:rsidRPr="007C4DDE" w:rsidR="002050B0" w:rsidP="002050B0" w:rsidRDefault="002050B0" w14:paraId="4CA5CFC7" w14:textId="333DBEF2">
            <w:pPr>
              <w:pStyle w:val="KeinLeerraum"/>
              <w:contextualSpacing/>
              <w:jc w:val="center"/>
              <w:rPr>
                <w:noProof/>
                <w:sz w:val="18"/>
                <w:szCs w:val="18"/>
              </w:rPr>
            </w:pPr>
            <w:r w:rsidRPr="009A7F10">
              <w:t>0.25</w:t>
            </w:r>
          </w:p>
        </w:tc>
      </w:tr>
      <w:tr w:rsidRPr="00DC770F" w:rsidR="002050B0" w:rsidTr="00840E0A" w14:paraId="057FAB82"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60577E2" w14:textId="566073B1">
            <w:pPr>
              <w:pStyle w:val="KeinLeerraum"/>
              <w:rPr>
                <w:noProof/>
                <w:sz w:val="18"/>
                <w:szCs w:val="18"/>
              </w:rPr>
            </w:pPr>
            <w:r w:rsidRPr="009A7F10">
              <w:t>Senegal</w:t>
            </w:r>
          </w:p>
        </w:tc>
        <w:tc>
          <w:tcPr>
            <w:tcW w:w="1465" w:type="dxa"/>
            <w:tcBorders>
              <w:left w:val="single" w:color="auto" w:sz="4" w:space="0"/>
            </w:tcBorders>
            <w:noWrap/>
          </w:tcPr>
          <w:p w:rsidRPr="007C4DDE" w:rsidR="002050B0" w:rsidP="002050B0" w:rsidRDefault="002050B0" w14:paraId="2AD4F185" w14:textId="280FD5E9">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6423BAE" w14:textId="1FCB540B">
            <w:pPr>
              <w:pStyle w:val="KeinLeerraum"/>
              <w:contextualSpacing/>
              <w:jc w:val="center"/>
              <w:rPr>
                <w:noProof/>
                <w:sz w:val="18"/>
                <w:szCs w:val="18"/>
              </w:rPr>
            </w:pPr>
            <w:r w:rsidRPr="009A7F10">
              <w:t>1.07</w:t>
            </w:r>
          </w:p>
        </w:tc>
        <w:tc>
          <w:tcPr>
            <w:tcW w:w="1663" w:type="dxa"/>
            <w:tcBorders>
              <w:left w:val="single" w:color="auto" w:sz="4" w:space="0"/>
            </w:tcBorders>
            <w:noWrap/>
          </w:tcPr>
          <w:p w:rsidRPr="007C4DDE" w:rsidR="002050B0" w:rsidP="002050B0" w:rsidRDefault="002050B0" w14:paraId="75F85D2C" w14:textId="5328519E">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541B4E74" w14:textId="63B978B9">
            <w:pPr>
              <w:pStyle w:val="KeinLeerraum"/>
              <w:contextualSpacing/>
              <w:jc w:val="center"/>
              <w:rPr>
                <w:noProof/>
                <w:sz w:val="18"/>
                <w:szCs w:val="18"/>
              </w:rPr>
            </w:pPr>
            <w:r w:rsidRPr="009A7F10">
              <w:t>0.73</w:t>
            </w:r>
          </w:p>
        </w:tc>
        <w:tc>
          <w:tcPr>
            <w:tcW w:w="1663" w:type="dxa"/>
            <w:gridSpan w:val="2"/>
            <w:tcBorders>
              <w:left w:val="single" w:color="auto" w:sz="4" w:space="0"/>
            </w:tcBorders>
            <w:noWrap/>
          </w:tcPr>
          <w:p w:rsidRPr="007C4DDE" w:rsidR="002050B0" w:rsidP="002050B0" w:rsidRDefault="002050B0" w14:paraId="369DA084" w14:textId="43A3DCB3">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5823C2C4" w14:textId="15F6C587">
            <w:pPr>
              <w:pStyle w:val="KeinLeerraum"/>
              <w:contextualSpacing/>
              <w:jc w:val="center"/>
              <w:rPr>
                <w:noProof/>
                <w:sz w:val="18"/>
                <w:szCs w:val="18"/>
              </w:rPr>
            </w:pPr>
            <w:r w:rsidRPr="009A7F10">
              <w:t>0.65</w:t>
            </w:r>
          </w:p>
        </w:tc>
        <w:tc>
          <w:tcPr>
            <w:tcW w:w="1947" w:type="dxa"/>
            <w:gridSpan w:val="2"/>
            <w:tcBorders>
              <w:left w:val="single" w:color="auto" w:sz="4" w:space="0"/>
            </w:tcBorders>
            <w:noWrap/>
          </w:tcPr>
          <w:p w:rsidRPr="007C4DDE" w:rsidR="002050B0" w:rsidP="002050B0" w:rsidRDefault="002050B0" w14:paraId="6EF3B8BC" w14:textId="468B0417">
            <w:pPr>
              <w:pStyle w:val="KeinLeerraum"/>
              <w:contextualSpacing/>
              <w:jc w:val="center"/>
              <w:rPr>
                <w:noProof/>
                <w:sz w:val="18"/>
                <w:szCs w:val="18"/>
              </w:rPr>
            </w:pPr>
            <w:r w:rsidRPr="009A7F10">
              <w:t>Number of women in HH</w:t>
            </w:r>
          </w:p>
        </w:tc>
        <w:tc>
          <w:tcPr>
            <w:tcW w:w="1108" w:type="dxa"/>
            <w:tcBorders>
              <w:right w:val="single" w:color="auto" w:sz="4" w:space="0"/>
            </w:tcBorders>
            <w:noWrap/>
          </w:tcPr>
          <w:p w:rsidRPr="007C4DDE" w:rsidR="002050B0" w:rsidP="002050B0" w:rsidRDefault="002050B0" w14:paraId="1702F4D8" w14:textId="5F16D0AB">
            <w:pPr>
              <w:pStyle w:val="KeinLeerraum"/>
              <w:contextualSpacing/>
              <w:jc w:val="center"/>
              <w:rPr>
                <w:noProof/>
                <w:sz w:val="18"/>
                <w:szCs w:val="18"/>
              </w:rPr>
            </w:pPr>
            <w:r w:rsidRPr="009A7F10">
              <w:t>0.55</w:t>
            </w:r>
          </w:p>
        </w:tc>
        <w:tc>
          <w:tcPr>
            <w:tcW w:w="1947" w:type="dxa"/>
            <w:gridSpan w:val="2"/>
            <w:tcBorders>
              <w:left w:val="single" w:color="auto" w:sz="4" w:space="0"/>
            </w:tcBorders>
            <w:noWrap/>
          </w:tcPr>
          <w:p w:rsidRPr="007C4DDE" w:rsidR="002050B0" w:rsidP="002050B0" w:rsidRDefault="002050B0" w14:paraId="6777AF59" w14:textId="5F2D8D71">
            <w:pPr>
              <w:pStyle w:val="KeinLeerraum"/>
              <w:contextualSpacing/>
              <w:jc w:val="center"/>
              <w:rPr>
                <w:noProof/>
                <w:sz w:val="18"/>
                <w:szCs w:val="18"/>
              </w:rPr>
            </w:pPr>
            <w:r w:rsidRPr="009A7F10">
              <w:t>HH Education: Tertiary education*</w:t>
            </w:r>
          </w:p>
        </w:tc>
        <w:tc>
          <w:tcPr>
            <w:tcW w:w="1108" w:type="dxa"/>
            <w:noWrap/>
          </w:tcPr>
          <w:p w:rsidRPr="007C4DDE" w:rsidR="002050B0" w:rsidP="002050B0" w:rsidRDefault="002050B0" w14:paraId="758EE1F7" w14:textId="727B97BE">
            <w:pPr>
              <w:pStyle w:val="KeinLeerraum"/>
              <w:contextualSpacing/>
              <w:jc w:val="center"/>
              <w:rPr>
                <w:noProof/>
                <w:sz w:val="18"/>
                <w:szCs w:val="18"/>
              </w:rPr>
            </w:pPr>
            <w:r w:rsidRPr="009A7F10">
              <w:t>0.54</w:t>
            </w:r>
          </w:p>
        </w:tc>
      </w:tr>
      <w:tr w:rsidRPr="00DC770F" w:rsidR="002050B0" w:rsidTr="00840E0A" w14:paraId="3211559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DE34790" w14:textId="6B5C09EB">
            <w:pPr>
              <w:pStyle w:val="KeinLeerraum"/>
              <w:rPr>
                <w:noProof/>
                <w:sz w:val="18"/>
                <w:szCs w:val="18"/>
              </w:rPr>
            </w:pPr>
            <w:proofErr w:type="spellStart"/>
            <w:r w:rsidRPr="009A7F10">
              <w:t>Sierra.Leone</w:t>
            </w:r>
            <w:proofErr w:type="spellEnd"/>
          </w:p>
        </w:tc>
        <w:tc>
          <w:tcPr>
            <w:tcW w:w="1465" w:type="dxa"/>
            <w:tcBorders>
              <w:left w:val="single" w:color="auto" w:sz="4" w:space="0"/>
            </w:tcBorders>
            <w:noWrap/>
          </w:tcPr>
          <w:p w:rsidRPr="007C4DDE" w:rsidR="002050B0" w:rsidP="002050B0" w:rsidRDefault="002050B0" w14:paraId="633D0EAA" w14:textId="174615E9">
            <w:pPr>
              <w:pStyle w:val="KeinLeerraum"/>
              <w:contextualSpacing/>
              <w:jc w:val="center"/>
              <w:rPr>
                <w:noProof/>
                <w:sz w:val="18"/>
                <w:szCs w:val="18"/>
              </w:rPr>
            </w:pPr>
            <w:r w:rsidRPr="009A7F10">
              <w:t xml:space="preserve">Region </w:t>
            </w:r>
            <w:proofErr w:type="gramStart"/>
            <w:r w:rsidRPr="009A7F10">
              <w:t>North western</w:t>
            </w:r>
            <w:proofErr w:type="gramEnd"/>
          </w:p>
        </w:tc>
        <w:tc>
          <w:tcPr>
            <w:tcW w:w="1108" w:type="dxa"/>
            <w:tcBorders>
              <w:right w:val="single" w:color="auto" w:sz="4" w:space="0"/>
            </w:tcBorders>
            <w:noWrap/>
          </w:tcPr>
          <w:p w:rsidRPr="007C4DDE" w:rsidR="002050B0" w:rsidP="002050B0" w:rsidRDefault="002050B0" w14:paraId="3868882B" w14:textId="3C8CEC19">
            <w:pPr>
              <w:pStyle w:val="KeinLeerraum"/>
              <w:contextualSpacing/>
              <w:jc w:val="center"/>
              <w:rPr>
                <w:noProof/>
                <w:sz w:val="18"/>
                <w:szCs w:val="18"/>
              </w:rPr>
            </w:pPr>
            <w:r w:rsidRPr="009A7F10">
              <w:t>1.01</w:t>
            </w:r>
          </w:p>
        </w:tc>
        <w:tc>
          <w:tcPr>
            <w:tcW w:w="1663" w:type="dxa"/>
            <w:tcBorders>
              <w:left w:val="single" w:color="auto" w:sz="4" w:space="0"/>
            </w:tcBorders>
            <w:noWrap/>
          </w:tcPr>
          <w:p w:rsidRPr="007C4DDE" w:rsidR="002050B0" w:rsidP="002050B0" w:rsidRDefault="002050B0" w14:paraId="1D3CAF7E" w14:textId="0CC314C7">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3C252E65" w14:textId="3E946FE5">
            <w:pPr>
              <w:pStyle w:val="KeinLeerraum"/>
              <w:contextualSpacing/>
              <w:jc w:val="center"/>
              <w:rPr>
                <w:noProof/>
                <w:sz w:val="18"/>
                <w:szCs w:val="18"/>
              </w:rPr>
            </w:pPr>
            <w:r w:rsidRPr="009A7F10">
              <w:t>0.50</w:t>
            </w:r>
          </w:p>
        </w:tc>
        <w:tc>
          <w:tcPr>
            <w:tcW w:w="1663" w:type="dxa"/>
            <w:gridSpan w:val="2"/>
            <w:tcBorders>
              <w:left w:val="single" w:color="auto" w:sz="4" w:space="0"/>
            </w:tcBorders>
            <w:noWrap/>
          </w:tcPr>
          <w:p w:rsidRPr="007C4DDE" w:rsidR="002050B0" w:rsidP="002050B0" w:rsidRDefault="002050B0" w14:paraId="7971A650" w14:textId="06E275A2">
            <w:pPr>
              <w:pStyle w:val="KeinLeerraum"/>
              <w:contextualSpacing/>
              <w:jc w:val="center"/>
              <w:rPr>
                <w:noProof/>
                <w:sz w:val="18"/>
                <w:szCs w:val="18"/>
              </w:rPr>
            </w:pPr>
            <w:r w:rsidRPr="009A7F10">
              <w:t>Iodine</w:t>
            </w:r>
          </w:p>
        </w:tc>
        <w:tc>
          <w:tcPr>
            <w:tcW w:w="1108" w:type="dxa"/>
            <w:tcBorders>
              <w:right w:val="single" w:color="auto" w:sz="4" w:space="0"/>
            </w:tcBorders>
            <w:noWrap/>
          </w:tcPr>
          <w:p w:rsidRPr="007C4DDE" w:rsidR="002050B0" w:rsidP="002050B0" w:rsidRDefault="002050B0" w14:paraId="18065229" w14:textId="5571B29B">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458AB58D" w14:textId="2575D942">
            <w:pPr>
              <w:pStyle w:val="KeinLeerraum"/>
              <w:contextualSpacing/>
              <w:jc w:val="center"/>
              <w:rPr>
                <w:noProof/>
                <w:sz w:val="18"/>
                <w:szCs w:val="18"/>
              </w:rPr>
            </w:pPr>
            <w:r w:rsidRPr="009A7F10">
              <w:t>Rural*</w:t>
            </w:r>
          </w:p>
        </w:tc>
        <w:tc>
          <w:tcPr>
            <w:tcW w:w="1108" w:type="dxa"/>
            <w:tcBorders>
              <w:right w:val="single" w:color="auto" w:sz="4" w:space="0"/>
            </w:tcBorders>
            <w:noWrap/>
          </w:tcPr>
          <w:p w:rsidRPr="007C4DDE" w:rsidR="002050B0" w:rsidP="002050B0" w:rsidRDefault="002050B0" w14:paraId="7563C713" w14:textId="1F03699B">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0FD9107A" w14:textId="0661039A">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1559D371" w14:textId="265617E8">
            <w:pPr>
              <w:pStyle w:val="KeinLeerraum"/>
              <w:contextualSpacing/>
              <w:jc w:val="center"/>
              <w:rPr>
                <w:noProof/>
                <w:sz w:val="18"/>
                <w:szCs w:val="18"/>
              </w:rPr>
            </w:pPr>
            <w:r w:rsidRPr="009A7F10">
              <w:t>0.38</w:t>
            </w:r>
          </w:p>
        </w:tc>
      </w:tr>
      <w:tr w:rsidRPr="00DC770F" w:rsidR="002050B0" w:rsidTr="00840E0A" w14:paraId="3B193F2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E0D5CE4" w14:textId="5BAD4B3B">
            <w:pPr>
              <w:pStyle w:val="KeinLeerraum"/>
              <w:rPr>
                <w:noProof/>
                <w:sz w:val="18"/>
                <w:szCs w:val="18"/>
              </w:rPr>
            </w:pPr>
            <w:proofErr w:type="spellStart"/>
            <w:r w:rsidRPr="009A7F10">
              <w:t>South.Africa</w:t>
            </w:r>
            <w:proofErr w:type="spellEnd"/>
          </w:p>
        </w:tc>
        <w:tc>
          <w:tcPr>
            <w:tcW w:w="1465" w:type="dxa"/>
            <w:tcBorders>
              <w:left w:val="single" w:color="auto" w:sz="4" w:space="0"/>
            </w:tcBorders>
            <w:noWrap/>
          </w:tcPr>
          <w:p w:rsidRPr="007C4DDE" w:rsidR="002050B0" w:rsidP="002050B0" w:rsidRDefault="002050B0" w14:paraId="41B18B44" w14:textId="0A968024">
            <w:pPr>
              <w:pStyle w:val="KeinLeerraum"/>
              <w:contextualSpacing/>
              <w:jc w:val="center"/>
              <w:rPr>
                <w:noProof/>
                <w:sz w:val="18"/>
                <w:szCs w:val="18"/>
              </w:rPr>
            </w:pPr>
            <w:r w:rsidRPr="009A7F10">
              <w:t>Music system</w:t>
            </w:r>
          </w:p>
        </w:tc>
        <w:tc>
          <w:tcPr>
            <w:tcW w:w="1108" w:type="dxa"/>
            <w:tcBorders>
              <w:right w:val="single" w:color="auto" w:sz="4" w:space="0"/>
            </w:tcBorders>
            <w:noWrap/>
          </w:tcPr>
          <w:p w:rsidRPr="007C4DDE" w:rsidR="002050B0" w:rsidP="002050B0" w:rsidRDefault="002050B0" w14:paraId="533893E2" w14:textId="0C0F1B59">
            <w:pPr>
              <w:pStyle w:val="KeinLeerraum"/>
              <w:contextualSpacing/>
              <w:jc w:val="center"/>
              <w:rPr>
                <w:noProof/>
                <w:sz w:val="18"/>
                <w:szCs w:val="18"/>
              </w:rPr>
            </w:pPr>
            <w:r w:rsidRPr="009A7F10">
              <w:t>0.66</w:t>
            </w:r>
          </w:p>
        </w:tc>
        <w:tc>
          <w:tcPr>
            <w:tcW w:w="1663" w:type="dxa"/>
            <w:tcBorders>
              <w:left w:val="single" w:color="auto" w:sz="4" w:space="0"/>
            </w:tcBorders>
            <w:noWrap/>
          </w:tcPr>
          <w:p w:rsidRPr="007C4DDE" w:rsidR="002050B0" w:rsidP="002050B0" w:rsidRDefault="002050B0" w14:paraId="3C8E1952" w14:textId="16DEB690">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326E3EEC" w14:textId="373315C4">
            <w:pPr>
              <w:pStyle w:val="KeinLeerraum"/>
              <w:contextualSpacing/>
              <w:jc w:val="center"/>
              <w:rPr>
                <w:noProof/>
                <w:sz w:val="18"/>
                <w:szCs w:val="18"/>
              </w:rPr>
            </w:pPr>
            <w:r w:rsidRPr="009A7F10">
              <w:t>0.59</w:t>
            </w:r>
          </w:p>
        </w:tc>
        <w:tc>
          <w:tcPr>
            <w:tcW w:w="1663" w:type="dxa"/>
            <w:gridSpan w:val="2"/>
            <w:tcBorders>
              <w:left w:val="single" w:color="auto" w:sz="4" w:space="0"/>
            </w:tcBorders>
            <w:noWrap/>
          </w:tcPr>
          <w:p w:rsidRPr="007C4DDE" w:rsidR="002050B0" w:rsidP="002050B0" w:rsidRDefault="002050B0" w14:paraId="4A70BF4C" w14:textId="72DFD30D">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62679F19" w14:textId="0164D502">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3C4F6FC7" w14:textId="5250AD05">
            <w:pPr>
              <w:pStyle w:val="KeinLeerraum"/>
              <w:contextualSpacing/>
              <w:jc w:val="center"/>
              <w:rPr>
                <w:noProof/>
                <w:sz w:val="18"/>
                <w:szCs w:val="18"/>
              </w:rPr>
            </w:pPr>
            <w:r w:rsidRPr="009A7F10">
              <w:t>Car</w:t>
            </w:r>
          </w:p>
        </w:tc>
        <w:tc>
          <w:tcPr>
            <w:tcW w:w="1108" w:type="dxa"/>
            <w:tcBorders>
              <w:right w:val="single" w:color="auto" w:sz="4" w:space="0"/>
            </w:tcBorders>
            <w:noWrap/>
          </w:tcPr>
          <w:p w:rsidRPr="007C4DDE" w:rsidR="002050B0" w:rsidP="002050B0" w:rsidRDefault="002050B0" w14:paraId="4E7FFC22" w14:textId="371B6165">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1EF89233" w14:textId="76AA5E3F">
            <w:pPr>
              <w:pStyle w:val="KeinLeerraum"/>
              <w:contextualSpacing/>
              <w:jc w:val="center"/>
              <w:rPr>
                <w:noProof/>
                <w:sz w:val="18"/>
                <w:szCs w:val="18"/>
              </w:rPr>
            </w:pPr>
            <w:r w:rsidRPr="009A7F10">
              <w:t>Computer</w:t>
            </w:r>
          </w:p>
        </w:tc>
        <w:tc>
          <w:tcPr>
            <w:tcW w:w="1108" w:type="dxa"/>
            <w:noWrap/>
          </w:tcPr>
          <w:p w:rsidRPr="007C4DDE" w:rsidR="002050B0" w:rsidP="002050B0" w:rsidRDefault="002050B0" w14:paraId="410D6CF1" w14:textId="5B246ABD">
            <w:pPr>
              <w:pStyle w:val="KeinLeerraum"/>
              <w:contextualSpacing/>
              <w:jc w:val="center"/>
              <w:rPr>
                <w:noProof/>
                <w:sz w:val="18"/>
                <w:szCs w:val="18"/>
              </w:rPr>
            </w:pPr>
            <w:r w:rsidRPr="009A7F10">
              <w:t>0.45</w:t>
            </w:r>
          </w:p>
        </w:tc>
      </w:tr>
      <w:tr w:rsidRPr="00DC770F" w:rsidR="002050B0" w:rsidTr="00840E0A" w14:paraId="37B00723"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298A0B2" w14:textId="22476A28">
            <w:pPr>
              <w:pStyle w:val="KeinLeerraum"/>
              <w:rPr>
                <w:noProof/>
                <w:sz w:val="18"/>
                <w:szCs w:val="18"/>
              </w:rPr>
            </w:pPr>
            <w:r w:rsidRPr="009A7F10">
              <w:t>Tanzania</w:t>
            </w:r>
          </w:p>
        </w:tc>
        <w:tc>
          <w:tcPr>
            <w:tcW w:w="1465" w:type="dxa"/>
            <w:tcBorders>
              <w:left w:val="single" w:color="auto" w:sz="4" w:space="0"/>
            </w:tcBorders>
            <w:noWrap/>
          </w:tcPr>
          <w:p w:rsidRPr="007C4DDE" w:rsidR="002050B0" w:rsidP="002050B0" w:rsidRDefault="002050B0" w14:paraId="4459AB39" w14:textId="7497545B">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3F0A8C63" w14:textId="565557E6">
            <w:pPr>
              <w:pStyle w:val="KeinLeerraum"/>
              <w:contextualSpacing/>
              <w:jc w:val="center"/>
              <w:rPr>
                <w:noProof/>
                <w:sz w:val="18"/>
                <w:szCs w:val="18"/>
              </w:rPr>
            </w:pPr>
            <w:r w:rsidRPr="009A7F10">
              <w:t>0.66</w:t>
            </w:r>
          </w:p>
        </w:tc>
        <w:tc>
          <w:tcPr>
            <w:tcW w:w="1663" w:type="dxa"/>
            <w:tcBorders>
              <w:left w:val="single" w:color="auto" w:sz="4" w:space="0"/>
            </w:tcBorders>
            <w:noWrap/>
          </w:tcPr>
          <w:p w:rsidRPr="007C4DDE" w:rsidR="002050B0" w:rsidP="002050B0" w:rsidRDefault="002050B0" w14:paraId="12B89446" w14:textId="3557E750">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E1D00E5" w14:textId="407AAFC4">
            <w:pPr>
              <w:pStyle w:val="KeinLeerraum"/>
              <w:contextualSpacing/>
              <w:jc w:val="center"/>
              <w:rPr>
                <w:noProof/>
                <w:sz w:val="18"/>
                <w:szCs w:val="18"/>
              </w:rPr>
            </w:pPr>
            <w:r w:rsidRPr="009A7F10">
              <w:t>0.38</w:t>
            </w:r>
          </w:p>
        </w:tc>
        <w:tc>
          <w:tcPr>
            <w:tcW w:w="1663" w:type="dxa"/>
            <w:gridSpan w:val="2"/>
            <w:tcBorders>
              <w:left w:val="single" w:color="auto" w:sz="4" w:space="0"/>
            </w:tcBorders>
            <w:noWrap/>
          </w:tcPr>
          <w:p w:rsidRPr="007C4DDE" w:rsidR="002050B0" w:rsidP="002050B0" w:rsidRDefault="002050B0" w14:paraId="49B82543" w14:textId="039245F7">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387A4D89" w14:textId="20CD054F">
            <w:pPr>
              <w:pStyle w:val="KeinLeerraum"/>
              <w:contextualSpacing/>
              <w:jc w:val="center"/>
              <w:rPr>
                <w:noProof/>
                <w:sz w:val="18"/>
                <w:szCs w:val="18"/>
              </w:rPr>
            </w:pPr>
            <w:r w:rsidRPr="009A7F10">
              <w:t>0.35</w:t>
            </w:r>
          </w:p>
        </w:tc>
        <w:tc>
          <w:tcPr>
            <w:tcW w:w="1947" w:type="dxa"/>
            <w:gridSpan w:val="2"/>
            <w:tcBorders>
              <w:left w:val="single" w:color="auto" w:sz="4" w:space="0"/>
            </w:tcBorders>
            <w:noWrap/>
          </w:tcPr>
          <w:p w:rsidRPr="007C4DDE" w:rsidR="002050B0" w:rsidP="002050B0" w:rsidRDefault="002050B0" w14:paraId="46FD6493" w14:textId="7553A345">
            <w:pPr>
              <w:pStyle w:val="KeinLeerraum"/>
              <w:contextualSpacing/>
              <w:jc w:val="center"/>
              <w:rPr>
                <w:noProof/>
                <w:sz w:val="18"/>
                <w:szCs w:val="18"/>
              </w:rPr>
            </w:pPr>
            <w:r w:rsidRPr="009A7F10">
              <w:t>Rural*</w:t>
            </w:r>
          </w:p>
        </w:tc>
        <w:tc>
          <w:tcPr>
            <w:tcW w:w="1108" w:type="dxa"/>
            <w:tcBorders>
              <w:right w:val="single" w:color="auto" w:sz="4" w:space="0"/>
            </w:tcBorders>
            <w:noWrap/>
          </w:tcPr>
          <w:p w:rsidRPr="007C4DDE" w:rsidR="002050B0" w:rsidP="002050B0" w:rsidRDefault="002050B0" w14:paraId="02083326" w14:textId="60CEE93B">
            <w:pPr>
              <w:pStyle w:val="KeinLeerraum"/>
              <w:contextualSpacing/>
              <w:jc w:val="center"/>
              <w:rPr>
                <w:noProof/>
                <w:sz w:val="18"/>
                <w:szCs w:val="18"/>
              </w:rPr>
            </w:pPr>
            <w:r w:rsidRPr="009A7F10">
              <w:t>0.35</w:t>
            </w:r>
          </w:p>
        </w:tc>
        <w:tc>
          <w:tcPr>
            <w:tcW w:w="1947" w:type="dxa"/>
            <w:gridSpan w:val="2"/>
            <w:tcBorders>
              <w:left w:val="single" w:color="auto" w:sz="4" w:space="0"/>
            </w:tcBorders>
            <w:noWrap/>
          </w:tcPr>
          <w:p w:rsidRPr="007C4DDE" w:rsidR="002050B0" w:rsidP="002050B0" w:rsidRDefault="002050B0" w14:paraId="0F9EE0D2" w14:textId="480B9255">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5D238B9E" w14:textId="482D54CF">
            <w:pPr>
              <w:pStyle w:val="KeinLeerraum"/>
              <w:contextualSpacing/>
              <w:jc w:val="center"/>
              <w:rPr>
                <w:noProof/>
                <w:sz w:val="18"/>
                <w:szCs w:val="18"/>
              </w:rPr>
            </w:pPr>
            <w:r w:rsidRPr="009A7F10">
              <w:t>0.28</w:t>
            </w:r>
          </w:p>
        </w:tc>
      </w:tr>
      <w:tr w:rsidRPr="00DC770F" w:rsidR="002050B0" w:rsidTr="00840E0A" w14:paraId="14AAB0D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70EA247" w14:textId="4EB5A5A5">
            <w:pPr>
              <w:pStyle w:val="KeinLeerraum"/>
              <w:rPr>
                <w:noProof/>
                <w:sz w:val="18"/>
                <w:szCs w:val="18"/>
              </w:rPr>
            </w:pPr>
            <w:proofErr w:type="spellStart"/>
            <w:r w:rsidRPr="009A7F10">
              <w:t>The.Gambia</w:t>
            </w:r>
            <w:proofErr w:type="spellEnd"/>
          </w:p>
        </w:tc>
        <w:tc>
          <w:tcPr>
            <w:tcW w:w="1465" w:type="dxa"/>
            <w:tcBorders>
              <w:left w:val="single" w:color="auto" w:sz="4" w:space="0"/>
            </w:tcBorders>
            <w:noWrap/>
          </w:tcPr>
          <w:p w:rsidRPr="007C4DDE" w:rsidR="002050B0" w:rsidP="002050B0" w:rsidRDefault="002050B0" w14:paraId="07747276" w14:textId="0F37F124">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1957C54D" w14:textId="2F4C0831">
            <w:pPr>
              <w:pStyle w:val="KeinLeerraum"/>
              <w:contextualSpacing/>
              <w:jc w:val="center"/>
              <w:rPr>
                <w:noProof/>
                <w:sz w:val="18"/>
                <w:szCs w:val="18"/>
              </w:rPr>
            </w:pPr>
            <w:r w:rsidRPr="009A7F10">
              <w:t>0.88</w:t>
            </w:r>
          </w:p>
        </w:tc>
        <w:tc>
          <w:tcPr>
            <w:tcW w:w="1663" w:type="dxa"/>
            <w:tcBorders>
              <w:left w:val="single" w:color="auto" w:sz="4" w:space="0"/>
            </w:tcBorders>
            <w:noWrap/>
          </w:tcPr>
          <w:p w:rsidRPr="007C4DDE" w:rsidR="002050B0" w:rsidP="002050B0" w:rsidRDefault="002050B0" w14:paraId="5738E9CC" w14:textId="292E2A5C">
            <w:pPr>
              <w:pStyle w:val="KeinLeerraum"/>
              <w:contextualSpacing/>
              <w:jc w:val="center"/>
              <w:rPr>
                <w:noProof/>
                <w:sz w:val="18"/>
                <w:szCs w:val="18"/>
              </w:rPr>
            </w:pPr>
            <w:r w:rsidRPr="009A7F10">
              <w:t>Never read newspapers</w:t>
            </w:r>
          </w:p>
        </w:tc>
        <w:tc>
          <w:tcPr>
            <w:tcW w:w="1108" w:type="dxa"/>
            <w:tcBorders>
              <w:right w:val="single" w:color="auto" w:sz="4" w:space="0"/>
            </w:tcBorders>
            <w:noWrap/>
          </w:tcPr>
          <w:p w:rsidRPr="007C4DDE" w:rsidR="002050B0" w:rsidP="002050B0" w:rsidRDefault="002050B0" w14:paraId="3D6E143F" w14:textId="27EC5060">
            <w:pPr>
              <w:pStyle w:val="KeinLeerraum"/>
              <w:contextualSpacing/>
              <w:jc w:val="center"/>
              <w:rPr>
                <w:noProof/>
                <w:sz w:val="18"/>
                <w:szCs w:val="18"/>
              </w:rPr>
            </w:pPr>
            <w:r w:rsidRPr="009A7F10">
              <w:t>0.60</w:t>
            </w:r>
          </w:p>
        </w:tc>
        <w:tc>
          <w:tcPr>
            <w:tcW w:w="1663" w:type="dxa"/>
            <w:gridSpan w:val="2"/>
            <w:tcBorders>
              <w:left w:val="single" w:color="auto" w:sz="4" w:space="0"/>
            </w:tcBorders>
            <w:noWrap/>
          </w:tcPr>
          <w:p w:rsidRPr="007C4DDE" w:rsidR="002050B0" w:rsidP="002050B0" w:rsidRDefault="002050B0" w14:paraId="430B8642" w14:textId="7D4DE8A2">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C2A75DC" w14:textId="7EB39C89">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73F83144" w14:textId="6A2882CA">
            <w:pPr>
              <w:pStyle w:val="KeinLeerraum"/>
              <w:contextualSpacing/>
              <w:jc w:val="center"/>
              <w:rPr>
                <w:noProof/>
                <w:sz w:val="18"/>
                <w:szCs w:val="18"/>
              </w:rPr>
            </w:pPr>
            <w:r w:rsidRPr="009A7F10">
              <w:t>Number of women in HH</w:t>
            </w:r>
          </w:p>
        </w:tc>
        <w:tc>
          <w:tcPr>
            <w:tcW w:w="1108" w:type="dxa"/>
            <w:tcBorders>
              <w:right w:val="single" w:color="auto" w:sz="4" w:space="0"/>
            </w:tcBorders>
            <w:noWrap/>
          </w:tcPr>
          <w:p w:rsidRPr="007C4DDE" w:rsidR="002050B0" w:rsidP="002050B0" w:rsidRDefault="002050B0" w14:paraId="1386EE53" w14:textId="244C2167">
            <w:pPr>
              <w:pStyle w:val="KeinLeerraum"/>
              <w:contextualSpacing/>
              <w:jc w:val="center"/>
              <w:rPr>
                <w:noProof/>
                <w:sz w:val="18"/>
                <w:szCs w:val="18"/>
              </w:rPr>
            </w:pPr>
            <w:r w:rsidRPr="009A7F10">
              <w:t>0.50</w:t>
            </w:r>
          </w:p>
        </w:tc>
        <w:tc>
          <w:tcPr>
            <w:tcW w:w="1947" w:type="dxa"/>
            <w:gridSpan w:val="2"/>
            <w:tcBorders>
              <w:left w:val="single" w:color="auto" w:sz="4" w:space="0"/>
            </w:tcBorders>
            <w:noWrap/>
          </w:tcPr>
          <w:p w:rsidRPr="007C4DDE" w:rsidR="002050B0" w:rsidP="002050B0" w:rsidRDefault="002050B0" w14:paraId="3A7199EE" w14:textId="755CBCF0">
            <w:pPr>
              <w:pStyle w:val="KeinLeerraum"/>
              <w:contextualSpacing/>
              <w:jc w:val="center"/>
              <w:rPr>
                <w:noProof/>
                <w:sz w:val="18"/>
                <w:szCs w:val="18"/>
              </w:rPr>
            </w:pPr>
            <w:r w:rsidRPr="009A7F10">
              <w:t>Literate</w:t>
            </w:r>
          </w:p>
        </w:tc>
        <w:tc>
          <w:tcPr>
            <w:tcW w:w="1108" w:type="dxa"/>
            <w:noWrap/>
          </w:tcPr>
          <w:p w:rsidRPr="007C4DDE" w:rsidR="002050B0" w:rsidP="002050B0" w:rsidRDefault="002050B0" w14:paraId="332B06A5" w14:textId="1EBB6137">
            <w:pPr>
              <w:pStyle w:val="KeinLeerraum"/>
              <w:contextualSpacing/>
              <w:jc w:val="center"/>
              <w:rPr>
                <w:noProof/>
                <w:sz w:val="18"/>
                <w:szCs w:val="18"/>
              </w:rPr>
            </w:pPr>
            <w:r w:rsidRPr="009A7F10">
              <w:t>0.49</w:t>
            </w:r>
          </w:p>
        </w:tc>
      </w:tr>
      <w:tr w:rsidRPr="00DC770F" w:rsidR="002050B0" w:rsidTr="00840E0A" w14:paraId="05120144"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34F448E" w14:textId="680A9B56">
            <w:pPr>
              <w:pStyle w:val="KeinLeerraum"/>
              <w:rPr>
                <w:noProof/>
                <w:sz w:val="18"/>
                <w:szCs w:val="18"/>
              </w:rPr>
            </w:pPr>
            <w:r w:rsidRPr="009A7F10">
              <w:t>Togo</w:t>
            </w:r>
          </w:p>
        </w:tc>
        <w:tc>
          <w:tcPr>
            <w:tcW w:w="1465" w:type="dxa"/>
            <w:tcBorders>
              <w:left w:val="single" w:color="auto" w:sz="4" w:space="0"/>
            </w:tcBorders>
            <w:noWrap/>
          </w:tcPr>
          <w:p w:rsidRPr="007C4DDE" w:rsidR="002050B0" w:rsidP="002050B0" w:rsidRDefault="002050B0" w14:paraId="4305DF9E" w14:textId="7128BD0E">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536076C1" w14:textId="1A0682B4">
            <w:pPr>
              <w:pStyle w:val="KeinLeerraum"/>
              <w:contextualSpacing/>
              <w:jc w:val="center"/>
              <w:rPr>
                <w:noProof/>
                <w:sz w:val="18"/>
                <w:szCs w:val="18"/>
              </w:rPr>
            </w:pPr>
            <w:r w:rsidRPr="009A7F10">
              <w:t>1.21</w:t>
            </w:r>
          </w:p>
        </w:tc>
        <w:tc>
          <w:tcPr>
            <w:tcW w:w="1663" w:type="dxa"/>
            <w:tcBorders>
              <w:left w:val="single" w:color="auto" w:sz="4" w:space="0"/>
            </w:tcBorders>
            <w:noWrap/>
          </w:tcPr>
          <w:p w:rsidRPr="007C4DDE" w:rsidR="002050B0" w:rsidP="002050B0" w:rsidRDefault="002050B0" w14:paraId="36B8B975" w14:textId="1BDE8EA7">
            <w:pPr>
              <w:pStyle w:val="KeinLeerraum"/>
              <w:contextualSpacing/>
              <w:jc w:val="center"/>
              <w:rPr>
                <w:noProof/>
                <w:sz w:val="18"/>
                <w:szCs w:val="18"/>
              </w:rPr>
            </w:pPr>
            <w:r w:rsidRPr="009A7F10">
              <w:t>HH Education: Tertiary education*</w:t>
            </w:r>
          </w:p>
        </w:tc>
        <w:tc>
          <w:tcPr>
            <w:tcW w:w="1108" w:type="dxa"/>
            <w:tcBorders>
              <w:right w:val="single" w:color="auto" w:sz="4" w:space="0"/>
            </w:tcBorders>
            <w:noWrap/>
          </w:tcPr>
          <w:p w:rsidRPr="007C4DDE" w:rsidR="002050B0" w:rsidP="002050B0" w:rsidRDefault="002050B0" w14:paraId="67AF9432" w14:textId="364F3216">
            <w:pPr>
              <w:pStyle w:val="KeinLeerraum"/>
              <w:contextualSpacing/>
              <w:jc w:val="center"/>
              <w:rPr>
                <w:noProof/>
                <w:sz w:val="18"/>
                <w:szCs w:val="18"/>
              </w:rPr>
            </w:pPr>
            <w:r w:rsidRPr="009A7F10">
              <w:t>0.63</w:t>
            </w:r>
          </w:p>
        </w:tc>
        <w:tc>
          <w:tcPr>
            <w:tcW w:w="1663" w:type="dxa"/>
            <w:gridSpan w:val="2"/>
            <w:tcBorders>
              <w:left w:val="single" w:color="auto" w:sz="4" w:space="0"/>
            </w:tcBorders>
            <w:noWrap/>
          </w:tcPr>
          <w:p w:rsidRPr="007C4DDE" w:rsidR="002050B0" w:rsidP="002050B0" w:rsidRDefault="002050B0" w14:paraId="55D52212" w14:textId="3CF72EB4">
            <w:pPr>
              <w:pStyle w:val="KeinLeerraum"/>
              <w:contextualSpacing/>
              <w:jc w:val="center"/>
              <w:rPr>
                <w:noProof/>
                <w:sz w:val="18"/>
                <w:szCs w:val="18"/>
              </w:rPr>
            </w:pPr>
            <w:r w:rsidRPr="009A7F10">
              <w:t>Motorcycle</w:t>
            </w:r>
          </w:p>
        </w:tc>
        <w:tc>
          <w:tcPr>
            <w:tcW w:w="1108" w:type="dxa"/>
            <w:tcBorders>
              <w:right w:val="single" w:color="auto" w:sz="4" w:space="0"/>
            </w:tcBorders>
            <w:noWrap/>
          </w:tcPr>
          <w:p w:rsidRPr="007C4DDE" w:rsidR="002050B0" w:rsidP="002050B0" w:rsidRDefault="002050B0" w14:paraId="6C88F98F" w14:textId="0BBAF2B5">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5DDAC7CD" w14:textId="2C90383E">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2D2FF032" w14:textId="7737AE4D">
            <w:pPr>
              <w:pStyle w:val="KeinLeerraum"/>
              <w:contextualSpacing/>
              <w:jc w:val="center"/>
              <w:rPr>
                <w:noProof/>
                <w:sz w:val="18"/>
                <w:szCs w:val="18"/>
              </w:rPr>
            </w:pPr>
            <w:r w:rsidRPr="009A7F10">
              <w:t>0.57</w:t>
            </w:r>
          </w:p>
        </w:tc>
        <w:tc>
          <w:tcPr>
            <w:tcW w:w="1947" w:type="dxa"/>
            <w:gridSpan w:val="2"/>
            <w:tcBorders>
              <w:left w:val="single" w:color="auto" w:sz="4" w:space="0"/>
            </w:tcBorders>
            <w:noWrap/>
          </w:tcPr>
          <w:p w:rsidRPr="007C4DDE" w:rsidR="002050B0" w:rsidP="002050B0" w:rsidRDefault="002050B0" w14:paraId="231E7725" w14:textId="2139BDFE">
            <w:pPr>
              <w:pStyle w:val="KeinLeerraum"/>
              <w:contextualSpacing/>
              <w:jc w:val="center"/>
              <w:rPr>
                <w:noProof/>
                <w:sz w:val="18"/>
                <w:szCs w:val="18"/>
              </w:rPr>
            </w:pPr>
            <w:r w:rsidRPr="009A7F10">
              <w:t>Region Centrale</w:t>
            </w:r>
          </w:p>
        </w:tc>
        <w:tc>
          <w:tcPr>
            <w:tcW w:w="1108" w:type="dxa"/>
            <w:noWrap/>
          </w:tcPr>
          <w:p w:rsidRPr="007C4DDE" w:rsidR="002050B0" w:rsidP="002050B0" w:rsidRDefault="002050B0" w14:paraId="62CD9D22" w14:textId="402B6AC2">
            <w:pPr>
              <w:pStyle w:val="KeinLeerraum"/>
              <w:contextualSpacing/>
              <w:jc w:val="center"/>
              <w:rPr>
                <w:noProof/>
                <w:sz w:val="18"/>
                <w:szCs w:val="18"/>
              </w:rPr>
            </w:pPr>
            <w:r w:rsidRPr="009A7F10">
              <w:t>0.50</w:t>
            </w:r>
          </w:p>
        </w:tc>
      </w:tr>
      <w:tr w:rsidRPr="00DC770F" w:rsidR="002050B0" w:rsidTr="00840E0A" w14:paraId="4EE67436"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EC72E00" w14:textId="368058F0">
            <w:pPr>
              <w:pStyle w:val="KeinLeerraum"/>
              <w:rPr>
                <w:noProof/>
                <w:sz w:val="18"/>
                <w:szCs w:val="18"/>
              </w:rPr>
            </w:pPr>
            <w:r w:rsidRPr="009A7F10">
              <w:t>Uganda</w:t>
            </w:r>
          </w:p>
        </w:tc>
        <w:tc>
          <w:tcPr>
            <w:tcW w:w="1465" w:type="dxa"/>
            <w:tcBorders>
              <w:left w:val="single" w:color="auto" w:sz="4" w:space="0"/>
            </w:tcBorders>
            <w:noWrap/>
          </w:tcPr>
          <w:p w:rsidRPr="007C4DDE" w:rsidR="002050B0" w:rsidP="002050B0" w:rsidRDefault="002050B0" w14:paraId="5A3C747D" w14:textId="6B93257C">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5C4DCBFB" w14:textId="56677AF3">
            <w:pPr>
              <w:pStyle w:val="KeinLeerraum"/>
              <w:contextualSpacing/>
              <w:jc w:val="center"/>
              <w:rPr>
                <w:noProof/>
                <w:sz w:val="18"/>
                <w:szCs w:val="18"/>
              </w:rPr>
            </w:pPr>
            <w:r w:rsidRPr="009A7F10">
              <w:t>0.48</w:t>
            </w:r>
          </w:p>
        </w:tc>
        <w:tc>
          <w:tcPr>
            <w:tcW w:w="1663" w:type="dxa"/>
            <w:tcBorders>
              <w:left w:val="single" w:color="auto" w:sz="4" w:space="0"/>
            </w:tcBorders>
            <w:noWrap/>
          </w:tcPr>
          <w:p w:rsidRPr="007C4DDE" w:rsidR="002050B0" w:rsidP="002050B0" w:rsidRDefault="002050B0" w14:paraId="2F973D97" w14:textId="0E90AC60">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5822A8CA" w14:textId="0CB6EDA3">
            <w:pPr>
              <w:pStyle w:val="KeinLeerraum"/>
              <w:contextualSpacing/>
              <w:jc w:val="center"/>
              <w:rPr>
                <w:noProof/>
                <w:sz w:val="18"/>
                <w:szCs w:val="18"/>
              </w:rPr>
            </w:pPr>
            <w:r w:rsidRPr="009A7F10">
              <w:t>0.42</w:t>
            </w:r>
          </w:p>
        </w:tc>
        <w:tc>
          <w:tcPr>
            <w:tcW w:w="1663" w:type="dxa"/>
            <w:gridSpan w:val="2"/>
            <w:tcBorders>
              <w:left w:val="single" w:color="auto" w:sz="4" w:space="0"/>
            </w:tcBorders>
            <w:noWrap/>
          </w:tcPr>
          <w:p w:rsidRPr="007C4DDE" w:rsidR="002050B0" w:rsidP="002050B0" w:rsidRDefault="002050B0" w14:paraId="44B22C8B" w14:textId="56676830">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02639E33" w14:textId="320E3B90">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42B8CBDD" w14:textId="62400568">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4671C61D" w14:textId="4FD98614">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15CA1570" w14:textId="10C625B2">
            <w:pPr>
              <w:pStyle w:val="KeinLeerraum"/>
              <w:contextualSpacing/>
              <w:jc w:val="center"/>
              <w:rPr>
                <w:noProof/>
                <w:sz w:val="18"/>
                <w:szCs w:val="18"/>
              </w:rPr>
            </w:pPr>
            <w:r w:rsidRPr="009A7F10">
              <w:t>Education: Primary education*</w:t>
            </w:r>
          </w:p>
        </w:tc>
        <w:tc>
          <w:tcPr>
            <w:tcW w:w="1108" w:type="dxa"/>
            <w:noWrap/>
          </w:tcPr>
          <w:p w:rsidRPr="007C4DDE" w:rsidR="002050B0" w:rsidP="002050B0" w:rsidRDefault="002050B0" w14:paraId="04A5276F" w14:textId="610B3DAC">
            <w:pPr>
              <w:pStyle w:val="KeinLeerraum"/>
              <w:contextualSpacing/>
              <w:jc w:val="center"/>
              <w:rPr>
                <w:noProof/>
                <w:sz w:val="18"/>
                <w:szCs w:val="18"/>
              </w:rPr>
            </w:pPr>
            <w:r w:rsidRPr="009A7F10">
              <w:t>0.38</w:t>
            </w:r>
          </w:p>
        </w:tc>
      </w:tr>
      <w:tr w:rsidRPr="00DC770F" w:rsidR="002050B0" w:rsidTr="00840E0A" w14:paraId="394169BA" w14:textId="77777777">
        <w:trPr>
          <w:gridAfter w:val="1"/>
          <w:wAfter w:w="6" w:type="dxa"/>
          <w:trHeight w:val="290"/>
        </w:trPr>
        <w:tc>
          <w:tcPr>
            <w:tcW w:w="1418" w:type="dxa"/>
            <w:tcBorders>
              <w:bottom w:val="double" w:color="auto" w:sz="4" w:space="0"/>
              <w:right w:val="single" w:color="auto" w:sz="4" w:space="0"/>
            </w:tcBorders>
            <w:noWrap/>
            <w:hideMark/>
          </w:tcPr>
          <w:p w:rsidRPr="00DC770F" w:rsidR="002050B0" w:rsidP="002050B0" w:rsidRDefault="002050B0" w14:paraId="7A051FDE" w14:textId="34642AD6">
            <w:pPr>
              <w:pStyle w:val="KeinLeerraum"/>
              <w:rPr>
                <w:noProof/>
                <w:sz w:val="18"/>
                <w:szCs w:val="18"/>
              </w:rPr>
            </w:pPr>
            <w:r w:rsidRPr="009A7F10">
              <w:t>Zambia</w:t>
            </w:r>
          </w:p>
        </w:tc>
        <w:tc>
          <w:tcPr>
            <w:tcW w:w="1465" w:type="dxa"/>
            <w:tcBorders>
              <w:left w:val="single" w:color="auto" w:sz="4" w:space="0"/>
              <w:bottom w:val="double" w:color="auto" w:sz="4" w:space="0"/>
            </w:tcBorders>
            <w:noWrap/>
          </w:tcPr>
          <w:p w:rsidRPr="007C4DDE" w:rsidR="002050B0" w:rsidP="002050B0" w:rsidRDefault="002050B0" w14:paraId="31A48933" w14:textId="0D124BF0">
            <w:pPr>
              <w:pStyle w:val="KeinLeerraum"/>
              <w:contextualSpacing/>
              <w:jc w:val="center"/>
              <w:rPr>
                <w:noProof/>
                <w:sz w:val="18"/>
                <w:szCs w:val="18"/>
              </w:rPr>
            </w:pPr>
            <w:proofErr w:type="spellStart"/>
            <w:r w:rsidRPr="009A7F10">
              <w:t>Bankaccount</w:t>
            </w:r>
            <w:proofErr w:type="spellEnd"/>
          </w:p>
        </w:tc>
        <w:tc>
          <w:tcPr>
            <w:tcW w:w="1108" w:type="dxa"/>
            <w:tcBorders>
              <w:bottom w:val="double" w:color="auto" w:sz="4" w:space="0"/>
              <w:right w:val="single" w:color="auto" w:sz="4" w:space="0"/>
            </w:tcBorders>
            <w:noWrap/>
          </w:tcPr>
          <w:p w:rsidRPr="007C4DDE" w:rsidR="002050B0" w:rsidP="002050B0" w:rsidRDefault="002050B0" w14:paraId="1030459E" w14:textId="718C47BC">
            <w:pPr>
              <w:pStyle w:val="KeinLeerraum"/>
              <w:contextualSpacing/>
              <w:jc w:val="center"/>
              <w:rPr>
                <w:noProof/>
                <w:sz w:val="18"/>
                <w:szCs w:val="18"/>
              </w:rPr>
            </w:pPr>
            <w:r w:rsidRPr="009A7F10">
              <w:t>1.45</w:t>
            </w:r>
          </w:p>
        </w:tc>
        <w:tc>
          <w:tcPr>
            <w:tcW w:w="1663" w:type="dxa"/>
            <w:tcBorders>
              <w:left w:val="single" w:color="auto" w:sz="4" w:space="0"/>
              <w:bottom w:val="double" w:color="auto" w:sz="4" w:space="0"/>
            </w:tcBorders>
            <w:noWrap/>
          </w:tcPr>
          <w:p w:rsidRPr="007C4DDE" w:rsidR="002050B0" w:rsidP="002050B0" w:rsidRDefault="002050B0" w14:paraId="26EB7AF1" w14:textId="4660E8D1">
            <w:pPr>
              <w:pStyle w:val="KeinLeerraum"/>
              <w:contextualSpacing/>
              <w:jc w:val="center"/>
              <w:rPr>
                <w:noProof/>
                <w:sz w:val="18"/>
                <w:szCs w:val="18"/>
              </w:rPr>
            </w:pPr>
            <w:r w:rsidRPr="009A7F10">
              <w:t>Education: Tertiary education*</w:t>
            </w:r>
          </w:p>
        </w:tc>
        <w:tc>
          <w:tcPr>
            <w:tcW w:w="1108" w:type="dxa"/>
            <w:tcBorders>
              <w:bottom w:val="double" w:color="auto" w:sz="4" w:space="0"/>
              <w:right w:val="single" w:color="auto" w:sz="4" w:space="0"/>
            </w:tcBorders>
            <w:noWrap/>
          </w:tcPr>
          <w:p w:rsidRPr="007C4DDE" w:rsidR="002050B0" w:rsidP="002050B0" w:rsidRDefault="002050B0" w14:paraId="32D84066" w14:textId="6E7D11CB">
            <w:pPr>
              <w:pStyle w:val="KeinLeerraum"/>
              <w:contextualSpacing/>
              <w:jc w:val="center"/>
              <w:rPr>
                <w:noProof/>
                <w:sz w:val="18"/>
                <w:szCs w:val="18"/>
              </w:rPr>
            </w:pPr>
            <w:r w:rsidRPr="009A7F10">
              <w:t>0.63</w:t>
            </w:r>
          </w:p>
        </w:tc>
        <w:tc>
          <w:tcPr>
            <w:tcW w:w="1663" w:type="dxa"/>
            <w:gridSpan w:val="2"/>
            <w:tcBorders>
              <w:left w:val="single" w:color="auto" w:sz="4" w:space="0"/>
              <w:bottom w:val="double" w:color="auto" w:sz="4" w:space="0"/>
            </w:tcBorders>
            <w:noWrap/>
          </w:tcPr>
          <w:p w:rsidRPr="007C4DDE" w:rsidR="002050B0" w:rsidP="002050B0" w:rsidRDefault="002050B0" w14:paraId="2D2B6285" w14:textId="303F57F6">
            <w:pPr>
              <w:pStyle w:val="KeinLeerraum"/>
              <w:contextualSpacing/>
              <w:jc w:val="center"/>
              <w:rPr>
                <w:noProof/>
                <w:sz w:val="18"/>
                <w:szCs w:val="18"/>
              </w:rPr>
            </w:pPr>
            <w:r w:rsidRPr="009A7F10">
              <w:t>HH Education: Tertiary education*</w:t>
            </w:r>
          </w:p>
        </w:tc>
        <w:tc>
          <w:tcPr>
            <w:tcW w:w="1108" w:type="dxa"/>
            <w:tcBorders>
              <w:bottom w:val="double" w:color="auto" w:sz="4" w:space="0"/>
              <w:right w:val="single" w:color="auto" w:sz="4" w:space="0"/>
            </w:tcBorders>
            <w:noWrap/>
          </w:tcPr>
          <w:p w:rsidRPr="007C4DDE" w:rsidR="002050B0" w:rsidP="002050B0" w:rsidRDefault="002050B0" w14:paraId="746F5D82" w14:textId="67595A0F">
            <w:pPr>
              <w:pStyle w:val="KeinLeerraum"/>
              <w:contextualSpacing/>
              <w:jc w:val="center"/>
              <w:rPr>
                <w:noProof/>
                <w:sz w:val="18"/>
                <w:szCs w:val="18"/>
              </w:rPr>
            </w:pPr>
            <w:r w:rsidRPr="009A7F10">
              <w:t>0.49</w:t>
            </w:r>
          </w:p>
        </w:tc>
        <w:tc>
          <w:tcPr>
            <w:tcW w:w="1947" w:type="dxa"/>
            <w:gridSpan w:val="2"/>
            <w:tcBorders>
              <w:left w:val="single" w:color="auto" w:sz="4" w:space="0"/>
              <w:bottom w:val="double" w:color="auto" w:sz="4" w:space="0"/>
            </w:tcBorders>
            <w:noWrap/>
          </w:tcPr>
          <w:p w:rsidRPr="007C4DDE" w:rsidR="002050B0" w:rsidP="002050B0" w:rsidRDefault="002050B0" w14:paraId="6F633238" w14:textId="72A3E7DE">
            <w:pPr>
              <w:pStyle w:val="KeinLeerraum"/>
              <w:contextualSpacing/>
              <w:jc w:val="center"/>
              <w:rPr>
                <w:noProof/>
                <w:sz w:val="18"/>
                <w:szCs w:val="18"/>
              </w:rPr>
            </w:pPr>
            <w:r w:rsidRPr="009A7F10">
              <w:t>Refrigerator</w:t>
            </w:r>
          </w:p>
        </w:tc>
        <w:tc>
          <w:tcPr>
            <w:tcW w:w="1108" w:type="dxa"/>
            <w:tcBorders>
              <w:bottom w:val="double" w:color="auto" w:sz="4" w:space="0"/>
              <w:right w:val="single" w:color="auto" w:sz="4" w:space="0"/>
            </w:tcBorders>
            <w:noWrap/>
          </w:tcPr>
          <w:p w:rsidRPr="007C4DDE" w:rsidR="002050B0" w:rsidP="002050B0" w:rsidRDefault="002050B0" w14:paraId="4B8A810F" w14:textId="3469C5E0">
            <w:pPr>
              <w:pStyle w:val="KeinLeerraum"/>
              <w:contextualSpacing/>
              <w:jc w:val="center"/>
              <w:rPr>
                <w:noProof/>
                <w:sz w:val="18"/>
                <w:szCs w:val="18"/>
              </w:rPr>
            </w:pPr>
            <w:r w:rsidRPr="009A7F10">
              <w:t>0.48</w:t>
            </w:r>
          </w:p>
        </w:tc>
        <w:tc>
          <w:tcPr>
            <w:tcW w:w="1947" w:type="dxa"/>
            <w:gridSpan w:val="2"/>
            <w:tcBorders>
              <w:left w:val="single" w:color="auto" w:sz="4" w:space="0"/>
              <w:bottom w:val="double" w:color="auto" w:sz="4" w:space="0"/>
            </w:tcBorders>
            <w:noWrap/>
          </w:tcPr>
          <w:p w:rsidRPr="007C4DDE" w:rsidR="002050B0" w:rsidP="002050B0" w:rsidRDefault="002050B0" w14:paraId="1B85F9E3" w14:textId="14795C60">
            <w:pPr>
              <w:pStyle w:val="KeinLeerraum"/>
              <w:contextualSpacing/>
              <w:jc w:val="center"/>
              <w:rPr>
                <w:noProof/>
                <w:sz w:val="18"/>
                <w:szCs w:val="18"/>
              </w:rPr>
            </w:pPr>
            <w:r w:rsidRPr="009A7F10">
              <w:t>Water treated</w:t>
            </w:r>
          </w:p>
        </w:tc>
        <w:tc>
          <w:tcPr>
            <w:tcW w:w="1108" w:type="dxa"/>
            <w:tcBorders>
              <w:bottom w:val="double" w:color="auto" w:sz="4" w:space="0"/>
            </w:tcBorders>
            <w:noWrap/>
          </w:tcPr>
          <w:p w:rsidRPr="007C4DDE" w:rsidR="002050B0" w:rsidP="002050B0" w:rsidRDefault="002050B0" w14:paraId="7DD04058" w14:textId="4A5EDD60">
            <w:pPr>
              <w:pStyle w:val="KeinLeerraum"/>
              <w:contextualSpacing/>
              <w:jc w:val="center"/>
              <w:rPr>
                <w:noProof/>
                <w:sz w:val="18"/>
                <w:szCs w:val="18"/>
              </w:rPr>
            </w:pPr>
            <w:r w:rsidRPr="009A7F10">
              <w:t>0.44</w:t>
            </w:r>
          </w:p>
        </w:tc>
      </w:tr>
    </w:tbl>
    <w:p w:rsidR="002A0CB6" w:rsidP="00B83887" w:rsidRDefault="002A0CB6" w14:paraId="0825D158" w14:textId="1D641A19">
      <w:pPr>
        <w:pStyle w:val="KeinLeerraum"/>
        <w:spacing w:after="120"/>
        <w:rPr>
          <w:lang w:val="en-US"/>
        </w:rPr>
      </w:pPr>
      <w:r>
        <w:rPr>
          <w:noProof/>
          <w:sz w:val="20"/>
          <w:lang w:val="en-US"/>
        </w:rPr>
        <w:fldChar w:fldCharType="end"/>
      </w:r>
      <w:r w:rsidRPr="00126D14" w:rsidR="00126D14">
        <w:rPr>
          <w:lang w:val="en-US"/>
        </w:rPr>
        <w:t xml:space="preserve"> </w:t>
      </w:r>
      <w:r w:rsidRPr="003909CE" w:rsidR="00126D14">
        <w:rPr>
          <w:lang w:val="en-US"/>
        </w:rPr>
        <w:t xml:space="preserve">Notes: </w:t>
      </w:r>
      <w:r w:rsidR="00126D14">
        <w:rPr>
          <w:lang w:val="en-US"/>
        </w:rPr>
        <w:t>Table</w:t>
      </w:r>
      <w:r w:rsidRPr="003909CE" w:rsidR="00126D14">
        <w:rPr>
          <w:lang w:val="en-US"/>
        </w:rPr>
        <w:t xml:space="preserve"> </w:t>
      </w:r>
      <w:proofErr w:type="gramStart"/>
      <w:r w:rsidRPr="003909CE" w:rsidR="00126D14">
        <w:rPr>
          <w:lang w:val="en-US"/>
        </w:rPr>
        <w:t>show</w:t>
      </w:r>
      <w:proofErr w:type="gramEnd"/>
      <w:r w:rsidRPr="003909CE" w:rsidR="00126D14">
        <w:rPr>
          <w:lang w:val="en-US"/>
        </w:rPr>
        <w:t xml:space="preserve"> the </w:t>
      </w:r>
      <w:r w:rsidR="00DF42D3">
        <w:rPr>
          <w:lang w:val="en-US"/>
        </w:rPr>
        <w:t xml:space="preserve">predictors and the variable importance of the top 5 predictors of the </w:t>
      </w:r>
      <w:r w:rsidRPr="003909CE" w:rsidR="00126D14">
        <w:rPr>
          <w:lang w:val="en-US"/>
        </w:rPr>
        <w:t xml:space="preserve">ML model. </w:t>
      </w:r>
      <w:r w:rsidR="00DF42D3">
        <w:t xml:space="preserve">A predictor’s importance </w:t>
      </w:r>
      <w:r w:rsidR="00945F71">
        <w:t>score</w:t>
      </w:r>
      <w:r w:rsidRPr="00261401" w:rsidR="00261401">
        <w:t xml:space="preserve"> is based on SHAP (</w:t>
      </w:r>
      <w:proofErr w:type="spellStart"/>
      <w:r w:rsidRPr="00261401" w:rsidR="00261401">
        <w:t>SHapley</w:t>
      </w:r>
      <w:proofErr w:type="spellEnd"/>
      <w:r w:rsidRPr="00261401" w:rsidR="00261401">
        <w:t xml:space="preserve"> Additive </w:t>
      </w:r>
      <w:proofErr w:type="spellStart"/>
      <w:r w:rsidRPr="00261401" w:rsidR="00261401">
        <w:t>exPlanations</w:t>
      </w:r>
      <w:proofErr w:type="spellEnd"/>
      <w:r w:rsidRPr="00261401" w:rsidR="00261401">
        <w:t>) values</w:t>
      </w:r>
      <w:r w:rsidR="00261401">
        <w:t>, which measures the average marginal contribution of each predictor to the final prediction</w:t>
      </w:r>
      <w:r w:rsidRPr="003909CE" w:rsidR="00DF42D3">
        <w:rPr>
          <w:lang w:val="en-US"/>
        </w:rPr>
        <w:t>.</w:t>
      </w:r>
      <w:r w:rsidR="00DF42D3">
        <w:rPr>
          <w:lang w:val="en-US"/>
        </w:rPr>
        <w:t xml:space="preserve"> V</w:t>
      </w:r>
      <w:r w:rsidRPr="003909CE" w:rsidR="00DF42D3">
        <w:rPr>
          <w:lang w:val="en-US"/>
        </w:rPr>
        <w:t xml:space="preserve">ariables </w:t>
      </w:r>
      <w:proofErr w:type="gramStart"/>
      <w:r w:rsidRPr="003909CE" w:rsidR="00DF42D3">
        <w:rPr>
          <w:lang w:val="en-US"/>
        </w:rPr>
        <w:t>with a</w:t>
      </w:r>
      <w:proofErr w:type="gramEnd"/>
      <w:r w:rsidRPr="003909CE" w:rsidR="00DF42D3">
        <w:rPr>
          <w:lang w:val="en-US"/>
        </w:rPr>
        <w:t xml:space="preserve"> * highlight variables that are included in the classical model.</w:t>
      </w:r>
    </w:p>
    <w:p w:rsidR="00A94592" w:rsidP="00B83887" w:rsidRDefault="00A94592" w14:paraId="0A668067" w14:textId="04198839">
      <w:pPr>
        <w:pStyle w:val="KeinLeerraum"/>
        <w:spacing w:after="120"/>
        <w:rPr>
          <w:lang w:val="en-US"/>
        </w:rPr>
      </w:pPr>
    </w:p>
    <w:p w:rsidR="009534F3" w:rsidP="00B83887" w:rsidRDefault="009534F3" w14:paraId="05EEC977" w14:textId="77777777">
      <w:pPr>
        <w:pStyle w:val="KeinLeerraum"/>
        <w:spacing w:after="120"/>
        <w:rPr>
          <w:lang w:val="en-US"/>
        </w:rPr>
      </w:pPr>
    </w:p>
    <w:p w:rsidR="009534F3" w:rsidP="00B83887" w:rsidRDefault="009534F3" w14:paraId="691935DC" w14:textId="77777777">
      <w:pPr>
        <w:pStyle w:val="KeinLeerraum"/>
        <w:spacing w:after="120"/>
        <w:rPr>
          <w:lang w:val="en-US"/>
        </w:rPr>
      </w:pPr>
    </w:p>
    <w:p w:rsidR="009534F3" w:rsidP="00B83887" w:rsidRDefault="009534F3" w14:paraId="78F9385F" w14:textId="77777777">
      <w:pPr>
        <w:pStyle w:val="KeinLeerraum"/>
        <w:spacing w:after="120"/>
        <w:rPr>
          <w:lang w:val="en-US"/>
        </w:rPr>
      </w:pPr>
    </w:p>
    <w:p w:rsidR="009534F3" w:rsidP="00B83887" w:rsidRDefault="009534F3" w14:paraId="41309FD8" w14:textId="77777777">
      <w:pPr>
        <w:pStyle w:val="KeinLeerraum"/>
        <w:spacing w:after="120"/>
        <w:rPr>
          <w:lang w:val="en-US"/>
        </w:rPr>
      </w:pPr>
    </w:p>
    <w:p w:rsidR="00085190" w:rsidP="00B83887" w:rsidRDefault="00085190" w14:paraId="628BB83D" w14:textId="2527EB95">
      <w:pPr>
        <w:pStyle w:val="KeinLeerraum"/>
        <w:spacing w:after="120"/>
        <w:rPr>
          <w:lang w:val="en-US"/>
        </w:rPr>
      </w:pPr>
    </w:p>
    <w:p w:rsidR="00085190" w:rsidP="00085190" w:rsidRDefault="00085190" w14:paraId="2450B363" w14:textId="77777777">
      <w:pPr>
        <w:pStyle w:val="KeinLeerraum"/>
        <w:spacing w:after="120"/>
        <w:rPr>
          <w:noProof/>
          <w:sz w:val="20"/>
          <w:lang w:val="en-US"/>
        </w:rPr>
      </w:pPr>
    </w:p>
    <w:p w:rsidR="00085190" w:rsidP="00085190" w:rsidRDefault="00085190" w14:paraId="46FEA3FF" w14:textId="77777777">
      <w:pPr>
        <w:pStyle w:val="KeinLeerraum"/>
        <w:spacing w:after="120"/>
        <w:rPr>
          <w:noProof/>
          <w:sz w:val="20"/>
          <w:lang w:val="en-US"/>
        </w:rPr>
      </w:pPr>
    </w:p>
    <w:p w:rsidRPr="002A0CB6" w:rsidR="00085190" w:rsidP="00085190" w:rsidRDefault="00085190" w14:paraId="31E64EF8" w14:textId="4E06DEF1">
      <w:pPr>
        <w:pStyle w:val="KeinLeerraum"/>
        <w:rPr>
          <w:rFonts w:asciiTheme="minorHAnsi" w:hAnsiTheme="minorHAnsi"/>
          <w:kern w:val="2"/>
          <w:sz w:val="24"/>
          <w:szCs w:val="24"/>
          <w:lang w:val="en-US"/>
          <w14:ligatures w14:val="standardContextual"/>
        </w:rPr>
      </w:pPr>
      <w:commentRangeStart w:id="50"/>
      <w:r>
        <w:rPr>
          <w:b/>
          <w:lang w:val="en-US"/>
        </w:rPr>
        <w:t xml:space="preserve">Table </w:t>
      </w:r>
      <w:commentRangeEnd w:id="50"/>
      <w:r w:rsidR="00432C78">
        <w:rPr>
          <w:rStyle w:val="Kommentarzeichen"/>
        </w:rPr>
        <w:commentReference w:id="50"/>
      </w:r>
      <w:r>
        <w:rPr>
          <w:b/>
          <w:lang w:val="en-US"/>
        </w:rPr>
        <w:t>A.3</w:t>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70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895"/>
        <w:gridCol w:w="1108"/>
        <w:gridCol w:w="1876"/>
        <w:gridCol w:w="1108"/>
        <w:gridCol w:w="13"/>
        <w:gridCol w:w="1650"/>
        <w:gridCol w:w="1108"/>
        <w:gridCol w:w="6"/>
        <w:gridCol w:w="1941"/>
        <w:gridCol w:w="1108"/>
        <w:gridCol w:w="22"/>
        <w:gridCol w:w="1925"/>
        <w:gridCol w:w="1110"/>
      </w:tblGrid>
      <w:tr w:rsidRPr="002A0CB6" w:rsidR="00085190" w:rsidTr="00C654F5" w14:paraId="21A3143F" w14:textId="77777777">
        <w:trPr>
          <w:trHeight w:val="290"/>
        </w:trPr>
        <w:tc>
          <w:tcPr>
            <w:tcW w:w="2141" w:type="dxa"/>
            <w:tcBorders>
              <w:top w:val="single" w:color="auto" w:sz="4" w:space="0"/>
              <w:right w:val="single" w:color="auto" w:sz="4" w:space="0"/>
            </w:tcBorders>
            <w:noWrap/>
            <w:hideMark/>
          </w:tcPr>
          <w:p w:rsidRPr="009534F3" w:rsidR="009534F3" w:rsidP="00A41ADE" w:rsidRDefault="009534F3" w14:paraId="6B70580F" w14:textId="77777777">
            <w:pPr>
              <w:pStyle w:val="KeinLeerraum"/>
              <w:rPr>
                <w:noProof/>
                <w:sz w:val="18"/>
                <w:szCs w:val="18"/>
                <w:lang w:val="en-US"/>
              </w:rPr>
            </w:pPr>
          </w:p>
        </w:tc>
        <w:tc>
          <w:tcPr>
            <w:tcW w:w="3003" w:type="dxa"/>
            <w:gridSpan w:val="2"/>
            <w:tcBorders>
              <w:top w:val="single" w:color="auto" w:sz="4" w:space="0"/>
              <w:left w:val="single" w:color="auto" w:sz="4" w:space="0"/>
              <w:right w:val="single" w:color="auto" w:sz="4" w:space="0"/>
            </w:tcBorders>
            <w:noWrap/>
            <w:hideMark/>
          </w:tcPr>
          <w:p w:rsidRPr="00331CF8" w:rsidR="00085190" w:rsidP="00A41ADE" w:rsidRDefault="00085190" w14:paraId="4FEF1ABB" w14:textId="77777777">
            <w:pPr>
              <w:pStyle w:val="KeinLeerraum"/>
              <w:jc w:val="center"/>
              <w:rPr>
                <w:b/>
                <w:bCs/>
                <w:noProof/>
                <w:sz w:val="18"/>
                <w:szCs w:val="18"/>
              </w:rPr>
            </w:pPr>
            <w:r w:rsidRPr="00331CF8">
              <w:rPr>
                <w:b/>
                <w:bCs/>
                <w:noProof/>
                <w:sz w:val="18"/>
                <w:szCs w:val="18"/>
              </w:rPr>
              <w:t>Top #1</w:t>
            </w:r>
          </w:p>
        </w:tc>
        <w:tc>
          <w:tcPr>
            <w:tcW w:w="2997" w:type="dxa"/>
            <w:gridSpan w:val="3"/>
            <w:tcBorders>
              <w:top w:val="single" w:color="auto" w:sz="4" w:space="0"/>
              <w:left w:val="single" w:color="auto" w:sz="4" w:space="0"/>
              <w:right w:val="single" w:color="auto" w:sz="4" w:space="0"/>
            </w:tcBorders>
            <w:noWrap/>
            <w:hideMark/>
          </w:tcPr>
          <w:p w:rsidRPr="00331CF8" w:rsidR="00085190" w:rsidP="00A41ADE" w:rsidRDefault="00085190" w14:paraId="22E14556" w14:textId="77777777">
            <w:pPr>
              <w:pStyle w:val="KeinLeerraum"/>
              <w:jc w:val="center"/>
              <w:rPr>
                <w:b/>
                <w:bCs/>
                <w:noProof/>
                <w:sz w:val="18"/>
                <w:szCs w:val="18"/>
              </w:rPr>
            </w:pPr>
            <w:r w:rsidRPr="00331CF8">
              <w:rPr>
                <w:b/>
                <w:bCs/>
                <w:noProof/>
                <w:sz w:val="18"/>
                <w:szCs w:val="18"/>
              </w:rPr>
              <w:t>Top #2</w:t>
            </w:r>
          </w:p>
        </w:tc>
        <w:tc>
          <w:tcPr>
            <w:tcW w:w="2764" w:type="dxa"/>
            <w:gridSpan w:val="3"/>
            <w:tcBorders>
              <w:top w:val="single" w:color="auto" w:sz="4" w:space="0"/>
              <w:left w:val="single" w:color="auto" w:sz="4" w:space="0"/>
              <w:right w:val="single" w:color="auto" w:sz="4" w:space="0"/>
            </w:tcBorders>
            <w:noWrap/>
            <w:hideMark/>
          </w:tcPr>
          <w:p w:rsidRPr="00331CF8" w:rsidR="00085190" w:rsidP="00A41ADE" w:rsidRDefault="00085190" w14:paraId="372DC012" w14:textId="77777777">
            <w:pPr>
              <w:pStyle w:val="KeinLeerraum"/>
              <w:jc w:val="center"/>
              <w:rPr>
                <w:b/>
                <w:bCs/>
                <w:noProof/>
                <w:sz w:val="18"/>
                <w:szCs w:val="18"/>
              </w:rPr>
            </w:pPr>
            <w:r w:rsidRPr="00331CF8">
              <w:rPr>
                <w:b/>
                <w:bCs/>
                <w:noProof/>
                <w:sz w:val="18"/>
                <w:szCs w:val="18"/>
              </w:rPr>
              <w:t>Top #3</w:t>
            </w:r>
          </w:p>
        </w:tc>
        <w:tc>
          <w:tcPr>
            <w:tcW w:w="3071" w:type="dxa"/>
            <w:gridSpan w:val="3"/>
            <w:tcBorders>
              <w:top w:val="single" w:color="auto" w:sz="4" w:space="0"/>
              <w:left w:val="single" w:color="auto" w:sz="4" w:space="0"/>
              <w:right w:val="single" w:color="auto" w:sz="4" w:space="0"/>
            </w:tcBorders>
            <w:noWrap/>
            <w:hideMark/>
          </w:tcPr>
          <w:p w:rsidRPr="00331CF8" w:rsidR="00085190" w:rsidP="00A41ADE" w:rsidRDefault="00085190" w14:paraId="712E457B" w14:textId="77777777">
            <w:pPr>
              <w:pStyle w:val="KeinLeerraum"/>
              <w:jc w:val="center"/>
              <w:rPr>
                <w:b/>
                <w:bCs/>
                <w:noProof/>
                <w:sz w:val="18"/>
                <w:szCs w:val="18"/>
              </w:rPr>
            </w:pPr>
            <w:r w:rsidRPr="00331CF8">
              <w:rPr>
                <w:b/>
                <w:bCs/>
                <w:noProof/>
                <w:sz w:val="18"/>
                <w:szCs w:val="18"/>
              </w:rPr>
              <w:t>Top #4</w:t>
            </w:r>
          </w:p>
        </w:tc>
        <w:tc>
          <w:tcPr>
            <w:tcW w:w="3035" w:type="dxa"/>
            <w:gridSpan w:val="2"/>
            <w:tcBorders>
              <w:top w:val="single" w:color="auto" w:sz="4" w:space="0"/>
              <w:left w:val="single" w:color="auto" w:sz="4" w:space="0"/>
            </w:tcBorders>
            <w:noWrap/>
            <w:hideMark/>
          </w:tcPr>
          <w:p w:rsidRPr="00331CF8" w:rsidR="00085190" w:rsidP="00A41ADE" w:rsidRDefault="00085190" w14:paraId="172C82D0" w14:textId="77777777">
            <w:pPr>
              <w:pStyle w:val="KeinLeerraum"/>
              <w:jc w:val="center"/>
              <w:rPr>
                <w:b/>
                <w:bCs/>
                <w:noProof/>
                <w:sz w:val="18"/>
                <w:szCs w:val="18"/>
              </w:rPr>
            </w:pPr>
            <w:r w:rsidRPr="00331CF8">
              <w:rPr>
                <w:b/>
                <w:bCs/>
                <w:noProof/>
                <w:sz w:val="18"/>
                <w:szCs w:val="18"/>
              </w:rPr>
              <w:t>Top #5</w:t>
            </w:r>
          </w:p>
        </w:tc>
      </w:tr>
      <w:tr w:rsidRPr="002A0CB6" w:rsidR="00162F7F" w:rsidTr="00C654F5" w14:paraId="523F1D20" w14:textId="77777777">
        <w:trPr>
          <w:trHeight w:val="290"/>
        </w:trPr>
        <w:tc>
          <w:tcPr>
            <w:tcW w:w="2141" w:type="dxa"/>
            <w:tcBorders>
              <w:bottom w:val="single" w:color="auto" w:sz="4" w:space="0"/>
              <w:right w:val="single" w:color="auto" w:sz="4" w:space="0"/>
            </w:tcBorders>
            <w:noWrap/>
            <w:hideMark/>
          </w:tcPr>
          <w:p w:rsidRPr="002A0CB6" w:rsidR="00085190" w:rsidP="00A41ADE" w:rsidRDefault="00085190" w14:paraId="084C6E96" w14:textId="77777777">
            <w:pPr>
              <w:pStyle w:val="KeinLeerraum"/>
              <w:rPr>
                <w:noProof/>
                <w:sz w:val="18"/>
                <w:szCs w:val="18"/>
              </w:rPr>
            </w:pPr>
          </w:p>
        </w:tc>
        <w:tc>
          <w:tcPr>
            <w:tcW w:w="1895" w:type="dxa"/>
            <w:tcBorders>
              <w:left w:val="single" w:color="auto" w:sz="4" w:space="0"/>
              <w:bottom w:val="single" w:color="auto" w:sz="4" w:space="0"/>
            </w:tcBorders>
            <w:noWrap/>
            <w:hideMark/>
          </w:tcPr>
          <w:p w:rsidRPr="00331CF8" w:rsidR="00085190" w:rsidP="00A41ADE" w:rsidRDefault="00085190" w14:paraId="773B1EB8"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085190" w:rsidP="00A41ADE" w:rsidRDefault="00085190" w14:paraId="32167BD2" w14:textId="77777777">
            <w:pPr>
              <w:pStyle w:val="KeinLeerraum"/>
              <w:jc w:val="center"/>
              <w:rPr>
                <w:b/>
                <w:bCs/>
                <w:noProof/>
                <w:sz w:val="18"/>
                <w:szCs w:val="18"/>
              </w:rPr>
            </w:pPr>
            <w:r w:rsidRPr="00331CF8">
              <w:rPr>
                <w:b/>
                <w:bCs/>
                <w:noProof/>
                <w:sz w:val="18"/>
                <w:szCs w:val="18"/>
              </w:rPr>
              <w:t>Variable Importance</w:t>
            </w:r>
          </w:p>
        </w:tc>
        <w:tc>
          <w:tcPr>
            <w:tcW w:w="1876" w:type="dxa"/>
            <w:tcBorders>
              <w:left w:val="single" w:color="auto" w:sz="4" w:space="0"/>
              <w:bottom w:val="single" w:color="auto" w:sz="4" w:space="0"/>
            </w:tcBorders>
            <w:noWrap/>
            <w:hideMark/>
          </w:tcPr>
          <w:p w:rsidRPr="00331CF8" w:rsidR="00085190" w:rsidP="00A41ADE" w:rsidRDefault="00085190" w14:paraId="2398EE40"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085190" w:rsidP="00A41ADE" w:rsidRDefault="00085190" w14:paraId="3CF8C140" w14:textId="77777777">
            <w:pPr>
              <w:pStyle w:val="KeinLeerraum"/>
              <w:jc w:val="center"/>
              <w:rPr>
                <w:b/>
                <w:bCs/>
                <w:noProof/>
                <w:sz w:val="18"/>
                <w:szCs w:val="18"/>
              </w:rPr>
            </w:pPr>
            <w:r w:rsidRPr="00331CF8">
              <w:rPr>
                <w:b/>
                <w:bCs/>
                <w:noProof/>
                <w:sz w:val="18"/>
                <w:szCs w:val="18"/>
              </w:rPr>
              <w:t>Variable Importance</w:t>
            </w:r>
          </w:p>
        </w:tc>
        <w:tc>
          <w:tcPr>
            <w:tcW w:w="1663" w:type="dxa"/>
            <w:gridSpan w:val="2"/>
            <w:tcBorders>
              <w:left w:val="single" w:color="auto" w:sz="4" w:space="0"/>
              <w:bottom w:val="single" w:color="auto" w:sz="4" w:space="0"/>
            </w:tcBorders>
            <w:noWrap/>
            <w:hideMark/>
          </w:tcPr>
          <w:p w:rsidRPr="00331CF8" w:rsidR="00085190" w:rsidP="00A41ADE" w:rsidRDefault="00085190" w14:paraId="2E1A9057"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085190" w:rsidP="00A41ADE" w:rsidRDefault="00085190" w14:paraId="4C201626"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085190" w:rsidP="00A41ADE" w:rsidRDefault="00085190" w14:paraId="05FE80A8"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085190" w:rsidP="00A41ADE" w:rsidRDefault="00085190" w14:paraId="0F9A6023"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085190" w:rsidP="00A41ADE" w:rsidRDefault="00085190" w14:paraId="3066CD8C" w14:textId="77777777">
            <w:pPr>
              <w:pStyle w:val="KeinLeerraum"/>
              <w:jc w:val="center"/>
              <w:rPr>
                <w:b/>
                <w:bCs/>
                <w:noProof/>
                <w:sz w:val="18"/>
                <w:szCs w:val="18"/>
              </w:rPr>
            </w:pPr>
            <w:r w:rsidRPr="00331CF8">
              <w:rPr>
                <w:b/>
                <w:bCs/>
                <w:noProof/>
                <w:sz w:val="18"/>
                <w:szCs w:val="18"/>
              </w:rPr>
              <w:t>Predictor</w:t>
            </w:r>
          </w:p>
        </w:tc>
        <w:tc>
          <w:tcPr>
            <w:tcW w:w="1110" w:type="dxa"/>
            <w:tcBorders>
              <w:bottom w:val="single" w:color="auto" w:sz="4" w:space="0"/>
            </w:tcBorders>
            <w:noWrap/>
            <w:hideMark/>
          </w:tcPr>
          <w:p w:rsidRPr="00331CF8" w:rsidR="00085190" w:rsidP="00A41ADE" w:rsidRDefault="00085190" w14:paraId="72E83B7D" w14:textId="77777777">
            <w:pPr>
              <w:pStyle w:val="KeinLeerraum"/>
              <w:jc w:val="center"/>
              <w:rPr>
                <w:b/>
                <w:bCs/>
                <w:noProof/>
                <w:sz w:val="18"/>
                <w:szCs w:val="18"/>
              </w:rPr>
            </w:pPr>
            <w:r w:rsidRPr="00331CF8">
              <w:rPr>
                <w:b/>
                <w:bCs/>
                <w:noProof/>
                <w:sz w:val="18"/>
                <w:szCs w:val="18"/>
              </w:rPr>
              <w:t>Variable Importance</w:t>
            </w:r>
          </w:p>
        </w:tc>
      </w:tr>
      <w:tr w:rsidRPr="002A0CB6" w:rsidR="00995C31" w:rsidTr="00C654F5" w14:paraId="04C0788B" w14:textId="77777777">
        <w:trPr>
          <w:trHeight w:val="290"/>
        </w:trPr>
        <w:tc>
          <w:tcPr>
            <w:tcW w:w="2141" w:type="dxa"/>
            <w:tcBorders>
              <w:top w:val="single" w:color="auto" w:sz="4" w:space="0"/>
              <w:right w:val="single" w:color="auto" w:sz="4" w:space="0"/>
            </w:tcBorders>
            <w:noWrap/>
            <w:hideMark/>
          </w:tcPr>
          <w:p w:rsidRPr="002A0CB6" w:rsidR="00995C31" w:rsidP="00995C31" w:rsidRDefault="00995C31" w14:paraId="5A4D320F" w14:textId="37F7A7B8">
            <w:pPr>
              <w:pStyle w:val="KeinLeerraum"/>
              <w:rPr>
                <w:noProof/>
                <w:sz w:val="18"/>
                <w:szCs w:val="18"/>
              </w:rPr>
            </w:pPr>
            <w:r w:rsidRPr="00DE4AB5">
              <w:t>Benin</w:t>
            </w:r>
          </w:p>
        </w:tc>
        <w:tc>
          <w:tcPr>
            <w:tcW w:w="1895" w:type="dxa"/>
            <w:tcBorders>
              <w:top w:val="single" w:color="auto" w:sz="4" w:space="0"/>
              <w:left w:val="single" w:color="auto" w:sz="4" w:space="0"/>
            </w:tcBorders>
            <w:noWrap/>
          </w:tcPr>
          <w:p w:rsidRPr="009534F3" w:rsidR="00995C31" w:rsidP="00995C31" w:rsidRDefault="00995C31" w14:paraId="5E8656B1" w14:textId="5973280E">
            <w:pPr>
              <w:pStyle w:val="KeinLeerraum"/>
              <w:contextualSpacing/>
              <w:jc w:val="center"/>
              <w:rPr>
                <w:noProof/>
                <w:sz w:val="18"/>
                <w:szCs w:val="18"/>
              </w:rPr>
            </w:pPr>
            <w:r w:rsidRPr="00DE4AB5">
              <w:t>Gave birth in last 3 years</w:t>
            </w:r>
          </w:p>
        </w:tc>
        <w:tc>
          <w:tcPr>
            <w:tcW w:w="1108" w:type="dxa"/>
            <w:tcBorders>
              <w:top w:val="single" w:color="auto" w:sz="4" w:space="0"/>
              <w:right w:val="single" w:color="auto" w:sz="4" w:space="0"/>
            </w:tcBorders>
            <w:noWrap/>
          </w:tcPr>
          <w:p w:rsidRPr="009534F3" w:rsidR="00995C31" w:rsidP="00995C31" w:rsidRDefault="00995C31" w14:paraId="62B8BE0F" w14:textId="4251072E">
            <w:pPr>
              <w:pStyle w:val="KeinLeerraum"/>
              <w:contextualSpacing/>
              <w:jc w:val="center"/>
              <w:rPr>
                <w:noProof/>
                <w:sz w:val="18"/>
                <w:szCs w:val="18"/>
              </w:rPr>
            </w:pPr>
            <w:r w:rsidRPr="00DE4AB5">
              <w:t>0.44</w:t>
            </w:r>
          </w:p>
        </w:tc>
        <w:tc>
          <w:tcPr>
            <w:tcW w:w="1876" w:type="dxa"/>
            <w:tcBorders>
              <w:top w:val="single" w:color="auto" w:sz="4" w:space="0"/>
              <w:left w:val="single" w:color="auto" w:sz="4" w:space="0"/>
            </w:tcBorders>
            <w:noWrap/>
          </w:tcPr>
          <w:p w:rsidRPr="009534F3" w:rsidR="00995C31" w:rsidP="00995C31" w:rsidRDefault="00995C31" w14:paraId="646025A8" w14:textId="7BD2BD53">
            <w:pPr>
              <w:pStyle w:val="KeinLeerraum"/>
              <w:contextualSpacing/>
              <w:jc w:val="center"/>
              <w:rPr>
                <w:noProof/>
                <w:sz w:val="18"/>
                <w:szCs w:val="18"/>
              </w:rPr>
            </w:pPr>
            <w:r w:rsidRPr="00DE4AB5">
              <w:t>Married*</w:t>
            </w:r>
          </w:p>
        </w:tc>
        <w:tc>
          <w:tcPr>
            <w:tcW w:w="1108" w:type="dxa"/>
            <w:tcBorders>
              <w:top w:val="single" w:color="auto" w:sz="4" w:space="0"/>
              <w:right w:val="single" w:color="auto" w:sz="4" w:space="0"/>
            </w:tcBorders>
            <w:noWrap/>
          </w:tcPr>
          <w:p w:rsidRPr="009534F3" w:rsidR="00995C31" w:rsidP="00995C31" w:rsidRDefault="00995C31" w14:paraId="57918090" w14:textId="0817AAEB">
            <w:pPr>
              <w:pStyle w:val="KeinLeerraum"/>
              <w:contextualSpacing/>
              <w:jc w:val="center"/>
              <w:rPr>
                <w:noProof/>
                <w:sz w:val="18"/>
                <w:szCs w:val="18"/>
              </w:rPr>
            </w:pPr>
            <w:r w:rsidRPr="00DE4AB5">
              <w:t>0.20</w:t>
            </w:r>
          </w:p>
        </w:tc>
        <w:tc>
          <w:tcPr>
            <w:tcW w:w="1663" w:type="dxa"/>
            <w:gridSpan w:val="2"/>
            <w:tcBorders>
              <w:top w:val="single" w:color="auto" w:sz="4" w:space="0"/>
              <w:left w:val="single" w:color="auto" w:sz="4" w:space="0"/>
            </w:tcBorders>
            <w:noWrap/>
          </w:tcPr>
          <w:p w:rsidRPr="009534F3" w:rsidR="00995C31" w:rsidP="00995C31" w:rsidRDefault="00995C31" w14:paraId="03FDE8B0" w14:textId="3F82085C">
            <w:pPr>
              <w:pStyle w:val="KeinLeerraum"/>
              <w:contextualSpacing/>
              <w:jc w:val="center"/>
              <w:rPr>
                <w:noProof/>
                <w:sz w:val="18"/>
                <w:szCs w:val="18"/>
              </w:rPr>
            </w:pPr>
            <w:r w:rsidRPr="00DE4AB5">
              <w:t>Pregnant</w:t>
            </w:r>
          </w:p>
        </w:tc>
        <w:tc>
          <w:tcPr>
            <w:tcW w:w="1108" w:type="dxa"/>
            <w:tcBorders>
              <w:top w:val="single" w:color="auto" w:sz="4" w:space="0"/>
              <w:right w:val="single" w:color="auto" w:sz="4" w:space="0"/>
            </w:tcBorders>
            <w:noWrap/>
          </w:tcPr>
          <w:p w:rsidRPr="009534F3" w:rsidR="00995C31" w:rsidP="00995C31" w:rsidRDefault="00995C31" w14:paraId="3ED44948" w14:textId="3DC83192">
            <w:pPr>
              <w:pStyle w:val="KeinLeerraum"/>
              <w:contextualSpacing/>
              <w:jc w:val="center"/>
              <w:rPr>
                <w:noProof/>
                <w:sz w:val="18"/>
                <w:szCs w:val="18"/>
              </w:rPr>
            </w:pPr>
            <w:r w:rsidRPr="00DE4AB5">
              <w:t>0.15</w:t>
            </w:r>
          </w:p>
        </w:tc>
        <w:tc>
          <w:tcPr>
            <w:tcW w:w="1947" w:type="dxa"/>
            <w:gridSpan w:val="2"/>
            <w:tcBorders>
              <w:top w:val="single" w:color="auto" w:sz="4" w:space="0"/>
              <w:left w:val="single" w:color="auto" w:sz="4" w:space="0"/>
            </w:tcBorders>
            <w:noWrap/>
          </w:tcPr>
          <w:p w:rsidRPr="009534F3" w:rsidR="00995C31" w:rsidP="00995C31" w:rsidRDefault="00995C31" w14:paraId="710C2279" w14:textId="7C9E0A94">
            <w:pPr>
              <w:pStyle w:val="KeinLeerraum"/>
              <w:contextualSpacing/>
              <w:jc w:val="center"/>
              <w:rPr>
                <w:noProof/>
                <w:sz w:val="18"/>
                <w:szCs w:val="18"/>
              </w:rPr>
            </w:pPr>
            <w:r w:rsidRPr="00DE4AB5">
              <w:t>Exposure to mass media*</w:t>
            </w:r>
          </w:p>
        </w:tc>
        <w:tc>
          <w:tcPr>
            <w:tcW w:w="1108" w:type="dxa"/>
            <w:tcBorders>
              <w:top w:val="single" w:color="auto" w:sz="4" w:space="0"/>
              <w:right w:val="single" w:color="auto" w:sz="4" w:space="0"/>
            </w:tcBorders>
            <w:noWrap/>
          </w:tcPr>
          <w:p w:rsidRPr="009534F3" w:rsidR="00995C31" w:rsidP="00995C31" w:rsidRDefault="00995C31" w14:paraId="79937B8F" w14:textId="2A1C7A7B">
            <w:pPr>
              <w:pStyle w:val="KeinLeerraum"/>
              <w:contextualSpacing/>
              <w:jc w:val="center"/>
              <w:rPr>
                <w:noProof/>
                <w:sz w:val="18"/>
                <w:szCs w:val="18"/>
              </w:rPr>
            </w:pPr>
            <w:r w:rsidRPr="00DE4AB5">
              <w:t>0.10</w:t>
            </w:r>
          </w:p>
        </w:tc>
        <w:tc>
          <w:tcPr>
            <w:tcW w:w="1947" w:type="dxa"/>
            <w:gridSpan w:val="2"/>
            <w:tcBorders>
              <w:top w:val="single" w:color="auto" w:sz="4" w:space="0"/>
              <w:left w:val="single" w:color="auto" w:sz="4" w:space="0"/>
            </w:tcBorders>
            <w:noWrap/>
          </w:tcPr>
          <w:p w:rsidRPr="009534F3" w:rsidR="00995C31" w:rsidP="00995C31" w:rsidRDefault="00995C31" w14:paraId="29F803AD" w14:textId="35AD4316">
            <w:pPr>
              <w:pStyle w:val="KeinLeerraum"/>
              <w:contextualSpacing/>
              <w:jc w:val="center"/>
              <w:rPr>
                <w:noProof/>
                <w:sz w:val="18"/>
                <w:szCs w:val="18"/>
              </w:rPr>
            </w:pPr>
            <w:r w:rsidRPr="00DE4AB5">
              <w:t>Has children at home</w:t>
            </w:r>
          </w:p>
        </w:tc>
        <w:tc>
          <w:tcPr>
            <w:tcW w:w="1110" w:type="dxa"/>
            <w:tcBorders>
              <w:top w:val="single" w:color="auto" w:sz="4" w:space="0"/>
            </w:tcBorders>
            <w:noWrap/>
          </w:tcPr>
          <w:p w:rsidRPr="009534F3" w:rsidR="00995C31" w:rsidP="00995C31" w:rsidRDefault="00995C31" w14:paraId="2AB1DEE3" w14:textId="617BEF63">
            <w:pPr>
              <w:pStyle w:val="KeinLeerraum"/>
              <w:contextualSpacing/>
              <w:jc w:val="center"/>
              <w:rPr>
                <w:noProof/>
                <w:sz w:val="18"/>
                <w:szCs w:val="18"/>
              </w:rPr>
            </w:pPr>
            <w:r w:rsidRPr="00DE4AB5">
              <w:t>0.10</w:t>
            </w:r>
          </w:p>
        </w:tc>
      </w:tr>
      <w:tr w:rsidRPr="002A0CB6" w:rsidR="00995C31" w:rsidTr="00C654F5" w14:paraId="7C038A7D" w14:textId="77777777">
        <w:trPr>
          <w:trHeight w:val="290"/>
        </w:trPr>
        <w:tc>
          <w:tcPr>
            <w:tcW w:w="2141" w:type="dxa"/>
            <w:tcBorders>
              <w:right w:val="single" w:color="auto" w:sz="4" w:space="0"/>
            </w:tcBorders>
            <w:noWrap/>
            <w:hideMark/>
          </w:tcPr>
          <w:p w:rsidRPr="002A0CB6" w:rsidR="00995C31" w:rsidP="00995C31" w:rsidRDefault="00995C31" w14:paraId="66DD2A4F" w14:textId="6C68B9D3">
            <w:pPr>
              <w:pStyle w:val="KeinLeerraum"/>
              <w:rPr>
                <w:noProof/>
                <w:sz w:val="18"/>
                <w:szCs w:val="18"/>
              </w:rPr>
            </w:pPr>
            <w:proofErr w:type="spellStart"/>
            <w:r w:rsidRPr="00DE4AB5">
              <w:t>Burkina.Faso</w:t>
            </w:r>
            <w:proofErr w:type="spellEnd"/>
          </w:p>
        </w:tc>
        <w:tc>
          <w:tcPr>
            <w:tcW w:w="1895" w:type="dxa"/>
            <w:tcBorders>
              <w:left w:val="single" w:color="auto" w:sz="4" w:space="0"/>
            </w:tcBorders>
            <w:noWrap/>
          </w:tcPr>
          <w:p w:rsidRPr="009534F3" w:rsidR="00995C31" w:rsidP="00995C31" w:rsidRDefault="00995C31" w14:paraId="4DAD1348" w14:textId="0AA623EF">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03C9914B" w14:textId="517BE06D">
            <w:pPr>
              <w:pStyle w:val="KeinLeerraum"/>
              <w:contextualSpacing/>
              <w:jc w:val="center"/>
              <w:rPr>
                <w:noProof/>
                <w:sz w:val="18"/>
                <w:szCs w:val="18"/>
              </w:rPr>
            </w:pPr>
            <w:r w:rsidRPr="00DE4AB5">
              <w:t>0.67</w:t>
            </w:r>
          </w:p>
        </w:tc>
        <w:tc>
          <w:tcPr>
            <w:tcW w:w="1876" w:type="dxa"/>
            <w:tcBorders>
              <w:left w:val="single" w:color="auto" w:sz="4" w:space="0"/>
            </w:tcBorders>
            <w:noWrap/>
          </w:tcPr>
          <w:p w:rsidRPr="009534F3" w:rsidR="00995C31" w:rsidP="00995C31" w:rsidRDefault="00995C31" w14:paraId="66D79F71" w14:textId="5B374C1F">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790CB0E7" w14:textId="30FD0CE6">
            <w:pPr>
              <w:pStyle w:val="KeinLeerraum"/>
              <w:contextualSpacing/>
              <w:jc w:val="center"/>
              <w:rPr>
                <w:noProof/>
                <w:sz w:val="18"/>
                <w:szCs w:val="18"/>
              </w:rPr>
            </w:pPr>
            <w:r w:rsidRPr="00DE4AB5">
              <w:t>0.28</w:t>
            </w:r>
          </w:p>
        </w:tc>
        <w:tc>
          <w:tcPr>
            <w:tcW w:w="1663" w:type="dxa"/>
            <w:gridSpan w:val="2"/>
            <w:tcBorders>
              <w:left w:val="single" w:color="auto" w:sz="4" w:space="0"/>
            </w:tcBorders>
            <w:noWrap/>
          </w:tcPr>
          <w:p w:rsidRPr="009534F3" w:rsidR="00995C31" w:rsidP="00995C31" w:rsidRDefault="00995C31" w14:paraId="76EB7B9C" w14:textId="3E1C0A85">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42F20CE1" w14:textId="3EE96B09">
            <w:pPr>
              <w:pStyle w:val="KeinLeerraum"/>
              <w:contextualSpacing/>
              <w:jc w:val="center"/>
              <w:rPr>
                <w:noProof/>
                <w:sz w:val="18"/>
                <w:szCs w:val="18"/>
              </w:rPr>
            </w:pPr>
            <w:r w:rsidRPr="00DE4AB5">
              <w:t>0.24</w:t>
            </w:r>
          </w:p>
        </w:tc>
        <w:tc>
          <w:tcPr>
            <w:tcW w:w="1947" w:type="dxa"/>
            <w:gridSpan w:val="2"/>
            <w:tcBorders>
              <w:left w:val="single" w:color="auto" w:sz="4" w:space="0"/>
            </w:tcBorders>
            <w:noWrap/>
          </w:tcPr>
          <w:p w:rsidRPr="009534F3" w:rsidR="00995C31" w:rsidP="00995C31" w:rsidRDefault="00995C31" w14:paraId="5AE4DB4B" w14:textId="16D66774">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18BDB7FF" w14:textId="7F0D6DFF">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41486CC1" w14:textId="13B58987">
            <w:pPr>
              <w:pStyle w:val="KeinLeerraum"/>
              <w:contextualSpacing/>
              <w:jc w:val="center"/>
              <w:rPr>
                <w:noProof/>
                <w:sz w:val="18"/>
                <w:szCs w:val="18"/>
              </w:rPr>
            </w:pPr>
            <w:r w:rsidRPr="00DE4AB5">
              <w:t>Contraceptive requires HF access</w:t>
            </w:r>
          </w:p>
        </w:tc>
        <w:tc>
          <w:tcPr>
            <w:tcW w:w="1110" w:type="dxa"/>
            <w:noWrap/>
          </w:tcPr>
          <w:p w:rsidRPr="009534F3" w:rsidR="00995C31" w:rsidP="00995C31" w:rsidRDefault="00995C31" w14:paraId="12810E05" w14:textId="141AF8D2">
            <w:pPr>
              <w:pStyle w:val="KeinLeerraum"/>
              <w:contextualSpacing/>
              <w:jc w:val="center"/>
              <w:rPr>
                <w:noProof/>
                <w:sz w:val="18"/>
                <w:szCs w:val="18"/>
              </w:rPr>
            </w:pPr>
            <w:r w:rsidRPr="00DE4AB5">
              <w:t>0.14</w:t>
            </w:r>
          </w:p>
        </w:tc>
      </w:tr>
      <w:tr w:rsidRPr="002A0CB6" w:rsidR="00995C31" w:rsidTr="00C654F5" w14:paraId="0217F3FC" w14:textId="77777777">
        <w:trPr>
          <w:trHeight w:val="290"/>
        </w:trPr>
        <w:tc>
          <w:tcPr>
            <w:tcW w:w="2141" w:type="dxa"/>
            <w:tcBorders>
              <w:right w:val="single" w:color="auto" w:sz="4" w:space="0"/>
            </w:tcBorders>
            <w:noWrap/>
            <w:hideMark/>
          </w:tcPr>
          <w:p w:rsidRPr="002A0CB6" w:rsidR="00995C31" w:rsidP="00995C31" w:rsidRDefault="00995C31" w14:paraId="2EE4D1DA" w14:textId="46887D96">
            <w:pPr>
              <w:pStyle w:val="KeinLeerraum"/>
              <w:rPr>
                <w:noProof/>
                <w:sz w:val="18"/>
                <w:szCs w:val="18"/>
              </w:rPr>
            </w:pPr>
            <w:r w:rsidRPr="00DE4AB5">
              <w:t>Burundi</w:t>
            </w:r>
          </w:p>
        </w:tc>
        <w:tc>
          <w:tcPr>
            <w:tcW w:w="1895" w:type="dxa"/>
            <w:tcBorders>
              <w:left w:val="single" w:color="auto" w:sz="4" w:space="0"/>
            </w:tcBorders>
            <w:noWrap/>
          </w:tcPr>
          <w:p w:rsidRPr="009534F3" w:rsidR="00995C31" w:rsidP="00995C31" w:rsidRDefault="00995C31" w14:paraId="1B53562A" w14:textId="1D0E20BC">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671D450C" w14:textId="2B60F7BC">
            <w:pPr>
              <w:pStyle w:val="KeinLeerraum"/>
              <w:contextualSpacing/>
              <w:jc w:val="center"/>
              <w:rPr>
                <w:noProof/>
                <w:sz w:val="18"/>
                <w:szCs w:val="18"/>
              </w:rPr>
            </w:pPr>
            <w:r w:rsidRPr="00DE4AB5">
              <w:t>0.55</w:t>
            </w:r>
          </w:p>
        </w:tc>
        <w:tc>
          <w:tcPr>
            <w:tcW w:w="1876" w:type="dxa"/>
            <w:tcBorders>
              <w:left w:val="single" w:color="auto" w:sz="4" w:space="0"/>
            </w:tcBorders>
            <w:noWrap/>
          </w:tcPr>
          <w:p w:rsidRPr="009534F3" w:rsidR="00995C31" w:rsidP="00995C31" w:rsidRDefault="00995C31" w14:paraId="68EEDB9D" w14:textId="7E996A8A">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2E6BF259" w14:textId="33B83DD2">
            <w:pPr>
              <w:pStyle w:val="KeinLeerraum"/>
              <w:contextualSpacing/>
              <w:jc w:val="center"/>
              <w:rPr>
                <w:noProof/>
                <w:sz w:val="18"/>
                <w:szCs w:val="18"/>
              </w:rPr>
            </w:pPr>
            <w:r w:rsidRPr="00DE4AB5">
              <w:t>0.43</w:t>
            </w:r>
          </w:p>
        </w:tc>
        <w:tc>
          <w:tcPr>
            <w:tcW w:w="1663" w:type="dxa"/>
            <w:gridSpan w:val="2"/>
            <w:tcBorders>
              <w:left w:val="single" w:color="auto" w:sz="4" w:space="0"/>
            </w:tcBorders>
            <w:noWrap/>
          </w:tcPr>
          <w:p w:rsidRPr="009534F3" w:rsidR="00995C31" w:rsidP="00995C31" w:rsidRDefault="00995C31" w14:paraId="7E3D11C7" w14:textId="30DAA03E">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07DFEA25" w14:textId="5B0F85F4">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342641D1" w14:textId="02BEBD62">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3AB7C77E" w14:textId="01566910">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376CFB13" w14:textId="5EC0F65F">
            <w:pPr>
              <w:pStyle w:val="KeinLeerraum"/>
              <w:contextualSpacing/>
              <w:jc w:val="center"/>
              <w:rPr>
                <w:noProof/>
                <w:sz w:val="18"/>
                <w:szCs w:val="18"/>
              </w:rPr>
            </w:pPr>
            <w:r w:rsidRPr="00DE4AB5">
              <w:t>Insurance</w:t>
            </w:r>
          </w:p>
        </w:tc>
        <w:tc>
          <w:tcPr>
            <w:tcW w:w="1110" w:type="dxa"/>
            <w:noWrap/>
          </w:tcPr>
          <w:p w:rsidRPr="009534F3" w:rsidR="00995C31" w:rsidP="00995C31" w:rsidRDefault="00995C31" w14:paraId="6AE8DA9F" w14:textId="5F7F64EA">
            <w:pPr>
              <w:pStyle w:val="KeinLeerraum"/>
              <w:contextualSpacing/>
              <w:jc w:val="center"/>
              <w:rPr>
                <w:noProof/>
                <w:sz w:val="18"/>
                <w:szCs w:val="18"/>
              </w:rPr>
            </w:pPr>
            <w:r w:rsidRPr="00DE4AB5">
              <w:t>0.12</w:t>
            </w:r>
          </w:p>
        </w:tc>
      </w:tr>
      <w:tr w:rsidRPr="002A0CB6" w:rsidR="00995C31" w:rsidTr="00C654F5" w14:paraId="70AE225E" w14:textId="77777777">
        <w:trPr>
          <w:trHeight w:val="290"/>
        </w:trPr>
        <w:tc>
          <w:tcPr>
            <w:tcW w:w="2141" w:type="dxa"/>
            <w:tcBorders>
              <w:right w:val="single" w:color="auto" w:sz="4" w:space="0"/>
            </w:tcBorders>
            <w:noWrap/>
            <w:hideMark/>
          </w:tcPr>
          <w:p w:rsidRPr="002A0CB6" w:rsidR="00995C31" w:rsidP="00995C31" w:rsidRDefault="00995C31" w14:paraId="6BF7C583" w14:textId="40DC6672">
            <w:pPr>
              <w:pStyle w:val="KeinLeerraum"/>
              <w:rPr>
                <w:noProof/>
                <w:sz w:val="18"/>
                <w:szCs w:val="18"/>
              </w:rPr>
            </w:pPr>
            <w:r w:rsidRPr="00DE4AB5">
              <w:t>Cameroon</w:t>
            </w:r>
          </w:p>
        </w:tc>
        <w:tc>
          <w:tcPr>
            <w:tcW w:w="1895" w:type="dxa"/>
            <w:tcBorders>
              <w:left w:val="single" w:color="auto" w:sz="4" w:space="0"/>
            </w:tcBorders>
            <w:noWrap/>
          </w:tcPr>
          <w:p w:rsidRPr="009534F3" w:rsidR="00995C31" w:rsidP="00995C31" w:rsidRDefault="00995C31" w14:paraId="1B6130ED" w14:textId="2548F299">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7A9EA1BA" w14:textId="7157BECA">
            <w:pPr>
              <w:pStyle w:val="KeinLeerraum"/>
              <w:contextualSpacing/>
              <w:jc w:val="center"/>
              <w:rPr>
                <w:noProof/>
                <w:sz w:val="18"/>
                <w:szCs w:val="18"/>
              </w:rPr>
            </w:pPr>
            <w:r w:rsidRPr="00DE4AB5">
              <w:t>0.38</w:t>
            </w:r>
          </w:p>
        </w:tc>
        <w:tc>
          <w:tcPr>
            <w:tcW w:w="1876" w:type="dxa"/>
            <w:tcBorders>
              <w:left w:val="single" w:color="auto" w:sz="4" w:space="0"/>
            </w:tcBorders>
            <w:noWrap/>
          </w:tcPr>
          <w:p w:rsidRPr="009534F3" w:rsidR="00995C31" w:rsidP="00995C31" w:rsidRDefault="00995C31" w14:paraId="32AF4E2A" w14:textId="6AEDA623">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0A5662D3" w14:textId="655E2565">
            <w:pPr>
              <w:pStyle w:val="KeinLeerraum"/>
              <w:contextualSpacing/>
              <w:jc w:val="center"/>
              <w:rPr>
                <w:noProof/>
                <w:sz w:val="18"/>
                <w:szCs w:val="18"/>
              </w:rPr>
            </w:pPr>
            <w:r w:rsidRPr="00DE4AB5">
              <w:t>0.30</w:t>
            </w:r>
          </w:p>
        </w:tc>
        <w:tc>
          <w:tcPr>
            <w:tcW w:w="1663" w:type="dxa"/>
            <w:gridSpan w:val="2"/>
            <w:tcBorders>
              <w:left w:val="single" w:color="auto" w:sz="4" w:space="0"/>
            </w:tcBorders>
            <w:noWrap/>
          </w:tcPr>
          <w:p w:rsidRPr="009534F3" w:rsidR="00995C31" w:rsidP="00995C31" w:rsidRDefault="00995C31" w14:paraId="2F19E9A8" w14:textId="4F82657B">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1025A3EE" w14:textId="2A0E9999">
            <w:pPr>
              <w:pStyle w:val="KeinLeerraum"/>
              <w:contextualSpacing/>
              <w:jc w:val="center"/>
              <w:rPr>
                <w:noProof/>
                <w:sz w:val="18"/>
                <w:szCs w:val="18"/>
              </w:rPr>
            </w:pPr>
            <w:r w:rsidRPr="00DE4AB5">
              <w:t>0.30</w:t>
            </w:r>
          </w:p>
        </w:tc>
        <w:tc>
          <w:tcPr>
            <w:tcW w:w="1947" w:type="dxa"/>
            <w:gridSpan w:val="2"/>
            <w:tcBorders>
              <w:left w:val="single" w:color="auto" w:sz="4" w:space="0"/>
            </w:tcBorders>
            <w:noWrap/>
          </w:tcPr>
          <w:p w:rsidRPr="009534F3" w:rsidR="00995C31" w:rsidP="00995C31" w:rsidRDefault="00995C31" w14:paraId="0F0EA965" w14:textId="39C99024">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4085498E" w14:textId="42B694A4">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54639976" w14:textId="1E174C55">
            <w:pPr>
              <w:pStyle w:val="KeinLeerraum"/>
              <w:contextualSpacing/>
              <w:jc w:val="center"/>
              <w:rPr>
                <w:noProof/>
                <w:sz w:val="18"/>
                <w:szCs w:val="18"/>
              </w:rPr>
            </w:pPr>
            <w:r w:rsidRPr="00DE4AB5">
              <w:t>Heard family planning</w:t>
            </w:r>
          </w:p>
        </w:tc>
        <w:tc>
          <w:tcPr>
            <w:tcW w:w="1110" w:type="dxa"/>
            <w:noWrap/>
          </w:tcPr>
          <w:p w:rsidRPr="009534F3" w:rsidR="00995C31" w:rsidP="00995C31" w:rsidRDefault="00995C31" w14:paraId="0C032BA5" w14:textId="412B130F">
            <w:pPr>
              <w:pStyle w:val="KeinLeerraum"/>
              <w:contextualSpacing/>
              <w:jc w:val="center"/>
              <w:rPr>
                <w:noProof/>
                <w:sz w:val="18"/>
                <w:szCs w:val="18"/>
              </w:rPr>
            </w:pPr>
            <w:r w:rsidRPr="00DE4AB5">
              <w:t>0.13</w:t>
            </w:r>
          </w:p>
        </w:tc>
      </w:tr>
      <w:tr w:rsidRPr="002A0CB6" w:rsidR="00995C31" w:rsidTr="00C654F5" w14:paraId="77ACFF89" w14:textId="77777777">
        <w:trPr>
          <w:trHeight w:val="290"/>
        </w:trPr>
        <w:tc>
          <w:tcPr>
            <w:tcW w:w="2141" w:type="dxa"/>
            <w:tcBorders>
              <w:right w:val="single" w:color="auto" w:sz="4" w:space="0"/>
            </w:tcBorders>
            <w:noWrap/>
            <w:hideMark/>
          </w:tcPr>
          <w:p w:rsidRPr="002A0CB6" w:rsidR="00995C31" w:rsidP="00995C31" w:rsidRDefault="00995C31" w14:paraId="636970A6" w14:textId="51AFEDBA">
            <w:pPr>
              <w:pStyle w:val="KeinLeerraum"/>
              <w:rPr>
                <w:noProof/>
                <w:sz w:val="18"/>
                <w:szCs w:val="18"/>
              </w:rPr>
            </w:pPr>
            <w:r w:rsidRPr="00DE4AB5">
              <w:t>Chad</w:t>
            </w:r>
          </w:p>
        </w:tc>
        <w:tc>
          <w:tcPr>
            <w:tcW w:w="1895" w:type="dxa"/>
            <w:tcBorders>
              <w:left w:val="single" w:color="auto" w:sz="4" w:space="0"/>
            </w:tcBorders>
            <w:noWrap/>
          </w:tcPr>
          <w:p w:rsidRPr="009534F3" w:rsidR="00995C31" w:rsidP="00995C31" w:rsidRDefault="00995C31" w14:paraId="5F137DEC" w14:textId="5E1B84EF">
            <w:pPr>
              <w:pStyle w:val="KeinLeerraum"/>
              <w:contextualSpacing/>
              <w:jc w:val="center"/>
              <w:rPr>
                <w:noProof/>
                <w:sz w:val="18"/>
                <w:szCs w:val="18"/>
              </w:rPr>
            </w:pPr>
            <w:r w:rsidRPr="00DE4AB5">
              <w:t xml:space="preserve">Knows </w:t>
            </w:r>
            <w:proofErr w:type="spellStart"/>
            <w:r w:rsidRPr="00DE4AB5">
              <w:t>mordern</w:t>
            </w:r>
            <w:proofErr w:type="spellEnd"/>
            <w:r w:rsidRPr="00DE4AB5">
              <w:t xml:space="preserve"> method</w:t>
            </w:r>
          </w:p>
        </w:tc>
        <w:tc>
          <w:tcPr>
            <w:tcW w:w="1108" w:type="dxa"/>
            <w:tcBorders>
              <w:right w:val="single" w:color="auto" w:sz="4" w:space="0"/>
            </w:tcBorders>
            <w:noWrap/>
          </w:tcPr>
          <w:p w:rsidRPr="009534F3" w:rsidR="00995C31" w:rsidP="00995C31" w:rsidRDefault="00995C31" w14:paraId="09D2BCFA" w14:textId="66DF1D41">
            <w:pPr>
              <w:pStyle w:val="KeinLeerraum"/>
              <w:contextualSpacing/>
              <w:jc w:val="center"/>
              <w:rPr>
                <w:noProof/>
                <w:sz w:val="18"/>
                <w:szCs w:val="18"/>
              </w:rPr>
            </w:pPr>
            <w:r w:rsidRPr="00DE4AB5">
              <w:t>0.45</w:t>
            </w:r>
          </w:p>
        </w:tc>
        <w:tc>
          <w:tcPr>
            <w:tcW w:w="1876" w:type="dxa"/>
            <w:tcBorders>
              <w:left w:val="single" w:color="auto" w:sz="4" w:space="0"/>
            </w:tcBorders>
            <w:noWrap/>
          </w:tcPr>
          <w:p w:rsidRPr="009534F3" w:rsidR="00995C31" w:rsidP="00995C31" w:rsidRDefault="00995C31" w14:paraId="74A8680F" w14:textId="6EA7048D">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7BACEBDA" w14:textId="2E8B75DE">
            <w:pPr>
              <w:pStyle w:val="KeinLeerraum"/>
              <w:contextualSpacing/>
              <w:jc w:val="center"/>
              <w:rPr>
                <w:noProof/>
                <w:sz w:val="18"/>
                <w:szCs w:val="18"/>
              </w:rPr>
            </w:pPr>
            <w:r w:rsidRPr="00DE4AB5">
              <w:t>0.17</w:t>
            </w:r>
          </w:p>
        </w:tc>
        <w:tc>
          <w:tcPr>
            <w:tcW w:w="1663" w:type="dxa"/>
            <w:gridSpan w:val="2"/>
            <w:tcBorders>
              <w:left w:val="single" w:color="auto" w:sz="4" w:space="0"/>
            </w:tcBorders>
            <w:noWrap/>
          </w:tcPr>
          <w:p w:rsidRPr="009534F3" w:rsidR="00995C31" w:rsidP="00995C31" w:rsidRDefault="00995C31" w14:paraId="33E0F352" w14:textId="1F1A7140">
            <w:pPr>
              <w:pStyle w:val="KeinLeerraum"/>
              <w:contextualSpacing/>
              <w:jc w:val="center"/>
              <w:rPr>
                <w:noProof/>
                <w:sz w:val="18"/>
                <w:szCs w:val="18"/>
              </w:rPr>
            </w:pPr>
            <w:r w:rsidRPr="00DE4AB5">
              <w:t>HH Education: No education*</w:t>
            </w:r>
          </w:p>
        </w:tc>
        <w:tc>
          <w:tcPr>
            <w:tcW w:w="1108" w:type="dxa"/>
            <w:tcBorders>
              <w:right w:val="single" w:color="auto" w:sz="4" w:space="0"/>
            </w:tcBorders>
            <w:noWrap/>
          </w:tcPr>
          <w:p w:rsidRPr="009534F3" w:rsidR="00995C31" w:rsidP="00995C31" w:rsidRDefault="00995C31" w14:paraId="57E364A2" w14:textId="012B2F39">
            <w:pPr>
              <w:pStyle w:val="KeinLeerraum"/>
              <w:contextualSpacing/>
              <w:jc w:val="center"/>
              <w:rPr>
                <w:noProof/>
                <w:sz w:val="18"/>
                <w:szCs w:val="18"/>
              </w:rPr>
            </w:pPr>
            <w:r w:rsidRPr="00DE4AB5">
              <w:t>0.17</w:t>
            </w:r>
          </w:p>
        </w:tc>
        <w:tc>
          <w:tcPr>
            <w:tcW w:w="1947" w:type="dxa"/>
            <w:gridSpan w:val="2"/>
            <w:tcBorders>
              <w:left w:val="single" w:color="auto" w:sz="4" w:space="0"/>
            </w:tcBorders>
            <w:noWrap/>
          </w:tcPr>
          <w:p w:rsidRPr="009534F3" w:rsidR="00995C31" w:rsidP="00995C31" w:rsidRDefault="00995C31" w14:paraId="49987E82" w14:textId="737E0D91">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7A3A0B07" w14:textId="0F3E4D62">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1FC60887" w14:textId="71DF35C0">
            <w:pPr>
              <w:pStyle w:val="KeinLeerraum"/>
              <w:contextualSpacing/>
              <w:jc w:val="center"/>
              <w:rPr>
                <w:noProof/>
                <w:sz w:val="18"/>
                <w:szCs w:val="18"/>
              </w:rPr>
            </w:pPr>
            <w:r w:rsidRPr="00DE4AB5">
              <w:t>Listen radio</w:t>
            </w:r>
          </w:p>
        </w:tc>
        <w:tc>
          <w:tcPr>
            <w:tcW w:w="1110" w:type="dxa"/>
            <w:noWrap/>
          </w:tcPr>
          <w:p w:rsidRPr="009534F3" w:rsidR="00995C31" w:rsidP="00995C31" w:rsidRDefault="00995C31" w14:paraId="0B41D5A0" w14:textId="66C4956D">
            <w:pPr>
              <w:pStyle w:val="KeinLeerraum"/>
              <w:contextualSpacing/>
              <w:jc w:val="center"/>
              <w:rPr>
                <w:noProof/>
                <w:sz w:val="18"/>
                <w:szCs w:val="18"/>
              </w:rPr>
            </w:pPr>
            <w:r w:rsidRPr="00DE4AB5">
              <w:t>0.12</w:t>
            </w:r>
          </w:p>
        </w:tc>
      </w:tr>
      <w:tr w:rsidRPr="002A0CB6" w:rsidR="00995C31" w:rsidTr="00C654F5" w14:paraId="295FDADD" w14:textId="77777777">
        <w:trPr>
          <w:trHeight w:val="290"/>
        </w:trPr>
        <w:tc>
          <w:tcPr>
            <w:tcW w:w="2141" w:type="dxa"/>
            <w:tcBorders>
              <w:right w:val="single" w:color="auto" w:sz="4" w:space="0"/>
            </w:tcBorders>
            <w:noWrap/>
            <w:hideMark/>
          </w:tcPr>
          <w:p w:rsidRPr="002A0CB6" w:rsidR="00995C31" w:rsidP="00995C31" w:rsidRDefault="00995C31" w14:paraId="21B21EFD" w14:textId="4BC0142C">
            <w:pPr>
              <w:pStyle w:val="KeinLeerraum"/>
              <w:rPr>
                <w:noProof/>
                <w:sz w:val="18"/>
                <w:szCs w:val="18"/>
              </w:rPr>
            </w:pPr>
            <w:proofErr w:type="spellStart"/>
            <w:r w:rsidRPr="00DE4AB5">
              <w:t>Cote.dIvoire</w:t>
            </w:r>
            <w:proofErr w:type="spellEnd"/>
          </w:p>
        </w:tc>
        <w:tc>
          <w:tcPr>
            <w:tcW w:w="1895" w:type="dxa"/>
            <w:tcBorders>
              <w:left w:val="single" w:color="auto" w:sz="4" w:space="0"/>
            </w:tcBorders>
            <w:noWrap/>
          </w:tcPr>
          <w:p w:rsidRPr="009534F3" w:rsidR="00995C31" w:rsidP="00995C31" w:rsidRDefault="00995C31" w14:paraId="495B869C" w14:textId="087692C0">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5747D913" w14:textId="3EF92E7E">
            <w:pPr>
              <w:pStyle w:val="KeinLeerraum"/>
              <w:contextualSpacing/>
              <w:jc w:val="center"/>
              <w:rPr>
                <w:noProof/>
                <w:sz w:val="18"/>
                <w:szCs w:val="18"/>
              </w:rPr>
            </w:pPr>
            <w:r w:rsidRPr="00DE4AB5">
              <w:t>0.44</w:t>
            </w:r>
          </w:p>
        </w:tc>
        <w:tc>
          <w:tcPr>
            <w:tcW w:w="1876" w:type="dxa"/>
            <w:tcBorders>
              <w:left w:val="single" w:color="auto" w:sz="4" w:space="0"/>
            </w:tcBorders>
            <w:noWrap/>
          </w:tcPr>
          <w:p w:rsidRPr="009534F3" w:rsidR="00995C31" w:rsidP="00995C31" w:rsidRDefault="00995C31" w14:paraId="7A5F95E6" w14:textId="63FA5D5F">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40069D41" w14:textId="362BA66F">
            <w:pPr>
              <w:pStyle w:val="KeinLeerraum"/>
              <w:contextualSpacing/>
              <w:jc w:val="center"/>
              <w:rPr>
                <w:noProof/>
                <w:sz w:val="18"/>
                <w:szCs w:val="18"/>
              </w:rPr>
            </w:pPr>
            <w:r w:rsidRPr="00DE4AB5">
              <w:t>0.24</w:t>
            </w:r>
          </w:p>
        </w:tc>
        <w:tc>
          <w:tcPr>
            <w:tcW w:w="1663" w:type="dxa"/>
            <w:gridSpan w:val="2"/>
            <w:tcBorders>
              <w:left w:val="single" w:color="auto" w:sz="4" w:space="0"/>
            </w:tcBorders>
            <w:noWrap/>
          </w:tcPr>
          <w:p w:rsidRPr="009534F3" w:rsidR="00995C31" w:rsidP="00995C31" w:rsidRDefault="00995C31" w14:paraId="58CB9476" w14:textId="6D21EBAD">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150B6882" w14:textId="49A79857">
            <w:pPr>
              <w:pStyle w:val="KeinLeerraum"/>
              <w:contextualSpacing/>
              <w:jc w:val="center"/>
              <w:rPr>
                <w:noProof/>
                <w:sz w:val="18"/>
                <w:szCs w:val="18"/>
              </w:rPr>
            </w:pPr>
            <w:r w:rsidRPr="00DE4AB5">
              <w:t>0.20</w:t>
            </w:r>
          </w:p>
        </w:tc>
        <w:tc>
          <w:tcPr>
            <w:tcW w:w="1947" w:type="dxa"/>
            <w:gridSpan w:val="2"/>
            <w:tcBorders>
              <w:left w:val="single" w:color="auto" w:sz="4" w:space="0"/>
            </w:tcBorders>
            <w:noWrap/>
          </w:tcPr>
          <w:p w:rsidRPr="009534F3" w:rsidR="00995C31" w:rsidP="00995C31" w:rsidRDefault="00995C31" w14:paraId="71B4FD71" w14:textId="4095F226">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476BDD6C" w14:textId="2AA0D8D4">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101A5E5D" w14:textId="77065ED8">
            <w:pPr>
              <w:pStyle w:val="KeinLeerraum"/>
              <w:contextualSpacing/>
              <w:jc w:val="center"/>
              <w:rPr>
                <w:noProof/>
                <w:sz w:val="18"/>
                <w:szCs w:val="18"/>
              </w:rPr>
            </w:pPr>
            <w:r w:rsidRPr="00DE4AB5">
              <w:t>Married*</w:t>
            </w:r>
          </w:p>
        </w:tc>
        <w:tc>
          <w:tcPr>
            <w:tcW w:w="1110" w:type="dxa"/>
            <w:noWrap/>
          </w:tcPr>
          <w:p w:rsidRPr="009534F3" w:rsidR="00995C31" w:rsidP="00995C31" w:rsidRDefault="00995C31" w14:paraId="5EA2DF5D" w14:textId="7D9FE763">
            <w:pPr>
              <w:pStyle w:val="KeinLeerraum"/>
              <w:contextualSpacing/>
              <w:jc w:val="center"/>
              <w:rPr>
                <w:noProof/>
                <w:sz w:val="18"/>
                <w:szCs w:val="18"/>
              </w:rPr>
            </w:pPr>
            <w:r w:rsidRPr="00DE4AB5">
              <w:t>0.15</w:t>
            </w:r>
          </w:p>
        </w:tc>
      </w:tr>
      <w:tr w:rsidRPr="002A0CB6" w:rsidR="00995C31" w:rsidTr="00C654F5" w14:paraId="30D36464" w14:textId="77777777">
        <w:trPr>
          <w:trHeight w:val="290"/>
        </w:trPr>
        <w:tc>
          <w:tcPr>
            <w:tcW w:w="2141" w:type="dxa"/>
            <w:tcBorders>
              <w:right w:val="single" w:color="auto" w:sz="4" w:space="0"/>
            </w:tcBorders>
            <w:noWrap/>
            <w:hideMark/>
          </w:tcPr>
          <w:p w:rsidRPr="002A0CB6" w:rsidR="00995C31" w:rsidP="00995C31" w:rsidRDefault="00995C31" w14:paraId="5D5C0F39" w14:textId="1D7BD246">
            <w:pPr>
              <w:pStyle w:val="KeinLeerraum"/>
              <w:rPr>
                <w:noProof/>
                <w:sz w:val="18"/>
                <w:szCs w:val="18"/>
              </w:rPr>
            </w:pPr>
            <w:r w:rsidRPr="00DE4AB5">
              <w:t>DRC</w:t>
            </w:r>
          </w:p>
        </w:tc>
        <w:tc>
          <w:tcPr>
            <w:tcW w:w="1895" w:type="dxa"/>
            <w:tcBorders>
              <w:left w:val="single" w:color="auto" w:sz="4" w:space="0"/>
            </w:tcBorders>
            <w:noWrap/>
          </w:tcPr>
          <w:p w:rsidRPr="009534F3" w:rsidR="00995C31" w:rsidP="00995C31" w:rsidRDefault="00995C31" w14:paraId="2FC0EDBA" w14:textId="218AED21">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176CC141" w14:textId="4AB65A05">
            <w:pPr>
              <w:pStyle w:val="KeinLeerraum"/>
              <w:contextualSpacing/>
              <w:jc w:val="center"/>
              <w:rPr>
                <w:noProof/>
                <w:sz w:val="18"/>
                <w:szCs w:val="18"/>
              </w:rPr>
            </w:pPr>
            <w:r w:rsidRPr="00DE4AB5">
              <w:t>0.19</w:t>
            </w:r>
          </w:p>
        </w:tc>
        <w:tc>
          <w:tcPr>
            <w:tcW w:w="1876" w:type="dxa"/>
            <w:tcBorders>
              <w:left w:val="single" w:color="auto" w:sz="4" w:space="0"/>
            </w:tcBorders>
            <w:noWrap/>
          </w:tcPr>
          <w:p w:rsidRPr="009534F3" w:rsidR="00995C31" w:rsidP="00995C31" w:rsidRDefault="00995C31" w14:paraId="423E956F" w14:textId="652BA987">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75F78D5A" w14:textId="228AD584">
            <w:pPr>
              <w:pStyle w:val="KeinLeerraum"/>
              <w:contextualSpacing/>
              <w:jc w:val="center"/>
              <w:rPr>
                <w:noProof/>
                <w:sz w:val="18"/>
                <w:szCs w:val="18"/>
              </w:rPr>
            </w:pPr>
            <w:r w:rsidRPr="00DE4AB5">
              <w:t>0.18</w:t>
            </w:r>
          </w:p>
        </w:tc>
        <w:tc>
          <w:tcPr>
            <w:tcW w:w="1663" w:type="dxa"/>
            <w:gridSpan w:val="2"/>
            <w:tcBorders>
              <w:left w:val="single" w:color="auto" w:sz="4" w:space="0"/>
            </w:tcBorders>
            <w:noWrap/>
          </w:tcPr>
          <w:p w:rsidRPr="009534F3" w:rsidR="00995C31" w:rsidP="00995C31" w:rsidRDefault="00995C31" w14:paraId="34F6A138" w14:textId="533A24F1">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7493ADFE" w14:textId="60A49A31">
            <w:pPr>
              <w:pStyle w:val="KeinLeerraum"/>
              <w:contextualSpacing/>
              <w:jc w:val="center"/>
              <w:rPr>
                <w:noProof/>
                <w:sz w:val="18"/>
                <w:szCs w:val="18"/>
              </w:rPr>
            </w:pPr>
            <w:r w:rsidRPr="00DE4AB5">
              <w:t>0.13</w:t>
            </w:r>
          </w:p>
        </w:tc>
        <w:tc>
          <w:tcPr>
            <w:tcW w:w="1947" w:type="dxa"/>
            <w:gridSpan w:val="2"/>
            <w:tcBorders>
              <w:left w:val="single" w:color="auto" w:sz="4" w:space="0"/>
            </w:tcBorders>
            <w:noWrap/>
          </w:tcPr>
          <w:p w:rsidRPr="009534F3" w:rsidR="00995C31" w:rsidP="00995C31" w:rsidRDefault="00995C31" w14:paraId="6086E281" w14:textId="3D5F9FDF">
            <w:pPr>
              <w:pStyle w:val="KeinLeerraum"/>
              <w:contextualSpacing/>
              <w:jc w:val="center"/>
              <w:rPr>
                <w:noProof/>
                <w:sz w:val="18"/>
                <w:szCs w:val="18"/>
              </w:rPr>
            </w:pPr>
            <w:r w:rsidRPr="00DE4AB5">
              <w:t>Region Kasai occidental</w:t>
            </w:r>
          </w:p>
        </w:tc>
        <w:tc>
          <w:tcPr>
            <w:tcW w:w="1108" w:type="dxa"/>
            <w:tcBorders>
              <w:right w:val="single" w:color="auto" w:sz="4" w:space="0"/>
            </w:tcBorders>
            <w:noWrap/>
          </w:tcPr>
          <w:p w:rsidRPr="009534F3" w:rsidR="00995C31" w:rsidP="00995C31" w:rsidRDefault="00995C31" w14:paraId="31AC6B2C" w14:textId="42854820">
            <w:pPr>
              <w:pStyle w:val="KeinLeerraum"/>
              <w:contextualSpacing/>
              <w:jc w:val="center"/>
              <w:rPr>
                <w:noProof/>
                <w:sz w:val="18"/>
                <w:szCs w:val="18"/>
              </w:rPr>
            </w:pPr>
            <w:r w:rsidRPr="00DE4AB5">
              <w:t>0.12</w:t>
            </w:r>
          </w:p>
        </w:tc>
        <w:tc>
          <w:tcPr>
            <w:tcW w:w="1947" w:type="dxa"/>
            <w:gridSpan w:val="2"/>
            <w:tcBorders>
              <w:left w:val="single" w:color="auto" w:sz="4" w:space="0"/>
            </w:tcBorders>
            <w:noWrap/>
          </w:tcPr>
          <w:p w:rsidRPr="009534F3" w:rsidR="00995C31" w:rsidP="00995C31" w:rsidRDefault="00995C31" w14:paraId="3E983793" w14:textId="68FE1273">
            <w:pPr>
              <w:pStyle w:val="KeinLeerraum"/>
              <w:contextualSpacing/>
              <w:jc w:val="center"/>
              <w:rPr>
                <w:noProof/>
                <w:sz w:val="18"/>
                <w:szCs w:val="18"/>
              </w:rPr>
            </w:pPr>
            <w:r w:rsidRPr="00DE4AB5">
              <w:t>Tested HIV</w:t>
            </w:r>
          </w:p>
        </w:tc>
        <w:tc>
          <w:tcPr>
            <w:tcW w:w="1110" w:type="dxa"/>
            <w:noWrap/>
          </w:tcPr>
          <w:p w:rsidRPr="009534F3" w:rsidR="00995C31" w:rsidP="00995C31" w:rsidRDefault="00995C31" w14:paraId="7098CBE8" w14:textId="61A7CC03">
            <w:pPr>
              <w:pStyle w:val="KeinLeerraum"/>
              <w:contextualSpacing/>
              <w:jc w:val="center"/>
              <w:rPr>
                <w:noProof/>
                <w:sz w:val="18"/>
                <w:szCs w:val="18"/>
              </w:rPr>
            </w:pPr>
            <w:r w:rsidRPr="00DE4AB5">
              <w:t>0.09</w:t>
            </w:r>
          </w:p>
        </w:tc>
      </w:tr>
      <w:tr w:rsidRPr="002A0CB6" w:rsidR="00995C31" w:rsidTr="00C654F5" w14:paraId="1D63DC1E" w14:textId="77777777">
        <w:trPr>
          <w:trHeight w:val="290"/>
        </w:trPr>
        <w:tc>
          <w:tcPr>
            <w:tcW w:w="2141" w:type="dxa"/>
            <w:tcBorders>
              <w:right w:val="single" w:color="auto" w:sz="4" w:space="0"/>
            </w:tcBorders>
            <w:noWrap/>
            <w:hideMark/>
          </w:tcPr>
          <w:p w:rsidRPr="002A0CB6" w:rsidR="00995C31" w:rsidP="00995C31" w:rsidRDefault="00995C31" w14:paraId="38BF1364" w14:textId="2B26BE72">
            <w:pPr>
              <w:pStyle w:val="KeinLeerraum"/>
              <w:rPr>
                <w:noProof/>
                <w:sz w:val="18"/>
                <w:szCs w:val="18"/>
              </w:rPr>
            </w:pPr>
            <w:r w:rsidRPr="00DE4AB5">
              <w:t>Eswatini</w:t>
            </w:r>
          </w:p>
        </w:tc>
        <w:tc>
          <w:tcPr>
            <w:tcW w:w="1895" w:type="dxa"/>
            <w:tcBorders>
              <w:left w:val="single" w:color="auto" w:sz="4" w:space="0"/>
            </w:tcBorders>
            <w:noWrap/>
          </w:tcPr>
          <w:p w:rsidRPr="009534F3" w:rsidR="00995C31" w:rsidP="00995C31" w:rsidRDefault="00995C31" w14:paraId="1557AC9C" w14:textId="1FE8C0EA">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5F85A8DF" w14:textId="383E01A1">
            <w:pPr>
              <w:pStyle w:val="KeinLeerraum"/>
              <w:contextualSpacing/>
              <w:jc w:val="center"/>
              <w:rPr>
                <w:noProof/>
                <w:sz w:val="18"/>
                <w:szCs w:val="18"/>
              </w:rPr>
            </w:pPr>
            <w:r w:rsidRPr="00DE4AB5">
              <w:t>0.39</w:t>
            </w:r>
          </w:p>
        </w:tc>
        <w:tc>
          <w:tcPr>
            <w:tcW w:w="1876" w:type="dxa"/>
            <w:tcBorders>
              <w:left w:val="single" w:color="auto" w:sz="4" w:space="0"/>
            </w:tcBorders>
            <w:noWrap/>
          </w:tcPr>
          <w:p w:rsidRPr="009534F3" w:rsidR="00995C31" w:rsidP="00995C31" w:rsidRDefault="00995C31" w14:paraId="25AC68CD" w14:textId="23EA795C">
            <w:pPr>
              <w:pStyle w:val="KeinLeerraum"/>
              <w:contextualSpacing/>
              <w:jc w:val="center"/>
              <w:rPr>
                <w:noProof/>
                <w:sz w:val="18"/>
                <w:szCs w:val="18"/>
              </w:rPr>
            </w:pPr>
            <w:r w:rsidRPr="00DE4AB5">
              <w:t>Region Manzini</w:t>
            </w:r>
          </w:p>
        </w:tc>
        <w:tc>
          <w:tcPr>
            <w:tcW w:w="1108" w:type="dxa"/>
            <w:tcBorders>
              <w:right w:val="single" w:color="auto" w:sz="4" w:space="0"/>
            </w:tcBorders>
            <w:noWrap/>
          </w:tcPr>
          <w:p w:rsidRPr="009534F3" w:rsidR="00995C31" w:rsidP="00995C31" w:rsidRDefault="00995C31" w14:paraId="623D48A0" w14:textId="7C615FA6">
            <w:pPr>
              <w:pStyle w:val="KeinLeerraum"/>
              <w:contextualSpacing/>
              <w:jc w:val="center"/>
              <w:rPr>
                <w:noProof/>
                <w:sz w:val="18"/>
                <w:szCs w:val="18"/>
              </w:rPr>
            </w:pPr>
            <w:r w:rsidRPr="00DE4AB5">
              <w:t>0.21</w:t>
            </w:r>
          </w:p>
        </w:tc>
        <w:tc>
          <w:tcPr>
            <w:tcW w:w="1663" w:type="dxa"/>
            <w:gridSpan w:val="2"/>
            <w:tcBorders>
              <w:left w:val="single" w:color="auto" w:sz="4" w:space="0"/>
            </w:tcBorders>
            <w:noWrap/>
          </w:tcPr>
          <w:p w:rsidRPr="009534F3" w:rsidR="00995C31" w:rsidP="00995C31" w:rsidRDefault="00995C31" w14:paraId="64181F41" w14:textId="01BF5ABD">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0C73E77E" w14:textId="5AFD0358">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55848F4F" w14:textId="4C1FDC7D">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597AAEED" w14:textId="148A8103">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5295A325" w14:textId="02FFA98F">
            <w:pPr>
              <w:pStyle w:val="KeinLeerraum"/>
              <w:contextualSpacing/>
              <w:jc w:val="center"/>
              <w:rPr>
                <w:noProof/>
                <w:sz w:val="18"/>
                <w:szCs w:val="18"/>
              </w:rPr>
            </w:pPr>
            <w:proofErr w:type="spellStart"/>
            <w:r w:rsidRPr="00DE4AB5">
              <w:t>Bmi</w:t>
            </w:r>
            <w:proofErr w:type="spellEnd"/>
          </w:p>
        </w:tc>
        <w:tc>
          <w:tcPr>
            <w:tcW w:w="1110" w:type="dxa"/>
            <w:noWrap/>
          </w:tcPr>
          <w:p w:rsidRPr="009534F3" w:rsidR="00995C31" w:rsidP="00995C31" w:rsidRDefault="00995C31" w14:paraId="51A0B59B" w14:textId="39BE8BB4">
            <w:pPr>
              <w:pStyle w:val="KeinLeerraum"/>
              <w:contextualSpacing/>
              <w:jc w:val="center"/>
              <w:rPr>
                <w:noProof/>
                <w:sz w:val="18"/>
                <w:szCs w:val="18"/>
              </w:rPr>
            </w:pPr>
            <w:r w:rsidRPr="00DE4AB5">
              <w:t>0.14</w:t>
            </w:r>
          </w:p>
        </w:tc>
      </w:tr>
      <w:tr w:rsidRPr="002A0CB6" w:rsidR="00995C31" w:rsidTr="00C654F5" w14:paraId="5999C3DE" w14:textId="77777777">
        <w:trPr>
          <w:trHeight w:val="290"/>
        </w:trPr>
        <w:tc>
          <w:tcPr>
            <w:tcW w:w="2141" w:type="dxa"/>
            <w:tcBorders>
              <w:right w:val="single" w:color="auto" w:sz="4" w:space="0"/>
            </w:tcBorders>
            <w:noWrap/>
            <w:hideMark/>
          </w:tcPr>
          <w:p w:rsidRPr="002A0CB6" w:rsidR="00995C31" w:rsidP="00995C31" w:rsidRDefault="00995C31" w14:paraId="1B003874" w14:textId="1805AB09">
            <w:pPr>
              <w:pStyle w:val="KeinLeerraum"/>
              <w:rPr>
                <w:noProof/>
                <w:sz w:val="18"/>
                <w:szCs w:val="18"/>
              </w:rPr>
            </w:pPr>
            <w:r w:rsidRPr="00DE4AB5">
              <w:t>Ethiopia</w:t>
            </w:r>
          </w:p>
        </w:tc>
        <w:tc>
          <w:tcPr>
            <w:tcW w:w="1895" w:type="dxa"/>
            <w:tcBorders>
              <w:left w:val="single" w:color="auto" w:sz="4" w:space="0"/>
            </w:tcBorders>
            <w:noWrap/>
          </w:tcPr>
          <w:p w:rsidRPr="009534F3" w:rsidR="00995C31" w:rsidP="00995C31" w:rsidRDefault="00995C31" w14:paraId="72826D8A" w14:textId="24F1F93E">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10B13834" w14:textId="27190FF0">
            <w:pPr>
              <w:pStyle w:val="KeinLeerraum"/>
              <w:contextualSpacing/>
              <w:jc w:val="center"/>
              <w:rPr>
                <w:noProof/>
                <w:sz w:val="18"/>
                <w:szCs w:val="18"/>
              </w:rPr>
            </w:pPr>
            <w:r w:rsidRPr="00DE4AB5">
              <w:t>0.35</w:t>
            </w:r>
          </w:p>
        </w:tc>
        <w:tc>
          <w:tcPr>
            <w:tcW w:w="1876" w:type="dxa"/>
            <w:tcBorders>
              <w:left w:val="single" w:color="auto" w:sz="4" w:space="0"/>
            </w:tcBorders>
            <w:noWrap/>
          </w:tcPr>
          <w:p w:rsidRPr="009534F3" w:rsidR="00995C31" w:rsidP="00995C31" w:rsidRDefault="00995C31" w14:paraId="79C5DA1C" w14:textId="19B00A58">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364D5F5B" w14:textId="67520FBC">
            <w:pPr>
              <w:pStyle w:val="KeinLeerraum"/>
              <w:contextualSpacing/>
              <w:jc w:val="center"/>
              <w:rPr>
                <w:noProof/>
                <w:sz w:val="18"/>
                <w:szCs w:val="18"/>
              </w:rPr>
            </w:pPr>
            <w:r w:rsidRPr="00DE4AB5">
              <w:t>0.28</w:t>
            </w:r>
          </w:p>
        </w:tc>
        <w:tc>
          <w:tcPr>
            <w:tcW w:w="1663" w:type="dxa"/>
            <w:gridSpan w:val="2"/>
            <w:tcBorders>
              <w:left w:val="single" w:color="auto" w:sz="4" w:space="0"/>
            </w:tcBorders>
            <w:noWrap/>
          </w:tcPr>
          <w:p w:rsidRPr="009534F3" w:rsidR="00995C31" w:rsidP="00995C31" w:rsidRDefault="00995C31" w14:paraId="514FF136" w14:textId="7815A616">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02E58594" w14:textId="79C9C26D">
            <w:pPr>
              <w:pStyle w:val="KeinLeerraum"/>
              <w:contextualSpacing/>
              <w:jc w:val="center"/>
              <w:rPr>
                <w:noProof/>
                <w:sz w:val="18"/>
                <w:szCs w:val="18"/>
              </w:rPr>
            </w:pPr>
            <w:r w:rsidRPr="00DE4AB5">
              <w:t>0.19</w:t>
            </w:r>
          </w:p>
        </w:tc>
        <w:tc>
          <w:tcPr>
            <w:tcW w:w="1947" w:type="dxa"/>
            <w:gridSpan w:val="2"/>
            <w:tcBorders>
              <w:left w:val="single" w:color="auto" w:sz="4" w:space="0"/>
            </w:tcBorders>
            <w:noWrap/>
          </w:tcPr>
          <w:p w:rsidRPr="009534F3" w:rsidR="00995C31" w:rsidP="00995C31" w:rsidRDefault="00995C31" w14:paraId="3A4233E4" w14:textId="1ECA579B">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18CD835B" w14:textId="44FAF321">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1F34F627" w14:textId="5254683E">
            <w:pPr>
              <w:pStyle w:val="KeinLeerraum"/>
              <w:contextualSpacing/>
              <w:jc w:val="center"/>
              <w:rPr>
                <w:noProof/>
                <w:sz w:val="18"/>
                <w:szCs w:val="18"/>
              </w:rPr>
            </w:pPr>
            <w:r w:rsidRPr="00DE4AB5">
              <w:t>Heard family planning</w:t>
            </w:r>
          </w:p>
        </w:tc>
        <w:tc>
          <w:tcPr>
            <w:tcW w:w="1110" w:type="dxa"/>
            <w:noWrap/>
          </w:tcPr>
          <w:p w:rsidRPr="009534F3" w:rsidR="00995C31" w:rsidP="00995C31" w:rsidRDefault="00995C31" w14:paraId="4DD40392" w14:textId="4C7C7010">
            <w:pPr>
              <w:pStyle w:val="KeinLeerraum"/>
              <w:contextualSpacing/>
              <w:jc w:val="center"/>
              <w:rPr>
                <w:noProof/>
                <w:sz w:val="18"/>
                <w:szCs w:val="18"/>
              </w:rPr>
            </w:pPr>
            <w:r w:rsidRPr="00DE4AB5">
              <w:t>0.14</w:t>
            </w:r>
          </w:p>
        </w:tc>
      </w:tr>
      <w:tr w:rsidRPr="002A0CB6" w:rsidR="00995C31" w:rsidTr="00C654F5" w14:paraId="20C7252E" w14:textId="77777777">
        <w:trPr>
          <w:trHeight w:val="290"/>
        </w:trPr>
        <w:tc>
          <w:tcPr>
            <w:tcW w:w="2141" w:type="dxa"/>
            <w:tcBorders>
              <w:right w:val="single" w:color="auto" w:sz="4" w:space="0"/>
            </w:tcBorders>
            <w:noWrap/>
            <w:hideMark/>
          </w:tcPr>
          <w:p w:rsidRPr="002A0CB6" w:rsidR="00995C31" w:rsidP="00995C31" w:rsidRDefault="00995C31" w14:paraId="7AFBEE97" w14:textId="310E7897">
            <w:pPr>
              <w:pStyle w:val="KeinLeerraum"/>
              <w:rPr>
                <w:noProof/>
                <w:sz w:val="18"/>
                <w:szCs w:val="18"/>
              </w:rPr>
            </w:pPr>
            <w:r w:rsidRPr="00DE4AB5">
              <w:t>Ghana</w:t>
            </w:r>
          </w:p>
        </w:tc>
        <w:tc>
          <w:tcPr>
            <w:tcW w:w="1895" w:type="dxa"/>
            <w:tcBorders>
              <w:left w:val="single" w:color="auto" w:sz="4" w:space="0"/>
            </w:tcBorders>
            <w:noWrap/>
          </w:tcPr>
          <w:p w:rsidRPr="009534F3" w:rsidR="00995C31" w:rsidP="00995C31" w:rsidRDefault="00995C31" w14:paraId="2DFD19FB" w14:textId="72B9CF43">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61DA873A" w14:textId="0CCD5C0C">
            <w:pPr>
              <w:pStyle w:val="KeinLeerraum"/>
              <w:contextualSpacing/>
              <w:jc w:val="center"/>
              <w:rPr>
                <w:noProof/>
                <w:sz w:val="18"/>
                <w:szCs w:val="18"/>
              </w:rPr>
            </w:pPr>
            <w:r w:rsidRPr="00DE4AB5">
              <w:t>0.43</w:t>
            </w:r>
          </w:p>
        </w:tc>
        <w:tc>
          <w:tcPr>
            <w:tcW w:w="1876" w:type="dxa"/>
            <w:tcBorders>
              <w:left w:val="single" w:color="auto" w:sz="4" w:space="0"/>
            </w:tcBorders>
            <w:noWrap/>
          </w:tcPr>
          <w:p w:rsidRPr="009534F3" w:rsidR="00995C31" w:rsidP="00995C31" w:rsidRDefault="00995C31" w14:paraId="17829C22" w14:textId="65F850F4">
            <w:pPr>
              <w:pStyle w:val="KeinLeerraum"/>
              <w:contextualSpacing/>
              <w:jc w:val="center"/>
              <w:rPr>
                <w:noProof/>
                <w:sz w:val="18"/>
                <w:szCs w:val="18"/>
              </w:rPr>
            </w:pPr>
            <w:r w:rsidRPr="00DE4AB5">
              <w:t>Insurance</w:t>
            </w:r>
          </w:p>
        </w:tc>
        <w:tc>
          <w:tcPr>
            <w:tcW w:w="1108" w:type="dxa"/>
            <w:tcBorders>
              <w:right w:val="single" w:color="auto" w:sz="4" w:space="0"/>
            </w:tcBorders>
            <w:noWrap/>
          </w:tcPr>
          <w:p w:rsidRPr="009534F3" w:rsidR="00995C31" w:rsidP="00995C31" w:rsidRDefault="00995C31" w14:paraId="08AC7296" w14:textId="67A15227">
            <w:pPr>
              <w:pStyle w:val="KeinLeerraum"/>
              <w:contextualSpacing/>
              <w:jc w:val="center"/>
              <w:rPr>
                <w:noProof/>
                <w:sz w:val="18"/>
                <w:szCs w:val="18"/>
              </w:rPr>
            </w:pPr>
            <w:r w:rsidRPr="00DE4AB5">
              <w:t>0.29</w:t>
            </w:r>
          </w:p>
        </w:tc>
        <w:tc>
          <w:tcPr>
            <w:tcW w:w="1663" w:type="dxa"/>
            <w:gridSpan w:val="2"/>
            <w:tcBorders>
              <w:left w:val="single" w:color="auto" w:sz="4" w:space="0"/>
            </w:tcBorders>
            <w:noWrap/>
          </w:tcPr>
          <w:p w:rsidRPr="009534F3" w:rsidR="00995C31" w:rsidP="00995C31" w:rsidRDefault="00995C31" w14:paraId="5AB49ABD" w14:textId="5DD8D17E">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5DA131FB" w14:textId="5F0FBD03">
            <w:pPr>
              <w:pStyle w:val="KeinLeerraum"/>
              <w:contextualSpacing/>
              <w:jc w:val="center"/>
              <w:rPr>
                <w:noProof/>
                <w:sz w:val="18"/>
                <w:szCs w:val="18"/>
              </w:rPr>
            </w:pPr>
            <w:r w:rsidRPr="00DE4AB5">
              <w:t>0.22</w:t>
            </w:r>
          </w:p>
        </w:tc>
        <w:tc>
          <w:tcPr>
            <w:tcW w:w="1947" w:type="dxa"/>
            <w:gridSpan w:val="2"/>
            <w:tcBorders>
              <w:left w:val="single" w:color="auto" w:sz="4" w:space="0"/>
            </w:tcBorders>
            <w:noWrap/>
          </w:tcPr>
          <w:p w:rsidRPr="009534F3" w:rsidR="00995C31" w:rsidP="00995C31" w:rsidRDefault="00995C31" w14:paraId="0C07448D" w14:textId="2F25A6A2">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0DDD8AF3" w14:textId="20767C88">
            <w:pPr>
              <w:pStyle w:val="KeinLeerraum"/>
              <w:contextualSpacing/>
              <w:jc w:val="center"/>
              <w:rPr>
                <w:noProof/>
                <w:sz w:val="18"/>
                <w:szCs w:val="18"/>
              </w:rPr>
            </w:pPr>
            <w:r w:rsidRPr="00DE4AB5">
              <w:t>0.19</w:t>
            </w:r>
          </w:p>
        </w:tc>
        <w:tc>
          <w:tcPr>
            <w:tcW w:w="1947" w:type="dxa"/>
            <w:gridSpan w:val="2"/>
            <w:tcBorders>
              <w:left w:val="single" w:color="auto" w:sz="4" w:space="0"/>
            </w:tcBorders>
            <w:noWrap/>
          </w:tcPr>
          <w:p w:rsidRPr="009534F3" w:rsidR="00995C31" w:rsidP="00995C31" w:rsidRDefault="00995C31" w14:paraId="072848D3" w14:textId="5D89E40F">
            <w:pPr>
              <w:pStyle w:val="KeinLeerraum"/>
              <w:contextualSpacing/>
              <w:jc w:val="center"/>
              <w:rPr>
                <w:noProof/>
                <w:sz w:val="18"/>
                <w:szCs w:val="18"/>
              </w:rPr>
            </w:pPr>
            <w:r w:rsidRPr="00DE4AB5">
              <w:t>Pregnant</w:t>
            </w:r>
          </w:p>
        </w:tc>
        <w:tc>
          <w:tcPr>
            <w:tcW w:w="1110" w:type="dxa"/>
            <w:noWrap/>
          </w:tcPr>
          <w:p w:rsidRPr="009534F3" w:rsidR="00995C31" w:rsidP="00995C31" w:rsidRDefault="00995C31" w14:paraId="2F7E7123" w14:textId="0BCA548E">
            <w:pPr>
              <w:pStyle w:val="KeinLeerraum"/>
              <w:contextualSpacing/>
              <w:jc w:val="center"/>
              <w:rPr>
                <w:noProof/>
                <w:sz w:val="18"/>
                <w:szCs w:val="18"/>
              </w:rPr>
            </w:pPr>
            <w:r w:rsidRPr="00DE4AB5">
              <w:t>0.13</w:t>
            </w:r>
          </w:p>
        </w:tc>
      </w:tr>
      <w:tr w:rsidRPr="002A0CB6" w:rsidR="00995C31" w:rsidTr="00C654F5" w14:paraId="40E3FF6E" w14:textId="77777777">
        <w:trPr>
          <w:trHeight w:val="290"/>
        </w:trPr>
        <w:tc>
          <w:tcPr>
            <w:tcW w:w="2141" w:type="dxa"/>
            <w:tcBorders>
              <w:right w:val="single" w:color="auto" w:sz="4" w:space="0"/>
            </w:tcBorders>
            <w:noWrap/>
            <w:hideMark/>
          </w:tcPr>
          <w:p w:rsidRPr="002A0CB6" w:rsidR="00995C31" w:rsidP="00995C31" w:rsidRDefault="00995C31" w14:paraId="12EA2AE8" w14:textId="4D44B49C">
            <w:pPr>
              <w:pStyle w:val="KeinLeerraum"/>
              <w:rPr>
                <w:noProof/>
                <w:sz w:val="18"/>
                <w:szCs w:val="18"/>
              </w:rPr>
            </w:pPr>
            <w:r w:rsidRPr="00DE4AB5">
              <w:t>Guinea</w:t>
            </w:r>
          </w:p>
        </w:tc>
        <w:tc>
          <w:tcPr>
            <w:tcW w:w="1895" w:type="dxa"/>
            <w:tcBorders>
              <w:left w:val="single" w:color="auto" w:sz="4" w:space="0"/>
            </w:tcBorders>
            <w:noWrap/>
          </w:tcPr>
          <w:p w:rsidRPr="009534F3" w:rsidR="00995C31" w:rsidP="00995C31" w:rsidRDefault="00995C31" w14:paraId="3C7CCDEA" w14:textId="05EEEDF5">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1AF4565D" w14:textId="33628BB8">
            <w:pPr>
              <w:pStyle w:val="KeinLeerraum"/>
              <w:contextualSpacing/>
              <w:jc w:val="center"/>
              <w:rPr>
                <w:noProof/>
                <w:sz w:val="18"/>
                <w:szCs w:val="18"/>
              </w:rPr>
            </w:pPr>
            <w:r w:rsidRPr="00DE4AB5">
              <w:t>0.33</w:t>
            </w:r>
          </w:p>
        </w:tc>
        <w:tc>
          <w:tcPr>
            <w:tcW w:w="1876" w:type="dxa"/>
            <w:tcBorders>
              <w:left w:val="single" w:color="auto" w:sz="4" w:space="0"/>
            </w:tcBorders>
            <w:noWrap/>
          </w:tcPr>
          <w:p w:rsidRPr="009534F3" w:rsidR="00995C31" w:rsidP="00995C31" w:rsidRDefault="00995C31" w14:paraId="2AA1E4C9" w14:textId="42F41740">
            <w:pPr>
              <w:pStyle w:val="KeinLeerraum"/>
              <w:contextualSpacing/>
              <w:jc w:val="center"/>
              <w:rPr>
                <w:noProof/>
                <w:sz w:val="18"/>
                <w:szCs w:val="18"/>
              </w:rPr>
            </w:pPr>
            <w:r w:rsidRPr="00DE4AB5">
              <w:t xml:space="preserve">Knows </w:t>
            </w:r>
            <w:proofErr w:type="spellStart"/>
            <w:r w:rsidRPr="00DE4AB5">
              <w:t>mordern</w:t>
            </w:r>
            <w:proofErr w:type="spellEnd"/>
            <w:r w:rsidRPr="00DE4AB5">
              <w:t xml:space="preserve"> method</w:t>
            </w:r>
          </w:p>
        </w:tc>
        <w:tc>
          <w:tcPr>
            <w:tcW w:w="1108" w:type="dxa"/>
            <w:tcBorders>
              <w:right w:val="single" w:color="auto" w:sz="4" w:space="0"/>
            </w:tcBorders>
            <w:noWrap/>
          </w:tcPr>
          <w:p w:rsidRPr="009534F3" w:rsidR="00995C31" w:rsidP="00995C31" w:rsidRDefault="00995C31" w14:paraId="1FD2B2F0" w14:textId="38C08775">
            <w:pPr>
              <w:pStyle w:val="KeinLeerraum"/>
              <w:contextualSpacing/>
              <w:jc w:val="center"/>
              <w:rPr>
                <w:noProof/>
                <w:sz w:val="18"/>
                <w:szCs w:val="18"/>
              </w:rPr>
            </w:pPr>
            <w:r w:rsidRPr="00DE4AB5">
              <w:t>0.31</w:t>
            </w:r>
          </w:p>
        </w:tc>
        <w:tc>
          <w:tcPr>
            <w:tcW w:w="1663" w:type="dxa"/>
            <w:gridSpan w:val="2"/>
            <w:tcBorders>
              <w:left w:val="single" w:color="auto" w:sz="4" w:space="0"/>
            </w:tcBorders>
            <w:noWrap/>
          </w:tcPr>
          <w:p w:rsidRPr="009534F3" w:rsidR="00995C31" w:rsidP="00995C31" w:rsidRDefault="00995C31" w14:paraId="71275256" w14:textId="6117B693">
            <w:pPr>
              <w:pStyle w:val="KeinLeerraum"/>
              <w:contextualSpacing/>
              <w:jc w:val="center"/>
              <w:rPr>
                <w:noProof/>
                <w:sz w:val="18"/>
                <w:szCs w:val="18"/>
              </w:rPr>
            </w:pPr>
            <w:r w:rsidRPr="00DE4AB5">
              <w:t>Region Kankan</w:t>
            </w:r>
          </w:p>
        </w:tc>
        <w:tc>
          <w:tcPr>
            <w:tcW w:w="1108" w:type="dxa"/>
            <w:tcBorders>
              <w:right w:val="single" w:color="auto" w:sz="4" w:space="0"/>
            </w:tcBorders>
            <w:noWrap/>
          </w:tcPr>
          <w:p w:rsidRPr="009534F3" w:rsidR="00995C31" w:rsidP="00995C31" w:rsidRDefault="00995C31" w14:paraId="0C8EB371" w14:textId="2C3D7286">
            <w:pPr>
              <w:pStyle w:val="KeinLeerraum"/>
              <w:contextualSpacing/>
              <w:jc w:val="center"/>
              <w:rPr>
                <w:noProof/>
                <w:sz w:val="18"/>
                <w:szCs w:val="18"/>
              </w:rPr>
            </w:pPr>
            <w:r w:rsidRPr="00DE4AB5">
              <w:t>0.19</w:t>
            </w:r>
          </w:p>
        </w:tc>
        <w:tc>
          <w:tcPr>
            <w:tcW w:w="1947" w:type="dxa"/>
            <w:gridSpan w:val="2"/>
            <w:tcBorders>
              <w:left w:val="single" w:color="auto" w:sz="4" w:space="0"/>
            </w:tcBorders>
            <w:noWrap/>
          </w:tcPr>
          <w:p w:rsidRPr="009534F3" w:rsidR="00995C31" w:rsidP="00995C31" w:rsidRDefault="00995C31" w14:paraId="5986B5D0" w14:textId="7DBA5BAE">
            <w:pPr>
              <w:pStyle w:val="KeinLeerraum"/>
              <w:contextualSpacing/>
              <w:jc w:val="center"/>
              <w:rPr>
                <w:noProof/>
                <w:sz w:val="18"/>
                <w:szCs w:val="18"/>
              </w:rPr>
            </w:pPr>
            <w:r w:rsidRPr="00DE4AB5">
              <w:t xml:space="preserve">Heard </w:t>
            </w:r>
            <w:proofErr w:type="spellStart"/>
            <w:r w:rsidRPr="00DE4AB5">
              <w:t>sti</w:t>
            </w:r>
            <w:proofErr w:type="spellEnd"/>
          </w:p>
        </w:tc>
        <w:tc>
          <w:tcPr>
            <w:tcW w:w="1108" w:type="dxa"/>
            <w:tcBorders>
              <w:right w:val="single" w:color="auto" w:sz="4" w:space="0"/>
            </w:tcBorders>
            <w:noWrap/>
          </w:tcPr>
          <w:p w:rsidRPr="009534F3" w:rsidR="00995C31" w:rsidP="00995C31" w:rsidRDefault="00995C31" w14:paraId="1FF9DC82" w14:textId="748A664E">
            <w:pPr>
              <w:pStyle w:val="KeinLeerraum"/>
              <w:contextualSpacing/>
              <w:jc w:val="center"/>
              <w:rPr>
                <w:noProof/>
                <w:sz w:val="18"/>
                <w:szCs w:val="18"/>
              </w:rPr>
            </w:pPr>
            <w:r w:rsidRPr="00DE4AB5">
              <w:t>0.17</w:t>
            </w:r>
          </w:p>
        </w:tc>
        <w:tc>
          <w:tcPr>
            <w:tcW w:w="1947" w:type="dxa"/>
            <w:gridSpan w:val="2"/>
            <w:tcBorders>
              <w:left w:val="single" w:color="auto" w:sz="4" w:space="0"/>
            </w:tcBorders>
            <w:noWrap/>
          </w:tcPr>
          <w:p w:rsidRPr="009534F3" w:rsidR="00995C31" w:rsidP="00995C31" w:rsidRDefault="00995C31" w14:paraId="4F8D28F0" w14:textId="6611BBCA">
            <w:pPr>
              <w:pStyle w:val="KeinLeerraum"/>
              <w:contextualSpacing/>
              <w:jc w:val="center"/>
              <w:rPr>
                <w:noProof/>
                <w:sz w:val="18"/>
                <w:szCs w:val="18"/>
              </w:rPr>
            </w:pPr>
            <w:r w:rsidRPr="00DE4AB5">
              <w:t>Pregnant</w:t>
            </w:r>
          </w:p>
        </w:tc>
        <w:tc>
          <w:tcPr>
            <w:tcW w:w="1110" w:type="dxa"/>
            <w:noWrap/>
          </w:tcPr>
          <w:p w:rsidRPr="009534F3" w:rsidR="00995C31" w:rsidP="00995C31" w:rsidRDefault="00995C31" w14:paraId="7568647D" w14:textId="24E37DE0">
            <w:pPr>
              <w:pStyle w:val="KeinLeerraum"/>
              <w:contextualSpacing/>
              <w:jc w:val="center"/>
              <w:rPr>
                <w:noProof/>
                <w:sz w:val="18"/>
                <w:szCs w:val="18"/>
              </w:rPr>
            </w:pPr>
            <w:r w:rsidRPr="00DE4AB5">
              <w:t>0.17</w:t>
            </w:r>
          </w:p>
        </w:tc>
      </w:tr>
      <w:tr w:rsidRPr="002A0CB6" w:rsidR="00995C31" w:rsidTr="00C654F5" w14:paraId="34937AF5" w14:textId="77777777">
        <w:trPr>
          <w:trHeight w:val="290"/>
        </w:trPr>
        <w:tc>
          <w:tcPr>
            <w:tcW w:w="2141" w:type="dxa"/>
            <w:tcBorders>
              <w:right w:val="single" w:color="auto" w:sz="4" w:space="0"/>
            </w:tcBorders>
            <w:noWrap/>
            <w:hideMark/>
          </w:tcPr>
          <w:p w:rsidRPr="002A0CB6" w:rsidR="00995C31" w:rsidP="00995C31" w:rsidRDefault="00995C31" w14:paraId="05CAE7B8" w14:textId="08223D0A">
            <w:pPr>
              <w:pStyle w:val="KeinLeerraum"/>
              <w:rPr>
                <w:noProof/>
                <w:sz w:val="18"/>
                <w:szCs w:val="18"/>
              </w:rPr>
            </w:pPr>
            <w:r w:rsidRPr="00DE4AB5">
              <w:t>Kenya</w:t>
            </w:r>
          </w:p>
        </w:tc>
        <w:tc>
          <w:tcPr>
            <w:tcW w:w="1895" w:type="dxa"/>
            <w:tcBorders>
              <w:left w:val="single" w:color="auto" w:sz="4" w:space="0"/>
            </w:tcBorders>
            <w:noWrap/>
          </w:tcPr>
          <w:p w:rsidRPr="009534F3" w:rsidR="00995C31" w:rsidP="00995C31" w:rsidRDefault="00995C31" w14:paraId="54283FA1" w14:textId="39CD17CA">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271DEFC3" w14:textId="55672DDC">
            <w:pPr>
              <w:pStyle w:val="KeinLeerraum"/>
              <w:contextualSpacing/>
              <w:jc w:val="center"/>
              <w:rPr>
                <w:noProof/>
                <w:sz w:val="18"/>
                <w:szCs w:val="18"/>
              </w:rPr>
            </w:pPr>
            <w:r w:rsidRPr="00DE4AB5">
              <w:t>0.23</w:t>
            </w:r>
          </w:p>
        </w:tc>
        <w:tc>
          <w:tcPr>
            <w:tcW w:w="1876" w:type="dxa"/>
            <w:tcBorders>
              <w:left w:val="single" w:color="auto" w:sz="4" w:space="0"/>
            </w:tcBorders>
            <w:noWrap/>
          </w:tcPr>
          <w:p w:rsidRPr="009534F3" w:rsidR="00995C31" w:rsidP="00995C31" w:rsidRDefault="00995C31" w14:paraId="4283D160" w14:textId="18466787">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560418EE" w14:textId="3D440367">
            <w:pPr>
              <w:pStyle w:val="KeinLeerraum"/>
              <w:contextualSpacing/>
              <w:jc w:val="center"/>
              <w:rPr>
                <w:noProof/>
                <w:sz w:val="18"/>
                <w:szCs w:val="18"/>
              </w:rPr>
            </w:pPr>
            <w:r w:rsidRPr="00DE4AB5">
              <w:t>0.20</w:t>
            </w:r>
          </w:p>
        </w:tc>
        <w:tc>
          <w:tcPr>
            <w:tcW w:w="1663" w:type="dxa"/>
            <w:gridSpan w:val="2"/>
            <w:tcBorders>
              <w:left w:val="single" w:color="auto" w:sz="4" w:space="0"/>
            </w:tcBorders>
            <w:noWrap/>
          </w:tcPr>
          <w:p w:rsidRPr="009534F3" w:rsidR="00995C31" w:rsidP="00995C31" w:rsidRDefault="00995C31" w14:paraId="763D401E" w14:textId="313E7EC6">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26D1C10D" w14:textId="194C0C6A">
            <w:pPr>
              <w:pStyle w:val="KeinLeerraum"/>
              <w:contextualSpacing/>
              <w:jc w:val="center"/>
              <w:rPr>
                <w:noProof/>
                <w:sz w:val="18"/>
                <w:szCs w:val="18"/>
              </w:rPr>
            </w:pPr>
            <w:r w:rsidRPr="00DE4AB5">
              <w:t>0.15</w:t>
            </w:r>
          </w:p>
        </w:tc>
        <w:tc>
          <w:tcPr>
            <w:tcW w:w="1947" w:type="dxa"/>
            <w:gridSpan w:val="2"/>
            <w:tcBorders>
              <w:left w:val="single" w:color="auto" w:sz="4" w:space="0"/>
            </w:tcBorders>
            <w:noWrap/>
          </w:tcPr>
          <w:p w:rsidRPr="009534F3" w:rsidR="00995C31" w:rsidP="00995C31" w:rsidRDefault="00995C31" w14:paraId="57E7D6D4" w14:textId="27416DDC">
            <w:pPr>
              <w:pStyle w:val="KeinLeerraum"/>
              <w:contextualSpacing/>
              <w:jc w:val="center"/>
              <w:rPr>
                <w:noProof/>
                <w:sz w:val="18"/>
                <w:szCs w:val="18"/>
              </w:rPr>
            </w:pPr>
            <w:r w:rsidRPr="00DE4AB5">
              <w:t>Contraceptive requires HF access</w:t>
            </w:r>
          </w:p>
        </w:tc>
        <w:tc>
          <w:tcPr>
            <w:tcW w:w="1108" w:type="dxa"/>
            <w:tcBorders>
              <w:right w:val="single" w:color="auto" w:sz="4" w:space="0"/>
            </w:tcBorders>
            <w:noWrap/>
          </w:tcPr>
          <w:p w:rsidRPr="009534F3" w:rsidR="00995C31" w:rsidP="00995C31" w:rsidRDefault="00995C31" w14:paraId="74296B50" w14:textId="38B2A346">
            <w:pPr>
              <w:pStyle w:val="KeinLeerraum"/>
              <w:contextualSpacing/>
              <w:jc w:val="center"/>
              <w:rPr>
                <w:noProof/>
                <w:sz w:val="18"/>
                <w:szCs w:val="18"/>
              </w:rPr>
            </w:pPr>
            <w:r w:rsidRPr="00DE4AB5">
              <w:t>0.11</w:t>
            </w:r>
          </w:p>
        </w:tc>
        <w:tc>
          <w:tcPr>
            <w:tcW w:w="1947" w:type="dxa"/>
            <w:gridSpan w:val="2"/>
            <w:tcBorders>
              <w:left w:val="single" w:color="auto" w:sz="4" w:space="0"/>
            </w:tcBorders>
            <w:noWrap/>
          </w:tcPr>
          <w:p w:rsidRPr="009534F3" w:rsidR="00995C31" w:rsidP="00995C31" w:rsidRDefault="00995C31" w14:paraId="7406D645" w14:textId="6C7985B8">
            <w:pPr>
              <w:pStyle w:val="KeinLeerraum"/>
              <w:contextualSpacing/>
              <w:jc w:val="center"/>
              <w:rPr>
                <w:noProof/>
                <w:sz w:val="18"/>
                <w:szCs w:val="18"/>
              </w:rPr>
            </w:pPr>
            <w:r w:rsidRPr="00DE4AB5">
              <w:t>Ideal nr children</w:t>
            </w:r>
          </w:p>
        </w:tc>
        <w:tc>
          <w:tcPr>
            <w:tcW w:w="1110" w:type="dxa"/>
            <w:noWrap/>
          </w:tcPr>
          <w:p w:rsidRPr="009534F3" w:rsidR="00995C31" w:rsidP="00995C31" w:rsidRDefault="00995C31" w14:paraId="4556F8CC" w14:textId="1B020013">
            <w:pPr>
              <w:pStyle w:val="KeinLeerraum"/>
              <w:contextualSpacing/>
              <w:jc w:val="center"/>
              <w:rPr>
                <w:noProof/>
                <w:sz w:val="18"/>
                <w:szCs w:val="18"/>
              </w:rPr>
            </w:pPr>
            <w:r w:rsidRPr="00DE4AB5">
              <w:t>0.11</w:t>
            </w:r>
          </w:p>
        </w:tc>
      </w:tr>
      <w:tr w:rsidRPr="002A0CB6" w:rsidR="00995C31" w:rsidTr="00C654F5" w14:paraId="34804DFC" w14:textId="77777777">
        <w:trPr>
          <w:trHeight w:val="290"/>
        </w:trPr>
        <w:tc>
          <w:tcPr>
            <w:tcW w:w="2141" w:type="dxa"/>
            <w:tcBorders>
              <w:right w:val="single" w:color="auto" w:sz="4" w:space="0"/>
            </w:tcBorders>
            <w:noWrap/>
            <w:hideMark/>
          </w:tcPr>
          <w:p w:rsidRPr="002A0CB6" w:rsidR="00995C31" w:rsidP="00995C31" w:rsidRDefault="00995C31" w14:paraId="18E0E279" w14:textId="718AA3D3">
            <w:pPr>
              <w:pStyle w:val="KeinLeerraum"/>
              <w:rPr>
                <w:noProof/>
                <w:sz w:val="18"/>
                <w:szCs w:val="18"/>
              </w:rPr>
            </w:pPr>
            <w:r w:rsidRPr="00DE4AB5">
              <w:t>Lesotho</w:t>
            </w:r>
          </w:p>
        </w:tc>
        <w:tc>
          <w:tcPr>
            <w:tcW w:w="1895" w:type="dxa"/>
            <w:tcBorders>
              <w:left w:val="single" w:color="auto" w:sz="4" w:space="0"/>
            </w:tcBorders>
            <w:noWrap/>
          </w:tcPr>
          <w:p w:rsidRPr="009534F3" w:rsidR="00995C31" w:rsidP="00995C31" w:rsidRDefault="00995C31" w14:paraId="065CEACB" w14:textId="347B8197">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35A80F04" w14:textId="59C442B8">
            <w:pPr>
              <w:pStyle w:val="KeinLeerraum"/>
              <w:contextualSpacing/>
              <w:jc w:val="center"/>
              <w:rPr>
                <w:noProof/>
                <w:sz w:val="18"/>
                <w:szCs w:val="18"/>
              </w:rPr>
            </w:pPr>
            <w:r w:rsidRPr="00DE4AB5">
              <w:t>0.28</w:t>
            </w:r>
          </w:p>
        </w:tc>
        <w:tc>
          <w:tcPr>
            <w:tcW w:w="1876" w:type="dxa"/>
            <w:tcBorders>
              <w:left w:val="single" w:color="auto" w:sz="4" w:space="0"/>
            </w:tcBorders>
            <w:noWrap/>
          </w:tcPr>
          <w:p w:rsidRPr="009534F3" w:rsidR="00995C31" w:rsidP="00995C31" w:rsidRDefault="00995C31" w14:paraId="0B54D8CF" w14:textId="18C6CCA8">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510E3432" w14:textId="086C8402">
            <w:pPr>
              <w:pStyle w:val="KeinLeerraum"/>
              <w:contextualSpacing/>
              <w:jc w:val="center"/>
              <w:rPr>
                <w:noProof/>
                <w:sz w:val="18"/>
                <w:szCs w:val="18"/>
              </w:rPr>
            </w:pPr>
            <w:r w:rsidRPr="00DE4AB5">
              <w:t>0.23</w:t>
            </w:r>
          </w:p>
        </w:tc>
        <w:tc>
          <w:tcPr>
            <w:tcW w:w="1663" w:type="dxa"/>
            <w:gridSpan w:val="2"/>
            <w:tcBorders>
              <w:left w:val="single" w:color="auto" w:sz="4" w:space="0"/>
            </w:tcBorders>
            <w:noWrap/>
          </w:tcPr>
          <w:p w:rsidRPr="009534F3" w:rsidR="00995C31" w:rsidP="00995C31" w:rsidRDefault="00995C31" w14:paraId="28F54871" w14:textId="13C2DD13">
            <w:pPr>
              <w:pStyle w:val="KeinLeerraum"/>
              <w:contextualSpacing/>
              <w:jc w:val="center"/>
              <w:rPr>
                <w:noProof/>
                <w:sz w:val="18"/>
                <w:szCs w:val="18"/>
              </w:rPr>
            </w:pPr>
            <w:r w:rsidRPr="00DE4AB5">
              <w:t>Heard family planning</w:t>
            </w:r>
          </w:p>
        </w:tc>
        <w:tc>
          <w:tcPr>
            <w:tcW w:w="1108" w:type="dxa"/>
            <w:tcBorders>
              <w:right w:val="single" w:color="auto" w:sz="4" w:space="0"/>
            </w:tcBorders>
            <w:noWrap/>
          </w:tcPr>
          <w:p w:rsidRPr="009534F3" w:rsidR="00995C31" w:rsidP="00995C31" w:rsidRDefault="00995C31" w14:paraId="64E8EE91" w14:textId="03331618">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57151082" w14:textId="008547A0">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5E273147" w14:textId="30C9F6E5">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209A59C5" w14:textId="6D0C6D4C">
            <w:pPr>
              <w:pStyle w:val="KeinLeerraum"/>
              <w:contextualSpacing/>
              <w:jc w:val="center"/>
              <w:rPr>
                <w:noProof/>
                <w:sz w:val="18"/>
                <w:szCs w:val="18"/>
              </w:rPr>
            </w:pPr>
            <w:r w:rsidRPr="00DE4AB5">
              <w:t>Contraceptive requires HF access</w:t>
            </w:r>
          </w:p>
        </w:tc>
        <w:tc>
          <w:tcPr>
            <w:tcW w:w="1110" w:type="dxa"/>
            <w:noWrap/>
          </w:tcPr>
          <w:p w:rsidRPr="009534F3" w:rsidR="00995C31" w:rsidP="00995C31" w:rsidRDefault="00995C31" w14:paraId="5C72A066" w14:textId="2F33F1E7">
            <w:pPr>
              <w:pStyle w:val="KeinLeerraum"/>
              <w:contextualSpacing/>
              <w:jc w:val="center"/>
              <w:rPr>
                <w:noProof/>
                <w:sz w:val="18"/>
                <w:szCs w:val="18"/>
              </w:rPr>
            </w:pPr>
            <w:r w:rsidRPr="00DE4AB5">
              <w:t>0.11</w:t>
            </w:r>
          </w:p>
        </w:tc>
      </w:tr>
      <w:tr w:rsidRPr="002A0CB6" w:rsidR="00995C31" w:rsidTr="00C654F5" w14:paraId="2F90CA0B" w14:textId="77777777">
        <w:trPr>
          <w:trHeight w:val="290"/>
        </w:trPr>
        <w:tc>
          <w:tcPr>
            <w:tcW w:w="2141" w:type="dxa"/>
            <w:tcBorders>
              <w:right w:val="single" w:color="auto" w:sz="4" w:space="0"/>
            </w:tcBorders>
            <w:noWrap/>
            <w:hideMark/>
          </w:tcPr>
          <w:p w:rsidRPr="002A0CB6" w:rsidR="00995C31" w:rsidP="00995C31" w:rsidRDefault="00995C31" w14:paraId="393C89B9" w14:textId="3A18AE14">
            <w:pPr>
              <w:pStyle w:val="KeinLeerraum"/>
              <w:rPr>
                <w:noProof/>
                <w:sz w:val="18"/>
                <w:szCs w:val="18"/>
              </w:rPr>
            </w:pPr>
            <w:r w:rsidRPr="00DE4AB5">
              <w:t>Liberia</w:t>
            </w:r>
          </w:p>
        </w:tc>
        <w:tc>
          <w:tcPr>
            <w:tcW w:w="1895" w:type="dxa"/>
            <w:tcBorders>
              <w:left w:val="single" w:color="auto" w:sz="4" w:space="0"/>
            </w:tcBorders>
            <w:noWrap/>
          </w:tcPr>
          <w:p w:rsidRPr="009534F3" w:rsidR="00995C31" w:rsidP="00995C31" w:rsidRDefault="00995C31" w14:paraId="627C5B7E" w14:textId="70A31EB4">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57CED015" w14:textId="25B828E6">
            <w:pPr>
              <w:pStyle w:val="KeinLeerraum"/>
              <w:contextualSpacing/>
              <w:jc w:val="center"/>
              <w:rPr>
                <w:noProof/>
                <w:sz w:val="18"/>
                <w:szCs w:val="18"/>
              </w:rPr>
            </w:pPr>
            <w:r w:rsidRPr="00DE4AB5">
              <w:t>0.31</w:t>
            </w:r>
          </w:p>
        </w:tc>
        <w:tc>
          <w:tcPr>
            <w:tcW w:w="1876" w:type="dxa"/>
            <w:tcBorders>
              <w:left w:val="single" w:color="auto" w:sz="4" w:space="0"/>
            </w:tcBorders>
            <w:noWrap/>
          </w:tcPr>
          <w:p w:rsidRPr="009534F3" w:rsidR="00995C31" w:rsidP="00995C31" w:rsidRDefault="00995C31" w14:paraId="34119144" w14:textId="6BF06F2E">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20FEBD2A" w14:textId="76F64972">
            <w:pPr>
              <w:pStyle w:val="KeinLeerraum"/>
              <w:contextualSpacing/>
              <w:jc w:val="center"/>
              <w:rPr>
                <w:noProof/>
                <w:sz w:val="18"/>
                <w:szCs w:val="18"/>
              </w:rPr>
            </w:pPr>
            <w:r w:rsidRPr="00DE4AB5">
              <w:t>0.28</w:t>
            </w:r>
          </w:p>
        </w:tc>
        <w:tc>
          <w:tcPr>
            <w:tcW w:w="1663" w:type="dxa"/>
            <w:gridSpan w:val="2"/>
            <w:tcBorders>
              <w:left w:val="single" w:color="auto" w:sz="4" w:space="0"/>
            </w:tcBorders>
            <w:noWrap/>
          </w:tcPr>
          <w:p w:rsidRPr="009534F3" w:rsidR="00995C31" w:rsidP="00995C31" w:rsidRDefault="00995C31" w14:paraId="67ABB777" w14:textId="1D18B7CD">
            <w:pPr>
              <w:pStyle w:val="KeinLeerraum"/>
              <w:contextualSpacing/>
              <w:jc w:val="center"/>
              <w:rPr>
                <w:noProof/>
                <w:sz w:val="18"/>
                <w:szCs w:val="18"/>
              </w:rPr>
            </w:pPr>
            <w:r w:rsidRPr="00DE4AB5">
              <w:t xml:space="preserve">Region </w:t>
            </w:r>
            <w:proofErr w:type="gramStart"/>
            <w:r w:rsidRPr="00DE4AB5">
              <w:t>South eastern</w:t>
            </w:r>
            <w:proofErr w:type="gramEnd"/>
            <w:r w:rsidRPr="00DE4AB5">
              <w:t xml:space="preserve"> b</w:t>
            </w:r>
          </w:p>
        </w:tc>
        <w:tc>
          <w:tcPr>
            <w:tcW w:w="1108" w:type="dxa"/>
            <w:tcBorders>
              <w:right w:val="single" w:color="auto" w:sz="4" w:space="0"/>
            </w:tcBorders>
            <w:noWrap/>
          </w:tcPr>
          <w:p w:rsidRPr="009534F3" w:rsidR="00995C31" w:rsidP="00995C31" w:rsidRDefault="00995C31" w14:paraId="41AA4DCF" w14:textId="0BF72E7B">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3D77E886" w14:textId="47049F40">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3C202CDB" w14:textId="131E123F">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39658EAC" w14:textId="621E7807">
            <w:pPr>
              <w:pStyle w:val="KeinLeerraum"/>
              <w:contextualSpacing/>
              <w:jc w:val="center"/>
              <w:rPr>
                <w:noProof/>
                <w:sz w:val="18"/>
                <w:szCs w:val="18"/>
              </w:rPr>
            </w:pPr>
            <w:r w:rsidRPr="00DE4AB5">
              <w:t>Region South central</w:t>
            </w:r>
          </w:p>
        </w:tc>
        <w:tc>
          <w:tcPr>
            <w:tcW w:w="1110" w:type="dxa"/>
            <w:noWrap/>
          </w:tcPr>
          <w:p w:rsidRPr="009534F3" w:rsidR="00995C31" w:rsidP="00995C31" w:rsidRDefault="00995C31" w14:paraId="081F3068" w14:textId="14E66CB1">
            <w:pPr>
              <w:pStyle w:val="KeinLeerraum"/>
              <w:contextualSpacing/>
              <w:jc w:val="center"/>
              <w:rPr>
                <w:noProof/>
                <w:sz w:val="18"/>
                <w:szCs w:val="18"/>
              </w:rPr>
            </w:pPr>
            <w:r w:rsidRPr="00DE4AB5">
              <w:t>0.15</w:t>
            </w:r>
          </w:p>
        </w:tc>
      </w:tr>
      <w:tr w:rsidRPr="002A0CB6" w:rsidR="00995C31" w:rsidTr="00C654F5" w14:paraId="33FA05C2" w14:textId="77777777">
        <w:trPr>
          <w:trHeight w:val="290"/>
        </w:trPr>
        <w:tc>
          <w:tcPr>
            <w:tcW w:w="2141" w:type="dxa"/>
            <w:tcBorders>
              <w:right w:val="single" w:color="auto" w:sz="4" w:space="0"/>
            </w:tcBorders>
            <w:noWrap/>
            <w:hideMark/>
          </w:tcPr>
          <w:p w:rsidRPr="002A0CB6" w:rsidR="00995C31" w:rsidP="00995C31" w:rsidRDefault="00995C31" w14:paraId="60A3CDAE" w14:textId="67672F5E">
            <w:pPr>
              <w:pStyle w:val="KeinLeerraum"/>
              <w:rPr>
                <w:noProof/>
                <w:sz w:val="18"/>
                <w:szCs w:val="18"/>
              </w:rPr>
            </w:pPr>
            <w:r w:rsidRPr="00DE4AB5">
              <w:t>Madagascar</w:t>
            </w:r>
          </w:p>
        </w:tc>
        <w:tc>
          <w:tcPr>
            <w:tcW w:w="1895" w:type="dxa"/>
            <w:tcBorders>
              <w:left w:val="single" w:color="auto" w:sz="4" w:space="0"/>
            </w:tcBorders>
            <w:noWrap/>
          </w:tcPr>
          <w:p w:rsidRPr="009534F3" w:rsidR="00995C31" w:rsidP="00995C31" w:rsidRDefault="00995C31" w14:paraId="07166335" w14:textId="62745259">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00E89750" w14:textId="3455A77B">
            <w:pPr>
              <w:pStyle w:val="KeinLeerraum"/>
              <w:contextualSpacing/>
              <w:jc w:val="center"/>
              <w:rPr>
                <w:noProof/>
                <w:sz w:val="18"/>
                <w:szCs w:val="18"/>
              </w:rPr>
            </w:pPr>
            <w:r w:rsidRPr="00DE4AB5">
              <w:t>0.26</w:t>
            </w:r>
          </w:p>
        </w:tc>
        <w:tc>
          <w:tcPr>
            <w:tcW w:w="1876" w:type="dxa"/>
            <w:tcBorders>
              <w:left w:val="single" w:color="auto" w:sz="4" w:space="0"/>
            </w:tcBorders>
            <w:noWrap/>
          </w:tcPr>
          <w:p w:rsidRPr="009534F3" w:rsidR="00995C31" w:rsidP="00995C31" w:rsidRDefault="00995C31" w14:paraId="76018E3C" w14:textId="080C5E18">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34BA7A27" w14:textId="722FA524">
            <w:pPr>
              <w:pStyle w:val="KeinLeerraum"/>
              <w:contextualSpacing/>
              <w:jc w:val="center"/>
              <w:rPr>
                <w:noProof/>
                <w:sz w:val="18"/>
                <w:szCs w:val="18"/>
              </w:rPr>
            </w:pPr>
            <w:r w:rsidRPr="00DE4AB5">
              <w:t>0.17</w:t>
            </w:r>
          </w:p>
        </w:tc>
        <w:tc>
          <w:tcPr>
            <w:tcW w:w="1663" w:type="dxa"/>
            <w:gridSpan w:val="2"/>
            <w:tcBorders>
              <w:left w:val="single" w:color="auto" w:sz="4" w:space="0"/>
            </w:tcBorders>
            <w:noWrap/>
          </w:tcPr>
          <w:p w:rsidRPr="009534F3" w:rsidR="00995C31" w:rsidP="00995C31" w:rsidRDefault="00995C31" w14:paraId="70ECEDD3" w14:textId="19D8A719">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4C6CB8AE" w14:textId="3928A037">
            <w:pPr>
              <w:pStyle w:val="KeinLeerraum"/>
              <w:contextualSpacing/>
              <w:jc w:val="center"/>
              <w:rPr>
                <w:noProof/>
                <w:sz w:val="18"/>
                <w:szCs w:val="18"/>
              </w:rPr>
            </w:pPr>
            <w:r w:rsidRPr="00DE4AB5">
              <w:t>0.11</w:t>
            </w:r>
          </w:p>
        </w:tc>
        <w:tc>
          <w:tcPr>
            <w:tcW w:w="1947" w:type="dxa"/>
            <w:gridSpan w:val="2"/>
            <w:tcBorders>
              <w:left w:val="single" w:color="auto" w:sz="4" w:space="0"/>
            </w:tcBorders>
            <w:noWrap/>
          </w:tcPr>
          <w:p w:rsidRPr="009534F3" w:rsidR="00995C31" w:rsidP="00995C31" w:rsidRDefault="00995C31" w14:paraId="01F5BCF6" w14:textId="524DE492">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4B5EE35C" w14:textId="5EB8534F">
            <w:pPr>
              <w:pStyle w:val="KeinLeerraum"/>
              <w:contextualSpacing/>
              <w:jc w:val="center"/>
              <w:rPr>
                <w:noProof/>
                <w:sz w:val="18"/>
                <w:szCs w:val="18"/>
              </w:rPr>
            </w:pPr>
            <w:r w:rsidRPr="00DE4AB5">
              <w:t>0.10</w:t>
            </w:r>
          </w:p>
        </w:tc>
        <w:tc>
          <w:tcPr>
            <w:tcW w:w="1947" w:type="dxa"/>
            <w:gridSpan w:val="2"/>
            <w:tcBorders>
              <w:left w:val="single" w:color="auto" w:sz="4" w:space="0"/>
            </w:tcBorders>
            <w:noWrap/>
          </w:tcPr>
          <w:p w:rsidRPr="009534F3" w:rsidR="00995C31" w:rsidP="00995C31" w:rsidRDefault="00995C31" w14:paraId="124530E5" w14:textId="0047A324">
            <w:pPr>
              <w:pStyle w:val="KeinLeerraum"/>
              <w:contextualSpacing/>
              <w:jc w:val="center"/>
              <w:rPr>
                <w:noProof/>
                <w:sz w:val="18"/>
                <w:szCs w:val="18"/>
              </w:rPr>
            </w:pPr>
            <w:r w:rsidRPr="00DE4AB5">
              <w:t>Pregnant</w:t>
            </w:r>
          </w:p>
        </w:tc>
        <w:tc>
          <w:tcPr>
            <w:tcW w:w="1110" w:type="dxa"/>
            <w:noWrap/>
          </w:tcPr>
          <w:p w:rsidRPr="009534F3" w:rsidR="00995C31" w:rsidP="00995C31" w:rsidRDefault="00995C31" w14:paraId="03717DF6" w14:textId="5AC09667">
            <w:pPr>
              <w:pStyle w:val="KeinLeerraum"/>
              <w:contextualSpacing/>
              <w:jc w:val="center"/>
              <w:rPr>
                <w:noProof/>
                <w:sz w:val="18"/>
                <w:szCs w:val="18"/>
              </w:rPr>
            </w:pPr>
            <w:r w:rsidRPr="00DE4AB5">
              <w:t>0.08</w:t>
            </w:r>
          </w:p>
        </w:tc>
      </w:tr>
      <w:tr w:rsidRPr="002A0CB6" w:rsidR="00995C31" w:rsidTr="00C654F5" w14:paraId="2804A320" w14:textId="77777777">
        <w:trPr>
          <w:trHeight w:val="290"/>
        </w:trPr>
        <w:tc>
          <w:tcPr>
            <w:tcW w:w="2141" w:type="dxa"/>
            <w:tcBorders>
              <w:right w:val="single" w:color="auto" w:sz="4" w:space="0"/>
            </w:tcBorders>
            <w:noWrap/>
            <w:hideMark/>
          </w:tcPr>
          <w:p w:rsidRPr="002A0CB6" w:rsidR="00995C31" w:rsidP="00995C31" w:rsidRDefault="00995C31" w14:paraId="19BBB095" w14:textId="025A92D1">
            <w:pPr>
              <w:pStyle w:val="KeinLeerraum"/>
              <w:rPr>
                <w:noProof/>
                <w:sz w:val="18"/>
                <w:szCs w:val="18"/>
              </w:rPr>
            </w:pPr>
            <w:r w:rsidRPr="00DE4AB5">
              <w:t>Malawi</w:t>
            </w:r>
          </w:p>
        </w:tc>
        <w:tc>
          <w:tcPr>
            <w:tcW w:w="1895" w:type="dxa"/>
            <w:tcBorders>
              <w:left w:val="single" w:color="auto" w:sz="4" w:space="0"/>
            </w:tcBorders>
            <w:noWrap/>
          </w:tcPr>
          <w:p w:rsidRPr="009534F3" w:rsidR="00995C31" w:rsidP="00995C31" w:rsidRDefault="00995C31" w14:paraId="5071F415" w14:textId="24D63597">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3EADAD0F" w14:textId="54135464">
            <w:pPr>
              <w:pStyle w:val="KeinLeerraum"/>
              <w:contextualSpacing/>
              <w:jc w:val="center"/>
              <w:rPr>
                <w:noProof/>
                <w:sz w:val="18"/>
                <w:szCs w:val="18"/>
              </w:rPr>
            </w:pPr>
            <w:r w:rsidRPr="00DE4AB5">
              <w:t>0.31</w:t>
            </w:r>
          </w:p>
        </w:tc>
        <w:tc>
          <w:tcPr>
            <w:tcW w:w="1876" w:type="dxa"/>
            <w:tcBorders>
              <w:left w:val="single" w:color="auto" w:sz="4" w:space="0"/>
            </w:tcBorders>
            <w:noWrap/>
          </w:tcPr>
          <w:p w:rsidRPr="009534F3" w:rsidR="00995C31" w:rsidP="00995C31" w:rsidRDefault="00995C31" w14:paraId="27D4F3B7" w14:textId="0C9D58D8">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2F967019" w14:textId="66A3830C">
            <w:pPr>
              <w:pStyle w:val="KeinLeerraum"/>
              <w:contextualSpacing/>
              <w:jc w:val="center"/>
              <w:rPr>
                <w:noProof/>
                <w:sz w:val="18"/>
                <w:szCs w:val="18"/>
              </w:rPr>
            </w:pPr>
            <w:r w:rsidRPr="00DE4AB5">
              <w:t>0.25</w:t>
            </w:r>
          </w:p>
        </w:tc>
        <w:tc>
          <w:tcPr>
            <w:tcW w:w="1663" w:type="dxa"/>
            <w:gridSpan w:val="2"/>
            <w:tcBorders>
              <w:left w:val="single" w:color="auto" w:sz="4" w:space="0"/>
            </w:tcBorders>
            <w:noWrap/>
          </w:tcPr>
          <w:p w:rsidRPr="009534F3" w:rsidR="00995C31" w:rsidP="00995C31" w:rsidRDefault="00995C31" w14:paraId="395746E6" w14:textId="29A7823B">
            <w:pPr>
              <w:pStyle w:val="KeinLeerraum"/>
              <w:contextualSpacing/>
              <w:jc w:val="center"/>
              <w:rPr>
                <w:noProof/>
                <w:sz w:val="18"/>
                <w:szCs w:val="18"/>
              </w:rPr>
            </w:pPr>
            <w:r w:rsidRPr="00DE4AB5">
              <w:t>Heard family planning</w:t>
            </w:r>
          </w:p>
        </w:tc>
        <w:tc>
          <w:tcPr>
            <w:tcW w:w="1108" w:type="dxa"/>
            <w:tcBorders>
              <w:right w:val="single" w:color="auto" w:sz="4" w:space="0"/>
            </w:tcBorders>
            <w:noWrap/>
          </w:tcPr>
          <w:p w:rsidRPr="009534F3" w:rsidR="00995C31" w:rsidP="00995C31" w:rsidRDefault="00995C31" w14:paraId="6447BAE5" w14:textId="07507305">
            <w:pPr>
              <w:pStyle w:val="KeinLeerraum"/>
              <w:contextualSpacing/>
              <w:jc w:val="center"/>
              <w:rPr>
                <w:noProof/>
                <w:sz w:val="18"/>
                <w:szCs w:val="18"/>
              </w:rPr>
            </w:pPr>
            <w:r w:rsidRPr="00DE4AB5">
              <w:t>0.19</w:t>
            </w:r>
          </w:p>
        </w:tc>
        <w:tc>
          <w:tcPr>
            <w:tcW w:w="1947" w:type="dxa"/>
            <w:gridSpan w:val="2"/>
            <w:tcBorders>
              <w:left w:val="single" w:color="auto" w:sz="4" w:space="0"/>
            </w:tcBorders>
            <w:noWrap/>
          </w:tcPr>
          <w:p w:rsidRPr="009534F3" w:rsidR="00995C31" w:rsidP="00995C31" w:rsidRDefault="00995C31" w14:paraId="2ED9DF20" w14:textId="5E859C43">
            <w:pPr>
              <w:pStyle w:val="KeinLeerraum"/>
              <w:contextualSpacing/>
              <w:jc w:val="center"/>
              <w:rPr>
                <w:noProof/>
                <w:sz w:val="18"/>
                <w:szCs w:val="18"/>
              </w:rPr>
            </w:pPr>
            <w:r w:rsidRPr="00DE4AB5">
              <w:t>Currently working</w:t>
            </w:r>
          </w:p>
        </w:tc>
        <w:tc>
          <w:tcPr>
            <w:tcW w:w="1108" w:type="dxa"/>
            <w:tcBorders>
              <w:right w:val="single" w:color="auto" w:sz="4" w:space="0"/>
            </w:tcBorders>
            <w:noWrap/>
          </w:tcPr>
          <w:p w:rsidRPr="009534F3" w:rsidR="00995C31" w:rsidP="00995C31" w:rsidRDefault="00995C31" w14:paraId="775192BB" w14:textId="18023E5E">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0F771469" w14:textId="33216912">
            <w:pPr>
              <w:pStyle w:val="KeinLeerraum"/>
              <w:contextualSpacing/>
              <w:jc w:val="center"/>
              <w:rPr>
                <w:noProof/>
                <w:sz w:val="18"/>
                <w:szCs w:val="18"/>
              </w:rPr>
            </w:pPr>
            <w:r w:rsidRPr="00DE4AB5">
              <w:t>Tested HIV</w:t>
            </w:r>
          </w:p>
        </w:tc>
        <w:tc>
          <w:tcPr>
            <w:tcW w:w="1110" w:type="dxa"/>
            <w:noWrap/>
          </w:tcPr>
          <w:p w:rsidRPr="009534F3" w:rsidR="00995C31" w:rsidP="00995C31" w:rsidRDefault="00995C31" w14:paraId="6656B903" w14:textId="64F36BCA">
            <w:pPr>
              <w:pStyle w:val="KeinLeerraum"/>
              <w:contextualSpacing/>
              <w:jc w:val="center"/>
              <w:rPr>
                <w:noProof/>
                <w:sz w:val="18"/>
                <w:szCs w:val="18"/>
              </w:rPr>
            </w:pPr>
            <w:r w:rsidRPr="00DE4AB5">
              <w:t>0.11</w:t>
            </w:r>
          </w:p>
        </w:tc>
      </w:tr>
      <w:tr w:rsidRPr="002A0CB6" w:rsidR="00995C31" w:rsidTr="00C654F5" w14:paraId="18172096" w14:textId="77777777">
        <w:trPr>
          <w:trHeight w:val="290"/>
        </w:trPr>
        <w:tc>
          <w:tcPr>
            <w:tcW w:w="2141" w:type="dxa"/>
            <w:tcBorders>
              <w:right w:val="single" w:color="auto" w:sz="4" w:space="0"/>
            </w:tcBorders>
            <w:noWrap/>
            <w:hideMark/>
          </w:tcPr>
          <w:p w:rsidRPr="002A0CB6" w:rsidR="00995C31" w:rsidP="00995C31" w:rsidRDefault="00995C31" w14:paraId="54F2BFD7" w14:textId="2FAE146A">
            <w:pPr>
              <w:pStyle w:val="KeinLeerraum"/>
              <w:rPr>
                <w:noProof/>
                <w:sz w:val="18"/>
                <w:szCs w:val="18"/>
              </w:rPr>
            </w:pPr>
            <w:r w:rsidRPr="00DE4AB5">
              <w:t>Mali</w:t>
            </w:r>
          </w:p>
        </w:tc>
        <w:tc>
          <w:tcPr>
            <w:tcW w:w="1895" w:type="dxa"/>
            <w:tcBorders>
              <w:left w:val="single" w:color="auto" w:sz="4" w:space="0"/>
            </w:tcBorders>
            <w:noWrap/>
          </w:tcPr>
          <w:p w:rsidRPr="009534F3" w:rsidR="00995C31" w:rsidP="00995C31" w:rsidRDefault="00995C31" w14:paraId="7FB6844D" w14:textId="155D909D">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17FE7F14" w14:textId="25CD65AC">
            <w:pPr>
              <w:pStyle w:val="KeinLeerraum"/>
              <w:contextualSpacing/>
              <w:jc w:val="center"/>
              <w:rPr>
                <w:noProof/>
                <w:sz w:val="18"/>
                <w:szCs w:val="18"/>
              </w:rPr>
            </w:pPr>
            <w:r w:rsidRPr="00DE4AB5">
              <w:t>0.34</w:t>
            </w:r>
          </w:p>
        </w:tc>
        <w:tc>
          <w:tcPr>
            <w:tcW w:w="1876" w:type="dxa"/>
            <w:tcBorders>
              <w:left w:val="single" w:color="auto" w:sz="4" w:space="0"/>
            </w:tcBorders>
            <w:noWrap/>
          </w:tcPr>
          <w:p w:rsidRPr="009534F3" w:rsidR="00995C31" w:rsidP="00995C31" w:rsidRDefault="00995C31" w14:paraId="195DD48C" w14:textId="5D9792C6">
            <w:pPr>
              <w:pStyle w:val="KeinLeerraum"/>
              <w:contextualSpacing/>
              <w:jc w:val="center"/>
              <w:rPr>
                <w:noProof/>
                <w:sz w:val="18"/>
                <w:szCs w:val="18"/>
              </w:rPr>
            </w:pPr>
            <w:r w:rsidRPr="00DE4AB5">
              <w:t>Heard family planning</w:t>
            </w:r>
          </w:p>
        </w:tc>
        <w:tc>
          <w:tcPr>
            <w:tcW w:w="1108" w:type="dxa"/>
            <w:tcBorders>
              <w:right w:val="single" w:color="auto" w:sz="4" w:space="0"/>
            </w:tcBorders>
            <w:noWrap/>
          </w:tcPr>
          <w:p w:rsidRPr="009534F3" w:rsidR="00995C31" w:rsidP="00995C31" w:rsidRDefault="00995C31" w14:paraId="3FAFADC4" w14:textId="1F0B91DB">
            <w:pPr>
              <w:pStyle w:val="KeinLeerraum"/>
              <w:contextualSpacing/>
              <w:jc w:val="center"/>
              <w:rPr>
                <w:noProof/>
                <w:sz w:val="18"/>
                <w:szCs w:val="18"/>
              </w:rPr>
            </w:pPr>
            <w:r w:rsidRPr="00DE4AB5">
              <w:t>0.18</w:t>
            </w:r>
          </w:p>
        </w:tc>
        <w:tc>
          <w:tcPr>
            <w:tcW w:w="1663" w:type="dxa"/>
            <w:gridSpan w:val="2"/>
            <w:tcBorders>
              <w:left w:val="single" w:color="auto" w:sz="4" w:space="0"/>
            </w:tcBorders>
            <w:noWrap/>
          </w:tcPr>
          <w:p w:rsidRPr="009534F3" w:rsidR="00995C31" w:rsidP="00995C31" w:rsidRDefault="00995C31" w14:paraId="51AA06CD" w14:textId="56578ADA">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02D3D512" w14:textId="2173AD98">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13A1CAEA" w14:textId="7B7005C7">
            <w:pPr>
              <w:pStyle w:val="KeinLeerraum"/>
              <w:contextualSpacing/>
              <w:jc w:val="center"/>
              <w:rPr>
                <w:noProof/>
                <w:sz w:val="18"/>
                <w:szCs w:val="18"/>
              </w:rPr>
            </w:pPr>
            <w:r w:rsidRPr="00DE4AB5">
              <w:t xml:space="preserve">Heard </w:t>
            </w:r>
            <w:proofErr w:type="spellStart"/>
            <w:r w:rsidRPr="00DE4AB5">
              <w:t>sti</w:t>
            </w:r>
            <w:proofErr w:type="spellEnd"/>
          </w:p>
        </w:tc>
        <w:tc>
          <w:tcPr>
            <w:tcW w:w="1108" w:type="dxa"/>
            <w:tcBorders>
              <w:right w:val="single" w:color="auto" w:sz="4" w:space="0"/>
            </w:tcBorders>
            <w:noWrap/>
          </w:tcPr>
          <w:p w:rsidRPr="009534F3" w:rsidR="00995C31" w:rsidP="00995C31" w:rsidRDefault="00995C31" w14:paraId="40F22F67" w14:textId="2D3D1F5F">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26115C55" w14:textId="3A7DF843">
            <w:pPr>
              <w:pStyle w:val="KeinLeerraum"/>
              <w:contextualSpacing/>
              <w:jc w:val="center"/>
              <w:rPr>
                <w:noProof/>
                <w:sz w:val="18"/>
                <w:szCs w:val="18"/>
              </w:rPr>
            </w:pPr>
            <w:r w:rsidRPr="00DE4AB5">
              <w:t>Pregnant</w:t>
            </w:r>
          </w:p>
        </w:tc>
        <w:tc>
          <w:tcPr>
            <w:tcW w:w="1110" w:type="dxa"/>
            <w:noWrap/>
          </w:tcPr>
          <w:p w:rsidRPr="009534F3" w:rsidR="00995C31" w:rsidP="00995C31" w:rsidRDefault="00995C31" w14:paraId="03100186" w14:textId="4CCC276D">
            <w:pPr>
              <w:pStyle w:val="KeinLeerraum"/>
              <w:contextualSpacing/>
              <w:jc w:val="center"/>
              <w:rPr>
                <w:noProof/>
                <w:sz w:val="18"/>
                <w:szCs w:val="18"/>
              </w:rPr>
            </w:pPr>
            <w:r w:rsidRPr="00DE4AB5">
              <w:t>0.14</w:t>
            </w:r>
          </w:p>
        </w:tc>
      </w:tr>
      <w:tr w:rsidRPr="002A0CB6" w:rsidR="00995C31" w:rsidTr="00C654F5" w14:paraId="73E2B9EE" w14:textId="77777777">
        <w:trPr>
          <w:trHeight w:val="290"/>
        </w:trPr>
        <w:tc>
          <w:tcPr>
            <w:tcW w:w="2141" w:type="dxa"/>
            <w:tcBorders>
              <w:right w:val="single" w:color="auto" w:sz="4" w:space="0"/>
            </w:tcBorders>
            <w:noWrap/>
            <w:hideMark/>
          </w:tcPr>
          <w:p w:rsidRPr="002A0CB6" w:rsidR="00995C31" w:rsidP="00995C31" w:rsidRDefault="00995C31" w14:paraId="4A49E918" w14:textId="68CCE097">
            <w:pPr>
              <w:pStyle w:val="KeinLeerraum"/>
              <w:rPr>
                <w:noProof/>
                <w:sz w:val="18"/>
                <w:szCs w:val="18"/>
              </w:rPr>
            </w:pPr>
            <w:r w:rsidRPr="00DE4AB5">
              <w:t>Mauritania</w:t>
            </w:r>
          </w:p>
        </w:tc>
        <w:tc>
          <w:tcPr>
            <w:tcW w:w="1895" w:type="dxa"/>
            <w:tcBorders>
              <w:left w:val="single" w:color="auto" w:sz="4" w:space="0"/>
            </w:tcBorders>
            <w:noWrap/>
          </w:tcPr>
          <w:p w:rsidRPr="009534F3" w:rsidR="00995C31" w:rsidP="00995C31" w:rsidRDefault="00995C31" w14:paraId="10801CF5" w14:textId="669C023D">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1DE39150" w14:textId="7350B72D">
            <w:pPr>
              <w:pStyle w:val="KeinLeerraum"/>
              <w:contextualSpacing/>
              <w:jc w:val="center"/>
              <w:rPr>
                <w:noProof/>
                <w:sz w:val="18"/>
                <w:szCs w:val="18"/>
              </w:rPr>
            </w:pPr>
            <w:r w:rsidRPr="00DE4AB5">
              <w:t>0.30</w:t>
            </w:r>
          </w:p>
        </w:tc>
        <w:tc>
          <w:tcPr>
            <w:tcW w:w="1876" w:type="dxa"/>
            <w:tcBorders>
              <w:left w:val="single" w:color="auto" w:sz="4" w:space="0"/>
            </w:tcBorders>
            <w:noWrap/>
          </w:tcPr>
          <w:p w:rsidRPr="009534F3" w:rsidR="00995C31" w:rsidP="00995C31" w:rsidRDefault="00995C31" w14:paraId="3E4A6748" w14:textId="07D7A099">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4768F7FE" w14:textId="7D3E8C7E">
            <w:pPr>
              <w:pStyle w:val="KeinLeerraum"/>
              <w:contextualSpacing/>
              <w:jc w:val="center"/>
              <w:rPr>
                <w:noProof/>
                <w:sz w:val="18"/>
                <w:szCs w:val="18"/>
              </w:rPr>
            </w:pPr>
            <w:r w:rsidRPr="00DE4AB5">
              <w:t>0.16</w:t>
            </w:r>
          </w:p>
        </w:tc>
        <w:tc>
          <w:tcPr>
            <w:tcW w:w="1663" w:type="dxa"/>
            <w:gridSpan w:val="2"/>
            <w:tcBorders>
              <w:left w:val="single" w:color="auto" w:sz="4" w:space="0"/>
            </w:tcBorders>
            <w:noWrap/>
          </w:tcPr>
          <w:p w:rsidRPr="009534F3" w:rsidR="00995C31" w:rsidP="00995C31" w:rsidRDefault="00995C31" w14:paraId="20FEA604" w14:textId="2900ED6E">
            <w:pPr>
              <w:pStyle w:val="KeinLeerraum"/>
              <w:contextualSpacing/>
              <w:jc w:val="center"/>
              <w:rPr>
                <w:noProof/>
                <w:sz w:val="18"/>
                <w:szCs w:val="18"/>
              </w:rPr>
            </w:pPr>
            <w:r w:rsidRPr="00DE4AB5">
              <w:t>Listen radio</w:t>
            </w:r>
          </w:p>
        </w:tc>
        <w:tc>
          <w:tcPr>
            <w:tcW w:w="1108" w:type="dxa"/>
            <w:tcBorders>
              <w:right w:val="single" w:color="auto" w:sz="4" w:space="0"/>
            </w:tcBorders>
            <w:noWrap/>
          </w:tcPr>
          <w:p w:rsidRPr="009534F3" w:rsidR="00995C31" w:rsidP="00995C31" w:rsidRDefault="00995C31" w14:paraId="643399A7" w14:textId="019AB1DE">
            <w:pPr>
              <w:pStyle w:val="KeinLeerraum"/>
              <w:contextualSpacing/>
              <w:jc w:val="center"/>
              <w:rPr>
                <w:noProof/>
                <w:sz w:val="18"/>
                <w:szCs w:val="18"/>
              </w:rPr>
            </w:pPr>
            <w:r w:rsidRPr="00DE4AB5">
              <w:t>0.14</w:t>
            </w:r>
          </w:p>
        </w:tc>
        <w:tc>
          <w:tcPr>
            <w:tcW w:w="1947" w:type="dxa"/>
            <w:gridSpan w:val="2"/>
            <w:tcBorders>
              <w:left w:val="single" w:color="auto" w:sz="4" w:space="0"/>
            </w:tcBorders>
            <w:noWrap/>
          </w:tcPr>
          <w:p w:rsidRPr="009534F3" w:rsidR="00995C31" w:rsidP="00995C31" w:rsidRDefault="00995C31" w14:paraId="2A9A9055" w14:textId="5204A1D3">
            <w:pPr>
              <w:pStyle w:val="KeinLeerraum"/>
              <w:contextualSpacing/>
              <w:jc w:val="center"/>
              <w:rPr>
                <w:noProof/>
                <w:sz w:val="18"/>
                <w:szCs w:val="18"/>
              </w:rPr>
            </w:pPr>
            <w:r w:rsidRPr="00DE4AB5">
              <w:t>Terminated pregnancy</w:t>
            </w:r>
          </w:p>
        </w:tc>
        <w:tc>
          <w:tcPr>
            <w:tcW w:w="1108" w:type="dxa"/>
            <w:tcBorders>
              <w:right w:val="single" w:color="auto" w:sz="4" w:space="0"/>
            </w:tcBorders>
            <w:noWrap/>
          </w:tcPr>
          <w:p w:rsidRPr="009534F3" w:rsidR="00995C31" w:rsidP="00995C31" w:rsidRDefault="00995C31" w14:paraId="069FDF9B" w14:textId="068382B9">
            <w:pPr>
              <w:pStyle w:val="KeinLeerraum"/>
              <w:contextualSpacing/>
              <w:jc w:val="center"/>
              <w:rPr>
                <w:noProof/>
                <w:sz w:val="18"/>
                <w:szCs w:val="18"/>
              </w:rPr>
            </w:pPr>
            <w:r w:rsidRPr="00DE4AB5">
              <w:t>0.11</w:t>
            </w:r>
          </w:p>
        </w:tc>
        <w:tc>
          <w:tcPr>
            <w:tcW w:w="1947" w:type="dxa"/>
            <w:gridSpan w:val="2"/>
            <w:tcBorders>
              <w:left w:val="single" w:color="auto" w:sz="4" w:space="0"/>
            </w:tcBorders>
            <w:noWrap/>
          </w:tcPr>
          <w:p w:rsidRPr="009534F3" w:rsidR="00995C31" w:rsidP="00995C31" w:rsidRDefault="00995C31" w14:paraId="3E51DECD" w14:textId="2A9ADEF0">
            <w:pPr>
              <w:pStyle w:val="KeinLeerraum"/>
              <w:contextualSpacing/>
              <w:jc w:val="center"/>
              <w:rPr>
                <w:noProof/>
                <w:sz w:val="18"/>
                <w:szCs w:val="18"/>
              </w:rPr>
            </w:pPr>
            <w:r w:rsidRPr="00DE4AB5">
              <w:t>Safe toilet facility</w:t>
            </w:r>
          </w:p>
        </w:tc>
        <w:tc>
          <w:tcPr>
            <w:tcW w:w="1110" w:type="dxa"/>
            <w:noWrap/>
          </w:tcPr>
          <w:p w:rsidRPr="009534F3" w:rsidR="00995C31" w:rsidP="00995C31" w:rsidRDefault="00995C31" w14:paraId="65DD3FBA" w14:textId="24B02BD7">
            <w:pPr>
              <w:pStyle w:val="KeinLeerraum"/>
              <w:contextualSpacing/>
              <w:jc w:val="center"/>
              <w:rPr>
                <w:noProof/>
                <w:sz w:val="18"/>
                <w:szCs w:val="18"/>
              </w:rPr>
            </w:pPr>
            <w:r w:rsidRPr="00DE4AB5">
              <w:t>0.11</w:t>
            </w:r>
          </w:p>
        </w:tc>
      </w:tr>
      <w:tr w:rsidRPr="002A0CB6" w:rsidR="00995C31" w:rsidTr="00C654F5" w14:paraId="54695B2E" w14:textId="77777777">
        <w:trPr>
          <w:trHeight w:val="290"/>
        </w:trPr>
        <w:tc>
          <w:tcPr>
            <w:tcW w:w="2141" w:type="dxa"/>
            <w:tcBorders>
              <w:right w:val="single" w:color="auto" w:sz="4" w:space="0"/>
            </w:tcBorders>
            <w:noWrap/>
            <w:hideMark/>
          </w:tcPr>
          <w:p w:rsidRPr="002A0CB6" w:rsidR="00995C31" w:rsidP="00995C31" w:rsidRDefault="00995C31" w14:paraId="5C03C6DC" w14:textId="1B07E98B">
            <w:pPr>
              <w:pStyle w:val="KeinLeerraum"/>
              <w:rPr>
                <w:noProof/>
                <w:sz w:val="18"/>
                <w:szCs w:val="18"/>
              </w:rPr>
            </w:pPr>
            <w:r w:rsidRPr="00DE4AB5">
              <w:t>Namibia</w:t>
            </w:r>
          </w:p>
        </w:tc>
        <w:tc>
          <w:tcPr>
            <w:tcW w:w="1895" w:type="dxa"/>
            <w:tcBorders>
              <w:left w:val="single" w:color="auto" w:sz="4" w:space="0"/>
            </w:tcBorders>
            <w:noWrap/>
          </w:tcPr>
          <w:p w:rsidRPr="009534F3" w:rsidR="00995C31" w:rsidP="00995C31" w:rsidRDefault="00995C31" w14:paraId="17F0D93D" w14:textId="56CAA7F5">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0DCAC18B" w14:textId="33D6D50E">
            <w:pPr>
              <w:pStyle w:val="KeinLeerraum"/>
              <w:contextualSpacing/>
              <w:jc w:val="center"/>
              <w:rPr>
                <w:noProof/>
                <w:sz w:val="18"/>
                <w:szCs w:val="18"/>
              </w:rPr>
            </w:pPr>
            <w:r w:rsidRPr="00DE4AB5">
              <w:t>0.23</w:t>
            </w:r>
          </w:p>
        </w:tc>
        <w:tc>
          <w:tcPr>
            <w:tcW w:w="1876" w:type="dxa"/>
            <w:tcBorders>
              <w:left w:val="single" w:color="auto" w:sz="4" w:space="0"/>
            </w:tcBorders>
            <w:noWrap/>
          </w:tcPr>
          <w:p w:rsidRPr="009534F3" w:rsidR="00995C31" w:rsidP="00995C31" w:rsidRDefault="00995C31" w14:paraId="366FB6CE" w14:textId="5F3996A2">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76C4D759" w14:textId="2F105EAD">
            <w:pPr>
              <w:pStyle w:val="KeinLeerraum"/>
              <w:contextualSpacing/>
              <w:jc w:val="center"/>
              <w:rPr>
                <w:noProof/>
                <w:sz w:val="18"/>
                <w:szCs w:val="18"/>
              </w:rPr>
            </w:pPr>
            <w:r w:rsidRPr="00DE4AB5">
              <w:t>0.17</w:t>
            </w:r>
          </w:p>
        </w:tc>
        <w:tc>
          <w:tcPr>
            <w:tcW w:w="1663" w:type="dxa"/>
            <w:gridSpan w:val="2"/>
            <w:tcBorders>
              <w:left w:val="single" w:color="auto" w:sz="4" w:space="0"/>
            </w:tcBorders>
            <w:noWrap/>
          </w:tcPr>
          <w:p w:rsidRPr="009534F3" w:rsidR="00995C31" w:rsidP="00995C31" w:rsidRDefault="00995C31" w14:paraId="78865B5A" w14:textId="64D56E20">
            <w:pPr>
              <w:pStyle w:val="KeinLeerraum"/>
              <w:contextualSpacing/>
              <w:jc w:val="center"/>
              <w:rPr>
                <w:noProof/>
                <w:sz w:val="18"/>
                <w:szCs w:val="18"/>
              </w:rPr>
            </w:pPr>
            <w:r w:rsidRPr="00DE4AB5">
              <w:t>Region Kunene</w:t>
            </w:r>
          </w:p>
        </w:tc>
        <w:tc>
          <w:tcPr>
            <w:tcW w:w="1108" w:type="dxa"/>
            <w:tcBorders>
              <w:right w:val="single" w:color="auto" w:sz="4" w:space="0"/>
            </w:tcBorders>
            <w:noWrap/>
          </w:tcPr>
          <w:p w:rsidRPr="009534F3" w:rsidR="00995C31" w:rsidP="00995C31" w:rsidRDefault="00995C31" w14:paraId="556B8CCC" w14:textId="61361A3A">
            <w:pPr>
              <w:pStyle w:val="KeinLeerraum"/>
              <w:contextualSpacing/>
              <w:jc w:val="center"/>
              <w:rPr>
                <w:noProof/>
                <w:sz w:val="18"/>
                <w:szCs w:val="18"/>
              </w:rPr>
            </w:pPr>
            <w:r w:rsidRPr="00DE4AB5">
              <w:t>0.13</w:t>
            </w:r>
          </w:p>
        </w:tc>
        <w:tc>
          <w:tcPr>
            <w:tcW w:w="1947" w:type="dxa"/>
            <w:gridSpan w:val="2"/>
            <w:tcBorders>
              <w:left w:val="single" w:color="auto" w:sz="4" w:space="0"/>
            </w:tcBorders>
            <w:noWrap/>
          </w:tcPr>
          <w:p w:rsidRPr="009534F3" w:rsidR="00995C31" w:rsidP="00995C31" w:rsidRDefault="00995C31" w14:paraId="1A0546C1" w14:textId="4F2B4851">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57780904" w14:textId="7DD0F3E4">
            <w:pPr>
              <w:pStyle w:val="KeinLeerraum"/>
              <w:contextualSpacing/>
              <w:jc w:val="center"/>
              <w:rPr>
                <w:noProof/>
                <w:sz w:val="18"/>
                <w:szCs w:val="18"/>
              </w:rPr>
            </w:pPr>
            <w:r w:rsidRPr="00DE4AB5">
              <w:t>0.13</w:t>
            </w:r>
          </w:p>
        </w:tc>
        <w:tc>
          <w:tcPr>
            <w:tcW w:w="1947" w:type="dxa"/>
            <w:gridSpan w:val="2"/>
            <w:tcBorders>
              <w:left w:val="single" w:color="auto" w:sz="4" w:space="0"/>
            </w:tcBorders>
            <w:noWrap/>
          </w:tcPr>
          <w:p w:rsidRPr="009534F3" w:rsidR="00995C31" w:rsidP="00995C31" w:rsidRDefault="00995C31" w14:paraId="32FED36B" w14:textId="51AFD531">
            <w:pPr>
              <w:pStyle w:val="KeinLeerraum"/>
              <w:contextualSpacing/>
              <w:jc w:val="center"/>
              <w:rPr>
                <w:noProof/>
                <w:sz w:val="18"/>
                <w:szCs w:val="18"/>
              </w:rPr>
            </w:pPr>
            <w:r w:rsidRPr="00DE4AB5">
              <w:t>Heard family planning</w:t>
            </w:r>
          </w:p>
        </w:tc>
        <w:tc>
          <w:tcPr>
            <w:tcW w:w="1110" w:type="dxa"/>
            <w:noWrap/>
          </w:tcPr>
          <w:p w:rsidRPr="009534F3" w:rsidR="00995C31" w:rsidP="00995C31" w:rsidRDefault="00995C31" w14:paraId="75017819" w14:textId="501BC339">
            <w:pPr>
              <w:pStyle w:val="KeinLeerraum"/>
              <w:contextualSpacing/>
              <w:jc w:val="center"/>
              <w:rPr>
                <w:noProof/>
                <w:sz w:val="18"/>
                <w:szCs w:val="18"/>
              </w:rPr>
            </w:pPr>
            <w:r w:rsidRPr="00DE4AB5">
              <w:t>0.12</w:t>
            </w:r>
          </w:p>
        </w:tc>
      </w:tr>
      <w:tr w:rsidRPr="002A0CB6" w:rsidR="00995C31" w:rsidTr="00C654F5" w14:paraId="6D5AD39D" w14:textId="77777777">
        <w:trPr>
          <w:trHeight w:val="290"/>
        </w:trPr>
        <w:tc>
          <w:tcPr>
            <w:tcW w:w="2141" w:type="dxa"/>
            <w:tcBorders>
              <w:right w:val="single" w:color="auto" w:sz="4" w:space="0"/>
            </w:tcBorders>
            <w:noWrap/>
            <w:hideMark/>
          </w:tcPr>
          <w:p w:rsidRPr="002A0CB6" w:rsidR="00995C31" w:rsidP="00995C31" w:rsidRDefault="00995C31" w14:paraId="68DBD68A" w14:textId="007F5BAA">
            <w:pPr>
              <w:pStyle w:val="KeinLeerraum"/>
              <w:rPr>
                <w:noProof/>
                <w:sz w:val="18"/>
                <w:szCs w:val="18"/>
              </w:rPr>
            </w:pPr>
            <w:r w:rsidRPr="00DE4AB5">
              <w:t>Niger</w:t>
            </w:r>
          </w:p>
        </w:tc>
        <w:tc>
          <w:tcPr>
            <w:tcW w:w="1895" w:type="dxa"/>
            <w:tcBorders>
              <w:left w:val="single" w:color="auto" w:sz="4" w:space="0"/>
            </w:tcBorders>
            <w:noWrap/>
          </w:tcPr>
          <w:p w:rsidRPr="009534F3" w:rsidR="00995C31" w:rsidP="00995C31" w:rsidRDefault="00995C31" w14:paraId="54C25C60" w14:textId="725C7521">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3F5EAC76" w14:textId="72A1DEE4">
            <w:pPr>
              <w:pStyle w:val="KeinLeerraum"/>
              <w:contextualSpacing/>
              <w:jc w:val="center"/>
              <w:rPr>
                <w:noProof/>
                <w:sz w:val="18"/>
                <w:szCs w:val="18"/>
              </w:rPr>
            </w:pPr>
            <w:r w:rsidRPr="00DE4AB5">
              <w:t>0.47</w:t>
            </w:r>
          </w:p>
        </w:tc>
        <w:tc>
          <w:tcPr>
            <w:tcW w:w="1876" w:type="dxa"/>
            <w:tcBorders>
              <w:left w:val="single" w:color="auto" w:sz="4" w:space="0"/>
            </w:tcBorders>
            <w:noWrap/>
          </w:tcPr>
          <w:p w:rsidRPr="009534F3" w:rsidR="00995C31" w:rsidP="00995C31" w:rsidRDefault="00995C31" w14:paraId="2E0AFFB0" w14:textId="1E0BE30A">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76FFCE16" w14:textId="48894562">
            <w:pPr>
              <w:pStyle w:val="KeinLeerraum"/>
              <w:contextualSpacing/>
              <w:jc w:val="center"/>
              <w:rPr>
                <w:noProof/>
                <w:sz w:val="18"/>
                <w:szCs w:val="18"/>
              </w:rPr>
            </w:pPr>
            <w:r w:rsidRPr="00DE4AB5">
              <w:t>0.19</w:t>
            </w:r>
          </w:p>
        </w:tc>
        <w:tc>
          <w:tcPr>
            <w:tcW w:w="1663" w:type="dxa"/>
            <w:gridSpan w:val="2"/>
            <w:tcBorders>
              <w:left w:val="single" w:color="auto" w:sz="4" w:space="0"/>
            </w:tcBorders>
            <w:noWrap/>
          </w:tcPr>
          <w:p w:rsidRPr="009534F3" w:rsidR="00995C31" w:rsidP="00995C31" w:rsidRDefault="00995C31" w14:paraId="4E922950" w14:textId="5152110A">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5847BDB3" w14:textId="32EE9A72">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53455B7C" w14:textId="6E405166">
            <w:pPr>
              <w:pStyle w:val="KeinLeerraum"/>
              <w:contextualSpacing/>
              <w:jc w:val="center"/>
              <w:rPr>
                <w:noProof/>
                <w:sz w:val="18"/>
                <w:szCs w:val="18"/>
              </w:rPr>
            </w:pPr>
            <w:r w:rsidRPr="00DE4AB5">
              <w:t xml:space="preserve">Knows </w:t>
            </w:r>
            <w:proofErr w:type="spellStart"/>
            <w:r w:rsidRPr="00DE4AB5">
              <w:t>mordern</w:t>
            </w:r>
            <w:proofErr w:type="spellEnd"/>
            <w:r w:rsidRPr="00DE4AB5">
              <w:t xml:space="preserve"> method</w:t>
            </w:r>
          </w:p>
        </w:tc>
        <w:tc>
          <w:tcPr>
            <w:tcW w:w="1108" w:type="dxa"/>
            <w:tcBorders>
              <w:right w:val="single" w:color="auto" w:sz="4" w:space="0"/>
            </w:tcBorders>
            <w:noWrap/>
          </w:tcPr>
          <w:p w:rsidRPr="009534F3" w:rsidR="00995C31" w:rsidP="00995C31" w:rsidRDefault="00995C31" w14:paraId="26D38D9F" w14:textId="21747FD4">
            <w:pPr>
              <w:pStyle w:val="KeinLeerraum"/>
              <w:contextualSpacing/>
              <w:jc w:val="center"/>
              <w:rPr>
                <w:noProof/>
                <w:sz w:val="18"/>
                <w:szCs w:val="18"/>
              </w:rPr>
            </w:pPr>
            <w:r w:rsidRPr="00DE4AB5">
              <w:t>0.15</w:t>
            </w:r>
          </w:p>
        </w:tc>
        <w:tc>
          <w:tcPr>
            <w:tcW w:w="1947" w:type="dxa"/>
            <w:gridSpan w:val="2"/>
            <w:tcBorders>
              <w:left w:val="single" w:color="auto" w:sz="4" w:space="0"/>
            </w:tcBorders>
            <w:noWrap/>
          </w:tcPr>
          <w:p w:rsidRPr="009534F3" w:rsidR="00995C31" w:rsidP="00995C31" w:rsidRDefault="00995C31" w14:paraId="1CECE3FB" w14:textId="1D490BD1">
            <w:pPr>
              <w:pStyle w:val="KeinLeerraum"/>
              <w:contextualSpacing/>
              <w:jc w:val="center"/>
              <w:rPr>
                <w:noProof/>
                <w:sz w:val="18"/>
                <w:szCs w:val="18"/>
              </w:rPr>
            </w:pPr>
            <w:r w:rsidRPr="00DE4AB5">
              <w:t>Region Dosso</w:t>
            </w:r>
          </w:p>
        </w:tc>
        <w:tc>
          <w:tcPr>
            <w:tcW w:w="1110" w:type="dxa"/>
            <w:noWrap/>
          </w:tcPr>
          <w:p w:rsidRPr="009534F3" w:rsidR="00995C31" w:rsidP="00995C31" w:rsidRDefault="00995C31" w14:paraId="46F2D825" w14:textId="2467888C">
            <w:pPr>
              <w:pStyle w:val="KeinLeerraum"/>
              <w:contextualSpacing/>
              <w:jc w:val="center"/>
              <w:rPr>
                <w:noProof/>
                <w:sz w:val="18"/>
                <w:szCs w:val="18"/>
              </w:rPr>
            </w:pPr>
            <w:r w:rsidRPr="00DE4AB5">
              <w:t>0.15</w:t>
            </w:r>
          </w:p>
        </w:tc>
      </w:tr>
      <w:tr w:rsidRPr="002A0CB6" w:rsidR="00995C31" w:rsidTr="00C654F5" w14:paraId="69418FAD" w14:textId="77777777">
        <w:trPr>
          <w:trHeight w:val="290"/>
        </w:trPr>
        <w:tc>
          <w:tcPr>
            <w:tcW w:w="2141" w:type="dxa"/>
            <w:tcBorders>
              <w:right w:val="single" w:color="auto" w:sz="4" w:space="0"/>
            </w:tcBorders>
            <w:noWrap/>
            <w:hideMark/>
          </w:tcPr>
          <w:p w:rsidRPr="002A0CB6" w:rsidR="00995C31" w:rsidP="00995C31" w:rsidRDefault="00995C31" w14:paraId="50751583" w14:textId="76202D47">
            <w:pPr>
              <w:pStyle w:val="KeinLeerraum"/>
              <w:rPr>
                <w:noProof/>
                <w:sz w:val="18"/>
                <w:szCs w:val="18"/>
              </w:rPr>
            </w:pPr>
            <w:r w:rsidRPr="00DE4AB5">
              <w:t>Nigeria</w:t>
            </w:r>
          </w:p>
        </w:tc>
        <w:tc>
          <w:tcPr>
            <w:tcW w:w="1895" w:type="dxa"/>
            <w:tcBorders>
              <w:left w:val="single" w:color="auto" w:sz="4" w:space="0"/>
            </w:tcBorders>
            <w:noWrap/>
          </w:tcPr>
          <w:p w:rsidRPr="009534F3" w:rsidR="00995C31" w:rsidP="00995C31" w:rsidRDefault="00995C31" w14:paraId="36C71696" w14:textId="06E8064A">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0EBA43B9" w14:textId="2CDFD866">
            <w:pPr>
              <w:pStyle w:val="KeinLeerraum"/>
              <w:contextualSpacing/>
              <w:jc w:val="center"/>
              <w:rPr>
                <w:noProof/>
                <w:sz w:val="18"/>
                <w:szCs w:val="18"/>
              </w:rPr>
            </w:pPr>
            <w:r w:rsidRPr="00DE4AB5">
              <w:t>0.47</w:t>
            </w:r>
          </w:p>
        </w:tc>
        <w:tc>
          <w:tcPr>
            <w:tcW w:w="1876" w:type="dxa"/>
            <w:tcBorders>
              <w:left w:val="single" w:color="auto" w:sz="4" w:space="0"/>
            </w:tcBorders>
            <w:noWrap/>
          </w:tcPr>
          <w:p w:rsidRPr="009534F3" w:rsidR="00995C31" w:rsidP="00995C31" w:rsidRDefault="00995C31" w14:paraId="1AC4D1C6" w14:textId="442E1D15">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0BB049F0" w14:textId="08ADBB04">
            <w:pPr>
              <w:pStyle w:val="KeinLeerraum"/>
              <w:contextualSpacing/>
              <w:jc w:val="center"/>
              <w:rPr>
                <w:noProof/>
                <w:sz w:val="18"/>
                <w:szCs w:val="18"/>
              </w:rPr>
            </w:pPr>
            <w:r w:rsidRPr="00DE4AB5">
              <w:t>0.15</w:t>
            </w:r>
          </w:p>
        </w:tc>
        <w:tc>
          <w:tcPr>
            <w:tcW w:w="1663" w:type="dxa"/>
            <w:gridSpan w:val="2"/>
            <w:tcBorders>
              <w:left w:val="single" w:color="auto" w:sz="4" w:space="0"/>
            </w:tcBorders>
            <w:noWrap/>
          </w:tcPr>
          <w:p w:rsidRPr="009534F3" w:rsidR="00995C31" w:rsidP="00995C31" w:rsidRDefault="00995C31" w14:paraId="051127BA" w14:textId="01CF3F1C">
            <w:pPr>
              <w:pStyle w:val="KeinLeerraum"/>
              <w:contextualSpacing/>
              <w:jc w:val="center"/>
              <w:rPr>
                <w:noProof/>
                <w:sz w:val="18"/>
                <w:szCs w:val="18"/>
              </w:rPr>
            </w:pPr>
            <w:r w:rsidRPr="00DE4AB5">
              <w:t>Heard family planning</w:t>
            </w:r>
          </w:p>
        </w:tc>
        <w:tc>
          <w:tcPr>
            <w:tcW w:w="1108" w:type="dxa"/>
            <w:tcBorders>
              <w:right w:val="single" w:color="auto" w:sz="4" w:space="0"/>
            </w:tcBorders>
            <w:noWrap/>
          </w:tcPr>
          <w:p w:rsidRPr="009534F3" w:rsidR="00995C31" w:rsidP="00995C31" w:rsidRDefault="00995C31" w14:paraId="7E2DAC22" w14:textId="607F7A1B">
            <w:pPr>
              <w:pStyle w:val="KeinLeerraum"/>
              <w:contextualSpacing/>
              <w:jc w:val="center"/>
              <w:rPr>
                <w:noProof/>
                <w:sz w:val="18"/>
                <w:szCs w:val="18"/>
              </w:rPr>
            </w:pPr>
            <w:r w:rsidRPr="00DE4AB5">
              <w:t>0.15</w:t>
            </w:r>
          </w:p>
        </w:tc>
        <w:tc>
          <w:tcPr>
            <w:tcW w:w="1947" w:type="dxa"/>
            <w:gridSpan w:val="2"/>
            <w:tcBorders>
              <w:left w:val="single" w:color="auto" w:sz="4" w:space="0"/>
            </w:tcBorders>
            <w:noWrap/>
          </w:tcPr>
          <w:p w:rsidRPr="009534F3" w:rsidR="00995C31" w:rsidP="00995C31" w:rsidRDefault="00995C31" w14:paraId="3931A2F1" w14:textId="5D6EA2EC">
            <w:pPr>
              <w:pStyle w:val="KeinLeerraum"/>
              <w:contextualSpacing/>
              <w:jc w:val="center"/>
              <w:rPr>
                <w:noProof/>
                <w:sz w:val="18"/>
                <w:szCs w:val="18"/>
              </w:rPr>
            </w:pPr>
            <w:r w:rsidRPr="00DE4AB5">
              <w:t>Literate</w:t>
            </w:r>
          </w:p>
        </w:tc>
        <w:tc>
          <w:tcPr>
            <w:tcW w:w="1108" w:type="dxa"/>
            <w:tcBorders>
              <w:right w:val="single" w:color="auto" w:sz="4" w:space="0"/>
            </w:tcBorders>
            <w:noWrap/>
          </w:tcPr>
          <w:p w:rsidRPr="009534F3" w:rsidR="00995C31" w:rsidP="00995C31" w:rsidRDefault="00995C31" w14:paraId="4044C481" w14:textId="0F41984C">
            <w:pPr>
              <w:pStyle w:val="KeinLeerraum"/>
              <w:contextualSpacing/>
              <w:jc w:val="center"/>
              <w:rPr>
                <w:noProof/>
                <w:sz w:val="18"/>
                <w:szCs w:val="18"/>
              </w:rPr>
            </w:pPr>
            <w:r w:rsidRPr="00DE4AB5">
              <w:t>0.13</w:t>
            </w:r>
          </w:p>
        </w:tc>
        <w:tc>
          <w:tcPr>
            <w:tcW w:w="1947" w:type="dxa"/>
            <w:gridSpan w:val="2"/>
            <w:tcBorders>
              <w:left w:val="single" w:color="auto" w:sz="4" w:space="0"/>
            </w:tcBorders>
            <w:noWrap/>
          </w:tcPr>
          <w:p w:rsidRPr="009534F3" w:rsidR="00995C31" w:rsidP="00995C31" w:rsidRDefault="00995C31" w14:paraId="2933513F" w14:textId="55B95340">
            <w:pPr>
              <w:pStyle w:val="KeinLeerraum"/>
              <w:contextualSpacing/>
              <w:jc w:val="center"/>
              <w:rPr>
                <w:noProof/>
                <w:sz w:val="18"/>
                <w:szCs w:val="18"/>
              </w:rPr>
            </w:pPr>
            <w:r w:rsidRPr="00DE4AB5">
              <w:t>Married*</w:t>
            </w:r>
          </w:p>
        </w:tc>
        <w:tc>
          <w:tcPr>
            <w:tcW w:w="1110" w:type="dxa"/>
            <w:noWrap/>
          </w:tcPr>
          <w:p w:rsidRPr="009534F3" w:rsidR="00995C31" w:rsidP="00995C31" w:rsidRDefault="00995C31" w14:paraId="30C0A332" w14:textId="558FB2F9">
            <w:pPr>
              <w:pStyle w:val="KeinLeerraum"/>
              <w:contextualSpacing/>
              <w:jc w:val="center"/>
              <w:rPr>
                <w:noProof/>
                <w:sz w:val="18"/>
                <w:szCs w:val="18"/>
              </w:rPr>
            </w:pPr>
            <w:r w:rsidRPr="00DE4AB5">
              <w:t>0.12</w:t>
            </w:r>
          </w:p>
        </w:tc>
      </w:tr>
      <w:tr w:rsidRPr="002A0CB6" w:rsidR="00995C31" w:rsidTr="00C654F5" w14:paraId="52ED7F06" w14:textId="77777777">
        <w:trPr>
          <w:trHeight w:val="290"/>
        </w:trPr>
        <w:tc>
          <w:tcPr>
            <w:tcW w:w="2141" w:type="dxa"/>
            <w:tcBorders>
              <w:right w:val="single" w:color="auto" w:sz="4" w:space="0"/>
            </w:tcBorders>
            <w:noWrap/>
            <w:hideMark/>
          </w:tcPr>
          <w:p w:rsidRPr="002A0CB6" w:rsidR="00995C31" w:rsidP="00995C31" w:rsidRDefault="00995C31" w14:paraId="1331C9E0" w14:textId="037C1A3F">
            <w:pPr>
              <w:pStyle w:val="KeinLeerraum"/>
              <w:rPr>
                <w:noProof/>
                <w:sz w:val="18"/>
                <w:szCs w:val="18"/>
              </w:rPr>
            </w:pPr>
            <w:proofErr w:type="spellStart"/>
            <w:r w:rsidRPr="00DE4AB5">
              <w:t>Republic.of.the.Congo</w:t>
            </w:r>
            <w:proofErr w:type="spellEnd"/>
          </w:p>
        </w:tc>
        <w:tc>
          <w:tcPr>
            <w:tcW w:w="1895" w:type="dxa"/>
            <w:tcBorders>
              <w:left w:val="single" w:color="auto" w:sz="4" w:space="0"/>
            </w:tcBorders>
            <w:noWrap/>
          </w:tcPr>
          <w:p w:rsidRPr="009534F3" w:rsidR="00995C31" w:rsidP="00995C31" w:rsidRDefault="00995C31" w14:paraId="781A4AAC" w14:textId="7E50F1BF">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23AFA072" w14:textId="630C08FC">
            <w:pPr>
              <w:pStyle w:val="KeinLeerraum"/>
              <w:contextualSpacing/>
              <w:jc w:val="center"/>
              <w:rPr>
                <w:noProof/>
                <w:sz w:val="18"/>
                <w:szCs w:val="18"/>
              </w:rPr>
            </w:pPr>
            <w:r w:rsidRPr="00DE4AB5">
              <w:t>0.29</w:t>
            </w:r>
          </w:p>
        </w:tc>
        <w:tc>
          <w:tcPr>
            <w:tcW w:w="1876" w:type="dxa"/>
            <w:tcBorders>
              <w:left w:val="single" w:color="auto" w:sz="4" w:space="0"/>
            </w:tcBorders>
            <w:noWrap/>
          </w:tcPr>
          <w:p w:rsidRPr="009534F3" w:rsidR="00995C31" w:rsidP="00995C31" w:rsidRDefault="00995C31" w14:paraId="23AB07EA" w14:textId="1EA2AA15">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735B4EF5" w14:textId="4605A3B0">
            <w:pPr>
              <w:pStyle w:val="KeinLeerraum"/>
              <w:contextualSpacing/>
              <w:jc w:val="center"/>
              <w:rPr>
                <w:noProof/>
                <w:sz w:val="18"/>
                <w:szCs w:val="18"/>
              </w:rPr>
            </w:pPr>
            <w:r w:rsidRPr="00DE4AB5">
              <w:t>0.19</w:t>
            </w:r>
          </w:p>
        </w:tc>
        <w:tc>
          <w:tcPr>
            <w:tcW w:w="1663" w:type="dxa"/>
            <w:gridSpan w:val="2"/>
            <w:tcBorders>
              <w:left w:val="single" w:color="auto" w:sz="4" w:space="0"/>
            </w:tcBorders>
            <w:noWrap/>
          </w:tcPr>
          <w:p w:rsidRPr="009534F3" w:rsidR="00995C31" w:rsidP="00995C31" w:rsidRDefault="00995C31" w14:paraId="10F0FAA1" w14:textId="09D2A8EB">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07CB9C14" w14:textId="2EFE26A4">
            <w:pPr>
              <w:pStyle w:val="KeinLeerraum"/>
              <w:contextualSpacing/>
              <w:jc w:val="center"/>
              <w:rPr>
                <w:noProof/>
                <w:sz w:val="18"/>
                <w:szCs w:val="18"/>
              </w:rPr>
            </w:pPr>
            <w:r w:rsidRPr="00DE4AB5">
              <w:t>0.17</w:t>
            </w:r>
          </w:p>
        </w:tc>
        <w:tc>
          <w:tcPr>
            <w:tcW w:w="1947" w:type="dxa"/>
            <w:gridSpan w:val="2"/>
            <w:tcBorders>
              <w:left w:val="single" w:color="auto" w:sz="4" w:space="0"/>
            </w:tcBorders>
            <w:noWrap/>
          </w:tcPr>
          <w:p w:rsidRPr="009534F3" w:rsidR="00995C31" w:rsidP="00995C31" w:rsidRDefault="00995C31" w14:paraId="292F577A" w14:textId="64A8EA22">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183B9D3E" w14:textId="6E3D0997">
            <w:pPr>
              <w:pStyle w:val="KeinLeerraum"/>
              <w:contextualSpacing/>
              <w:jc w:val="center"/>
              <w:rPr>
                <w:noProof/>
                <w:sz w:val="18"/>
                <w:szCs w:val="18"/>
              </w:rPr>
            </w:pPr>
            <w:r w:rsidRPr="00DE4AB5">
              <w:t>0.11</w:t>
            </w:r>
          </w:p>
        </w:tc>
        <w:tc>
          <w:tcPr>
            <w:tcW w:w="1947" w:type="dxa"/>
            <w:gridSpan w:val="2"/>
            <w:tcBorders>
              <w:left w:val="single" w:color="auto" w:sz="4" w:space="0"/>
            </w:tcBorders>
            <w:noWrap/>
          </w:tcPr>
          <w:p w:rsidRPr="009534F3" w:rsidR="00995C31" w:rsidP="00995C31" w:rsidRDefault="00995C31" w14:paraId="420C16A9" w14:textId="141EAEB8">
            <w:pPr>
              <w:pStyle w:val="KeinLeerraum"/>
              <w:contextualSpacing/>
              <w:jc w:val="center"/>
              <w:rPr>
                <w:noProof/>
                <w:sz w:val="18"/>
                <w:szCs w:val="18"/>
              </w:rPr>
            </w:pPr>
            <w:r w:rsidRPr="00DE4AB5">
              <w:t xml:space="preserve">Region </w:t>
            </w:r>
            <w:proofErr w:type="spellStart"/>
            <w:r w:rsidRPr="00DE4AB5">
              <w:t>Bouenza</w:t>
            </w:r>
            <w:proofErr w:type="spellEnd"/>
          </w:p>
        </w:tc>
        <w:tc>
          <w:tcPr>
            <w:tcW w:w="1110" w:type="dxa"/>
            <w:noWrap/>
          </w:tcPr>
          <w:p w:rsidRPr="009534F3" w:rsidR="00995C31" w:rsidP="00995C31" w:rsidRDefault="00995C31" w14:paraId="64CE21A4" w14:textId="38044374">
            <w:pPr>
              <w:pStyle w:val="KeinLeerraum"/>
              <w:contextualSpacing/>
              <w:jc w:val="center"/>
              <w:rPr>
                <w:noProof/>
                <w:sz w:val="18"/>
                <w:szCs w:val="18"/>
              </w:rPr>
            </w:pPr>
            <w:r w:rsidRPr="00DE4AB5">
              <w:t>0.09</w:t>
            </w:r>
          </w:p>
        </w:tc>
      </w:tr>
      <w:tr w:rsidRPr="002A0CB6" w:rsidR="00995C31" w:rsidTr="00C654F5" w14:paraId="410B78EE" w14:textId="77777777">
        <w:trPr>
          <w:trHeight w:val="290"/>
        </w:trPr>
        <w:tc>
          <w:tcPr>
            <w:tcW w:w="2141" w:type="dxa"/>
            <w:tcBorders>
              <w:right w:val="single" w:color="auto" w:sz="4" w:space="0"/>
            </w:tcBorders>
            <w:noWrap/>
            <w:hideMark/>
          </w:tcPr>
          <w:p w:rsidRPr="002A0CB6" w:rsidR="00995C31" w:rsidP="00995C31" w:rsidRDefault="00995C31" w14:paraId="7C2ED8FA" w14:textId="0DCB4F5D">
            <w:pPr>
              <w:pStyle w:val="KeinLeerraum"/>
              <w:rPr>
                <w:noProof/>
                <w:sz w:val="18"/>
                <w:szCs w:val="18"/>
              </w:rPr>
            </w:pPr>
            <w:r w:rsidRPr="00DE4AB5">
              <w:t>Rwanda</w:t>
            </w:r>
          </w:p>
        </w:tc>
        <w:tc>
          <w:tcPr>
            <w:tcW w:w="1895" w:type="dxa"/>
            <w:tcBorders>
              <w:left w:val="single" w:color="auto" w:sz="4" w:space="0"/>
            </w:tcBorders>
            <w:noWrap/>
          </w:tcPr>
          <w:p w:rsidRPr="009534F3" w:rsidR="00995C31" w:rsidP="00995C31" w:rsidRDefault="00995C31" w14:paraId="2C46D9D2" w14:textId="4512AF39">
            <w:pPr>
              <w:pStyle w:val="KeinLeerraum"/>
              <w:contextualSpacing/>
              <w:jc w:val="center"/>
              <w:rPr>
                <w:noProof/>
                <w:sz w:val="18"/>
                <w:szCs w:val="18"/>
              </w:rPr>
            </w:pPr>
            <w:r w:rsidRPr="00DE4AB5">
              <w:t>Insurance</w:t>
            </w:r>
          </w:p>
        </w:tc>
        <w:tc>
          <w:tcPr>
            <w:tcW w:w="1108" w:type="dxa"/>
            <w:tcBorders>
              <w:right w:val="single" w:color="auto" w:sz="4" w:space="0"/>
            </w:tcBorders>
            <w:noWrap/>
          </w:tcPr>
          <w:p w:rsidRPr="009534F3" w:rsidR="00995C31" w:rsidP="00995C31" w:rsidRDefault="00995C31" w14:paraId="351F0F74" w14:textId="3458E1A8">
            <w:pPr>
              <w:pStyle w:val="KeinLeerraum"/>
              <w:contextualSpacing/>
              <w:jc w:val="center"/>
              <w:rPr>
                <w:noProof/>
                <w:sz w:val="18"/>
                <w:szCs w:val="18"/>
              </w:rPr>
            </w:pPr>
            <w:r w:rsidRPr="00DE4AB5">
              <w:t>0.36</w:t>
            </w:r>
          </w:p>
        </w:tc>
        <w:tc>
          <w:tcPr>
            <w:tcW w:w="1876" w:type="dxa"/>
            <w:tcBorders>
              <w:left w:val="single" w:color="auto" w:sz="4" w:space="0"/>
            </w:tcBorders>
            <w:noWrap/>
          </w:tcPr>
          <w:p w:rsidRPr="009534F3" w:rsidR="00995C31" w:rsidP="00995C31" w:rsidRDefault="00995C31" w14:paraId="03A09788" w14:textId="31FC2860">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42E1ED56" w14:textId="407B2683">
            <w:pPr>
              <w:pStyle w:val="KeinLeerraum"/>
              <w:contextualSpacing/>
              <w:jc w:val="center"/>
              <w:rPr>
                <w:noProof/>
                <w:sz w:val="18"/>
                <w:szCs w:val="18"/>
              </w:rPr>
            </w:pPr>
            <w:r w:rsidRPr="00DE4AB5">
              <w:t>0.27</w:t>
            </w:r>
          </w:p>
        </w:tc>
        <w:tc>
          <w:tcPr>
            <w:tcW w:w="1663" w:type="dxa"/>
            <w:gridSpan w:val="2"/>
            <w:tcBorders>
              <w:left w:val="single" w:color="auto" w:sz="4" w:space="0"/>
            </w:tcBorders>
            <w:noWrap/>
          </w:tcPr>
          <w:p w:rsidRPr="009534F3" w:rsidR="00995C31" w:rsidP="00995C31" w:rsidRDefault="00995C31" w14:paraId="705AC72B" w14:textId="2FC23D6D">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6597AF09" w14:textId="2F9EFC01">
            <w:pPr>
              <w:pStyle w:val="KeinLeerraum"/>
              <w:contextualSpacing/>
              <w:jc w:val="center"/>
              <w:rPr>
                <w:noProof/>
                <w:sz w:val="18"/>
                <w:szCs w:val="18"/>
              </w:rPr>
            </w:pPr>
            <w:r w:rsidRPr="00DE4AB5">
              <w:t>0.24</w:t>
            </w:r>
          </w:p>
        </w:tc>
        <w:tc>
          <w:tcPr>
            <w:tcW w:w="1947" w:type="dxa"/>
            <w:gridSpan w:val="2"/>
            <w:tcBorders>
              <w:left w:val="single" w:color="auto" w:sz="4" w:space="0"/>
            </w:tcBorders>
            <w:noWrap/>
          </w:tcPr>
          <w:p w:rsidRPr="009534F3" w:rsidR="00995C31" w:rsidP="00995C31" w:rsidRDefault="00995C31" w14:paraId="0722D433" w14:textId="22409480">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5E335987" w14:textId="303EF852">
            <w:pPr>
              <w:pStyle w:val="KeinLeerraum"/>
              <w:contextualSpacing/>
              <w:jc w:val="center"/>
              <w:rPr>
                <w:noProof/>
                <w:sz w:val="18"/>
                <w:szCs w:val="18"/>
              </w:rPr>
            </w:pPr>
            <w:r w:rsidRPr="00DE4AB5">
              <w:t>0.18</w:t>
            </w:r>
          </w:p>
        </w:tc>
        <w:tc>
          <w:tcPr>
            <w:tcW w:w="1947" w:type="dxa"/>
            <w:gridSpan w:val="2"/>
            <w:tcBorders>
              <w:left w:val="single" w:color="auto" w:sz="4" w:space="0"/>
            </w:tcBorders>
            <w:noWrap/>
          </w:tcPr>
          <w:p w:rsidRPr="009534F3" w:rsidR="00995C31" w:rsidP="00995C31" w:rsidRDefault="00995C31" w14:paraId="72FE884D" w14:textId="1419FB93">
            <w:pPr>
              <w:pStyle w:val="KeinLeerraum"/>
              <w:contextualSpacing/>
              <w:jc w:val="center"/>
              <w:rPr>
                <w:noProof/>
                <w:sz w:val="18"/>
                <w:szCs w:val="18"/>
              </w:rPr>
            </w:pPr>
            <w:r w:rsidRPr="00DE4AB5">
              <w:t>Tested HIV</w:t>
            </w:r>
          </w:p>
        </w:tc>
        <w:tc>
          <w:tcPr>
            <w:tcW w:w="1110" w:type="dxa"/>
            <w:noWrap/>
          </w:tcPr>
          <w:p w:rsidRPr="009534F3" w:rsidR="00995C31" w:rsidP="00995C31" w:rsidRDefault="00995C31" w14:paraId="29BFE045" w14:textId="5AE6655B">
            <w:pPr>
              <w:pStyle w:val="KeinLeerraum"/>
              <w:contextualSpacing/>
              <w:jc w:val="center"/>
              <w:rPr>
                <w:noProof/>
                <w:sz w:val="18"/>
                <w:szCs w:val="18"/>
              </w:rPr>
            </w:pPr>
            <w:r w:rsidRPr="00DE4AB5">
              <w:t>0.17</w:t>
            </w:r>
          </w:p>
        </w:tc>
      </w:tr>
      <w:tr w:rsidRPr="002A0CB6" w:rsidR="00995C31" w:rsidTr="00C654F5" w14:paraId="0E36E6BA" w14:textId="77777777">
        <w:trPr>
          <w:trHeight w:val="290"/>
        </w:trPr>
        <w:tc>
          <w:tcPr>
            <w:tcW w:w="2141" w:type="dxa"/>
            <w:tcBorders>
              <w:right w:val="single" w:color="auto" w:sz="4" w:space="0"/>
            </w:tcBorders>
            <w:noWrap/>
            <w:hideMark/>
          </w:tcPr>
          <w:p w:rsidRPr="002A0CB6" w:rsidR="00995C31" w:rsidP="00995C31" w:rsidRDefault="00995C31" w14:paraId="6EB2F367" w14:textId="375E8330">
            <w:pPr>
              <w:pStyle w:val="KeinLeerraum"/>
              <w:rPr>
                <w:noProof/>
                <w:sz w:val="18"/>
                <w:szCs w:val="18"/>
              </w:rPr>
            </w:pPr>
            <w:r w:rsidRPr="00DE4AB5">
              <w:t>Senegal</w:t>
            </w:r>
          </w:p>
        </w:tc>
        <w:tc>
          <w:tcPr>
            <w:tcW w:w="1895" w:type="dxa"/>
            <w:tcBorders>
              <w:left w:val="single" w:color="auto" w:sz="4" w:space="0"/>
            </w:tcBorders>
            <w:noWrap/>
          </w:tcPr>
          <w:p w:rsidRPr="009534F3" w:rsidR="00995C31" w:rsidP="00995C31" w:rsidRDefault="00995C31" w14:paraId="62309F8A" w14:textId="691E01C1">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7E656B56" w14:textId="1E5D147C">
            <w:pPr>
              <w:pStyle w:val="KeinLeerraum"/>
              <w:contextualSpacing/>
              <w:jc w:val="center"/>
              <w:rPr>
                <w:noProof/>
                <w:sz w:val="18"/>
                <w:szCs w:val="18"/>
              </w:rPr>
            </w:pPr>
            <w:r w:rsidRPr="00DE4AB5">
              <w:t>0.36</w:t>
            </w:r>
          </w:p>
        </w:tc>
        <w:tc>
          <w:tcPr>
            <w:tcW w:w="1876" w:type="dxa"/>
            <w:tcBorders>
              <w:left w:val="single" w:color="auto" w:sz="4" w:space="0"/>
            </w:tcBorders>
            <w:noWrap/>
          </w:tcPr>
          <w:p w:rsidRPr="009534F3" w:rsidR="00995C31" w:rsidP="00995C31" w:rsidRDefault="00995C31" w14:paraId="13D3CC43" w14:textId="147708D2">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3F4FF04B" w14:textId="75060013">
            <w:pPr>
              <w:pStyle w:val="KeinLeerraum"/>
              <w:contextualSpacing/>
              <w:jc w:val="center"/>
              <w:rPr>
                <w:noProof/>
                <w:sz w:val="18"/>
                <w:szCs w:val="18"/>
              </w:rPr>
            </w:pPr>
            <w:r w:rsidRPr="00DE4AB5">
              <w:t>0.34</w:t>
            </w:r>
          </w:p>
        </w:tc>
        <w:tc>
          <w:tcPr>
            <w:tcW w:w="1663" w:type="dxa"/>
            <w:gridSpan w:val="2"/>
            <w:tcBorders>
              <w:left w:val="single" w:color="auto" w:sz="4" w:space="0"/>
            </w:tcBorders>
            <w:noWrap/>
          </w:tcPr>
          <w:p w:rsidRPr="009534F3" w:rsidR="00995C31" w:rsidP="00995C31" w:rsidRDefault="00995C31" w14:paraId="78C251CC" w14:textId="1B0663D1">
            <w:pPr>
              <w:pStyle w:val="KeinLeerraum"/>
              <w:contextualSpacing/>
              <w:jc w:val="center"/>
              <w:rPr>
                <w:noProof/>
                <w:sz w:val="18"/>
                <w:szCs w:val="18"/>
              </w:rPr>
            </w:pPr>
            <w:r w:rsidRPr="00DE4AB5">
              <w:t>Contraceptive requires HF access</w:t>
            </w:r>
          </w:p>
        </w:tc>
        <w:tc>
          <w:tcPr>
            <w:tcW w:w="1108" w:type="dxa"/>
            <w:tcBorders>
              <w:right w:val="single" w:color="auto" w:sz="4" w:space="0"/>
            </w:tcBorders>
            <w:noWrap/>
          </w:tcPr>
          <w:p w:rsidRPr="009534F3" w:rsidR="00995C31" w:rsidP="00995C31" w:rsidRDefault="00995C31" w14:paraId="51C8F62B" w14:textId="4E82C923">
            <w:pPr>
              <w:pStyle w:val="KeinLeerraum"/>
              <w:contextualSpacing/>
              <w:jc w:val="center"/>
              <w:rPr>
                <w:noProof/>
                <w:sz w:val="18"/>
                <w:szCs w:val="18"/>
              </w:rPr>
            </w:pPr>
            <w:r w:rsidRPr="00DE4AB5">
              <w:t>0.23</w:t>
            </w:r>
          </w:p>
        </w:tc>
        <w:tc>
          <w:tcPr>
            <w:tcW w:w="1947" w:type="dxa"/>
            <w:gridSpan w:val="2"/>
            <w:tcBorders>
              <w:left w:val="single" w:color="auto" w:sz="4" w:space="0"/>
            </w:tcBorders>
            <w:noWrap/>
          </w:tcPr>
          <w:p w:rsidRPr="009534F3" w:rsidR="00995C31" w:rsidP="00995C31" w:rsidRDefault="00995C31" w14:paraId="2598C197" w14:textId="4A036623">
            <w:pPr>
              <w:pStyle w:val="KeinLeerraum"/>
              <w:contextualSpacing/>
              <w:jc w:val="center"/>
              <w:rPr>
                <w:noProof/>
                <w:sz w:val="18"/>
                <w:szCs w:val="18"/>
              </w:rPr>
            </w:pPr>
            <w:r w:rsidRPr="00DE4AB5">
              <w:t>Married*</w:t>
            </w:r>
          </w:p>
        </w:tc>
        <w:tc>
          <w:tcPr>
            <w:tcW w:w="1108" w:type="dxa"/>
            <w:tcBorders>
              <w:right w:val="single" w:color="auto" w:sz="4" w:space="0"/>
            </w:tcBorders>
            <w:noWrap/>
          </w:tcPr>
          <w:p w:rsidRPr="009534F3" w:rsidR="00995C31" w:rsidP="00995C31" w:rsidRDefault="00995C31" w14:paraId="70477BE5" w14:textId="5A74594A">
            <w:pPr>
              <w:pStyle w:val="KeinLeerraum"/>
              <w:contextualSpacing/>
              <w:jc w:val="center"/>
              <w:rPr>
                <w:noProof/>
                <w:sz w:val="18"/>
                <w:szCs w:val="18"/>
              </w:rPr>
            </w:pPr>
            <w:r w:rsidRPr="00DE4AB5">
              <w:t>0.17</w:t>
            </w:r>
          </w:p>
        </w:tc>
        <w:tc>
          <w:tcPr>
            <w:tcW w:w="1947" w:type="dxa"/>
            <w:gridSpan w:val="2"/>
            <w:tcBorders>
              <w:left w:val="single" w:color="auto" w:sz="4" w:space="0"/>
            </w:tcBorders>
            <w:noWrap/>
          </w:tcPr>
          <w:p w:rsidRPr="009534F3" w:rsidR="00995C31" w:rsidP="00995C31" w:rsidRDefault="00995C31" w14:paraId="0168E952" w14:textId="54C88203">
            <w:pPr>
              <w:pStyle w:val="KeinLeerraum"/>
              <w:contextualSpacing/>
              <w:jc w:val="center"/>
              <w:rPr>
                <w:noProof/>
                <w:sz w:val="18"/>
                <w:szCs w:val="18"/>
              </w:rPr>
            </w:pPr>
            <w:r w:rsidRPr="00DE4AB5">
              <w:t>Pregnant</w:t>
            </w:r>
          </w:p>
        </w:tc>
        <w:tc>
          <w:tcPr>
            <w:tcW w:w="1110" w:type="dxa"/>
            <w:noWrap/>
          </w:tcPr>
          <w:p w:rsidRPr="009534F3" w:rsidR="00995C31" w:rsidP="00995C31" w:rsidRDefault="00995C31" w14:paraId="30CB9C46" w14:textId="029AC8C5">
            <w:pPr>
              <w:pStyle w:val="KeinLeerraum"/>
              <w:contextualSpacing/>
              <w:jc w:val="center"/>
              <w:rPr>
                <w:noProof/>
                <w:sz w:val="18"/>
                <w:szCs w:val="18"/>
              </w:rPr>
            </w:pPr>
            <w:r w:rsidRPr="00DE4AB5">
              <w:t>0.15</w:t>
            </w:r>
          </w:p>
        </w:tc>
      </w:tr>
      <w:tr w:rsidRPr="002A0CB6" w:rsidR="00995C31" w:rsidTr="00C654F5" w14:paraId="2262A400" w14:textId="77777777">
        <w:trPr>
          <w:trHeight w:val="290"/>
        </w:trPr>
        <w:tc>
          <w:tcPr>
            <w:tcW w:w="2141" w:type="dxa"/>
            <w:tcBorders>
              <w:right w:val="single" w:color="auto" w:sz="4" w:space="0"/>
            </w:tcBorders>
            <w:noWrap/>
            <w:hideMark/>
          </w:tcPr>
          <w:p w:rsidRPr="002A0CB6" w:rsidR="00995C31" w:rsidP="00995C31" w:rsidRDefault="00995C31" w14:paraId="6B3E1C83" w14:textId="489CA290">
            <w:pPr>
              <w:pStyle w:val="KeinLeerraum"/>
              <w:rPr>
                <w:noProof/>
                <w:sz w:val="18"/>
                <w:szCs w:val="18"/>
              </w:rPr>
            </w:pPr>
            <w:proofErr w:type="spellStart"/>
            <w:r w:rsidRPr="00DE4AB5">
              <w:t>Sierra.Leone</w:t>
            </w:r>
            <w:proofErr w:type="spellEnd"/>
          </w:p>
        </w:tc>
        <w:tc>
          <w:tcPr>
            <w:tcW w:w="1895" w:type="dxa"/>
            <w:tcBorders>
              <w:left w:val="single" w:color="auto" w:sz="4" w:space="0"/>
            </w:tcBorders>
            <w:noWrap/>
          </w:tcPr>
          <w:p w:rsidRPr="009534F3" w:rsidR="00995C31" w:rsidP="00995C31" w:rsidRDefault="00995C31" w14:paraId="48D8B2DB" w14:textId="1AA5317D">
            <w:pPr>
              <w:pStyle w:val="KeinLeerraum"/>
              <w:contextualSpacing/>
              <w:jc w:val="center"/>
              <w:rPr>
                <w:noProof/>
                <w:sz w:val="18"/>
                <w:szCs w:val="18"/>
              </w:rPr>
            </w:pPr>
            <w:r w:rsidRPr="00DE4AB5">
              <w:t>Gave birth in last 3 years</w:t>
            </w:r>
          </w:p>
        </w:tc>
        <w:tc>
          <w:tcPr>
            <w:tcW w:w="1108" w:type="dxa"/>
            <w:tcBorders>
              <w:right w:val="single" w:color="auto" w:sz="4" w:space="0"/>
            </w:tcBorders>
            <w:noWrap/>
          </w:tcPr>
          <w:p w:rsidRPr="009534F3" w:rsidR="00995C31" w:rsidP="00995C31" w:rsidRDefault="00995C31" w14:paraId="3C5254F3" w14:textId="141B339C">
            <w:pPr>
              <w:pStyle w:val="KeinLeerraum"/>
              <w:contextualSpacing/>
              <w:jc w:val="center"/>
              <w:rPr>
                <w:noProof/>
                <w:sz w:val="18"/>
                <w:szCs w:val="18"/>
              </w:rPr>
            </w:pPr>
            <w:r w:rsidRPr="00DE4AB5">
              <w:t>0.49</w:t>
            </w:r>
          </w:p>
        </w:tc>
        <w:tc>
          <w:tcPr>
            <w:tcW w:w="1876" w:type="dxa"/>
            <w:tcBorders>
              <w:left w:val="single" w:color="auto" w:sz="4" w:space="0"/>
            </w:tcBorders>
            <w:noWrap/>
          </w:tcPr>
          <w:p w:rsidRPr="009534F3" w:rsidR="00995C31" w:rsidP="00995C31" w:rsidRDefault="00995C31" w14:paraId="3D91BC81" w14:textId="3C44BCB2">
            <w:pPr>
              <w:pStyle w:val="KeinLeerraum"/>
              <w:contextualSpacing/>
              <w:jc w:val="center"/>
              <w:rPr>
                <w:noProof/>
                <w:sz w:val="18"/>
                <w:szCs w:val="18"/>
              </w:rPr>
            </w:pPr>
            <w:r w:rsidRPr="00DE4AB5">
              <w:t>Has children at home</w:t>
            </w:r>
          </w:p>
        </w:tc>
        <w:tc>
          <w:tcPr>
            <w:tcW w:w="1108" w:type="dxa"/>
            <w:tcBorders>
              <w:right w:val="single" w:color="auto" w:sz="4" w:space="0"/>
            </w:tcBorders>
            <w:noWrap/>
          </w:tcPr>
          <w:p w:rsidRPr="009534F3" w:rsidR="00995C31" w:rsidP="00995C31" w:rsidRDefault="00995C31" w14:paraId="1AF96C9E" w14:textId="28211332">
            <w:pPr>
              <w:pStyle w:val="KeinLeerraum"/>
              <w:contextualSpacing/>
              <w:jc w:val="center"/>
              <w:rPr>
                <w:noProof/>
                <w:sz w:val="18"/>
                <w:szCs w:val="18"/>
              </w:rPr>
            </w:pPr>
            <w:r w:rsidRPr="00DE4AB5">
              <w:t>0.26</w:t>
            </w:r>
          </w:p>
        </w:tc>
        <w:tc>
          <w:tcPr>
            <w:tcW w:w="1663" w:type="dxa"/>
            <w:gridSpan w:val="2"/>
            <w:tcBorders>
              <w:left w:val="single" w:color="auto" w:sz="4" w:space="0"/>
            </w:tcBorders>
            <w:noWrap/>
          </w:tcPr>
          <w:p w:rsidRPr="009534F3" w:rsidR="00995C31" w:rsidP="00995C31" w:rsidRDefault="00995C31" w14:paraId="6DC8B560" w14:textId="0F3829C8">
            <w:pPr>
              <w:pStyle w:val="KeinLeerraum"/>
              <w:contextualSpacing/>
              <w:jc w:val="center"/>
              <w:rPr>
                <w:noProof/>
                <w:sz w:val="18"/>
                <w:szCs w:val="18"/>
              </w:rPr>
            </w:pPr>
            <w:r w:rsidRPr="00DE4AB5">
              <w:t>Pregnant</w:t>
            </w:r>
          </w:p>
        </w:tc>
        <w:tc>
          <w:tcPr>
            <w:tcW w:w="1108" w:type="dxa"/>
            <w:tcBorders>
              <w:right w:val="single" w:color="auto" w:sz="4" w:space="0"/>
            </w:tcBorders>
            <w:noWrap/>
          </w:tcPr>
          <w:p w:rsidRPr="009534F3" w:rsidR="00995C31" w:rsidP="00995C31" w:rsidRDefault="00995C31" w14:paraId="47E304C2" w14:textId="50D08781">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6B3A5B11" w14:textId="5DA6F956">
            <w:pPr>
              <w:pStyle w:val="KeinLeerraum"/>
              <w:contextualSpacing/>
              <w:jc w:val="center"/>
              <w:rPr>
                <w:noProof/>
                <w:sz w:val="18"/>
                <w:szCs w:val="18"/>
              </w:rPr>
            </w:pPr>
            <w:r w:rsidRPr="00DE4AB5">
              <w:t>Tested HIV</w:t>
            </w:r>
          </w:p>
        </w:tc>
        <w:tc>
          <w:tcPr>
            <w:tcW w:w="1108" w:type="dxa"/>
            <w:tcBorders>
              <w:right w:val="single" w:color="auto" w:sz="4" w:space="0"/>
            </w:tcBorders>
            <w:noWrap/>
          </w:tcPr>
          <w:p w:rsidRPr="009534F3" w:rsidR="00995C31" w:rsidP="00995C31" w:rsidRDefault="00995C31" w14:paraId="38C49E27" w14:textId="5CBC0666">
            <w:pPr>
              <w:pStyle w:val="KeinLeerraum"/>
              <w:contextualSpacing/>
              <w:jc w:val="center"/>
              <w:rPr>
                <w:noProof/>
                <w:sz w:val="18"/>
                <w:szCs w:val="18"/>
              </w:rPr>
            </w:pPr>
            <w:r w:rsidRPr="00DE4AB5">
              <w:t>0.16</w:t>
            </w:r>
          </w:p>
        </w:tc>
        <w:tc>
          <w:tcPr>
            <w:tcW w:w="1947" w:type="dxa"/>
            <w:gridSpan w:val="2"/>
            <w:tcBorders>
              <w:left w:val="single" w:color="auto" w:sz="4" w:space="0"/>
            </w:tcBorders>
            <w:noWrap/>
          </w:tcPr>
          <w:p w:rsidRPr="009534F3" w:rsidR="00995C31" w:rsidP="00995C31" w:rsidRDefault="00995C31" w14:paraId="69F4051F" w14:textId="3F36C830">
            <w:pPr>
              <w:pStyle w:val="KeinLeerraum"/>
              <w:contextualSpacing/>
              <w:jc w:val="center"/>
              <w:rPr>
                <w:noProof/>
                <w:sz w:val="18"/>
                <w:szCs w:val="18"/>
              </w:rPr>
            </w:pPr>
            <w:r w:rsidRPr="00DE4AB5">
              <w:t>Currently working</w:t>
            </w:r>
          </w:p>
        </w:tc>
        <w:tc>
          <w:tcPr>
            <w:tcW w:w="1110" w:type="dxa"/>
            <w:noWrap/>
          </w:tcPr>
          <w:p w:rsidRPr="009534F3" w:rsidR="00995C31" w:rsidP="00995C31" w:rsidRDefault="00995C31" w14:paraId="517576FD" w14:textId="34061AFD">
            <w:pPr>
              <w:pStyle w:val="KeinLeerraum"/>
              <w:contextualSpacing/>
              <w:jc w:val="center"/>
              <w:rPr>
                <w:noProof/>
                <w:sz w:val="18"/>
                <w:szCs w:val="18"/>
              </w:rPr>
            </w:pPr>
            <w:r w:rsidRPr="00DE4AB5">
              <w:t>0.15</w:t>
            </w:r>
          </w:p>
        </w:tc>
      </w:tr>
      <w:tr w:rsidRPr="002A0CB6" w:rsidR="003319DD" w:rsidTr="00C654F5" w14:paraId="1E423F04" w14:textId="77777777">
        <w:trPr>
          <w:trHeight w:val="290"/>
        </w:trPr>
        <w:tc>
          <w:tcPr>
            <w:tcW w:w="2141" w:type="dxa"/>
            <w:tcBorders>
              <w:right w:val="single" w:color="auto" w:sz="4" w:space="0"/>
            </w:tcBorders>
            <w:noWrap/>
            <w:hideMark/>
          </w:tcPr>
          <w:p w:rsidRPr="002A0CB6" w:rsidR="003319DD" w:rsidP="003319DD" w:rsidRDefault="003319DD" w14:paraId="3D3A508B" w14:textId="7CDCE6A6">
            <w:pPr>
              <w:pStyle w:val="KeinLeerraum"/>
              <w:rPr>
                <w:noProof/>
                <w:sz w:val="18"/>
                <w:szCs w:val="18"/>
              </w:rPr>
            </w:pPr>
            <w:proofErr w:type="spellStart"/>
            <w:r w:rsidRPr="00E41D88">
              <w:t>South.Africa</w:t>
            </w:r>
            <w:proofErr w:type="spellEnd"/>
          </w:p>
        </w:tc>
        <w:tc>
          <w:tcPr>
            <w:tcW w:w="1895" w:type="dxa"/>
            <w:tcBorders>
              <w:left w:val="single" w:color="auto" w:sz="4" w:space="0"/>
            </w:tcBorders>
            <w:noWrap/>
          </w:tcPr>
          <w:p w:rsidRPr="009534F3" w:rsidR="003319DD" w:rsidP="003319DD" w:rsidRDefault="003319DD" w14:paraId="0130B559" w14:textId="506CC275">
            <w:pPr>
              <w:pStyle w:val="KeinLeerraum"/>
              <w:contextualSpacing/>
              <w:jc w:val="center"/>
              <w:rPr>
                <w:noProof/>
                <w:sz w:val="18"/>
                <w:szCs w:val="18"/>
              </w:rPr>
            </w:pPr>
            <w:r w:rsidRPr="00E41D88">
              <w:t>Tested HIV</w:t>
            </w:r>
          </w:p>
        </w:tc>
        <w:tc>
          <w:tcPr>
            <w:tcW w:w="1108" w:type="dxa"/>
            <w:tcBorders>
              <w:right w:val="single" w:color="auto" w:sz="4" w:space="0"/>
            </w:tcBorders>
            <w:noWrap/>
          </w:tcPr>
          <w:p w:rsidRPr="009534F3" w:rsidR="003319DD" w:rsidP="003319DD" w:rsidRDefault="003319DD" w14:paraId="44A9CA6F" w14:textId="24CF9ED8">
            <w:pPr>
              <w:pStyle w:val="KeinLeerraum"/>
              <w:contextualSpacing/>
              <w:jc w:val="center"/>
              <w:rPr>
                <w:noProof/>
                <w:sz w:val="18"/>
                <w:szCs w:val="18"/>
              </w:rPr>
            </w:pPr>
            <w:r w:rsidRPr="00E41D88">
              <w:t>0.30</w:t>
            </w:r>
          </w:p>
        </w:tc>
        <w:tc>
          <w:tcPr>
            <w:tcW w:w="1876" w:type="dxa"/>
            <w:tcBorders>
              <w:left w:val="single" w:color="auto" w:sz="4" w:space="0"/>
            </w:tcBorders>
            <w:noWrap/>
          </w:tcPr>
          <w:p w:rsidRPr="009534F3" w:rsidR="003319DD" w:rsidP="003319DD" w:rsidRDefault="003319DD" w14:paraId="40C7D985" w14:textId="3D577E39">
            <w:pPr>
              <w:pStyle w:val="KeinLeerraum"/>
              <w:contextualSpacing/>
              <w:jc w:val="center"/>
              <w:rPr>
                <w:noProof/>
                <w:sz w:val="18"/>
                <w:szCs w:val="18"/>
              </w:rPr>
            </w:pPr>
            <w:r w:rsidRPr="00E41D88">
              <w:t>Gave birth in last 3 years</w:t>
            </w:r>
          </w:p>
        </w:tc>
        <w:tc>
          <w:tcPr>
            <w:tcW w:w="1108" w:type="dxa"/>
            <w:tcBorders>
              <w:right w:val="single" w:color="auto" w:sz="4" w:space="0"/>
            </w:tcBorders>
            <w:noWrap/>
          </w:tcPr>
          <w:p w:rsidRPr="009534F3" w:rsidR="003319DD" w:rsidP="003319DD" w:rsidRDefault="003319DD" w14:paraId="4DF09669" w14:textId="60F0201E">
            <w:pPr>
              <w:pStyle w:val="KeinLeerraum"/>
              <w:contextualSpacing/>
              <w:jc w:val="center"/>
              <w:rPr>
                <w:noProof/>
                <w:sz w:val="18"/>
                <w:szCs w:val="18"/>
              </w:rPr>
            </w:pPr>
            <w:r w:rsidRPr="00E41D88">
              <w:t>0.29</w:t>
            </w:r>
          </w:p>
        </w:tc>
        <w:tc>
          <w:tcPr>
            <w:tcW w:w="1663" w:type="dxa"/>
            <w:gridSpan w:val="2"/>
            <w:tcBorders>
              <w:left w:val="single" w:color="auto" w:sz="4" w:space="0"/>
            </w:tcBorders>
            <w:noWrap/>
          </w:tcPr>
          <w:p w:rsidRPr="009534F3" w:rsidR="003319DD" w:rsidP="003319DD" w:rsidRDefault="003319DD" w14:paraId="21C724D8" w14:textId="4B1ED4C2">
            <w:pPr>
              <w:pStyle w:val="KeinLeerraum"/>
              <w:contextualSpacing/>
              <w:jc w:val="center"/>
              <w:rPr>
                <w:noProof/>
                <w:sz w:val="18"/>
                <w:szCs w:val="18"/>
              </w:rPr>
            </w:pPr>
            <w:r w:rsidRPr="00E41D88">
              <w:t>Has children at home</w:t>
            </w:r>
          </w:p>
        </w:tc>
        <w:tc>
          <w:tcPr>
            <w:tcW w:w="1108" w:type="dxa"/>
            <w:tcBorders>
              <w:right w:val="single" w:color="auto" w:sz="4" w:space="0"/>
            </w:tcBorders>
            <w:noWrap/>
          </w:tcPr>
          <w:p w:rsidRPr="009534F3" w:rsidR="003319DD" w:rsidP="003319DD" w:rsidRDefault="003319DD" w14:paraId="6FDD3F1E" w14:textId="1CC09D57">
            <w:pPr>
              <w:pStyle w:val="KeinLeerraum"/>
              <w:contextualSpacing/>
              <w:jc w:val="center"/>
              <w:rPr>
                <w:noProof/>
                <w:sz w:val="18"/>
                <w:szCs w:val="18"/>
              </w:rPr>
            </w:pPr>
            <w:r w:rsidRPr="00E41D88">
              <w:t>0.28</w:t>
            </w:r>
          </w:p>
        </w:tc>
        <w:tc>
          <w:tcPr>
            <w:tcW w:w="1947" w:type="dxa"/>
            <w:gridSpan w:val="2"/>
            <w:tcBorders>
              <w:left w:val="single" w:color="auto" w:sz="4" w:space="0"/>
            </w:tcBorders>
            <w:noWrap/>
          </w:tcPr>
          <w:p w:rsidRPr="009534F3" w:rsidR="003319DD" w:rsidP="003319DD" w:rsidRDefault="003319DD" w14:paraId="15CB5B23" w14:textId="32C0C117">
            <w:pPr>
              <w:pStyle w:val="KeinLeerraum"/>
              <w:contextualSpacing/>
              <w:jc w:val="center"/>
              <w:rPr>
                <w:noProof/>
                <w:sz w:val="18"/>
                <w:szCs w:val="18"/>
              </w:rPr>
            </w:pPr>
            <w:r w:rsidRPr="00E41D88">
              <w:t>Region Free state</w:t>
            </w:r>
          </w:p>
        </w:tc>
        <w:tc>
          <w:tcPr>
            <w:tcW w:w="1108" w:type="dxa"/>
            <w:tcBorders>
              <w:right w:val="single" w:color="auto" w:sz="4" w:space="0"/>
            </w:tcBorders>
            <w:noWrap/>
          </w:tcPr>
          <w:p w:rsidRPr="009534F3" w:rsidR="003319DD" w:rsidP="003319DD" w:rsidRDefault="003319DD" w14:paraId="3573FD4C" w14:textId="01983ACA">
            <w:pPr>
              <w:pStyle w:val="KeinLeerraum"/>
              <w:contextualSpacing/>
              <w:jc w:val="center"/>
              <w:rPr>
                <w:noProof/>
                <w:sz w:val="18"/>
                <w:szCs w:val="18"/>
              </w:rPr>
            </w:pPr>
            <w:r w:rsidRPr="00E41D88">
              <w:t>0.13</w:t>
            </w:r>
          </w:p>
        </w:tc>
        <w:tc>
          <w:tcPr>
            <w:tcW w:w="1947" w:type="dxa"/>
            <w:gridSpan w:val="2"/>
            <w:tcBorders>
              <w:left w:val="single" w:color="auto" w:sz="4" w:space="0"/>
            </w:tcBorders>
            <w:noWrap/>
          </w:tcPr>
          <w:p w:rsidRPr="009534F3" w:rsidR="003319DD" w:rsidP="003319DD" w:rsidRDefault="003319DD" w14:paraId="3DC90D33" w14:textId="4389F040">
            <w:pPr>
              <w:pStyle w:val="KeinLeerraum"/>
              <w:contextualSpacing/>
              <w:jc w:val="center"/>
              <w:rPr>
                <w:noProof/>
                <w:sz w:val="18"/>
                <w:szCs w:val="18"/>
              </w:rPr>
            </w:pPr>
            <w:r w:rsidRPr="00E41D88">
              <w:t>Contraceptive requires HF access</w:t>
            </w:r>
          </w:p>
        </w:tc>
        <w:tc>
          <w:tcPr>
            <w:tcW w:w="1110" w:type="dxa"/>
            <w:noWrap/>
          </w:tcPr>
          <w:p w:rsidRPr="009534F3" w:rsidR="003319DD" w:rsidP="003319DD" w:rsidRDefault="003319DD" w14:paraId="650C2708" w14:textId="355DD6D0">
            <w:pPr>
              <w:pStyle w:val="KeinLeerraum"/>
              <w:contextualSpacing/>
              <w:jc w:val="center"/>
              <w:rPr>
                <w:noProof/>
                <w:sz w:val="18"/>
                <w:szCs w:val="18"/>
              </w:rPr>
            </w:pPr>
            <w:r w:rsidRPr="00E41D88">
              <w:t>0.12</w:t>
            </w:r>
          </w:p>
        </w:tc>
      </w:tr>
      <w:tr w:rsidRPr="002A0CB6" w:rsidR="003319DD" w:rsidTr="00C654F5" w14:paraId="42A335B1" w14:textId="77777777">
        <w:trPr>
          <w:trHeight w:val="290"/>
        </w:trPr>
        <w:tc>
          <w:tcPr>
            <w:tcW w:w="2141" w:type="dxa"/>
            <w:tcBorders>
              <w:right w:val="single" w:color="auto" w:sz="4" w:space="0"/>
            </w:tcBorders>
            <w:noWrap/>
            <w:hideMark/>
          </w:tcPr>
          <w:p w:rsidRPr="002A0CB6" w:rsidR="003319DD" w:rsidP="003319DD" w:rsidRDefault="003319DD" w14:paraId="6E783F83" w14:textId="57A61911">
            <w:pPr>
              <w:pStyle w:val="KeinLeerraum"/>
              <w:rPr>
                <w:noProof/>
                <w:sz w:val="18"/>
                <w:szCs w:val="18"/>
              </w:rPr>
            </w:pPr>
            <w:r w:rsidRPr="00E41D88">
              <w:t>Tanzania</w:t>
            </w:r>
          </w:p>
        </w:tc>
        <w:tc>
          <w:tcPr>
            <w:tcW w:w="1895" w:type="dxa"/>
            <w:tcBorders>
              <w:left w:val="single" w:color="auto" w:sz="4" w:space="0"/>
            </w:tcBorders>
            <w:noWrap/>
          </w:tcPr>
          <w:p w:rsidRPr="009534F3" w:rsidR="003319DD" w:rsidP="003319DD" w:rsidRDefault="003319DD" w14:paraId="1629743C" w14:textId="53DB80C7">
            <w:pPr>
              <w:pStyle w:val="KeinLeerraum"/>
              <w:contextualSpacing/>
              <w:jc w:val="center"/>
              <w:rPr>
                <w:noProof/>
                <w:sz w:val="18"/>
                <w:szCs w:val="18"/>
              </w:rPr>
            </w:pPr>
            <w:r w:rsidRPr="00E41D88">
              <w:t>Gave birth in last 3 years</w:t>
            </w:r>
          </w:p>
        </w:tc>
        <w:tc>
          <w:tcPr>
            <w:tcW w:w="1108" w:type="dxa"/>
            <w:tcBorders>
              <w:right w:val="single" w:color="auto" w:sz="4" w:space="0"/>
            </w:tcBorders>
            <w:noWrap/>
          </w:tcPr>
          <w:p w:rsidRPr="009534F3" w:rsidR="003319DD" w:rsidP="003319DD" w:rsidRDefault="003319DD" w14:paraId="4F5CEE26" w14:textId="33902A6C">
            <w:pPr>
              <w:pStyle w:val="KeinLeerraum"/>
              <w:contextualSpacing/>
              <w:jc w:val="center"/>
              <w:rPr>
                <w:noProof/>
                <w:sz w:val="18"/>
                <w:szCs w:val="18"/>
              </w:rPr>
            </w:pPr>
            <w:r w:rsidRPr="00E41D88">
              <w:t>0.39</w:t>
            </w:r>
          </w:p>
        </w:tc>
        <w:tc>
          <w:tcPr>
            <w:tcW w:w="1876" w:type="dxa"/>
            <w:tcBorders>
              <w:left w:val="single" w:color="auto" w:sz="4" w:space="0"/>
            </w:tcBorders>
            <w:noWrap/>
          </w:tcPr>
          <w:p w:rsidRPr="009534F3" w:rsidR="003319DD" w:rsidP="003319DD" w:rsidRDefault="003319DD" w14:paraId="3B29052A" w14:textId="03140160">
            <w:pPr>
              <w:pStyle w:val="KeinLeerraum"/>
              <w:contextualSpacing/>
              <w:jc w:val="center"/>
              <w:rPr>
                <w:noProof/>
                <w:sz w:val="18"/>
                <w:szCs w:val="18"/>
              </w:rPr>
            </w:pPr>
            <w:r w:rsidRPr="00E41D88">
              <w:t>Has children at home</w:t>
            </w:r>
          </w:p>
        </w:tc>
        <w:tc>
          <w:tcPr>
            <w:tcW w:w="1108" w:type="dxa"/>
            <w:tcBorders>
              <w:right w:val="single" w:color="auto" w:sz="4" w:space="0"/>
            </w:tcBorders>
            <w:noWrap/>
          </w:tcPr>
          <w:p w:rsidRPr="009534F3" w:rsidR="003319DD" w:rsidP="003319DD" w:rsidRDefault="003319DD" w14:paraId="2FB80289" w14:textId="663CE5AA">
            <w:pPr>
              <w:pStyle w:val="KeinLeerraum"/>
              <w:contextualSpacing/>
              <w:jc w:val="center"/>
              <w:rPr>
                <w:noProof/>
                <w:sz w:val="18"/>
                <w:szCs w:val="18"/>
              </w:rPr>
            </w:pPr>
            <w:r w:rsidRPr="00E41D88">
              <w:t>0.35</w:t>
            </w:r>
          </w:p>
        </w:tc>
        <w:tc>
          <w:tcPr>
            <w:tcW w:w="1663" w:type="dxa"/>
            <w:gridSpan w:val="2"/>
            <w:tcBorders>
              <w:left w:val="single" w:color="auto" w:sz="4" w:space="0"/>
            </w:tcBorders>
            <w:noWrap/>
          </w:tcPr>
          <w:p w:rsidRPr="009534F3" w:rsidR="003319DD" w:rsidP="003319DD" w:rsidRDefault="003319DD" w14:paraId="41461949" w14:textId="3EF7CB1B">
            <w:pPr>
              <w:pStyle w:val="KeinLeerraum"/>
              <w:contextualSpacing/>
              <w:jc w:val="center"/>
              <w:rPr>
                <w:noProof/>
                <w:sz w:val="18"/>
                <w:szCs w:val="18"/>
              </w:rPr>
            </w:pPr>
            <w:r w:rsidRPr="00E41D88">
              <w:t>Heard family planning</w:t>
            </w:r>
          </w:p>
        </w:tc>
        <w:tc>
          <w:tcPr>
            <w:tcW w:w="1108" w:type="dxa"/>
            <w:tcBorders>
              <w:right w:val="single" w:color="auto" w:sz="4" w:space="0"/>
            </w:tcBorders>
            <w:noWrap/>
          </w:tcPr>
          <w:p w:rsidRPr="009534F3" w:rsidR="003319DD" w:rsidP="003319DD" w:rsidRDefault="003319DD" w14:paraId="3944E55B" w14:textId="49F9175D">
            <w:pPr>
              <w:pStyle w:val="KeinLeerraum"/>
              <w:contextualSpacing/>
              <w:jc w:val="center"/>
              <w:rPr>
                <w:noProof/>
                <w:sz w:val="18"/>
                <w:szCs w:val="18"/>
              </w:rPr>
            </w:pPr>
            <w:r w:rsidRPr="00E41D88">
              <w:t>0.12</w:t>
            </w:r>
          </w:p>
        </w:tc>
        <w:tc>
          <w:tcPr>
            <w:tcW w:w="1947" w:type="dxa"/>
            <w:gridSpan w:val="2"/>
            <w:tcBorders>
              <w:left w:val="single" w:color="auto" w:sz="4" w:space="0"/>
            </w:tcBorders>
            <w:noWrap/>
          </w:tcPr>
          <w:p w:rsidRPr="009534F3" w:rsidR="003319DD" w:rsidP="003319DD" w:rsidRDefault="003319DD" w14:paraId="231F93C0" w14:textId="106689C2">
            <w:pPr>
              <w:pStyle w:val="KeinLeerraum"/>
              <w:contextualSpacing/>
              <w:jc w:val="center"/>
              <w:rPr>
                <w:noProof/>
                <w:sz w:val="18"/>
                <w:szCs w:val="18"/>
              </w:rPr>
            </w:pPr>
            <w:proofErr w:type="spellStart"/>
            <w:r w:rsidRPr="00E41D88">
              <w:t>Mosquitonets</w:t>
            </w:r>
            <w:proofErr w:type="spellEnd"/>
            <w:r w:rsidRPr="00E41D88">
              <w:t xml:space="preserve"> nr</w:t>
            </w:r>
          </w:p>
        </w:tc>
        <w:tc>
          <w:tcPr>
            <w:tcW w:w="1108" w:type="dxa"/>
            <w:tcBorders>
              <w:right w:val="single" w:color="auto" w:sz="4" w:space="0"/>
            </w:tcBorders>
            <w:noWrap/>
          </w:tcPr>
          <w:p w:rsidRPr="009534F3" w:rsidR="003319DD" w:rsidP="003319DD" w:rsidRDefault="003319DD" w14:paraId="0D73EF5D" w14:textId="78C3B2FB">
            <w:pPr>
              <w:pStyle w:val="KeinLeerraum"/>
              <w:contextualSpacing/>
              <w:jc w:val="center"/>
              <w:rPr>
                <w:noProof/>
                <w:sz w:val="18"/>
                <w:szCs w:val="18"/>
              </w:rPr>
            </w:pPr>
            <w:r w:rsidRPr="00E41D88">
              <w:t>0.10</w:t>
            </w:r>
          </w:p>
        </w:tc>
        <w:tc>
          <w:tcPr>
            <w:tcW w:w="1947" w:type="dxa"/>
            <w:gridSpan w:val="2"/>
            <w:tcBorders>
              <w:left w:val="single" w:color="auto" w:sz="4" w:space="0"/>
            </w:tcBorders>
            <w:noWrap/>
          </w:tcPr>
          <w:p w:rsidRPr="009534F3" w:rsidR="003319DD" w:rsidP="003319DD" w:rsidRDefault="003319DD" w14:paraId="33B2889F" w14:textId="17878D9D">
            <w:pPr>
              <w:pStyle w:val="KeinLeerraum"/>
              <w:contextualSpacing/>
              <w:jc w:val="center"/>
              <w:rPr>
                <w:noProof/>
                <w:sz w:val="18"/>
                <w:szCs w:val="18"/>
              </w:rPr>
            </w:pPr>
            <w:proofErr w:type="spellStart"/>
            <w:r w:rsidRPr="00E41D88">
              <w:t>Bmi</w:t>
            </w:r>
            <w:proofErr w:type="spellEnd"/>
          </w:p>
        </w:tc>
        <w:tc>
          <w:tcPr>
            <w:tcW w:w="1110" w:type="dxa"/>
            <w:noWrap/>
          </w:tcPr>
          <w:p w:rsidRPr="009534F3" w:rsidR="003319DD" w:rsidP="003319DD" w:rsidRDefault="003319DD" w14:paraId="632FFA53" w14:textId="1A603840">
            <w:pPr>
              <w:pStyle w:val="KeinLeerraum"/>
              <w:contextualSpacing/>
              <w:jc w:val="center"/>
              <w:rPr>
                <w:noProof/>
                <w:sz w:val="18"/>
                <w:szCs w:val="18"/>
              </w:rPr>
            </w:pPr>
            <w:r w:rsidRPr="00E41D88">
              <w:t>0.09</w:t>
            </w:r>
          </w:p>
        </w:tc>
      </w:tr>
      <w:tr w:rsidRPr="002A0CB6" w:rsidR="003319DD" w:rsidTr="00C654F5" w14:paraId="14D7FFFF" w14:textId="77777777">
        <w:trPr>
          <w:trHeight w:val="290"/>
        </w:trPr>
        <w:tc>
          <w:tcPr>
            <w:tcW w:w="2141" w:type="dxa"/>
            <w:tcBorders>
              <w:right w:val="single" w:color="auto" w:sz="4" w:space="0"/>
            </w:tcBorders>
            <w:noWrap/>
            <w:hideMark/>
          </w:tcPr>
          <w:p w:rsidRPr="002A0CB6" w:rsidR="003319DD" w:rsidP="003319DD" w:rsidRDefault="003319DD" w14:paraId="0A4FA497" w14:textId="4C5D3A7C">
            <w:pPr>
              <w:pStyle w:val="KeinLeerraum"/>
              <w:rPr>
                <w:noProof/>
                <w:sz w:val="18"/>
                <w:szCs w:val="18"/>
              </w:rPr>
            </w:pPr>
            <w:proofErr w:type="spellStart"/>
            <w:r w:rsidRPr="00E41D88">
              <w:t>The.Gambia</w:t>
            </w:r>
            <w:proofErr w:type="spellEnd"/>
          </w:p>
        </w:tc>
        <w:tc>
          <w:tcPr>
            <w:tcW w:w="1895" w:type="dxa"/>
            <w:tcBorders>
              <w:left w:val="single" w:color="auto" w:sz="4" w:space="0"/>
            </w:tcBorders>
            <w:noWrap/>
          </w:tcPr>
          <w:p w:rsidRPr="009534F3" w:rsidR="003319DD" w:rsidP="003319DD" w:rsidRDefault="003319DD" w14:paraId="2C69EDCD" w14:textId="31C6B58C">
            <w:pPr>
              <w:pStyle w:val="KeinLeerraum"/>
              <w:contextualSpacing/>
              <w:jc w:val="center"/>
              <w:rPr>
                <w:noProof/>
                <w:sz w:val="18"/>
                <w:szCs w:val="18"/>
              </w:rPr>
            </w:pPr>
            <w:r w:rsidRPr="00E41D88">
              <w:t>Gave birth in last 3 years</w:t>
            </w:r>
          </w:p>
        </w:tc>
        <w:tc>
          <w:tcPr>
            <w:tcW w:w="1108" w:type="dxa"/>
            <w:tcBorders>
              <w:right w:val="single" w:color="auto" w:sz="4" w:space="0"/>
            </w:tcBorders>
            <w:noWrap/>
          </w:tcPr>
          <w:p w:rsidRPr="009534F3" w:rsidR="003319DD" w:rsidP="003319DD" w:rsidRDefault="003319DD" w14:paraId="76D4AD1B" w14:textId="4F160B21">
            <w:pPr>
              <w:pStyle w:val="KeinLeerraum"/>
              <w:contextualSpacing/>
              <w:jc w:val="center"/>
              <w:rPr>
                <w:noProof/>
                <w:sz w:val="18"/>
                <w:szCs w:val="18"/>
              </w:rPr>
            </w:pPr>
            <w:r w:rsidRPr="00E41D88">
              <w:t>0.68</w:t>
            </w:r>
          </w:p>
        </w:tc>
        <w:tc>
          <w:tcPr>
            <w:tcW w:w="1876" w:type="dxa"/>
            <w:tcBorders>
              <w:left w:val="single" w:color="auto" w:sz="4" w:space="0"/>
            </w:tcBorders>
            <w:noWrap/>
          </w:tcPr>
          <w:p w:rsidRPr="009534F3" w:rsidR="003319DD" w:rsidP="003319DD" w:rsidRDefault="003319DD" w14:paraId="5801EAA1" w14:textId="2B12D795">
            <w:pPr>
              <w:pStyle w:val="KeinLeerraum"/>
              <w:contextualSpacing/>
              <w:jc w:val="center"/>
              <w:rPr>
                <w:noProof/>
                <w:sz w:val="18"/>
                <w:szCs w:val="18"/>
              </w:rPr>
            </w:pPr>
            <w:r w:rsidRPr="00E41D88">
              <w:t>Married*</w:t>
            </w:r>
          </w:p>
        </w:tc>
        <w:tc>
          <w:tcPr>
            <w:tcW w:w="1108" w:type="dxa"/>
            <w:tcBorders>
              <w:right w:val="single" w:color="auto" w:sz="4" w:space="0"/>
            </w:tcBorders>
            <w:noWrap/>
          </w:tcPr>
          <w:p w:rsidRPr="009534F3" w:rsidR="003319DD" w:rsidP="003319DD" w:rsidRDefault="003319DD" w14:paraId="5C930C36" w14:textId="503C05A6">
            <w:pPr>
              <w:pStyle w:val="KeinLeerraum"/>
              <w:contextualSpacing/>
              <w:jc w:val="center"/>
              <w:rPr>
                <w:noProof/>
                <w:sz w:val="18"/>
                <w:szCs w:val="18"/>
              </w:rPr>
            </w:pPr>
            <w:r w:rsidRPr="00E41D88">
              <w:t>0.22</w:t>
            </w:r>
          </w:p>
        </w:tc>
        <w:tc>
          <w:tcPr>
            <w:tcW w:w="1663" w:type="dxa"/>
            <w:gridSpan w:val="2"/>
            <w:tcBorders>
              <w:left w:val="single" w:color="auto" w:sz="4" w:space="0"/>
            </w:tcBorders>
            <w:noWrap/>
          </w:tcPr>
          <w:p w:rsidRPr="00A170D0" w:rsidR="003319DD" w:rsidP="003319DD" w:rsidRDefault="003319DD" w14:paraId="104858C6" w14:textId="1BF75352">
            <w:pPr>
              <w:pStyle w:val="KeinLeerraum"/>
              <w:contextualSpacing/>
              <w:jc w:val="center"/>
              <w:rPr>
                <w:rFonts w:cs="Calibri"/>
                <w:color w:val="000000"/>
                <w:sz w:val="18"/>
                <w:szCs w:val="18"/>
              </w:rPr>
            </w:pPr>
            <w:r w:rsidRPr="00E41D88">
              <w:t>Tested HIV</w:t>
            </w:r>
          </w:p>
        </w:tc>
        <w:tc>
          <w:tcPr>
            <w:tcW w:w="1108" w:type="dxa"/>
            <w:tcBorders>
              <w:right w:val="single" w:color="auto" w:sz="4" w:space="0"/>
            </w:tcBorders>
            <w:noWrap/>
          </w:tcPr>
          <w:p w:rsidRPr="009534F3" w:rsidR="003319DD" w:rsidP="003319DD" w:rsidRDefault="003319DD" w14:paraId="42825FA6" w14:textId="271E291D">
            <w:pPr>
              <w:pStyle w:val="KeinLeerraum"/>
              <w:contextualSpacing/>
              <w:jc w:val="center"/>
              <w:rPr>
                <w:noProof/>
                <w:sz w:val="18"/>
                <w:szCs w:val="18"/>
              </w:rPr>
            </w:pPr>
            <w:r w:rsidRPr="00E41D88">
              <w:t>0.18</w:t>
            </w:r>
          </w:p>
        </w:tc>
        <w:tc>
          <w:tcPr>
            <w:tcW w:w="1947" w:type="dxa"/>
            <w:gridSpan w:val="2"/>
            <w:tcBorders>
              <w:left w:val="single" w:color="auto" w:sz="4" w:space="0"/>
            </w:tcBorders>
            <w:noWrap/>
          </w:tcPr>
          <w:p w:rsidRPr="009534F3" w:rsidR="003319DD" w:rsidP="003319DD" w:rsidRDefault="003319DD" w14:paraId="1E9C343B" w14:textId="0C38B7E6">
            <w:pPr>
              <w:pStyle w:val="KeinLeerraum"/>
              <w:contextualSpacing/>
              <w:jc w:val="center"/>
              <w:rPr>
                <w:noProof/>
                <w:sz w:val="18"/>
                <w:szCs w:val="18"/>
              </w:rPr>
            </w:pPr>
            <w:r w:rsidRPr="00E41D88">
              <w:t>Has children at home</w:t>
            </w:r>
          </w:p>
        </w:tc>
        <w:tc>
          <w:tcPr>
            <w:tcW w:w="1108" w:type="dxa"/>
            <w:tcBorders>
              <w:right w:val="single" w:color="auto" w:sz="4" w:space="0"/>
            </w:tcBorders>
            <w:noWrap/>
          </w:tcPr>
          <w:p w:rsidRPr="009534F3" w:rsidR="003319DD" w:rsidP="003319DD" w:rsidRDefault="003319DD" w14:paraId="698C7580" w14:textId="7F1AF135">
            <w:pPr>
              <w:pStyle w:val="KeinLeerraum"/>
              <w:contextualSpacing/>
              <w:jc w:val="center"/>
              <w:rPr>
                <w:noProof/>
                <w:sz w:val="18"/>
                <w:szCs w:val="18"/>
              </w:rPr>
            </w:pPr>
            <w:r w:rsidRPr="00E41D88">
              <w:t>0.17</w:t>
            </w:r>
          </w:p>
        </w:tc>
        <w:tc>
          <w:tcPr>
            <w:tcW w:w="1947" w:type="dxa"/>
            <w:gridSpan w:val="2"/>
            <w:tcBorders>
              <w:left w:val="single" w:color="auto" w:sz="4" w:space="0"/>
            </w:tcBorders>
            <w:noWrap/>
          </w:tcPr>
          <w:p w:rsidRPr="009534F3" w:rsidR="003319DD" w:rsidP="003319DD" w:rsidRDefault="003319DD" w14:paraId="4C84A6EF" w14:textId="0E268E26">
            <w:pPr>
              <w:pStyle w:val="KeinLeerraum"/>
              <w:contextualSpacing/>
              <w:jc w:val="center"/>
              <w:rPr>
                <w:noProof/>
                <w:sz w:val="18"/>
                <w:szCs w:val="18"/>
              </w:rPr>
            </w:pPr>
            <w:r w:rsidRPr="00E41D88">
              <w:t>Pregnant</w:t>
            </w:r>
          </w:p>
        </w:tc>
        <w:tc>
          <w:tcPr>
            <w:tcW w:w="1110" w:type="dxa"/>
            <w:noWrap/>
          </w:tcPr>
          <w:p w:rsidRPr="009534F3" w:rsidR="003319DD" w:rsidP="003319DD" w:rsidRDefault="003319DD" w14:paraId="18050D32" w14:textId="31A0622A">
            <w:pPr>
              <w:pStyle w:val="KeinLeerraum"/>
              <w:contextualSpacing/>
              <w:jc w:val="center"/>
              <w:rPr>
                <w:noProof/>
                <w:sz w:val="18"/>
                <w:szCs w:val="18"/>
              </w:rPr>
            </w:pPr>
            <w:r w:rsidRPr="00E41D88">
              <w:t>0.11</w:t>
            </w:r>
          </w:p>
        </w:tc>
      </w:tr>
      <w:tr w:rsidRPr="002A0CB6" w:rsidR="003319DD" w:rsidTr="00C654F5" w14:paraId="66BCD713" w14:textId="77777777">
        <w:trPr>
          <w:trHeight w:val="290"/>
        </w:trPr>
        <w:tc>
          <w:tcPr>
            <w:tcW w:w="2141" w:type="dxa"/>
            <w:tcBorders>
              <w:right w:val="single" w:color="auto" w:sz="4" w:space="0"/>
            </w:tcBorders>
            <w:noWrap/>
            <w:hideMark/>
          </w:tcPr>
          <w:p w:rsidRPr="002A0CB6" w:rsidR="003319DD" w:rsidP="003319DD" w:rsidRDefault="003319DD" w14:paraId="3D84A264" w14:textId="44994176">
            <w:pPr>
              <w:pStyle w:val="KeinLeerraum"/>
              <w:rPr>
                <w:noProof/>
                <w:sz w:val="18"/>
                <w:szCs w:val="18"/>
              </w:rPr>
            </w:pPr>
            <w:r w:rsidRPr="00E41D88">
              <w:t>Togo</w:t>
            </w:r>
          </w:p>
        </w:tc>
        <w:tc>
          <w:tcPr>
            <w:tcW w:w="1895" w:type="dxa"/>
            <w:tcBorders>
              <w:left w:val="single" w:color="auto" w:sz="4" w:space="0"/>
            </w:tcBorders>
            <w:noWrap/>
          </w:tcPr>
          <w:p w:rsidRPr="009534F3" w:rsidR="003319DD" w:rsidP="003319DD" w:rsidRDefault="003319DD" w14:paraId="2456BE7B" w14:textId="7FE84997">
            <w:pPr>
              <w:pStyle w:val="KeinLeerraum"/>
              <w:contextualSpacing/>
              <w:jc w:val="center"/>
              <w:rPr>
                <w:noProof/>
                <w:sz w:val="18"/>
                <w:szCs w:val="18"/>
              </w:rPr>
            </w:pPr>
            <w:r w:rsidRPr="00E41D88">
              <w:t>Gave birth in last 3 years</w:t>
            </w:r>
          </w:p>
        </w:tc>
        <w:tc>
          <w:tcPr>
            <w:tcW w:w="1108" w:type="dxa"/>
            <w:tcBorders>
              <w:right w:val="single" w:color="auto" w:sz="4" w:space="0"/>
            </w:tcBorders>
            <w:noWrap/>
          </w:tcPr>
          <w:p w:rsidRPr="009534F3" w:rsidR="003319DD" w:rsidP="003319DD" w:rsidRDefault="003319DD" w14:paraId="2ED63A98" w14:textId="25438725">
            <w:pPr>
              <w:pStyle w:val="KeinLeerraum"/>
              <w:contextualSpacing/>
              <w:jc w:val="center"/>
              <w:rPr>
                <w:noProof/>
                <w:sz w:val="18"/>
                <w:szCs w:val="18"/>
              </w:rPr>
            </w:pPr>
            <w:r w:rsidRPr="00E41D88">
              <w:t>0.46</w:t>
            </w:r>
          </w:p>
        </w:tc>
        <w:tc>
          <w:tcPr>
            <w:tcW w:w="1876" w:type="dxa"/>
            <w:tcBorders>
              <w:left w:val="single" w:color="auto" w:sz="4" w:space="0"/>
            </w:tcBorders>
            <w:noWrap/>
          </w:tcPr>
          <w:p w:rsidRPr="009534F3" w:rsidR="003319DD" w:rsidP="003319DD" w:rsidRDefault="003319DD" w14:paraId="6B929EC0" w14:textId="7CCB617F">
            <w:pPr>
              <w:pStyle w:val="KeinLeerraum"/>
              <w:contextualSpacing/>
              <w:jc w:val="center"/>
              <w:rPr>
                <w:noProof/>
                <w:sz w:val="18"/>
                <w:szCs w:val="18"/>
              </w:rPr>
            </w:pPr>
            <w:r w:rsidRPr="00E41D88">
              <w:t>Tested HIV</w:t>
            </w:r>
          </w:p>
        </w:tc>
        <w:tc>
          <w:tcPr>
            <w:tcW w:w="1108" w:type="dxa"/>
            <w:tcBorders>
              <w:right w:val="single" w:color="auto" w:sz="4" w:space="0"/>
            </w:tcBorders>
            <w:noWrap/>
          </w:tcPr>
          <w:p w:rsidRPr="009534F3" w:rsidR="003319DD" w:rsidP="003319DD" w:rsidRDefault="003319DD" w14:paraId="72E11B2A" w14:textId="35BDA902">
            <w:pPr>
              <w:pStyle w:val="KeinLeerraum"/>
              <w:contextualSpacing/>
              <w:jc w:val="center"/>
              <w:rPr>
                <w:noProof/>
                <w:sz w:val="18"/>
                <w:szCs w:val="18"/>
              </w:rPr>
            </w:pPr>
            <w:r w:rsidRPr="00E41D88">
              <w:t>0.29</w:t>
            </w:r>
          </w:p>
        </w:tc>
        <w:tc>
          <w:tcPr>
            <w:tcW w:w="1663" w:type="dxa"/>
            <w:gridSpan w:val="2"/>
            <w:tcBorders>
              <w:left w:val="single" w:color="auto" w:sz="4" w:space="0"/>
            </w:tcBorders>
            <w:noWrap/>
          </w:tcPr>
          <w:p w:rsidRPr="009534F3" w:rsidR="003319DD" w:rsidP="003319DD" w:rsidRDefault="003319DD" w14:paraId="40DC1E5B" w14:textId="31C32545">
            <w:pPr>
              <w:pStyle w:val="KeinLeerraum"/>
              <w:contextualSpacing/>
              <w:jc w:val="center"/>
              <w:rPr>
                <w:noProof/>
                <w:sz w:val="18"/>
                <w:szCs w:val="18"/>
              </w:rPr>
            </w:pPr>
            <w:r w:rsidRPr="00E41D88">
              <w:t xml:space="preserve">Region </w:t>
            </w:r>
            <w:proofErr w:type="spellStart"/>
            <w:r w:rsidRPr="00E41D88">
              <w:t>Savanes</w:t>
            </w:r>
            <w:proofErr w:type="spellEnd"/>
          </w:p>
        </w:tc>
        <w:tc>
          <w:tcPr>
            <w:tcW w:w="1108" w:type="dxa"/>
            <w:tcBorders>
              <w:right w:val="single" w:color="auto" w:sz="4" w:space="0"/>
            </w:tcBorders>
            <w:noWrap/>
          </w:tcPr>
          <w:p w:rsidRPr="009534F3" w:rsidR="003319DD" w:rsidP="003319DD" w:rsidRDefault="003319DD" w14:paraId="57856BE3" w14:textId="22EBF6F7">
            <w:pPr>
              <w:pStyle w:val="KeinLeerraum"/>
              <w:contextualSpacing/>
              <w:jc w:val="center"/>
              <w:rPr>
                <w:noProof/>
                <w:sz w:val="18"/>
                <w:szCs w:val="18"/>
              </w:rPr>
            </w:pPr>
            <w:r w:rsidRPr="00E41D88">
              <w:t>0.25</w:t>
            </w:r>
          </w:p>
        </w:tc>
        <w:tc>
          <w:tcPr>
            <w:tcW w:w="1947" w:type="dxa"/>
            <w:gridSpan w:val="2"/>
            <w:tcBorders>
              <w:left w:val="single" w:color="auto" w:sz="4" w:space="0"/>
            </w:tcBorders>
            <w:noWrap/>
          </w:tcPr>
          <w:p w:rsidRPr="009534F3" w:rsidR="003319DD" w:rsidP="003319DD" w:rsidRDefault="003319DD" w14:paraId="3488D3B5" w14:textId="0904EED9">
            <w:pPr>
              <w:pStyle w:val="KeinLeerraum"/>
              <w:contextualSpacing/>
              <w:jc w:val="center"/>
              <w:rPr>
                <w:noProof/>
                <w:sz w:val="18"/>
                <w:szCs w:val="18"/>
              </w:rPr>
            </w:pPr>
            <w:r w:rsidRPr="00E41D88">
              <w:t>Married*</w:t>
            </w:r>
          </w:p>
        </w:tc>
        <w:tc>
          <w:tcPr>
            <w:tcW w:w="1108" w:type="dxa"/>
            <w:tcBorders>
              <w:right w:val="single" w:color="auto" w:sz="4" w:space="0"/>
            </w:tcBorders>
            <w:noWrap/>
          </w:tcPr>
          <w:p w:rsidRPr="009534F3" w:rsidR="003319DD" w:rsidP="003319DD" w:rsidRDefault="003319DD" w14:paraId="002EA458" w14:textId="7E2B1EAF">
            <w:pPr>
              <w:pStyle w:val="KeinLeerraum"/>
              <w:contextualSpacing/>
              <w:jc w:val="center"/>
              <w:rPr>
                <w:noProof/>
                <w:sz w:val="18"/>
                <w:szCs w:val="18"/>
              </w:rPr>
            </w:pPr>
            <w:r w:rsidRPr="00E41D88">
              <w:t>0.16</w:t>
            </w:r>
          </w:p>
        </w:tc>
        <w:tc>
          <w:tcPr>
            <w:tcW w:w="1947" w:type="dxa"/>
            <w:gridSpan w:val="2"/>
            <w:tcBorders>
              <w:left w:val="single" w:color="auto" w:sz="4" w:space="0"/>
            </w:tcBorders>
            <w:noWrap/>
          </w:tcPr>
          <w:p w:rsidRPr="009534F3" w:rsidR="003319DD" w:rsidP="003319DD" w:rsidRDefault="003319DD" w14:paraId="1863726D" w14:textId="0FFB1CF9">
            <w:pPr>
              <w:pStyle w:val="KeinLeerraum"/>
              <w:contextualSpacing/>
              <w:jc w:val="center"/>
              <w:rPr>
                <w:noProof/>
                <w:sz w:val="18"/>
                <w:szCs w:val="18"/>
              </w:rPr>
            </w:pPr>
            <w:r w:rsidRPr="00E41D88">
              <w:t>Pregnant</w:t>
            </w:r>
          </w:p>
        </w:tc>
        <w:tc>
          <w:tcPr>
            <w:tcW w:w="1110" w:type="dxa"/>
            <w:noWrap/>
          </w:tcPr>
          <w:p w:rsidRPr="009534F3" w:rsidR="003319DD" w:rsidP="003319DD" w:rsidRDefault="003319DD" w14:paraId="3A298AC1" w14:textId="3F8B3400">
            <w:pPr>
              <w:pStyle w:val="KeinLeerraum"/>
              <w:contextualSpacing/>
              <w:jc w:val="center"/>
              <w:rPr>
                <w:noProof/>
                <w:sz w:val="18"/>
                <w:szCs w:val="18"/>
              </w:rPr>
            </w:pPr>
            <w:r w:rsidRPr="00E41D88">
              <w:t>0.14</w:t>
            </w:r>
          </w:p>
        </w:tc>
      </w:tr>
      <w:tr w:rsidRPr="002A0CB6" w:rsidR="003319DD" w:rsidTr="00C654F5" w14:paraId="79BF5959" w14:textId="77777777">
        <w:trPr>
          <w:trHeight w:val="290"/>
        </w:trPr>
        <w:tc>
          <w:tcPr>
            <w:tcW w:w="2141" w:type="dxa"/>
            <w:tcBorders>
              <w:right w:val="single" w:color="auto" w:sz="4" w:space="0"/>
            </w:tcBorders>
            <w:noWrap/>
            <w:hideMark/>
          </w:tcPr>
          <w:p w:rsidRPr="002A0CB6" w:rsidR="003319DD" w:rsidP="003319DD" w:rsidRDefault="003319DD" w14:paraId="7593D275" w14:textId="4DB207C9">
            <w:pPr>
              <w:pStyle w:val="KeinLeerraum"/>
              <w:rPr>
                <w:noProof/>
                <w:sz w:val="18"/>
                <w:szCs w:val="18"/>
              </w:rPr>
            </w:pPr>
            <w:r w:rsidRPr="00E41D88">
              <w:t>Uganda</w:t>
            </w:r>
          </w:p>
        </w:tc>
        <w:tc>
          <w:tcPr>
            <w:tcW w:w="1895" w:type="dxa"/>
            <w:tcBorders>
              <w:left w:val="single" w:color="auto" w:sz="4" w:space="0"/>
            </w:tcBorders>
            <w:noWrap/>
          </w:tcPr>
          <w:p w:rsidRPr="009534F3" w:rsidR="003319DD" w:rsidP="003319DD" w:rsidRDefault="003319DD" w14:paraId="42FDDB8C" w14:textId="02BA8A0A">
            <w:pPr>
              <w:pStyle w:val="KeinLeerraum"/>
              <w:contextualSpacing/>
              <w:jc w:val="center"/>
              <w:rPr>
                <w:noProof/>
                <w:sz w:val="18"/>
                <w:szCs w:val="18"/>
              </w:rPr>
            </w:pPr>
            <w:r w:rsidRPr="00E41D88">
              <w:t>Gave birth in last 3 years</w:t>
            </w:r>
          </w:p>
        </w:tc>
        <w:tc>
          <w:tcPr>
            <w:tcW w:w="1108" w:type="dxa"/>
            <w:tcBorders>
              <w:right w:val="single" w:color="auto" w:sz="4" w:space="0"/>
            </w:tcBorders>
            <w:noWrap/>
          </w:tcPr>
          <w:p w:rsidRPr="009534F3" w:rsidR="003319DD" w:rsidP="003319DD" w:rsidRDefault="003319DD" w14:paraId="1FDC6C3E" w14:textId="5C29D019">
            <w:pPr>
              <w:pStyle w:val="KeinLeerraum"/>
              <w:contextualSpacing/>
              <w:jc w:val="center"/>
              <w:rPr>
                <w:noProof/>
                <w:sz w:val="18"/>
                <w:szCs w:val="18"/>
              </w:rPr>
            </w:pPr>
            <w:r w:rsidRPr="00E41D88">
              <w:t>0.22</w:t>
            </w:r>
          </w:p>
        </w:tc>
        <w:tc>
          <w:tcPr>
            <w:tcW w:w="1876" w:type="dxa"/>
            <w:tcBorders>
              <w:left w:val="single" w:color="auto" w:sz="4" w:space="0"/>
            </w:tcBorders>
            <w:noWrap/>
          </w:tcPr>
          <w:p w:rsidRPr="009534F3" w:rsidR="003319DD" w:rsidP="003319DD" w:rsidRDefault="003319DD" w14:paraId="66314CF4" w14:textId="51C9FBCD">
            <w:pPr>
              <w:pStyle w:val="KeinLeerraum"/>
              <w:contextualSpacing/>
              <w:jc w:val="center"/>
              <w:rPr>
                <w:noProof/>
                <w:sz w:val="18"/>
                <w:szCs w:val="18"/>
              </w:rPr>
            </w:pPr>
            <w:r w:rsidRPr="00E41D88">
              <w:t>Has children at home</w:t>
            </w:r>
          </w:p>
        </w:tc>
        <w:tc>
          <w:tcPr>
            <w:tcW w:w="1108" w:type="dxa"/>
            <w:tcBorders>
              <w:right w:val="single" w:color="auto" w:sz="4" w:space="0"/>
            </w:tcBorders>
            <w:noWrap/>
          </w:tcPr>
          <w:p w:rsidRPr="009534F3" w:rsidR="003319DD" w:rsidP="003319DD" w:rsidRDefault="003319DD" w14:paraId="0C6222F5" w14:textId="102CC152">
            <w:pPr>
              <w:pStyle w:val="KeinLeerraum"/>
              <w:contextualSpacing/>
              <w:jc w:val="center"/>
              <w:rPr>
                <w:noProof/>
                <w:sz w:val="18"/>
                <w:szCs w:val="18"/>
              </w:rPr>
            </w:pPr>
            <w:r w:rsidRPr="00E41D88">
              <w:t>0.22</w:t>
            </w:r>
          </w:p>
        </w:tc>
        <w:tc>
          <w:tcPr>
            <w:tcW w:w="1663" w:type="dxa"/>
            <w:gridSpan w:val="2"/>
            <w:tcBorders>
              <w:left w:val="single" w:color="auto" w:sz="4" w:space="0"/>
            </w:tcBorders>
            <w:noWrap/>
          </w:tcPr>
          <w:p w:rsidRPr="009534F3" w:rsidR="003319DD" w:rsidP="003319DD" w:rsidRDefault="003319DD" w14:paraId="2BE3BD37" w14:textId="63EF44AB">
            <w:pPr>
              <w:pStyle w:val="KeinLeerraum"/>
              <w:contextualSpacing/>
              <w:jc w:val="center"/>
              <w:rPr>
                <w:noProof/>
                <w:sz w:val="18"/>
                <w:szCs w:val="18"/>
              </w:rPr>
            </w:pPr>
            <w:r w:rsidRPr="00E41D88">
              <w:t>Tested HIV</w:t>
            </w:r>
          </w:p>
        </w:tc>
        <w:tc>
          <w:tcPr>
            <w:tcW w:w="1108" w:type="dxa"/>
            <w:tcBorders>
              <w:right w:val="single" w:color="auto" w:sz="4" w:space="0"/>
            </w:tcBorders>
            <w:noWrap/>
          </w:tcPr>
          <w:p w:rsidRPr="009534F3" w:rsidR="003319DD" w:rsidP="003319DD" w:rsidRDefault="003319DD" w14:paraId="5ADEA0E6" w14:textId="09346562">
            <w:pPr>
              <w:pStyle w:val="KeinLeerraum"/>
              <w:contextualSpacing/>
              <w:jc w:val="center"/>
              <w:rPr>
                <w:noProof/>
                <w:sz w:val="18"/>
                <w:szCs w:val="18"/>
              </w:rPr>
            </w:pPr>
            <w:r w:rsidRPr="00E41D88">
              <w:t>0.17</w:t>
            </w:r>
          </w:p>
        </w:tc>
        <w:tc>
          <w:tcPr>
            <w:tcW w:w="1947" w:type="dxa"/>
            <w:gridSpan w:val="2"/>
            <w:tcBorders>
              <w:left w:val="single" w:color="auto" w:sz="4" w:space="0"/>
            </w:tcBorders>
            <w:noWrap/>
          </w:tcPr>
          <w:p w:rsidRPr="009534F3" w:rsidR="003319DD" w:rsidP="003319DD" w:rsidRDefault="003319DD" w14:paraId="29CF810E" w14:textId="4994077D">
            <w:pPr>
              <w:pStyle w:val="KeinLeerraum"/>
              <w:contextualSpacing/>
              <w:jc w:val="center"/>
              <w:rPr>
                <w:noProof/>
                <w:sz w:val="18"/>
                <w:szCs w:val="18"/>
              </w:rPr>
            </w:pPr>
            <w:r w:rsidRPr="00E41D88">
              <w:t>Heard family planning</w:t>
            </w:r>
          </w:p>
        </w:tc>
        <w:tc>
          <w:tcPr>
            <w:tcW w:w="1108" w:type="dxa"/>
            <w:tcBorders>
              <w:right w:val="single" w:color="auto" w:sz="4" w:space="0"/>
            </w:tcBorders>
            <w:noWrap/>
          </w:tcPr>
          <w:p w:rsidRPr="009534F3" w:rsidR="003319DD" w:rsidP="003319DD" w:rsidRDefault="003319DD" w14:paraId="1896C656" w14:textId="6C03D513">
            <w:pPr>
              <w:pStyle w:val="KeinLeerraum"/>
              <w:contextualSpacing/>
              <w:jc w:val="center"/>
              <w:rPr>
                <w:noProof/>
                <w:sz w:val="18"/>
                <w:szCs w:val="18"/>
              </w:rPr>
            </w:pPr>
            <w:r w:rsidRPr="00E41D88">
              <w:t>0.12</w:t>
            </w:r>
          </w:p>
        </w:tc>
        <w:tc>
          <w:tcPr>
            <w:tcW w:w="1947" w:type="dxa"/>
            <w:gridSpan w:val="2"/>
            <w:tcBorders>
              <w:left w:val="single" w:color="auto" w:sz="4" w:space="0"/>
            </w:tcBorders>
            <w:noWrap/>
          </w:tcPr>
          <w:p w:rsidRPr="009534F3" w:rsidR="003319DD" w:rsidP="003319DD" w:rsidRDefault="003319DD" w14:paraId="6B439952" w14:textId="58CA69DD">
            <w:pPr>
              <w:pStyle w:val="KeinLeerraum"/>
              <w:contextualSpacing/>
              <w:jc w:val="center"/>
              <w:rPr>
                <w:noProof/>
                <w:sz w:val="18"/>
                <w:szCs w:val="18"/>
              </w:rPr>
            </w:pPr>
            <w:r w:rsidRPr="00E41D88">
              <w:t>Married*</w:t>
            </w:r>
          </w:p>
        </w:tc>
        <w:tc>
          <w:tcPr>
            <w:tcW w:w="1110" w:type="dxa"/>
            <w:noWrap/>
          </w:tcPr>
          <w:p w:rsidRPr="009534F3" w:rsidR="003319DD" w:rsidP="003319DD" w:rsidRDefault="003319DD" w14:paraId="1B5DD4F4" w14:textId="4D92A8F0">
            <w:pPr>
              <w:pStyle w:val="KeinLeerraum"/>
              <w:contextualSpacing/>
              <w:jc w:val="center"/>
              <w:rPr>
                <w:noProof/>
                <w:sz w:val="18"/>
                <w:szCs w:val="18"/>
              </w:rPr>
            </w:pPr>
            <w:r w:rsidRPr="00E41D88">
              <w:t>0.11</w:t>
            </w:r>
          </w:p>
        </w:tc>
      </w:tr>
      <w:tr w:rsidRPr="002A0CB6" w:rsidR="003319DD" w:rsidTr="00C654F5" w14:paraId="6992FB79" w14:textId="77777777">
        <w:trPr>
          <w:trHeight w:val="290"/>
        </w:trPr>
        <w:tc>
          <w:tcPr>
            <w:tcW w:w="2141" w:type="dxa"/>
            <w:tcBorders>
              <w:bottom w:val="double" w:color="auto" w:sz="4" w:space="0"/>
              <w:right w:val="single" w:color="auto" w:sz="4" w:space="0"/>
            </w:tcBorders>
            <w:noWrap/>
            <w:hideMark/>
          </w:tcPr>
          <w:p w:rsidRPr="002A0CB6" w:rsidR="003319DD" w:rsidP="003319DD" w:rsidRDefault="003319DD" w14:paraId="3CD39AD3" w14:textId="4475EB41">
            <w:pPr>
              <w:pStyle w:val="KeinLeerraum"/>
              <w:rPr>
                <w:noProof/>
                <w:sz w:val="18"/>
                <w:szCs w:val="18"/>
              </w:rPr>
            </w:pPr>
            <w:r w:rsidRPr="00E41D88">
              <w:t>Zambia</w:t>
            </w:r>
          </w:p>
        </w:tc>
        <w:tc>
          <w:tcPr>
            <w:tcW w:w="1895" w:type="dxa"/>
            <w:tcBorders>
              <w:left w:val="single" w:color="auto" w:sz="4" w:space="0"/>
              <w:bottom w:val="double" w:color="auto" w:sz="4" w:space="0"/>
            </w:tcBorders>
            <w:noWrap/>
          </w:tcPr>
          <w:p w:rsidRPr="009534F3" w:rsidR="003319DD" w:rsidP="003319DD" w:rsidRDefault="003319DD" w14:paraId="1CE77549" w14:textId="6FA3BF64">
            <w:pPr>
              <w:pStyle w:val="KeinLeerraum"/>
              <w:contextualSpacing/>
              <w:jc w:val="center"/>
              <w:rPr>
                <w:noProof/>
                <w:sz w:val="18"/>
                <w:szCs w:val="18"/>
              </w:rPr>
            </w:pPr>
            <w:r w:rsidRPr="00E41D88">
              <w:t>Has children at home</w:t>
            </w:r>
          </w:p>
        </w:tc>
        <w:tc>
          <w:tcPr>
            <w:tcW w:w="1108" w:type="dxa"/>
            <w:tcBorders>
              <w:bottom w:val="double" w:color="auto" w:sz="4" w:space="0"/>
              <w:right w:val="single" w:color="auto" w:sz="4" w:space="0"/>
            </w:tcBorders>
            <w:noWrap/>
          </w:tcPr>
          <w:p w:rsidRPr="009534F3" w:rsidR="003319DD" w:rsidP="003319DD" w:rsidRDefault="003319DD" w14:paraId="768B22D2" w14:textId="2414A686">
            <w:pPr>
              <w:pStyle w:val="KeinLeerraum"/>
              <w:contextualSpacing/>
              <w:jc w:val="center"/>
              <w:rPr>
                <w:noProof/>
                <w:sz w:val="18"/>
                <w:szCs w:val="18"/>
              </w:rPr>
            </w:pPr>
            <w:r w:rsidRPr="00E41D88">
              <w:t>0.28</w:t>
            </w:r>
          </w:p>
        </w:tc>
        <w:tc>
          <w:tcPr>
            <w:tcW w:w="1876" w:type="dxa"/>
            <w:tcBorders>
              <w:left w:val="single" w:color="auto" w:sz="4" w:space="0"/>
              <w:bottom w:val="double" w:color="auto" w:sz="4" w:space="0"/>
            </w:tcBorders>
            <w:noWrap/>
          </w:tcPr>
          <w:p w:rsidRPr="009534F3" w:rsidR="003319DD" w:rsidP="003319DD" w:rsidRDefault="003319DD" w14:paraId="52C3C00F" w14:textId="426F772F">
            <w:pPr>
              <w:pStyle w:val="KeinLeerraum"/>
              <w:contextualSpacing/>
              <w:jc w:val="center"/>
              <w:rPr>
                <w:noProof/>
                <w:sz w:val="18"/>
                <w:szCs w:val="18"/>
              </w:rPr>
            </w:pPr>
            <w:r w:rsidRPr="00E41D88">
              <w:t>Gave birth in last 3 years</w:t>
            </w:r>
          </w:p>
        </w:tc>
        <w:tc>
          <w:tcPr>
            <w:tcW w:w="1108" w:type="dxa"/>
            <w:tcBorders>
              <w:bottom w:val="double" w:color="auto" w:sz="4" w:space="0"/>
              <w:right w:val="single" w:color="auto" w:sz="4" w:space="0"/>
            </w:tcBorders>
            <w:noWrap/>
          </w:tcPr>
          <w:p w:rsidRPr="009534F3" w:rsidR="003319DD" w:rsidP="003319DD" w:rsidRDefault="003319DD" w14:paraId="3AABDD56" w14:textId="21DDAE7A">
            <w:pPr>
              <w:pStyle w:val="KeinLeerraum"/>
              <w:contextualSpacing/>
              <w:jc w:val="center"/>
              <w:rPr>
                <w:noProof/>
                <w:sz w:val="18"/>
                <w:szCs w:val="18"/>
              </w:rPr>
            </w:pPr>
            <w:r w:rsidRPr="00E41D88">
              <w:t>0.20</w:t>
            </w:r>
          </w:p>
        </w:tc>
        <w:tc>
          <w:tcPr>
            <w:tcW w:w="1663" w:type="dxa"/>
            <w:gridSpan w:val="2"/>
            <w:tcBorders>
              <w:left w:val="single" w:color="auto" w:sz="4" w:space="0"/>
              <w:bottom w:val="double" w:color="auto" w:sz="4" w:space="0"/>
            </w:tcBorders>
            <w:noWrap/>
          </w:tcPr>
          <w:p w:rsidRPr="009534F3" w:rsidR="003319DD" w:rsidP="003319DD" w:rsidRDefault="003319DD" w14:paraId="6E56F692" w14:textId="22E15D62">
            <w:pPr>
              <w:pStyle w:val="KeinLeerraum"/>
              <w:contextualSpacing/>
              <w:jc w:val="center"/>
              <w:rPr>
                <w:noProof/>
                <w:sz w:val="18"/>
                <w:szCs w:val="18"/>
              </w:rPr>
            </w:pPr>
            <w:r w:rsidRPr="00E41D88">
              <w:t>Heard family planning</w:t>
            </w:r>
          </w:p>
        </w:tc>
        <w:tc>
          <w:tcPr>
            <w:tcW w:w="1108" w:type="dxa"/>
            <w:tcBorders>
              <w:bottom w:val="double" w:color="auto" w:sz="4" w:space="0"/>
              <w:right w:val="single" w:color="auto" w:sz="4" w:space="0"/>
            </w:tcBorders>
            <w:noWrap/>
          </w:tcPr>
          <w:p w:rsidRPr="009534F3" w:rsidR="003319DD" w:rsidP="003319DD" w:rsidRDefault="003319DD" w14:paraId="193E2013" w14:textId="31579300">
            <w:pPr>
              <w:pStyle w:val="KeinLeerraum"/>
              <w:contextualSpacing/>
              <w:jc w:val="center"/>
              <w:rPr>
                <w:noProof/>
                <w:sz w:val="18"/>
                <w:szCs w:val="18"/>
              </w:rPr>
            </w:pPr>
            <w:r w:rsidRPr="00E41D88">
              <w:t>0.19</w:t>
            </w:r>
          </w:p>
        </w:tc>
        <w:tc>
          <w:tcPr>
            <w:tcW w:w="1947" w:type="dxa"/>
            <w:gridSpan w:val="2"/>
            <w:tcBorders>
              <w:left w:val="single" w:color="auto" w:sz="4" w:space="0"/>
              <w:bottom w:val="double" w:color="auto" w:sz="4" w:space="0"/>
            </w:tcBorders>
            <w:noWrap/>
          </w:tcPr>
          <w:p w:rsidRPr="009534F3" w:rsidR="003319DD" w:rsidP="003319DD" w:rsidRDefault="003319DD" w14:paraId="7F613511" w14:textId="688E12D4">
            <w:pPr>
              <w:pStyle w:val="KeinLeerraum"/>
              <w:contextualSpacing/>
              <w:jc w:val="center"/>
              <w:rPr>
                <w:noProof/>
                <w:sz w:val="18"/>
                <w:szCs w:val="18"/>
              </w:rPr>
            </w:pPr>
            <w:r w:rsidRPr="00E41D88">
              <w:t>Literate</w:t>
            </w:r>
          </w:p>
        </w:tc>
        <w:tc>
          <w:tcPr>
            <w:tcW w:w="1108" w:type="dxa"/>
            <w:tcBorders>
              <w:bottom w:val="double" w:color="auto" w:sz="4" w:space="0"/>
              <w:right w:val="single" w:color="auto" w:sz="4" w:space="0"/>
            </w:tcBorders>
            <w:noWrap/>
          </w:tcPr>
          <w:p w:rsidRPr="009534F3" w:rsidR="003319DD" w:rsidP="003319DD" w:rsidRDefault="003319DD" w14:paraId="4F3DC7E8" w14:textId="0598899C">
            <w:pPr>
              <w:pStyle w:val="KeinLeerraum"/>
              <w:contextualSpacing/>
              <w:jc w:val="center"/>
              <w:rPr>
                <w:noProof/>
                <w:sz w:val="18"/>
                <w:szCs w:val="18"/>
              </w:rPr>
            </w:pPr>
            <w:r w:rsidRPr="00E41D88">
              <w:t>0.14</w:t>
            </w:r>
          </w:p>
        </w:tc>
        <w:tc>
          <w:tcPr>
            <w:tcW w:w="1947" w:type="dxa"/>
            <w:gridSpan w:val="2"/>
            <w:tcBorders>
              <w:left w:val="single" w:color="auto" w:sz="4" w:space="0"/>
              <w:bottom w:val="double" w:color="auto" w:sz="4" w:space="0"/>
            </w:tcBorders>
            <w:noWrap/>
          </w:tcPr>
          <w:p w:rsidRPr="009534F3" w:rsidR="003319DD" w:rsidP="003319DD" w:rsidRDefault="003319DD" w14:paraId="102AFD81" w14:textId="0B64949A">
            <w:pPr>
              <w:pStyle w:val="KeinLeerraum"/>
              <w:contextualSpacing/>
              <w:jc w:val="center"/>
              <w:rPr>
                <w:noProof/>
                <w:sz w:val="18"/>
                <w:szCs w:val="18"/>
              </w:rPr>
            </w:pPr>
            <w:r w:rsidRPr="00E41D88">
              <w:t>Region Eastern</w:t>
            </w:r>
          </w:p>
        </w:tc>
        <w:tc>
          <w:tcPr>
            <w:tcW w:w="1110" w:type="dxa"/>
            <w:tcBorders>
              <w:bottom w:val="double" w:color="auto" w:sz="4" w:space="0"/>
            </w:tcBorders>
            <w:noWrap/>
          </w:tcPr>
          <w:p w:rsidRPr="009534F3" w:rsidR="003319DD" w:rsidP="003319DD" w:rsidRDefault="003319DD" w14:paraId="5C4BF8C1" w14:textId="64898F6C">
            <w:pPr>
              <w:pStyle w:val="KeinLeerraum"/>
              <w:contextualSpacing/>
              <w:jc w:val="center"/>
              <w:rPr>
                <w:noProof/>
                <w:sz w:val="18"/>
                <w:szCs w:val="18"/>
              </w:rPr>
            </w:pPr>
            <w:r w:rsidRPr="00E41D88">
              <w:t>0.13</w:t>
            </w:r>
          </w:p>
        </w:tc>
      </w:tr>
    </w:tbl>
    <w:p w:rsidR="00945F71" w:rsidP="00945F71" w:rsidRDefault="00085190" w14:paraId="719426D2" w14:textId="77777777">
      <w:pPr>
        <w:pStyle w:val="KeinLeerraum"/>
        <w:spacing w:after="120"/>
        <w:rPr>
          <w:lang w:val="en-US"/>
        </w:rPr>
      </w:pPr>
      <w:r>
        <w:rPr>
          <w:noProof/>
          <w:sz w:val="20"/>
          <w:lang w:val="en-US"/>
        </w:rPr>
        <w:fldChar w:fldCharType="end"/>
      </w:r>
      <w:r w:rsidRPr="00126D14" w:rsidR="00945F71">
        <w:rPr>
          <w:lang w:val="en-US"/>
        </w:rPr>
        <w:t xml:space="preserve"> </w:t>
      </w:r>
      <w:r w:rsidRPr="003909CE" w:rsidR="00945F71">
        <w:rPr>
          <w:lang w:val="en-US"/>
        </w:rPr>
        <w:t xml:space="preserve">Notes: </w:t>
      </w:r>
      <w:r w:rsidR="00945F71">
        <w:rPr>
          <w:lang w:val="en-US"/>
        </w:rPr>
        <w:t>Table</w:t>
      </w:r>
      <w:r w:rsidRPr="003909CE" w:rsidR="00945F71">
        <w:rPr>
          <w:lang w:val="en-US"/>
        </w:rPr>
        <w:t xml:space="preserve"> </w:t>
      </w:r>
      <w:proofErr w:type="gramStart"/>
      <w:r w:rsidRPr="003909CE" w:rsidR="00945F71">
        <w:rPr>
          <w:lang w:val="en-US"/>
        </w:rPr>
        <w:t>show</w:t>
      </w:r>
      <w:proofErr w:type="gramEnd"/>
      <w:r w:rsidRPr="003909CE" w:rsidR="00945F71">
        <w:rPr>
          <w:lang w:val="en-US"/>
        </w:rPr>
        <w:t xml:space="preserve"> the </w:t>
      </w:r>
      <w:r w:rsidR="00945F71">
        <w:rPr>
          <w:lang w:val="en-US"/>
        </w:rPr>
        <w:t xml:space="preserve">predictors and the variable importance of the top 5 predictors of the </w:t>
      </w:r>
      <w:r w:rsidRPr="003909CE" w:rsidR="00945F71">
        <w:rPr>
          <w:lang w:val="en-US"/>
        </w:rPr>
        <w:t xml:space="preserve">ML model. </w:t>
      </w:r>
      <w:r w:rsidR="00945F71">
        <w:t>A predictor’s importance score</w:t>
      </w:r>
      <w:r w:rsidRPr="00261401" w:rsidR="00945F71">
        <w:t xml:space="preserve"> is based on SHAP (</w:t>
      </w:r>
      <w:proofErr w:type="spellStart"/>
      <w:r w:rsidRPr="00261401" w:rsidR="00945F71">
        <w:t>SHapley</w:t>
      </w:r>
      <w:proofErr w:type="spellEnd"/>
      <w:r w:rsidRPr="00261401" w:rsidR="00945F71">
        <w:t xml:space="preserve"> Additive </w:t>
      </w:r>
      <w:proofErr w:type="spellStart"/>
      <w:r w:rsidRPr="00261401" w:rsidR="00945F71">
        <w:t>exPlanations</w:t>
      </w:r>
      <w:proofErr w:type="spellEnd"/>
      <w:r w:rsidRPr="00261401" w:rsidR="00945F71">
        <w:t>) values</w:t>
      </w:r>
      <w:r w:rsidR="00945F71">
        <w:t>, which measures the average marginal contribution of each predictor to the final prediction</w:t>
      </w:r>
      <w:r w:rsidRPr="003909CE" w:rsidR="00945F71">
        <w:rPr>
          <w:lang w:val="en-US"/>
        </w:rPr>
        <w:t>.</w:t>
      </w:r>
      <w:r w:rsidR="00945F71">
        <w:rPr>
          <w:lang w:val="en-US"/>
        </w:rPr>
        <w:t xml:space="preserve"> V</w:t>
      </w:r>
      <w:r w:rsidRPr="003909CE" w:rsidR="00945F71">
        <w:rPr>
          <w:lang w:val="en-US"/>
        </w:rPr>
        <w:t xml:space="preserve">ariables </w:t>
      </w:r>
      <w:proofErr w:type="gramStart"/>
      <w:r w:rsidRPr="003909CE" w:rsidR="00945F71">
        <w:rPr>
          <w:lang w:val="en-US"/>
        </w:rPr>
        <w:t>with a</w:t>
      </w:r>
      <w:proofErr w:type="gramEnd"/>
      <w:r w:rsidRPr="003909CE" w:rsidR="00945F71">
        <w:rPr>
          <w:lang w:val="en-US"/>
        </w:rPr>
        <w:t xml:space="preserve"> * highlight variables that are included in the classical model.</w:t>
      </w:r>
    </w:p>
    <w:p w:rsidRPr="002A0CB6" w:rsidR="00DC770F" w:rsidP="00945F71" w:rsidRDefault="00DC770F" w14:paraId="13E133FD" w14:textId="5BA23675">
      <w:pPr>
        <w:pStyle w:val="KeinLeerraum"/>
        <w:spacing w:after="120"/>
        <w:rPr>
          <w:rFonts w:asciiTheme="minorHAnsi" w:hAnsiTheme="minorHAnsi"/>
          <w:kern w:val="2"/>
          <w:sz w:val="24"/>
          <w:szCs w:val="24"/>
          <w:lang w:val="en-US"/>
          <w14:ligatures w14:val="standardContextual"/>
        </w:rPr>
      </w:pPr>
      <w:commentRangeStart w:id="51"/>
      <w:r>
        <w:rPr>
          <w:b/>
          <w:lang w:val="en-US"/>
        </w:rPr>
        <w:t xml:space="preserve">Table </w:t>
      </w:r>
      <w:commentRangeEnd w:id="51"/>
      <w:r w:rsidR="00432C78">
        <w:rPr>
          <w:rStyle w:val="Kommentarzeichen"/>
        </w:rPr>
        <w:commentReference w:id="51"/>
      </w:r>
      <w:r>
        <w:rPr>
          <w:b/>
          <w:lang w:val="en-US"/>
        </w:rPr>
        <w:t>A.4</w:t>
      </w:r>
      <w:r w:rsidRPr="00F34B3E">
        <w:rPr>
          <w:b/>
          <w:lang w:val="en-US"/>
        </w:rPr>
        <w:t>:</w:t>
      </w:r>
      <w:r>
        <w:rPr>
          <w:b/>
          <w:lang w:val="en-US"/>
        </w:rPr>
        <w:t xml:space="preserve"> 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63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08"/>
        <w:gridCol w:w="1663"/>
        <w:gridCol w:w="1108"/>
        <w:gridCol w:w="15"/>
        <w:gridCol w:w="1648"/>
        <w:gridCol w:w="1108"/>
        <w:gridCol w:w="8"/>
        <w:gridCol w:w="1939"/>
        <w:gridCol w:w="1108"/>
        <w:gridCol w:w="24"/>
        <w:gridCol w:w="1923"/>
        <w:gridCol w:w="1108"/>
        <w:gridCol w:w="6"/>
      </w:tblGrid>
      <w:tr w:rsidRPr="002A0CB6" w:rsidR="00DC770F" w:rsidTr="005C124E" w14:paraId="4BF45338" w14:textId="77777777">
        <w:trPr>
          <w:trHeight w:val="290"/>
        </w:trPr>
        <w:tc>
          <w:tcPr>
            <w:tcW w:w="2141" w:type="dxa"/>
            <w:tcBorders>
              <w:top w:val="single" w:color="auto" w:sz="4" w:space="0"/>
              <w:right w:val="single" w:color="auto" w:sz="4" w:space="0"/>
            </w:tcBorders>
            <w:noWrap/>
            <w:hideMark/>
          </w:tcPr>
          <w:p w:rsidRPr="002A0CB6" w:rsidR="00DC770F" w:rsidP="00A41ADE" w:rsidRDefault="00DC770F" w14:paraId="4194252C" w14:textId="77777777">
            <w:pPr>
              <w:pStyle w:val="KeinLeerraum"/>
              <w:rPr>
                <w:noProof/>
                <w:sz w:val="18"/>
                <w:szCs w:val="18"/>
              </w:rPr>
            </w:pPr>
          </w:p>
        </w:tc>
        <w:tc>
          <w:tcPr>
            <w:tcW w:w="2573" w:type="dxa"/>
            <w:gridSpan w:val="2"/>
            <w:tcBorders>
              <w:top w:val="single" w:color="auto" w:sz="4" w:space="0"/>
              <w:left w:val="single" w:color="auto" w:sz="4" w:space="0"/>
              <w:right w:val="single" w:color="auto" w:sz="4" w:space="0"/>
            </w:tcBorders>
            <w:noWrap/>
            <w:hideMark/>
          </w:tcPr>
          <w:p w:rsidRPr="00331CF8" w:rsidR="00DC770F" w:rsidP="00A41ADE" w:rsidRDefault="00DC770F" w14:paraId="6B62EA47" w14:textId="77777777">
            <w:pPr>
              <w:pStyle w:val="KeinLeerraum"/>
              <w:jc w:val="center"/>
              <w:rPr>
                <w:b/>
                <w:bCs/>
                <w:noProof/>
                <w:sz w:val="18"/>
                <w:szCs w:val="18"/>
              </w:rPr>
            </w:pPr>
            <w:r w:rsidRPr="00331CF8">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331CF8" w:rsidR="00DC770F" w:rsidP="00A41ADE" w:rsidRDefault="00DC770F" w14:paraId="4CC28D7E" w14:textId="77777777">
            <w:pPr>
              <w:pStyle w:val="KeinLeerraum"/>
              <w:jc w:val="center"/>
              <w:rPr>
                <w:b/>
                <w:bCs/>
                <w:noProof/>
                <w:sz w:val="18"/>
                <w:szCs w:val="18"/>
              </w:rPr>
            </w:pPr>
            <w:r w:rsidRPr="00331CF8">
              <w:rPr>
                <w:b/>
                <w:bCs/>
                <w:noProof/>
                <w:sz w:val="18"/>
                <w:szCs w:val="18"/>
              </w:rPr>
              <w:t>Top #2</w:t>
            </w:r>
          </w:p>
        </w:tc>
        <w:tc>
          <w:tcPr>
            <w:tcW w:w="2764" w:type="dxa"/>
            <w:gridSpan w:val="3"/>
            <w:tcBorders>
              <w:top w:val="single" w:color="auto" w:sz="4" w:space="0"/>
              <w:left w:val="single" w:color="auto" w:sz="4" w:space="0"/>
              <w:right w:val="single" w:color="auto" w:sz="4" w:space="0"/>
            </w:tcBorders>
            <w:noWrap/>
            <w:hideMark/>
          </w:tcPr>
          <w:p w:rsidRPr="00331CF8" w:rsidR="00DC770F" w:rsidP="00A41ADE" w:rsidRDefault="00DC770F" w14:paraId="5EBB0399" w14:textId="77777777">
            <w:pPr>
              <w:pStyle w:val="KeinLeerraum"/>
              <w:jc w:val="center"/>
              <w:rPr>
                <w:b/>
                <w:bCs/>
                <w:noProof/>
                <w:sz w:val="18"/>
                <w:szCs w:val="18"/>
              </w:rPr>
            </w:pPr>
            <w:r w:rsidRPr="00331CF8">
              <w:rPr>
                <w:b/>
                <w:bCs/>
                <w:noProof/>
                <w:sz w:val="18"/>
                <w:szCs w:val="18"/>
              </w:rPr>
              <w:t>Top #3</w:t>
            </w:r>
          </w:p>
        </w:tc>
        <w:tc>
          <w:tcPr>
            <w:tcW w:w="3071" w:type="dxa"/>
            <w:gridSpan w:val="3"/>
            <w:tcBorders>
              <w:top w:val="single" w:color="auto" w:sz="4" w:space="0"/>
              <w:left w:val="single" w:color="auto" w:sz="4" w:space="0"/>
              <w:right w:val="single" w:color="auto" w:sz="4" w:space="0"/>
            </w:tcBorders>
            <w:noWrap/>
            <w:hideMark/>
          </w:tcPr>
          <w:p w:rsidRPr="00331CF8" w:rsidR="00DC770F" w:rsidP="00A41ADE" w:rsidRDefault="00DC770F" w14:paraId="4785E2D7" w14:textId="77777777">
            <w:pPr>
              <w:pStyle w:val="KeinLeerraum"/>
              <w:jc w:val="center"/>
              <w:rPr>
                <w:b/>
                <w:bCs/>
                <w:noProof/>
                <w:sz w:val="18"/>
                <w:szCs w:val="18"/>
              </w:rPr>
            </w:pPr>
            <w:r w:rsidRPr="00331CF8">
              <w:rPr>
                <w:b/>
                <w:bCs/>
                <w:noProof/>
                <w:sz w:val="18"/>
                <w:szCs w:val="18"/>
              </w:rPr>
              <w:t>Top #4</w:t>
            </w:r>
          </w:p>
        </w:tc>
        <w:tc>
          <w:tcPr>
            <w:tcW w:w="3037" w:type="dxa"/>
            <w:gridSpan w:val="3"/>
            <w:tcBorders>
              <w:top w:val="single" w:color="auto" w:sz="4" w:space="0"/>
              <w:left w:val="single" w:color="auto" w:sz="4" w:space="0"/>
            </w:tcBorders>
            <w:noWrap/>
            <w:hideMark/>
          </w:tcPr>
          <w:p w:rsidRPr="00331CF8" w:rsidR="00DC770F" w:rsidP="00A41ADE" w:rsidRDefault="00DC770F" w14:paraId="765C3F46" w14:textId="77777777">
            <w:pPr>
              <w:pStyle w:val="KeinLeerraum"/>
              <w:jc w:val="center"/>
              <w:rPr>
                <w:b/>
                <w:bCs/>
                <w:noProof/>
                <w:sz w:val="18"/>
                <w:szCs w:val="18"/>
              </w:rPr>
            </w:pPr>
            <w:r w:rsidRPr="00331CF8">
              <w:rPr>
                <w:b/>
                <w:bCs/>
                <w:noProof/>
                <w:sz w:val="18"/>
                <w:szCs w:val="18"/>
              </w:rPr>
              <w:t>Top #5</w:t>
            </w:r>
          </w:p>
        </w:tc>
      </w:tr>
      <w:tr w:rsidRPr="002A0CB6" w:rsidR="00DC770F" w:rsidTr="005C124E" w14:paraId="5A371183" w14:textId="77777777">
        <w:trPr>
          <w:gridAfter w:val="1"/>
          <w:wAfter w:w="6" w:type="dxa"/>
          <w:trHeight w:val="290"/>
        </w:trPr>
        <w:tc>
          <w:tcPr>
            <w:tcW w:w="2141" w:type="dxa"/>
            <w:tcBorders>
              <w:bottom w:val="single" w:color="auto" w:sz="4" w:space="0"/>
              <w:right w:val="single" w:color="auto" w:sz="4" w:space="0"/>
            </w:tcBorders>
            <w:noWrap/>
            <w:hideMark/>
          </w:tcPr>
          <w:p w:rsidRPr="002A0CB6" w:rsidR="00DC770F" w:rsidP="00A41ADE" w:rsidRDefault="00DC770F" w14:paraId="77296FAB" w14:textId="77777777">
            <w:pPr>
              <w:pStyle w:val="KeinLeerraum"/>
              <w:rPr>
                <w:noProof/>
                <w:sz w:val="18"/>
                <w:szCs w:val="18"/>
              </w:rPr>
            </w:pPr>
          </w:p>
        </w:tc>
        <w:tc>
          <w:tcPr>
            <w:tcW w:w="1465" w:type="dxa"/>
            <w:tcBorders>
              <w:left w:val="single" w:color="auto" w:sz="4" w:space="0"/>
              <w:bottom w:val="single" w:color="auto" w:sz="4" w:space="0"/>
            </w:tcBorders>
            <w:noWrap/>
            <w:hideMark/>
          </w:tcPr>
          <w:p w:rsidRPr="00331CF8" w:rsidR="00DC770F" w:rsidP="00A41ADE" w:rsidRDefault="00DC770F" w14:paraId="0BADFBA5"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2C9B9A9F" w14:textId="77777777">
            <w:pPr>
              <w:pStyle w:val="KeinLeerraum"/>
              <w:jc w:val="center"/>
              <w:rPr>
                <w:b/>
                <w:bCs/>
                <w:noProof/>
                <w:sz w:val="18"/>
                <w:szCs w:val="18"/>
              </w:rPr>
            </w:pPr>
            <w:r w:rsidRPr="00331CF8">
              <w:rPr>
                <w:b/>
                <w:bCs/>
                <w:noProof/>
                <w:sz w:val="18"/>
                <w:szCs w:val="18"/>
              </w:rPr>
              <w:t>Variable Importance</w:t>
            </w:r>
          </w:p>
        </w:tc>
        <w:tc>
          <w:tcPr>
            <w:tcW w:w="1663" w:type="dxa"/>
            <w:tcBorders>
              <w:left w:val="single" w:color="auto" w:sz="4" w:space="0"/>
              <w:bottom w:val="single" w:color="auto" w:sz="4" w:space="0"/>
            </w:tcBorders>
            <w:noWrap/>
            <w:hideMark/>
          </w:tcPr>
          <w:p w:rsidRPr="00331CF8" w:rsidR="00DC770F" w:rsidP="00A41ADE" w:rsidRDefault="00DC770F" w14:paraId="688789A5"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32B86E83" w14:textId="77777777">
            <w:pPr>
              <w:pStyle w:val="KeinLeerraum"/>
              <w:jc w:val="center"/>
              <w:rPr>
                <w:b/>
                <w:bCs/>
                <w:noProof/>
                <w:sz w:val="18"/>
                <w:szCs w:val="18"/>
              </w:rPr>
            </w:pPr>
            <w:r w:rsidRPr="00331CF8">
              <w:rPr>
                <w:b/>
                <w:bCs/>
                <w:noProof/>
                <w:sz w:val="18"/>
                <w:szCs w:val="18"/>
              </w:rPr>
              <w:t>Variable Importance</w:t>
            </w:r>
          </w:p>
        </w:tc>
        <w:tc>
          <w:tcPr>
            <w:tcW w:w="1663" w:type="dxa"/>
            <w:gridSpan w:val="2"/>
            <w:tcBorders>
              <w:left w:val="single" w:color="auto" w:sz="4" w:space="0"/>
              <w:bottom w:val="single" w:color="auto" w:sz="4" w:space="0"/>
            </w:tcBorders>
            <w:noWrap/>
            <w:hideMark/>
          </w:tcPr>
          <w:p w:rsidRPr="00331CF8" w:rsidR="00DC770F" w:rsidP="00A41ADE" w:rsidRDefault="00DC770F" w14:paraId="68745CD2"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5319DE32"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DC770F" w:rsidP="00A41ADE" w:rsidRDefault="00DC770F" w14:paraId="226E1250"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73C13AFC"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DC770F" w:rsidP="00A41ADE" w:rsidRDefault="00DC770F" w14:paraId="5700D107"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tcBorders>
            <w:noWrap/>
            <w:hideMark/>
          </w:tcPr>
          <w:p w:rsidRPr="00331CF8" w:rsidR="00DC770F" w:rsidP="00A41ADE" w:rsidRDefault="00DC770F" w14:paraId="555FE092" w14:textId="77777777">
            <w:pPr>
              <w:pStyle w:val="KeinLeerraum"/>
              <w:jc w:val="center"/>
              <w:rPr>
                <w:b/>
                <w:bCs/>
                <w:noProof/>
                <w:sz w:val="18"/>
                <w:szCs w:val="18"/>
              </w:rPr>
            </w:pPr>
            <w:r w:rsidRPr="00331CF8">
              <w:rPr>
                <w:b/>
                <w:bCs/>
                <w:noProof/>
                <w:sz w:val="18"/>
                <w:szCs w:val="18"/>
              </w:rPr>
              <w:t>Variable Importance</w:t>
            </w:r>
          </w:p>
        </w:tc>
      </w:tr>
      <w:tr w:rsidRPr="002A0CB6" w:rsidR="00F068BE" w:rsidTr="005C124E" w14:paraId="34E23260" w14:textId="77777777">
        <w:trPr>
          <w:gridAfter w:val="1"/>
          <w:wAfter w:w="6" w:type="dxa"/>
          <w:trHeight w:val="290"/>
        </w:trPr>
        <w:tc>
          <w:tcPr>
            <w:tcW w:w="2141" w:type="dxa"/>
            <w:tcBorders>
              <w:top w:val="single" w:color="auto" w:sz="4" w:space="0"/>
              <w:right w:val="single" w:color="auto" w:sz="4" w:space="0"/>
            </w:tcBorders>
            <w:noWrap/>
            <w:hideMark/>
          </w:tcPr>
          <w:p w:rsidRPr="002A0CB6" w:rsidR="00F068BE" w:rsidP="00F068BE" w:rsidRDefault="00F068BE" w14:paraId="0DA7AB94" w14:textId="6D98355A">
            <w:pPr>
              <w:pStyle w:val="KeinLeerraum"/>
              <w:rPr>
                <w:noProof/>
                <w:sz w:val="18"/>
                <w:szCs w:val="18"/>
              </w:rPr>
            </w:pPr>
            <w:r w:rsidRPr="00270323">
              <w:t>Benin</w:t>
            </w:r>
          </w:p>
        </w:tc>
        <w:tc>
          <w:tcPr>
            <w:tcW w:w="1465" w:type="dxa"/>
            <w:tcBorders>
              <w:top w:val="single" w:color="auto" w:sz="4" w:space="0"/>
              <w:left w:val="single" w:color="auto" w:sz="4" w:space="0"/>
            </w:tcBorders>
            <w:noWrap/>
          </w:tcPr>
          <w:p w:rsidRPr="00F623C5" w:rsidR="00F068BE" w:rsidP="00F068BE" w:rsidRDefault="00F068BE" w14:paraId="746E1033" w14:textId="58D3328F">
            <w:pPr>
              <w:pStyle w:val="KeinLeerraum"/>
              <w:jc w:val="center"/>
              <w:rPr>
                <w:noProof/>
                <w:sz w:val="18"/>
                <w:szCs w:val="18"/>
              </w:rPr>
            </w:pPr>
            <w:r w:rsidRPr="00270323">
              <w:t>Language Fon</w:t>
            </w:r>
          </w:p>
        </w:tc>
        <w:tc>
          <w:tcPr>
            <w:tcW w:w="1108" w:type="dxa"/>
            <w:tcBorders>
              <w:top w:val="single" w:color="auto" w:sz="4" w:space="0"/>
              <w:right w:val="single" w:color="auto" w:sz="4" w:space="0"/>
            </w:tcBorders>
            <w:noWrap/>
          </w:tcPr>
          <w:p w:rsidRPr="00F623C5" w:rsidR="00F068BE" w:rsidP="00F068BE" w:rsidRDefault="00F068BE" w14:paraId="3D7060A6" w14:textId="071B8196">
            <w:pPr>
              <w:pStyle w:val="KeinLeerraum"/>
              <w:jc w:val="center"/>
              <w:rPr>
                <w:noProof/>
                <w:sz w:val="18"/>
                <w:szCs w:val="18"/>
              </w:rPr>
            </w:pPr>
            <w:r w:rsidRPr="00270323">
              <w:t>0.61</w:t>
            </w:r>
          </w:p>
        </w:tc>
        <w:tc>
          <w:tcPr>
            <w:tcW w:w="1663" w:type="dxa"/>
            <w:tcBorders>
              <w:top w:val="single" w:color="auto" w:sz="4" w:space="0"/>
              <w:left w:val="single" w:color="auto" w:sz="4" w:space="0"/>
            </w:tcBorders>
            <w:noWrap/>
          </w:tcPr>
          <w:p w:rsidRPr="00F623C5" w:rsidR="00F068BE" w:rsidP="00F068BE" w:rsidRDefault="00F068BE" w14:paraId="1B389E58" w14:textId="4F20F8EC">
            <w:pPr>
              <w:pStyle w:val="KeinLeerraum"/>
              <w:jc w:val="center"/>
              <w:rPr>
                <w:noProof/>
                <w:sz w:val="18"/>
                <w:szCs w:val="18"/>
              </w:rPr>
            </w:pPr>
            <w:r w:rsidRPr="00270323">
              <w:t>Ideal nr children</w:t>
            </w:r>
          </w:p>
        </w:tc>
        <w:tc>
          <w:tcPr>
            <w:tcW w:w="1108" w:type="dxa"/>
            <w:tcBorders>
              <w:top w:val="single" w:color="auto" w:sz="4" w:space="0"/>
              <w:right w:val="single" w:color="auto" w:sz="4" w:space="0"/>
            </w:tcBorders>
            <w:noWrap/>
          </w:tcPr>
          <w:p w:rsidRPr="00F623C5" w:rsidR="00F068BE" w:rsidP="00F068BE" w:rsidRDefault="00F068BE" w14:paraId="661F47DE" w14:textId="26F067DD">
            <w:pPr>
              <w:pStyle w:val="KeinLeerraum"/>
              <w:jc w:val="center"/>
              <w:rPr>
                <w:noProof/>
                <w:sz w:val="18"/>
                <w:szCs w:val="18"/>
              </w:rPr>
            </w:pPr>
            <w:r w:rsidRPr="00270323">
              <w:t>0.48</w:t>
            </w:r>
          </w:p>
        </w:tc>
        <w:tc>
          <w:tcPr>
            <w:tcW w:w="1663" w:type="dxa"/>
            <w:gridSpan w:val="2"/>
            <w:tcBorders>
              <w:top w:val="single" w:color="auto" w:sz="4" w:space="0"/>
              <w:left w:val="single" w:color="auto" w:sz="4" w:space="0"/>
            </w:tcBorders>
            <w:noWrap/>
          </w:tcPr>
          <w:p w:rsidRPr="00F623C5" w:rsidR="00F068BE" w:rsidP="00F068BE" w:rsidRDefault="00F068BE" w14:paraId="59150ECD" w14:textId="34DC5A3F">
            <w:pPr>
              <w:pStyle w:val="KeinLeerraum"/>
              <w:jc w:val="center"/>
              <w:rPr>
                <w:noProof/>
                <w:sz w:val="18"/>
                <w:szCs w:val="18"/>
              </w:rPr>
            </w:pPr>
            <w:r w:rsidRPr="00270323">
              <w:t>Safe toilet facility</w:t>
            </w:r>
          </w:p>
        </w:tc>
        <w:tc>
          <w:tcPr>
            <w:tcW w:w="1108" w:type="dxa"/>
            <w:tcBorders>
              <w:top w:val="single" w:color="auto" w:sz="4" w:space="0"/>
              <w:right w:val="single" w:color="auto" w:sz="4" w:space="0"/>
            </w:tcBorders>
            <w:noWrap/>
          </w:tcPr>
          <w:p w:rsidRPr="00F623C5" w:rsidR="00F068BE" w:rsidP="00F068BE" w:rsidRDefault="00F068BE" w14:paraId="17E5B1AE" w14:textId="164AC1E7">
            <w:pPr>
              <w:pStyle w:val="KeinLeerraum"/>
              <w:jc w:val="center"/>
              <w:rPr>
                <w:noProof/>
                <w:sz w:val="18"/>
                <w:szCs w:val="18"/>
              </w:rPr>
            </w:pPr>
            <w:r w:rsidRPr="00270323">
              <w:t>0.42</w:t>
            </w:r>
          </w:p>
        </w:tc>
        <w:tc>
          <w:tcPr>
            <w:tcW w:w="1947" w:type="dxa"/>
            <w:gridSpan w:val="2"/>
            <w:tcBorders>
              <w:top w:val="single" w:color="auto" w:sz="4" w:space="0"/>
              <w:left w:val="single" w:color="auto" w:sz="4" w:space="0"/>
            </w:tcBorders>
            <w:noWrap/>
          </w:tcPr>
          <w:p w:rsidRPr="00F623C5" w:rsidR="00F068BE" w:rsidP="00F068BE" w:rsidRDefault="00F068BE" w14:paraId="61DE2691" w14:textId="30AC33EF">
            <w:pPr>
              <w:pStyle w:val="KeinLeerraum"/>
              <w:jc w:val="center"/>
              <w:rPr>
                <w:noProof/>
                <w:sz w:val="18"/>
                <w:szCs w:val="18"/>
              </w:rPr>
            </w:pPr>
            <w:r w:rsidRPr="00270323">
              <w:t>Safe floor material</w:t>
            </w:r>
          </w:p>
        </w:tc>
        <w:tc>
          <w:tcPr>
            <w:tcW w:w="1108" w:type="dxa"/>
            <w:tcBorders>
              <w:top w:val="single" w:color="auto" w:sz="4" w:space="0"/>
              <w:right w:val="single" w:color="auto" w:sz="4" w:space="0"/>
            </w:tcBorders>
            <w:noWrap/>
          </w:tcPr>
          <w:p w:rsidRPr="00F623C5" w:rsidR="00F068BE" w:rsidP="00F068BE" w:rsidRDefault="00F068BE" w14:paraId="227A7805" w14:textId="1A8F1C92">
            <w:pPr>
              <w:pStyle w:val="KeinLeerraum"/>
              <w:jc w:val="center"/>
              <w:rPr>
                <w:noProof/>
                <w:sz w:val="18"/>
                <w:szCs w:val="18"/>
              </w:rPr>
            </w:pPr>
            <w:r w:rsidRPr="00270323">
              <w:t>0.40</w:t>
            </w:r>
          </w:p>
        </w:tc>
        <w:tc>
          <w:tcPr>
            <w:tcW w:w="1947" w:type="dxa"/>
            <w:gridSpan w:val="2"/>
            <w:tcBorders>
              <w:top w:val="single" w:color="auto" w:sz="4" w:space="0"/>
              <w:left w:val="single" w:color="auto" w:sz="4" w:space="0"/>
            </w:tcBorders>
            <w:noWrap/>
          </w:tcPr>
          <w:p w:rsidRPr="00F623C5" w:rsidR="00F068BE" w:rsidP="00F068BE" w:rsidRDefault="00F068BE" w14:paraId="4F5B2E82" w14:textId="0123FD70">
            <w:pPr>
              <w:pStyle w:val="KeinLeerraum"/>
              <w:jc w:val="center"/>
              <w:rPr>
                <w:noProof/>
                <w:sz w:val="18"/>
                <w:szCs w:val="18"/>
              </w:rPr>
            </w:pPr>
            <w:r w:rsidRPr="00270323">
              <w:t xml:space="preserve">Ethnicity Fon and </w:t>
            </w:r>
            <w:proofErr w:type="gramStart"/>
            <w:r w:rsidRPr="00270323">
              <w:t>related..</w:t>
            </w:r>
            <w:proofErr w:type="gramEnd"/>
          </w:p>
        </w:tc>
        <w:tc>
          <w:tcPr>
            <w:tcW w:w="1108" w:type="dxa"/>
            <w:tcBorders>
              <w:top w:val="single" w:color="auto" w:sz="4" w:space="0"/>
            </w:tcBorders>
            <w:noWrap/>
          </w:tcPr>
          <w:p w:rsidRPr="00F623C5" w:rsidR="00F068BE" w:rsidP="00F068BE" w:rsidRDefault="00F068BE" w14:paraId="78141122" w14:textId="0CC36A63">
            <w:pPr>
              <w:pStyle w:val="KeinLeerraum"/>
              <w:jc w:val="center"/>
              <w:rPr>
                <w:noProof/>
                <w:sz w:val="18"/>
                <w:szCs w:val="18"/>
              </w:rPr>
            </w:pPr>
            <w:r w:rsidRPr="00270323">
              <w:t>0.36</w:t>
            </w:r>
          </w:p>
        </w:tc>
      </w:tr>
      <w:tr w:rsidRPr="002A0CB6" w:rsidR="00F068BE" w:rsidTr="005C124E" w14:paraId="7B1F1A6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64B34B70" w14:textId="6AAEE506">
            <w:pPr>
              <w:pStyle w:val="KeinLeerraum"/>
              <w:rPr>
                <w:noProof/>
                <w:sz w:val="18"/>
                <w:szCs w:val="18"/>
              </w:rPr>
            </w:pPr>
            <w:proofErr w:type="spellStart"/>
            <w:r w:rsidRPr="00270323">
              <w:t>Burkina.Faso</w:t>
            </w:r>
            <w:proofErr w:type="spellEnd"/>
          </w:p>
        </w:tc>
        <w:tc>
          <w:tcPr>
            <w:tcW w:w="1465" w:type="dxa"/>
            <w:tcBorders>
              <w:left w:val="single" w:color="auto" w:sz="4" w:space="0"/>
            </w:tcBorders>
            <w:noWrap/>
          </w:tcPr>
          <w:p w:rsidRPr="00F623C5" w:rsidR="00F068BE" w:rsidP="00F068BE" w:rsidRDefault="00F068BE" w14:paraId="4D61FB3A" w14:textId="3930E47F">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42EFBD5B" w14:textId="496BD174">
            <w:pPr>
              <w:pStyle w:val="KeinLeerraum"/>
              <w:jc w:val="center"/>
              <w:rPr>
                <w:noProof/>
                <w:sz w:val="18"/>
                <w:szCs w:val="18"/>
              </w:rPr>
            </w:pPr>
            <w:r w:rsidRPr="00270323">
              <w:t>0.34</w:t>
            </w:r>
          </w:p>
        </w:tc>
        <w:tc>
          <w:tcPr>
            <w:tcW w:w="1663" w:type="dxa"/>
            <w:tcBorders>
              <w:left w:val="single" w:color="auto" w:sz="4" w:space="0"/>
            </w:tcBorders>
            <w:noWrap/>
          </w:tcPr>
          <w:p w:rsidRPr="00F623C5" w:rsidR="00F068BE" w:rsidP="00F068BE" w:rsidRDefault="00F068BE" w14:paraId="02402B5F" w14:textId="20EF4AD5">
            <w:pPr>
              <w:pStyle w:val="KeinLeerraum"/>
              <w:jc w:val="center"/>
              <w:rPr>
                <w:noProof/>
                <w:sz w:val="18"/>
                <w:szCs w:val="18"/>
              </w:rPr>
            </w:pPr>
            <w:r w:rsidRPr="00270323">
              <w:t>Cattle</w:t>
            </w:r>
          </w:p>
        </w:tc>
        <w:tc>
          <w:tcPr>
            <w:tcW w:w="1108" w:type="dxa"/>
            <w:tcBorders>
              <w:right w:val="single" w:color="auto" w:sz="4" w:space="0"/>
            </w:tcBorders>
            <w:noWrap/>
          </w:tcPr>
          <w:p w:rsidRPr="00F623C5" w:rsidR="00F068BE" w:rsidP="00F068BE" w:rsidRDefault="00F068BE" w14:paraId="72CC90C8" w14:textId="5557435C">
            <w:pPr>
              <w:pStyle w:val="KeinLeerraum"/>
              <w:jc w:val="center"/>
              <w:rPr>
                <w:noProof/>
                <w:sz w:val="18"/>
                <w:szCs w:val="18"/>
              </w:rPr>
            </w:pPr>
            <w:r w:rsidRPr="00270323">
              <w:t>0.20</w:t>
            </w:r>
          </w:p>
        </w:tc>
        <w:tc>
          <w:tcPr>
            <w:tcW w:w="1663" w:type="dxa"/>
            <w:gridSpan w:val="2"/>
            <w:tcBorders>
              <w:left w:val="single" w:color="auto" w:sz="4" w:space="0"/>
            </w:tcBorders>
            <w:noWrap/>
          </w:tcPr>
          <w:p w:rsidRPr="00F623C5" w:rsidR="00F068BE" w:rsidP="00F068BE" w:rsidRDefault="00F068BE" w14:paraId="2CDB4E7B" w14:textId="537D87AD">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745E9EF8" w14:textId="2B45D0D9">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6D058B93" w14:textId="65FCA772">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08C86D6F" w14:textId="1D6A7B23">
            <w:pPr>
              <w:pStyle w:val="KeinLeerraum"/>
              <w:jc w:val="center"/>
              <w:rPr>
                <w:noProof/>
                <w:sz w:val="18"/>
                <w:szCs w:val="18"/>
              </w:rPr>
            </w:pPr>
            <w:r w:rsidRPr="00270323">
              <w:t>0.19</w:t>
            </w:r>
          </w:p>
        </w:tc>
        <w:tc>
          <w:tcPr>
            <w:tcW w:w="1947" w:type="dxa"/>
            <w:gridSpan w:val="2"/>
            <w:tcBorders>
              <w:left w:val="single" w:color="auto" w:sz="4" w:space="0"/>
            </w:tcBorders>
            <w:noWrap/>
          </w:tcPr>
          <w:p w:rsidRPr="00F623C5" w:rsidR="00F068BE" w:rsidP="00F068BE" w:rsidRDefault="00F068BE" w14:paraId="0C1AE583" w14:textId="16A672B0">
            <w:pPr>
              <w:pStyle w:val="KeinLeerraum"/>
              <w:jc w:val="center"/>
              <w:rPr>
                <w:noProof/>
                <w:sz w:val="18"/>
                <w:szCs w:val="18"/>
              </w:rPr>
            </w:pPr>
            <w:r w:rsidRPr="00270323">
              <w:t>Rural*</w:t>
            </w:r>
          </w:p>
        </w:tc>
        <w:tc>
          <w:tcPr>
            <w:tcW w:w="1108" w:type="dxa"/>
            <w:noWrap/>
          </w:tcPr>
          <w:p w:rsidRPr="00F623C5" w:rsidR="00F068BE" w:rsidP="00F068BE" w:rsidRDefault="00F068BE" w14:paraId="7EE3902D" w14:textId="01279896">
            <w:pPr>
              <w:pStyle w:val="KeinLeerraum"/>
              <w:jc w:val="center"/>
              <w:rPr>
                <w:noProof/>
                <w:sz w:val="18"/>
                <w:szCs w:val="18"/>
              </w:rPr>
            </w:pPr>
            <w:r w:rsidRPr="00270323">
              <w:t>0.17</w:t>
            </w:r>
          </w:p>
        </w:tc>
      </w:tr>
      <w:tr w:rsidRPr="002A0CB6" w:rsidR="00F068BE" w:rsidTr="005C124E" w14:paraId="07502E6C"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3443488" w14:textId="3897280E">
            <w:pPr>
              <w:pStyle w:val="KeinLeerraum"/>
              <w:rPr>
                <w:noProof/>
                <w:sz w:val="18"/>
                <w:szCs w:val="18"/>
              </w:rPr>
            </w:pPr>
            <w:r w:rsidRPr="00270323">
              <w:t>Burundi</w:t>
            </w:r>
          </w:p>
        </w:tc>
        <w:tc>
          <w:tcPr>
            <w:tcW w:w="1465" w:type="dxa"/>
            <w:tcBorders>
              <w:left w:val="single" w:color="auto" w:sz="4" w:space="0"/>
            </w:tcBorders>
            <w:noWrap/>
          </w:tcPr>
          <w:p w:rsidRPr="00F623C5" w:rsidR="00F068BE" w:rsidP="00F068BE" w:rsidRDefault="00F068BE" w14:paraId="1AA04D41" w14:textId="067BAAE1">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2C0763B" w14:textId="15F0455E">
            <w:pPr>
              <w:pStyle w:val="KeinLeerraum"/>
              <w:jc w:val="center"/>
              <w:rPr>
                <w:noProof/>
                <w:sz w:val="18"/>
                <w:szCs w:val="18"/>
              </w:rPr>
            </w:pPr>
            <w:r w:rsidRPr="00270323">
              <w:t>0.38</w:t>
            </w:r>
          </w:p>
        </w:tc>
        <w:tc>
          <w:tcPr>
            <w:tcW w:w="1663" w:type="dxa"/>
            <w:tcBorders>
              <w:left w:val="single" w:color="auto" w:sz="4" w:space="0"/>
            </w:tcBorders>
            <w:noWrap/>
          </w:tcPr>
          <w:p w:rsidRPr="00F623C5" w:rsidR="00F068BE" w:rsidP="00F068BE" w:rsidRDefault="00F068BE" w14:paraId="7C847113" w14:textId="045B88AA">
            <w:pPr>
              <w:pStyle w:val="KeinLeerraum"/>
              <w:jc w:val="center"/>
              <w:rPr>
                <w:noProof/>
                <w:sz w:val="18"/>
                <w:szCs w:val="18"/>
              </w:rPr>
            </w:pPr>
            <w:r w:rsidRPr="00270323">
              <w:t>Mobile phone</w:t>
            </w:r>
          </w:p>
        </w:tc>
        <w:tc>
          <w:tcPr>
            <w:tcW w:w="1108" w:type="dxa"/>
            <w:tcBorders>
              <w:right w:val="single" w:color="auto" w:sz="4" w:space="0"/>
            </w:tcBorders>
            <w:noWrap/>
          </w:tcPr>
          <w:p w:rsidRPr="00F623C5" w:rsidR="00F068BE" w:rsidP="00F068BE" w:rsidRDefault="00F068BE" w14:paraId="7FF2D637" w14:textId="19F92FB2">
            <w:pPr>
              <w:pStyle w:val="KeinLeerraum"/>
              <w:jc w:val="center"/>
              <w:rPr>
                <w:noProof/>
                <w:sz w:val="18"/>
                <w:szCs w:val="18"/>
              </w:rPr>
            </w:pPr>
            <w:r w:rsidRPr="00270323">
              <w:t>0.37</w:t>
            </w:r>
          </w:p>
        </w:tc>
        <w:tc>
          <w:tcPr>
            <w:tcW w:w="1663" w:type="dxa"/>
            <w:gridSpan w:val="2"/>
            <w:tcBorders>
              <w:left w:val="single" w:color="auto" w:sz="4" w:space="0"/>
            </w:tcBorders>
            <w:noWrap/>
          </w:tcPr>
          <w:p w:rsidRPr="00F623C5" w:rsidR="00F068BE" w:rsidP="00F068BE" w:rsidRDefault="00F068BE" w14:paraId="221106F9" w14:textId="3FF2E6FD">
            <w:pPr>
              <w:pStyle w:val="KeinLeerraum"/>
              <w:jc w:val="center"/>
              <w:rPr>
                <w:noProof/>
                <w:sz w:val="18"/>
                <w:szCs w:val="18"/>
              </w:rPr>
            </w:pPr>
            <w:r w:rsidRPr="00270323">
              <w:t>Video recorder</w:t>
            </w:r>
          </w:p>
        </w:tc>
        <w:tc>
          <w:tcPr>
            <w:tcW w:w="1108" w:type="dxa"/>
            <w:tcBorders>
              <w:right w:val="single" w:color="auto" w:sz="4" w:space="0"/>
            </w:tcBorders>
            <w:noWrap/>
          </w:tcPr>
          <w:p w:rsidRPr="00F623C5" w:rsidR="00F068BE" w:rsidP="00F068BE" w:rsidRDefault="00F068BE" w14:paraId="02455634" w14:textId="2989BEFE">
            <w:pPr>
              <w:pStyle w:val="KeinLeerraum"/>
              <w:jc w:val="center"/>
              <w:rPr>
                <w:noProof/>
                <w:sz w:val="18"/>
                <w:szCs w:val="18"/>
              </w:rPr>
            </w:pPr>
            <w:r w:rsidRPr="00270323">
              <w:t>0.36</w:t>
            </w:r>
          </w:p>
        </w:tc>
        <w:tc>
          <w:tcPr>
            <w:tcW w:w="1947" w:type="dxa"/>
            <w:gridSpan w:val="2"/>
            <w:tcBorders>
              <w:left w:val="single" w:color="auto" w:sz="4" w:space="0"/>
            </w:tcBorders>
            <w:noWrap/>
          </w:tcPr>
          <w:p w:rsidRPr="00F623C5" w:rsidR="00F068BE" w:rsidP="00F068BE" w:rsidRDefault="00F068BE" w14:paraId="3908B0E7" w14:textId="18B5FCDE">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1D77679D" w14:textId="17FB9DD4">
            <w:pPr>
              <w:pStyle w:val="KeinLeerraum"/>
              <w:jc w:val="center"/>
              <w:rPr>
                <w:noProof/>
                <w:sz w:val="18"/>
                <w:szCs w:val="18"/>
              </w:rPr>
            </w:pPr>
            <w:r w:rsidRPr="00270323">
              <w:t>0.33</w:t>
            </w:r>
          </w:p>
        </w:tc>
        <w:tc>
          <w:tcPr>
            <w:tcW w:w="1947" w:type="dxa"/>
            <w:gridSpan w:val="2"/>
            <w:tcBorders>
              <w:left w:val="single" w:color="auto" w:sz="4" w:space="0"/>
            </w:tcBorders>
            <w:noWrap/>
          </w:tcPr>
          <w:p w:rsidRPr="00F623C5" w:rsidR="00F068BE" w:rsidP="00F068BE" w:rsidRDefault="00F068BE" w14:paraId="08CEA66A" w14:textId="4FE780ED">
            <w:pPr>
              <w:pStyle w:val="KeinLeerraum"/>
              <w:jc w:val="center"/>
              <w:rPr>
                <w:noProof/>
                <w:sz w:val="18"/>
                <w:szCs w:val="18"/>
              </w:rPr>
            </w:pPr>
            <w:r w:rsidRPr="00270323">
              <w:t>Music system</w:t>
            </w:r>
          </w:p>
        </w:tc>
        <w:tc>
          <w:tcPr>
            <w:tcW w:w="1108" w:type="dxa"/>
            <w:noWrap/>
          </w:tcPr>
          <w:p w:rsidRPr="00F623C5" w:rsidR="00F068BE" w:rsidP="00F068BE" w:rsidRDefault="00F068BE" w14:paraId="7AD2E2B5" w14:textId="5063CB64">
            <w:pPr>
              <w:pStyle w:val="KeinLeerraum"/>
              <w:jc w:val="center"/>
              <w:rPr>
                <w:noProof/>
                <w:sz w:val="18"/>
                <w:szCs w:val="18"/>
              </w:rPr>
            </w:pPr>
            <w:r w:rsidRPr="00270323">
              <w:t>0.21</w:t>
            </w:r>
          </w:p>
        </w:tc>
      </w:tr>
      <w:tr w:rsidRPr="002A0CB6" w:rsidR="00F068BE" w:rsidTr="005C124E" w14:paraId="7A5D91A0"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A1191AB" w14:textId="59B9BB6D">
            <w:pPr>
              <w:pStyle w:val="KeinLeerraum"/>
              <w:rPr>
                <w:noProof/>
                <w:sz w:val="18"/>
                <w:szCs w:val="18"/>
              </w:rPr>
            </w:pPr>
            <w:r w:rsidRPr="00270323">
              <w:t>Cameroon</w:t>
            </w:r>
          </w:p>
        </w:tc>
        <w:tc>
          <w:tcPr>
            <w:tcW w:w="1465" w:type="dxa"/>
            <w:tcBorders>
              <w:left w:val="single" w:color="auto" w:sz="4" w:space="0"/>
            </w:tcBorders>
            <w:noWrap/>
          </w:tcPr>
          <w:p w:rsidRPr="00F623C5" w:rsidR="00F068BE" w:rsidP="00F068BE" w:rsidRDefault="00F068BE" w14:paraId="7F0E1BF1" w14:textId="60D3BD83">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5B52F00C" w14:textId="278C3840">
            <w:pPr>
              <w:pStyle w:val="KeinLeerraum"/>
              <w:jc w:val="center"/>
              <w:rPr>
                <w:noProof/>
                <w:sz w:val="18"/>
                <w:szCs w:val="18"/>
              </w:rPr>
            </w:pPr>
            <w:r w:rsidRPr="00270323">
              <w:t>0.35</w:t>
            </w:r>
          </w:p>
        </w:tc>
        <w:tc>
          <w:tcPr>
            <w:tcW w:w="1663" w:type="dxa"/>
            <w:tcBorders>
              <w:left w:val="single" w:color="auto" w:sz="4" w:space="0"/>
            </w:tcBorders>
            <w:noWrap/>
          </w:tcPr>
          <w:p w:rsidRPr="00F623C5" w:rsidR="00F068BE" w:rsidP="00F068BE" w:rsidRDefault="00F068BE" w14:paraId="17CFF42C" w14:textId="1F3422A3">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1FD70079" w14:textId="56E818E7">
            <w:pPr>
              <w:pStyle w:val="KeinLeerraum"/>
              <w:jc w:val="center"/>
              <w:rPr>
                <w:noProof/>
                <w:sz w:val="18"/>
                <w:szCs w:val="18"/>
              </w:rPr>
            </w:pPr>
            <w:r w:rsidRPr="00270323">
              <w:t>0.33</w:t>
            </w:r>
          </w:p>
        </w:tc>
        <w:tc>
          <w:tcPr>
            <w:tcW w:w="1663" w:type="dxa"/>
            <w:gridSpan w:val="2"/>
            <w:tcBorders>
              <w:left w:val="single" w:color="auto" w:sz="4" w:space="0"/>
            </w:tcBorders>
            <w:noWrap/>
          </w:tcPr>
          <w:p w:rsidRPr="00F623C5" w:rsidR="00F068BE" w:rsidP="00F068BE" w:rsidRDefault="00F068BE" w14:paraId="1639D62F" w14:textId="03EB43D4">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43DA93B4" w14:textId="527D0684">
            <w:pPr>
              <w:pStyle w:val="KeinLeerraum"/>
              <w:jc w:val="center"/>
              <w:rPr>
                <w:noProof/>
                <w:sz w:val="18"/>
                <w:szCs w:val="18"/>
              </w:rPr>
            </w:pPr>
            <w:r w:rsidRPr="00270323">
              <w:t>0.24</w:t>
            </w:r>
          </w:p>
        </w:tc>
        <w:tc>
          <w:tcPr>
            <w:tcW w:w="1947" w:type="dxa"/>
            <w:gridSpan w:val="2"/>
            <w:tcBorders>
              <w:left w:val="single" w:color="auto" w:sz="4" w:space="0"/>
            </w:tcBorders>
            <w:noWrap/>
          </w:tcPr>
          <w:p w:rsidRPr="00F623C5" w:rsidR="00F068BE" w:rsidP="00F068BE" w:rsidRDefault="00F068BE" w14:paraId="336136EF" w14:textId="5D26C684">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338540CC" w14:textId="4C996443">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1A13A103" w14:textId="56DF15A0">
            <w:pPr>
              <w:pStyle w:val="KeinLeerraum"/>
              <w:jc w:val="center"/>
              <w:rPr>
                <w:noProof/>
                <w:sz w:val="18"/>
                <w:szCs w:val="18"/>
              </w:rPr>
            </w:pPr>
            <w:r w:rsidRPr="00270323">
              <w:t>Number of HH members</w:t>
            </w:r>
          </w:p>
        </w:tc>
        <w:tc>
          <w:tcPr>
            <w:tcW w:w="1108" w:type="dxa"/>
            <w:noWrap/>
          </w:tcPr>
          <w:p w:rsidRPr="00F623C5" w:rsidR="00F068BE" w:rsidP="00F068BE" w:rsidRDefault="00F068BE" w14:paraId="7E14ADD4" w14:textId="0192B926">
            <w:pPr>
              <w:pStyle w:val="KeinLeerraum"/>
              <w:jc w:val="center"/>
              <w:rPr>
                <w:noProof/>
                <w:sz w:val="18"/>
                <w:szCs w:val="18"/>
              </w:rPr>
            </w:pPr>
            <w:r w:rsidRPr="00270323">
              <w:t>0.19</w:t>
            </w:r>
          </w:p>
        </w:tc>
      </w:tr>
      <w:tr w:rsidRPr="002A0CB6" w:rsidR="00F068BE" w:rsidTr="005C124E" w14:paraId="6B885C8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2A8B1D1" w14:textId="403F1CD5">
            <w:pPr>
              <w:pStyle w:val="KeinLeerraum"/>
              <w:rPr>
                <w:noProof/>
                <w:sz w:val="18"/>
                <w:szCs w:val="18"/>
              </w:rPr>
            </w:pPr>
            <w:r w:rsidRPr="00270323">
              <w:t>Chad</w:t>
            </w:r>
          </w:p>
        </w:tc>
        <w:tc>
          <w:tcPr>
            <w:tcW w:w="1465" w:type="dxa"/>
            <w:tcBorders>
              <w:left w:val="single" w:color="auto" w:sz="4" w:space="0"/>
            </w:tcBorders>
            <w:noWrap/>
          </w:tcPr>
          <w:p w:rsidRPr="00F623C5" w:rsidR="00F068BE" w:rsidP="00F068BE" w:rsidRDefault="00F068BE" w14:paraId="4CBA8128" w14:textId="0B5FD393">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29F9BA78" w14:textId="36EA97BE">
            <w:pPr>
              <w:pStyle w:val="KeinLeerraum"/>
              <w:jc w:val="center"/>
              <w:rPr>
                <w:noProof/>
                <w:sz w:val="18"/>
                <w:szCs w:val="18"/>
              </w:rPr>
            </w:pPr>
            <w:r w:rsidRPr="00270323">
              <w:t>0.61</w:t>
            </w:r>
          </w:p>
        </w:tc>
        <w:tc>
          <w:tcPr>
            <w:tcW w:w="1663" w:type="dxa"/>
            <w:tcBorders>
              <w:left w:val="single" w:color="auto" w:sz="4" w:space="0"/>
            </w:tcBorders>
            <w:noWrap/>
          </w:tcPr>
          <w:p w:rsidRPr="00F623C5" w:rsidR="00F068BE" w:rsidP="00F068BE" w:rsidRDefault="00F068BE" w14:paraId="6C734663" w14:textId="107BF1D4">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D603808" w14:textId="54F2C8D7">
            <w:pPr>
              <w:pStyle w:val="KeinLeerraum"/>
              <w:jc w:val="center"/>
              <w:rPr>
                <w:noProof/>
                <w:sz w:val="18"/>
                <w:szCs w:val="18"/>
              </w:rPr>
            </w:pPr>
            <w:r w:rsidRPr="00270323">
              <w:t>0.32</w:t>
            </w:r>
          </w:p>
        </w:tc>
        <w:tc>
          <w:tcPr>
            <w:tcW w:w="1663" w:type="dxa"/>
            <w:gridSpan w:val="2"/>
            <w:tcBorders>
              <w:left w:val="single" w:color="auto" w:sz="4" w:space="0"/>
            </w:tcBorders>
            <w:noWrap/>
          </w:tcPr>
          <w:p w:rsidRPr="00F623C5" w:rsidR="00F068BE" w:rsidP="00F068BE" w:rsidRDefault="00F068BE" w14:paraId="0F524C52" w14:textId="570C202A">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346AF38" w14:textId="78FDBB4C">
            <w:pPr>
              <w:pStyle w:val="KeinLeerraum"/>
              <w:jc w:val="center"/>
              <w:rPr>
                <w:noProof/>
                <w:sz w:val="18"/>
                <w:szCs w:val="18"/>
              </w:rPr>
            </w:pPr>
            <w:r w:rsidRPr="00270323">
              <w:t>0.29</w:t>
            </w:r>
          </w:p>
        </w:tc>
        <w:tc>
          <w:tcPr>
            <w:tcW w:w="1947" w:type="dxa"/>
            <w:gridSpan w:val="2"/>
            <w:tcBorders>
              <w:left w:val="single" w:color="auto" w:sz="4" w:space="0"/>
            </w:tcBorders>
            <w:noWrap/>
          </w:tcPr>
          <w:p w:rsidRPr="00F623C5" w:rsidR="00F068BE" w:rsidP="00F068BE" w:rsidRDefault="00F068BE" w14:paraId="29BCD17C" w14:textId="650FD4A0">
            <w:pPr>
              <w:pStyle w:val="KeinLeerraum"/>
              <w:jc w:val="center"/>
              <w:rPr>
                <w:noProof/>
                <w:sz w:val="18"/>
                <w:szCs w:val="18"/>
              </w:rPr>
            </w:pPr>
            <w:r w:rsidRPr="00270323">
              <w:t>Toilet</w:t>
            </w:r>
          </w:p>
        </w:tc>
        <w:tc>
          <w:tcPr>
            <w:tcW w:w="1108" w:type="dxa"/>
            <w:tcBorders>
              <w:right w:val="single" w:color="auto" w:sz="4" w:space="0"/>
            </w:tcBorders>
            <w:noWrap/>
          </w:tcPr>
          <w:p w:rsidRPr="00F623C5" w:rsidR="00F068BE" w:rsidP="00F068BE" w:rsidRDefault="00F068BE" w14:paraId="4BBD493A" w14:textId="27D2627E">
            <w:pPr>
              <w:pStyle w:val="KeinLeerraum"/>
              <w:jc w:val="center"/>
              <w:rPr>
                <w:noProof/>
                <w:sz w:val="18"/>
                <w:szCs w:val="18"/>
              </w:rPr>
            </w:pPr>
            <w:r w:rsidRPr="00270323">
              <w:t>0.27</w:t>
            </w:r>
          </w:p>
        </w:tc>
        <w:tc>
          <w:tcPr>
            <w:tcW w:w="1947" w:type="dxa"/>
            <w:gridSpan w:val="2"/>
            <w:tcBorders>
              <w:left w:val="single" w:color="auto" w:sz="4" w:space="0"/>
            </w:tcBorders>
            <w:noWrap/>
          </w:tcPr>
          <w:p w:rsidRPr="00F623C5" w:rsidR="00F068BE" w:rsidP="00F068BE" w:rsidRDefault="00F068BE" w14:paraId="37AF2557" w14:textId="5F1EA368">
            <w:pPr>
              <w:pStyle w:val="KeinLeerraum"/>
              <w:jc w:val="center"/>
              <w:rPr>
                <w:noProof/>
                <w:sz w:val="18"/>
                <w:szCs w:val="18"/>
              </w:rPr>
            </w:pPr>
            <w:r w:rsidRPr="00270323">
              <w:t>Owns livestock</w:t>
            </w:r>
          </w:p>
        </w:tc>
        <w:tc>
          <w:tcPr>
            <w:tcW w:w="1108" w:type="dxa"/>
            <w:noWrap/>
          </w:tcPr>
          <w:p w:rsidRPr="00F623C5" w:rsidR="00F068BE" w:rsidP="00F068BE" w:rsidRDefault="00F068BE" w14:paraId="55384A54" w14:textId="179A1076">
            <w:pPr>
              <w:pStyle w:val="KeinLeerraum"/>
              <w:jc w:val="center"/>
              <w:rPr>
                <w:noProof/>
                <w:sz w:val="18"/>
                <w:szCs w:val="18"/>
              </w:rPr>
            </w:pPr>
            <w:r w:rsidRPr="00270323">
              <w:t>0.22</w:t>
            </w:r>
          </w:p>
        </w:tc>
      </w:tr>
      <w:tr w:rsidRPr="002A0CB6" w:rsidR="00F068BE" w:rsidTr="005C124E" w14:paraId="60FCE404"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BB5A2DF" w14:textId="306FE95F">
            <w:pPr>
              <w:pStyle w:val="KeinLeerraum"/>
              <w:rPr>
                <w:noProof/>
                <w:sz w:val="18"/>
                <w:szCs w:val="18"/>
              </w:rPr>
            </w:pPr>
            <w:proofErr w:type="spellStart"/>
            <w:r w:rsidRPr="00270323">
              <w:t>Cote.dIvoire</w:t>
            </w:r>
            <w:proofErr w:type="spellEnd"/>
          </w:p>
        </w:tc>
        <w:tc>
          <w:tcPr>
            <w:tcW w:w="1465" w:type="dxa"/>
            <w:tcBorders>
              <w:left w:val="single" w:color="auto" w:sz="4" w:space="0"/>
            </w:tcBorders>
            <w:noWrap/>
          </w:tcPr>
          <w:p w:rsidRPr="00F623C5" w:rsidR="00F068BE" w:rsidP="00F068BE" w:rsidRDefault="00F068BE" w14:paraId="42360B72" w14:textId="7457FD0D">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2E61E45D" w14:textId="356C72AE">
            <w:pPr>
              <w:pStyle w:val="KeinLeerraum"/>
              <w:jc w:val="center"/>
              <w:rPr>
                <w:noProof/>
                <w:sz w:val="18"/>
                <w:szCs w:val="18"/>
              </w:rPr>
            </w:pPr>
            <w:r w:rsidRPr="00270323">
              <w:t>0.35</w:t>
            </w:r>
          </w:p>
        </w:tc>
        <w:tc>
          <w:tcPr>
            <w:tcW w:w="1663" w:type="dxa"/>
            <w:tcBorders>
              <w:left w:val="single" w:color="auto" w:sz="4" w:space="0"/>
            </w:tcBorders>
            <w:noWrap/>
          </w:tcPr>
          <w:p w:rsidRPr="00F623C5" w:rsidR="00F068BE" w:rsidP="00F068BE" w:rsidRDefault="00F068BE" w14:paraId="7C82965A" w14:textId="5068571E">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38CF0158" w14:textId="175423D5">
            <w:pPr>
              <w:pStyle w:val="KeinLeerraum"/>
              <w:jc w:val="center"/>
              <w:rPr>
                <w:noProof/>
                <w:sz w:val="18"/>
                <w:szCs w:val="18"/>
              </w:rPr>
            </w:pPr>
            <w:r w:rsidRPr="00270323">
              <w:t>0.22</w:t>
            </w:r>
          </w:p>
        </w:tc>
        <w:tc>
          <w:tcPr>
            <w:tcW w:w="1663" w:type="dxa"/>
            <w:gridSpan w:val="2"/>
            <w:tcBorders>
              <w:left w:val="single" w:color="auto" w:sz="4" w:space="0"/>
            </w:tcBorders>
            <w:noWrap/>
          </w:tcPr>
          <w:p w:rsidRPr="00F623C5" w:rsidR="00F068BE" w:rsidP="00F068BE" w:rsidRDefault="00F068BE" w14:paraId="7873502D" w14:textId="2A18D20E">
            <w:pPr>
              <w:pStyle w:val="KeinLeerraum"/>
              <w:jc w:val="center"/>
              <w:rPr>
                <w:noProof/>
                <w:sz w:val="18"/>
                <w:szCs w:val="18"/>
              </w:rPr>
            </w:pPr>
            <w:r w:rsidRPr="00270323">
              <w:t>Owns land</w:t>
            </w:r>
          </w:p>
        </w:tc>
        <w:tc>
          <w:tcPr>
            <w:tcW w:w="1108" w:type="dxa"/>
            <w:tcBorders>
              <w:right w:val="single" w:color="auto" w:sz="4" w:space="0"/>
            </w:tcBorders>
            <w:noWrap/>
          </w:tcPr>
          <w:p w:rsidRPr="00F623C5" w:rsidR="00F068BE" w:rsidP="00F068BE" w:rsidRDefault="00F068BE" w14:paraId="7AD7CBED" w14:textId="32178F8D">
            <w:pPr>
              <w:pStyle w:val="KeinLeerraum"/>
              <w:jc w:val="center"/>
              <w:rPr>
                <w:noProof/>
                <w:sz w:val="18"/>
                <w:szCs w:val="18"/>
              </w:rPr>
            </w:pPr>
            <w:r w:rsidRPr="00270323">
              <w:t>0.21</w:t>
            </w:r>
          </w:p>
        </w:tc>
        <w:tc>
          <w:tcPr>
            <w:tcW w:w="1947" w:type="dxa"/>
            <w:gridSpan w:val="2"/>
            <w:tcBorders>
              <w:left w:val="single" w:color="auto" w:sz="4" w:space="0"/>
            </w:tcBorders>
            <w:noWrap/>
          </w:tcPr>
          <w:p w:rsidRPr="00F623C5" w:rsidR="00F068BE" w:rsidP="00F068BE" w:rsidRDefault="00F068BE" w14:paraId="43B72D6C" w14:textId="6BD2AC73">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556587B" w14:textId="7252E39B">
            <w:pPr>
              <w:pStyle w:val="KeinLeerraum"/>
              <w:jc w:val="center"/>
              <w:rPr>
                <w:noProof/>
                <w:sz w:val="18"/>
                <w:szCs w:val="18"/>
              </w:rPr>
            </w:pPr>
            <w:r w:rsidRPr="00270323">
              <w:t>0.16</w:t>
            </w:r>
          </w:p>
        </w:tc>
        <w:tc>
          <w:tcPr>
            <w:tcW w:w="1947" w:type="dxa"/>
            <w:gridSpan w:val="2"/>
            <w:tcBorders>
              <w:left w:val="single" w:color="auto" w:sz="4" w:space="0"/>
            </w:tcBorders>
            <w:noWrap/>
          </w:tcPr>
          <w:p w:rsidRPr="00F623C5" w:rsidR="00F068BE" w:rsidP="00F068BE" w:rsidRDefault="00F068BE" w14:paraId="3C8D5521" w14:textId="2A069AF6">
            <w:pPr>
              <w:pStyle w:val="KeinLeerraum"/>
              <w:jc w:val="center"/>
              <w:rPr>
                <w:noProof/>
                <w:sz w:val="18"/>
                <w:szCs w:val="18"/>
              </w:rPr>
            </w:pPr>
            <w:r w:rsidRPr="00270323">
              <w:t>Tested HIV</w:t>
            </w:r>
          </w:p>
        </w:tc>
        <w:tc>
          <w:tcPr>
            <w:tcW w:w="1108" w:type="dxa"/>
            <w:noWrap/>
          </w:tcPr>
          <w:p w:rsidRPr="00F623C5" w:rsidR="00F068BE" w:rsidP="00F068BE" w:rsidRDefault="00F068BE" w14:paraId="1507A2CA" w14:textId="1FCDC358">
            <w:pPr>
              <w:pStyle w:val="KeinLeerraum"/>
              <w:jc w:val="center"/>
              <w:rPr>
                <w:noProof/>
                <w:sz w:val="18"/>
                <w:szCs w:val="18"/>
              </w:rPr>
            </w:pPr>
            <w:r w:rsidRPr="00270323">
              <w:t>0.16</w:t>
            </w:r>
          </w:p>
        </w:tc>
      </w:tr>
      <w:tr w:rsidRPr="002A0CB6" w:rsidR="00F068BE" w:rsidTr="005C124E" w14:paraId="44C18E2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60C455FA" w14:textId="2E1D86A6">
            <w:pPr>
              <w:pStyle w:val="KeinLeerraum"/>
              <w:rPr>
                <w:noProof/>
                <w:sz w:val="18"/>
                <w:szCs w:val="18"/>
              </w:rPr>
            </w:pPr>
            <w:r w:rsidRPr="00270323">
              <w:t>DRC</w:t>
            </w:r>
          </w:p>
        </w:tc>
        <w:tc>
          <w:tcPr>
            <w:tcW w:w="1465" w:type="dxa"/>
            <w:tcBorders>
              <w:left w:val="single" w:color="auto" w:sz="4" w:space="0"/>
            </w:tcBorders>
            <w:noWrap/>
          </w:tcPr>
          <w:p w:rsidRPr="00F623C5" w:rsidR="00F068BE" w:rsidP="00F068BE" w:rsidRDefault="00F068BE" w14:paraId="67234091" w14:textId="0D091EE9">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4E70F854" w14:textId="6529360E">
            <w:pPr>
              <w:pStyle w:val="KeinLeerraum"/>
              <w:jc w:val="center"/>
              <w:rPr>
                <w:noProof/>
                <w:sz w:val="18"/>
                <w:szCs w:val="18"/>
              </w:rPr>
            </w:pPr>
            <w:r w:rsidRPr="00270323">
              <w:t>0.59</w:t>
            </w:r>
          </w:p>
        </w:tc>
        <w:tc>
          <w:tcPr>
            <w:tcW w:w="1663" w:type="dxa"/>
            <w:tcBorders>
              <w:left w:val="single" w:color="auto" w:sz="4" w:space="0"/>
            </w:tcBorders>
            <w:noWrap/>
          </w:tcPr>
          <w:p w:rsidRPr="00F623C5" w:rsidR="00F068BE" w:rsidP="00F068BE" w:rsidRDefault="00F068BE" w14:paraId="5EF39FCE" w14:textId="4D1116C4">
            <w:pPr>
              <w:pStyle w:val="KeinLeerraum"/>
              <w:jc w:val="center"/>
              <w:rPr>
                <w:noProof/>
                <w:sz w:val="18"/>
                <w:szCs w:val="18"/>
              </w:rPr>
            </w:pPr>
            <w:r w:rsidRPr="00270323">
              <w:t>Region Equateur</w:t>
            </w:r>
          </w:p>
        </w:tc>
        <w:tc>
          <w:tcPr>
            <w:tcW w:w="1108" w:type="dxa"/>
            <w:tcBorders>
              <w:right w:val="single" w:color="auto" w:sz="4" w:space="0"/>
            </w:tcBorders>
            <w:noWrap/>
          </w:tcPr>
          <w:p w:rsidRPr="00F623C5" w:rsidR="00F068BE" w:rsidP="00F068BE" w:rsidRDefault="00F068BE" w14:paraId="43469440" w14:textId="4A914F7E">
            <w:pPr>
              <w:pStyle w:val="KeinLeerraum"/>
              <w:jc w:val="center"/>
              <w:rPr>
                <w:noProof/>
                <w:sz w:val="18"/>
                <w:szCs w:val="18"/>
              </w:rPr>
            </w:pPr>
            <w:r w:rsidRPr="00270323">
              <w:t>0.24</w:t>
            </w:r>
          </w:p>
        </w:tc>
        <w:tc>
          <w:tcPr>
            <w:tcW w:w="1663" w:type="dxa"/>
            <w:gridSpan w:val="2"/>
            <w:tcBorders>
              <w:left w:val="single" w:color="auto" w:sz="4" w:space="0"/>
            </w:tcBorders>
            <w:noWrap/>
          </w:tcPr>
          <w:p w:rsidRPr="00F623C5" w:rsidR="00F068BE" w:rsidP="00F068BE" w:rsidRDefault="00F068BE" w14:paraId="05B2431B" w14:textId="6E841DF7">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22C50CD8" w14:textId="590314D0">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7C8A907C" w14:textId="1BBE3B49">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AD5D2F7" w14:textId="3661D5BA">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280B398E" w14:textId="5DDEEF43">
            <w:pPr>
              <w:pStyle w:val="KeinLeerraum"/>
              <w:jc w:val="center"/>
              <w:rPr>
                <w:noProof/>
                <w:sz w:val="18"/>
                <w:szCs w:val="18"/>
              </w:rPr>
            </w:pPr>
            <w:r w:rsidRPr="00270323">
              <w:t>Region Katanga</w:t>
            </w:r>
          </w:p>
        </w:tc>
        <w:tc>
          <w:tcPr>
            <w:tcW w:w="1108" w:type="dxa"/>
            <w:noWrap/>
          </w:tcPr>
          <w:p w:rsidRPr="00F623C5" w:rsidR="00F068BE" w:rsidP="00F068BE" w:rsidRDefault="00F068BE" w14:paraId="51ABBEBF" w14:textId="7517E19A">
            <w:pPr>
              <w:pStyle w:val="KeinLeerraum"/>
              <w:jc w:val="center"/>
              <w:rPr>
                <w:noProof/>
                <w:sz w:val="18"/>
                <w:szCs w:val="18"/>
              </w:rPr>
            </w:pPr>
            <w:r w:rsidRPr="00270323">
              <w:t>0.15</w:t>
            </w:r>
          </w:p>
        </w:tc>
      </w:tr>
      <w:tr w:rsidRPr="002A0CB6" w:rsidR="00F068BE" w:rsidTr="005C124E" w14:paraId="0568FDE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076AC01" w14:textId="4155F850">
            <w:pPr>
              <w:pStyle w:val="KeinLeerraum"/>
              <w:rPr>
                <w:noProof/>
                <w:sz w:val="18"/>
                <w:szCs w:val="18"/>
              </w:rPr>
            </w:pPr>
            <w:r w:rsidRPr="00270323">
              <w:t>Eswatini</w:t>
            </w:r>
          </w:p>
        </w:tc>
        <w:tc>
          <w:tcPr>
            <w:tcW w:w="1465" w:type="dxa"/>
            <w:tcBorders>
              <w:left w:val="single" w:color="auto" w:sz="4" w:space="0"/>
            </w:tcBorders>
            <w:noWrap/>
          </w:tcPr>
          <w:p w:rsidRPr="00F623C5" w:rsidR="00F068BE" w:rsidP="00F068BE" w:rsidRDefault="00F068BE" w14:paraId="73B193A7" w14:textId="6D5A9F11">
            <w:pPr>
              <w:pStyle w:val="KeinLeerraum"/>
              <w:jc w:val="center"/>
              <w:rPr>
                <w:noProof/>
                <w:sz w:val="18"/>
                <w:szCs w:val="18"/>
              </w:rPr>
            </w:pPr>
            <w:r w:rsidRPr="00270323">
              <w:t>HH Education: Primary education*</w:t>
            </w:r>
          </w:p>
        </w:tc>
        <w:tc>
          <w:tcPr>
            <w:tcW w:w="1108" w:type="dxa"/>
            <w:tcBorders>
              <w:right w:val="single" w:color="auto" w:sz="4" w:space="0"/>
            </w:tcBorders>
            <w:noWrap/>
          </w:tcPr>
          <w:p w:rsidRPr="00F623C5" w:rsidR="00F068BE" w:rsidP="00F068BE" w:rsidRDefault="00F068BE" w14:paraId="7E7A6014" w14:textId="1E30A62B">
            <w:pPr>
              <w:pStyle w:val="KeinLeerraum"/>
              <w:jc w:val="center"/>
              <w:rPr>
                <w:noProof/>
                <w:sz w:val="18"/>
                <w:szCs w:val="18"/>
              </w:rPr>
            </w:pPr>
            <w:r w:rsidRPr="00270323">
              <w:t>0.27</w:t>
            </w:r>
          </w:p>
        </w:tc>
        <w:tc>
          <w:tcPr>
            <w:tcW w:w="1663" w:type="dxa"/>
            <w:tcBorders>
              <w:left w:val="single" w:color="auto" w:sz="4" w:space="0"/>
            </w:tcBorders>
            <w:noWrap/>
          </w:tcPr>
          <w:p w:rsidRPr="00F623C5" w:rsidR="00F068BE" w:rsidP="00F068BE" w:rsidRDefault="00F068BE" w14:paraId="37C4ED8E" w14:textId="4562484B">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8DA3808" w14:textId="450BFD81">
            <w:pPr>
              <w:pStyle w:val="KeinLeerraum"/>
              <w:jc w:val="center"/>
              <w:rPr>
                <w:noProof/>
                <w:sz w:val="18"/>
                <w:szCs w:val="18"/>
              </w:rPr>
            </w:pPr>
            <w:r w:rsidRPr="00270323">
              <w:t>0.24</w:t>
            </w:r>
          </w:p>
        </w:tc>
        <w:tc>
          <w:tcPr>
            <w:tcW w:w="1663" w:type="dxa"/>
            <w:gridSpan w:val="2"/>
            <w:tcBorders>
              <w:left w:val="single" w:color="auto" w:sz="4" w:space="0"/>
            </w:tcBorders>
            <w:noWrap/>
          </w:tcPr>
          <w:p w:rsidRPr="00F623C5" w:rsidR="00F068BE" w:rsidP="00F068BE" w:rsidRDefault="00F068BE" w14:paraId="06A43D69" w14:textId="0F8BC9D1">
            <w:pPr>
              <w:pStyle w:val="KeinLeerraum"/>
              <w:jc w:val="center"/>
              <w:rPr>
                <w:noProof/>
                <w:sz w:val="18"/>
                <w:szCs w:val="18"/>
              </w:rPr>
            </w:pPr>
            <w:proofErr w:type="spellStart"/>
            <w:r w:rsidRPr="00270323">
              <w:t>Bmi</w:t>
            </w:r>
            <w:proofErr w:type="spellEnd"/>
          </w:p>
        </w:tc>
        <w:tc>
          <w:tcPr>
            <w:tcW w:w="1108" w:type="dxa"/>
            <w:tcBorders>
              <w:right w:val="single" w:color="auto" w:sz="4" w:space="0"/>
            </w:tcBorders>
            <w:noWrap/>
          </w:tcPr>
          <w:p w:rsidRPr="00F623C5" w:rsidR="00F068BE" w:rsidP="00F068BE" w:rsidRDefault="00F068BE" w14:paraId="65D4A8F4" w14:textId="62991C1B">
            <w:pPr>
              <w:pStyle w:val="KeinLeerraum"/>
              <w:jc w:val="center"/>
              <w:rPr>
                <w:noProof/>
                <w:sz w:val="18"/>
                <w:szCs w:val="18"/>
              </w:rPr>
            </w:pPr>
            <w:r w:rsidRPr="00270323">
              <w:t>0.21</w:t>
            </w:r>
          </w:p>
        </w:tc>
        <w:tc>
          <w:tcPr>
            <w:tcW w:w="1947" w:type="dxa"/>
            <w:gridSpan w:val="2"/>
            <w:tcBorders>
              <w:left w:val="single" w:color="auto" w:sz="4" w:space="0"/>
            </w:tcBorders>
            <w:noWrap/>
          </w:tcPr>
          <w:p w:rsidRPr="00F623C5" w:rsidR="00F068BE" w:rsidP="00F068BE" w:rsidRDefault="00F068BE" w14:paraId="2A62813E" w14:textId="4B3DDE06">
            <w:pPr>
              <w:pStyle w:val="KeinLeerraum"/>
              <w:jc w:val="center"/>
              <w:rPr>
                <w:noProof/>
                <w:sz w:val="18"/>
                <w:szCs w:val="18"/>
              </w:rPr>
            </w:pPr>
            <w:r w:rsidRPr="00270323">
              <w:t>Heard family planning</w:t>
            </w:r>
          </w:p>
        </w:tc>
        <w:tc>
          <w:tcPr>
            <w:tcW w:w="1108" w:type="dxa"/>
            <w:tcBorders>
              <w:right w:val="single" w:color="auto" w:sz="4" w:space="0"/>
            </w:tcBorders>
            <w:noWrap/>
          </w:tcPr>
          <w:p w:rsidRPr="00F623C5" w:rsidR="00F068BE" w:rsidP="00F068BE" w:rsidRDefault="00F068BE" w14:paraId="2004F0E1" w14:textId="5EB4A094">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7899BAE8" w14:textId="41A80229">
            <w:pPr>
              <w:pStyle w:val="KeinLeerraum"/>
              <w:jc w:val="center"/>
              <w:rPr>
                <w:noProof/>
                <w:sz w:val="18"/>
                <w:szCs w:val="18"/>
              </w:rPr>
            </w:pPr>
            <w:r w:rsidRPr="00270323">
              <w:t>Tested HIV</w:t>
            </w:r>
          </w:p>
        </w:tc>
        <w:tc>
          <w:tcPr>
            <w:tcW w:w="1108" w:type="dxa"/>
            <w:noWrap/>
          </w:tcPr>
          <w:p w:rsidRPr="00F623C5" w:rsidR="00F068BE" w:rsidP="00F068BE" w:rsidRDefault="00F068BE" w14:paraId="3CA447F3" w14:textId="55638A46">
            <w:pPr>
              <w:pStyle w:val="KeinLeerraum"/>
              <w:jc w:val="center"/>
              <w:rPr>
                <w:noProof/>
                <w:sz w:val="18"/>
                <w:szCs w:val="18"/>
              </w:rPr>
            </w:pPr>
            <w:r w:rsidRPr="00270323">
              <w:t>0.16</w:t>
            </w:r>
          </w:p>
        </w:tc>
      </w:tr>
      <w:tr w:rsidRPr="002A0CB6" w:rsidR="00F068BE" w:rsidTr="005C124E" w14:paraId="1E84384A"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7E0A151" w14:textId="66AD8770">
            <w:pPr>
              <w:pStyle w:val="KeinLeerraum"/>
              <w:rPr>
                <w:noProof/>
                <w:sz w:val="18"/>
                <w:szCs w:val="18"/>
              </w:rPr>
            </w:pPr>
            <w:r w:rsidRPr="00270323">
              <w:t>Ethiopia</w:t>
            </w:r>
          </w:p>
        </w:tc>
        <w:tc>
          <w:tcPr>
            <w:tcW w:w="1465" w:type="dxa"/>
            <w:tcBorders>
              <w:left w:val="single" w:color="auto" w:sz="4" w:space="0"/>
            </w:tcBorders>
            <w:noWrap/>
          </w:tcPr>
          <w:p w:rsidRPr="00F623C5" w:rsidR="00F068BE" w:rsidP="00F068BE" w:rsidRDefault="00F068BE" w14:paraId="6F996E93" w14:textId="4F1D02BD">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6C33E88C" w14:textId="1ED74BE7">
            <w:pPr>
              <w:pStyle w:val="KeinLeerraum"/>
              <w:jc w:val="center"/>
              <w:rPr>
                <w:noProof/>
                <w:sz w:val="18"/>
                <w:szCs w:val="18"/>
              </w:rPr>
            </w:pPr>
            <w:r w:rsidRPr="00270323">
              <w:t>0.52</w:t>
            </w:r>
          </w:p>
        </w:tc>
        <w:tc>
          <w:tcPr>
            <w:tcW w:w="1663" w:type="dxa"/>
            <w:tcBorders>
              <w:left w:val="single" w:color="auto" w:sz="4" w:space="0"/>
            </w:tcBorders>
            <w:noWrap/>
          </w:tcPr>
          <w:p w:rsidRPr="00F623C5" w:rsidR="00F068BE" w:rsidP="00F068BE" w:rsidRDefault="00F068BE" w14:paraId="1E6D3979" w14:textId="22BAC1D6">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5F429F1D" w14:textId="45789BB6">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19DEF24E" w14:textId="29377667">
            <w:pPr>
              <w:pStyle w:val="KeinLeerraum"/>
              <w:jc w:val="center"/>
              <w:rPr>
                <w:noProof/>
                <w:sz w:val="18"/>
                <w:szCs w:val="18"/>
              </w:rPr>
            </w:pPr>
            <w:r w:rsidRPr="00270323">
              <w:t>Gave birth in last 3 years</w:t>
            </w:r>
          </w:p>
        </w:tc>
        <w:tc>
          <w:tcPr>
            <w:tcW w:w="1108" w:type="dxa"/>
            <w:tcBorders>
              <w:right w:val="single" w:color="auto" w:sz="4" w:space="0"/>
            </w:tcBorders>
            <w:noWrap/>
          </w:tcPr>
          <w:p w:rsidRPr="00F623C5" w:rsidR="00F068BE" w:rsidP="00F068BE" w:rsidRDefault="00F068BE" w14:paraId="19025ADA" w14:textId="7AC3DB5C">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0A641FBC" w14:textId="4DC753E8">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3E222E2A" w14:textId="366A8779">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4051C3F2" w14:textId="2725CFF9">
            <w:pPr>
              <w:pStyle w:val="KeinLeerraum"/>
              <w:jc w:val="center"/>
              <w:rPr>
                <w:noProof/>
                <w:sz w:val="18"/>
                <w:szCs w:val="18"/>
              </w:rPr>
            </w:pPr>
            <w:r w:rsidRPr="00270323">
              <w:t>Toilet</w:t>
            </w:r>
          </w:p>
        </w:tc>
        <w:tc>
          <w:tcPr>
            <w:tcW w:w="1108" w:type="dxa"/>
            <w:noWrap/>
          </w:tcPr>
          <w:p w:rsidRPr="00F623C5" w:rsidR="00F068BE" w:rsidP="00F068BE" w:rsidRDefault="00F068BE" w14:paraId="1BD6E7B8" w14:textId="0319206D">
            <w:pPr>
              <w:pStyle w:val="KeinLeerraum"/>
              <w:jc w:val="center"/>
              <w:rPr>
                <w:noProof/>
                <w:sz w:val="18"/>
                <w:szCs w:val="18"/>
              </w:rPr>
            </w:pPr>
            <w:r w:rsidRPr="00270323">
              <w:t>0.17</w:t>
            </w:r>
          </w:p>
        </w:tc>
      </w:tr>
      <w:tr w:rsidRPr="002A0CB6" w:rsidR="00F068BE" w:rsidTr="005C124E" w14:paraId="5E4628CC"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1703C6F" w14:textId="2151784D">
            <w:pPr>
              <w:pStyle w:val="KeinLeerraum"/>
              <w:rPr>
                <w:noProof/>
                <w:sz w:val="18"/>
                <w:szCs w:val="18"/>
              </w:rPr>
            </w:pPr>
            <w:r w:rsidRPr="00270323">
              <w:t>Ghana</w:t>
            </w:r>
          </w:p>
        </w:tc>
        <w:tc>
          <w:tcPr>
            <w:tcW w:w="1465" w:type="dxa"/>
            <w:tcBorders>
              <w:left w:val="single" w:color="auto" w:sz="4" w:space="0"/>
            </w:tcBorders>
            <w:noWrap/>
          </w:tcPr>
          <w:p w:rsidRPr="00F623C5" w:rsidR="00F068BE" w:rsidP="00F068BE" w:rsidRDefault="00F068BE" w14:paraId="59CB4816" w14:textId="63FF1DA3">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699650F" w14:textId="7EFCF934">
            <w:pPr>
              <w:pStyle w:val="KeinLeerraum"/>
              <w:jc w:val="center"/>
              <w:rPr>
                <w:noProof/>
                <w:sz w:val="18"/>
                <w:szCs w:val="18"/>
              </w:rPr>
            </w:pPr>
            <w:r w:rsidRPr="00270323">
              <w:t>0.42</w:t>
            </w:r>
          </w:p>
        </w:tc>
        <w:tc>
          <w:tcPr>
            <w:tcW w:w="1663" w:type="dxa"/>
            <w:tcBorders>
              <w:left w:val="single" w:color="auto" w:sz="4" w:space="0"/>
            </w:tcBorders>
            <w:noWrap/>
          </w:tcPr>
          <w:p w:rsidRPr="00F623C5" w:rsidR="00F068BE" w:rsidP="00F068BE" w:rsidRDefault="00F068BE" w14:paraId="25C6CDF6" w14:textId="4579FE62">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56D82437" w14:textId="281C66BC">
            <w:pPr>
              <w:pStyle w:val="KeinLeerraum"/>
              <w:jc w:val="center"/>
              <w:rPr>
                <w:noProof/>
                <w:sz w:val="18"/>
                <w:szCs w:val="18"/>
              </w:rPr>
            </w:pPr>
            <w:r w:rsidRPr="00270323">
              <w:t>0.25</w:t>
            </w:r>
          </w:p>
        </w:tc>
        <w:tc>
          <w:tcPr>
            <w:tcW w:w="1663" w:type="dxa"/>
            <w:gridSpan w:val="2"/>
            <w:tcBorders>
              <w:left w:val="single" w:color="auto" w:sz="4" w:space="0"/>
            </w:tcBorders>
            <w:noWrap/>
          </w:tcPr>
          <w:p w:rsidRPr="00F623C5" w:rsidR="00F068BE" w:rsidP="00F068BE" w:rsidRDefault="00F068BE" w14:paraId="3CF2479E" w14:textId="1E3562E0">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35B258FB" w14:textId="1874E194">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160C7432" w14:textId="008B1364">
            <w:pPr>
              <w:pStyle w:val="KeinLeerraum"/>
              <w:jc w:val="center"/>
              <w:rPr>
                <w:noProof/>
                <w:sz w:val="18"/>
                <w:szCs w:val="18"/>
              </w:rPr>
            </w:pPr>
            <w:r w:rsidRPr="00270323">
              <w:t>Region Upper east</w:t>
            </w:r>
          </w:p>
        </w:tc>
        <w:tc>
          <w:tcPr>
            <w:tcW w:w="1108" w:type="dxa"/>
            <w:tcBorders>
              <w:right w:val="single" w:color="auto" w:sz="4" w:space="0"/>
            </w:tcBorders>
            <w:noWrap/>
          </w:tcPr>
          <w:p w:rsidRPr="00F623C5" w:rsidR="00F068BE" w:rsidP="00F068BE" w:rsidRDefault="00F068BE" w14:paraId="76D261ED" w14:textId="57FA082C">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0003B10B" w14:textId="77630383">
            <w:pPr>
              <w:pStyle w:val="KeinLeerraum"/>
              <w:jc w:val="center"/>
              <w:rPr>
                <w:noProof/>
                <w:sz w:val="18"/>
                <w:szCs w:val="18"/>
              </w:rPr>
            </w:pPr>
            <w:r w:rsidRPr="00270323">
              <w:t>Tested HIV</w:t>
            </w:r>
          </w:p>
        </w:tc>
        <w:tc>
          <w:tcPr>
            <w:tcW w:w="1108" w:type="dxa"/>
            <w:noWrap/>
          </w:tcPr>
          <w:p w:rsidRPr="00F623C5" w:rsidR="00F068BE" w:rsidP="00F068BE" w:rsidRDefault="00F068BE" w14:paraId="28ABB4DC" w14:textId="5DE937A2">
            <w:pPr>
              <w:pStyle w:val="KeinLeerraum"/>
              <w:jc w:val="center"/>
              <w:rPr>
                <w:noProof/>
                <w:sz w:val="18"/>
                <w:szCs w:val="18"/>
              </w:rPr>
            </w:pPr>
            <w:r w:rsidRPr="00270323">
              <w:t>0.17</w:t>
            </w:r>
          </w:p>
        </w:tc>
      </w:tr>
      <w:tr w:rsidRPr="002A0CB6" w:rsidR="00F068BE" w:rsidTr="005C124E" w14:paraId="35541205"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44980FB6" w14:textId="702623EC">
            <w:pPr>
              <w:pStyle w:val="KeinLeerraum"/>
              <w:rPr>
                <w:noProof/>
                <w:sz w:val="18"/>
                <w:szCs w:val="18"/>
              </w:rPr>
            </w:pPr>
            <w:r w:rsidRPr="00270323">
              <w:t>Guinea</w:t>
            </w:r>
          </w:p>
        </w:tc>
        <w:tc>
          <w:tcPr>
            <w:tcW w:w="1465" w:type="dxa"/>
            <w:tcBorders>
              <w:left w:val="single" w:color="auto" w:sz="4" w:space="0"/>
            </w:tcBorders>
            <w:noWrap/>
          </w:tcPr>
          <w:p w:rsidRPr="00F623C5" w:rsidR="00F068BE" w:rsidP="00F068BE" w:rsidRDefault="00F068BE" w14:paraId="189F8300" w14:textId="7BA3F501">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3A714E39" w14:textId="4BC27E97">
            <w:pPr>
              <w:pStyle w:val="KeinLeerraum"/>
              <w:jc w:val="center"/>
              <w:rPr>
                <w:noProof/>
                <w:sz w:val="18"/>
                <w:szCs w:val="18"/>
              </w:rPr>
            </w:pPr>
            <w:r w:rsidRPr="00270323">
              <w:t>0.34</w:t>
            </w:r>
          </w:p>
        </w:tc>
        <w:tc>
          <w:tcPr>
            <w:tcW w:w="1663" w:type="dxa"/>
            <w:tcBorders>
              <w:left w:val="single" w:color="auto" w:sz="4" w:space="0"/>
            </w:tcBorders>
            <w:noWrap/>
          </w:tcPr>
          <w:p w:rsidRPr="00F623C5" w:rsidR="00F068BE" w:rsidP="00F068BE" w:rsidRDefault="00F068BE" w14:paraId="27D2B587" w14:textId="51F58669">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598AC732" w14:textId="4B136475">
            <w:pPr>
              <w:pStyle w:val="KeinLeerraum"/>
              <w:jc w:val="center"/>
              <w:rPr>
                <w:noProof/>
                <w:sz w:val="18"/>
                <w:szCs w:val="18"/>
              </w:rPr>
            </w:pPr>
            <w:r w:rsidRPr="00270323">
              <w:t>0.18</w:t>
            </w:r>
          </w:p>
        </w:tc>
        <w:tc>
          <w:tcPr>
            <w:tcW w:w="1663" w:type="dxa"/>
            <w:gridSpan w:val="2"/>
            <w:tcBorders>
              <w:left w:val="single" w:color="auto" w:sz="4" w:space="0"/>
            </w:tcBorders>
            <w:noWrap/>
          </w:tcPr>
          <w:p w:rsidRPr="00F623C5" w:rsidR="00F068BE" w:rsidP="00F068BE" w:rsidRDefault="00F068BE" w14:paraId="3C08AA1F" w14:textId="59DC3BB0">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337342C0" w14:textId="7611A3A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7D49145" w14:textId="21BCCC48">
            <w:pPr>
              <w:pStyle w:val="KeinLeerraum"/>
              <w:jc w:val="center"/>
              <w:rPr>
                <w:noProof/>
                <w:sz w:val="18"/>
                <w:szCs w:val="18"/>
              </w:rPr>
            </w:pPr>
            <w:r w:rsidRPr="00270323">
              <w:t>Safe toilet facility</w:t>
            </w:r>
          </w:p>
        </w:tc>
        <w:tc>
          <w:tcPr>
            <w:tcW w:w="1108" w:type="dxa"/>
            <w:tcBorders>
              <w:right w:val="single" w:color="auto" w:sz="4" w:space="0"/>
            </w:tcBorders>
            <w:noWrap/>
          </w:tcPr>
          <w:p w:rsidRPr="00F623C5" w:rsidR="00F068BE" w:rsidP="00F068BE" w:rsidRDefault="00F068BE" w14:paraId="60D5F5E1" w14:textId="073E1D8C">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0B46B593" w14:textId="251E06FE">
            <w:pPr>
              <w:pStyle w:val="KeinLeerraum"/>
              <w:jc w:val="center"/>
              <w:rPr>
                <w:noProof/>
                <w:sz w:val="18"/>
                <w:szCs w:val="18"/>
              </w:rPr>
            </w:pPr>
            <w:proofErr w:type="spellStart"/>
            <w:r w:rsidRPr="00270323">
              <w:t>Dvd</w:t>
            </w:r>
            <w:proofErr w:type="spellEnd"/>
            <w:r w:rsidRPr="00270323">
              <w:t xml:space="preserve"> player</w:t>
            </w:r>
          </w:p>
        </w:tc>
        <w:tc>
          <w:tcPr>
            <w:tcW w:w="1108" w:type="dxa"/>
            <w:noWrap/>
          </w:tcPr>
          <w:p w:rsidRPr="00F623C5" w:rsidR="00F068BE" w:rsidP="00F068BE" w:rsidRDefault="00F068BE" w14:paraId="32B06D0B" w14:textId="51DFFE24">
            <w:pPr>
              <w:pStyle w:val="KeinLeerraum"/>
              <w:jc w:val="center"/>
              <w:rPr>
                <w:noProof/>
                <w:sz w:val="18"/>
                <w:szCs w:val="18"/>
              </w:rPr>
            </w:pPr>
            <w:r w:rsidRPr="00270323">
              <w:t>0.13</w:t>
            </w:r>
          </w:p>
        </w:tc>
      </w:tr>
      <w:tr w:rsidRPr="002A0CB6" w:rsidR="00F068BE" w:rsidTr="005C124E" w14:paraId="6862D71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544072E" w14:textId="5082B05E">
            <w:pPr>
              <w:pStyle w:val="KeinLeerraum"/>
              <w:rPr>
                <w:noProof/>
                <w:sz w:val="18"/>
                <w:szCs w:val="18"/>
              </w:rPr>
            </w:pPr>
            <w:r w:rsidRPr="00270323">
              <w:t>Kenya</w:t>
            </w:r>
          </w:p>
        </w:tc>
        <w:tc>
          <w:tcPr>
            <w:tcW w:w="1465" w:type="dxa"/>
            <w:tcBorders>
              <w:left w:val="single" w:color="auto" w:sz="4" w:space="0"/>
            </w:tcBorders>
            <w:noWrap/>
          </w:tcPr>
          <w:p w:rsidRPr="00F623C5" w:rsidR="00F068BE" w:rsidP="00F068BE" w:rsidRDefault="00F068BE" w14:paraId="4DD466D9" w14:textId="78A8200F">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687A657A" w14:textId="6C943378">
            <w:pPr>
              <w:pStyle w:val="KeinLeerraum"/>
              <w:jc w:val="center"/>
              <w:rPr>
                <w:noProof/>
                <w:sz w:val="18"/>
                <w:szCs w:val="18"/>
              </w:rPr>
            </w:pPr>
            <w:r w:rsidRPr="00270323">
              <w:t>0.28</w:t>
            </w:r>
          </w:p>
        </w:tc>
        <w:tc>
          <w:tcPr>
            <w:tcW w:w="1663" w:type="dxa"/>
            <w:tcBorders>
              <w:left w:val="single" w:color="auto" w:sz="4" w:space="0"/>
            </w:tcBorders>
            <w:noWrap/>
          </w:tcPr>
          <w:p w:rsidRPr="00F623C5" w:rsidR="00F068BE" w:rsidP="00F068BE" w:rsidRDefault="00F068BE" w14:paraId="3A93E092" w14:textId="40CF360A">
            <w:pPr>
              <w:pStyle w:val="KeinLeerraum"/>
              <w:jc w:val="center"/>
              <w:rPr>
                <w:noProof/>
                <w:sz w:val="18"/>
                <w:szCs w:val="18"/>
              </w:rPr>
            </w:pPr>
            <w:proofErr w:type="spellStart"/>
            <w:r w:rsidRPr="00270323">
              <w:t>Wealthindex</w:t>
            </w:r>
            <w:proofErr w:type="spellEnd"/>
            <w:r w:rsidRPr="00270323">
              <w:t>: 1st Quintile*</w:t>
            </w:r>
          </w:p>
        </w:tc>
        <w:tc>
          <w:tcPr>
            <w:tcW w:w="1108" w:type="dxa"/>
            <w:tcBorders>
              <w:right w:val="single" w:color="auto" w:sz="4" w:space="0"/>
            </w:tcBorders>
            <w:noWrap/>
          </w:tcPr>
          <w:p w:rsidRPr="00F623C5" w:rsidR="00F068BE" w:rsidP="00F068BE" w:rsidRDefault="00F068BE" w14:paraId="561B266B" w14:textId="3679E162">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6A9DA77E" w14:textId="27C22B90">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3D2F77B2" w14:textId="38CAE676">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610FC938" w14:textId="7A862FAE">
            <w:pPr>
              <w:pStyle w:val="KeinLeerraum"/>
              <w:jc w:val="center"/>
              <w:rPr>
                <w:noProof/>
                <w:sz w:val="18"/>
                <w:szCs w:val="18"/>
              </w:rPr>
            </w:pPr>
            <w:proofErr w:type="spellStart"/>
            <w:r w:rsidRPr="00270323">
              <w:t>Bankaccount</w:t>
            </w:r>
            <w:proofErr w:type="spellEnd"/>
          </w:p>
        </w:tc>
        <w:tc>
          <w:tcPr>
            <w:tcW w:w="1108" w:type="dxa"/>
            <w:tcBorders>
              <w:right w:val="single" w:color="auto" w:sz="4" w:space="0"/>
            </w:tcBorders>
            <w:noWrap/>
          </w:tcPr>
          <w:p w:rsidRPr="00F623C5" w:rsidR="00F068BE" w:rsidP="00F068BE" w:rsidRDefault="00F068BE" w14:paraId="35A75637" w14:textId="1B5974CF">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6FA352E5" w14:textId="0735CAA7">
            <w:pPr>
              <w:pStyle w:val="KeinLeerraum"/>
              <w:jc w:val="center"/>
              <w:rPr>
                <w:noProof/>
                <w:sz w:val="18"/>
                <w:szCs w:val="18"/>
              </w:rPr>
            </w:pPr>
            <w:r w:rsidRPr="00270323">
              <w:t>Rural*</w:t>
            </w:r>
          </w:p>
        </w:tc>
        <w:tc>
          <w:tcPr>
            <w:tcW w:w="1108" w:type="dxa"/>
            <w:noWrap/>
          </w:tcPr>
          <w:p w:rsidRPr="00F623C5" w:rsidR="00F068BE" w:rsidP="00F068BE" w:rsidRDefault="00F068BE" w14:paraId="67B01001" w14:textId="274D62C7">
            <w:pPr>
              <w:pStyle w:val="KeinLeerraum"/>
              <w:jc w:val="center"/>
              <w:rPr>
                <w:noProof/>
                <w:sz w:val="18"/>
                <w:szCs w:val="18"/>
              </w:rPr>
            </w:pPr>
            <w:r w:rsidRPr="00270323">
              <w:t>0.14</w:t>
            </w:r>
          </w:p>
        </w:tc>
      </w:tr>
      <w:tr w:rsidRPr="002A0CB6" w:rsidR="00F068BE" w:rsidTr="005C124E" w14:paraId="6D6EE4F7"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2E2A0AA" w14:textId="68A10A42">
            <w:pPr>
              <w:pStyle w:val="KeinLeerraum"/>
              <w:rPr>
                <w:noProof/>
                <w:sz w:val="18"/>
                <w:szCs w:val="18"/>
              </w:rPr>
            </w:pPr>
            <w:r w:rsidRPr="00270323">
              <w:t>Lesotho</w:t>
            </w:r>
          </w:p>
        </w:tc>
        <w:tc>
          <w:tcPr>
            <w:tcW w:w="1465" w:type="dxa"/>
            <w:tcBorders>
              <w:left w:val="single" w:color="auto" w:sz="4" w:space="0"/>
            </w:tcBorders>
            <w:noWrap/>
          </w:tcPr>
          <w:p w:rsidRPr="00F623C5" w:rsidR="00F068BE" w:rsidP="00F068BE" w:rsidRDefault="00F068BE" w14:paraId="3B3A77A5" w14:textId="5415FDAC">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4D0CBF45" w14:textId="3B3E00AC">
            <w:pPr>
              <w:pStyle w:val="KeinLeerraum"/>
              <w:jc w:val="center"/>
              <w:rPr>
                <w:noProof/>
                <w:sz w:val="18"/>
                <w:szCs w:val="18"/>
              </w:rPr>
            </w:pPr>
            <w:r w:rsidRPr="00270323">
              <w:t>0.20</w:t>
            </w:r>
          </w:p>
        </w:tc>
        <w:tc>
          <w:tcPr>
            <w:tcW w:w="1663" w:type="dxa"/>
            <w:tcBorders>
              <w:left w:val="single" w:color="auto" w:sz="4" w:space="0"/>
            </w:tcBorders>
            <w:noWrap/>
          </w:tcPr>
          <w:p w:rsidRPr="00F623C5" w:rsidR="00F068BE" w:rsidP="00F068BE" w:rsidRDefault="00F068BE" w14:paraId="7D129B18" w14:textId="7F472E09">
            <w:pPr>
              <w:pStyle w:val="KeinLeerraum"/>
              <w:jc w:val="center"/>
              <w:rPr>
                <w:noProof/>
                <w:sz w:val="18"/>
                <w:szCs w:val="18"/>
              </w:rPr>
            </w:pPr>
            <w:proofErr w:type="spellStart"/>
            <w:r w:rsidRPr="00270323">
              <w:t>Bankaccount</w:t>
            </w:r>
            <w:proofErr w:type="spellEnd"/>
          </w:p>
        </w:tc>
        <w:tc>
          <w:tcPr>
            <w:tcW w:w="1108" w:type="dxa"/>
            <w:tcBorders>
              <w:right w:val="single" w:color="auto" w:sz="4" w:space="0"/>
            </w:tcBorders>
            <w:noWrap/>
          </w:tcPr>
          <w:p w:rsidRPr="00F623C5" w:rsidR="00F068BE" w:rsidP="00F068BE" w:rsidRDefault="00F068BE" w14:paraId="4DD4F08A" w14:textId="5BD22465">
            <w:pPr>
              <w:pStyle w:val="KeinLeerraum"/>
              <w:jc w:val="center"/>
              <w:rPr>
                <w:noProof/>
                <w:sz w:val="18"/>
                <w:szCs w:val="18"/>
              </w:rPr>
            </w:pPr>
            <w:r w:rsidRPr="00270323">
              <w:t>0.16</w:t>
            </w:r>
          </w:p>
        </w:tc>
        <w:tc>
          <w:tcPr>
            <w:tcW w:w="1663" w:type="dxa"/>
            <w:gridSpan w:val="2"/>
            <w:tcBorders>
              <w:left w:val="single" w:color="auto" w:sz="4" w:space="0"/>
            </w:tcBorders>
            <w:noWrap/>
          </w:tcPr>
          <w:p w:rsidRPr="00F623C5" w:rsidR="00F068BE" w:rsidP="00F068BE" w:rsidRDefault="00F068BE" w14:paraId="7D1CABAE" w14:textId="33FE2650">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4FF33256" w14:textId="6FB2F92F">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3FDEFE76" w14:textId="06F19A67">
            <w:pPr>
              <w:pStyle w:val="KeinLeerraum"/>
              <w:jc w:val="center"/>
              <w:rPr>
                <w:noProof/>
                <w:sz w:val="18"/>
                <w:szCs w:val="18"/>
              </w:rPr>
            </w:pPr>
            <w:r w:rsidRPr="00270323">
              <w:t>Gave birth in last 3 years</w:t>
            </w:r>
          </w:p>
        </w:tc>
        <w:tc>
          <w:tcPr>
            <w:tcW w:w="1108" w:type="dxa"/>
            <w:tcBorders>
              <w:right w:val="single" w:color="auto" w:sz="4" w:space="0"/>
            </w:tcBorders>
            <w:noWrap/>
          </w:tcPr>
          <w:p w:rsidRPr="00F623C5" w:rsidR="00F068BE" w:rsidP="00F068BE" w:rsidRDefault="00F068BE" w14:paraId="68D4B9F3" w14:textId="5BB77144">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43EE8B40" w14:textId="1EBBBDCF">
            <w:pPr>
              <w:pStyle w:val="KeinLeerraum"/>
              <w:jc w:val="center"/>
              <w:rPr>
                <w:noProof/>
                <w:sz w:val="18"/>
                <w:szCs w:val="18"/>
              </w:rPr>
            </w:pPr>
            <w:r w:rsidRPr="00270323">
              <w:t>HH Education: Primary education*</w:t>
            </w:r>
          </w:p>
        </w:tc>
        <w:tc>
          <w:tcPr>
            <w:tcW w:w="1108" w:type="dxa"/>
            <w:noWrap/>
          </w:tcPr>
          <w:p w:rsidRPr="00F623C5" w:rsidR="00F068BE" w:rsidP="00F068BE" w:rsidRDefault="00F068BE" w14:paraId="3160E646" w14:textId="37686E96">
            <w:pPr>
              <w:pStyle w:val="KeinLeerraum"/>
              <w:jc w:val="center"/>
              <w:rPr>
                <w:noProof/>
                <w:sz w:val="18"/>
                <w:szCs w:val="18"/>
              </w:rPr>
            </w:pPr>
            <w:r w:rsidRPr="00270323">
              <w:t>0.13</w:t>
            </w:r>
          </w:p>
        </w:tc>
      </w:tr>
      <w:tr w:rsidRPr="002A0CB6" w:rsidR="00F068BE" w:rsidTr="005C124E" w14:paraId="496520BE"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252DA41" w14:textId="6305A041">
            <w:pPr>
              <w:pStyle w:val="KeinLeerraum"/>
              <w:rPr>
                <w:noProof/>
                <w:sz w:val="18"/>
                <w:szCs w:val="18"/>
              </w:rPr>
            </w:pPr>
            <w:r w:rsidRPr="00270323">
              <w:t>Liberia</w:t>
            </w:r>
          </w:p>
        </w:tc>
        <w:tc>
          <w:tcPr>
            <w:tcW w:w="1465" w:type="dxa"/>
            <w:tcBorders>
              <w:left w:val="single" w:color="auto" w:sz="4" w:space="0"/>
            </w:tcBorders>
            <w:noWrap/>
          </w:tcPr>
          <w:p w:rsidRPr="00F623C5" w:rsidR="00F068BE" w:rsidP="00F068BE" w:rsidRDefault="00F068BE" w14:paraId="4F8BD9A3" w14:textId="15E290D0">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43291CE1" w14:textId="60AD1FE8">
            <w:pPr>
              <w:pStyle w:val="KeinLeerraum"/>
              <w:jc w:val="center"/>
              <w:rPr>
                <w:noProof/>
                <w:sz w:val="18"/>
                <w:szCs w:val="18"/>
              </w:rPr>
            </w:pPr>
            <w:r w:rsidRPr="00270323">
              <w:t>0.80</w:t>
            </w:r>
          </w:p>
        </w:tc>
        <w:tc>
          <w:tcPr>
            <w:tcW w:w="1663" w:type="dxa"/>
            <w:tcBorders>
              <w:left w:val="single" w:color="auto" w:sz="4" w:space="0"/>
            </w:tcBorders>
            <w:noWrap/>
          </w:tcPr>
          <w:p w:rsidRPr="00F623C5" w:rsidR="00F068BE" w:rsidP="00F068BE" w:rsidRDefault="00F068BE" w14:paraId="1B45B556" w14:textId="67909DB0">
            <w:pPr>
              <w:pStyle w:val="KeinLeerraum"/>
              <w:jc w:val="center"/>
              <w:rPr>
                <w:noProof/>
                <w:sz w:val="18"/>
                <w:szCs w:val="18"/>
              </w:rPr>
            </w:pPr>
            <w:r w:rsidRPr="00270323">
              <w:t>Region South central</w:t>
            </w:r>
          </w:p>
        </w:tc>
        <w:tc>
          <w:tcPr>
            <w:tcW w:w="1108" w:type="dxa"/>
            <w:tcBorders>
              <w:right w:val="single" w:color="auto" w:sz="4" w:space="0"/>
            </w:tcBorders>
            <w:noWrap/>
          </w:tcPr>
          <w:p w:rsidRPr="00F623C5" w:rsidR="00F068BE" w:rsidP="00F068BE" w:rsidRDefault="00F068BE" w14:paraId="5C4A76A9" w14:textId="054B7BD4">
            <w:pPr>
              <w:pStyle w:val="KeinLeerraum"/>
              <w:jc w:val="center"/>
              <w:rPr>
                <w:noProof/>
                <w:sz w:val="18"/>
                <w:szCs w:val="18"/>
              </w:rPr>
            </w:pPr>
            <w:r w:rsidRPr="00270323">
              <w:t>0.61</w:t>
            </w:r>
          </w:p>
        </w:tc>
        <w:tc>
          <w:tcPr>
            <w:tcW w:w="1663" w:type="dxa"/>
            <w:gridSpan w:val="2"/>
            <w:tcBorders>
              <w:left w:val="single" w:color="auto" w:sz="4" w:space="0"/>
            </w:tcBorders>
            <w:noWrap/>
          </w:tcPr>
          <w:p w:rsidRPr="00F623C5" w:rsidR="00F068BE" w:rsidP="00F068BE" w:rsidRDefault="00F068BE" w14:paraId="2FB72A1B" w14:textId="3907B705">
            <w:pPr>
              <w:pStyle w:val="KeinLeerraum"/>
              <w:jc w:val="center"/>
              <w:rPr>
                <w:noProof/>
                <w:sz w:val="18"/>
                <w:szCs w:val="18"/>
              </w:rPr>
            </w:pPr>
            <w:r w:rsidRPr="00270323">
              <w:t>Region North central</w:t>
            </w:r>
          </w:p>
        </w:tc>
        <w:tc>
          <w:tcPr>
            <w:tcW w:w="1108" w:type="dxa"/>
            <w:tcBorders>
              <w:right w:val="single" w:color="auto" w:sz="4" w:space="0"/>
            </w:tcBorders>
            <w:noWrap/>
          </w:tcPr>
          <w:p w:rsidRPr="00F623C5" w:rsidR="00F068BE" w:rsidP="00F068BE" w:rsidRDefault="00F068BE" w14:paraId="20D71930" w14:textId="7280EA88">
            <w:pPr>
              <w:pStyle w:val="KeinLeerraum"/>
              <w:jc w:val="center"/>
              <w:rPr>
                <w:noProof/>
                <w:sz w:val="18"/>
                <w:szCs w:val="18"/>
              </w:rPr>
            </w:pPr>
            <w:r w:rsidRPr="00270323">
              <w:t>0.56</w:t>
            </w:r>
          </w:p>
        </w:tc>
        <w:tc>
          <w:tcPr>
            <w:tcW w:w="1947" w:type="dxa"/>
            <w:gridSpan w:val="2"/>
            <w:tcBorders>
              <w:left w:val="single" w:color="auto" w:sz="4" w:space="0"/>
            </w:tcBorders>
            <w:noWrap/>
          </w:tcPr>
          <w:p w:rsidRPr="00F623C5" w:rsidR="00F068BE" w:rsidP="00F068BE" w:rsidRDefault="00F068BE" w14:paraId="76EE15EF" w14:textId="15172440">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26CC6750" w14:textId="4141FFA6">
            <w:pPr>
              <w:pStyle w:val="KeinLeerraum"/>
              <w:jc w:val="center"/>
              <w:rPr>
                <w:noProof/>
                <w:sz w:val="18"/>
                <w:szCs w:val="18"/>
              </w:rPr>
            </w:pPr>
            <w:r w:rsidRPr="00270323">
              <w:t>0.46</w:t>
            </w:r>
          </w:p>
        </w:tc>
        <w:tc>
          <w:tcPr>
            <w:tcW w:w="1947" w:type="dxa"/>
            <w:gridSpan w:val="2"/>
            <w:tcBorders>
              <w:left w:val="single" w:color="auto" w:sz="4" w:space="0"/>
            </w:tcBorders>
            <w:noWrap/>
          </w:tcPr>
          <w:p w:rsidRPr="00F623C5" w:rsidR="00F068BE" w:rsidP="00F068BE" w:rsidRDefault="00F068BE" w14:paraId="0AA43AB6" w14:textId="484C080E">
            <w:pPr>
              <w:pStyle w:val="KeinLeerraum"/>
              <w:jc w:val="center"/>
              <w:rPr>
                <w:noProof/>
                <w:sz w:val="18"/>
                <w:szCs w:val="18"/>
              </w:rPr>
            </w:pPr>
            <w:r w:rsidRPr="00270323">
              <w:t>Number of HH members</w:t>
            </w:r>
          </w:p>
        </w:tc>
        <w:tc>
          <w:tcPr>
            <w:tcW w:w="1108" w:type="dxa"/>
            <w:noWrap/>
          </w:tcPr>
          <w:p w:rsidRPr="00F623C5" w:rsidR="00F068BE" w:rsidP="00F068BE" w:rsidRDefault="00F068BE" w14:paraId="596D1901" w14:textId="02D74249">
            <w:pPr>
              <w:pStyle w:val="KeinLeerraum"/>
              <w:jc w:val="center"/>
              <w:rPr>
                <w:noProof/>
                <w:sz w:val="18"/>
                <w:szCs w:val="18"/>
              </w:rPr>
            </w:pPr>
            <w:r w:rsidRPr="00270323">
              <w:t>0.44</w:t>
            </w:r>
          </w:p>
        </w:tc>
      </w:tr>
      <w:tr w:rsidRPr="002A0CB6" w:rsidR="00F068BE" w:rsidTr="005C124E" w14:paraId="26C940E1"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47A5E9A5" w14:textId="59C670AA">
            <w:pPr>
              <w:pStyle w:val="KeinLeerraum"/>
              <w:rPr>
                <w:noProof/>
                <w:sz w:val="18"/>
                <w:szCs w:val="18"/>
              </w:rPr>
            </w:pPr>
            <w:r w:rsidRPr="00270323">
              <w:t>Madagascar</w:t>
            </w:r>
          </w:p>
        </w:tc>
        <w:tc>
          <w:tcPr>
            <w:tcW w:w="1465" w:type="dxa"/>
            <w:tcBorders>
              <w:left w:val="single" w:color="auto" w:sz="4" w:space="0"/>
            </w:tcBorders>
            <w:noWrap/>
          </w:tcPr>
          <w:p w:rsidRPr="00F623C5" w:rsidR="00F068BE" w:rsidP="00F068BE" w:rsidRDefault="00F068BE" w14:paraId="430149DD" w14:textId="362A92E4">
            <w:pPr>
              <w:pStyle w:val="KeinLeerraum"/>
              <w:jc w:val="center"/>
              <w:rPr>
                <w:noProof/>
                <w:sz w:val="18"/>
                <w:szCs w:val="18"/>
              </w:rPr>
            </w:pPr>
            <w:proofErr w:type="spellStart"/>
            <w:r w:rsidRPr="00270323">
              <w:t>Wealthindex</w:t>
            </w:r>
            <w:proofErr w:type="spellEnd"/>
            <w:r w:rsidRPr="00270323">
              <w:t>: 5th Quintile*</w:t>
            </w:r>
          </w:p>
        </w:tc>
        <w:tc>
          <w:tcPr>
            <w:tcW w:w="1108" w:type="dxa"/>
            <w:tcBorders>
              <w:right w:val="single" w:color="auto" w:sz="4" w:space="0"/>
            </w:tcBorders>
            <w:noWrap/>
          </w:tcPr>
          <w:p w:rsidRPr="00F623C5" w:rsidR="00F068BE" w:rsidP="00F068BE" w:rsidRDefault="00F068BE" w14:paraId="237B84D8" w14:textId="5A28FADC">
            <w:pPr>
              <w:pStyle w:val="KeinLeerraum"/>
              <w:jc w:val="center"/>
              <w:rPr>
                <w:noProof/>
                <w:sz w:val="18"/>
                <w:szCs w:val="18"/>
              </w:rPr>
            </w:pPr>
            <w:r w:rsidRPr="00270323">
              <w:t>0.20</w:t>
            </w:r>
          </w:p>
        </w:tc>
        <w:tc>
          <w:tcPr>
            <w:tcW w:w="1663" w:type="dxa"/>
            <w:tcBorders>
              <w:left w:val="single" w:color="auto" w:sz="4" w:space="0"/>
            </w:tcBorders>
            <w:noWrap/>
          </w:tcPr>
          <w:p w:rsidRPr="00F623C5" w:rsidR="00F068BE" w:rsidP="00F068BE" w:rsidRDefault="00F068BE" w14:paraId="54A418FA" w14:textId="59FD7137">
            <w:pPr>
              <w:pStyle w:val="KeinLeerraum"/>
              <w:jc w:val="center"/>
              <w:rPr>
                <w:noProof/>
                <w:sz w:val="18"/>
                <w:szCs w:val="18"/>
              </w:rPr>
            </w:pPr>
            <w:r w:rsidRPr="00270323">
              <w:t>Heard family planning</w:t>
            </w:r>
          </w:p>
        </w:tc>
        <w:tc>
          <w:tcPr>
            <w:tcW w:w="1108" w:type="dxa"/>
            <w:tcBorders>
              <w:right w:val="single" w:color="auto" w:sz="4" w:space="0"/>
            </w:tcBorders>
            <w:noWrap/>
          </w:tcPr>
          <w:p w:rsidRPr="00F623C5" w:rsidR="00F068BE" w:rsidP="00F068BE" w:rsidRDefault="00F068BE" w14:paraId="365F05BD" w14:textId="29453FF6">
            <w:pPr>
              <w:pStyle w:val="KeinLeerraum"/>
              <w:jc w:val="center"/>
              <w:rPr>
                <w:noProof/>
                <w:sz w:val="18"/>
                <w:szCs w:val="18"/>
              </w:rPr>
            </w:pPr>
            <w:r w:rsidRPr="00270323">
              <w:t>0.13</w:t>
            </w:r>
          </w:p>
        </w:tc>
        <w:tc>
          <w:tcPr>
            <w:tcW w:w="1663" w:type="dxa"/>
            <w:gridSpan w:val="2"/>
            <w:tcBorders>
              <w:left w:val="single" w:color="auto" w:sz="4" w:space="0"/>
            </w:tcBorders>
            <w:noWrap/>
          </w:tcPr>
          <w:p w:rsidRPr="00F623C5" w:rsidR="00F068BE" w:rsidP="00F068BE" w:rsidRDefault="00F068BE" w14:paraId="766BF21B" w14:textId="5FD7727C">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2633FCD5" w14:textId="7DF2861D">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33773725" w14:textId="6FC23CAD">
            <w:pPr>
              <w:pStyle w:val="KeinLeerraum"/>
              <w:jc w:val="center"/>
              <w:rPr>
                <w:noProof/>
                <w:sz w:val="18"/>
                <w:szCs w:val="18"/>
              </w:rPr>
            </w:pPr>
            <w:r w:rsidRPr="00270323">
              <w:t>Religion No religion</w:t>
            </w:r>
          </w:p>
        </w:tc>
        <w:tc>
          <w:tcPr>
            <w:tcW w:w="1108" w:type="dxa"/>
            <w:tcBorders>
              <w:right w:val="single" w:color="auto" w:sz="4" w:space="0"/>
            </w:tcBorders>
            <w:noWrap/>
          </w:tcPr>
          <w:p w:rsidRPr="00F623C5" w:rsidR="00F068BE" w:rsidP="00F068BE" w:rsidRDefault="00F068BE" w14:paraId="7F8B5004" w14:textId="29E31166">
            <w:pPr>
              <w:pStyle w:val="KeinLeerraum"/>
              <w:jc w:val="center"/>
              <w:rPr>
                <w:noProof/>
                <w:sz w:val="18"/>
                <w:szCs w:val="18"/>
              </w:rPr>
            </w:pPr>
            <w:r w:rsidRPr="00270323">
              <w:t>0.12</w:t>
            </w:r>
          </w:p>
        </w:tc>
        <w:tc>
          <w:tcPr>
            <w:tcW w:w="1947" w:type="dxa"/>
            <w:gridSpan w:val="2"/>
            <w:tcBorders>
              <w:left w:val="single" w:color="auto" w:sz="4" w:space="0"/>
            </w:tcBorders>
            <w:noWrap/>
          </w:tcPr>
          <w:p w:rsidRPr="00F623C5" w:rsidR="00F068BE" w:rsidP="00F068BE" w:rsidRDefault="00F068BE" w14:paraId="1E89B7E5" w14:textId="54E49169">
            <w:pPr>
              <w:pStyle w:val="KeinLeerraum"/>
              <w:jc w:val="center"/>
              <w:rPr>
                <w:noProof/>
                <w:sz w:val="18"/>
                <w:szCs w:val="18"/>
              </w:rPr>
            </w:pPr>
            <w:r w:rsidRPr="00270323">
              <w:t>Tested HIV</w:t>
            </w:r>
          </w:p>
        </w:tc>
        <w:tc>
          <w:tcPr>
            <w:tcW w:w="1108" w:type="dxa"/>
            <w:noWrap/>
          </w:tcPr>
          <w:p w:rsidRPr="00F623C5" w:rsidR="00F068BE" w:rsidP="00F068BE" w:rsidRDefault="00F068BE" w14:paraId="24608B35" w14:textId="4774F7E2">
            <w:pPr>
              <w:pStyle w:val="KeinLeerraum"/>
              <w:jc w:val="center"/>
              <w:rPr>
                <w:noProof/>
                <w:sz w:val="18"/>
                <w:szCs w:val="18"/>
              </w:rPr>
            </w:pPr>
            <w:r w:rsidRPr="00270323">
              <w:t>0.11</w:t>
            </w:r>
          </w:p>
        </w:tc>
      </w:tr>
      <w:tr w:rsidRPr="002A0CB6" w:rsidR="00F068BE" w:rsidTr="005C124E" w14:paraId="2747D6B6"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11CABC4D" w14:textId="29956CF0">
            <w:pPr>
              <w:pStyle w:val="KeinLeerraum"/>
              <w:rPr>
                <w:noProof/>
                <w:sz w:val="18"/>
                <w:szCs w:val="18"/>
              </w:rPr>
            </w:pPr>
            <w:r w:rsidRPr="00270323">
              <w:t>Malawi</w:t>
            </w:r>
          </w:p>
        </w:tc>
        <w:tc>
          <w:tcPr>
            <w:tcW w:w="1465" w:type="dxa"/>
            <w:tcBorders>
              <w:left w:val="single" w:color="auto" w:sz="4" w:space="0"/>
            </w:tcBorders>
            <w:noWrap/>
          </w:tcPr>
          <w:p w:rsidRPr="00F623C5" w:rsidR="00F068BE" w:rsidP="00F068BE" w:rsidRDefault="00F068BE" w14:paraId="29A6912B" w14:textId="44A16571">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761BE520" w14:textId="44DA7E6F">
            <w:pPr>
              <w:pStyle w:val="KeinLeerraum"/>
              <w:jc w:val="center"/>
              <w:rPr>
                <w:noProof/>
                <w:sz w:val="18"/>
                <w:szCs w:val="18"/>
              </w:rPr>
            </w:pPr>
            <w:r w:rsidRPr="00270323">
              <w:t>0.43</w:t>
            </w:r>
          </w:p>
        </w:tc>
        <w:tc>
          <w:tcPr>
            <w:tcW w:w="1663" w:type="dxa"/>
            <w:tcBorders>
              <w:left w:val="single" w:color="auto" w:sz="4" w:space="0"/>
            </w:tcBorders>
            <w:noWrap/>
          </w:tcPr>
          <w:p w:rsidRPr="00F623C5" w:rsidR="00F068BE" w:rsidP="00F068BE" w:rsidRDefault="00F068BE" w14:paraId="2731F9E8" w14:textId="343D2885">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434D07BB" w14:textId="53E7BAD8">
            <w:pPr>
              <w:pStyle w:val="KeinLeerraum"/>
              <w:jc w:val="center"/>
              <w:rPr>
                <w:noProof/>
                <w:sz w:val="18"/>
                <w:szCs w:val="18"/>
              </w:rPr>
            </w:pPr>
            <w:r w:rsidRPr="00270323">
              <w:t>0.40</w:t>
            </w:r>
          </w:p>
        </w:tc>
        <w:tc>
          <w:tcPr>
            <w:tcW w:w="1663" w:type="dxa"/>
            <w:gridSpan w:val="2"/>
            <w:tcBorders>
              <w:left w:val="single" w:color="auto" w:sz="4" w:space="0"/>
            </w:tcBorders>
            <w:noWrap/>
          </w:tcPr>
          <w:p w:rsidRPr="00F623C5" w:rsidR="00F068BE" w:rsidP="00F068BE" w:rsidRDefault="00F068BE" w14:paraId="7D2E7196" w14:textId="6CC5829C">
            <w:pPr>
              <w:pStyle w:val="KeinLeerraum"/>
              <w:jc w:val="center"/>
              <w:rPr>
                <w:noProof/>
                <w:sz w:val="18"/>
                <w:szCs w:val="18"/>
              </w:rPr>
            </w:pPr>
            <w:r w:rsidRPr="00270323">
              <w:t>Iodine</w:t>
            </w:r>
          </w:p>
        </w:tc>
        <w:tc>
          <w:tcPr>
            <w:tcW w:w="1108" w:type="dxa"/>
            <w:tcBorders>
              <w:right w:val="single" w:color="auto" w:sz="4" w:space="0"/>
            </w:tcBorders>
            <w:noWrap/>
          </w:tcPr>
          <w:p w:rsidRPr="00F623C5" w:rsidR="00F068BE" w:rsidP="00F068BE" w:rsidRDefault="00F068BE" w14:paraId="79C893D4" w14:textId="11177321">
            <w:pPr>
              <w:pStyle w:val="KeinLeerraum"/>
              <w:jc w:val="center"/>
              <w:rPr>
                <w:noProof/>
                <w:sz w:val="18"/>
                <w:szCs w:val="18"/>
              </w:rPr>
            </w:pPr>
            <w:r w:rsidRPr="00270323">
              <w:t>0.30</w:t>
            </w:r>
          </w:p>
        </w:tc>
        <w:tc>
          <w:tcPr>
            <w:tcW w:w="1947" w:type="dxa"/>
            <w:gridSpan w:val="2"/>
            <w:tcBorders>
              <w:left w:val="single" w:color="auto" w:sz="4" w:space="0"/>
            </w:tcBorders>
            <w:noWrap/>
          </w:tcPr>
          <w:p w:rsidRPr="00F623C5" w:rsidR="00F068BE" w:rsidP="00F068BE" w:rsidRDefault="00F068BE" w14:paraId="1EDC3476" w14:textId="17DFDCB3">
            <w:pPr>
              <w:pStyle w:val="KeinLeerraum"/>
              <w:jc w:val="center"/>
              <w:rPr>
                <w:noProof/>
                <w:sz w:val="18"/>
                <w:szCs w:val="18"/>
              </w:rPr>
            </w:pPr>
            <w:proofErr w:type="spellStart"/>
            <w:r w:rsidRPr="00270323">
              <w:t>Mosquitonets</w:t>
            </w:r>
            <w:proofErr w:type="spellEnd"/>
            <w:r w:rsidRPr="00270323">
              <w:t xml:space="preserve"> nr</w:t>
            </w:r>
          </w:p>
        </w:tc>
        <w:tc>
          <w:tcPr>
            <w:tcW w:w="1108" w:type="dxa"/>
            <w:tcBorders>
              <w:right w:val="single" w:color="auto" w:sz="4" w:space="0"/>
            </w:tcBorders>
            <w:noWrap/>
          </w:tcPr>
          <w:p w:rsidRPr="00F623C5" w:rsidR="00F068BE" w:rsidP="00F068BE" w:rsidRDefault="00F068BE" w14:paraId="00D563DE" w14:textId="7D985BA7">
            <w:pPr>
              <w:pStyle w:val="KeinLeerraum"/>
              <w:jc w:val="center"/>
              <w:rPr>
                <w:noProof/>
                <w:sz w:val="18"/>
                <w:szCs w:val="18"/>
              </w:rPr>
            </w:pPr>
            <w:r w:rsidRPr="00270323">
              <w:t>0.28</w:t>
            </w:r>
          </w:p>
        </w:tc>
        <w:tc>
          <w:tcPr>
            <w:tcW w:w="1947" w:type="dxa"/>
            <w:gridSpan w:val="2"/>
            <w:tcBorders>
              <w:left w:val="single" w:color="auto" w:sz="4" w:space="0"/>
            </w:tcBorders>
            <w:noWrap/>
          </w:tcPr>
          <w:p w:rsidRPr="00F623C5" w:rsidR="00F068BE" w:rsidP="00F068BE" w:rsidRDefault="00F068BE" w14:paraId="1564FCB0" w14:textId="1AFE65B0">
            <w:pPr>
              <w:pStyle w:val="KeinLeerraum"/>
              <w:jc w:val="center"/>
              <w:rPr>
                <w:noProof/>
                <w:sz w:val="18"/>
                <w:szCs w:val="18"/>
              </w:rPr>
            </w:pPr>
            <w:r w:rsidRPr="00270323">
              <w:t>Mobile phone</w:t>
            </w:r>
          </w:p>
        </w:tc>
        <w:tc>
          <w:tcPr>
            <w:tcW w:w="1108" w:type="dxa"/>
            <w:noWrap/>
          </w:tcPr>
          <w:p w:rsidRPr="00F623C5" w:rsidR="00F068BE" w:rsidP="00F068BE" w:rsidRDefault="00F068BE" w14:paraId="5E3EB8E3" w14:textId="241B34EA">
            <w:pPr>
              <w:pStyle w:val="KeinLeerraum"/>
              <w:jc w:val="center"/>
              <w:rPr>
                <w:noProof/>
                <w:sz w:val="18"/>
                <w:szCs w:val="18"/>
              </w:rPr>
            </w:pPr>
            <w:r w:rsidRPr="00270323">
              <w:t>0.21</w:t>
            </w:r>
          </w:p>
        </w:tc>
      </w:tr>
      <w:tr w:rsidRPr="002A0CB6" w:rsidR="00F068BE" w:rsidTr="005C124E" w14:paraId="7B7CBA4A"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0A04D80A" w14:textId="4D378FE2">
            <w:pPr>
              <w:pStyle w:val="KeinLeerraum"/>
              <w:rPr>
                <w:noProof/>
                <w:sz w:val="18"/>
                <w:szCs w:val="18"/>
              </w:rPr>
            </w:pPr>
            <w:r w:rsidRPr="00270323">
              <w:t>Mali</w:t>
            </w:r>
          </w:p>
        </w:tc>
        <w:tc>
          <w:tcPr>
            <w:tcW w:w="1465" w:type="dxa"/>
            <w:tcBorders>
              <w:left w:val="single" w:color="auto" w:sz="4" w:space="0"/>
            </w:tcBorders>
            <w:noWrap/>
          </w:tcPr>
          <w:p w:rsidRPr="00F623C5" w:rsidR="00F068BE" w:rsidP="00F068BE" w:rsidRDefault="00F068BE" w14:paraId="76E0BBE4" w14:textId="40439433">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269505E0" w14:textId="3E77A5A5">
            <w:pPr>
              <w:pStyle w:val="KeinLeerraum"/>
              <w:jc w:val="center"/>
              <w:rPr>
                <w:noProof/>
                <w:sz w:val="18"/>
                <w:szCs w:val="18"/>
              </w:rPr>
            </w:pPr>
            <w:r w:rsidRPr="00270323">
              <w:t>0.29</w:t>
            </w:r>
          </w:p>
        </w:tc>
        <w:tc>
          <w:tcPr>
            <w:tcW w:w="1663" w:type="dxa"/>
            <w:tcBorders>
              <w:left w:val="single" w:color="auto" w:sz="4" w:space="0"/>
            </w:tcBorders>
            <w:noWrap/>
          </w:tcPr>
          <w:p w:rsidRPr="00F623C5" w:rsidR="00F068BE" w:rsidP="00F068BE" w:rsidRDefault="00F068BE" w14:paraId="3E0F3984" w14:textId="05EF0F25">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691E604E" w14:textId="7D855925">
            <w:pPr>
              <w:pStyle w:val="KeinLeerraum"/>
              <w:jc w:val="center"/>
              <w:rPr>
                <w:noProof/>
                <w:sz w:val="18"/>
                <w:szCs w:val="18"/>
              </w:rPr>
            </w:pPr>
            <w:r w:rsidRPr="00270323">
              <w:t>0.18</w:t>
            </w:r>
          </w:p>
        </w:tc>
        <w:tc>
          <w:tcPr>
            <w:tcW w:w="1663" w:type="dxa"/>
            <w:gridSpan w:val="2"/>
            <w:tcBorders>
              <w:left w:val="single" w:color="auto" w:sz="4" w:space="0"/>
            </w:tcBorders>
            <w:noWrap/>
          </w:tcPr>
          <w:p w:rsidRPr="00F623C5" w:rsidR="00F068BE" w:rsidP="00F068BE" w:rsidRDefault="00F068BE" w14:paraId="4D618AFE" w14:textId="166DC867">
            <w:pPr>
              <w:pStyle w:val="KeinLeerraum"/>
              <w:jc w:val="center"/>
              <w:rPr>
                <w:noProof/>
                <w:sz w:val="18"/>
                <w:szCs w:val="18"/>
              </w:rPr>
            </w:pPr>
            <w:proofErr w:type="spellStart"/>
            <w:r w:rsidRPr="00270323">
              <w:t>Wealthindex</w:t>
            </w:r>
            <w:proofErr w:type="spellEnd"/>
            <w:r w:rsidRPr="00270323">
              <w:t>: 5th Quintile*</w:t>
            </w:r>
          </w:p>
        </w:tc>
        <w:tc>
          <w:tcPr>
            <w:tcW w:w="1108" w:type="dxa"/>
            <w:tcBorders>
              <w:right w:val="single" w:color="auto" w:sz="4" w:space="0"/>
            </w:tcBorders>
            <w:noWrap/>
          </w:tcPr>
          <w:p w:rsidRPr="00F623C5" w:rsidR="00F068BE" w:rsidP="00F068BE" w:rsidRDefault="00F068BE" w14:paraId="321E1960" w14:textId="026A4393">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47C04F51" w14:textId="73CF3C1A">
            <w:pPr>
              <w:pStyle w:val="KeinLeerraum"/>
              <w:jc w:val="center"/>
              <w:rPr>
                <w:noProof/>
                <w:sz w:val="18"/>
                <w:szCs w:val="18"/>
              </w:rPr>
            </w:pPr>
            <w:r w:rsidRPr="00270323">
              <w:t>Drinking water</w:t>
            </w:r>
          </w:p>
        </w:tc>
        <w:tc>
          <w:tcPr>
            <w:tcW w:w="1108" w:type="dxa"/>
            <w:tcBorders>
              <w:right w:val="single" w:color="auto" w:sz="4" w:space="0"/>
            </w:tcBorders>
            <w:noWrap/>
          </w:tcPr>
          <w:p w:rsidRPr="00F623C5" w:rsidR="00F068BE" w:rsidP="00F068BE" w:rsidRDefault="00F068BE" w14:paraId="37AFAF4B" w14:textId="1F580C5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9E4940E" w14:textId="08724C8C">
            <w:pPr>
              <w:pStyle w:val="KeinLeerraum"/>
              <w:jc w:val="center"/>
              <w:rPr>
                <w:noProof/>
                <w:sz w:val="18"/>
                <w:szCs w:val="18"/>
              </w:rPr>
            </w:pPr>
            <w:r w:rsidRPr="00270323">
              <w:t>Region Koulikoro</w:t>
            </w:r>
          </w:p>
        </w:tc>
        <w:tc>
          <w:tcPr>
            <w:tcW w:w="1108" w:type="dxa"/>
            <w:noWrap/>
          </w:tcPr>
          <w:p w:rsidRPr="00F623C5" w:rsidR="00F068BE" w:rsidP="00F068BE" w:rsidRDefault="00F068BE" w14:paraId="0110C5B1" w14:textId="2C8DE7BA">
            <w:pPr>
              <w:pStyle w:val="KeinLeerraum"/>
              <w:jc w:val="center"/>
              <w:rPr>
                <w:noProof/>
                <w:sz w:val="18"/>
                <w:szCs w:val="18"/>
              </w:rPr>
            </w:pPr>
            <w:r w:rsidRPr="00270323">
              <w:t>0.12</w:t>
            </w:r>
          </w:p>
        </w:tc>
      </w:tr>
      <w:tr w:rsidRPr="002A0CB6" w:rsidR="00F068BE" w:rsidTr="005C124E" w14:paraId="170157B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B03A26A" w14:textId="1C0E24EC">
            <w:pPr>
              <w:pStyle w:val="KeinLeerraum"/>
              <w:rPr>
                <w:noProof/>
                <w:sz w:val="18"/>
                <w:szCs w:val="18"/>
              </w:rPr>
            </w:pPr>
            <w:r w:rsidRPr="00270323">
              <w:t>Mauritania</w:t>
            </w:r>
          </w:p>
        </w:tc>
        <w:tc>
          <w:tcPr>
            <w:tcW w:w="1465" w:type="dxa"/>
            <w:tcBorders>
              <w:left w:val="single" w:color="auto" w:sz="4" w:space="0"/>
            </w:tcBorders>
            <w:noWrap/>
          </w:tcPr>
          <w:p w:rsidRPr="00F623C5" w:rsidR="00F068BE" w:rsidP="00F068BE" w:rsidRDefault="00F068BE" w14:paraId="557AB9B6" w14:textId="7500F4C8">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60336909" w14:textId="778C0087">
            <w:pPr>
              <w:pStyle w:val="KeinLeerraum"/>
              <w:jc w:val="center"/>
              <w:rPr>
                <w:noProof/>
                <w:sz w:val="18"/>
                <w:szCs w:val="18"/>
              </w:rPr>
            </w:pPr>
            <w:r w:rsidRPr="00270323">
              <w:t>0.37</w:t>
            </w:r>
          </w:p>
        </w:tc>
        <w:tc>
          <w:tcPr>
            <w:tcW w:w="1663" w:type="dxa"/>
            <w:tcBorders>
              <w:left w:val="single" w:color="auto" w:sz="4" w:space="0"/>
            </w:tcBorders>
            <w:noWrap/>
          </w:tcPr>
          <w:p w:rsidRPr="00F623C5" w:rsidR="00F068BE" w:rsidP="00F068BE" w:rsidRDefault="00F068BE" w14:paraId="2F516A05" w14:textId="1EF344E8">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615CFCEF" w14:textId="2D6573B0">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476042BA" w14:textId="1FF080AD">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52ECB49B" w14:textId="5B042A79">
            <w:pPr>
              <w:pStyle w:val="KeinLeerraum"/>
              <w:jc w:val="center"/>
              <w:rPr>
                <w:noProof/>
                <w:sz w:val="18"/>
                <w:szCs w:val="18"/>
              </w:rPr>
            </w:pPr>
            <w:r w:rsidRPr="00270323">
              <w:t>0.27</w:t>
            </w:r>
          </w:p>
        </w:tc>
        <w:tc>
          <w:tcPr>
            <w:tcW w:w="1947" w:type="dxa"/>
            <w:gridSpan w:val="2"/>
            <w:tcBorders>
              <w:left w:val="single" w:color="auto" w:sz="4" w:space="0"/>
            </w:tcBorders>
            <w:noWrap/>
          </w:tcPr>
          <w:p w:rsidRPr="00F623C5" w:rsidR="00F068BE" w:rsidP="00F068BE" w:rsidRDefault="00F068BE" w14:paraId="5DD992BF" w14:textId="6E06CC01">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7EDF8D90" w14:textId="7AB9B1D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146C7E5" w14:textId="62D0F657">
            <w:pPr>
              <w:pStyle w:val="KeinLeerraum"/>
              <w:jc w:val="center"/>
              <w:rPr>
                <w:noProof/>
                <w:sz w:val="18"/>
                <w:szCs w:val="18"/>
              </w:rPr>
            </w:pPr>
            <w:r w:rsidRPr="00270323">
              <w:t>Education: Secondary education*</w:t>
            </w:r>
          </w:p>
        </w:tc>
        <w:tc>
          <w:tcPr>
            <w:tcW w:w="1108" w:type="dxa"/>
            <w:noWrap/>
          </w:tcPr>
          <w:p w:rsidRPr="00F623C5" w:rsidR="00F068BE" w:rsidP="00F068BE" w:rsidRDefault="00F068BE" w14:paraId="736F7C52" w14:textId="35C8EBD5">
            <w:pPr>
              <w:pStyle w:val="KeinLeerraum"/>
              <w:jc w:val="center"/>
              <w:rPr>
                <w:noProof/>
                <w:sz w:val="18"/>
                <w:szCs w:val="18"/>
              </w:rPr>
            </w:pPr>
            <w:r w:rsidRPr="00270323">
              <w:t>0.14</w:t>
            </w:r>
          </w:p>
        </w:tc>
      </w:tr>
      <w:tr w:rsidRPr="002A0CB6" w:rsidR="00F068BE" w:rsidTr="005C124E" w14:paraId="2536AF2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98EE01F" w14:textId="0094DB09">
            <w:pPr>
              <w:pStyle w:val="KeinLeerraum"/>
              <w:rPr>
                <w:noProof/>
                <w:sz w:val="18"/>
                <w:szCs w:val="18"/>
              </w:rPr>
            </w:pPr>
            <w:r w:rsidRPr="00270323">
              <w:t>Namibia</w:t>
            </w:r>
          </w:p>
        </w:tc>
        <w:tc>
          <w:tcPr>
            <w:tcW w:w="1465" w:type="dxa"/>
            <w:tcBorders>
              <w:left w:val="single" w:color="auto" w:sz="4" w:space="0"/>
            </w:tcBorders>
            <w:noWrap/>
          </w:tcPr>
          <w:p w:rsidRPr="00F623C5" w:rsidR="00F068BE" w:rsidP="00F068BE" w:rsidRDefault="00F068BE" w14:paraId="6938DA87" w14:textId="42E5D3B8">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45246202" w14:textId="16E1ABBA">
            <w:pPr>
              <w:pStyle w:val="KeinLeerraum"/>
              <w:jc w:val="center"/>
              <w:rPr>
                <w:noProof/>
                <w:sz w:val="18"/>
                <w:szCs w:val="18"/>
              </w:rPr>
            </w:pPr>
            <w:r w:rsidRPr="00270323">
              <w:t>0.69</w:t>
            </w:r>
          </w:p>
        </w:tc>
        <w:tc>
          <w:tcPr>
            <w:tcW w:w="1663" w:type="dxa"/>
            <w:tcBorders>
              <w:left w:val="single" w:color="auto" w:sz="4" w:space="0"/>
            </w:tcBorders>
            <w:noWrap/>
          </w:tcPr>
          <w:p w:rsidRPr="00F623C5" w:rsidR="00F068BE" w:rsidP="00F068BE" w:rsidRDefault="00F068BE" w14:paraId="1FD0AEF6" w14:textId="26E99E13">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23D4CABE" w14:textId="2BBB3573">
            <w:pPr>
              <w:pStyle w:val="KeinLeerraum"/>
              <w:jc w:val="center"/>
              <w:rPr>
                <w:noProof/>
                <w:sz w:val="18"/>
                <w:szCs w:val="18"/>
              </w:rPr>
            </w:pPr>
            <w:r w:rsidRPr="00270323">
              <w:t>0.58</w:t>
            </w:r>
          </w:p>
        </w:tc>
        <w:tc>
          <w:tcPr>
            <w:tcW w:w="1663" w:type="dxa"/>
            <w:gridSpan w:val="2"/>
            <w:tcBorders>
              <w:left w:val="single" w:color="auto" w:sz="4" w:space="0"/>
            </w:tcBorders>
            <w:noWrap/>
          </w:tcPr>
          <w:p w:rsidRPr="00F623C5" w:rsidR="00F068BE" w:rsidP="00F068BE" w:rsidRDefault="00F068BE" w14:paraId="3572976B" w14:textId="00CF99C9">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0827A6C9" w14:textId="61DCCFAC">
            <w:pPr>
              <w:pStyle w:val="KeinLeerraum"/>
              <w:jc w:val="center"/>
              <w:rPr>
                <w:noProof/>
                <w:sz w:val="18"/>
                <w:szCs w:val="18"/>
              </w:rPr>
            </w:pPr>
            <w:r w:rsidRPr="00270323">
              <w:t>0.57</w:t>
            </w:r>
          </w:p>
        </w:tc>
        <w:tc>
          <w:tcPr>
            <w:tcW w:w="1947" w:type="dxa"/>
            <w:gridSpan w:val="2"/>
            <w:tcBorders>
              <w:left w:val="single" w:color="auto" w:sz="4" w:space="0"/>
            </w:tcBorders>
            <w:noWrap/>
          </w:tcPr>
          <w:p w:rsidRPr="00F623C5" w:rsidR="00F068BE" w:rsidP="00F068BE" w:rsidRDefault="00F068BE" w14:paraId="7436285C" w14:textId="01DBF444">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5CB74C3A" w14:textId="3C8EE456">
            <w:pPr>
              <w:pStyle w:val="KeinLeerraum"/>
              <w:jc w:val="center"/>
              <w:rPr>
                <w:noProof/>
                <w:sz w:val="18"/>
                <w:szCs w:val="18"/>
              </w:rPr>
            </w:pPr>
            <w:r w:rsidRPr="00270323">
              <w:t>0.47</w:t>
            </w:r>
          </w:p>
        </w:tc>
        <w:tc>
          <w:tcPr>
            <w:tcW w:w="1947" w:type="dxa"/>
            <w:gridSpan w:val="2"/>
            <w:tcBorders>
              <w:left w:val="single" w:color="auto" w:sz="4" w:space="0"/>
            </w:tcBorders>
            <w:noWrap/>
          </w:tcPr>
          <w:p w:rsidRPr="00F623C5" w:rsidR="00F068BE" w:rsidP="00F068BE" w:rsidRDefault="00F068BE" w14:paraId="7EF4422E" w14:textId="694AC356">
            <w:pPr>
              <w:pStyle w:val="KeinLeerraum"/>
              <w:jc w:val="center"/>
              <w:rPr>
                <w:noProof/>
                <w:sz w:val="18"/>
                <w:szCs w:val="18"/>
              </w:rPr>
            </w:pPr>
            <w:r w:rsidRPr="00270323">
              <w:t>Cattle</w:t>
            </w:r>
          </w:p>
        </w:tc>
        <w:tc>
          <w:tcPr>
            <w:tcW w:w="1108" w:type="dxa"/>
            <w:noWrap/>
          </w:tcPr>
          <w:p w:rsidRPr="00F623C5" w:rsidR="00F068BE" w:rsidP="00F068BE" w:rsidRDefault="00F068BE" w14:paraId="7B9BDB3D" w14:textId="248E4859">
            <w:pPr>
              <w:pStyle w:val="KeinLeerraum"/>
              <w:jc w:val="center"/>
              <w:rPr>
                <w:noProof/>
                <w:sz w:val="18"/>
                <w:szCs w:val="18"/>
              </w:rPr>
            </w:pPr>
            <w:r w:rsidRPr="00270323">
              <w:t>0.36</w:t>
            </w:r>
          </w:p>
        </w:tc>
      </w:tr>
      <w:tr w:rsidRPr="002A0CB6" w:rsidR="00F068BE" w:rsidTr="005C124E" w14:paraId="671A503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DEACFC6" w14:textId="4BA6F7E6">
            <w:pPr>
              <w:pStyle w:val="KeinLeerraum"/>
              <w:rPr>
                <w:noProof/>
                <w:sz w:val="18"/>
                <w:szCs w:val="18"/>
              </w:rPr>
            </w:pPr>
            <w:r w:rsidRPr="00270323">
              <w:t>Niger</w:t>
            </w:r>
          </w:p>
        </w:tc>
        <w:tc>
          <w:tcPr>
            <w:tcW w:w="1465" w:type="dxa"/>
            <w:tcBorders>
              <w:left w:val="single" w:color="auto" w:sz="4" w:space="0"/>
            </w:tcBorders>
            <w:noWrap/>
          </w:tcPr>
          <w:p w:rsidRPr="00F623C5" w:rsidR="00F068BE" w:rsidP="00F068BE" w:rsidRDefault="00F068BE" w14:paraId="7431BFE2" w14:textId="77717D0B">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339B42F4" w14:textId="71A83B1A">
            <w:pPr>
              <w:pStyle w:val="KeinLeerraum"/>
              <w:jc w:val="center"/>
              <w:rPr>
                <w:noProof/>
                <w:sz w:val="18"/>
                <w:szCs w:val="18"/>
              </w:rPr>
            </w:pPr>
            <w:r w:rsidRPr="00270323">
              <w:t>0.60</w:t>
            </w:r>
          </w:p>
        </w:tc>
        <w:tc>
          <w:tcPr>
            <w:tcW w:w="1663" w:type="dxa"/>
            <w:tcBorders>
              <w:left w:val="single" w:color="auto" w:sz="4" w:space="0"/>
            </w:tcBorders>
            <w:noWrap/>
          </w:tcPr>
          <w:p w:rsidRPr="00F623C5" w:rsidR="00F068BE" w:rsidP="00F068BE" w:rsidRDefault="00F068BE" w14:paraId="66645C3C" w14:textId="63C785D9">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33336295" w14:textId="165FCBCE">
            <w:pPr>
              <w:pStyle w:val="KeinLeerraum"/>
              <w:jc w:val="center"/>
              <w:rPr>
                <w:noProof/>
                <w:sz w:val="18"/>
                <w:szCs w:val="18"/>
              </w:rPr>
            </w:pPr>
            <w:r w:rsidRPr="00270323">
              <w:t>0.43</w:t>
            </w:r>
          </w:p>
        </w:tc>
        <w:tc>
          <w:tcPr>
            <w:tcW w:w="1663" w:type="dxa"/>
            <w:gridSpan w:val="2"/>
            <w:tcBorders>
              <w:left w:val="single" w:color="auto" w:sz="4" w:space="0"/>
            </w:tcBorders>
            <w:noWrap/>
          </w:tcPr>
          <w:p w:rsidRPr="00F623C5" w:rsidR="00F068BE" w:rsidP="00F068BE" w:rsidRDefault="00F068BE" w14:paraId="5559C079" w14:textId="33B658D1">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6F39D3B2" w14:textId="69A3E8E8">
            <w:pPr>
              <w:pStyle w:val="KeinLeerraum"/>
              <w:jc w:val="center"/>
              <w:rPr>
                <w:noProof/>
                <w:sz w:val="18"/>
                <w:szCs w:val="18"/>
              </w:rPr>
            </w:pPr>
            <w:r w:rsidRPr="00270323">
              <w:t>0.25</w:t>
            </w:r>
          </w:p>
        </w:tc>
        <w:tc>
          <w:tcPr>
            <w:tcW w:w="1947" w:type="dxa"/>
            <w:gridSpan w:val="2"/>
            <w:tcBorders>
              <w:left w:val="single" w:color="auto" w:sz="4" w:space="0"/>
            </w:tcBorders>
            <w:noWrap/>
          </w:tcPr>
          <w:p w:rsidRPr="00F623C5" w:rsidR="00F068BE" w:rsidP="00F068BE" w:rsidRDefault="00F068BE" w14:paraId="187B4987" w14:textId="1DB04C8D">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4CC08F3E" w14:textId="28518A9D">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12441724" w14:textId="2C4DB6EA">
            <w:pPr>
              <w:pStyle w:val="KeinLeerraum"/>
              <w:jc w:val="center"/>
              <w:rPr>
                <w:noProof/>
                <w:sz w:val="18"/>
                <w:szCs w:val="18"/>
              </w:rPr>
            </w:pPr>
            <w:r w:rsidRPr="00270323">
              <w:t>Education: No education*</w:t>
            </w:r>
          </w:p>
        </w:tc>
        <w:tc>
          <w:tcPr>
            <w:tcW w:w="1108" w:type="dxa"/>
            <w:noWrap/>
          </w:tcPr>
          <w:p w:rsidRPr="00F623C5" w:rsidR="00F068BE" w:rsidP="00F068BE" w:rsidRDefault="00F068BE" w14:paraId="59387CD8" w14:textId="07AB216D">
            <w:pPr>
              <w:pStyle w:val="KeinLeerraum"/>
              <w:jc w:val="center"/>
              <w:rPr>
                <w:noProof/>
                <w:sz w:val="18"/>
                <w:szCs w:val="18"/>
              </w:rPr>
            </w:pPr>
            <w:r w:rsidRPr="00270323">
              <w:t>0.11</w:t>
            </w:r>
          </w:p>
        </w:tc>
      </w:tr>
      <w:tr w:rsidRPr="002A0CB6" w:rsidR="00F068BE" w:rsidTr="005C124E" w14:paraId="15F30104"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78467CE" w14:textId="3FA05918">
            <w:pPr>
              <w:pStyle w:val="KeinLeerraum"/>
              <w:rPr>
                <w:noProof/>
                <w:sz w:val="18"/>
                <w:szCs w:val="18"/>
              </w:rPr>
            </w:pPr>
            <w:r w:rsidRPr="00270323">
              <w:t>Nigeria</w:t>
            </w:r>
          </w:p>
        </w:tc>
        <w:tc>
          <w:tcPr>
            <w:tcW w:w="1465" w:type="dxa"/>
            <w:tcBorders>
              <w:left w:val="single" w:color="auto" w:sz="4" w:space="0"/>
            </w:tcBorders>
            <w:noWrap/>
          </w:tcPr>
          <w:p w:rsidRPr="00F623C5" w:rsidR="00F068BE" w:rsidP="00F068BE" w:rsidRDefault="00F068BE" w14:paraId="2D8F4685" w14:textId="1B49F12A">
            <w:pPr>
              <w:pStyle w:val="KeinLeerraum"/>
              <w:jc w:val="center"/>
              <w:rPr>
                <w:noProof/>
                <w:sz w:val="18"/>
                <w:szCs w:val="18"/>
              </w:rPr>
            </w:pPr>
            <w:r w:rsidRPr="00270323">
              <w:t>Education: No education*</w:t>
            </w:r>
          </w:p>
        </w:tc>
        <w:tc>
          <w:tcPr>
            <w:tcW w:w="1108" w:type="dxa"/>
            <w:tcBorders>
              <w:right w:val="single" w:color="auto" w:sz="4" w:space="0"/>
            </w:tcBorders>
            <w:noWrap/>
          </w:tcPr>
          <w:p w:rsidRPr="00F623C5" w:rsidR="00F068BE" w:rsidP="00F068BE" w:rsidRDefault="00F068BE" w14:paraId="6C911961" w14:textId="15BE7CF9">
            <w:pPr>
              <w:pStyle w:val="KeinLeerraum"/>
              <w:jc w:val="center"/>
              <w:rPr>
                <w:noProof/>
                <w:sz w:val="18"/>
                <w:szCs w:val="18"/>
              </w:rPr>
            </w:pPr>
            <w:r w:rsidRPr="00270323">
              <w:t>0.36</w:t>
            </w:r>
          </w:p>
        </w:tc>
        <w:tc>
          <w:tcPr>
            <w:tcW w:w="1663" w:type="dxa"/>
            <w:tcBorders>
              <w:left w:val="single" w:color="auto" w:sz="4" w:space="0"/>
            </w:tcBorders>
            <w:noWrap/>
          </w:tcPr>
          <w:p w:rsidRPr="00F623C5" w:rsidR="00F068BE" w:rsidP="00F068BE" w:rsidRDefault="00F068BE" w14:paraId="15879FDE" w14:textId="20DD9604">
            <w:pPr>
              <w:pStyle w:val="KeinLeerraum"/>
              <w:jc w:val="center"/>
              <w:rPr>
                <w:noProof/>
                <w:sz w:val="18"/>
                <w:szCs w:val="18"/>
              </w:rPr>
            </w:pPr>
            <w:r w:rsidRPr="00270323">
              <w:t xml:space="preserve">Region </w:t>
            </w:r>
            <w:proofErr w:type="gramStart"/>
            <w:r w:rsidRPr="00270323">
              <w:t>North west</w:t>
            </w:r>
            <w:proofErr w:type="gramEnd"/>
          </w:p>
        </w:tc>
        <w:tc>
          <w:tcPr>
            <w:tcW w:w="1108" w:type="dxa"/>
            <w:tcBorders>
              <w:right w:val="single" w:color="auto" w:sz="4" w:space="0"/>
            </w:tcBorders>
            <w:noWrap/>
          </w:tcPr>
          <w:p w:rsidRPr="00F623C5" w:rsidR="00F068BE" w:rsidP="00F068BE" w:rsidRDefault="00F068BE" w14:paraId="0F0CC46B" w14:textId="3A6D0275">
            <w:pPr>
              <w:pStyle w:val="KeinLeerraum"/>
              <w:jc w:val="center"/>
              <w:rPr>
                <w:noProof/>
                <w:sz w:val="18"/>
                <w:szCs w:val="18"/>
              </w:rPr>
            </w:pPr>
            <w:r w:rsidRPr="00270323">
              <w:t>0.33</w:t>
            </w:r>
          </w:p>
        </w:tc>
        <w:tc>
          <w:tcPr>
            <w:tcW w:w="1663" w:type="dxa"/>
            <w:gridSpan w:val="2"/>
            <w:tcBorders>
              <w:left w:val="single" w:color="auto" w:sz="4" w:space="0"/>
            </w:tcBorders>
            <w:noWrap/>
          </w:tcPr>
          <w:p w:rsidRPr="00F623C5" w:rsidR="00F068BE" w:rsidP="00F068BE" w:rsidRDefault="00F068BE" w14:paraId="77D7FC42" w14:textId="4FC02DA4">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33F56371" w14:textId="17EEA053">
            <w:pPr>
              <w:pStyle w:val="KeinLeerraum"/>
              <w:jc w:val="center"/>
              <w:rPr>
                <w:noProof/>
                <w:sz w:val="18"/>
                <w:szCs w:val="18"/>
              </w:rPr>
            </w:pPr>
            <w:r w:rsidRPr="00270323">
              <w:t>0.26</w:t>
            </w:r>
          </w:p>
        </w:tc>
        <w:tc>
          <w:tcPr>
            <w:tcW w:w="1947" w:type="dxa"/>
            <w:gridSpan w:val="2"/>
            <w:tcBorders>
              <w:left w:val="single" w:color="auto" w:sz="4" w:space="0"/>
            </w:tcBorders>
            <w:noWrap/>
          </w:tcPr>
          <w:p w:rsidRPr="00F623C5" w:rsidR="00F068BE" w:rsidP="00F068BE" w:rsidRDefault="00F068BE" w14:paraId="67F4BC71" w14:textId="073BCEE9">
            <w:pPr>
              <w:pStyle w:val="KeinLeerraum"/>
              <w:jc w:val="center"/>
              <w:rPr>
                <w:noProof/>
                <w:sz w:val="18"/>
                <w:szCs w:val="18"/>
              </w:rPr>
            </w:pPr>
            <w:r w:rsidRPr="00270323">
              <w:t>Language Hausa</w:t>
            </w:r>
          </w:p>
        </w:tc>
        <w:tc>
          <w:tcPr>
            <w:tcW w:w="1108" w:type="dxa"/>
            <w:tcBorders>
              <w:right w:val="single" w:color="auto" w:sz="4" w:space="0"/>
            </w:tcBorders>
            <w:noWrap/>
          </w:tcPr>
          <w:p w:rsidRPr="00F623C5" w:rsidR="00F068BE" w:rsidP="00F068BE" w:rsidRDefault="00F068BE" w14:paraId="32EE2573" w14:textId="14E7EEE9">
            <w:pPr>
              <w:pStyle w:val="KeinLeerraum"/>
              <w:jc w:val="center"/>
              <w:rPr>
                <w:noProof/>
                <w:sz w:val="18"/>
                <w:szCs w:val="18"/>
              </w:rPr>
            </w:pPr>
            <w:r w:rsidRPr="00270323">
              <w:t>0.23</w:t>
            </w:r>
          </w:p>
        </w:tc>
        <w:tc>
          <w:tcPr>
            <w:tcW w:w="1947" w:type="dxa"/>
            <w:gridSpan w:val="2"/>
            <w:tcBorders>
              <w:left w:val="single" w:color="auto" w:sz="4" w:space="0"/>
            </w:tcBorders>
            <w:noWrap/>
          </w:tcPr>
          <w:p w:rsidRPr="00F623C5" w:rsidR="00F068BE" w:rsidP="00F068BE" w:rsidRDefault="00F068BE" w14:paraId="751F83EB" w14:textId="439EDB10">
            <w:pPr>
              <w:pStyle w:val="KeinLeerraum"/>
              <w:jc w:val="center"/>
              <w:rPr>
                <w:noProof/>
                <w:sz w:val="18"/>
                <w:szCs w:val="18"/>
              </w:rPr>
            </w:pPr>
            <w:proofErr w:type="spellStart"/>
            <w:r w:rsidRPr="00270323">
              <w:t>Bankaccount</w:t>
            </w:r>
            <w:proofErr w:type="spellEnd"/>
          </w:p>
        </w:tc>
        <w:tc>
          <w:tcPr>
            <w:tcW w:w="1108" w:type="dxa"/>
            <w:noWrap/>
          </w:tcPr>
          <w:p w:rsidRPr="00F623C5" w:rsidR="00F068BE" w:rsidP="00F068BE" w:rsidRDefault="00F068BE" w14:paraId="5514B1BA" w14:textId="77FF8800">
            <w:pPr>
              <w:pStyle w:val="KeinLeerraum"/>
              <w:jc w:val="center"/>
              <w:rPr>
                <w:noProof/>
                <w:sz w:val="18"/>
                <w:szCs w:val="18"/>
              </w:rPr>
            </w:pPr>
            <w:r w:rsidRPr="00270323">
              <w:t>0.14</w:t>
            </w:r>
          </w:p>
        </w:tc>
      </w:tr>
      <w:tr w:rsidRPr="002A0CB6" w:rsidR="00F068BE" w:rsidTr="005C124E" w14:paraId="28DC3AE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67AC521" w14:textId="324216F3">
            <w:pPr>
              <w:pStyle w:val="KeinLeerraum"/>
              <w:rPr>
                <w:noProof/>
                <w:sz w:val="18"/>
                <w:szCs w:val="18"/>
              </w:rPr>
            </w:pPr>
            <w:proofErr w:type="spellStart"/>
            <w:r w:rsidRPr="00270323">
              <w:t>Republic.of.the.Congo</w:t>
            </w:r>
            <w:proofErr w:type="spellEnd"/>
          </w:p>
        </w:tc>
        <w:tc>
          <w:tcPr>
            <w:tcW w:w="1465" w:type="dxa"/>
            <w:tcBorders>
              <w:left w:val="single" w:color="auto" w:sz="4" w:space="0"/>
            </w:tcBorders>
            <w:noWrap/>
          </w:tcPr>
          <w:p w:rsidRPr="00F623C5" w:rsidR="00F068BE" w:rsidP="00F068BE" w:rsidRDefault="00F068BE" w14:paraId="4EE95230" w14:textId="734D8BCE">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6802D50D" w14:textId="77467212">
            <w:pPr>
              <w:pStyle w:val="KeinLeerraum"/>
              <w:jc w:val="center"/>
              <w:rPr>
                <w:noProof/>
                <w:sz w:val="18"/>
                <w:szCs w:val="18"/>
              </w:rPr>
            </w:pPr>
            <w:r w:rsidRPr="00270323">
              <w:t>0.59</w:t>
            </w:r>
          </w:p>
        </w:tc>
        <w:tc>
          <w:tcPr>
            <w:tcW w:w="1663" w:type="dxa"/>
            <w:tcBorders>
              <w:left w:val="single" w:color="auto" w:sz="4" w:space="0"/>
            </w:tcBorders>
            <w:noWrap/>
          </w:tcPr>
          <w:p w:rsidRPr="00F623C5" w:rsidR="00F068BE" w:rsidP="00F068BE" w:rsidRDefault="00F068BE" w14:paraId="4FB436DA" w14:textId="7C0D135C">
            <w:pPr>
              <w:pStyle w:val="KeinLeerraum"/>
              <w:jc w:val="center"/>
              <w:rPr>
                <w:noProof/>
                <w:sz w:val="18"/>
                <w:szCs w:val="18"/>
              </w:rPr>
            </w:pPr>
            <w:proofErr w:type="spellStart"/>
            <w:r w:rsidRPr="00270323">
              <w:t>Wealthindex</w:t>
            </w:r>
            <w:proofErr w:type="spellEnd"/>
            <w:r w:rsidRPr="00270323">
              <w:t>: 1st Quintile*</w:t>
            </w:r>
          </w:p>
        </w:tc>
        <w:tc>
          <w:tcPr>
            <w:tcW w:w="1108" w:type="dxa"/>
            <w:tcBorders>
              <w:right w:val="single" w:color="auto" w:sz="4" w:space="0"/>
            </w:tcBorders>
            <w:noWrap/>
          </w:tcPr>
          <w:p w:rsidRPr="00F623C5" w:rsidR="00F068BE" w:rsidP="00F068BE" w:rsidRDefault="00F068BE" w14:paraId="4FA92EF3" w14:textId="25BEF5F1">
            <w:pPr>
              <w:pStyle w:val="KeinLeerraum"/>
              <w:jc w:val="center"/>
              <w:rPr>
                <w:noProof/>
                <w:sz w:val="18"/>
                <w:szCs w:val="18"/>
              </w:rPr>
            </w:pPr>
            <w:r w:rsidRPr="00270323">
              <w:t>0.55</w:t>
            </w:r>
          </w:p>
        </w:tc>
        <w:tc>
          <w:tcPr>
            <w:tcW w:w="1663" w:type="dxa"/>
            <w:gridSpan w:val="2"/>
            <w:tcBorders>
              <w:left w:val="single" w:color="auto" w:sz="4" w:space="0"/>
            </w:tcBorders>
            <w:noWrap/>
          </w:tcPr>
          <w:p w:rsidRPr="00F623C5" w:rsidR="00F068BE" w:rsidP="00F068BE" w:rsidRDefault="00F068BE" w14:paraId="287AED61" w14:textId="290B89C1">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0EF1788F" w14:textId="1CA81FAD">
            <w:pPr>
              <w:pStyle w:val="KeinLeerraum"/>
              <w:jc w:val="center"/>
              <w:rPr>
                <w:noProof/>
                <w:sz w:val="18"/>
                <w:szCs w:val="18"/>
              </w:rPr>
            </w:pPr>
            <w:r w:rsidRPr="00270323">
              <w:t>0.55</w:t>
            </w:r>
          </w:p>
        </w:tc>
        <w:tc>
          <w:tcPr>
            <w:tcW w:w="1947" w:type="dxa"/>
            <w:gridSpan w:val="2"/>
            <w:tcBorders>
              <w:left w:val="single" w:color="auto" w:sz="4" w:space="0"/>
            </w:tcBorders>
            <w:noWrap/>
          </w:tcPr>
          <w:p w:rsidRPr="00F623C5" w:rsidR="00F068BE" w:rsidP="00F068BE" w:rsidRDefault="00F068BE" w14:paraId="60AAC304" w14:textId="7576C54B">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12084BB8" w14:textId="6F58B2C8">
            <w:pPr>
              <w:pStyle w:val="KeinLeerraum"/>
              <w:jc w:val="center"/>
              <w:rPr>
                <w:noProof/>
                <w:sz w:val="18"/>
                <w:szCs w:val="18"/>
              </w:rPr>
            </w:pPr>
            <w:r w:rsidRPr="00270323">
              <w:t>0.45</w:t>
            </w:r>
          </w:p>
        </w:tc>
        <w:tc>
          <w:tcPr>
            <w:tcW w:w="1947" w:type="dxa"/>
            <w:gridSpan w:val="2"/>
            <w:tcBorders>
              <w:left w:val="single" w:color="auto" w:sz="4" w:space="0"/>
            </w:tcBorders>
            <w:noWrap/>
          </w:tcPr>
          <w:p w:rsidRPr="00F623C5" w:rsidR="00F068BE" w:rsidP="00F068BE" w:rsidRDefault="00F068BE" w14:paraId="634D8E75" w14:textId="0FC48DD0">
            <w:pPr>
              <w:pStyle w:val="KeinLeerraum"/>
              <w:jc w:val="center"/>
              <w:rPr>
                <w:noProof/>
                <w:sz w:val="18"/>
                <w:szCs w:val="18"/>
              </w:rPr>
            </w:pPr>
            <w:r w:rsidRPr="00270323">
              <w:t>Region Niari</w:t>
            </w:r>
          </w:p>
        </w:tc>
        <w:tc>
          <w:tcPr>
            <w:tcW w:w="1108" w:type="dxa"/>
            <w:noWrap/>
          </w:tcPr>
          <w:p w:rsidRPr="00F623C5" w:rsidR="00F068BE" w:rsidP="00F068BE" w:rsidRDefault="00F068BE" w14:paraId="315F1CAF" w14:textId="303E89E1">
            <w:pPr>
              <w:pStyle w:val="KeinLeerraum"/>
              <w:jc w:val="center"/>
              <w:rPr>
                <w:noProof/>
                <w:sz w:val="18"/>
                <w:szCs w:val="18"/>
              </w:rPr>
            </w:pPr>
            <w:r w:rsidRPr="00270323">
              <w:t>0.44</w:t>
            </w:r>
          </w:p>
        </w:tc>
      </w:tr>
      <w:tr w:rsidRPr="002A0CB6" w:rsidR="00F068BE" w:rsidTr="005C124E" w14:paraId="2E27740E"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3CD1EF1" w14:textId="2728BC13">
            <w:pPr>
              <w:pStyle w:val="KeinLeerraum"/>
              <w:rPr>
                <w:noProof/>
                <w:sz w:val="18"/>
                <w:szCs w:val="18"/>
              </w:rPr>
            </w:pPr>
            <w:r w:rsidRPr="00270323">
              <w:t>Rwanda</w:t>
            </w:r>
          </w:p>
        </w:tc>
        <w:tc>
          <w:tcPr>
            <w:tcW w:w="1465" w:type="dxa"/>
            <w:tcBorders>
              <w:left w:val="single" w:color="auto" w:sz="4" w:space="0"/>
            </w:tcBorders>
            <w:noWrap/>
          </w:tcPr>
          <w:p w:rsidRPr="00F623C5" w:rsidR="00F068BE" w:rsidP="00F068BE" w:rsidRDefault="00F068BE" w14:paraId="0F28C7AA" w14:textId="54D50CF6">
            <w:pPr>
              <w:pStyle w:val="KeinLeerraum"/>
              <w:jc w:val="center"/>
              <w:rPr>
                <w:noProof/>
                <w:sz w:val="18"/>
                <w:szCs w:val="18"/>
              </w:rPr>
            </w:pPr>
            <w:r w:rsidRPr="00270323">
              <w:t>Insurance</w:t>
            </w:r>
          </w:p>
        </w:tc>
        <w:tc>
          <w:tcPr>
            <w:tcW w:w="1108" w:type="dxa"/>
            <w:tcBorders>
              <w:right w:val="single" w:color="auto" w:sz="4" w:space="0"/>
            </w:tcBorders>
            <w:noWrap/>
          </w:tcPr>
          <w:p w:rsidRPr="00F623C5" w:rsidR="00F068BE" w:rsidP="00F068BE" w:rsidRDefault="00F068BE" w14:paraId="2A807C82" w14:textId="36B5A6D3">
            <w:pPr>
              <w:pStyle w:val="KeinLeerraum"/>
              <w:jc w:val="center"/>
              <w:rPr>
                <w:noProof/>
                <w:sz w:val="18"/>
                <w:szCs w:val="18"/>
              </w:rPr>
            </w:pPr>
            <w:r w:rsidRPr="00270323">
              <w:t>0.69</w:t>
            </w:r>
          </w:p>
        </w:tc>
        <w:tc>
          <w:tcPr>
            <w:tcW w:w="1663" w:type="dxa"/>
            <w:tcBorders>
              <w:left w:val="single" w:color="auto" w:sz="4" w:space="0"/>
            </w:tcBorders>
            <w:noWrap/>
          </w:tcPr>
          <w:p w:rsidRPr="00F623C5" w:rsidR="00F068BE" w:rsidP="00F068BE" w:rsidRDefault="00F068BE" w14:paraId="1E354019" w14:textId="7AE08880">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7BE8D3BF" w14:textId="7017EEE6">
            <w:pPr>
              <w:pStyle w:val="KeinLeerraum"/>
              <w:jc w:val="center"/>
              <w:rPr>
                <w:noProof/>
                <w:sz w:val="18"/>
                <w:szCs w:val="18"/>
              </w:rPr>
            </w:pPr>
            <w:r w:rsidRPr="00270323">
              <w:t>0.55</w:t>
            </w:r>
          </w:p>
        </w:tc>
        <w:tc>
          <w:tcPr>
            <w:tcW w:w="1663" w:type="dxa"/>
            <w:gridSpan w:val="2"/>
            <w:tcBorders>
              <w:left w:val="single" w:color="auto" w:sz="4" w:space="0"/>
            </w:tcBorders>
            <w:noWrap/>
          </w:tcPr>
          <w:p w:rsidRPr="00F623C5" w:rsidR="00F068BE" w:rsidP="00F068BE" w:rsidRDefault="00F068BE" w14:paraId="2E105055" w14:textId="43E8BBF3">
            <w:pPr>
              <w:pStyle w:val="KeinLeerraum"/>
              <w:jc w:val="center"/>
              <w:rPr>
                <w:noProof/>
                <w:sz w:val="18"/>
                <w:szCs w:val="18"/>
              </w:rPr>
            </w:pPr>
            <w:r w:rsidRPr="00270323">
              <w:t>Contraceptive requires HF access</w:t>
            </w:r>
          </w:p>
        </w:tc>
        <w:tc>
          <w:tcPr>
            <w:tcW w:w="1108" w:type="dxa"/>
            <w:tcBorders>
              <w:right w:val="single" w:color="auto" w:sz="4" w:space="0"/>
            </w:tcBorders>
            <w:noWrap/>
          </w:tcPr>
          <w:p w:rsidRPr="00F623C5" w:rsidR="00F068BE" w:rsidP="00F068BE" w:rsidRDefault="00F068BE" w14:paraId="42E68FCA" w14:textId="73C2041D">
            <w:pPr>
              <w:pStyle w:val="KeinLeerraum"/>
              <w:jc w:val="center"/>
              <w:rPr>
                <w:noProof/>
                <w:sz w:val="18"/>
                <w:szCs w:val="18"/>
              </w:rPr>
            </w:pPr>
            <w:r w:rsidRPr="00270323">
              <w:t>0.53</w:t>
            </w:r>
          </w:p>
        </w:tc>
        <w:tc>
          <w:tcPr>
            <w:tcW w:w="1947" w:type="dxa"/>
            <w:gridSpan w:val="2"/>
            <w:tcBorders>
              <w:left w:val="single" w:color="auto" w:sz="4" w:space="0"/>
            </w:tcBorders>
            <w:noWrap/>
          </w:tcPr>
          <w:p w:rsidRPr="00F623C5" w:rsidR="00F068BE" w:rsidP="00F068BE" w:rsidRDefault="00F068BE" w14:paraId="22271A17" w14:textId="1C684785">
            <w:pPr>
              <w:pStyle w:val="KeinLeerraum"/>
              <w:jc w:val="center"/>
              <w:rPr>
                <w:noProof/>
                <w:sz w:val="18"/>
                <w:szCs w:val="18"/>
              </w:rPr>
            </w:pPr>
            <w:r w:rsidRPr="00270323">
              <w:t>Child died</w:t>
            </w:r>
          </w:p>
        </w:tc>
        <w:tc>
          <w:tcPr>
            <w:tcW w:w="1108" w:type="dxa"/>
            <w:tcBorders>
              <w:right w:val="single" w:color="auto" w:sz="4" w:space="0"/>
            </w:tcBorders>
            <w:noWrap/>
          </w:tcPr>
          <w:p w:rsidRPr="00F623C5" w:rsidR="00F068BE" w:rsidP="00F068BE" w:rsidRDefault="00F068BE" w14:paraId="5120B8CD" w14:textId="144FD5BA">
            <w:pPr>
              <w:pStyle w:val="KeinLeerraum"/>
              <w:jc w:val="center"/>
              <w:rPr>
                <w:noProof/>
                <w:sz w:val="18"/>
                <w:szCs w:val="18"/>
              </w:rPr>
            </w:pPr>
            <w:r w:rsidRPr="00270323">
              <w:t>0.51</w:t>
            </w:r>
          </w:p>
        </w:tc>
        <w:tc>
          <w:tcPr>
            <w:tcW w:w="1947" w:type="dxa"/>
            <w:gridSpan w:val="2"/>
            <w:tcBorders>
              <w:left w:val="single" w:color="auto" w:sz="4" w:space="0"/>
            </w:tcBorders>
            <w:noWrap/>
          </w:tcPr>
          <w:p w:rsidRPr="00F623C5" w:rsidR="00F068BE" w:rsidP="00F068BE" w:rsidRDefault="00F068BE" w14:paraId="6F5E5F25" w14:textId="4E816B87">
            <w:pPr>
              <w:pStyle w:val="KeinLeerraum"/>
              <w:jc w:val="center"/>
              <w:rPr>
                <w:noProof/>
                <w:sz w:val="18"/>
                <w:szCs w:val="18"/>
              </w:rPr>
            </w:pPr>
            <w:r w:rsidRPr="00270323">
              <w:t>Ideal nr children</w:t>
            </w:r>
          </w:p>
        </w:tc>
        <w:tc>
          <w:tcPr>
            <w:tcW w:w="1108" w:type="dxa"/>
            <w:noWrap/>
          </w:tcPr>
          <w:p w:rsidRPr="00F623C5" w:rsidR="00F068BE" w:rsidP="00F068BE" w:rsidRDefault="00F068BE" w14:paraId="12750402" w14:textId="657BE31D">
            <w:pPr>
              <w:pStyle w:val="KeinLeerraum"/>
              <w:jc w:val="center"/>
              <w:rPr>
                <w:noProof/>
                <w:sz w:val="18"/>
                <w:szCs w:val="18"/>
              </w:rPr>
            </w:pPr>
            <w:r w:rsidRPr="00270323">
              <w:t>0.38</w:t>
            </w:r>
          </w:p>
        </w:tc>
      </w:tr>
      <w:tr w:rsidRPr="002A0CB6" w:rsidR="005C124E" w:rsidTr="005C124E" w14:paraId="07ED51D1"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03AA1E32" w14:textId="18AF6319">
            <w:pPr>
              <w:pStyle w:val="KeinLeerraum"/>
              <w:rPr>
                <w:noProof/>
                <w:sz w:val="18"/>
                <w:szCs w:val="18"/>
              </w:rPr>
            </w:pPr>
            <w:r w:rsidRPr="00AC13D6">
              <w:t>Senegal</w:t>
            </w:r>
          </w:p>
        </w:tc>
        <w:tc>
          <w:tcPr>
            <w:tcW w:w="1465" w:type="dxa"/>
            <w:tcBorders>
              <w:left w:val="single" w:color="auto" w:sz="4" w:space="0"/>
            </w:tcBorders>
            <w:noWrap/>
          </w:tcPr>
          <w:p w:rsidRPr="00F623C5" w:rsidR="005C124E" w:rsidP="005C124E" w:rsidRDefault="005C124E" w14:paraId="3055141F" w14:textId="1D09D6A8">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4AF1A654" w14:textId="5312D94B">
            <w:pPr>
              <w:pStyle w:val="KeinLeerraum"/>
              <w:jc w:val="center"/>
              <w:rPr>
                <w:noProof/>
                <w:sz w:val="18"/>
                <w:szCs w:val="18"/>
              </w:rPr>
            </w:pPr>
            <w:r w:rsidRPr="00AC13D6">
              <w:t>0.40</w:t>
            </w:r>
          </w:p>
        </w:tc>
        <w:tc>
          <w:tcPr>
            <w:tcW w:w="1663" w:type="dxa"/>
            <w:tcBorders>
              <w:left w:val="single" w:color="auto" w:sz="4" w:space="0"/>
            </w:tcBorders>
            <w:noWrap/>
          </w:tcPr>
          <w:p w:rsidRPr="00F623C5" w:rsidR="005C124E" w:rsidP="005C124E" w:rsidRDefault="005C124E" w14:paraId="3386BFC8" w14:textId="0F9DEC4A">
            <w:pPr>
              <w:pStyle w:val="KeinLeerraum"/>
              <w:jc w:val="center"/>
              <w:rPr>
                <w:noProof/>
                <w:sz w:val="18"/>
                <w:szCs w:val="18"/>
              </w:rPr>
            </w:pPr>
            <w:r w:rsidRPr="00AC13D6">
              <w:t>Tested HIV</w:t>
            </w:r>
          </w:p>
        </w:tc>
        <w:tc>
          <w:tcPr>
            <w:tcW w:w="1108" w:type="dxa"/>
            <w:tcBorders>
              <w:right w:val="single" w:color="auto" w:sz="4" w:space="0"/>
            </w:tcBorders>
            <w:noWrap/>
          </w:tcPr>
          <w:p w:rsidRPr="00F623C5" w:rsidR="005C124E" w:rsidP="005C124E" w:rsidRDefault="005C124E" w14:paraId="53781846" w14:textId="6B95EAD4">
            <w:pPr>
              <w:pStyle w:val="KeinLeerraum"/>
              <w:jc w:val="center"/>
              <w:rPr>
                <w:noProof/>
                <w:sz w:val="18"/>
                <w:szCs w:val="18"/>
              </w:rPr>
            </w:pPr>
            <w:r w:rsidRPr="00AC13D6">
              <w:t>0.26</w:t>
            </w:r>
          </w:p>
        </w:tc>
        <w:tc>
          <w:tcPr>
            <w:tcW w:w="1663" w:type="dxa"/>
            <w:gridSpan w:val="2"/>
            <w:tcBorders>
              <w:left w:val="single" w:color="auto" w:sz="4" w:space="0"/>
            </w:tcBorders>
            <w:noWrap/>
          </w:tcPr>
          <w:p w:rsidRPr="00F623C5" w:rsidR="005C124E" w:rsidP="005C124E" w:rsidRDefault="005C124E" w14:paraId="41480D3F" w14:textId="5B330AEB">
            <w:pPr>
              <w:pStyle w:val="KeinLeerraum"/>
              <w:jc w:val="center"/>
              <w:rPr>
                <w:noProof/>
                <w:sz w:val="18"/>
                <w:szCs w:val="18"/>
              </w:rPr>
            </w:pPr>
            <w:proofErr w:type="spellStart"/>
            <w:r w:rsidRPr="00AC13D6">
              <w:t>Wealthindex</w:t>
            </w:r>
            <w:proofErr w:type="spellEnd"/>
            <w:r w:rsidRPr="00AC13D6">
              <w:t>: 1st Quintile*</w:t>
            </w:r>
          </w:p>
        </w:tc>
        <w:tc>
          <w:tcPr>
            <w:tcW w:w="1108" w:type="dxa"/>
            <w:tcBorders>
              <w:right w:val="single" w:color="auto" w:sz="4" w:space="0"/>
            </w:tcBorders>
            <w:noWrap/>
          </w:tcPr>
          <w:p w:rsidRPr="00F623C5" w:rsidR="005C124E" w:rsidP="005C124E" w:rsidRDefault="005C124E" w14:paraId="0430FF3C" w14:textId="5F745A0B">
            <w:pPr>
              <w:pStyle w:val="KeinLeerraum"/>
              <w:jc w:val="center"/>
              <w:rPr>
                <w:noProof/>
                <w:sz w:val="18"/>
                <w:szCs w:val="18"/>
              </w:rPr>
            </w:pPr>
            <w:r w:rsidRPr="00AC13D6">
              <w:t>0.25</w:t>
            </w:r>
          </w:p>
        </w:tc>
        <w:tc>
          <w:tcPr>
            <w:tcW w:w="1947" w:type="dxa"/>
            <w:gridSpan w:val="2"/>
            <w:tcBorders>
              <w:left w:val="single" w:color="auto" w:sz="4" w:space="0"/>
            </w:tcBorders>
            <w:noWrap/>
          </w:tcPr>
          <w:p w:rsidRPr="00F623C5" w:rsidR="005C124E" w:rsidP="005C124E" w:rsidRDefault="005C124E" w14:paraId="66BC5000" w14:textId="1808CE89">
            <w:pPr>
              <w:pStyle w:val="KeinLeerraum"/>
              <w:jc w:val="center"/>
              <w:rPr>
                <w:noProof/>
                <w:sz w:val="18"/>
                <w:szCs w:val="18"/>
              </w:rPr>
            </w:pPr>
            <w:r w:rsidRPr="00AC13D6">
              <w:t>Electricity</w:t>
            </w:r>
          </w:p>
        </w:tc>
        <w:tc>
          <w:tcPr>
            <w:tcW w:w="1108" w:type="dxa"/>
            <w:tcBorders>
              <w:right w:val="single" w:color="auto" w:sz="4" w:space="0"/>
            </w:tcBorders>
            <w:noWrap/>
          </w:tcPr>
          <w:p w:rsidRPr="00F623C5" w:rsidR="005C124E" w:rsidP="005C124E" w:rsidRDefault="005C124E" w14:paraId="6155FA79" w14:textId="750479E7">
            <w:pPr>
              <w:pStyle w:val="KeinLeerraum"/>
              <w:jc w:val="center"/>
              <w:rPr>
                <w:noProof/>
                <w:sz w:val="18"/>
                <w:szCs w:val="18"/>
              </w:rPr>
            </w:pPr>
            <w:r w:rsidRPr="00AC13D6">
              <w:t>0.24</w:t>
            </w:r>
          </w:p>
        </w:tc>
        <w:tc>
          <w:tcPr>
            <w:tcW w:w="1947" w:type="dxa"/>
            <w:gridSpan w:val="2"/>
            <w:tcBorders>
              <w:left w:val="single" w:color="auto" w:sz="4" w:space="0"/>
            </w:tcBorders>
            <w:noWrap/>
          </w:tcPr>
          <w:p w:rsidRPr="00F623C5" w:rsidR="005C124E" w:rsidP="005C124E" w:rsidRDefault="005C124E" w14:paraId="3A76D211" w14:textId="7F42B9AE">
            <w:pPr>
              <w:pStyle w:val="KeinLeerraum"/>
              <w:jc w:val="center"/>
              <w:rPr>
                <w:noProof/>
                <w:sz w:val="18"/>
                <w:szCs w:val="18"/>
              </w:rPr>
            </w:pPr>
            <w:r w:rsidRPr="00AC13D6">
              <w:t>HH Education: Secondary education*</w:t>
            </w:r>
          </w:p>
        </w:tc>
        <w:tc>
          <w:tcPr>
            <w:tcW w:w="1108" w:type="dxa"/>
            <w:noWrap/>
          </w:tcPr>
          <w:p w:rsidRPr="00F623C5" w:rsidR="005C124E" w:rsidP="005C124E" w:rsidRDefault="005C124E" w14:paraId="7B65B568" w14:textId="7B01B1B3">
            <w:pPr>
              <w:pStyle w:val="KeinLeerraum"/>
              <w:jc w:val="center"/>
              <w:rPr>
                <w:noProof/>
                <w:sz w:val="18"/>
                <w:szCs w:val="18"/>
              </w:rPr>
            </w:pPr>
            <w:r w:rsidRPr="00AC13D6">
              <w:t>0.22</w:t>
            </w:r>
          </w:p>
        </w:tc>
      </w:tr>
      <w:tr w:rsidRPr="002A0CB6" w:rsidR="005C124E" w:rsidTr="005C124E" w14:paraId="7C0DE901"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36687C4B" w14:textId="4686D63F">
            <w:pPr>
              <w:pStyle w:val="KeinLeerraum"/>
              <w:rPr>
                <w:noProof/>
                <w:sz w:val="18"/>
                <w:szCs w:val="18"/>
              </w:rPr>
            </w:pPr>
            <w:proofErr w:type="spellStart"/>
            <w:r w:rsidRPr="00AC13D6">
              <w:t>Sierra.Leone</w:t>
            </w:r>
            <w:proofErr w:type="spellEnd"/>
          </w:p>
        </w:tc>
        <w:tc>
          <w:tcPr>
            <w:tcW w:w="1465" w:type="dxa"/>
            <w:tcBorders>
              <w:left w:val="single" w:color="auto" w:sz="4" w:space="0"/>
            </w:tcBorders>
            <w:noWrap/>
          </w:tcPr>
          <w:p w:rsidRPr="00F623C5" w:rsidR="005C124E" w:rsidP="005C124E" w:rsidRDefault="005C124E" w14:paraId="61751A04" w14:textId="5492D657">
            <w:pPr>
              <w:pStyle w:val="KeinLeerraum"/>
              <w:jc w:val="center"/>
              <w:rPr>
                <w:noProof/>
                <w:sz w:val="18"/>
                <w:szCs w:val="18"/>
              </w:rPr>
            </w:pPr>
            <w:r w:rsidRPr="00AC13D6">
              <w:t>Ethnicity Mende</w:t>
            </w:r>
          </w:p>
        </w:tc>
        <w:tc>
          <w:tcPr>
            <w:tcW w:w="1108" w:type="dxa"/>
            <w:tcBorders>
              <w:right w:val="single" w:color="auto" w:sz="4" w:space="0"/>
            </w:tcBorders>
            <w:noWrap/>
          </w:tcPr>
          <w:p w:rsidRPr="00F623C5" w:rsidR="005C124E" w:rsidP="005C124E" w:rsidRDefault="005C124E" w14:paraId="64740450" w14:textId="4568399C">
            <w:pPr>
              <w:pStyle w:val="KeinLeerraum"/>
              <w:jc w:val="center"/>
              <w:rPr>
                <w:noProof/>
                <w:sz w:val="18"/>
                <w:szCs w:val="18"/>
              </w:rPr>
            </w:pPr>
            <w:r w:rsidRPr="00AC13D6">
              <w:t>0.64</w:t>
            </w:r>
          </w:p>
        </w:tc>
        <w:tc>
          <w:tcPr>
            <w:tcW w:w="1663" w:type="dxa"/>
            <w:tcBorders>
              <w:left w:val="single" w:color="auto" w:sz="4" w:space="0"/>
            </w:tcBorders>
            <w:noWrap/>
          </w:tcPr>
          <w:p w:rsidRPr="00F623C5" w:rsidR="005C124E" w:rsidP="005C124E" w:rsidRDefault="005C124E" w14:paraId="51D64A60" w14:textId="5175D340">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24F0327F" w14:textId="27694EF8">
            <w:pPr>
              <w:pStyle w:val="KeinLeerraum"/>
              <w:jc w:val="center"/>
              <w:rPr>
                <w:noProof/>
                <w:sz w:val="18"/>
                <w:szCs w:val="18"/>
              </w:rPr>
            </w:pPr>
            <w:r w:rsidRPr="00AC13D6">
              <w:t>0.42</w:t>
            </w:r>
          </w:p>
        </w:tc>
        <w:tc>
          <w:tcPr>
            <w:tcW w:w="1663" w:type="dxa"/>
            <w:gridSpan w:val="2"/>
            <w:tcBorders>
              <w:left w:val="single" w:color="auto" w:sz="4" w:space="0"/>
            </w:tcBorders>
            <w:noWrap/>
          </w:tcPr>
          <w:p w:rsidRPr="00F623C5" w:rsidR="005C124E" w:rsidP="005C124E" w:rsidRDefault="005C124E" w14:paraId="2DCE0203" w14:textId="461E5087">
            <w:pPr>
              <w:pStyle w:val="KeinLeerraum"/>
              <w:jc w:val="center"/>
              <w:rPr>
                <w:noProof/>
                <w:sz w:val="18"/>
                <w:szCs w:val="18"/>
              </w:rPr>
            </w:pPr>
            <w:r w:rsidRPr="00AC13D6">
              <w:t xml:space="preserve">Region </w:t>
            </w:r>
            <w:proofErr w:type="gramStart"/>
            <w:r w:rsidRPr="00AC13D6">
              <w:t>North western</w:t>
            </w:r>
            <w:proofErr w:type="gramEnd"/>
          </w:p>
        </w:tc>
        <w:tc>
          <w:tcPr>
            <w:tcW w:w="1108" w:type="dxa"/>
            <w:tcBorders>
              <w:right w:val="single" w:color="auto" w:sz="4" w:space="0"/>
            </w:tcBorders>
            <w:noWrap/>
          </w:tcPr>
          <w:p w:rsidRPr="00F623C5" w:rsidR="005C124E" w:rsidP="005C124E" w:rsidRDefault="005C124E" w14:paraId="532FF8B1" w14:textId="001B8BDA">
            <w:pPr>
              <w:pStyle w:val="KeinLeerraum"/>
              <w:jc w:val="center"/>
              <w:rPr>
                <w:noProof/>
                <w:sz w:val="18"/>
                <w:szCs w:val="18"/>
              </w:rPr>
            </w:pPr>
            <w:r w:rsidRPr="00AC13D6">
              <w:t>0.33</w:t>
            </w:r>
          </w:p>
        </w:tc>
        <w:tc>
          <w:tcPr>
            <w:tcW w:w="1947" w:type="dxa"/>
            <w:gridSpan w:val="2"/>
            <w:tcBorders>
              <w:left w:val="single" w:color="auto" w:sz="4" w:space="0"/>
            </w:tcBorders>
            <w:noWrap/>
          </w:tcPr>
          <w:p w:rsidRPr="00F623C5" w:rsidR="005C124E" w:rsidP="005C124E" w:rsidRDefault="005C124E" w14:paraId="726482B4" w14:textId="577E7987">
            <w:pPr>
              <w:pStyle w:val="KeinLeerraum"/>
              <w:jc w:val="center"/>
              <w:rPr>
                <w:noProof/>
                <w:sz w:val="18"/>
                <w:szCs w:val="18"/>
              </w:rPr>
            </w:pPr>
            <w:r w:rsidRPr="00AC13D6">
              <w:t>Ideal nr children</w:t>
            </w:r>
          </w:p>
        </w:tc>
        <w:tc>
          <w:tcPr>
            <w:tcW w:w="1108" w:type="dxa"/>
            <w:tcBorders>
              <w:right w:val="single" w:color="auto" w:sz="4" w:space="0"/>
            </w:tcBorders>
            <w:noWrap/>
          </w:tcPr>
          <w:p w:rsidRPr="00F623C5" w:rsidR="005C124E" w:rsidP="005C124E" w:rsidRDefault="005C124E" w14:paraId="14F71C85" w14:textId="37F25318">
            <w:pPr>
              <w:pStyle w:val="KeinLeerraum"/>
              <w:jc w:val="center"/>
              <w:rPr>
                <w:noProof/>
                <w:sz w:val="18"/>
                <w:szCs w:val="18"/>
              </w:rPr>
            </w:pPr>
            <w:r w:rsidRPr="00AC13D6">
              <w:t>0.30</w:t>
            </w:r>
          </w:p>
        </w:tc>
        <w:tc>
          <w:tcPr>
            <w:tcW w:w="1947" w:type="dxa"/>
            <w:gridSpan w:val="2"/>
            <w:tcBorders>
              <w:left w:val="single" w:color="auto" w:sz="4" w:space="0"/>
            </w:tcBorders>
            <w:noWrap/>
          </w:tcPr>
          <w:p w:rsidRPr="00F623C5" w:rsidR="005C124E" w:rsidP="005C124E" w:rsidRDefault="005C124E" w14:paraId="670DC7CC" w14:textId="20390FA7">
            <w:pPr>
              <w:pStyle w:val="KeinLeerraum"/>
              <w:jc w:val="center"/>
              <w:rPr>
                <w:noProof/>
                <w:sz w:val="18"/>
                <w:szCs w:val="18"/>
              </w:rPr>
            </w:pPr>
            <w:r w:rsidRPr="00AC13D6">
              <w:t xml:space="preserve">Child </w:t>
            </w:r>
            <w:proofErr w:type="spellStart"/>
            <w:r w:rsidRPr="00AC13D6">
              <w:t>mosquitonet</w:t>
            </w:r>
            <w:proofErr w:type="spellEnd"/>
          </w:p>
        </w:tc>
        <w:tc>
          <w:tcPr>
            <w:tcW w:w="1108" w:type="dxa"/>
            <w:noWrap/>
          </w:tcPr>
          <w:p w:rsidRPr="00F623C5" w:rsidR="005C124E" w:rsidP="005C124E" w:rsidRDefault="005C124E" w14:paraId="16B6C0C4" w14:textId="31C97904">
            <w:pPr>
              <w:pStyle w:val="KeinLeerraum"/>
              <w:jc w:val="center"/>
              <w:rPr>
                <w:noProof/>
                <w:sz w:val="18"/>
                <w:szCs w:val="18"/>
              </w:rPr>
            </w:pPr>
            <w:r w:rsidRPr="00AC13D6">
              <w:t>0.29</w:t>
            </w:r>
          </w:p>
        </w:tc>
      </w:tr>
      <w:tr w:rsidRPr="002A0CB6" w:rsidR="005C124E" w:rsidTr="005C124E" w14:paraId="0F05A0BF"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3CB0C858" w14:textId="098682F3">
            <w:pPr>
              <w:pStyle w:val="KeinLeerraum"/>
              <w:rPr>
                <w:noProof/>
                <w:sz w:val="18"/>
                <w:szCs w:val="18"/>
              </w:rPr>
            </w:pPr>
            <w:proofErr w:type="spellStart"/>
            <w:r w:rsidRPr="00AC13D6">
              <w:t>South.Africa</w:t>
            </w:r>
            <w:proofErr w:type="spellEnd"/>
          </w:p>
        </w:tc>
        <w:tc>
          <w:tcPr>
            <w:tcW w:w="1465" w:type="dxa"/>
            <w:tcBorders>
              <w:left w:val="single" w:color="auto" w:sz="4" w:space="0"/>
            </w:tcBorders>
            <w:noWrap/>
          </w:tcPr>
          <w:p w:rsidRPr="00F623C5" w:rsidR="005C124E" w:rsidP="005C124E" w:rsidRDefault="005C124E" w14:paraId="6502B0E8" w14:textId="0CC5BA36">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3349A56D" w14:textId="504B4823">
            <w:pPr>
              <w:pStyle w:val="KeinLeerraum"/>
              <w:jc w:val="center"/>
              <w:rPr>
                <w:noProof/>
                <w:sz w:val="18"/>
                <w:szCs w:val="18"/>
              </w:rPr>
            </w:pPr>
            <w:r w:rsidRPr="00AC13D6">
              <w:t>0.72</w:t>
            </w:r>
          </w:p>
        </w:tc>
        <w:tc>
          <w:tcPr>
            <w:tcW w:w="1663" w:type="dxa"/>
            <w:tcBorders>
              <w:left w:val="single" w:color="auto" w:sz="4" w:space="0"/>
            </w:tcBorders>
            <w:noWrap/>
          </w:tcPr>
          <w:p w:rsidRPr="00F623C5" w:rsidR="005C124E" w:rsidP="005C124E" w:rsidRDefault="005C124E" w14:paraId="2B5C04B7" w14:textId="7B3A0EB5">
            <w:pPr>
              <w:pStyle w:val="KeinLeerraum"/>
              <w:jc w:val="center"/>
              <w:rPr>
                <w:noProof/>
                <w:sz w:val="18"/>
                <w:szCs w:val="18"/>
              </w:rPr>
            </w:pPr>
            <w:r w:rsidRPr="00AC13D6">
              <w:t>Refrigerator</w:t>
            </w:r>
          </w:p>
        </w:tc>
        <w:tc>
          <w:tcPr>
            <w:tcW w:w="1108" w:type="dxa"/>
            <w:tcBorders>
              <w:right w:val="single" w:color="auto" w:sz="4" w:space="0"/>
            </w:tcBorders>
            <w:noWrap/>
          </w:tcPr>
          <w:p w:rsidRPr="00F623C5" w:rsidR="005C124E" w:rsidP="005C124E" w:rsidRDefault="005C124E" w14:paraId="042DAA37" w14:textId="7A446107">
            <w:pPr>
              <w:pStyle w:val="KeinLeerraum"/>
              <w:jc w:val="center"/>
              <w:rPr>
                <w:noProof/>
                <w:sz w:val="18"/>
                <w:szCs w:val="18"/>
              </w:rPr>
            </w:pPr>
            <w:r w:rsidRPr="00AC13D6">
              <w:t>0.56</w:t>
            </w:r>
          </w:p>
        </w:tc>
        <w:tc>
          <w:tcPr>
            <w:tcW w:w="1663" w:type="dxa"/>
            <w:gridSpan w:val="2"/>
            <w:tcBorders>
              <w:left w:val="single" w:color="auto" w:sz="4" w:space="0"/>
            </w:tcBorders>
            <w:noWrap/>
          </w:tcPr>
          <w:p w:rsidRPr="00F623C5" w:rsidR="005C124E" w:rsidP="005C124E" w:rsidRDefault="005C124E" w14:paraId="66E7A944" w14:textId="5C8496B9">
            <w:pPr>
              <w:pStyle w:val="KeinLeerraum"/>
              <w:jc w:val="center"/>
              <w:rPr>
                <w:noProof/>
                <w:sz w:val="18"/>
                <w:szCs w:val="18"/>
              </w:rPr>
            </w:pPr>
            <w:r w:rsidRPr="00AC13D6">
              <w:t>Heard family planning</w:t>
            </w:r>
          </w:p>
        </w:tc>
        <w:tc>
          <w:tcPr>
            <w:tcW w:w="1108" w:type="dxa"/>
            <w:tcBorders>
              <w:right w:val="single" w:color="auto" w:sz="4" w:space="0"/>
            </w:tcBorders>
            <w:noWrap/>
          </w:tcPr>
          <w:p w:rsidRPr="00F623C5" w:rsidR="005C124E" w:rsidP="005C124E" w:rsidRDefault="005C124E" w14:paraId="605572C3" w14:textId="70D75B1F">
            <w:pPr>
              <w:pStyle w:val="KeinLeerraum"/>
              <w:jc w:val="center"/>
              <w:rPr>
                <w:noProof/>
                <w:sz w:val="18"/>
                <w:szCs w:val="18"/>
              </w:rPr>
            </w:pPr>
            <w:r w:rsidRPr="00AC13D6">
              <w:t>0.45</w:t>
            </w:r>
          </w:p>
        </w:tc>
        <w:tc>
          <w:tcPr>
            <w:tcW w:w="1947" w:type="dxa"/>
            <w:gridSpan w:val="2"/>
            <w:tcBorders>
              <w:left w:val="single" w:color="auto" w:sz="4" w:space="0"/>
            </w:tcBorders>
            <w:noWrap/>
          </w:tcPr>
          <w:p w:rsidRPr="00F623C5" w:rsidR="005C124E" w:rsidP="005C124E" w:rsidRDefault="005C124E" w14:paraId="4920939B" w14:textId="0A0079C7">
            <w:pPr>
              <w:pStyle w:val="KeinLeerraum"/>
              <w:jc w:val="center"/>
              <w:rPr>
                <w:noProof/>
                <w:sz w:val="18"/>
                <w:szCs w:val="18"/>
              </w:rPr>
            </w:pPr>
            <w:r w:rsidRPr="00AC13D6">
              <w:t>Fertility</w:t>
            </w:r>
          </w:p>
        </w:tc>
        <w:tc>
          <w:tcPr>
            <w:tcW w:w="1108" w:type="dxa"/>
            <w:tcBorders>
              <w:right w:val="single" w:color="auto" w:sz="4" w:space="0"/>
            </w:tcBorders>
            <w:noWrap/>
          </w:tcPr>
          <w:p w:rsidRPr="00F623C5" w:rsidR="005C124E" w:rsidP="005C124E" w:rsidRDefault="005C124E" w14:paraId="01CB8950" w14:textId="4605B29B">
            <w:pPr>
              <w:pStyle w:val="KeinLeerraum"/>
              <w:jc w:val="center"/>
              <w:rPr>
                <w:noProof/>
                <w:sz w:val="18"/>
                <w:szCs w:val="18"/>
              </w:rPr>
            </w:pPr>
            <w:r w:rsidRPr="00AC13D6">
              <w:t>0.42</w:t>
            </w:r>
          </w:p>
        </w:tc>
        <w:tc>
          <w:tcPr>
            <w:tcW w:w="1947" w:type="dxa"/>
            <w:gridSpan w:val="2"/>
            <w:tcBorders>
              <w:left w:val="single" w:color="auto" w:sz="4" w:space="0"/>
            </w:tcBorders>
            <w:noWrap/>
          </w:tcPr>
          <w:p w:rsidRPr="00F623C5" w:rsidR="005C124E" w:rsidP="005C124E" w:rsidRDefault="005C124E" w14:paraId="785F7A08" w14:textId="501F5CEE">
            <w:pPr>
              <w:pStyle w:val="KeinLeerraum"/>
              <w:jc w:val="center"/>
              <w:rPr>
                <w:noProof/>
                <w:sz w:val="18"/>
                <w:szCs w:val="18"/>
              </w:rPr>
            </w:pPr>
            <w:r w:rsidRPr="00AC13D6">
              <w:t>Watch</w:t>
            </w:r>
          </w:p>
        </w:tc>
        <w:tc>
          <w:tcPr>
            <w:tcW w:w="1108" w:type="dxa"/>
            <w:noWrap/>
          </w:tcPr>
          <w:p w:rsidRPr="00F623C5" w:rsidR="005C124E" w:rsidP="005C124E" w:rsidRDefault="005C124E" w14:paraId="01D9790D" w14:textId="66200602">
            <w:pPr>
              <w:pStyle w:val="KeinLeerraum"/>
              <w:jc w:val="center"/>
              <w:rPr>
                <w:noProof/>
                <w:sz w:val="18"/>
                <w:szCs w:val="18"/>
              </w:rPr>
            </w:pPr>
            <w:r w:rsidRPr="00AC13D6">
              <w:t>0.38</w:t>
            </w:r>
          </w:p>
        </w:tc>
      </w:tr>
      <w:tr w:rsidRPr="002A0CB6" w:rsidR="005C124E" w:rsidTr="005C124E" w14:paraId="1E4A9FB5"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65F47BA1" w14:textId="3450401C">
            <w:pPr>
              <w:pStyle w:val="KeinLeerraum"/>
              <w:rPr>
                <w:noProof/>
                <w:sz w:val="18"/>
                <w:szCs w:val="18"/>
              </w:rPr>
            </w:pPr>
            <w:r w:rsidRPr="00AC13D6">
              <w:t>Tanzania</w:t>
            </w:r>
          </w:p>
        </w:tc>
        <w:tc>
          <w:tcPr>
            <w:tcW w:w="1465" w:type="dxa"/>
            <w:tcBorders>
              <w:left w:val="single" w:color="auto" w:sz="4" w:space="0"/>
            </w:tcBorders>
            <w:noWrap/>
          </w:tcPr>
          <w:p w:rsidRPr="00F623C5" w:rsidR="005C124E" w:rsidP="005C124E" w:rsidRDefault="005C124E" w14:paraId="6F37C1D4" w14:textId="09D5E5F0">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4913C2E6" w14:textId="34B5878D">
            <w:pPr>
              <w:pStyle w:val="KeinLeerraum"/>
              <w:jc w:val="center"/>
              <w:rPr>
                <w:noProof/>
                <w:sz w:val="18"/>
                <w:szCs w:val="18"/>
              </w:rPr>
            </w:pPr>
            <w:r w:rsidRPr="00AC13D6">
              <w:t>0.25</w:t>
            </w:r>
          </w:p>
        </w:tc>
        <w:tc>
          <w:tcPr>
            <w:tcW w:w="1663" w:type="dxa"/>
            <w:tcBorders>
              <w:left w:val="single" w:color="auto" w:sz="4" w:space="0"/>
            </w:tcBorders>
            <w:noWrap/>
          </w:tcPr>
          <w:p w:rsidRPr="00F623C5" w:rsidR="005C124E" w:rsidP="005C124E" w:rsidRDefault="005C124E" w14:paraId="1628C627" w14:textId="1DDC1387">
            <w:pPr>
              <w:pStyle w:val="KeinLeerraum"/>
              <w:jc w:val="center"/>
              <w:rPr>
                <w:noProof/>
                <w:sz w:val="18"/>
                <w:szCs w:val="18"/>
              </w:rPr>
            </w:pPr>
            <w:r w:rsidRPr="00AC13D6">
              <w:t>Ideal nr children</w:t>
            </w:r>
          </w:p>
        </w:tc>
        <w:tc>
          <w:tcPr>
            <w:tcW w:w="1108" w:type="dxa"/>
            <w:tcBorders>
              <w:right w:val="single" w:color="auto" w:sz="4" w:space="0"/>
            </w:tcBorders>
            <w:noWrap/>
          </w:tcPr>
          <w:p w:rsidRPr="00F623C5" w:rsidR="005C124E" w:rsidP="005C124E" w:rsidRDefault="005C124E" w14:paraId="35467C6B" w14:textId="739051BA">
            <w:pPr>
              <w:pStyle w:val="KeinLeerraum"/>
              <w:jc w:val="center"/>
              <w:rPr>
                <w:noProof/>
                <w:sz w:val="18"/>
                <w:szCs w:val="18"/>
              </w:rPr>
            </w:pPr>
            <w:r w:rsidRPr="00AC13D6">
              <w:t>0.20</w:t>
            </w:r>
          </w:p>
        </w:tc>
        <w:tc>
          <w:tcPr>
            <w:tcW w:w="1663" w:type="dxa"/>
            <w:gridSpan w:val="2"/>
            <w:tcBorders>
              <w:left w:val="single" w:color="auto" w:sz="4" w:space="0"/>
            </w:tcBorders>
            <w:noWrap/>
          </w:tcPr>
          <w:p w:rsidRPr="00F623C5" w:rsidR="005C124E" w:rsidP="005C124E" w:rsidRDefault="005C124E" w14:paraId="6C1FDBD3" w14:textId="3D464733">
            <w:pPr>
              <w:pStyle w:val="KeinLeerraum"/>
              <w:jc w:val="center"/>
              <w:rPr>
                <w:noProof/>
                <w:sz w:val="18"/>
                <w:szCs w:val="18"/>
              </w:rPr>
            </w:pPr>
            <w:r w:rsidRPr="00AC13D6">
              <w:t>Contraceptive requires HF access</w:t>
            </w:r>
          </w:p>
        </w:tc>
        <w:tc>
          <w:tcPr>
            <w:tcW w:w="1108" w:type="dxa"/>
            <w:tcBorders>
              <w:right w:val="single" w:color="auto" w:sz="4" w:space="0"/>
            </w:tcBorders>
            <w:noWrap/>
          </w:tcPr>
          <w:p w:rsidRPr="00F623C5" w:rsidR="005C124E" w:rsidP="005C124E" w:rsidRDefault="005C124E" w14:paraId="1D412E62" w14:textId="73BFA4FC">
            <w:pPr>
              <w:pStyle w:val="KeinLeerraum"/>
              <w:jc w:val="center"/>
              <w:rPr>
                <w:noProof/>
                <w:sz w:val="18"/>
                <w:szCs w:val="18"/>
              </w:rPr>
            </w:pPr>
            <w:r w:rsidRPr="00AC13D6">
              <w:t>0.16</w:t>
            </w:r>
          </w:p>
        </w:tc>
        <w:tc>
          <w:tcPr>
            <w:tcW w:w="1947" w:type="dxa"/>
            <w:gridSpan w:val="2"/>
            <w:tcBorders>
              <w:left w:val="single" w:color="auto" w:sz="4" w:space="0"/>
            </w:tcBorders>
            <w:noWrap/>
          </w:tcPr>
          <w:p w:rsidRPr="00F623C5" w:rsidR="005C124E" w:rsidP="005C124E" w:rsidRDefault="005C124E" w14:paraId="689D1B79" w14:textId="3D7A451F">
            <w:pPr>
              <w:pStyle w:val="KeinLeerraum"/>
              <w:jc w:val="center"/>
              <w:rPr>
                <w:noProof/>
                <w:sz w:val="18"/>
                <w:szCs w:val="18"/>
              </w:rPr>
            </w:pPr>
            <w:r w:rsidRPr="00AC13D6">
              <w:t>Safe floor material</w:t>
            </w:r>
          </w:p>
        </w:tc>
        <w:tc>
          <w:tcPr>
            <w:tcW w:w="1108" w:type="dxa"/>
            <w:tcBorders>
              <w:right w:val="single" w:color="auto" w:sz="4" w:space="0"/>
            </w:tcBorders>
            <w:noWrap/>
          </w:tcPr>
          <w:p w:rsidRPr="00F623C5" w:rsidR="005C124E" w:rsidP="005C124E" w:rsidRDefault="005C124E" w14:paraId="6E33E1CC" w14:textId="0C233F0C">
            <w:pPr>
              <w:pStyle w:val="KeinLeerraum"/>
              <w:jc w:val="center"/>
              <w:rPr>
                <w:noProof/>
                <w:sz w:val="18"/>
                <w:szCs w:val="18"/>
              </w:rPr>
            </w:pPr>
            <w:r w:rsidRPr="00AC13D6">
              <w:t>0.14</w:t>
            </w:r>
          </w:p>
        </w:tc>
        <w:tc>
          <w:tcPr>
            <w:tcW w:w="1947" w:type="dxa"/>
            <w:gridSpan w:val="2"/>
            <w:tcBorders>
              <w:left w:val="single" w:color="auto" w:sz="4" w:space="0"/>
            </w:tcBorders>
            <w:noWrap/>
          </w:tcPr>
          <w:p w:rsidRPr="00F623C5" w:rsidR="005C124E" w:rsidP="005C124E" w:rsidRDefault="005C124E" w14:paraId="576A3E14" w14:textId="23AE6699">
            <w:pPr>
              <w:pStyle w:val="KeinLeerraum"/>
              <w:jc w:val="center"/>
              <w:rPr>
                <w:noProof/>
                <w:sz w:val="18"/>
                <w:szCs w:val="18"/>
              </w:rPr>
            </w:pPr>
            <w:proofErr w:type="spellStart"/>
            <w:r w:rsidRPr="00AC13D6">
              <w:t>Bmi</w:t>
            </w:r>
            <w:proofErr w:type="spellEnd"/>
          </w:p>
        </w:tc>
        <w:tc>
          <w:tcPr>
            <w:tcW w:w="1108" w:type="dxa"/>
            <w:noWrap/>
          </w:tcPr>
          <w:p w:rsidRPr="00F623C5" w:rsidR="005C124E" w:rsidP="005C124E" w:rsidRDefault="005C124E" w14:paraId="21DC5F8E" w14:textId="23AC1B63">
            <w:pPr>
              <w:pStyle w:val="KeinLeerraum"/>
              <w:jc w:val="center"/>
              <w:rPr>
                <w:noProof/>
                <w:sz w:val="18"/>
                <w:szCs w:val="18"/>
              </w:rPr>
            </w:pPr>
            <w:r w:rsidRPr="00AC13D6">
              <w:t>0.13</w:t>
            </w:r>
          </w:p>
        </w:tc>
      </w:tr>
      <w:tr w:rsidRPr="002A0CB6" w:rsidR="005C124E" w:rsidTr="005C124E" w14:paraId="529E22B7"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2FDDA36B" w14:textId="4264EEA3">
            <w:pPr>
              <w:pStyle w:val="KeinLeerraum"/>
              <w:rPr>
                <w:noProof/>
                <w:sz w:val="18"/>
                <w:szCs w:val="18"/>
              </w:rPr>
            </w:pPr>
            <w:proofErr w:type="spellStart"/>
            <w:r w:rsidRPr="00AC13D6">
              <w:t>The.Gambia</w:t>
            </w:r>
            <w:proofErr w:type="spellEnd"/>
          </w:p>
        </w:tc>
        <w:tc>
          <w:tcPr>
            <w:tcW w:w="1465" w:type="dxa"/>
            <w:tcBorders>
              <w:left w:val="single" w:color="auto" w:sz="4" w:space="0"/>
            </w:tcBorders>
            <w:noWrap/>
          </w:tcPr>
          <w:p w:rsidRPr="00F623C5" w:rsidR="005C124E" w:rsidP="005C124E" w:rsidRDefault="005C124E" w14:paraId="64D31058" w14:textId="34D9ADA0">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1026DCF5" w14:textId="327E3452">
            <w:pPr>
              <w:pStyle w:val="KeinLeerraum"/>
              <w:jc w:val="center"/>
              <w:rPr>
                <w:noProof/>
                <w:sz w:val="18"/>
                <w:szCs w:val="18"/>
              </w:rPr>
            </w:pPr>
            <w:r w:rsidRPr="00AC13D6">
              <w:t>0.29</w:t>
            </w:r>
          </w:p>
        </w:tc>
        <w:tc>
          <w:tcPr>
            <w:tcW w:w="1663" w:type="dxa"/>
            <w:tcBorders>
              <w:left w:val="single" w:color="auto" w:sz="4" w:space="0"/>
            </w:tcBorders>
            <w:noWrap/>
          </w:tcPr>
          <w:p w:rsidRPr="00F623C5" w:rsidR="005C124E" w:rsidP="005C124E" w:rsidRDefault="005C124E" w14:paraId="3DF76671" w14:textId="4BE7FDAD">
            <w:pPr>
              <w:pStyle w:val="KeinLeerraum"/>
              <w:jc w:val="center"/>
              <w:rPr>
                <w:noProof/>
                <w:sz w:val="18"/>
                <w:szCs w:val="18"/>
              </w:rPr>
            </w:pPr>
            <w:r w:rsidRPr="00AC13D6">
              <w:t>Age: 15-24*</w:t>
            </w:r>
          </w:p>
        </w:tc>
        <w:tc>
          <w:tcPr>
            <w:tcW w:w="1108" w:type="dxa"/>
            <w:tcBorders>
              <w:right w:val="single" w:color="auto" w:sz="4" w:space="0"/>
            </w:tcBorders>
            <w:noWrap/>
          </w:tcPr>
          <w:p w:rsidRPr="00F623C5" w:rsidR="005C124E" w:rsidP="005C124E" w:rsidRDefault="005C124E" w14:paraId="5721C2CF" w14:textId="5DF6E8EF">
            <w:pPr>
              <w:pStyle w:val="KeinLeerraum"/>
              <w:jc w:val="center"/>
              <w:rPr>
                <w:noProof/>
                <w:sz w:val="18"/>
                <w:szCs w:val="18"/>
              </w:rPr>
            </w:pPr>
            <w:r w:rsidRPr="00AC13D6">
              <w:t>0.28</w:t>
            </w:r>
          </w:p>
        </w:tc>
        <w:tc>
          <w:tcPr>
            <w:tcW w:w="1663" w:type="dxa"/>
            <w:gridSpan w:val="2"/>
            <w:tcBorders>
              <w:left w:val="single" w:color="auto" w:sz="4" w:space="0"/>
            </w:tcBorders>
            <w:noWrap/>
          </w:tcPr>
          <w:p w:rsidRPr="00F623C5" w:rsidR="005C124E" w:rsidP="005C124E" w:rsidRDefault="005C124E" w14:paraId="453B5D29" w14:textId="5D34356E">
            <w:pPr>
              <w:pStyle w:val="KeinLeerraum"/>
              <w:jc w:val="center"/>
              <w:rPr>
                <w:noProof/>
                <w:sz w:val="18"/>
                <w:szCs w:val="18"/>
              </w:rPr>
            </w:pPr>
            <w:proofErr w:type="spellStart"/>
            <w:r w:rsidRPr="00AC13D6">
              <w:t>Wealthindex</w:t>
            </w:r>
            <w:proofErr w:type="spellEnd"/>
            <w:r w:rsidRPr="00AC13D6">
              <w:t>: 1st Quintile*</w:t>
            </w:r>
          </w:p>
        </w:tc>
        <w:tc>
          <w:tcPr>
            <w:tcW w:w="1108" w:type="dxa"/>
            <w:tcBorders>
              <w:right w:val="single" w:color="auto" w:sz="4" w:space="0"/>
            </w:tcBorders>
            <w:noWrap/>
          </w:tcPr>
          <w:p w:rsidRPr="00F623C5" w:rsidR="005C124E" w:rsidP="005C124E" w:rsidRDefault="005C124E" w14:paraId="1171BF32" w14:textId="137EC8EC">
            <w:pPr>
              <w:pStyle w:val="KeinLeerraum"/>
              <w:jc w:val="center"/>
              <w:rPr>
                <w:noProof/>
                <w:sz w:val="18"/>
                <w:szCs w:val="18"/>
              </w:rPr>
            </w:pPr>
            <w:r w:rsidRPr="00AC13D6">
              <w:t>0.20</w:t>
            </w:r>
          </w:p>
        </w:tc>
        <w:tc>
          <w:tcPr>
            <w:tcW w:w="1947" w:type="dxa"/>
            <w:gridSpan w:val="2"/>
            <w:tcBorders>
              <w:left w:val="single" w:color="auto" w:sz="4" w:space="0"/>
            </w:tcBorders>
            <w:noWrap/>
          </w:tcPr>
          <w:p w:rsidRPr="00F623C5" w:rsidR="005C124E" w:rsidP="005C124E" w:rsidRDefault="005C124E" w14:paraId="53C097B6" w14:textId="41E77463">
            <w:pPr>
              <w:pStyle w:val="KeinLeerraum"/>
              <w:jc w:val="center"/>
              <w:rPr>
                <w:noProof/>
                <w:sz w:val="18"/>
                <w:szCs w:val="18"/>
              </w:rPr>
            </w:pPr>
            <w:proofErr w:type="spellStart"/>
            <w:r w:rsidRPr="00AC13D6">
              <w:t>Bankaccount</w:t>
            </w:r>
            <w:proofErr w:type="spellEnd"/>
          </w:p>
        </w:tc>
        <w:tc>
          <w:tcPr>
            <w:tcW w:w="1108" w:type="dxa"/>
            <w:tcBorders>
              <w:right w:val="single" w:color="auto" w:sz="4" w:space="0"/>
            </w:tcBorders>
            <w:noWrap/>
          </w:tcPr>
          <w:p w:rsidRPr="00F623C5" w:rsidR="005C124E" w:rsidP="005C124E" w:rsidRDefault="005C124E" w14:paraId="1E8903F3" w14:textId="3CA0A25B">
            <w:pPr>
              <w:pStyle w:val="KeinLeerraum"/>
              <w:jc w:val="center"/>
              <w:rPr>
                <w:noProof/>
                <w:sz w:val="18"/>
                <w:szCs w:val="18"/>
              </w:rPr>
            </w:pPr>
            <w:r w:rsidRPr="00AC13D6">
              <w:t>0.20</w:t>
            </w:r>
          </w:p>
        </w:tc>
        <w:tc>
          <w:tcPr>
            <w:tcW w:w="1947" w:type="dxa"/>
            <w:gridSpan w:val="2"/>
            <w:tcBorders>
              <w:left w:val="single" w:color="auto" w:sz="4" w:space="0"/>
            </w:tcBorders>
            <w:noWrap/>
          </w:tcPr>
          <w:p w:rsidRPr="00F623C5" w:rsidR="005C124E" w:rsidP="005C124E" w:rsidRDefault="005C124E" w14:paraId="09694B29" w14:textId="6FF2BE1D">
            <w:pPr>
              <w:pStyle w:val="KeinLeerraum"/>
              <w:jc w:val="center"/>
              <w:rPr>
                <w:noProof/>
                <w:sz w:val="18"/>
                <w:szCs w:val="18"/>
              </w:rPr>
            </w:pPr>
            <w:r w:rsidRPr="00AC13D6">
              <w:t>Safe toilet facility</w:t>
            </w:r>
          </w:p>
        </w:tc>
        <w:tc>
          <w:tcPr>
            <w:tcW w:w="1108" w:type="dxa"/>
            <w:noWrap/>
          </w:tcPr>
          <w:p w:rsidRPr="00F623C5" w:rsidR="005C124E" w:rsidP="005C124E" w:rsidRDefault="005C124E" w14:paraId="27751B1E" w14:textId="61690A26">
            <w:pPr>
              <w:pStyle w:val="KeinLeerraum"/>
              <w:jc w:val="center"/>
              <w:rPr>
                <w:noProof/>
                <w:sz w:val="18"/>
                <w:szCs w:val="18"/>
              </w:rPr>
            </w:pPr>
            <w:r w:rsidRPr="00AC13D6">
              <w:t>0.19</w:t>
            </w:r>
          </w:p>
        </w:tc>
      </w:tr>
      <w:tr w:rsidRPr="002A0CB6" w:rsidR="005C124E" w:rsidTr="005C124E" w14:paraId="409D8B76"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17A6B800" w14:textId="2F1CC797">
            <w:pPr>
              <w:pStyle w:val="KeinLeerraum"/>
              <w:rPr>
                <w:noProof/>
                <w:sz w:val="18"/>
                <w:szCs w:val="18"/>
              </w:rPr>
            </w:pPr>
            <w:r w:rsidRPr="00AC13D6">
              <w:t>Togo</w:t>
            </w:r>
          </w:p>
        </w:tc>
        <w:tc>
          <w:tcPr>
            <w:tcW w:w="1465" w:type="dxa"/>
            <w:tcBorders>
              <w:left w:val="single" w:color="auto" w:sz="4" w:space="0"/>
            </w:tcBorders>
            <w:noWrap/>
          </w:tcPr>
          <w:p w:rsidRPr="00F623C5" w:rsidR="005C124E" w:rsidP="005C124E" w:rsidRDefault="005C124E" w14:paraId="71ED9297" w14:textId="6D8DD328">
            <w:pPr>
              <w:pStyle w:val="KeinLeerraum"/>
              <w:jc w:val="center"/>
              <w:rPr>
                <w:noProof/>
                <w:sz w:val="18"/>
                <w:szCs w:val="18"/>
              </w:rPr>
            </w:pPr>
            <w:r w:rsidRPr="00AC13D6">
              <w:t>Electricity</w:t>
            </w:r>
          </w:p>
        </w:tc>
        <w:tc>
          <w:tcPr>
            <w:tcW w:w="1108" w:type="dxa"/>
            <w:tcBorders>
              <w:right w:val="single" w:color="auto" w:sz="4" w:space="0"/>
            </w:tcBorders>
            <w:noWrap/>
          </w:tcPr>
          <w:p w:rsidRPr="00F623C5" w:rsidR="005C124E" w:rsidP="005C124E" w:rsidRDefault="005C124E" w14:paraId="421DACB5" w14:textId="676F3FDB">
            <w:pPr>
              <w:pStyle w:val="KeinLeerraum"/>
              <w:jc w:val="center"/>
              <w:rPr>
                <w:noProof/>
                <w:sz w:val="18"/>
                <w:szCs w:val="18"/>
              </w:rPr>
            </w:pPr>
            <w:r w:rsidRPr="00AC13D6">
              <w:t>0.45</w:t>
            </w:r>
          </w:p>
        </w:tc>
        <w:tc>
          <w:tcPr>
            <w:tcW w:w="1663" w:type="dxa"/>
            <w:tcBorders>
              <w:left w:val="single" w:color="auto" w:sz="4" w:space="0"/>
            </w:tcBorders>
            <w:noWrap/>
          </w:tcPr>
          <w:p w:rsidRPr="00F623C5" w:rsidR="005C124E" w:rsidP="005C124E" w:rsidRDefault="005C124E" w14:paraId="07776D5B" w14:textId="1BB9E7AD">
            <w:pPr>
              <w:pStyle w:val="KeinLeerraum"/>
              <w:jc w:val="center"/>
              <w:rPr>
                <w:noProof/>
                <w:sz w:val="18"/>
                <w:szCs w:val="18"/>
              </w:rPr>
            </w:pPr>
            <w:r w:rsidRPr="00AC13D6">
              <w:t>Tested HIV</w:t>
            </w:r>
          </w:p>
        </w:tc>
        <w:tc>
          <w:tcPr>
            <w:tcW w:w="1108" w:type="dxa"/>
            <w:tcBorders>
              <w:right w:val="single" w:color="auto" w:sz="4" w:space="0"/>
            </w:tcBorders>
            <w:noWrap/>
          </w:tcPr>
          <w:p w:rsidRPr="00F623C5" w:rsidR="005C124E" w:rsidP="005C124E" w:rsidRDefault="005C124E" w14:paraId="0BAAE81F" w14:textId="1414A1CA">
            <w:pPr>
              <w:pStyle w:val="KeinLeerraum"/>
              <w:jc w:val="center"/>
              <w:rPr>
                <w:noProof/>
                <w:sz w:val="18"/>
                <w:szCs w:val="18"/>
              </w:rPr>
            </w:pPr>
            <w:r w:rsidRPr="00AC13D6">
              <w:t>0.40</w:t>
            </w:r>
          </w:p>
        </w:tc>
        <w:tc>
          <w:tcPr>
            <w:tcW w:w="1663" w:type="dxa"/>
            <w:gridSpan w:val="2"/>
            <w:tcBorders>
              <w:left w:val="single" w:color="auto" w:sz="4" w:space="0"/>
            </w:tcBorders>
            <w:noWrap/>
          </w:tcPr>
          <w:p w:rsidRPr="00F623C5" w:rsidR="005C124E" w:rsidP="005C124E" w:rsidRDefault="005C124E" w14:paraId="3697993F" w14:textId="79D9FCE2">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70DED143" w14:textId="0CFB9E78">
            <w:pPr>
              <w:pStyle w:val="KeinLeerraum"/>
              <w:jc w:val="center"/>
              <w:rPr>
                <w:noProof/>
                <w:sz w:val="18"/>
                <w:szCs w:val="18"/>
              </w:rPr>
            </w:pPr>
            <w:r w:rsidRPr="00AC13D6">
              <w:t>0.24</w:t>
            </w:r>
          </w:p>
        </w:tc>
        <w:tc>
          <w:tcPr>
            <w:tcW w:w="1947" w:type="dxa"/>
            <w:gridSpan w:val="2"/>
            <w:tcBorders>
              <w:left w:val="single" w:color="auto" w:sz="4" w:space="0"/>
            </w:tcBorders>
            <w:noWrap/>
          </w:tcPr>
          <w:p w:rsidRPr="00F623C5" w:rsidR="005C124E" w:rsidP="005C124E" w:rsidRDefault="005C124E" w14:paraId="2F0EED34" w14:textId="5ADFBFA6">
            <w:pPr>
              <w:pStyle w:val="KeinLeerraum"/>
              <w:jc w:val="center"/>
              <w:rPr>
                <w:noProof/>
                <w:sz w:val="18"/>
                <w:szCs w:val="18"/>
              </w:rPr>
            </w:pPr>
            <w:r w:rsidRPr="00AC13D6">
              <w:t>Ethnicity Adja ewe mina</w:t>
            </w:r>
          </w:p>
        </w:tc>
        <w:tc>
          <w:tcPr>
            <w:tcW w:w="1108" w:type="dxa"/>
            <w:tcBorders>
              <w:right w:val="single" w:color="auto" w:sz="4" w:space="0"/>
            </w:tcBorders>
            <w:noWrap/>
          </w:tcPr>
          <w:p w:rsidRPr="00F623C5" w:rsidR="005C124E" w:rsidP="005C124E" w:rsidRDefault="005C124E" w14:paraId="6AAEB316" w14:textId="1E322DAC">
            <w:pPr>
              <w:pStyle w:val="KeinLeerraum"/>
              <w:jc w:val="center"/>
              <w:rPr>
                <w:noProof/>
                <w:sz w:val="18"/>
                <w:szCs w:val="18"/>
              </w:rPr>
            </w:pPr>
            <w:r w:rsidRPr="00AC13D6">
              <w:t>0.23</w:t>
            </w:r>
          </w:p>
        </w:tc>
        <w:tc>
          <w:tcPr>
            <w:tcW w:w="1947" w:type="dxa"/>
            <w:gridSpan w:val="2"/>
            <w:tcBorders>
              <w:left w:val="single" w:color="auto" w:sz="4" w:space="0"/>
            </w:tcBorders>
            <w:noWrap/>
          </w:tcPr>
          <w:p w:rsidRPr="00F623C5" w:rsidR="005C124E" w:rsidP="005C124E" w:rsidRDefault="005C124E" w14:paraId="4B1952F8" w14:textId="05B0EBA6">
            <w:pPr>
              <w:pStyle w:val="KeinLeerraum"/>
              <w:jc w:val="center"/>
              <w:rPr>
                <w:noProof/>
                <w:sz w:val="18"/>
                <w:szCs w:val="18"/>
              </w:rPr>
            </w:pPr>
            <w:proofErr w:type="spellStart"/>
            <w:r w:rsidRPr="00AC13D6">
              <w:t>Wealthindex</w:t>
            </w:r>
            <w:proofErr w:type="spellEnd"/>
            <w:r w:rsidRPr="00AC13D6">
              <w:t>: 1st Quintile*</w:t>
            </w:r>
          </w:p>
        </w:tc>
        <w:tc>
          <w:tcPr>
            <w:tcW w:w="1108" w:type="dxa"/>
            <w:noWrap/>
          </w:tcPr>
          <w:p w:rsidRPr="00F623C5" w:rsidR="005C124E" w:rsidP="005C124E" w:rsidRDefault="005C124E" w14:paraId="2590D73A" w14:textId="77AB8193">
            <w:pPr>
              <w:pStyle w:val="KeinLeerraum"/>
              <w:jc w:val="center"/>
              <w:rPr>
                <w:noProof/>
                <w:sz w:val="18"/>
                <w:szCs w:val="18"/>
              </w:rPr>
            </w:pPr>
            <w:r w:rsidRPr="00AC13D6">
              <w:t>0.18</w:t>
            </w:r>
          </w:p>
        </w:tc>
      </w:tr>
      <w:tr w:rsidRPr="002A0CB6" w:rsidR="005C124E" w:rsidTr="005C124E" w14:paraId="74B68F93"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76FBFAF7" w14:textId="796E86DA">
            <w:pPr>
              <w:pStyle w:val="KeinLeerraum"/>
              <w:rPr>
                <w:noProof/>
                <w:sz w:val="18"/>
                <w:szCs w:val="18"/>
              </w:rPr>
            </w:pPr>
            <w:r w:rsidRPr="00AC13D6">
              <w:t>Uganda</w:t>
            </w:r>
          </w:p>
        </w:tc>
        <w:tc>
          <w:tcPr>
            <w:tcW w:w="1465" w:type="dxa"/>
            <w:tcBorders>
              <w:left w:val="single" w:color="auto" w:sz="4" w:space="0"/>
            </w:tcBorders>
            <w:noWrap/>
          </w:tcPr>
          <w:p w:rsidRPr="00F623C5" w:rsidR="005C124E" w:rsidP="005C124E" w:rsidRDefault="005C124E" w14:paraId="3BD7D269" w14:textId="295237D7">
            <w:pPr>
              <w:pStyle w:val="KeinLeerraum"/>
              <w:jc w:val="center"/>
              <w:rPr>
                <w:noProof/>
                <w:sz w:val="18"/>
                <w:szCs w:val="18"/>
              </w:rPr>
            </w:pPr>
            <w:r w:rsidRPr="00AC13D6">
              <w:t>HH Education: Primary education*</w:t>
            </w:r>
          </w:p>
        </w:tc>
        <w:tc>
          <w:tcPr>
            <w:tcW w:w="1108" w:type="dxa"/>
            <w:tcBorders>
              <w:right w:val="single" w:color="auto" w:sz="4" w:space="0"/>
            </w:tcBorders>
            <w:noWrap/>
          </w:tcPr>
          <w:p w:rsidRPr="00F623C5" w:rsidR="005C124E" w:rsidP="005C124E" w:rsidRDefault="005C124E" w14:paraId="61AFE993" w14:textId="55A0AFB8">
            <w:pPr>
              <w:pStyle w:val="KeinLeerraum"/>
              <w:jc w:val="center"/>
              <w:rPr>
                <w:noProof/>
                <w:sz w:val="18"/>
                <w:szCs w:val="18"/>
              </w:rPr>
            </w:pPr>
            <w:r w:rsidRPr="00AC13D6">
              <w:t>0.20</w:t>
            </w:r>
          </w:p>
        </w:tc>
        <w:tc>
          <w:tcPr>
            <w:tcW w:w="1663" w:type="dxa"/>
            <w:tcBorders>
              <w:left w:val="single" w:color="auto" w:sz="4" w:space="0"/>
            </w:tcBorders>
            <w:noWrap/>
          </w:tcPr>
          <w:p w:rsidRPr="00F623C5" w:rsidR="005C124E" w:rsidP="005C124E" w:rsidRDefault="005C124E" w14:paraId="34A087AB" w14:textId="66548D15">
            <w:pPr>
              <w:pStyle w:val="KeinLeerraum"/>
              <w:jc w:val="center"/>
              <w:rPr>
                <w:noProof/>
                <w:sz w:val="18"/>
                <w:szCs w:val="18"/>
              </w:rPr>
            </w:pPr>
            <w:proofErr w:type="spellStart"/>
            <w:r w:rsidRPr="00AC13D6">
              <w:t>Wealthindex</w:t>
            </w:r>
            <w:proofErr w:type="spellEnd"/>
            <w:r w:rsidRPr="00AC13D6">
              <w:t>: 5th Quintile*</w:t>
            </w:r>
          </w:p>
        </w:tc>
        <w:tc>
          <w:tcPr>
            <w:tcW w:w="1108" w:type="dxa"/>
            <w:tcBorders>
              <w:right w:val="single" w:color="auto" w:sz="4" w:space="0"/>
            </w:tcBorders>
            <w:noWrap/>
          </w:tcPr>
          <w:p w:rsidRPr="00F623C5" w:rsidR="005C124E" w:rsidP="005C124E" w:rsidRDefault="005C124E" w14:paraId="0D8167BE" w14:textId="4763C3D8">
            <w:pPr>
              <w:pStyle w:val="KeinLeerraum"/>
              <w:jc w:val="center"/>
              <w:rPr>
                <w:noProof/>
                <w:sz w:val="18"/>
                <w:szCs w:val="18"/>
              </w:rPr>
            </w:pPr>
            <w:r w:rsidRPr="00AC13D6">
              <w:t>0.17</w:t>
            </w:r>
          </w:p>
        </w:tc>
        <w:tc>
          <w:tcPr>
            <w:tcW w:w="1663" w:type="dxa"/>
            <w:gridSpan w:val="2"/>
            <w:tcBorders>
              <w:left w:val="single" w:color="auto" w:sz="4" w:space="0"/>
            </w:tcBorders>
            <w:noWrap/>
          </w:tcPr>
          <w:p w:rsidRPr="00F623C5" w:rsidR="005C124E" w:rsidP="005C124E" w:rsidRDefault="005C124E" w14:paraId="3875957A" w14:textId="6104882C">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11F43EAB" w14:textId="548E3C11">
            <w:pPr>
              <w:pStyle w:val="KeinLeerraum"/>
              <w:jc w:val="center"/>
              <w:rPr>
                <w:noProof/>
                <w:sz w:val="18"/>
                <w:szCs w:val="18"/>
              </w:rPr>
            </w:pPr>
            <w:r w:rsidRPr="00AC13D6">
              <w:t>0.11</w:t>
            </w:r>
          </w:p>
        </w:tc>
        <w:tc>
          <w:tcPr>
            <w:tcW w:w="1947" w:type="dxa"/>
            <w:gridSpan w:val="2"/>
            <w:tcBorders>
              <w:left w:val="single" w:color="auto" w:sz="4" w:space="0"/>
            </w:tcBorders>
            <w:noWrap/>
          </w:tcPr>
          <w:p w:rsidRPr="00F623C5" w:rsidR="005C124E" w:rsidP="005C124E" w:rsidRDefault="005C124E" w14:paraId="6214D553" w14:textId="66E74567">
            <w:pPr>
              <w:pStyle w:val="KeinLeerraum"/>
              <w:jc w:val="center"/>
              <w:rPr>
                <w:noProof/>
                <w:sz w:val="18"/>
                <w:szCs w:val="18"/>
              </w:rPr>
            </w:pPr>
            <w:proofErr w:type="spellStart"/>
            <w:r w:rsidRPr="00AC13D6">
              <w:t>Dvd</w:t>
            </w:r>
            <w:proofErr w:type="spellEnd"/>
            <w:r w:rsidRPr="00AC13D6">
              <w:t xml:space="preserve"> player</w:t>
            </w:r>
          </w:p>
        </w:tc>
        <w:tc>
          <w:tcPr>
            <w:tcW w:w="1108" w:type="dxa"/>
            <w:tcBorders>
              <w:right w:val="single" w:color="auto" w:sz="4" w:space="0"/>
            </w:tcBorders>
            <w:noWrap/>
          </w:tcPr>
          <w:p w:rsidRPr="00F623C5" w:rsidR="005C124E" w:rsidP="005C124E" w:rsidRDefault="005C124E" w14:paraId="5448BBA0" w14:textId="2DBED05F">
            <w:pPr>
              <w:pStyle w:val="KeinLeerraum"/>
              <w:jc w:val="center"/>
              <w:rPr>
                <w:noProof/>
                <w:sz w:val="18"/>
                <w:szCs w:val="18"/>
              </w:rPr>
            </w:pPr>
            <w:r w:rsidRPr="00AC13D6">
              <w:t>0.10</w:t>
            </w:r>
          </w:p>
        </w:tc>
        <w:tc>
          <w:tcPr>
            <w:tcW w:w="1947" w:type="dxa"/>
            <w:gridSpan w:val="2"/>
            <w:tcBorders>
              <w:left w:val="single" w:color="auto" w:sz="4" w:space="0"/>
            </w:tcBorders>
            <w:noWrap/>
          </w:tcPr>
          <w:p w:rsidRPr="00F623C5" w:rsidR="005C124E" w:rsidP="005C124E" w:rsidRDefault="005C124E" w14:paraId="0552C73D" w14:textId="7196F362">
            <w:pPr>
              <w:pStyle w:val="KeinLeerraum"/>
              <w:jc w:val="center"/>
              <w:rPr>
                <w:noProof/>
                <w:sz w:val="18"/>
                <w:szCs w:val="18"/>
              </w:rPr>
            </w:pPr>
            <w:r w:rsidRPr="00AC13D6">
              <w:t>Ideal nr children</w:t>
            </w:r>
          </w:p>
        </w:tc>
        <w:tc>
          <w:tcPr>
            <w:tcW w:w="1108" w:type="dxa"/>
            <w:noWrap/>
          </w:tcPr>
          <w:p w:rsidRPr="00F623C5" w:rsidR="005C124E" w:rsidP="005C124E" w:rsidRDefault="005C124E" w14:paraId="53B22808" w14:textId="7EC10756">
            <w:pPr>
              <w:pStyle w:val="KeinLeerraum"/>
              <w:jc w:val="center"/>
              <w:rPr>
                <w:noProof/>
                <w:sz w:val="18"/>
                <w:szCs w:val="18"/>
              </w:rPr>
            </w:pPr>
            <w:r w:rsidRPr="00AC13D6">
              <w:t>0.08</w:t>
            </w:r>
          </w:p>
        </w:tc>
      </w:tr>
      <w:tr w:rsidRPr="002A0CB6" w:rsidR="005C124E" w:rsidTr="005C124E" w14:paraId="491F0B7C" w14:textId="77777777">
        <w:trPr>
          <w:gridAfter w:val="1"/>
          <w:wAfter w:w="6" w:type="dxa"/>
          <w:trHeight w:val="290"/>
        </w:trPr>
        <w:tc>
          <w:tcPr>
            <w:tcW w:w="2141" w:type="dxa"/>
            <w:tcBorders>
              <w:bottom w:val="double" w:color="auto" w:sz="4" w:space="0"/>
              <w:right w:val="single" w:color="auto" w:sz="4" w:space="0"/>
            </w:tcBorders>
            <w:noWrap/>
            <w:hideMark/>
          </w:tcPr>
          <w:p w:rsidRPr="002A0CB6" w:rsidR="005C124E" w:rsidP="005C124E" w:rsidRDefault="005C124E" w14:paraId="1AAEDDFC" w14:textId="0CD3F306">
            <w:pPr>
              <w:pStyle w:val="KeinLeerraum"/>
              <w:rPr>
                <w:noProof/>
                <w:sz w:val="18"/>
                <w:szCs w:val="18"/>
              </w:rPr>
            </w:pPr>
            <w:r w:rsidRPr="00AC13D6">
              <w:t>Zambia</w:t>
            </w:r>
          </w:p>
        </w:tc>
        <w:tc>
          <w:tcPr>
            <w:tcW w:w="1465" w:type="dxa"/>
            <w:tcBorders>
              <w:left w:val="single" w:color="auto" w:sz="4" w:space="0"/>
              <w:bottom w:val="double" w:color="auto" w:sz="4" w:space="0"/>
            </w:tcBorders>
            <w:noWrap/>
          </w:tcPr>
          <w:p w:rsidRPr="00F623C5" w:rsidR="005C124E" w:rsidP="005C124E" w:rsidRDefault="005C124E" w14:paraId="4186CF75" w14:textId="4CD707A0">
            <w:pPr>
              <w:pStyle w:val="KeinLeerraum"/>
              <w:jc w:val="center"/>
              <w:rPr>
                <w:noProof/>
                <w:sz w:val="18"/>
                <w:szCs w:val="18"/>
              </w:rPr>
            </w:pPr>
            <w:r w:rsidRPr="00AC13D6">
              <w:t>Ideal nr children</w:t>
            </w:r>
          </w:p>
        </w:tc>
        <w:tc>
          <w:tcPr>
            <w:tcW w:w="1108" w:type="dxa"/>
            <w:tcBorders>
              <w:bottom w:val="double" w:color="auto" w:sz="4" w:space="0"/>
              <w:right w:val="single" w:color="auto" w:sz="4" w:space="0"/>
            </w:tcBorders>
            <w:noWrap/>
          </w:tcPr>
          <w:p w:rsidRPr="00F623C5" w:rsidR="005C124E" w:rsidP="005C124E" w:rsidRDefault="005C124E" w14:paraId="6BD19D35" w14:textId="3F3140E4">
            <w:pPr>
              <w:pStyle w:val="KeinLeerraum"/>
              <w:jc w:val="center"/>
              <w:rPr>
                <w:noProof/>
                <w:sz w:val="18"/>
                <w:szCs w:val="18"/>
              </w:rPr>
            </w:pPr>
            <w:r w:rsidRPr="00AC13D6">
              <w:t>0.44</w:t>
            </w:r>
          </w:p>
        </w:tc>
        <w:tc>
          <w:tcPr>
            <w:tcW w:w="1663" w:type="dxa"/>
            <w:tcBorders>
              <w:left w:val="single" w:color="auto" w:sz="4" w:space="0"/>
              <w:bottom w:val="double" w:color="auto" w:sz="4" w:space="0"/>
            </w:tcBorders>
            <w:noWrap/>
          </w:tcPr>
          <w:p w:rsidRPr="00F623C5" w:rsidR="005C124E" w:rsidP="005C124E" w:rsidRDefault="005C124E" w14:paraId="6388F50F" w14:textId="2F9027DD">
            <w:pPr>
              <w:pStyle w:val="KeinLeerraum"/>
              <w:jc w:val="center"/>
              <w:rPr>
                <w:noProof/>
                <w:sz w:val="18"/>
                <w:szCs w:val="18"/>
              </w:rPr>
            </w:pPr>
            <w:r w:rsidRPr="00AC13D6">
              <w:t>Number of HH members</w:t>
            </w:r>
          </w:p>
        </w:tc>
        <w:tc>
          <w:tcPr>
            <w:tcW w:w="1108" w:type="dxa"/>
            <w:tcBorders>
              <w:bottom w:val="double" w:color="auto" w:sz="4" w:space="0"/>
              <w:right w:val="single" w:color="auto" w:sz="4" w:space="0"/>
            </w:tcBorders>
            <w:noWrap/>
          </w:tcPr>
          <w:p w:rsidRPr="00F623C5" w:rsidR="005C124E" w:rsidP="005C124E" w:rsidRDefault="005C124E" w14:paraId="182E3591" w14:textId="29DF27B3">
            <w:pPr>
              <w:pStyle w:val="KeinLeerraum"/>
              <w:jc w:val="center"/>
              <w:rPr>
                <w:noProof/>
                <w:sz w:val="18"/>
                <w:szCs w:val="18"/>
              </w:rPr>
            </w:pPr>
            <w:r w:rsidRPr="00AC13D6">
              <w:t>0.41</w:t>
            </w:r>
          </w:p>
        </w:tc>
        <w:tc>
          <w:tcPr>
            <w:tcW w:w="1663" w:type="dxa"/>
            <w:gridSpan w:val="2"/>
            <w:tcBorders>
              <w:left w:val="single" w:color="auto" w:sz="4" w:space="0"/>
              <w:bottom w:val="double" w:color="auto" w:sz="4" w:space="0"/>
            </w:tcBorders>
            <w:noWrap/>
          </w:tcPr>
          <w:p w:rsidRPr="00F623C5" w:rsidR="005C124E" w:rsidP="005C124E" w:rsidRDefault="005C124E" w14:paraId="3FC9AB7B" w14:textId="0FF5ECD0">
            <w:pPr>
              <w:pStyle w:val="KeinLeerraum"/>
              <w:jc w:val="center"/>
              <w:rPr>
                <w:noProof/>
                <w:sz w:val="18"/>
                <w:szCs w:val="18"/>
              </w:rPr>
            </w:pPr>
            <w:proofErr w:type="spellStart"/>
            <w:r w:rsidRPr="00AC13D6">
              <w:t>Mosquitonets</w:t>
            </w:r>
            <w:proofErr w:type="spellEnd"/>
            <w:r w:rsidRPr="00AC13D6">
              <w:t xml:space="preserve"> nr</w:t>
            </w:r>
          </w:p>
        </w:tc>
        <w:tc>
          <w:tcPr>
            <w:tcW w:w="1108" w:type="dxa"/>
            <w:tcBorders>
              <w:bottom w:val="double" w:color="auto" w:sz="4" w:space="0"/>
              <w:right w:val="single" w:color="auto" w:sz="4" w:space="0"/>
            </w:tcBorders>
            <w:noWrap/>
          </w:tcPr>
          <w:p w:rsidRPr="00F623C5" w:rsidR="005C124E" w:rsidP="005C124E" w:rsidRDefault="005C124E" w14:paraId="36C4632D" w14:textId="2AC08568">
            <w:pPr>
              <w:pStyle w:val="KeinLeerraum"/>
              <w:jc w:val="center"/>
              <w:rPr>
                <w:noProof/>
                <w:sz w:val="18"/>
                <w:szCs w:val="18"/>
              </w:rPr>
            </w:pPr>
            <w:r w:rsidRPr="00AC13D6">
              <w:t>0.35</w:t>
            </w:r>
          </w:p>
        </w:tc>
        <w:tc>
          <w:tcPr>
            <w:tcW w:w="1947" w:type="dxa"/>
            <w:gridSpan w:val="2"/>
            <w:tcBorders>
              <w:left w:val="single" w:color="auto" w:sz="4" w:space="0"/>
              <w:bottom w:val="double" w:color="auto" w:sz="4" w:space="0"/>
            </w:tcBorders>
            <w:noWrap/>
          </w:tcPr>
          <w:p w:rsidRPr="00F623C5" w:rsidR="005C124E" w:rsidP="005C124E" w:rsidRDefault="005C124E" w14:paraId="271D98DB" w14:textId="19413CF9">
            <w:pPr>
              <w:pStyle w:val="KeinLeerraum"/>
              <w:jc w:val="center"/>
              <w:rPr>
                <w:noProof/>
                <w:sz w:val="18"/>
                <w:szCs w:val="18"/>
              </w:rPr>
            </w:pPr>
            <w:r w:rsidRPr="00AC13D6">
              <w:t>Region Central</w:t>
            </w:r>
          </w:p>
        </w:tc>
        <w:tc>
          <w:tcPr>
            <w:tcW w:w="1108" w:type="dxa"/>
            <w:tcBorders>
              <w:bottom w:val="double" w:color="auto" w:sz="4" w:space="0"/>
              <w:right w:val="single" w:color="auto" w:sz="4" w:space="0"/>
            </w:tcBorders>
            <w:noWrap/>
          </w:tcPr>
          <w:p w:rsidRPr="00F623C5" w:rsidR="005C124E" w:rsidP="005C124E" w:rsidRDefault="005C124E" w14:paraId="357DC56D" w14:textId="2D6B31CE">
            <w:pPr>
              <w:pStyle w:val="KeinLeerraum"/>
              <w:jc w:val="center"/>
              <w:rPr>
                <w:noProof/>
                <w:sz w:val="18"/>
                <w:szCs w:val="18"/>
              </w:rPr>
            </w:pPr>
            <w:r w:rsidRPr="00AC13D6">
              <w:t>0.26</w:t>
            </w:r>
          </w:p>
        </w:tc>
        <w:tc>
          <w:tcPr>
            <w:tcW w:w="1947" w:type="dxa"/>
            <w:gridSpan w:val="2"/>
            <w:tcBorders>
              <w:left w:val="single" w:color="auto" w:sz="4" w:space="0"/>
              <w:bottom w:val="double" w:color="auto" w:sz="4" w:space="0"/>
            </w:tcBorders>
            <w:noWrap/>
          </w:tcPr>
          <w:p w:rsidRPr="00F623C5" w:rsidR="005C124E" w:rsidP="005C124E" w:rsidRDefault="005C124E" w14:paraId="350BC575" w14:textId="4EE93AF9">
            <w:pPr>
              <w:pStyle w:val="KeinLeerraum"/>
              <w:jc w:val="center"/>
              <w:rPr>
                <w:noProof/>
                <w:sz w:val="18"/>
                <w:szCs w:val="18"/>
              </w:rPr>
            </w:pPr>
            <w:r w:rsidRPr="00AC13D6">
              <w:t>Drinking water</w:t>
            </w:r>
          </w:p>
        </w:tc>
        <w:tc>
          <w:tcPr>
            <w:tcW w:w="1108" w:type="dxa"/>
            <w:tcBorders>
              <w:bottom w:val="double" w:color="auto" w:sz="4" w:space="0"/>
            </w:tcBorders>
            <w:noWrap/>
          </w:tcPr>
          <w:p w:rsidRPr="00F623C5" w:rsidR="005C124E" w:rsidP="005C124E" w:rsidRDefault="005C124E" w14:paraId="1FA2F1B2" w14:textId="59F6BBD9">
            <w:pPr>
              <w:pStyle w:val="KeinLeerraum"/>
              <w:jc w:val="center"/>
              <w:rPr>
                <w:noProof/>
                <w:sz w:val="18"/>
                <w:szCs w:val="18"/>
              </w:rPr>
            </w:pPr>
            <w:r w:rsidRPr="00AC13D6">
              <w:t>0.25</w:t>
            </w:r>
          </w:p>
        </w:tc>
      </w:tr>
    </w:tbl>
    <w:p w:rsidR="00945F71" w:rsidP="00945F71" w:rsidRDefault="00DC770F" w14:paraId="75714712" w14:textId="77777777">
      <w:pPr>
        <w:pStyle w:val="KeinLeerraum"/>
        <w:spacing w:after="120"/>
        <w:rPr>
          <w:lang w:val="en-US"/>
        </w:rPr>
      </w:pPr>
      <w:r>
        <w:rPr>
          <w:noProof/>
          <w:sz w:val="20"/>
          <w:lang w:val="en-US"/>
        </w:rPr>
        <w:fldChar w:fldCharType="end"/>
      </w:r>
      <w:r w:rsidRPr="00126D14" w:rsidR="00945F71">
        <w:rPr>
          <w:lang w:val="en-US"/>
        </w:rPr>
        <w:t xml:space="preserve"> </w:t>
      </w:r>
      <w:r w:rsidRPr="003909CE" w:rsidR="00945F71">
        <w:rPr>
          <w:lang w:val="en-US"/>
        </w:rPr>
        <w:t xml:space="preserve">Notes: </w:t>
      </w:r>
      <w:r w:rsidR="00945F71">
        <w:rPr>
          <w:lang w:val="en-US"/>
        </w:rPr>
        <w:t>Table</w:t>
      </w:r>
      <w:r w:rsidRPr="003909CE" w:rsidR="00945F71">
        <w:rPr>
          <w:lang w:val="en-US"/>
        </w:rPr>
        <w:t xml:space="preserve"> </w:t>
      </w:r>
      <w:proofErr w:type="gramStart"/>
      <w:r w:rsidRPr="003909CE" w:rsidR="00945F71">
        <w:rPr>
          <w:lang w:val="en-US"/>
        </w:rPr>
        <w:t>show</w:t>
      </w:r>
      <w:proofErr w:type="gramEnd"/>
      <w:r w:rsidRPr="003909CE" w:rsidR="00945F71">
        <w:rPr>
          <w:lang w:val="en-US"/>
        </w:rPr>
        <w:t xml:space="preserve"> the </w:t>
      </w:r>
      <w:r w:rsidR="00945F71">
        <w:rPr>
          <w:lang w:val="en-US"/>
        </w:rPr>
        <w:t xml:space="preserve">predictors and the variable importance of the top 5 predictors of the </w:t>
      </w:r>
      <w:r w:rsidRPr="003909CE" w:rsidR="00945F71">
        <w:rPr>
          <w:lang w:val="en-US"/>
        </w:rPr>
        <w:t xml:space="preserve">ML model. </w:t>
      </w:r>
      <w:r w:rsidR="00945F71">
        <w:t>A predictor’s importance score</w:t>
      </w:r>
      <w:r w:rsidRPr="00261401" w:rsidR="00945F71">
        <w:t xml:space="preserve"> is based on SHAP (</w:t>
      </w:r>
      <w:proofErr w:type="spellStart"/>
      <w:r w:rsidRPr="00261401" w:rsidR="00945F71">
        <w:t>SHapley</w:t>
      </w:r>
      <w:proofErr w:type="spellEnd"/>
      <w:r w:rsidRPr="00261401" w:rsidR="00945F71">
        <w:t xml:space="preserve"> Additive </w:t>
      </w:r>
      <w:proofErr w:type="spellStart"/>
      <w:r w:rsidRPr="00261401" w:rsidR="00945F71">
        <w:t>exPlanations</w:t>
      </w:r>
      <w:proofErr w:type="spellEnd"/>
      <w:r w:rsidRPr="00261401" w:rsidR="00945F71">
        <w:t>) values</w:t>
      </w:r>
      <w:r w:rsidR="00945F71">
        <w:t>, which measures the average marginal contribution of each predictor to the final prediction</w:t>
      </w:r>
      <w:r w:rsidRPr="003909CE" w:rsidR="00945F71">
        <w:rPr>
          <w:lang w:val="en-US"/>
        </w:rPr>
        <w:t>.</w:t>
      </w:r>
      <w:r w:rsidR="00945F71">
        <w:rPr>
          <w:lang w:val="en-US"/>
        </w:rPr>
        <w:t xml:space="preserve"> V</w:t>
      </w:r>
      <w:r w:rsidRPr="003909CE" w:rsidR="00945F71">
        <w:rPr>
          <w:lang w:val="en-US"/>
        </w:rPr>
        <w:t xml:space="preserve">ariables </w:t>
      </w:r>
      <w:proofErr w:type="gramStart"/>
      <w:r w:rsidRPr="003909CE" w:rsidR="00945F71">
        <w:rPr>
          <w:lang w:val="en-US"/>
        </w:rPr>
        <w:t>with a</w:t>
      </w:r>
      <w:proofErr w:type="gramEnd"/>
      <w:r w:rsidRPr="003909CE" w:rsidR="00945F71">
        <w:rPr>
          <w:lang w:val="en-US"/>
        </w:rPr>
        <w:t xml:space="preserve"> * highlight variables that are included in the classical model.</w:t>
      </w:r>
    </w:p>
    <w:p w:rsidR="00085190" w:rsidP="00DC770F" w:rsidRDefault="00085190" w14:paraId="62754E9E" w14:textId="15C06A90">
      <w:pPr>
        <w:pStyle w:val="KeinLeerraum"/>
        <w:spacing w:after="120"/>
        <w:rPr>
          <w:lang w:val="en-US"/>
        </w:rPr>
      </w:pPr>
    </w:p>
    <w:p w:rsidR="00085190" w:rsidP="00DC770F" w:rsidRDefault="00085190" w14:paraId="00279554" w14:textId="77777777">
      <w:pPr>
        <w:pStyle w:val="KeinLeerraum"/>
        <w:spacing w:after="120"/>
        <w:rPr>
          <w:lang w:val="en-US"/>
        </w:rPr>
        <w:sectPr w:rsidR="00085190" w:rsidSect="002A0CB6">
          <w:pgSz w:w="16838" w:h="11906" w:orient="landscape"/>
          <w:pgMar w:top="1417" w:right="1276" w:bottom="1417" w:left="993" w:header="708" w:footer="614" w:gutter="0"/>
          <w:cols w:space="708"/>
          <w:docGrid w:linePitch="360"/>
        </w:sectPr>
      </w:pPr>
    </w:p>
    <w:p w:rsidRPr="002A0CB6" w:rsidR="00085190" w:rsidP="00085190" w:rsidRDefault="00085190" w14:paraId="1531656E" w14:textId="77777777">
      <w:pPr>
        <w:pStyle w:val="KeinLeerraum"/>
        <w:rPr>
          <w:rFonts w:asciiTheme="minorHAnsi" w:hAnsiTheme="minorHAnsi"/>
          <w:kern w:val="2"/>
          <w:sz w:val="24"/>
          <w:szCs w:val="24"/>
          <w:lang w:val="en-US"/>
          <w14:ligatures w14:val="standardContextual"/>
        </w:rPr>
      </w:pPr>
      <w:commentRangeStart w:id="52"/>
      <w:r>
        <w:rPr>
          <w:b/>
          <w:lang w:val="en-US"/>
        </w:rPr>
        <w:t xml:space="preserve">Table </w:t>
      </w:r>
      <w:commentRangeEnd w:id="52"/>
      <w:r w:rsidR="00432C78">
        <w:rPr>
          <w:rStyle w:val="Kommentarzeichen"/>
        </w:rPr>
        <w:commentReference w:id="52"/>
      </w:r>
      <w:r>
        <w:rPr>
          <w:b/>
          <w:lang w:val="en-US"/>
        </w:rPr>
        <w:t>A.5</w:t>
      </w:r>
      <w:r w:rsidRPr="00F34B3E">
        <w:rPr>
          <w:b/>
          <w:lang w:val="en-US"/>
        </w:rPr>
        <w:t>:</w:t>
      </w:r>
      <w:r>
        <w:rPr>
          <w:b/>
          <w:lang w:val="en-US"/>
        </w:rPr>
        <w:t xml:space="preserve"> 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57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10"/>
        <w:gridCol w:w="1663"/>
        <w:gridCol w:w="1108"/>
        <w:gridCol w:w="15"/>
        <w:gridCol w:w="1782"/>
        <w:gridCol w:w="1108"/>
        <w:gridCol w:w="8"/>
        <w:gridCol w:w="1572"/>
        <w:gridCol w:w="1108"/>
        <w:gridCol w:w="24"/>
        <w:gridCol w:w="1923"/>
        <w:gridCol w:w="1108"/>
        <w:gridCol w:w="7"/>
      </w:tblGrid>
      <w:tr w:rsidRPr="00DC770F" w:rsidR="00085190" w:rsidTr="00737B2D" w14:paraId="762DA997" w14:textId="77777777">
        <w:trPr>
          <w:trHeight w:val="290"/>
        </w:trPr>
        <w:tc>
          <w:tcPr>
            <w:tcW w:w="1791" w:type="dxa"/>
            <w:tcBorders>
              <w:top w:val="single" w:color="auto" w:sz="4" w:space="0"/>
              <w:right w:val="single" w:color="auto" w:sz="4" w:space="0"/>
            </w:tcBorders>
            <w:noWrap/>
            <w:hideMark/>
          </w:tcPr>
          <w:p w:rsidRPr="00DC770F" w:rsidR="00085190" w:rsidP="00A41ADE" w:rsidRDefault="00085190" w14:paraId="230CDD98" w14:textId="77777777">
            <w:pPr>
              <w:pStyle w:val="KeinLeerraum"/>
              <w:rPr>
                <w:noProof/>
                <w:sz w:val="18"/>
                <w:szCs w:val="18"/>
              </w:rPr>
            </w:pPr>
          </w:p>
        </w:tc>
        <w:tc>
          <w:tcPr>
            <w:tcW w:w="2575" w:type="dxa"/>
            <w:gridSpan w:val="2"/>
            <w:tcBorders>
              <w:top w:val="single" w:color="auto" w:sz="4" w:space="0"/>
              <w:left w:val="single" w:color="auto" w:sz="4" w:space="0"/>
              <w:right w:val="single" w:color="auto" w:sz="4" w:space="0"/>
            </w:tcBorders>
            <w:noWrap/>
            <w:hideMark/>
          </w:tcPr>
          <w:p w:rsidRPr="00DC770F" w:rsidR="00085190" w:rsidP="00A41ADE" w:rsidRDefault="00085190" w14:paraId="3F9DD647" w14:textId="77777777">
            <w:pPr>
              <w:pStyle w:val="KeinLeerraum"/>
              <w:jc w:val="center"/>
              <w:rPr>
                <w:b/>
                <w:bCs/>
                <w:noProof/>
                <w:sz w:val="18"/>
                <w:szCs w:val="18"/>
              </w:rPr>
            </w:pPr>
            <w:r w:rsidRPr="00DC770F">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DC770F" w:rsidR="00085190" w:rsidP="00A41ADE" w:rsidRDefault="00085190" w14:paraId="25323544" w14:textId="77777777">
            <w:pPr>
              <w:pStyle w:val="KeinLeerraum"/>
              <w:jc w:val="center"/>
              <w:rPr>
                <w:b/>
                <w:bCs/>
                <w:noProof/>
                <w:sz w:val="18"/>
                <w:szCs w:val="18"/>
              </w:rPr>
            </w:pPr>
            <w:r w:rsidRPr="00DC770F">
              <w:rPr>
                <w:b/>
                <w:bCs/>
                <w:noProof/>
                <w:sz w:val="18"/>
                <w:szCs w:val="18"/>
              </w:rPr>
              <w:t>Top #2</w:t>
            </w:r>
          </w:p>
        </w:tc>
        <w:tc>
          <w:tcPr>
            <w:tcW w:w="2898" w:type="dxa"/>
            <w:gridSpan w:val="3"/>
            <w:tcBorders>
              <w:top w:val="single" w:color="auto" w:sz="4" w:space="0"/>
              <w:left w:val="single" w:color="auto" w:sz="4" w:space="0"/>
              <w:right w:val="single" w:color="auto" w:sz="4" w:space="0"/>
            </w:tcBorders>
            <w:noWrap/>
            <w:hideMark/>
          </w:tcPr>
          <w:p w:rsidRPr="00DC770F" w:rsidR="00085190" w:rsidP="00A41ADE" w:rsidRDefault="00085190" w14:paraId="12323285" w14:textId="77777777">
            <w:pPr>
              <w:pStyle w:val="KeinLeerraum"/>
              <w:jc w:val="center"/>
              <w:rPr>
                <w:b/>
                <w:bCs/>
                <w:noProof/>
                <w:sz w:val="18"/>
                <w:szCs w:val="18"/>
              </w:rPr>
            </w:pPr>
            <w:r w:rsidRPr="00DC770F">
              <w:rPr>
                <w:b/>
                <w:bCs/>
                <w:noProof/>
                <w:sz w:val="18"/>
                <w:szCs w:val="18"/>
              </w:rPr>
              <w:t>Top #3</w:t>
            </w:r>
          </w:p>
        </w:tc>
        <w:tc>
          <w:tcPr>
            <w:tcW w:w="2704" w:type="dxa"/>
            <w:gridSpan w:val="3"/>
            <w:tcBorders>
              <w:top w:val="single" w:color="auto" w:sz="4" w:space="0"/>
              <w:left w:val="single" w:color="auto" w:sz="4" w:space="0"/>
              <w:right w:val="single" w:color="auto" w:sz="4" w:space="0"/>
            </w:tcBorders>
            <w:noWrap/>
            <w:hideMark/>
          </w:tcPr>
          <w:p w:rsidRPr="00DC770F" w:rsidR="00085190" w:rsidP="00A41ADE" w:rsidRDefault="00085190" w14:paraId="2AC8D05D" w14:textId="77777777">
            <w:pPr>
              <w:pStyle w:val="KeinLeerraum"/>
              <w:jc w:val="center"/>
              <w:rPr>
                <w:b/>
                <w:bCs/>
                <w:noProof/>
                <w:sz w:val="18"/>
                <w:szCs w:val="18"/>
              </w:rPr>
            </w:pPr>
            <w:r w:rsidRPr="00DC770F">
              <w:rPr>
                <w:b/>
                <w:bCs/>
                <w:noProof/>
                <w:sz w:val="18"/>
                <w:szCs w:val="18"/>
              </w:rPr>
              <w:t>Top #4</w:t>
            </w:r>
          </w:p>
        </w:tc>
        <w:tc>
          <w:tcPr>
            <w:tcW w:w="3038" w:type="dxa"/>
            <w:gridSpan w:val="3"/>
            <w:tcBorders>
              <w:top w:val="single" w:color="auto" w:sz="4" w:space="0"/>
              <w:left w:val="single" w:color="auto" w:sz="4" w:space="0"/>
            </w:tcBorders>
            <w:noWrap/>
            <w:hideMark/>
          </w:tcPr>
          <w:p w:rsidRPr="00DC770F" w:rsidR="00085190" w:rsidP="00A41ADE" w:rsidRDefault="00085190" w14:paraId="74EE5487" w14:textId="77777777">
            <w:pPr>
              <w:pStyle w:val="KeinLeerraum"/>
              <w:jc w:val="center"/>
              <w:rPr>
                <w:b/>
                <w:bCs/>
                <w:noProof/>
                <w:sz w:val="18"/>
                <w:szCs w:val="18"/>
              </w:rPr>
            </w:pPr>
            <w:r w:rsidRPr="00DC770F">
              <w:rPr>
                <w:b/>
                <w:bCs/>
                <w:noProof/>
                <w:sz w:val="18"/>
                <w:szCs w:val="18"/>
              </w:rPr>
              <w:t>Top #5</w:t>
            </w:r>
          </w:p>
        </w:tc>
      </w:tr>
      <w:tr w:rsidRPr="00DC770F" w:rsidR="00085190" w:rsidTr="00737B2D" w14:paraId="5DAADF75" w14:textId="77777777">
        <w:trPr>
          <w:gridAfter w:val="1"/>
          <w:wAfter w:w="7" w:type="dxa"/>
          <w:trHeight w:val="290"/>
        </w:trPr>
        <w:tc>
          <w:tcPr>
            <w:tcW w:w="1791" w:type="dxa"/>
            <w:tcBorders>
              <w:bottom w:val="single" w:color="auto" w:sz="4" w:space="0"/>
              <w:right w:val="single" w:color="auto" w:sz="4" w:space="0"/>
            </w:tcBorders>
            <w:noWrap/>
            <w:hideMark/>
          </w:tcPr>
          <w:p w:rsidRPr="00DC770F" w:rsidR="00085190" w:rsidP="00A41ADE" w:rsidRDefault="00085190" w14:paraId="50CFEB15" w14:textId="77777777">
            <w:pPr>
              <w:pStyle w:val="KeinLeerraum"/>
              <w:rPr>
                <w:noProof/>
                <w:sz w:val="18"/>
                <w:szCs w:val="18"/>
              </w:rPr>
            </w:pPr>
          </w:p>
        </w:tc>
        <w:tc>
          <w:tcPr>
            <w:tcW w:w="1465" w:type="dxa"/>
            <w:tcBorders>
              <w:left w:val="single" w:color="auto" w:sz="4" w:space="0"/>
              <w:bottom w:val="single" w:color="auto" w:sz="4" w:space="0"/>
            </w:tcBorders>
            <w:noWrap/>
            <w:hideMark/>
          </w:tcPr>
          <w:p w:rsidRPr="00DC770F" w:rsidR="00085190" w:rsidP="00A41ADE" w:rsidRDefault="00085190" w14:paraId="537A6DC1" w14:textId="77777777">
            <w:pPr>
              <w:pStyle w:val="KeinLeerraum"/>
              <w:jc w:val="center"/>
              <w:rPr>
                <w:b/>
                <w:bCs/>
                <w:noProof/>
                <w:sz w:val="18"/>
                <w:szCs w:val="18"/>
              </w:rPr>
            </w:pPr>
            <w:r w:rsidRPr="00DC770F">
              <w:rPr>
                <w:b/>
                <w:bCs/>
                <w:noProof/>
                <w:sz w:val="18"/>
                <w:szCs w:val="18"/>
              </w:rPr>
              <w:t>Predictor</w:t>
            </w:r>
          </w:p>
        </w:tc>
        <w:tc>
          <w:tcPr>
            <w:tcW w:w="1110" w:type="dxa"/>
            <w:tcBorders>
              <w:bottom w:val="single" w:color="auto" w:sz="4" w:space="0"/>
              <w:right w:val="single" w:color="auto" w:sz="4" w:space="0"/>
            </w:tcBorders>
            <w:noWrap/>
            <w:hideMark/>
          </w:tcPr>
          <w:p w:rsidRPr="00DC770F" w:rsidR="00085190" w:rsidP="00A41ADE" w:rsidRDefault="00085190" w14:paraId="1AD158E3" w14:textId="77777777">
            <w:pPr>
              <w:pStyle w:val="KeinLeerraum"/>
              <w:jc w:val="center"/>
              <w:rPr>
                <w:b/>
                <w:bCs/>
                <w:noProof/>
                <w:sz w:val="18"/>
                <w:szCs w:val="18"/>
              </w:rPr>
            </w:pPr>
            <w:r w:rsidRPr="00DC770F">
              <w:rPr>
                <w:b/>
                <w:bCs/>
                <w:noProof/>
                <w:sz w:val="18"/>
                <w:szCs w:val="18"/>
              </w:rPr>
              <w:t>Variable Importance</w:t>
            </w:r>
          </w:p>
        </w:tc>
        <w:tc>
          <w:tcPr>
            <w:tcW w:w="1663" w:type="dxa"/>
            <w:tcBorders>
              <w:left w:val="single" w:color="auto" w:sz="4" w:space="0"/>
              <w:bottom w:val="single" w:color="auto" w:sz="4" w:space="0"/>
            </w:tcBorders>
            <w:noWrap/>
            <w:hideMark/>
          </w:tcPr>
          <w:p w:rsidRPr="00DC770F" w:rsidR="00085190" w:rsidP="00A41ADE" w:rsidRDefault="00085190" w14:paraId="6C4BB2C9"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2F16BD4F" w14:textId="77777777">
            <w:pPr>
              <w:pStyle w:val="KeinLeerraum"/>
              <w:jc w:val="center"/>
              <w:rPr>
                <w:b/>
                <w:bCs/>
                <w:noProof/>
                <w:sz w:val="18"/>
                <w:szCs w:val="18"/>
              </w:rPr>
            </w:pPr>
            <w:r w:rsidRPr="00DC770F">
              <w:rPr>
                <w:b/>
                <w:bCs/>
                <w:noProof/>
                <w:sz w:val="18"/>
                <w:szCs w:val="18"/>
              </w:rPr>
              <w:t>Variable Importance</w:t>
            </w:r>
          </w:p>
        </w:tc>
        <w:tc>
          <w:tcPr>
            <w:tcW w:w="1797" w:type="dxa"/>
            <w:gridSpan w:val="2"/>
            <w:tcBorders>
              <w:left w:val="single" w:color="auto" w:sz="4" w:space="0"/>
              <w:bottom w:val="single" w:color="auto" w:sz="4" w:space="0"/>
            </w:tcBorders>
            <w:noWrap/>
            <w:hideMark/>
          </w:tcPr>
          <w:p w:rsidRPr="00DC770F" w:rsidR="00085190" w:rsidP="00A41ADE" w:rsidRDefault="00085190" w14:paraId="166955F2"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6212DB03" w14:textId="77777777">
            <w:pPr>
              <w:pStyle w:val="KeinLeerraum"/>
              <w:jc w:val="center"/>
              <w:rPr>
                <w:b/>
                <w:bCs/>
                <w:noProof/>
                <w:sz w:val="18"/>
                <w:szCs w:val="18"/>
              </w:rPr>
            </w:pPr>
            <w:r w:rsidRPr="00DC770F">
              <w:rPr>
                <w:b/>
                <w:bCs/>
                <w:noProof/>
                <w:sz w:val="18"/>
                <w:szCs w:val="18"/>
              </w:rPr>
              <w:t>Variable Importance</w:t>
            </w:r>
          </w:p>
        </w:tc>
        <w:tc>
          <w:tcPr>
            <w:tcW w:w="1580" w:type="dxa"/>
            <w:gridSpan w:val="2"/>
            <w:tcBorders>
              <w:left w:val="single" w:color="auto" w:sz="4" w:space="0"/>
              <w:bottom w:val="single" w:color="auto" w:sz="4" w:space="0"/>
            </w:tcBorders>
            <w:noWrap/>
            <w:hideMark/>
          </w:tcPr>
          <w:p w:rsidRPr="00DC770F" w:rsidR="00085190" w:rsidP="00A41ADE" w:rsidRDefault="00085190" w14:paraId="0868E17A"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3A9EC190"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085190" w:rsidP="00A41ADE" w:rsidRDefault="00085190" w14:paraId="77748CA6"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tcBorders>
            <w:noWrap/>
            <w:hideMark/>
          </w:tcPr>
          <w:p w:rsidRPr="00DC770F" w:rsidR="00085190" w:rsidP="00A41ADE" w:rsidRDefault="00085190" w14:paraId="4D44A641" w14:textId="77777777">
            <w:pPr>
              <w:pStyle w:val="KeinLeerraum"/>
              <w:jc w:val="center"/>
              <w:rPr>
                <w:b/>
                <w:bCs/>
                <w:noProof/>
                <w:sz w:val="18"/>
                <w:szCs w:val="18"/>
              </w:rPr>
            </w:pPr>
            <w:r w:rsidRPr="00DC770F">
              <w:rPr>
                <w:b/>
                <w:bCs/>
                <w:noProof/>
                <w:sz w:val="18"/>
                <w:szCs w:val="18"/>
              </w:rPr>
              <w:t>Variable Importance</w:t>
            </w:r>
          </w:p>
        </w:tc>
      </w:tr>
      <w:tr w:rsidRPr="00DC770F" w:rsidR="00070939" w:rsidTr="00737B2D" w14:paraId="780369D8" w14:textId="77777777">
        <w:trPr>
          <w:gridAfter w:val="1"/>
          <w:wAfter w:w="7" w:type="dxa"/>
          <w:trHeight w:val="290"/>
        </w:trPr>
        <w:tc>
          <w:tcPr>
            <w:tcW w:w="1791" w:type="dxa"/>
            <w:tcBorders>
              <w:top w:val="single" w:color="auto" w:sz="4" w:space="0"/>
              <w:right w:val="single" w:color="auto" w:sz="4" w:space="0"/>
            </w:tcBorders>
            <w:noWrap/>
            <w:hideMark/>
          </w:tcPr>
          <w:p w:rsidRPr="00DC770F" w:rsidR="00070939" w:rsidP="00070939" w:rsidRDefault="00070939" w14:paraId="7F4B6F28" w14:textId="5FC9FD36">
            <w:pPr>
              <w:pStyle w:val="KeinLeerraum"/>
              <w:jc w:val="left"/>
              <w:rPr>
                <w:noProof/>
                <w:sz w:val="18"/>
                <w:szCs w:val="18"/>
              </w:rPr>
            </w:pPr>
            <w:r w:rsidRPr="009D462C">
              <w:t>Benin</w:t>
            </w:r>
          </w:p>
        </w:tc>
        <w:tc>
          <w:tcPr>
            <w:tcW w:w="1465" w:type="dxa"/>
            <w:tcBorders>
              <w:top w:val="single" w:color="auto" w:sz="4" w:space="0"/>
              <w:left w:val="single" w:color="auto" w:sz="4" w:space="0"/>
            </w:tcBorders>
            <w:noWrap/>
          </w:tcPr>
          <w:p w:rsidRPr="005D19CF" w:rsidR="00070939" w:rsidP="00070939" w:rsidRDefault="00070939" w14:paraId="0BF441B4" w14:textId="25F78B25">
            <w:pPr>
              <w:pStyle w:val="KeinLeerraum"/>
              <w:jc w:val="center"/>
              <w:rPr>
                <w:noProof/>
                <w:sz w:val="18"/>
                <w:szCs w:val="18"/>
              </w:rPr>
            </w:pPr>
            <w:r w:rsidRPr="009D462C">
              <w:t>Ideal nr children</w:t>
            </w:r>
          </w:p>
        </w:tc>
        <w:tc>
          <w:tcPr>
            <w:tcW w:w="1110" w:type="dxa"/>
            <w:tcBorders>
              <w:top w:val="single" w:color="auto" w:sz="4" w:space="0"/>
              <w:right w:val="single" w:color="auto" w:sz="4" w:space="0"/>
            </w:tcBorders>
            <w:noWrap/>
          </w:tcPr>
          <w:p w:rsidRPr="005D19CF" w:rsidR="00070939" w:rsidP="00070939" w:rsidRDefault="00070939" w14:paraId="348946B8" w14:textId="6CBD6981">
            <w:pPr>
              <w:pStyle w:val="KeinLeerraum"/>
              <w:jc w:val="center"/>
              <w:rPr>
                <w:noProof/>
                <w:sz w:val="18"/>
                <w:szCs w:val="18"/>
              </w:rPr>
            </w:pPr>
            <w:r w:rsidRPr="009D462C">
              <w:t>0.31</w:t>
            </w:r>
          </w:p>
        </w:tc>
        <w:tc>
          <w:tcPr>
            <w:tcW w:w="1663" w:type="dxa"/>
            <w:tcBorders>
              <w:top w:val="single" w:color="auto" w:sz="4" w:space="0"/>
              <w:left w:val="single" w:color="auto" w:sz="4" w:space="0"/>
            </w:tcBorders>
            <w:noWrap/>
          </w:tcPr>
          <w:p w:rsidRPr="005D19CF" w:rsidR="00070939" w:rsidP="00070939" w:rsidRDefault="00070939" w14:paraId="116AE0C1" w14:textId="501336A6">
            <w:pPr>
              <w:pStyle w:val="KeinLeerraum"/>
              <w:jc w:val="center"/>
              <w:rPr>
                <w:noProof/>
                <w:sz w:val="18"/>
                <w:szCs w:val="18"/>
              </w:rPr>
            </w:pPr>
            <w:r w:rsidRPr="009D462C">
              <w:t>Number of HH members</w:t>
            </w:r>
          </w:p>
        </w:tc>
        <w:tc>
          <w:tcPr>
            <w:tcW w:w="1108" w:type="dxa"/>
            <w:tcBorders>
              <w:top w:val="single" w:color="auto" w:sz="4" w:space="0"/>
              <w:right w:val="single" w:color="auto" w:sz="4" w:space="0"/>
            </w:tcBorders>
            <w:noWrap/>
          </w:tcPr>
          <w:p w:rsidRPr="005D19CF" w:rsidR="00070939" w:rsidP="00070939" w:rsidRDefault="00070939" w14:paraId="4C3D12C5" w14:textId="67EF0547">
            <w:pPr>
              <w:pStyle w:val="KeinLeerraum"/>
              <w:jc w:val="center"/>
              <w:rPr>
                <w:noProof/>
                <w:sz w:val="18"/>
                <w:szCs w:val="18"/>
              </w:rPr>
            </w:pPr>
            <w:r w:rsidRPr="009D462C">
              <w:t>0.27</w:t>
            </w:r>
          </w:p>
        </w:tc>
        <w:tc>
          <w:tcPr>
            <w:tcW w:w="1797" w:type="dxa"/>
            <w:gridSpan w:val="2"/>
            <w:tcBorders>
              <w:top w:val="single" w:color="auto" w:sz="4" w:space="0"/>
              <w:left w:val="single" w:color="auto" w:sz="4" w:space="0"/>
            </w:tcBorders>
            <w:noWrap/>
          </w:tcPr>
          <w:p w:rsidRPr="005D19CF" w:rsidR="00070939" w:rsidP="00070939" w:rsidRDefault="00070939" w14:paraId="5E05F46B" w14:textId="3DFBB2FA">
            <w:pPr>
              <w:pStyle w:val="KeinLeerraum"/>
              <w:jc w:val="center"/>
              <w:rPr>
                <w:noProof/>
                <w:sz w:val="18"/>
                <w:szCs w:val="18"/>
              </w:rPr>
            </w:pPr>
            <w:r w:rsidRPr="009D462C">
              <w:t xml:space="preserve">Region </w:t>
            </w:r>
            <w:proofErr w:type="spellStart"/>
            <w:r w:rsidRPr="009D462C">
              <w:t>Oueme</w:t>
            </w:r>
            <w:proofErr w:type="spellEnd"/>
          </w:p>
        </w:tc>
        <w:tc>
          <w:tcPr>
            <w:tcW w:w="1108" w:type="dxa"/>
            <w:tcBorders>
              <w:top w:val="single" w:color="auto" w:sz="4" w:space="0"/>
              <w:right w:val="single" w:color="auto" w:sz="4" w:space="0"/>
            </w:tcBorders>
            <w:noWrap/>
          </w:tcPr>
          <w:p w:rsidRPr="005D19CF" w:rsidR="00070939" w:rsidP="00070939" w:rsidRDefault="00070939" w14:paraId="257E9972" w14:textId="3FF40FF4">
            <w:pPr>
              <w:pStyle w:val="KeinLeerraum"/>
              <w:jc w:val="center"/>
              <w:rPr>
                <w:noProof/>
                <w:sz w:val="18"/>
                <w:szCs w:val="18"/>
              </w:rPr>
            </w:pPr>
            <w:r w:rsidRPr="009D462C">
              <w:t>0.24</w:t>
            </w:r>
          </w:p>
        </w:tc>
        <w:tc>
          <w:tcPr>
            <w:tcW w:w="1580" w:type="dxa"/>
            <w:gridSpan w:val="2"/>
            <w:tcBorders>
              <w:top w:val="single" w:color="auto" w:sz="4" w:space="0"/>
              <w:left w:val="single" w:color="auto" w:sz="4" w:space="0"/>
            </w:tcBorders>
            <w:noWrap/>
          </w:tcPr>
          <w:p w:rsidRPr="005D19CF" w:rsidR="00070939" w:rsidP="00070939" w:rsidRDefault="00070939" w14:paraId="04D16576" w14:textId="68FA43EC">
            <w:pPr>
              <w:pStyle w:val="KeinLeerraum"/>
              <w:jc w:val="center"/>
              <w:rPr>
                <w:noProof/>
                <w:sz w:val="18"/>
                <w:szCs w:val="18"/>
              </w:rPr>
            </w:pPr>
            <w:r w:rsidRPr="009D462C">
              <w:t xml:space="preserve">Region </w:t>
            </w:r>
            <w:proofErr w:type="spellStart"/>
            <w:r w:rsidRPr="009D462C">
              <w:t>Borgou</w:t>
            </w:r>
            <w:proofErr w:type="spellEnd"/>
          </w:p>
        </w:tc>
        <w:tc>
          <w:tcPr>
            <w:tcW w:w="1108" w:type="dxa"/>
            <w:tcBorders>
              <w:top w:val="single" w:color="auto" w:sz="4" w:space="0"/>
              <w:right w:val="single" w:color="auto" w:sz="4" w:space="0"/>
            </w:tcBorders>
            <w:noWrap/>
          </w:tcPr>
          <w:p w:rsidRPr="005D19CF" w:rsidR="00070939" w:rsidP="00070939" w:rsidRDefault="00070939" w14:paraId="702E186F" w14:textId="5383CF85">
            <w:pPr>
              <w:pStyle w:val="KeinLeerraum"/>
              <w:jc w:val="center"/>
              <w:rPr>
                <w:noProof/>
                <w:sz w:val="18"/>
                <w:szCs w:val="18"/>
              </w:rPr>
            </w:pPr>
            <w:r w:rsidRPr="009D462C">
              <w:t>0.23</w:t>
            </w:r>
          </w:p>
        </w:tc>
        <w:tc>
          <w:tcPr>
            <w:tcW w:w="1947" w:type="dxa"/>
            <w:gridSpan w:val="2"/>
            <w:tcBorders>
              <w:top w:val="single" w:color="auto" w:sz="4" w:space="0"/>
              <w:left w:val="single" w:color="auto" w:sz="4" w:space="0"/>
            </w:tcBorders>
            <w:noWrap/>
          </w:tcPr>
          <w:p w:rsidRPr="005D19CF" w:rsidR="00070939" w:rsidP="00070939" w:rsidRDefault="00070939" w14:paraId="336C5FD9" w14:textId="25B44DF3">
            <w:pPr>
              <w:pStyle w:val="KeinLeerraum"/>
              <w:jc w:val="center"/>
              <w:rPr>
                <w:noProof/>
                <w:sz w:val="18"/>
                <w:szCs w:val="18"/>
              </w:rPr>
            </w:pPr>
            <w:r w:rsidRPr="009D462C">
              <w:t>Exposure to mass media*</w:t>
            </w:r>
          </w:p>
        </w:tc>
        <w:tc>
          <w:tcPr>
            <w:tcW w:w="1108" w:type="dxa"/>
            <w:tcBorders>
              <w:top w:val="single" w:color="auto" w:sz="4" w:space="0"/>
            </w:tcBorders>
            <w:noWrap/>
          </w:tcPr>
          <w:p w:rsidRPr="005D19CF" w:rsidR="00070939" w:rsidP="00070939" w:rsidRDefault="00070939" w14:paraId="5FA5D5AE" w14:textId="7211C344">
            <w:pPr>
              <w:pStyle w:val="KeinLeerraum"/>
              <w:jc w:val="center"/>
              <w:rPr>
                <w:noProof/>
                <w:sz w:val="18"/>
                <w:szCs w:val="18"/>
              </w:rPr>
            </w:pPr>
            <w:r w:rsidRPr="009D462C">
              <w:t>0.22</w:t>
            </w:r>
          </w:p>
        </w:tc>
      </w:tr>
      <w:tr w:rsidRPr="00DC770F" w:rsidR="00070939" w:rsidTr="00737B2D" w14:paraId="77EDBBD8"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6008A6A" w14:textId="0CD90A24">
            <w:pPr>
              <w:pStyle w:val="KeinLeerraum"/>
              <w:jc w:val="left"/>
              <w:rPr>
                <w:noProof/>
                <w:sz w:val="18"/>
                <w:szCs w:val="18"/>
              </w:rPr>
            </w:pPr>
            <w:proofErr w:type="spellStart"/>
            <w:r w:rsidRPr="009D462C">
              <w:t>Burkina.Faso</w:t>
            </w:r>
            <w:proofErr w:type="spellEnd"/>
          </w:p>
        </w:tc>
        <w:tc>
          <w:tcPr>
            <w:tcW w:w="1465" w:type="dxa"/>
            <w:tcBorders>
              <w:left w:val="single" w:color="auto" w:sz="4" w:space="0"/>
            </w:tcBorders>
            <w:noWrap/>
          </w:tcPr>
          <w:p w:rsidRPr="005D19CF" w:rsidR="00070939" w:rsidP="00070939" w:rsidRDefault="00070939" w14:paraId="4DCAE397" w14:textId="66D964BC">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7B8A04F3" w14:textId="6C40F84C">
            <w:pPr>
              <w:pStyle w:val="KeinLeerraum"/>
              <w:jc w:val="center"/>
              <w:rPr>
                <w:noProof/>
                <w:sz w:val="18"/>
                <w:szCs w:val="18"/>
              </w:rPr>
            </w:pPr>
            <w:r w:rsidRPr="009D462C">
              <w:t>0.71</w:t>
            </w:r>
          </w:p>
        </w:tc>
        <w:tc>
          <w:tcPr>
            <w:tcW w:w="1663" w:type="dxa"/>
            <w:tcBorders>
              <w:left w:val="single" w:color="auto" w:sz="4" w:space="0"/>
            </w:tcBorders>
            <w:noWrap/>
          </w:tcPr>
          <w:p w:rsidRPr="005D19CF" w:rsidR="00070939" w:rsidP="00070939" w:rsidRDefault="00070939" w14:paraId="78ECCA19" w14:textId="0D95C62E">
            <w:pPr>
              <w:pStyle w:val="KeinLeerraum"/>
              <w:jc w:val="center"/>
              <w:rPr>
                <w:noProof/>
                <w:sz w:val="18"/>
                <w:szCs w:val="18"/>
              </w:rPr>
            </w:pPr>
            <w:r w:rsidRPr="009D462C">
              <w:t>Cattle</w:t>
            </w:r>
          </w:p>
        </w:tc>
        <w:tc>
          <w:tcPr>
            <w:tcW w:w="1108" w:type="dxa"/>
            <w:tcBorders>
              <w:right w:val="single" w:color="auto" w:sz="4" w:space="0"/>
            </w:tcBorders>
            <w:noWrap/>
          </w:tcPr>
          <w:p w:rsidRPr="005D19CF" w:rsidR="00070939" w:rsidP="00070939" w:rsidRDefault="00070939" w14:paraId="2F12099C" w14:textId="4F8BE800">
            <w:pPr>
              <w:pStyle w:val="KeinLeerraum"/>
              <w:jc w:val="center"/>
              <w:rPr>
                <w:noProof/>
                <w:sz w:val="18"/>
                <w:szCs w:val="18"/>
              </w:rPr>
            </w:pPr>
            <w:r w:rsidRPr="009D462C">
              <w:t>0.50</w:t>
            </w:r>
          </w:p>
        </w:tc>
        <w:tc>
          <w:tcPr>
            <w:tcW w:w="1797" w:type="dxa"/>
            <w:gridSpan w:val="2"/>
            <w:tcBorders>
              <w:left w:val="single" w:color="auto" w:sz="4" w:space="0"/>
            </w:tcBorders>
            <w:noWrap/>
          </w:tcPr>
          <w:p w:rsidRPr="005D19CF" w:rsidR="00070939" w:rsidP="00070939" w:rsidRDefault="00070939" w14:paraId="62076822" w14:textId="2E31E6A6">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5132BE9C" w14:textId="46AF2D01">
            <w:pPr>
              <w:pStyle w:val="KeinLeerraum"/>
              <w:jc w:val="center"/>
              <w:rPr>
                <w:noProof/>
                <w:sz w:val="18"/>
                <w:szCs w:val="18"/>
              </w:rPr>
            </w:pPr>
            <w:r w:rsidRPr="009D462C">
              <w:t>0.37</w:t>
            </w:r>
          </w:p>
        </w:tc>
        <w:tc>
          <w:tcPr>
            <w:tcW w:w="1580" w:type="dxa"/>
            <w:gridSpan w:val="2"/>
            <w:tcBorders>
              <w:left w:val="single" w:color="auto" w:sz="4" w:space="0"/>
            </w:tcBorders>
            <w:noWrap/>
          </w:tcPr>
          <w:p w:rsidRPr="005D19CF" w:rsidR="00070939" w:rsidP="00070939" w:rsidRDefault="00070939" w14:paraId="22C753D8" w14:textId="40ED6FF4">
            <w:pPr>
              <w:pStyle w:val="KeinLeerraum"/>
              <w:jc w:val="center"/>
              <w:rPr>
                <w:noProof/>
                <w:sz w:val="18"/>
                <w:szCs w:val="18"/>
              </w:rPr>
            </w:pPr>
            <w:r w:rsidRPr="009D462C">
              <w:t>Water time</w:t>
            </w:r>
          </w:p>
        </w:tc>
        <w:tc>
          <w:tcPr>
            <w:tcW w:w="1108" w:type="dxa"/>
            <w:tcBorders>
              <w:right w:val="single" w:color="auto" w:sz="4" w:space="0"/>
            </w:tcBorders>
            <w:noWrap/>
          </w:tcPr>
          <w:p w:rsidRPr="005D19CF" w:rsidR="00070939" w:rsidP="00070939" w:rsidRDefault="00070939" w14:paraId="53E851E5" w14:textId="6983F9F7">
            <w:pPr>
              <w:pStyle w:val="KeinLeerraum"/>
              <w:jc w:val="center"/>
              <w:rPr>
                <w:noProof/>
                <w:sz w:val="18"/>
                <w:szCs w:val="18"/>
              </w:rPr>
            </w:pPr>
            <w:r w:rsidRPr="009D462C">
              <w:t>0.34</w:t>
            </w:r>
          </w:p>
        </w:tc>
        <w:tc>
          <w:tcPr>
            <w:tcW w:w="1947" w:type="dxa"/>
            <w:gridSpan w:val="2"/>
            <w:tcBorders>
              <w:left w:val="single" w:color="auto" w:sz="4" w:space="0"/>
            </w:tcBorders>
            <w:noWrap/>
          </w:tcPr>
          <w:p w:rsidRPr="005D19CF" w:rsidR="00070939" w:rsidP="00070939" w:rsidRDefault="00070939" w14:paraId="129AA286" w14:textId="72B22F00">
            <w:pPr>
              <w:pStyle w:val="KeinLeerraum"/>
              <w:jc w:val="center"/>
              <w:rPr>
                <w:noProof/>
                <w:sz w:val="18"/>
                <w:szCs w:val="18"/>
              </w:rPr>
            </w:pPr>
            <w:r w:rsidRPr="009D462C">
              <w:t>Number of HH members</w:t>
            </w:r>
          </w:p>
        </w:tc>
        <w:tc>
          <w:tcPr>
            <w:tcW w:w="1108" w:type="dxa"/>
            <w:noWrap/>
          </w:tcPr>
          <w:p w:rsidRPr="005D19CF" w:rsidR="00070939" w:rsidP="00070939" w:rsidRDefault="00070939" w14:paraId="5159AA79" w14:textId="061D1E06">
            <w:pPr>
              <w:pStyle w:val="KeinLeerraum"/>
              <w:jc w:val="center"/>
              <w:rPr>
                <w:noProof/>
                <w:sz w:val="18"/>
                <w:szCs w:val="18"/>
              </w:rPr>
            </w:pPr>
            <w:r w:rsidRPr="009D462C">
              <w:t>0.33</w:t>
            </w:r>
          </w:p>
        </w:tc>
      </w:tr>
      <w:tr w:rsidRPr="00DC770F" w:rsidR="00070939" w:rsidTr="00737B2D" w14:paraId="11B5030D"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64C5024" w14:textId="224ABC25">
            <w:pPr>
              <w:pStyle w:val="KeinLeerraum"/>
              <w:jc w:val="left"/>
              <w:rPr>
                <w:noProof/>
                <w:sz w:val="18"/>
                <w:szCs w:val="18"/>
              </w:rPr>
            </w:pPr>
            <w:r w:rsidRPr="009D462C">
              <w:t>Burundi</w:t>
            </w:r>
          </w:p>
        </w:tc>
        <w:tc>
          <w:tcPr>
            <w:tcW w:w="1465" w:type="dxa"/>
            <w:tcBorders>
              <w:left w:val="single" w:color="auto" w:sz="4" w:space="0"/>
            </w:tcBorders>
            <w:noWrap/>
          </w:tcPr>
          <w:p w:rsidRPr="005D19CF" w:rsidR="00070939" w:rsidP="00070939" w:rsidRDefault="00070939" w14:paraId="68AB6CE3" w14:textId="059D729B">
            <w:pPr>
              <w:pStyle w:val="KeinLeerraum"/>
              <w:jc w:val="center"/>
              <w:rPr>
                <w:noProof/>
                <w:sz w:val="18"/>
                <w:szCs w:val="18"/>
              </w:rPr>
            </w:pPr>
            <w:r w:rsidRPr="009D462C">
              <w:t>Ideal nr children</w:t>
            </w:r>
          </w:p>
        </w:tc>
        <w:tc>
          <w:tcPr>
            <w:tcW w:w="1110" w:type="dxa"/>
            <w:tcBorders>
              <w:right w:val="single" w:color="auto" w:sz="4" w:space="0"/>
            </w:tcBorders>
            <w:noWrap/>
          </w:tcPr>
          <w:p w:rsidRPr="005D19CF" w:rsidR="00070939" w:rsidP="00070939" w:rsidRDefault="00070939" w14:paraId="137D2B64" w14:textId="7E5FC082">
            <w:pPr>
              <w:pStyle w:val="KeinLeerraum"/>
              <w:jc w:val="center"/>
              <w:rPr>
                <w:noProof/>
                <w:sz w:val="18"/>
                <w:szCs w:val="18"/>
              </w:rPr>
            </w:pPr>
            <w:r w:rsidRPr="009D462C">
              <w:t>0.46</w:t>
            </w:r>
          </w:p>
        </w:tc>
        <w:tc>
          <w:tcPr>
            <w:tcW w:w="1663" w:type="dxa"/>
            <w:tcBorders>
              <w:left w:val="single" w:color="auto" w:sz="4" w:space="0"/>
            </w:tcBorders>
            <w:noWrap/>
          </w:tcPr>
          <w:p w:rsidRPr="005D19CF" w:rsidR="00070939" w:rsidP="00070939" w:rsidRDefault="00070939" w14:paraId="43F65686" w14:textId="73BA89E1">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5C621930" w14:textId="328CC24D">
            <w:pPr>
              <w:pStyle w:val="KeinLeerraum"/>
              <w:jc w:val="center"/>
              <w:rPr>
                <w:noProof/>
                <w:sz w:val="18"/>
                <w:szCs w:val="18"/>
              </w:rPr>
            </w:pPr>
            <w:r w:rsidRPr="009D462C">
              <w:t>0.33</w:t>
            </w:r>
          </w:p>
        </w:tc>
        <w:tc>
          <w:tcPr>
            <w:tcW w:w="1797" w:type="dxa"/>
            <w:gridSpan w:val="2"/>
            <w:tcBorders>
              <w:left w:val="single" w:color="auto" w:sz="4" w:space="0"/>
            </w:tcBorders>
            <w:noWrap/>
          </w:tcPr>
          <w:p w:rsidRPr="005D19CF" w:rsidR="00070939" w:rsidP="00070939" w:rsidRDefault="00070939" w14:paraId="3A6D1D5B" w14:textId="69A97B0E">
            <w:pPr>
              <w:pStyle w:val="KeinLeerraum"/>
              <w:jc w:val="center"/>
              <w:rPr>
                <w:noProof/>
                <w:sz w:val="18"/>
                <w:szCs w:val="18"/>
              </w:rPr>
            </w:pPr>
            <w:r w:rsidRPr="009D462C">
              <w:t xml:space="preserve">Region </w:t>
            </w:r>
            <w:proofErr w:type="spellStart"/>
            <w:r w:rsidRPr="009D462C">
              <w:t>Ruyigi</w:t>
            </w:r>
            <w:proofErr w:type="spellEnd"/>
          </w:p>
        </w:tc>
        <w:tc>
          <w:tcPr>
            <w:tcW w:w="1108" w:type="dxa"/>
            <w:tcBorders>
              <w:right w:val="single" w:color="auto" w:sz="4" w:space="0"/>
            </w:tcBorders>
            <w:noWrap/>
          </w:tcPr>
          <w:p w:rsidRPr="005D19CF" w:rsidR="00070939" w:rsidP="00070939" w:rsidRDefault="00070939" w14:paraId="070BFA83" w14:textId="040BA005">
            <w:pPr>
              <w:pStyle w:val="KeinLeerraum"/>
              <w:jc w:val="center"/>
              <w:rPr>
                <w:noProof/>
                <w:sz w:val="18"/>
                <w:szCs w:val="18"/>
              </w:rPr>
            </w:pPr>
            <w:r w:rsidRPr="009D462C">
              <w:t>0.29</w:t>
            </w:r>
          </w:p>
        </w:tc>
        <w:tc>
          <w:tcPr>
            <w:tcW w:w="1580" w:type="dxa"/>
            <w:gridSpan w:val="2"/>
            <w:tcBorders>
              <w:left w:val="single" w:color="auto" w:sz="4" w:space="0"/>
            </w:tcBorders>
            <w:noWrap/>
          </w:tcPr>
          <w:p w:rsidRPr="005D19CF" w:rsidR="00070939" w:rsidP="00070939" w:rsidRDefault="00070939" w14:paraId="71962DE2" w14:textId="12ABFAA2">
            <w:pPr>
              <w:pStyle w:val="KeinLeerraum"/>
              <w:jc w:val="center"/>
              <w:rPr>
                <w:noProof/>
                <w:sz w:val="18"/>
                <w:szCs w:val="18"/>
              </w:rPr>
            </w:pPr>
            <w:r w:rsidRPr="009D462C">
              <w:t>Video recorder</w:t>
            </w:r>
          </w:p>
        </w:tc>
        <w:tc>
          <w:tcPr>
            <w:tcW w:w="1108" w:type="dxa"/>
            <w:tcBorders>
              <w:right w:val="single" w:color="auto" w:sz="4" w:space="0"/>
            </w:tcBorders>
            <w:noWrap/>
          </w:tcPr>
          <w:p w:rsidRPr="005D19CF" w:rsidR="00070939" w:rsidP="00070939" w:rsidRDefault="00070939" w14:paraId="296B1D15" w14:textId="1D17CEDA">
            <w:pPr>
              <w:pStyle w:val="KeinLeerraum"/>
              <w:jc w:val="center"/>
              <w:rPr>
                <w:noProof/>
                <w:sz w:val="18"/>
                <w:szCs w:val="18"/>
              </w:rPr>
            </w:pPr>
            <w:r w:rsidRPr="009D462C">
              <w:t>0.27</w:t>
            </w:r>
          </w:p>
        </w:tc>
        <w:tc>
          <w:tcPr>
            <w:tcW w:w="1947" w:type="dxa"/>
            <w:gridSpan w:val="2"/>
            <w:tcBorders>
              <w:left w:val="single" w:color="auto" w:sz="4" w:space="0"/>
            </w:tcBorders>
            <w:noWrap/>
          </w:tcPr>
          <w:p w:rsidRPr="005D19CF" w:rsidR="00070939" w:rsidP="00070939" w:rsidRDefault="00070939" w14:paraId="0D476A5A" w14:textId="54E08AB2">
            <w:pPr>
              <w:pStyle w:val="KeinLeerraum"/>
              <w:jc w:val="center"/>
              <w:rPr>
                <w:noProof/>
                <w:sz w:val="18"/>
                <w:szCs w:val="18"/>
              </w:rPr>
            </w:pPr>
            <w:r w:rsidRPr="009D462C">
              <w:t>Exposure to mass media*</w:t>
            </w:r>
          </w:p>
        </w:tc>
        <w:tc>
          <w:tcPr>
            <w:tcW w:w="1108" w:type="dxa"/>
            <w:noWrap/>
          </w:tcPr>
          <w:p w:rsidRPr="005D19CF" w:rsidR="00070939" w:rsidP="00070939" w:rsidRDefault="00070939" w14:paraId="07C7A942" w14:textId="3959EE55">
            <w:pPr>
              <w:pStyle w:val="KeinLeerraum"/>
              <w:jc w:val="center"/>
              <w:rPr>
                <w:noProof/>
                <w:sz w:val="18"/>
                <w:szCs w:val="18"/>
              </w:rPr>
            </w:pPr>
            <w:r w:rsidRPr="009D462C">
              <w:t>0.25</w:t>
            </w:r>
          </w:p>
        </w:tc>
      </w:tr>
      <w:tr w:rsidRPr="00DC770F" w:rsidR="00070939" w:rsidTr="00737B2D" w14:paraId="24172E62"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842B46E" w14:textId="3F6B509C">
            <w:pPr>
              <w:pStyle w:val="KeinLeerraum"/>
              <w:jc w:val="left"/>
              <w:rPr>
                <w:noProof/>
                <w:sz w:val="18"/>
                <w:szCs w:val="18"/>
              </w:rPr>
            </w:pPr>
            <w:r w:rsidRPr="009D462C">
              <w:t>Cameroon</w:t>
            </w:r>
          </w:p>
        </w:tc>
        <w:tc>
          <w:tcPr>
            <w:tcW w:w="1465" w:type="dxa"/>
            <w:tcBorders>
              <w:left w:val="single" w:color="auto" w:sz="4" w:space="0"/>
            </w:tcBorders>
            <w:noWrap/>
          </w:tcPr>
          <w:p w:rsidRPr="005D19CF" w:rsidR="00070939" w:rsidP="00070939" w:rsidRDefault="00070939" w14:paraId="6210CE54" w14:textId="0BECC423">
            <w:pPr>
              <w:pStyle w:val="KeinLeerraum"/>
              <w:jc w:val="center"/>
              <w:rPr>
                <w:noProof/>
                <w:sz w:val="18"/>
                <w:szCs w:val="18"/>
              </w:rPr>
            </w:pPr>
            <w:r w:rsidRPr="009D462C">
              <w:t>Region Far north</w:t>
            </w:r>
          </w:p>
        </w:tc>
        <w:tc>
          <w:tcPr>
            <w:tcW w:w="1110" w:type="dxa"/>
            <w:tcBorders>
              <w:right w:val="single" w:color="auto" w:sz="4" w:space="0"/>
            </w:tcBorders>
            <w:noWrap/>
          </w:tcPr>
          <w:p w:rsidRPr="005D19CF" w:rsidR="00070939" w:rsidP="00070939" w:rsidRDefault="00070939" w14:paraId="39C85BB6" w14:textId="021600D8">
            <w:pPr>
              <w:pStyle w:val="KeinLeerraum"/>
              <w:jc w:val="center"/>
              <w:rPr>
                <w:noProof/>
                <w:sz w:val="18"/>
                <w:szCs w:val="18"/>
              </w:rPr>
            </w:pPr>
            <w:r w:rsidRPr="009D462C">
              <w:t>0.24</w:t>
            </w:r>
          </w:p>
        </w:tc>
        <w:tc>
          <w:tcPr>
            <w:tcW w:w="1663" w:type="dxa"/>
            <w:tcBorders>
              <w:left w:val="single" w:color="auto" w:sz="4" w:space="0"/>
            </w:tcBorders>
            <w:noWrap/>
          </w:tcPr>
          <w:p w:rsidRPr="005D19CF" w:rsidR="00070939" w:rsidP="00070939" w:rsidRDefault="00070939" w14:paraId="56731DDF" w14:textId="0D73160C">
            <w:pPr>
              <w:pStyle w:val="KeinLeerraum"/>
              <w:jc w:val="center"/>
              <w:rPr>
                <w:noProof/>
                <w:sz w:val="18"/>
                <w:szCs w:val="18"/>
              </w:rPr>
            </w:pPr>
            <w:r w:rsidRPr="009D462C">
              <w:t>Heard family planning</w:t>
            </w:r>
          </w:p>
        </w:tc>
        <w:tc>
          <w:tcPr>
            <w:tcW w:w="1108" w:type="dxa"/>
            <w:tcBorders>
              <w:right w:val="single" w:color="auto" w:sz="4" w:space="0"/>
            </w:tcBorders>
            <w:noWrap/>
          </w:tcPr>
          <w:p w:rsidRPr="005D19CF" w:rsidR="00070939" w:rsidP="00070939" w:rsidRDefault="00070939" w14:paraId="194DDC2A" w14:textId="07DC814C">
            <w:pPr>
              <w:pStyle w:val="KeinLeerraum"/>
              <w:jc w:val="center"/>
              <w:rPr>
                <w:noProof/>
                <w:sz w:val="18"/>
                <w:szCs w:val="18"/>
              </w:rPr>
            </w:pPr>
            <w:r w:rsidRPr="009D462C">
              <w:t>0.13</w:t>
            </w:r>
          </w:p>
        </w:tc>
        <w:tc>
          <w:tcPr>
            <w:tcW w:w="1797" w:type="dxa"/>
            <w:gridSpan w:val="2"/>
            <w:tcBorders>
              <w:left w:val="single" w:color="auto" w:sz="4" w:space="0"/>
            </w:tcBorders>
            <w:noWrap/>
          </w:tcPr>
          <w:p w:rsidRPr="005D19CF" w:rsidR="00070939" w:rsidP="00070939" w:rsidRDefault="00070939" w14:paraId="5B03FD2A" w14:textId="3B28D238">
            <w:pPr>
              <w:pStyle w:val="KeinLeerraum"/>
              <w:jc w:val="center"/>
              <w:rPr>
                <w:noProof/>
                <w:sz w:val="18"/>
                <w:szCs w:val="18"/>
              </w:rPr>
            </w:pPr>
            <w:r w:rsidRPr="009D462C">
              <w:t>Soap</w:t>
            </w:r>
          </w:p>
        </w:tc>
        <w:tc>
          <w:tcPr>
            <w:tcW w:w="1108" w:type="dxa"/>
            <w:tcBorders>
              <w:right w:val="single" w:color="auto" w:sz="4" w:space="0"/>
            </w:tcBorders>
            <w:noWrap/>
          </w:tcPr>
          <w:p w:rsidRPr="005D19CF" w:rsidR="00070939" w:rsidP="00070939" w:rsidRDefault="00070939" w14:paraId="43142028" w14:textId="5B951613">
            <w:pPr>
              <w:pStyle w:val="KeinLeerraum"/>
              <w:jc w:val="center"/>
              <w:rPr>
                <w:noProof/>
                <w:sz w:val="18"/>
                <w:szCs w:val="18"/>
              </w:rPr>
            </w:pPr>
            <w:r w:rsidRPr="009D462C">
              <w:t>0.11</w:t>
            </w:r>
          </w:p>
        </w:tc>
        <w:tc>
          <w:tcPr>
            <w:tcW w:w="1580" w:type="dxa"/>
            <w:gridSpan w:val="2"/>
            <w:tcBorders>
              <w:left w:val="single" w:color="auto" w:sz="4" w:space="0"/>
            </w:tcBorders>
            <w:noWrap/>
          </w:tcPr>
          <w:p w:rsidRPr="005D19CF" w:rsidR="00070939" w:rsidP="00070939" w:rsidRDefault="00070939" w14:paraId="76226795" w14:textId="29C8A159">
            <w:pPr>
              <w:pStyle w:val="KeinLeerraum"/>
              <w:jc w:val="center"/>
              <w:rPr>
                <w:noProof/>
                <w:sz w:val="18"/>
                <w:szCs w:val="18"/>
              </w:rPr>
            </w:pPr>
            <w:r w:rsidRPr="009D462C">
              <w:t>Terminated pregnancy</w:t>
            </w:r>
          </w:p>
        </w:tc>
        <w:tc>
          <w:tcPr>
            <w:tcW w:w="1108" w:type="dxa"/>
            <w:tcBorders>
              <w:right w:val="single" w:color="auto" w:sz="4" w:space="0"/>
            </w:tcBorders>
            <w:noWrap/>
          </w:tcPr>
          <w:p w:rsidRPr="005D19CF" w:rsidR="00070939" w:rsidP="00070939" w:rsidRDefault="00070939" w14:paraId="20ECC328" w14:textId="62B8928E">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36078B1B" w14:textId="3C3ED4D2">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5A705FC7" w14:textId="694A0C01">
            <w:pPr>
              <w:pStyle w:val="KeinLeerraum"/>
              <w:jc w:val="center"/>
              <w:rPr>
                <w:noProof/>
                <w:sz w:val="18"/>
                <w:szCs w:val="18"/>
              </w:rPr>
            </w:pPr>
            <w:r w:rsidRPr="009D462C">
              <w:t>0.10</w:t>
            </w:r>
          </w:p>
        </w:tc>
      </w:tr>
      <w:tr w:rsidRPr="00DC770F" w:rsidR="00070939" w:rsidTr="00737B2D" w14:paraId="69A81B40"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85B3E52" w14:textId="2A25A206">
            <w:pPr>
              <w:pStyle w:val="KeinLeerraum"/>
              <w:jc w:val="left"/>
              <w:rPr>
                <w:noProof/>
                <w:sz w:val="18"/>
                <w:szCs w:val="18"/>
              </w:rPr>
            </w:pPr>
            <w:r w:rsidRPr="009D462C">
              <w:t>Chad</w:t>
            </w:r>
          </w:p>
        </w:tc>
        <w:tc>
          <w:tcPr>
            <w:tcW w:w="1465" w:type="dxa"/>
            <w:tcBorders>
              <w:left w:val="single" w:color="auto" w:sz="4" w:space="0"/>
            </w:tcBorders>
            <w:noWrap/>
          </w:tcPr>
          <w:p w:rsidRPr="005D19CF" w:rsidR="00070939" w:rsidP="00070939" w:rsidRDefault="00070939" w14:paraId="4F7285A9" w14:textId="3790050A">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777E953C" w14:textId="40E86EBB">
            <w:pPr>
              <w:pStyle w:val="KeinLeerraum"/>
              <w:jc w:val="center"/>
              <w:rPr>
                <w:noProof/>
                <w:sz w:val="18"/>
                <w:szCs w:val="18"/>
              </w:rPr>
            </w:pPr>
            <w:r w:rsidRPr="009D462C">
              <w:t>0.96</w:t>
            </w:r>
          </w:p>
        </w:tc>
        <w:tc>
          <w:tcPr>
            <w:tcW w:w="1663" w:type="dxa"/>
            <w:tcBorders>
              <w:left w:val="single" w:color="auto" w:sz="4" w:space="0"/>
            </w:tcBorders>
            <w:noWrap/>
          </w:tcPr>
          <w:p w:rsidRPr="005D19CF" w:rsidR="00070939" w:rsidP="00070939" w:rsidRDefault="00070939" w14:paraId="4E300DC4" w14:textId="29175E08">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248CF27E" w14:textId="2591F732">
            <w:pPr>
              <w:pStyle w:val="KeinLeerraum"/>
              <w:jc w:val="center"/>
              <w:rPr>
                <w:noProof/>
                <w:sz w:val="18"/>
                <w:szCs w:val="18"/>
              </w:rPr>
            </w:pPr>
            <w:r w:rsidRPr="009D462C">
              <w:t>0.42</w:t>
            </w:r>
          </w:p>
        </w:tc>
        <w:tc>
          <w:tcPr>
            <w:tcW w:w="1797" w:type="dxa"/>
            <w:gridSpan w:val="2"/>
            <w:tcBorders>
              <w:left w:val="single" w:color="auto" w:sz="4" w:space="0"/>
            </w:tcBorders>
            <w:noWrap/>
          </w:tcPr>
          <w:p w:rsidRPr="005D19CF" w:rsidR="00070939" w:rsidP="00070939" w:rsidRDefault="00070939" w14:paraId="4E3FA0E4" w14:textId="021DCE8D">
            <w:pPr>
              <w:pStyle w:val="KeinLeerraum"/>
              <w:jc w:val="center"/>
              <w:rPr>
                <w:noProof/>
                <w:sz w:val="18"/>
                <w:szCs w:val="18"/>
              </w:rPr>
            </w:pPr>
            <w:r w:rsidRPr="009D462C">
              <w:t>HH Education: No education*</w:t>
            </w:r>
          </w:p>
        </w:tc>
        <w:tc>
          <w:tcPr>
            <w:tcW w:w="1108" w:type="dxa"/>
            <w:tcBorders>
              <w:right w:val="single" w:color="auto" w:sz="4" w:space="0"/>
            </w:tcBorders>
            <w:noWrap/>
          </w:tcPr>
          <w:p w:rsidRPr="005D19CF" w:rsidR="00070939" w:rsidP="00070939" w:rsidRDefault="00070939" w14:paraId="7A0C31DA" w14:textId="56B17A5C">
            <w:pPr>
              <w:pStyle w:val="KeinLeerraum"/>
              <w:jc w:val="center"/>
              <w:rPr>
                <w:noProof/>
                <w:sz w:val="18"/>
                <w:szCs w:val="18"/>
              </w:rPr>
            </w:pPr>
            <w:r w:rsidRPr="009D462C">
              <w:t>0.31</w:t>
            </w:r>
          </w:p>
        </w:tc>
        <w:tc>
          <w:tcPr>
            <w:tcW w:w="1580" w:type="dxa"/>
            <w:gridSpan w:val="2"/>
            <w:tcBorders>
              <w:left w:val="single" w:color="auto" w:sz="4" w:space="0"/>
            </w:tcBorders>
            <w:noWrap/>
          </w:tcPr>
          <w:p w:rsidRPr="005D19CF" w:rsidR="00070939" w:rsidP="00070939" w:rsidRDefault="00070939" w14:paraId="40E16F08" w14:textId="05E54294">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236D630B" w14:textId="42A3C510">
            <w:pPr>
              <w:pStyle w:val="KeinLeerraum"/>
              <w:jc w:val="center"/>
              <w:rPr>
                <w:noProof/>
                <w:sz w:val="18"/>
                <w:szCs w:val="18"/>
              </w:rPr>
            </w:pPr>
            <w:r w:rsidRPr="009D462C">
              <w:t>0.27</w:t>
            </w:r>
          </w:p>
        </w:tc>
        <w:tc>
          <w:tcPr>
            <w:tcW w:w="1947" w:type="dxa"/>
            <w:gridSpan w:val="2"/>
            <w:tcBorders>
              <w:left w:val="single" w:color="auto" w:sz="4" w:space="0"/>
            </w:tcBorders>
            <w:noWrap/>
          </w:tcPr>
          <w:p w:rsidRPr="005D19CF" w:rsidR="00070939" w:rsidP="00070939" w:rsidRDefault="00070939" w14:paraId="367D6E5E" w14:textId="66084B41">
            <w:pPr>
              <w:pStyle w:val="KeinLeerraum"/>
              <w:jc w:val="center"/>
              <w:rPr>
                <w:noProof/>
                <w:sz w:val="18"/>
                <w:szCs w:val="18"/>
              </w:rPr>
            </w:pPr>
            <w:r w:rsidRPr="009D462C">
              <w:t xml:space="preserve">Ethnicity Sara </w:t>
            </w:r>
            <w:proofErr w:type="spellStart"/>
            <w:r w:rsidRPr="009D462C">
              <w:t>ngambaye</w:t>
            </w:r>
            <w:proofErr w:type="spellEnd"/>
            <w:r w:rsidRPr="009D462C">
              <w:t xml:space="preserve"> sara </w:t>
            </w:r>
            <w:proofErr w:type="spellStart"/>
            <w:r w:rsidRPr="009D462C">
              <w:t>madjin</w:t>
            </w:r>
            <w:proofErr w:type="spellEnd"/>
            <w:r w:rsidRPr="009D462C">
              <w:t xml:space="preserve"> </w:t>
            </w:r>
            <w:proofErr w:type="spellStart"/>
            <w:r w:rsidRPr="009D462C">
              <w:t>gaye</w:t>
            </w:r>
            <w:proofErr w:type="spellEnd"/>
            <w:r w:rsidRPr="009D462C">
              <w:t xml:space="preserve"> </w:t>
            </w:r>
            <w:proofErr w:type="spellStart"/>
            <w:r w:rsidRPr="009D462C">
              <w:t>mbaye</w:t>
            </w:r>
            <w:proofErr w:type="spellEnd"/>
          </w:p>
        </w:tc>
        <w:tc>
          <w:tcPr>
            <w:tcW w:w="1108" w:type="dxa"/>
            <w:noWrap/>
          </w:tcPr>
          <w:p w:rsidRPr="005D19CF" w:rsidR="00070939" w:rsidP="00070939" w:rsidRDefault="00070939" w14:paraId="04FFF008" w14:textId="0353301E">
            <w:pPr>
              <w:pStyle w:val="KeinLeerraum"/>
              <w:jc w:val="center"/>
              <w:rPr>
                <w:noProof/>
                <w:sz w:val="18"/>
                <w:szCs w:val="18"/>
              </w:rPr>
            </w:pPr>
            <w:r w:rsidRPr="009D462C">
              <w:t>0.22</w:t>
            </w:r>
          </w:p>
        </w:tc>
      </w:tr>
      <w:tr w:rsidRPr="00DC770F" w:rsidR="00070939" w:rsidTr="00737B2D" w14:paraId="18131978"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180AD48" w14:textId="56EE32DF">
            <w:pPr>
              <w:pStyle w:val="KeinLeerraum"/>
              <w:jc w:val="left"/>
              <w:rPr>
                <w:noProof/>
                <w:sz w:val="18"/>
                <w:szCs w:val="18"/>
              </w:rPr>
            </w:pPr>
            <w:proofErr w:type="spellStart"/>
            <w:r w:rsidRPr="009D462C">
              <w:t>Cote.dIvoire</w:t>
            </w:r>
            <w:proofErr w:type="spellEnd"/>
          </w:p>
        </w:tc>
        <w:tc>
          <w:tcPr>
            <w:tcW w:w="1465" w:type="dxa"/>
            <w:tcBorders>
              <w:left w:val="single" w:color="auto" w:sz="4" w:space="0"/>
            </w:tcBorders>
            <w:noWrap/>
          </w:tcPr>
          <w:p w:rsidRPr="005D19CF" w:rsidR="00070939" w:rsidP="00070939" w:rsidRDefault="00070939" w14:paraId="50847E45" w14:textId="4675EB2A">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05ECF21D" w14:textId="7EA5E41B">
            <w:pPr>
              <w:pStyle w:val="KeinLeerraum"/>
              <w:jc w:val="center"/>
              <w:rPr>
                <w:noProof/>
                <w:sz w:val="18"/>
                <w:szCs w:val="18"/>
              </w:rPr>
            </w:pPr>
            <w:r w:rsidRPr="009D462C">
              <w:t>0.18</w:t>
            </w:r>
          </w:p>
        </w:tc>
        <w:tc>
          <w:tcPr>
            <w:tcW w:w="1663" w:type="dxa"/>
            <w:tcBorders>
              <w:left w:val="single" w:color="auto" w:sz="4" w:space="0"/>
            </w:tcBorders>
            <w:noWrap/>
          </w:tcPr>
          <w:p w:rsidRPr="005D19CF" w:rsidR="00070939" w:rsidP="00070939" w:rsidRDefault="00070939" w14:paraId="6E10FC3A" w14:textId="7A72E940">
            <w:pPr>
              <w:pStyle w:val="KeinLeerraum"/>
              <w:jc w:val="center"/>
              <w:rPr>
                <w:noProof/>
                <w:sz w:val="18"/>
                <w:szCs w:val="18"/>
              </w:rPr>
            </w:pPr>
            <w:r w:rsidRPr="009D462C">
              <w:t>Region Nord</w:t>
            </w:r>
          </w:p>
        </w:tc>
        <w:tc>
          <w:tcPr>
            <w:tcW w:w="1108" w:type="dxa"/>
            <w:tcBorders>
              <w:right w:val="single" w:color="auto" w:sz="4" w:space="0"/>
            </w:tcBorders>
            <w:noWrap/>
          </w:tcPr>
          <w:p w:rsidRPr="005D19CF" w:rsidR="00070939" w:rsidP="00070939" w:rsidRDefault="00070939" w14:paraId="1CA93808" w14:textId="1B51BE9D">
            <w:pPr>
              <w:pStyle w:val="KeinLeerraum"/>
              <w:jc w:val="center"/>
              <w:rPr>
                <w:noProof/>
                <w:sz w:val="18"/>
                <w:szCs w:val="18"/>
              </w:rPr>
            </w:pPr>
            <w:r w:rsidRPr="009D462C">
              <w:t>0.16</w:t>
            </w:r>
          </w:p>
        </w:tc>
        <w:tc>
          <w:tcPr>
            <w:tcW w:w="1797" w:type="dxa"/>
            <w:gridSpan w:val="2"/>
            <w:tcBorders>
              <w:left w:val="single" w:color="auto" w:sz="4" w:space="0"/>
            </w:tcBorders>
            <w:noWrap/>
          </w:tcPr>
          <w:p w:rsidRPr="005D19CF" w:rsidR="00070939" w:rsidP="00070939" w:rsidRDefault="00070939" w14:paraId="22D7413B" w14:textId="6B029D97">
            <w:pPr>
              <w:pStyle w:val="KeinLeerraum"/>
              <w:jc w:val="center"/>
              <w:rPr>
                <w:noProof/>
                <w:sz w:val="18"/>
                <w:szCs w:val="18"/>
              </w:rPr>
            </w:pPr>
            <w:r w:rsidRPr="009D462C">
              <w:t xml:space="preserve">Region Centre </w:t>
            </w:r>
            <w:proofErr w:type="spellStart"/>
            <w:r w:rsidRPr="009D462C">
              <w:t>nord</w:t>
            </w:r>
            <w:proofErr w:type="spellEnd"/>
          </w:p>
        </w:tc>
        <w:tc>
          <w:tcPr>
            <w:tcW w:w="1108" w:type="dxa"/>
            <w:tcBorders>
              <w:right w:val="single" w:color="auto" w:sz="4" w:space="0"/>
            </w:tcBorders>
            <w:noWrap/>
          </w:tcPr>
          <w:p w:rsidRPr="005D19CF" w:rsidR="00070939" w:rsidP="00070939" w:rsidRDefault="00070939" w14:paraId="36EE425C" w14:textId="5375DA4E">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D7499A9" w14:textId="4A0A5874">
            <w:pPr>
              <w:pStyle w:val="KeinLeerraum"/>
              <w:jc w:val="center"/>
              <w:rPr>
                <w:noProof/>
                <w:sz w:val="18"/>
                <w:szCs w:val="18"/>
              </w:rPr>
            </w:pPr>
            <w:r w:rsidRPr="009D462C">
              <w:t xml:space="preserve">Region Sud </w:t>
            </w:r>
            <w:proofErr w:type="spellStart"/>
            <w:r w:rsidRPr="009D462C">
              <w:t>ouest</w:t>
            </w:r>
            <w:proofErr w:type="spellEnd"/>
          </w:p>
        </w:tc>
        <w:tc>
          <w:tcPr>
            <w:tcW w:w="1108" w:type="dxa"/>
            <w:tcBorders>
              <w:right w:val="single" w:color="auto" w:sz="4" w:space="0"/>
            </w:tcBorders>
            <w:noWrap/>
          </w:tcPr>
          <w:p w:rsidRPr="005D19CF" w:rsidR="00070939" w:rsidP="00070939" w:rsidRDefault="00070939" w14:paraId="2D37EB39" w14:textId="619C181C">
            <w:pPr>
              <w:pStyle w:val="KeinLeerraum"/>
              <w:jc w:val="center"/>
              <w:rPr>
                <w:noProof/>
                <w:sz w:val="18"/>
                <w:szCs w:val="18"/>
              </w:rPr>
            </w:pPr>
            <w:r w:rsidRPr="009D462C">
              <w:t>0.12</w:t>
            </w:r>
          </w:p>
        </w:tc>
        <w:tc>
          <w:tcPr>
            <w:tcW w:w="1947" w:type="dxa"/>
            <w:gridSpan w:val="2"/>
            <w:tcBorders>
              <w:left w:val="single" w:color="auto" w:sz="4" w:space="0"/>
            </w:tcBorders>
            <w:noWrap/>
          </w:tcPr>
          <w:p w:rsidRPr="005D19CF" w:rsidR="00070939" w:rsidP="00070939" w:rsidRDefault="00070939" w14:paraId="5547A2E0" w14:textId="42EB6624">
            <w:pPr>
              <w:pStyle w:val="KeinLeerraum"/>
              <w:jc w:val="center"/>
              <w:rPr>
                <w:noProof/>
                <w:sz w:val="18"/>
                <w:szCs w:val="18"/>
              </w:rPr>
            </w:pPr>
            <w:r w:rsidRPr="009D462C">
              <w:t>Drinking water</w:t>
            </w:r>
          </w:p>
        </w:tc>
        <w:tc>
          <w:tcPr>
            <w:tcW w:w="1108" w:type="dxa"/>
            <w:noWrap/>
          </w:tcPr>
          <w:p w:rsidRPr="005D19CF" w:rsidR="00070939" w:rsidP="00070939" w:rsidRDefault="00070939" w14:paraId="38405BEB" w14:textId="126284DC">
            <w:pPr>
              <w:pStyle w:val="KeinLeerraum"/>
              <w:jc w:val="center"/>
              <w:rPr>
                <w:noProof/>
                <w:sz w:val="18"/>
                <w:szCs w:val="18"/>
              </w:rPr>
            </w:pPr>
            <w:r w:rsidRPr="009D462C">
              <w:t>0.08</w:t>
            </w:r>
          </w:p>
        </w:tc>
      </w:tr>
      <w:tr w:rsidRPr="00DC770F" w:rsidR="00070939" w:rsidTr="00737B2D" w14:paraId="5478185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FC4D4EE" w14:textId="6B44424F">
            <w:pPr>
              <w:pStyle w:val="KeinLeerraum"/>
              <w:jc w:val="left"/>
              <w:rPr>
                <w:noProof/>
                <w:sz w:val="18"/>
                <w:szCs w:val="18"/>
              </w:rPr>
            </w:pPr>
            <w:r w:rsidRPr="009D462C">
              <w:t>DRC</w:t>
            </w:r>
          </w:p>
        </w:tc>
        <w:tc>
          <w:tcPr>
            <w:tcW w:w="1465" w:type="dxa"/>
            <w:tcBorders>
              <w:left w:val="single" w:color="auto" w:sz="4" w:space="0"/>
            </w:tcBorders>
            <w:noWrap/>
          </w:tcPr>
          <w:p w:rsidRPr="005D19CF" w:rsidR="00070939" w:rsidP="00070939" w:rsidRDefault="00070939" w14:paraId="2D297B1D" w14:textId="79C773A7">
            <w:pPr>
              <w:pStyle w:val="KeinLeerraum"/>
              <w:jc w:val="center"/>
              <w:rPr>
                <w:noProof/>
                <w:sz w:val="18"/>
                <w:szCs w:val="18"/>
              </w:rPr>
            </w:pPr>
            <w:r w:rsidRPr="009D462C">
              <w:t>Region Bandundu</w:t>
            </w:r>
          </w:p>
        </w:tc>
        <w:tc>
          <w:tcPr>
            <w:tcW w:w="1110" w:type="dxa"/>
            <w:tcBorders>
              <w:right w:val="single" w:color="auto" w:sz="4" w:space="0"/>
            </w:tcBorders>
            <w:noWrap/>
          </w:tcPr>
          <w:p w:rsidRPr="005D19CF" w:rsidR="00070939" w:rsidP="00070939" w:rsidRDefault="00070939" w14:paraId="2B64DA68" w14:textId="43AB407E">
            <w:pPr>
              <w:pStyle w:val="KeinLeerraum"/>
              <w:jc w:val="center"/>
              <w:rPr>
                <w:noProof/>
                <w:sz w:val="18"/>
                <w:szCs w:val="18"/>
              </w:rPr>
            </w:pPr>
            <w:r w:rsidRPr="009D462C">
              <w:t>0.54</w:t>
            </w:r>
          </w:p>
        </w:tc>
        <w:tc>
          <w:tcPr>
            <w:tcW w:w="1663" w:type="dxa"/>
            <w:tcBorders>
              <w:left w:val="single" w:color="auto" w:sz="4" w:space="0"/>
            </w:tcBorders>
            <w:noWrap/>
          </w:tcPr>
          <w:p w:rsidRPr="005D19CF" w:rsidR="00070939" w:rsidP="00070939" w:rsidRDefault="00070939" w14:paraId="571B9D93" w14:textId="7887A5B5">
            <w:pPr>
              <w:pStyle w:val="KeinLeerraum"/>
              <w:jc w:val="center"/>
              <w:rPr>
                <w:noProof/>
                <w:sz w:val="18"/>
                <w:szCs w:val="18"/>
              </w:rPr>
            </w:pPr>
            <w:r w:rsidRPr="009D462C">
              <w:t>Water time</w:t>
            </w:r>
          </w:p>
        </w:tc>
        <w:tc>
          <w:tcPr>
            <w:tcW w:w="1108" w:type="dxa"/>
            <w:tcBorders>
              <w:right w:val="single" w:color="auto" w:sz="4" w:space="0"/>
            </w:tcBorders>
            <w:noWrap/>
          </w:tcPr>
          <w:p w:rsidRPr="005D19CF" w:rsidR="00070939" w:rsidP="00070939" w:rsidRDefault="00070939" w14:paraId="5978E96A" w14:textId="4F2C1EB3">
            <w:pPr>
              <w:pStyle w:val="KeinLeerraum"/>
              <w:jc w:val="center"/>
              <w:rPr>
                <w:noProof/>
                <w:sz w:val="18"/>
                <w:szCs w:val="18"/>
              </w:rPr>
            </w:pPr>
            <w:r w:rsidRPr="009D462C">
              <w:t>0.43</w:t>
            </w:r>
          </w:p>
        </w:tc>
        <w:tc>
          <w:tcPr>
            <w:tcW w:w="1797" w:type="dxa"/>
            <w:gridSpan w:val="2"/>
            <w:tcBorders>
              <w:left w:val="single" w:color="auto" w:sz="4" w:space="0"/>
            </w:tcBorders>
            <w:noWrap/>
          </w:tcPr>
          <w:p w:rsidRPr="005D19CF" w:rsidR="00070939" w:rsidP="00070939" w:rsidRDefault="00070939" w14:paraId="0E9F7F9F" w14:textId="7A8CF8F2">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17EFB0C2" w14:textId="1F0F65A5">
            <w:pPr>
              <w:pStyle w:val="KeinLeerraum"/>
              <w:jc w:val="center"/>
              <w:rPr>
                <w:noProof/>
                <w:sz w:val="18"/>
                <w:szCs w:val="18"/>
              </w:rPr>
            </w:pPr>
            <w:r w:rsidRPr="009D462C">
              <w:t>0.36</w:t>
            </w:r>
          </w:p>
        </w:tc>
        <w:tc>
          <w:tcPr>
            <w:tcW w:w="1580" w:type="dxa"/>
            <w:gridSpan w:val="2"/>
            <w:tcBorders>
              <w:left w:val="single" w:color="auto" w:sz="4" w:space="0"/>
            </w:tcBorders>
            <w:noWrap/>
          </w:tcPr>
          <w:p w:rsidRPr="005D19CF" w:rsidR="00070939" w:rsidP="00070939" w:rsidRDefault="00070939" w14:paraId="615CCC94" w14:textId="25EEADFA">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40213C42" w14:textId="0557EAFA">
            <w:pPr>
              <w:pStyle w:val="KeinLeerraum"/>
              <w:jc w:val="center"/>
              <w:rPr>
                <w:noProof/>
                <w:sz w:val="18"/>
                <w:szCs w:val="18"/>
              </w:rPr>
            </w:pPr>
            <w:r w:rsidRPr="009D462C">
              <w:t>0.33</w:t>
            </w:r>
          </w:p>
        </w:tc>
        <w:tc>
          <w:tcPr>
            <w:tcW w:w="1947" w:type="dxa"/>
            <w:gridSpan w:val="2"/>
            <w:tcBorders>
              <w:left w:val="single" w:color="auto" w:sz="4" w:space="0"/>
            </w:tcBorders>
            <w:noWrap/>
          </w:tcPr>
          <w:p w:rsidRPr="005D19CF" w:rsidR="00070939" w:rsidP="00070939" w:rsidRDefault="00070939" w14:paraId="5611786E" w14:textId="1CD7E27C">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77460699" w14:textId="411DCE1E">
            <w:pPr>
              <w:pStyle w:val="KeinLeerraum"/>
              <w:jc w:val="center"/>
              <w:rPr>
                <w:noProof/>
                <w:sz w:val="18"/>
                <w:szCs w:val="18"/>
              </w:rPr>
            </w:pPr>
            <w:r w:rsidRPr="009D462C">
              <w:t>0.31</w:t>
            </w:r>
          </w:p>
        </w:tc>
      </w:tr>
      <w:tr w:rsidRPr="00DC770F" w:rsidR="00070939" w:rsidTr="00737B2D" w14:paraId="1F8F1CD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E4A85B8" w14:textId="561A04CE">
            <w:pPr>
              <w:pStyle w:val="KeinLeerraum"/>
              <w:jc w:val="left"/>
              <w:rPr>
                <w:noProof/>
                <w:sz w:val="18"/>
                <w:szCs w:val="18"/>
              </w:rPr>
            </w:pPr>
            <w:r w:rsidRPr="009D462C">
              <w:t>Eswatini</w:t>
            </w:r>
          </w:p>
        </w:tc>
        <w:tc>
          <w:tcPr>
            <w:tcW w:w="1465" w:type="dxa"/>
            <w:tcBorders>
              <w:left w:val="single" w:color="auto" w:sz="4" w:space="0"/>
            </w:tcBorders>
            <w:noWrap/>
          </w:tcPr>
          <w:p w:rsidRPr="005D19CF" w:rsidR="00070939" w:rsidP="00070939" w:rsidRDefault="00070939" w14:paraId="2BF89B98" w14:textId="46B06CDE">
            <w:pPr>
              <w:pStyle w:val="KeinLeerraum"/>
              <w:jc w:val="center"/>
              <w:rPr>
                <w:noProof/>
                <w:sz w:val="18"/>
                <w:szCs w:val="18"/>
              </w:rPr>
            </w:pPr>
            <w:proofErr w:type="spellStart"/>
            <w:r w:rsidRPr="009D462C">
              <w:t>Bmi</w:t>
            </w:r>
            <w:proofErr w:type="spellEnd"/>
          </w:p>
        </w:tc>
        <w:tc>
          <w:tcPr>
            <w:tcW w:w="1110" w:type="dxa"/>
            <w:tcBorders>
              <w:right w:val="single" w:color="auto" w:sz="4" w:space="0"/>
            </w:tcBorders>
            <w:noWrap/>
          </w:tcPr>
          <w:p w:rsidRPr="005D19CF" w:rsidR="00070939" w:rsidP="00070939" w:rsidRDefault="00070939" w14:paraId="7B75CF16" w14:textId="27F9DA8F">
            <w:pPr>
              <w:pStyle w:val="KeinLeerraum"/>
              <w:jc w:val="center"/>
              <w:rPr>
                <w:noProof/>
                <w:sz w:val="18"/>
                <w:szCs w:val="18"/>
              </w:rPr>
            </w:pPr>
            <w:r w:rsidRPr="009D462C">
              <w:t>0.51</w:t>
            </w:r>
          </w:p>
        </w:tc>
        <w:tc>
          <w:tcPr>
            <w:tcW w:w="1663" w:type="dxa"/>
            <w:tcBorders>
              <w:left w:val="single" w:color="auto" w:sz="4" w:space="0"/>
            </w:tcBorders>
            <w:noWrap/>
          </w:tcPr>
          <w:p w:rsidRPr="005D19CF" w:rsidR="00070939" w:rsidP="00070939" w:rsidRDefault="00070939" w14:paraId="71967A06" w14:textId="07DA7F03">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34D41BE9" w14:textId="1FA9FCA8">
            <w:pPr>
              <w:pStyle w:val="KeinLeerraum"/>
              <w:jc w:val="center"/>
              <w:rPr>
                <w:noProof/>
                <w:sz w:val="18"/>
                <w:szCs w:val="18"/>
              </w:rPr>
            </w:pPr>
            <w:r w:rsidRPr="009D462C">
              <w:t>0.26</w:t>
            </w:r>
          </w:p>
        </w:tc>
        <w:tc>
          <w:tcPr>
            <w:tcW w:w="1797" w:type="dxa"/>
            <w:gridSpan w:val="2"/>
            <w:tcBorders>
              <w:left w:val="single" w:color="auto" w:sz="4" w:space="0"/>
            </w:tcBorders>
            <w:noWrap/>
          </w:tcPr>
          <w:p w:rsidRPr="005D19CF" w:rsidR="00070939" w:rsidP="00070939" w:rsidRDefault="00070939" w14:paraId="483F8A7E" w14:textId="7B4013DF">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48B0DD3D" w14:textId="1ED95D5A">
            <w:pPr>
              <w:pStyle w:val="KeinLeerraum"/>
              <w:jc w:val="center"/>
              <w:rPr>
                <w:noProof/>
                <w:sz w:val="18"/>
                <w:szCs w:val="18"/>
              </w:rPr>
            </w:pPr>
            <w:r w:rsidRPr="009D462C">
              <w:t>0.26</w:t>
            </w:r>
          </w:p>
        </w:tc>
        <w:tc>
          <w:tcPr>
            <w:tcW w:w="1580" w:type="dxa"/>
            <w:gridSpan w:val="2"/>
            <w:tcBorders>
              <w:left w:val="single" w:color="auto" w:sz="4" w:space="0"/>
            </w:tcBorders>
            <w:noWrap/>
          </w:tcPr>
          <w:p w:rsidRPr="005D19CF" w:rsidR="00070939" w:rsidP="00070939" w:rsidRDefault="00070939" w14:paraId="4424425B" w14:textId="6D0F72E3">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3E1264B1" w14:textId="0796FBEA">
            <w:pPr>
              <w:pStyle w:val="KeinLeerraum"/>
              <w:jc w:val="center"/>
              <w:rPr>
                <w:noProof/>
                <w:sz w:val="18"/>
                <w:szCs w:val="18"/>
              </w:rPr>
            </w:pPr>
            <w:r w:rsidRPr="009D462C">
              <w:t>0.24</w:t>
            </w:r>
          </w:p>
        </w:tc>
        <w:tc>
          <w:tcPr>
            <w:tcW w:w="1947" w:type="dxa"/>
            <w:gridSpan w:val="2"/>
            <w:tcBorders>
              <w:left w:val="single" w:color="auto" w:sz="4" w:space="0"/>
            </w:tcBorders>
            <w:noWrap/>
          </w:tcPr>
          <w:p w:rsidRPr="005D19CF" w:rsidR="00070939" w:rsidP="00070939" w:rsidRDefault="00070939" w14:paraId="62ADA6A7" w14:textId="4606BB3A">
            <w:pPr>
              <w:pStyle w:val="KeinLeerraum"/>
              <w:jc w:val="center"/>
              <w:rPr>
                <w:noProof/>
                <w:sz w:val="18"/>
                <w:szCs w:val="18"/>
              </w:rPr>
            </w:pPr>
            <w:r w:rsidRPr="009D462C">
              <w:t>Number of HH members</w:t>
            </w:r>
          </w:p>
        </w:tc>
        <w:tc>
          <w:tcPr>
            <w:tcW w:w="1108" w:type="dxa"/>
            <w:noWrap/>
          </w:tcPr>
          <w:p w:rsidRPr="005D19CF" w:rsidR="00070939" w:rsidP="00070939" w:rsidRDefault="00070939" w14:paraId="3ADF3207" w14:textId="1AB1AA05">
            <w:pPr>
              <w:pStyle w:val="KeinLeerraum"/>
              <w:jc w:val="center"/>
              <w:rPr>
                <w:noProof/>
                <w:sz w:val="18"/>
                <w:szCs w:val="18"/>
              </w:rPr>
            </w:pPr>
            <w:r w:rsidRPr="009D462C">
              <w:t>0.23</w:t>
            </w:r>
          </w:p>
        </w:tc>
      </w:tr>
      <w:tr w:rsidRPr="00DC770F" w:rsidR="00070939" w:rsidTr="00737B2D" w14:paraId="74E98535"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0517BCE" w14:textId="66F5CE6C">
            <w:pPr>
              <w:pStyle w:val="KeinLeerraum"/>
              <w:jc w:val="left"/>
              <w:rPr>
                <w:noProof/>
                <w:sz w:val="18"/>
                <w:szCs w:val="18"/>
              </w:rPr>
            </w:pPr>
            <w:r w:rsidRPr="009D462C">
              <w:t>Ethiopia</w:t>
            </w:r>
          </w:p>
        </w:tc>
        <w:tc>
          <w:tcPr>
            <w:tcW w:w="1465" w:type="dxa"/>
            <w:tcBorders>
              <w:left w:val="single" w:color="auto" w:sz="4" w:space="0"/>
            </w:tcBorders>
            <w:noWrap/>
          </w:tcPr>
          <w:p w:rsidRPr="005D19CF" w:rsidR="00070939" w:rsidP="00070939" w:rsidRDefault="00070939" w14:paraId="61076DAB" w14:textId="46FB0295">
            <w:pPr>
              <w:pStyle w:val="KeinLeerraum"/>
              <w:jc w:val="center"/>
              <w:rPr>
                <w:noProof/>
                <w:sz w:val="18"/>
                <w:szCs w:val="18"/>
              </w:rPr>
            </w:pPr>
            <w:proofErr w:type="spellStart"/>
            <w:r w:rsidRPr="009D462C">
              <w:t>Bmi</w:t>
            </w:r>
            <w:proofErr w:type="spellEnd"/>
          </w:p>
        </w:tc>
        <w:tc>
          <w:tcPr>
            <w:tcW w:w="1110" w:type="dxa"/>
            <w:tcBorders>
              <w:right w:val="single" w:color="auto" w:sz="4" w:space="0"/>
            </w:tcBorders>
            <w:noWrap/>
          </w:tcPr>
          <w:p w:rsidRPr="005D19CF" w:rsidR="00070939" w:rsidP="00070939" w:rsidRDefault="00070939" w14:paraId="75071F2C" w14:textId="3866F014">
            <w:pPr>
              <w:pStyle w:val="KeinLeerraum"/>
              <w:jc w:val="center"/>
              <w:rPr>
                <w:noProof/>
                <w:sz w:val="18"/>
                <w:szCs w:val="18"/>
              </w:rPr>
            </w:pPr>
            <w:r w:rsidRPr="009D462C">
              <w:t>0.84</w:t>
            </w:r>
          </w:p>
        </w:tc>
        <w:tc>
          <w:tcPr>
            <w:tcW w:w="1663" w:type="dxa"/>
            <w:tcBorders>
              <w:left w:val="single" w:color="auto" w:sz="4" w:space="0"/>
            </w:tcBorders>
            <w:noWrap/>
          </w:tcPr>
          <w:p w:rsidRPr="005D19CF" w:rsidR="00070939" w:rsidP="00070939" w:rsidRDefault="00070939" w14:paraId="2D43C3F6" w14:textId="2072F4D9">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1BC17A47" w14:textId="16A00456">
            <w:pPr>
              <w:pStyle w:val="KeinLeerraum"/>
              <w:jc w:val="center"/>
              <w:rPr>
                <w:noProof/>
                <w:sz w:val="18"/>
                <w:szCs w:val="18"/>
              </w:rPr>
            </w:pPr>
            <w:r w:rsidRPr="009D462C">
              <w:t>0.62</w:t>
            </w:r>
          </w:p>
        </w:tc>
        <w:tc>
          <w:tcPr>
            <w:tcW w:w="1797" w:type="dxa"/>
            <w:gridSpan w:val="2"/>
            <w:tcBorders>
              <w:left w:val="single" w:color="auto" w:sz="4" w:space="0"/>
            </w:tcBorders>
            <w:noWrap/>
          </w:tcPr>
          <w:p w:rsidRPr="005D19CF" w:rsidR="00070939" w:rsidP="00070939" w:rsidRDefault="00070939" w14:paraId="687CBB53" w14:textId="262BDA08">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142B4E93" w14:textId="7DDFF6F1">
            <w:pPr>
              <w:pStyle w:val="KeinLeerraum"/>
              <w:jc w:val="center"/>
              <w:rPr>
                <w:noProof/>
                <w:sz w:val="18"/>
                <w:szCs w:val="18"/>
              </w:rPr>
            </w:pPr>
            <w:r w:rsidRPr="009D462C">
              <w:t>0.34</w:t>
            </w:r>
          </w:p>
        </w:tc>
        <w:tc>
          <w:tcPr>
            <w:tcW w:w="1580" w:type="dxa"/>
            <w:gridSpan w:val="2"/>
            <w:tcBorders>
              <w:left w:val="single" w:color="auto" w:sz="4" w:space="0"/>
            </w:tcBorders>
            <w:noWrap/>
          </w:tcPr>
          <w:p w:rsidRPr="005D19CF" w:rsidR="00070939" w:rsidP="00070939" w:rsidRDefault="00070939" w14:paraId="5C7214B3" w14:textId="7E15E93C">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1F90F2D1" w14:textId="39E59E17">
            <w:pPr>
              <w:pStyle w:val="KeinLeerraum"/>
              <w:jc w:val="center"/>
              <w:rPr>
                <w:noProof/>
                <w:sz w:val="18"/>
                <w:szCs w:val="18"/>
              </w:rPr>
            </w:pPr>
            <w:r w:rsidRPr="009D462C">
              <w:t>0.28</w:t>
            </w:r>
          </w:p>
        </w:tc>
        <w:tc>
          <w:tcPr>
            <w:tcW w:w="1947" w:type="dxa"/>
            <w:gridSpan w:val="2"/>
            <w:tcBorders>
              <w:left w:val="single" w:color="auto" w:sz="4" w:space="0"/>
            </w:tcBorders>
            <w:noWrap/>
          </w:tcPr>
          <w:p w:rsidRPr="005D19CF" w:rsidR="00070939" w:rsidP="00070939" w:rsidRDefault="00070939" w14:paraId="16C002F6" w14:textId="34F83F36">
            <w:pPr>
              <w:pStyle w:val="KeinLeerraum"/>
              <w:jc w:val="center"/>
              <w:rPr>
                <w:noProof/>
                <w:sz w:val="18"/>
                <w:szCs w:val="18"/>
              </w:rPr>
            </w:pPr>
            <w:r w:rsidRPr="009D462C">
              <w:t>Generator</w:t>
            </w:r>
          </w:p>
        </w:tc>
        <w:tc>
          <w:tcPr>
            <w:tcW w:w="1108" w:type="dxa"/>
            <w:noWrap/>
          </w:tcPr>
          <w:p w:rsidRPr="005D19CF" w:rsidR="00070939" w:rsidP="00070939" w:rsidRDefault="00070939" w14:paraId="5F3E5256" w14:textId="6C1D3BFA">
            <w:pPr>
              <w:pStyle w:val="KeinLeerraum"/>
              <w:jc w:val="center"/>
              <w:rPr>
                <w:noProof/>
                <w:sz w:val="18"/>
                <w:szCs w:val="18"/>
              </w:rPr>
            </w:pPr>
            <w:r w:rsidRPr="009D462C">
              <w:t>0.27</w:t>
            </w:r>
          </w:p>
        </w:tc>
      </w:tr>
      <w:tr w:rsidRPr="00DC770F" w:rsidR="00070939" w:rsidTr="00737B2D" w14:paraId="560C155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DA82589" w14:textId="71BE1D7B">
            <w:pPr>
              <w:pStyle w:val="KeinLeerraum"/>
              <w:jc w:val="left"/>
              <w:rPr>
                <w:noProof/>
                <w:sz w:val="18"/>
                <w:szCs w:val="18"/>
              </w:rPr>
            </w:pPr>
            <w:r w:rsidRPr="009D462C">
              <w:t>Ghana</w:t>
            </w:r>
          </w:p>
        </w:tc>
        <w:tc>
          <w:tcPr>
            <w:tcW w:w="1465" w:type="dxa"/>
            <w:tcBorders>
              <w:left w:val="single" w:color="auto" w:sz="4" w:space="0"/>
            </w:tcBorders>
            <w:noWrap/>
          </w:tcPr>
          <w:p w:rsidRPr="005D19CF" w:rsidR="00070939" w:rsidP="00070939" w:rsidRDefault="00070939" w14:paraId="76B4C62B" w14:textId="695CD6A9">
            <w:pPr>
              <w:pStyle w:val="KeinLeerraum"/>
              <w:jc w:val="center"/>
              <w:rPr>
                <w:noProof/>
                <w:sz w:val="18"/>
                <w:szCs w:val="18"/>
              </w:rPr>
            </w:pPr>
            <w:r w:rsidRPr="009D462C">
              <w:t>Region Upper east</w:t>
            </w:r>
          </w:p>
        </w:tc>
        <w:tc>
          <w:tcPr>
            <w:tcW w:w="1110" w:type="dxa"/>
            <w:tcBorders>
              <w:right w:val="single" w:color="auto" w:sz="4" w:space="0"/>
            </w:tcBorders>
            <w:noWrap/>
          </w:tcPr>
          <w:p w:rsidRPr="005D19CF" w:rsidR="00070939" w:rsidP="00070939" w:rsidRDefault="00070939" w14:paraId="102351D1" w14:textId="12CBB438">
            <w:pPr>
              <w:pStyle w:val="KeinLeerraum"/>
              <w:jc w:val="center"/>
              <w:rPr>
                <w:noProof/>
                <w:sz w:val="18"/>
                <w:szCs w:val="18"/>
              </w:rPr>
            </w:pPr>
            <w:r w:rsidRPr="009D462C">
              <w:t>0.32</w:t>
            </w:r>
          </w:p>
        </w:tc>
        <w:tc>
          <w:tcPr>
            <w:tcW w:w="1663" w:type="dxa"/>
            <w:tcBorders>
              <w:left w:val="single" w:color="auto" w:sz="4" w:space="0"/>
            </w:tcBorders>
            <w:noWrap/>
          </w:tcPr>
          <w:p w:rsidRPr="005D19CF" w:rsidR="00070939" w:rsidP="00070939" w:rsidRDefault="00070939" w14:paraId="36066B82" w14:textId="061F4CF0">
            <w:pPr>
              <w:pStyle w:val="KeinLeerraum"/>
              <w:jc w:val="center"/>
              <w:rPr>
                <w:noProof/>
                <w:sz w:val="18"/>
                <w:szCs w:val="18"/>
              </w:rPr>
            </w:pPr>
            <w:r w:rsidRPr="009D462C">
              <w:t>Region Eastern</w:t>
            </w:r>
          </w:p>
        </w:tc>
        <w:tc>
          <w:tcPr>
            <w:tcW w:w="1108" w:type="dxa"/>
            <w:tcBorders>
              <w:right w:val="single" w:color="auto" w:sz="4" w:space="0"/>
            </w:tcBorders>
            <w:noWrap/>
          </w:tcPr>
          <w:p w:rsidRPr="005D19CF" w:rsidR="00070939" w:rsidP="00070939" w:rsidRDefault="00070939" w14:paraId="2F5736FD" w14:textId="52BBD98F">
            <w:pPr>
              <w:pStyle w:val="KeinLeerraum"/>
              <w:jc w:val="center"/>
              <w:rPr>
                <w:noProof/>
                <w:sz w:val="18"/>
                <w:szCs w:val="18"/>
              </w:rPr>
            </w:pPr>
            <w:r w:rsidRPr="009D462C">
              <w:t>0.32</w:t>
            </w:r>
          </w:p>
        </w:tc>
        <w:tc>
          <w:tcPr>
            <w:tcW w:w="1797" w:type="dxa"/>
            <w:gridSpan w:val="2"/>
            <w:tcBorders>
              <w:left w:val="single" w:color="auto" w:sz="4" w:space="0"/>
            </w:tcBorders>
            <w:noWrap/>
          </w:tcPr>
          <w:p w:rsidRPr="005D19CF" w:rsidR="00070939" w:rsidP="00070939" w:rsidRDefault="00070939" w14:paraId="3FE55CCE" w14:textId="196AFC97">
            <w:pPr>
              <w:pStyle w:val="KeinLeerraum"/>
              <w:jc w:val="center"/>
              <w:rPr>
                <w:noProof/>
                <w:sz w:val="18"/>
                <w:szCs w:val="18"/>
              </w:rPr>
            </w:pPr>
            <w:r w:rsidRPr="009D462C">
              <w:t>Region Northern</w:t>
            </w:r>
          </w:p>
        </w:tc>
        <w:tc>
          <w:tcPr>
            <w:tcW w:w="1108" w:type="dxa"/>
            <w:tcBorders>
              <w:right w:val="single" w:color="auto" w:sz="4" w:space="0"/>
            </w:tcBorders>
            <w:noWrap/>
          </w:tcPr>
          <w:p w:rsidRPr="005D19CF" w:rsidR="00070939" w:rsidP="00070939" w:rsidRDefault="00070939" w14:paraId="5D261CF5" w14:textId="2DFF45AF">
            <w:pPr>
              <w:pStyle w:val="KeinLeerraum"/>
              <w:jc w:val="center"/>
              <w:rPr>
                <w:noProof/>
                <w:sz w:val="18"/>
                <w:szCs w:val="18"/>
              </w:rPr>
            </w:pPr>
            <w:r w:rsidRPr="009D462C">
              <w:t>0.20</w:t>
            </w:r>
          </w:p>
        </w:tc>
        <w:tc>
          <w:tcPr>
            <w:tcW w:w="1580" w:type="dxa"/>
            <w:gridSpan w:val="2"/>
            <w:tcBorders>
              <w:left w:val="single" w:color="auto" w:sz="4" w:space="0"/>
            </w:tcBorders>
            <w:noWrap/>
          </w:tcPr>
          <w:p w:rsidRPr="005D19CF" w:rsidR="00070939" w:rsidP="00070939" w:rsidRDefault="00070939" w14:paraId="1A31BFD8" w14:textId="53BE0555">
            <w:pPr>
              <w:pStyle w:val="KeinLeerraum"/>
              <w:jc w:val="center"/>
              <w:rPr>
                <w:noProof/>
                <w:sz w:val="18"/>
                <w:szCs w:val="18"/>
              </w:rPr>
            </w:pPr>
            <w:r w:rsidRPr="009D462C">
              <w:t xml:space="preserve">Region Brong </w:t>
            </w:r>
            <w:proofErr w:type="spellStart"/>
            <w:r w:rsidRPr="009D462C">
              <w:t>ahafo</w:t>
            </w:r>
            <w:proofErr w:type="spellEnd"/>
          </w:p>
        </w:tc>
        <w:tc>
          <w:tcPr>
            <w:tcW w:w="1108" w:type="dxa"/>
            <w:tcBorders>
              <w:right w:val="single" w:color="auto" w:sz="4" w:space="0"/>
            </w:tcBorders>
            <w:noWrap/>
          </w:tcPr>
          <w:p w:rsidRPr="005D19CF" w:rsidR="00070939" w:rsidP="00070939" w:rsidRDefault="00070939" w14:paraId="019976F9" w14:textId="0832A623">
            <w:pPr>
              <w:pStyle w:val="KeinLeerraum"/>
              <w:jc w:val="center"/>
              <w:rPr>
                <w:noProof/>
                <w:sz w:val="18"/>
                <w:szCs w:val="18"/>
              </w:rPr>
            </w:pPr>
            <w:r w:rsidRPr="009D462C">
              <w:t>0.17</w:t>
            </w:r>
          </w:p>
        </w:tc>
        <w:tc>
          <w:tcPr>
            <w:tcW w:w="1947" w:type="dxa"/>
            <w:gridSpan w:val="2"/>
            <w:tcBorders>
              <w:left w:val="single" w:color="auto" w:sz="4" w:space="0"/>
            </w:tcBorders>
            <w:noWrap/>
          </w:tcPr>
          <w:p w:rsidRPr="005D19CF" w:rsidR="00070939" w:rsidP="00070939" w:rsidRDefault="00070939" w14:paraId="7775D617" w14:textId="469E4314">
            <w:pPr>
              <w:pStyle w:val="KeinLeerraum"/>
              <w:jc w:val="center"/>
              <w:rPr>
                <w:noProof/>
                <w:sz w:val="18"/>
                <w:szCs w:val="18"/>
              </w:rPr>
            </w:pPr>
            <w:r w:rsidRPr="009D462C">
              <w:t>Listen radio</w:t>
            </w:r>
          </w:p>
        </w:tc>
        <w:tc>
          <w:tcPr>
            <w:tcW w:w="1108" w:type="dxa"/>
            <w:noWrap/>
          </w:tcPr>
          <w:p w:rsidRPr="005D19CF" w:rsidR="00070939" w:rsidP="00070939" w:rsidRDefault="00070939" w14:paraId="7EA333ED" w14:textId="123DBC6A">
            <w:pPr>
              <w:pStyle w:val="KeinLeerraum"/>
              <w:jc w:val="center"/>
              <w:rPr>
                <w:noProof/>
                <w:sz w:val="18"/>
                <w:szCs w:val="18"/>
              </w:rPr>
            </w:pPr>
            <w:r w:rsidRPr="009D462C">
              <w:t>0.11</w:t>
            </w:r>
          </w:p>
        </w:tc>
      </w:tr>
      <w:tr w:rsidRPr="00DC770F" w:rsidR="00070939" w:rsidTr="00737B2D" w14:paraId="5239DA2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89B8964" w14:textId="5BDD9EE4">
            <w:pPr>
              <w:pStyle w:val="KeinLeerraum"/>
              <w:jc w:val="left"/>
              <w:rPr>
                <w:noProof/>
                <w:sz w:val="18"/>
                <w:szCs w:val="18"/>
              </w:rPr>
            </w:pPr>
            <w:r w:rsidRPr="009D462C">
              <w:t>Guinea</w:t>
            </w:r>
          </w:p>
        </w:tc>
        <w:tc>
          <w:tcPr>
            <w:tcW w:w="1465" w:type="dxa"/>
            <w:tcBorders>
              <w:left w:val="single" w:color="auto" w:sz="4" w:space="0"/>
            </w:tcBorders>
            <w:noWrap/>
          </w:tcPr>
          <w:p w:rsidRPr="005D19CF" w:rsidR="00070939" w:rsidP="00070939" w:rsidRDefault="00070939" w14:paraId="71F2928C" w14:textId="1970D1A7">
            <w:pPr>
              <w:pStyle w:val="KeinLeerraum"/>
              <w:jc w:val="center"/>
              <w:rPr>
                <w:noProof/>
                <w:sz w:val="18"/>
                <w:szCs w:val="18"/>
              </w:rPr>
            </w:pPr>
            <w:r w:rsidRPr="009D462C">
              <w:t xml:space="preserve">Heard </w:t>
            </w:r>
            <w:proofErr w:type="spellStart"/>
            <w:r w:rsidRPr="009D462C">
              <w:t>sti</w:t>
            </w:r>
            <w:proofErr w:type="spellEnd"/>
          </w:p>
        </w:tc>
        <w:tc>
          <w:tcPr>
            <w:tcW w:w="1110" w:type="dxa"/>
            <w:tcBorders>
              <w:right w:val="single" w:color="auto" w:sz="4" w:space="0"/>
            </w:tcBorders>
            <w:noWrap/>
          </w:tcPr>
          <w:p w:rsidRPr="005D19CF" w:rsidR="00070939" w:rsidP="00070939" w:rsidRDefault="00070939" w14:paraId="01ED012B" w14:textId="47E19E78">
            <w:pPr>
              <w:pStyle w:val="KeinLeerraum"/>
              <w:jc w:val="center"/>
              <w:rPr>
                <w:noProof/>
                <w:sz w:val="18"/>
                <w:szCs w:val="18"/>
              </w:rPr>
            </w:pPr>
            <w:r w:rsidRPr="009D462C">
              <w:t>0.24</w:t>
            </w:r>
          </w:p>
        </w:tc>
        <w:tc>
          <w:tcPr>
            <w:tcW w:w="1663" w:type="dxa"/>
            <w:tcBorders>
              <w:left w:val="single" w:color="auto" w:sz="4" w:space="0"/>
            </w:tcBorders>
            <w:noWrap/>
          </w:tcPr>
          <w:p w:rsidRPr="005D19CF" w:rsidR="00070939" w:rsidP="00070939" w:rsidRDefault="00070939" w14:paraId="7C528F48" w14:textId="6F04489C">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064FB400" w14:textId="69970635">
            <w:pPr>
              <w:pStyle w:val="KeinLeerraum"/>
              <w:jc w:val="center"/>
              <w:rPr>
                <w:noProof/>
                <w:sz w:val="18"/>
                <w:szCs w:val="18"/>
              </w:rPr>
            </w:pPr>
            <w:r w:rsidRPr="009D462C">
              <w:t>0.24</w:t>
            </w:r>
          </w:p>
        </w:tc>
        <w:tc>
          <w:tcPr>
            <w:tcW w:w="1797" w:type="dxa"/>
            <w:gridSpan w:val="2"/>
            <w:tcBorders>
              <w:left w:val="single" w:color="auto" w:sz="4" w:space="0"/>
            </w:tcBorders>
            <w:noWrap/>
          </w:tcPr>
          <w:p w:rsidRPr="005D19CF" w:rsidR="00070939" w:rsidP="00070939" w:rsidRDefault="00070939" w14:paraId="3AB90B57" w14:textId="69433992">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67F4C9F1" w14:textId="6D27F231">
            <w:pPr>
              <w:pStyle w:val="KeinLeerraum"/>
              <w:jc w:val="center"/>
              <w:rPr>
                <w:noProof/>
                <w:sz w:val="18"/>
                <w:szCs w:val="18"/>
              </w:rPr>
            </w:pPr>
            <w:r w:rsidRPr="009D462C">
              <w:t>0.22</w:t>
            </w:r>
          </w:p>
        </w:tc>
        <w:tc>
          <w:tcPr>
            <w:tcW w:w="1580" w:type="dxa"/>
            <w:gridSpan w:val="2"/>
            <w:tcBorders>
              <w:left w:val="single" w:color="auto" w:sz="4" w:space="0"/>
            </w:tcBorders>
            <w:noWrap/>
          </w:tcPr>
          <w:p w:rsidRPr="005D19CF" w:rsidR="00070939" w:rsidP="00070939" w:rsidRDefault="00070939" w14:paraId="34F40B60" w14:textId="33AAF304">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11654023" w14:textId="7E1D69E9">
            <w:pPr>
              <w:pStyle w:val="KeinLeerraum"/>
              <w:jc w:val="center"/>
              <w:rPr>
                <w:noProof/>
                <w:sz w:val="18"/>
                <w:szCs w:val="18"/>
              </w:rPr>
            </w:pPr>
            <w:r w:rsidRPr="009D462C">
              <w:t>0.22</w:t>
            </w:r>
          </w:p>
        </w:tc>
        <w:tc>
          <w:tcPr>
            <w:tcW w:w="1947" w:type="dxa"/>
            <w:gridSpan w:val="2"/>
            <w:tcBorders>
              <w:left w:val="single" w:color="auto" w:sz="4" w:space="0"/>
            </w:tcBorders>
            <w:noWrap/>
          </w:tcPr>
          <w:p w:rsidRPr="005D19CF" w:rsidR="00070939" w:rsidP="00070939" w:rsidRDefault="00070939" w14:paraId="745A4585" w14:textId="2B2A26CA">
            <w:pPr>
              <w:pStyle w:val="KeinLeerraum"/>
              <w:jc w:val="center"/>
              <w:rPr>
                <w:noProof/>
                <w:sz w:val="18"/>
                <w:szCs w:val="18"/>
              </w:rPr>
            </w:pPr>
            <w:r w:rsidRPr="009D462C">
              <w:t>Iodine</w:t>
            </w:r>
          </w:p>
        </w:tc>
        <w:tc>
          <w:tcPr>
            <w:tcW w:w="1108" w:type="dxa"/>
            <w:noWrap/>
          </w:tcPr>
          <w:p w:rsidRPr="005D19CF" w:rsidR="00070939" w:rsidP="00070939" w:rsidRDefault="00070939" w14:paraId="4629F21B" w14:textId="3AF5A719">
            <w:pPr>
              <w:pStyle w:val="KeinLeerraum"/>
              <w:jc w:val="center"/>
              <w:rPr>
                <w:noProof/>
                <w:sz w:val="18"/>
                <w:szCs w:val="18"/>
              </w:rPr>
            </w:pPr>
            <w:r w:rsidRPr="009D462C">
              <w:t>0.16</w:t>
            </w:r>
          </w:p>
        </w:tc>
      </w:tr>
      <w:tr w:rsidRPr="00DC770F" w:rsidR="00070939" w:rsidTr="00737B2D" w14:paraId="5BD6C66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07252E0" w14:textId="254079F0">
            <w:pPr>
              <w:pStyle w:val="KeinLeerraum"/>
              <w:jc w:val="left"/>
              <w:rPr>
                <w:noProof/>
                <w:sz w:val="18"/>
                <w:szCs w:val="18"/>
              </w:rPr>
            </w:pPr>
            <w:r w:rsidRPr="009D462C">
              <w:t>Kenya</w:t>
            </w:r>
          </w:p>
        </w:tc>
        <w:tc>
          <w:tcPr>
            <w:tcW w:w="1465" w:type="dxa"/>
            <w:tcBorders>
              <w:left w:val="single" w:color="auto" w:sz="4" w:space="0"/>
            </w:tcBorders>
            <w:noWrap/>
          </w:tcPr>
          <w:p w:rsidRPr="005D19CF" w:rsidR="00070939" w:rsidP="00070939" w:rsidRDefault="00070939" w14:paraId="0CE20CE8" w14:textId="563A8076">
            <w:pPr>
              <w:pStyle w:val="KeinLeerraum"/>
              <w:jc w:val="center"/>
              <w:rPr>
                <w:noProof/>
                <w:sz w:val="18"/>
                <w:szCs w:val="18"/>
              </w:rPr>
            </w:pPr>
            <w:r w:rsidRPr="009D462C">
              <w:t>Region Rift valley</w:t>
            </w:r>
          </w:p>
        </w:tc>
        <w:tc>
          <w:tcPr>
            <w:tcW w:w="1110" w:type="dxa"/>
            <w:tcBorders>
              <w:right w:val="single" w:color="auto" w:sz="4" w:space="0"/>
            </w:tcBorders>
            <w:noWrap/>
          </w:tcPr>
          <w:p w:rsidRPr="005D19CF" w:rsidR="00070939" w:rsidP="00070939" w:rsidRDefault="00070939" w14:paraId="5715D63B" w14:textId="6416FFD1">
            <w:pPr>
              <w:pStyle w:val="KeinLeerraum"/>
              <w:jc w:val="center"/>
              <w:rPr>
                <w:noProof/>
                <w:sz w:val="18"/>
                <w:szCs w:val="18"/>
              </w:rPr>
            </w:pPr>
            <w:r w:rsidRPr="009D462C">
              <w:t>0.21</w:t>
            </w:r>
          </w:p>
        </w:tc>
        <w:tc>
          <w:tcPr>
            <w:tcW w:w="1663" w:type="dxa"/>
            <w:tcBorders>
              <w:left w:val="single" w:color="auto" w:sz="4" w:space="0"/>
            </w:tcBorders>
            <w:noWrap/>
          </w:tcPr>
          <w:p w:rsidRPr="005D19CF" w:rsidR="00070939" w:rsidP="00070939" w:rsidRDefault="00070939" w14:paraId="7BC866E1" w14:textId="5E0AD748">
            <w:pPr>
              <w:pStyle w:val="KeinLeerraum"/>
              <w:jc w:val="center"/>
              <w:rPr>
                <w:noProof/>
                <w:sz w:val="18"/>
                <w:szCs w:val="18"/>
              </w:rPr>
            </w:pPr>
            <w:r w:rsidRPr="009D462C">
              <w:t>Ethnicity Kalenjin</w:t>
            </w:r>
          </w:p>
        </w:tc>
        <w:tc>
          <w:tcPr>
            <w:tcW w:w="1108" w:type="dxa"/>
            <w:tcBorders>
              <w:right w:val="single" w:color="auto" w:sz="4" w:space="0"/>
            </w:tcBorders>
            <w:noWrap/>
          </w:tcPr>
          <w:p w:rsidRPr="005D19CF" w:rsidR="00070939" w:rsidP="00070939" w:rsidRDefault="00070939" w14:paraId="521FB096" w14:textId="37D9B00C">
            <w:pPr>
              <w:pStyle w:val="KeinLeerraum"/>
              <w:jc w:val="center"/>
              <w:rPr>
                <w:noProof/>
                <w:sz w:val="18"/>
                <w:szCs w:val="18"/>
              </w:rPr>
            </w:pPr>
            <w:r w:rsidRPr="009D462C">
              <w:t>0.15</w:t>
            </w:r>
          </w:p>
        </w:tc>
        <w:tc>
          <w:tcPr>
            <w:tcW w:w="1797" w:type="dxa"/>
            <w:gridSpan w:val="2"/>
            <w:tcBorders>
              <w:left w:val="single" w:color="auto" w:sz="4" w:space="0"/>
            </w:tcBorders>
            <w:noWrap/>
          </w:tcPr>
          <w:p w:rsidRPr="005D19CF" w:rsidR="00070939" w:rsidP="00070939" w:rsidRDefault="00070939" w14:paraId="24C6453B" w14:textId="7C0B7E06">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655AC0FF" w14:textId="63383342">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5AAEB4C" w14:textId="48D00338">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6911BBB1" w14:textId="16519DAD">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685A6385" w14:textId="1FE40F8C">
            <w:pPr>
              <w:pStyle w:val="KeinLeerraum"/>
              <w:jc w:val="center"/>
              <w:rPr>
                <w:noProof/>
                <w:sz w:val="18"/>
                <w:szCs w:val="18"/>
              </w:rPr>
            </w:pPr>
            <w:r w:rsidRPr="009D462C">
              <w:t>Ethnicity Kikuya</w:t>
            </w:r>
          </w:p>
        </w:tc>
        <w:tc>
          <w:tcPr>
            <w:tcW w:w="1108" w:type="dxa"/>
            <w:noWrap/>
          </w:tcPr>
          <w:p w:rsidRPr="005D19CF" w:rsidR="00070939" w:rsidP="00070939" w:rsidRDefault="00070939" w14:paraId="6EA8C692" w14:textId="140CC6B9">
            <w:pPr>
              <w:pStyle w:val="KeinLeerraum"/>
              <w:jc w:val="center"/>
              <w:rPr>
                <w:noProof/>
                <w:sz w:val="18"/>
                <w:szCs w:val="18"/>
              </w:rPr>
            </w:pPr>
            <w:r w:rsidRPr="009D462C">
              <w:t>0.10</w:t>
            </w:r>
          </w:p>
        </w:tc>
      </w:tr>
      <w:tr w:rsidRPr="00DC770F" w:rsidR="00070939" w:rsidTr="00737B2D" w14:paraId="04CD4332"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9861E88" w14:textId="5FB4B601">
            <w:pPr>
              <w:pStyle w:val="KeinLeerraum"/>
              <w:jc w:val="left"/>
              <w:rPr>
                <w:noProof/>
                <w:sz w:val="18"/>
                <w:szCs w:val="18"/>
              </w:rPr>
            </w:pPr>
            <w:r w:rsidRPr="009D462C">
              <w:t>Lesotho</w:t>
            </w:r>
          </w:p>
        </w:tc>
        <w:tc>
          <w:tcPr>
            <w:tcW w:w="1465" w:type="dxa"/>
            <w:tcBorders>
              <w:left w:val="single" w:color="auto" w:sz="4" w:space="0"/>
            </w:tcBorders>
            <w:noWrap/>
          </w:tcPr>
          <w:p w:rsidRPr="005D19CF" w:rsidR="00070939" w:rsidP="00070939" w:rsidRDefault="00070939" w14:paraId="094E1B54" w14:textId="35E64460">
            <w:pPr>
              <w:pStyle w:val="KeinLeerraum"/>
              <w:jc w:val="center"/>
              <w:rPr>
                <w:noProof/>
                <w:sz w:val="18"/>
                <w:szCs w:val="18"/>
              </w:rPr>
            </w:pPr>
            <w:r w:rsidRPr="009D462C">
              <w:t>Currently working</w:t>
            </w:r>
          </w:p>
        </w:tc>
        <w:tc>
          <w:tcPr>
            <w:tcW w:w="1110" w:type="dxa"/>
            <w:tcBorders>
              <w:right w:val="single" w:color="auto" w:sz="4" w:space="0"/>
            </w:tcBorders>
            <w:noWrap/>
          </w:tcPr>
          <w:p w:rsidRPr="005D19CF" w:rsidR="00070939" w:rsidP="00070939" w:rsidRDefault="00070939" w14:paraId="147B29C7" w14:textId="0A090FC8">
            <w:pPr>
              <w:pStyle w:val="KeinLeerraum"/>
              <w:jc w:val="center"/>
              <w:rPr>
                <w:noProof/>
                <w:sz w:val="18"/>
                <w:szCs w:val="18"/>
              </w:rPr>
            </w:pPr>
            <w:r w:rsidRPr="009D462C">
              <w:t>0.31</w:t>
            </w:r>
          </w:p>
        </w:tc>
        <w:tc>
          <w:tcPr>
            <w:tcW w:w="1663" w:type="dxa"/>
            <w:tcBorders>
              <w:left w:val="single" w:color="auto" w:sz="4" w:space="0"/>
            </w:tcBorders>
            <w:noWrap/>
          </w:tcPr>
          <w:p w:rsidRPr="005D19CF" w:rsidR="00070939" w:rsidP="00070939" w:rsidRDefault="00070939" w14:paraId="53FE7CFA" w14:textId="10D17275">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650D59CF" w14:textId="586C3EBF">
            <w:pPr>
              <w:pStyle w:val="KeinLeerraum"/>
              <w:jc w:val="center"/>
              <w:rPr>
                <w:noProof/>
                <w:sz w:val="18"/>
                <w:szCs w:val="18"/>
              </w:rPr>
            </w:pPr>
            <w:r w:rsidRPr="009D462C">
              <w:t>0.28</w:t>
            </w:r>
          </w:p>
        </w:tc>
        <w:tc>
          <w:tcPr>
            <w:tcW w:w="1797" w:type="dxa"/>
            <w:gridSpan w:val="2"/>
            <w:tcBorders>
              <w:left w:val="single" w:color="auto" w:sz="4" w:space="0"/>
            </w:tcBorders>
            <w:noWrap/>
          </w:tcPr>
          <w:p w:rsidRPr="005D19CF" w:rsidR="00070939" w:rsidP="00070939" w:rsidRDefault="00070939" w14:paraId="4C3B55FB" w14:textId="3CADC569">
            <w:pPr>
              <w:pStyle w:val="KeinLeerraum"/>
              <w:jc w:val="center"/>
              <w:rPr>
                <w:noProof/>
                <w:sz w:val="18"/>
                <w:szCs w:val="18"/>
              </w:rPr>
            </w:pPr>
            <w:r w:rsidRPr="009D462C">
              <w:t>Toilet</w:t>
            </w:r>
          </w:p>
        </w:tc>
        <w:tc>
          <w:tcPr>
            <w:tcW w:w="1108" w:type="dxa"/>
            <w:tcBorders>
              <w:right w:val="single" w:color="auto" w:sz="4" w:space="0"/>
            </w:tcBorders>
            <w:noWrap/>
          </w:tcPr>
          <w:p w:rsidRPr="005D19CF" w:rsidR="00070939" w:rsidP="00070939" w:rsidRDefault="00070939" w14:paraId="1B5E5AB9" w14:textId="1D56DA6D">
            <w:pPr>
              <w:pStyle w:val="KeinLeerraum"/>
              <w:jc w:val="center"/>
              <w:rPr>
                <w:noProof/>
                <w:sz w:val="18"/>
                <w:szCs w:val="18"/>
              </w:rPr>
            </w:pPr>
            <w:r w:rsidRPr="009D462C">
              <w:t>0.25</w:t>
            </w:r>
          </w:p>
        </w:tc>
        <w:tc>
          <w:tcPr>
            <w:tcW w:w="1580" w:type="dxa"/>
            <w:gridSpan w:val="2"/>
            <w:tcBorders>
              <w:left w:val="single" w:color="auto" w:sz="4" w:space="0"/>
            </w:tcBorders>
            <w:noWrap/>
          </w:tcPr>
          <w:p w:rsidRPr="005D19CF" w:rsidR="00070939" w:rsidP="00070939" w:rsidRDefault="00070939" w14:paraId="0DCB2B33" w14:textId="1608EC0E">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4644FBA6" w14:textId="1A0A8259">
            <w:pPr>
              <w:pStyle w:val="KeinLeerraum"/>
              <w:jc w:val="center"/>
              <w:rPr>
                <w:noProof/>
                <w:sz w:val="18"/>
                <w:szCs w:val="18"/>
              </w:rPr>
            </w:pPr>
            <w:r w:rsidRPr="009D462C">
              <w:t>0.22</w:t>
            </w:r>
          </w:p>
        </w:tc>
        <w:tc>
          <w:tcPr>
            <w:tcW w:w="1947" w:type="dxa"/>
            <w:gridSpan w:val="2"/>
            <w:tcBorders>
              <w:left w:val="single" w:color="auto" w:sz="4" w:space="0"/>
            </w:tcBorders>
            <w:noWrap/>
          </w:tcPr>
          <w:p w:rsidRPr="005D19CF" w:rsidR="00070939" w:rsidP="00070939" w:rsidRDefault="00070939" w14:paraId="5F76EB04" w14:textId="050898AA">
            <w:pPr>
              <w:pStyle w:val="KeinLeerraum"/>
              <w:jc w:val="center"/>
              <w:rPr>
                <w:noProof/>
                <w:sz w:val="18"/>
                <w:szCs w:val="18"/>
              </w:rPr>
            </w:pPr>
            <w:r w:rsidRPr="009D462C">
              <w:t>Ideal nr children</w:t>
            </w:r>
          </w:p>
        </w:tc>
        <w:tc>
          <w:tcPr>
            <w:tcW w:w="1108" w:type="dxa"/>
            <w:noWrap/>
          </w:tcPr>
          <w:p w:rsidRPr="005D19CF" w:rsidR="00070939" w:rsidP="00070939" w:rsidRDefault="00070939" w14:paraId="7022DEE1" w14:textId="58BBA7E5">
            <w:pPr>
              <w:pStyle w:val="KeinLeerraum"/>
              <w:jc w:val="center"/>
              <w:rPr>
                <w:noProof/>
                <w:sz w:val="18"/>
                <w:szCs w:val="18"/>
              </w:rPr>
            </w:pPr>
            <w:r w:rsidRPr="009D462C">
              <w:t>0.21</w:t>
            </w:r>
          </w:p>
        </w:tc>
      </w:tr>
      <w:tr w:rsidRPr="00DC770F" w:rsidR="00070939" w:rsidTr="00737B2D" w14:paraId="42C79A3F"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197868B" w14:textId="4D869C4C">
            <w:pPr>
              <w:pStyle w:val="KeinLeerraum"/>
              <w:jc w:val="left"/>
              <w:rPr>
                <w:noProof/>
                <w:sz w:val="18"/>
                <w:szCs w:val="18"/>
              </w:rPr>
            </w:pPr>
            <w:r w:rsidRPr="009D462C">
              <w:t>Liberia</w:t>
            </w:r>
          </w:p>
        </w:tc>
        <w:tc>
          <w:tcPr>
            <w:tcW w:w="1465" w:type="dxa"/>
            <w:tcBorders>
              <w:left w:val="single" w:color="auto" w:sz="4" w:space="0"/>
            </w:tcBorders>
            <w:noWrap/>
          </w:tcPr>
          <w:p w:rsidRPr="005D19CF" w:rsidR="00070939" w:rsidP="00070939" w:rsidRDefault="00070939" w14:paraId="3D1150DF" w14:textId="30F065C7">
            <w:pPr>
              <w:pStyle w:val="KeinLeerraum"/>
              <w:jc w:val="center"/>
              <w:rPr>
                <w:noProof/>
                <w:sz w:val="18"/>
                <w:szCs w:val="18"/>
              </w:rPr>
            </w:pPr>
            <w:r w:rsidRPr="009D462C">
              <w:t>Region North central</w:t>
            </w:r>
          </w:p>
        </w:tc>
        <w:tc>
          <w:tcPr>
            <w:tcW w:w="1110" w:type="dxa"/>
            <w:tcBorders>
              <w:right w:val="single" w:color="auto" w:sz="4" w:space="0"/>
            </w:tcBorders>
            <w:noWrap/>
          </w:tcPr>
          <w:p w:rsidRPr="005D19CF" w:rsidR="00070939" w:rsidP="00070939" w:rsidRDefault="00070939" w14:paraId="5C5854B3" w14:textId="0E5156B8">
            <w:pPr>
              <w:pStyle w:val="KeinLeerraum"/>
              <w:jc w:val="center"/>
              <w:rPr>
                <w:noProof/>
                <w:sz w:val="18"/>
                <w:szCs w:val="18"/>
              </w:rPr>
            </w:pPr>
            <w:r w:rsidRPr="009D462C">
              <w:t>0.31</w:t>
            </w:r>
          </w:p>
        </w:tc>
        <w:tc>
          <w:tcPr>
            <w:tcW w:w="1663" w:type="dxa"/>
            <w:tcBorders>
              <w:left w:val="single" w:color="auto" w:sz="4" w:space="0"/>
            </w:tcBorders>
            <w:noWrap/>
          </w:tcPr>
          <w:p w:rsidRPr="005D19CF" w:rsidR="00070939" w:rsidP="00070939" w:rsidRDefault="00070939" w14:paraId="43B64120" w14:textId="6B22254C">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41ED4A42" w14:textId="7FAC0360">
            <w:pPr>
              <w:pStyle w:val="KeinLeerraum"/>
              <w:jc w:val="center"/>
              <w:rPr>
                <w:noProof/>
                <w:sz w:val="18"/>
                <w:szCs w:val="18"/>
              </w:rPr>
            </w:pPr>
            <w:r w:rsidRPr="009D462C">
              <w:t>0.15</w:t>
            </w:r>
          </w:p>
        </w:tc>
        <w:tc>
          <w:tcPr>
            <w:tcW w:w="1797" w:type="dxa"/>
            <w:gridSpan w:val="2"/>
            <w:tcBorders>
              <w:left w:val="single" w:color="auto" w:sz="4" w:space="0"/>
            </w:tcBorders>
            <w:noWrap/>
          </w:tcPr>
          <w:p w:rsidRPr="005D19CF" w:rsidR="00070939" w:rsidP="00070939" w:rsidRDefault="00070939" w14:paraId="47469374" w14:textId="7D564A75">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79939BEF" w14:textId="4DCC365D">
            <w:pPr>
              <w:pStyle w:val="KeinLeerraum"/>
              <w:jc w:val="center"/>
              <w:rPr>
                <w:noProof/>
                <w:sz w:val="18"/>
                <w:szCs w:val="18"/>
              </w:rPr>
            </w:pPr>
            <w:r w:rsidRPr="009D462C">
              <w:t>0.12</w:t>
            </w:r>
          </w:p>
        </w:tc>
        <w:tc>
          <w:tcPr>
            <w:tcW w:w="1580" w:type="dxa"/>
            <w:gridSpan w:val="2"/>
            <w:tcBorders>
              <w:left w:val="single" w:color="auto" w:sz="4" w:space="0"/>
            </w:tcBorders>
            <w:noWrap/>
          </w:tcPr>
          <w:p w:rsidRPr="005D19CF" w:rsidR="00070939" w:rsidP="00070939" w:rsidRDefault="00070939" w14:paraId="2ED21503" w14:textId="125A263F">
            <w:pPr>
              <w:pStyle w:val="KeinLeerraum"/>
              <w:jc w:val="center"/>
              <w:rPr>
                <w:noProof/>
                <w:sz w:val="18"/>
                <w:szCs w:val="18"/>
              </w:rPr>
            </w:pPr>
            <w:r w:rsidRPr="009D462C">
              <w:t>Toilet</w:t>
            </w:r>
          </w:p>
        </w:tc>
        <w:tc>
          <w:tcPr>
            <w:tcW w:w="1108" w:type="dxa"/>
            <w:tcBorders>
              <w:right w:val="single" w:color="auto" w:sz="4" w:space="0"/>
            </w:tcBorders>
            <w:noWrap/>
          </w:tcPr>
          <w:p w:rsidRPr="005D19CF" w:rsidR="00070939" w:rsidP="00070939" w:rsidRDefault="00070939" w14:paraId="4C7CF13A" w14:textId="0DB25BAF">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703F0F71" w14:textId="11ECD828">
            <w:pPr>
              <w:pStyle w:val="KeinLeerraum"/>
              <w:jc w:val="center"/>
              <w:rPr>
                <w:noProof/>
                <w:sz w:val="18"/>
                <w:szCs w:val="18"/>
              </w:rPr>
            </w:pPr>
            <w:r w:rsidRPr="009D462C">
              <w:t>Listen radio</w:t>
            </w:r>
          </w:p>
        </w:tc>
        <w:tc>
          <w:tcPr>
            <w:tcW w:w="1108" w:type="dxa"/>
            <w:noWrap/>
          </w:tcPr>
          <w:p w:rsidRPr="005D19CF" w:rsidR="00070939" w:rsidP="00070939" w:rsidRDefault="00070939" w14:paraId="3E4045EE" w14:textId="502F83B0">
            <w:pPr>
              <w:pStyle w:val="KeinLeerraum"/>
              <w:jc w:val="center"/>
              <w:rPr>
                <w:noProof/>
                <w:sz w:val="18"/>
                <w:szCs w:val="18"/>
              </w:rPr>
            </w:pPr>
            <w:r w:rsidRPr="009D462C">
              <w:t>0.09</w:t>
            </w:r>
          </w:p>
        </w:tc>
      </w:tr>
      <w:tr w:rsidRPr="00DC770F" w:rsidR="00070939" w:rsidTr="00737B2D" w14:paraId="0027330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E75341B" w14:textId="11B42AA8">
            <w:pPr>
              <w:pStyle w:val="KeinLeerraum"/>
              <w:jc w:val="left"/>
              <w:rPr>
                <w:noProof/>
                <w:sz w:val="18"/>
                <w:szCs w:val="18"/>
              </w:rPr>
            </w:pPr>
            <w:r w:rsidRPr="009D462C">
              <w:t>Madagascar</w:t>
            </w:r>
          </w:p>
        </w:tc>
        <w:tc>
          <w:tcPr>
            <w:tcW w:w="1465" w:type="dxa"/>
            <w:tcBorders>
              <w:left w:val="single" w:color="auto" w:sz="4" w:space="0"/>
            </w:tcBorders>
            <w:noWrap/>
          </w:tcPr>
          <w:p w:rsidRPr="005D19CF" w:rsidR="00070939" w:rsidP="00070939" w:rsidRDefault="00070939" w14:paraId="715CEC1D" w14:textId="580F5616">
            <w:pPr>
              <w:pStyle w:val="KeinLeerraum"/>
              <w:jc w:val="center"/>
              <w:rPr>
                <w:noProof/>
                <w:sz w:val="18"/>
                <w:szCs w:val="18"/>
              </w:rPr>
            </w:pPr>
            <w:r w:rsidRPr="009D462C">
              <w:t>Heard family planning</w:t>
            </w:r>
          </w:p>
        </w:tc>
        <w:tc>
          <w:tcPr>
            <w:tcW w:w="1110" w:type="dxa"/>
            <w:tcBorders>
              <w:right w:val="single" w:color="auto" w:sz="4" w:space="0"/>
            </w:tcBorders>
            <w:noWrap/>
          </w:tcPr>
          <w:p w:rsidRPr="005D19CF" w:rsidR="00070939" w:rsidP="00070939" w:rsidRDefault="00070939" w14:paraId="14DAFB91" w14:textId="7633327F">
            <w:pPr>
              <w:pStyle w:val="KeinLeerraum"/>
              <w:jc w:val="center"/>
              <w:rPr>
                <w:noProof/>
                <w:sz w:val="18"/>
                <w:szCs w:val="18"/>
              </w:rPr>
            </w:pPr>
            <w:r w:rsidRPr="009D462C">
              <w:t>0.14</w:t>
            </w:r>
          </w:p>
        </w:tc>
        <w:tc>
          <w:tcPr>
            <w:tcW w:w="1663" w:type="dxa"/>
            <w:tcBorders>
              <w:left w:val="single" w:color="auto" w:sz="4" w:space="0"/>
            </w:tcBorders>
            <w:noWrap/>
          </w:tcPr>
          <w:p w:rsidRPr="005D19CF" w:rsidR="00070939" w:rsidP="00070939" w:rsidRDefault="00070939" w14:paraId="2FF193DD" w14:textId="1D4E5945">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61C242E0" w14:textId="234E59F7">
            <w:pPr>
              <w:pStyle w:val="KeinLeerraum"/>
              <w:jc w:val="center"/>
              <w:rPr>
                <w:noProof/>
                <w:sz w:val="18"/>
                <w:szCs w:val="18"/>
              </w:rPr>
            </w:pPr>
            <w:r w:rsidRPr="009D462C">
              <w:t>0.12</w:t>
            </w:r>
          </w:p>
        </w:tc>
        <w:tc>
          <w:tcPr>
            <w:tcW w:w="1797" w:type="dxa"/>
            <w:gridSpan w:val="2"/>
            <w:tcBorders>
              <w:left w:val="single" w:color="auto" w:sz="4" w:space="0"/>
            </w:tcBorders>
            <w:noWrap/>
          </w:tcPr>
          <w:p w:rsidRPr="005D19CF" w:rsidR="00070939" w:rsidP="00070939" w:rsidRDefault="00070939" w14:paraId="748C710D" w14:textId="59020B53">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4AD9EC38" w14:textId="4EACE18A">
            <w:pPr>
              <w:pStyle w:val="KeinLeerraum"/>
              <w:jc w:val="center"/>
              <w:rPr>
                <w:noProof/>
                <w:sz w:val="18"/>
                <w:szCs w:val="18"/>
              </w:rPr>
            </w:pPr>
            <w:r w:rsidRPr="009D462C">
              <w:t>0.09</w:t>
            </w:r>
          </w:p>
        </w:tc>
        <w:tc>
          <w:tcPr>
            <w:tcW w:w="1580" w:type="dxa"/>
            <w:gridSpan w:val="2"/>
            <w:tcBorders>
              <w:left w:val="single" w:color="auto" w:sz="4" w:space="0"/>
            </w:tcBorders>
            <w:noWrap/>
          </w:tcPr>
          <w:p w:rsidRPr="005D19CF" w:rsidR="00070939" w:rsidP="00070939" w:rsidRDefault="00070939" w14:paraId="2547FAC9" w14:textId="374C75BE">
            <w:pPr>
              <w:pStyle w:val="KeinLeerraum"/>
              <w:jc w:val="center"/>
              <w:rPr>
                <w:noProof/>
                <w:sz w:val="18"/>
                <w:szCs w:val="18"/>
              </w:rPr>
            </w:pPr>
            <w:r w:rsidRPr="009D462C">
              <w:t xml:space="preserve">Heard </w:t>
            </w:r>
            <w:proofErr w:type="spellStart"/>
            <w:r w:rsidRPr="009D462C">
              <w:t>sti</w:t>
            </w:r>
            <w:proofErr w:type="spellEnd"/>
          </w:p>
        </w:tc>
        <w:tc>
          <w:tcPr>
            <w:tcW w:w="1108" w:type="dxa"/>
            <w:tcBorders>
              <w:right w:val="single" w:color="auto" w:sz="4" w:space="0"/>
            </w:tcBorders>
            <w:noWrap/>
          </w:tcPr>
          <w:p w:rsidRPr="005D19CF" w:rsidR="00070939" w:rsidP="00070939" w:rsidRDefault="00070939" w14:paraId="556CADB6" w14:textId="41DA0D12">
            <w:pPr>
              <w:pStyle w:val="KeinLeerraum"/>
              <w:jc w:val="center"/>
              <w:rPr>
                <w:noProof/>
                <w:sz w:val="18"/>
                <w:szCs w:val="18"/>
              </w:rPr>
            </w:pPr>
            <w:r w:rsidRPr="009D462C">
              <w:t>0.09</w:t>
            </w:r>
          </w:p>
        </w:tc>
        <w:tc>
          <w:tcPr>
            <w:tcW w:w="1947" w:type="dxa"/>
            <w:gridSpan w:val="2"/>
            <w:tcBorders>
              <w:left w:val="single" w:color="auto" w:sz="4" w:space="0"/>
            </w:tcBorders>
            <w:noWrap/>
          </w:tcPr>
          <w:p w:rsidRPr="005D19CF" w:rsidR="00070939" w:rsidP="00070939" w:rsidRDefault="00070939" w14:paraId="4550FDE7" w14:textId="2364743F">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4F295824" w14:textId="3CE6B39A">
            <w:pPr>
              <w:pStyle w:val="KeinLeerraum"/>
              <w:jc w:val="center"/>
              <w:rPr>
                <w:noProof/>
                <w:sz w:val="18"/>
                <w:szCs w:val="18"/>
              </w:rPr>
            </w:pPr>
            <w:r w:rsidRPr="009D462C">
              <w:t>0.09</w:t>
            </w:r>
          </w:p>
        </w:tc>
      </w:tr>
      <w:tr w:rsidRPr="00DC770F" w:rsidR="00070939" w:rsidTr="00737B2D" w14:paraId="01D3C1A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ADD2DC4" w14:textId="7BBB3FAE">
            <w:pPr>
              <w:pStyle w:val="KeinLeerraum"/>
              <w:jc w:val="left"/>
              <w:rPr>
                <w:noProof/>
                <w:sz w:val="18"/>
                <w:szCs w:val="18"/>
              </w:rPr>
            </w:pPr>
            <w:r w:rsidRPr="009D462C">
              <w:t>Malawi</w:t>
            </w:r>
          </w:p>
        </w:tc>
        <w:tc>
          <w:tcPr>
            <w:tcW w:w="1465" w:type="dxa"/>
            <w:tcBorders>
              <w:left w:val="single" w:color="auto" w:sz="4" w:space="0"/>
            </w:tcBorders>
            <w:noWrap/>
          </w:tcPr>
          <w:p w:rsidRPr="005D19CF" w:rsidR="00070939" w:rsidP="00070939" w:rsidRDefault="00070939" w14:paraId="1231A813" w14:textId="2A5A4A3D">
            <w:pPr>
              <w:pStyle w:val="KeinLeerraum"/>
              <w:jc w:val="center"/>
              <w:rPr>
                <w:noProof/>
                <w:sz w:val="18"/>
                <w:szCs w:val="18"/>
              </w:rPr>
            </w:pPr>
            <w:r w:rsidRPr="009D462C">
              <w:t>Currently working</w:t>
            </w:r>
          </w:p>
        </w:tc>
        <w:tc>
          <w:tcPr>
            <w:tcW w:w="1110" w:type="dxa"/>
            <w:tcBorders>
              <w:right w:val="single" w:color="auto" w:sz="4" w:space="0"/>
            </w:tcBorders>
            <w:noWrap/>
          </w:tcPr>
          <w:p w:rsidRPr="005D19CF" w:rsidR="00070939" w:rsidP="00070939" w:rsidRDefault="00070939" w14:paraId="1609AA1C" w14:textId="5272B222">
            <w:pPr>
              <w:pStyle w:val="KeinLeerraum"/>
              <w:jc w:val="center"/>
              <w:rPr>
                <w:noProof/>
                <w:sz w:val="18"/>
                <w:szCs w:val="18"/>
              </w:rPr>
            </w:pPr>
            <w:r w:rsidRPr="009D462C">
              <w:t>0.19</w:t>
            </w:r>
          </w:p>
        </w:tc>
        <w:tc>
          <w:tcPr>
            <w:tcW w:w="1663" w:type="dxa"/>
            <w:tcBorders>
              <w:left w:val="single" w:color="auto" w:sz="4" w:space="0"/>
            </w:tcBorders>
            <w:noWrap/>
          </w:tcPr>
          <w:p w:rsidRPr="005D19CF" w:rsidR="00070939" w:rsidP="00070939" w:rsidRDefault="00070939" w14:paraId="0BCFB969" w14:textId="51B4F8B4">
            <w:pPr>
              <w:pStyle w:val="KeinLeerraum"/>
              <w:jc w:val="center"/>
              <w:rPr>
                <w:noProof/>
                <w:sz w:val="18"/>
                <w:szCs w:val="18"/>
              </w:rPr>
            </w:pPr>
            <w:r w:rsidRPr="009D462C">
              <w:t>Language Chichewa</w:t>
            </w:r>
          </w:p>
        </w:tc>
        <w:tc>
          <w:tcPr>
            <w:tcW w:w="1108" w:type="dxa"/>
            <w:tcBorders>
              <w:right w:val="single" w:color="auto" w:sz="4" w:space="0"/>
            </w:tcBorders>
            <w:noWrap/>
          </w:tcPr>
          <w:p w:rsidRPr="005D19CF" w:rsidR="00070939" w:rsidP="00070939" w:rsidRDefault="00070939" w14:paraId="3B089E54" w14:textId="2FEDBB7D">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54AEC44C" w14:textId="4EFA01B5">
            <w:pPr>
              <w:pStyle w:val="KeinLeerraum"/>
              <w:jc w:val="center"/>
              <w:rPr>
                <w:noProof/>
                <w:sz w:val="18"/>
                <w:szCs w:val="18"/>
              </w:rPr>
            </w:pPr>
            <w:r w:rsidRPr="009D462C">
              <w:t>Ethnicity Chewa</w:t>
            </w:r>
          </w:p>
        </w:tc>
        <w:tc>
          <w:tcPr>
            <w:tcW w:w="1108" w:type="dxa"/>
            <w:tcBorders>
              <w:right w:val="single" w:color="auto" w:sz="4" w:space="0"/>
            </w:tcBorders>
            <w:noWrap/>
          </w:tcPr>
          <w:p w:rsidRPr="005D19CF" w:rsidR="00070939" w:rsidP="00070939" w:rsidRDefault="00070939" w14:paraId="4FAD71E6" w14:textId="3B703959">
            <w:pPr>
              <w:pStyle w:val="KeinLeerraum"/>
              <w:jc w:val="center"/>
              <w:rPr>
                <w:noProof/>
                <w:sz w:val="18"/>
                <w:szCs w:val="18"/>
              </w:rPr>
            </w:pPr>
            <w:r w:rsidRPr="009D462C">
              <w:t>0.14</w:t>
            </w:r>
          </w:p>
        </w:tc>
        <w:tc>
          <w:tcPr>
            <w:tcW w:w="1580" w:type="dxa"/>
            <w:gridSpan w:val="2"/>
            <w:tcBorders>
              <w:left w:val="single" w:color="auto" w:sz="4" w:space="0"/>
            </w:tcBorders>
            <w:noWrap/>
          </w:tcPr>
          <w:p w:rsidRPr="005D19CF" w:rsidR="00070939" w:rsidP="00070939" w:rsidRDefault="00070939" w14:paraId="4BF759AC" w14:textId="6313B8B7">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6B380282" w14:textId="169CC881">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5EC52C10" w14:textId="71265A55">
            <w:pPr>
              <w:pStyle w:val="KeinLeerraum"/>
              <w:jc w:val="center"/>
              <w:rPr>
                <w:noProof/>
                <w:sz w:val="18"/>
                <w:szCs w:val="18"/>
              </w:rPr>
            </w:pPr>
            <w:r w:rsidRPr="009D462C">
              <w:t>Rural*</w:t>
            </w:r>
          </w:p>
        </w:tc>
        <w:tc>
          <w:tcPr>
            <w:tcW w:w="1108" w:type="dxa"/>
            <w:noWrap/>
          </w:tcPr>
          <w:p w:rsidRPr="005D19CF" w:rsidR="00070939" w:rsidP="00070939" w:rsidRDefault="00070939" w14:paraId="4D383EF3" w14:textId="128AAFDD">
            <w:pPr>
              <w:pStyle w:val="KeinLeerraum"/>
              <w:jc w:val="center"/>
              <w:rPr>
                <w:noProof/>
                <w:sz w:val="18"/>
                <w:szCs w:val="18"/>
              </w:rPr>
            </w:pPr>
            <w:r w:rsidRPr="009D462C">
              <w:t>0.10</w:t>
            </w:r>
          </w:p>
        </w:tc>
      </w:tr>
      <w:tr w:rsidRPr="00DC770F" w:rsidR="00070939" w:rsidTr="00737B2D" w14:paraId="23434FE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3B8E12F" w14:textId="4E69564A">
            <w:pPr>
              <w:pStyle w:val="KeinLeerraum"/>
              <w:jc w:val="left"/>
              <w:rPr>
                <w:noProof/>
                <w:sz w:val="18"/>
                <w:szCs w:val="18"/>
              </w:rPr>
            </w:pPr>
            <w:r w:rsidRPr="009D462C">
              <w:t>Mali</w:t>
            </w:r>
          </w:p>
        </w:tc>
        <w:tc>
          <w:tcPr>
            <w:tcW w:w="1465" w:type="dxa"/>
            <w:tcBorders>
              <w:left w:val="single" w:color="auto" w:sz="4" w:space="0"/>
            </w:tcBorders>
            <w:noWrap/>
          </w:tcPr>
          <w:p w:rsidRPr="005D19CF" w:rsidR="00070939" w:rsidP="00070939" w:rsidRDefault="00070939" w14:paraId="56A3A6C9" w14:textId="0305DA58">
            <w:pPr>
              <w:pStyle w:val="KeinLeerraum"/>
              <w:jc w:val="center"/>
              <w:rPr>
                <w:noProof/>
                <w:sz w:val="18"/>
                <w:szCs w:val="18"/>
              </w:rPr>
            </w:pPr>
            <w:r w:rsidRPr="009D462C">
              <w:t>Heard family planning</w:t>
            </w:r>
          </w:p>
        </w:tc>
        <w:tc>
          <w:tcPr>
            <w:tcW w:w="1110" w:type="dxa"/>
            <w:tcBorders>
              <w:right w:val="single" w:color="auto" w:sz="4" w:space="0"/>
            </w:tcBorders>
            <w:noWrap/>
          </w:tcPr>
          <w:p w:rsidRPr="005D19CF" w:rsidR="00070939" w:rsidP="00070939" w:rsidRDefault="00070939" w14:paraId="5F424E46" w14:textId="229F09A4">
            <w:pPr>
              <w:pStyle w:val="KeinLeerraum"/>
              <w:jc w:val="center"/>
              <w:rPr>
                <w:noProof/>
                <w:sz w:val="18"/>
                <w:szCs w:val="18"/>
              </w:rPr>
            </w:pPr>
            <w:r w:rsidRPr="009D462C">
              <w:t>0.18</w:t>
            </w:r>
          </w:p>
        </w:tc>
        <w:tc>
          <w:tcPr>
            <w:tcW w:w="1663" w:type="dxa"/>
            <w:tcBorders>
              <w:left w:val="single" w:color="auto" w:sz="4" w:space="0"/>
            </w:tcBorders>
            <w:noWrap/>
          </w:tcPr>
          <w:p w:rsidRPr="005D19CF" w:rsidR="00070939" w:rsidP="00070939" w:rsidRDefault="00070939" w14:paraId="0DC1CACB" w14:textId="54B16CB1">
            <w:pPr>
              <w:pStyle w:val="KeinLeerraum"/>
              <w:jc w:val="center"/>
              <w:rPr>
                <w:noProof/>
                <w:sz w:val="18"/>
                <w:szCs w:val="18"/>
              </w:rPr>
            </w:pPr>
            <w:r w:rsidRPr="009D462C">
              <w:t>Region Sikasso</w:t>
            </w:r>
          </w:p>
        </w:tc>
        <w:tc>
          <w:tcPr>
            <w:tcW w:w="1108" w:type="dxa"/>
            <w:tcBorders>
              <w:right w:val="single" w:color="auto" w:sz="4" w:space="0"/>
            </w:tcBorders>
            <w:noWrap/>
          </w:tcPr>
          <w:p w:rsidRPr="005D19CF" w:rsidR="00070939" w:rsidP="00070939" w:rsidRDefault="00070939" w14:paraId="5E8D8EC8" w14:textId="5F4292EA">
            <w:pPr>
              <w:pStyle w:val="KeinLeerraum"/>
              <w:jc w:val="center"/>
              <w:rPr>
                <w:noProof/>
                <w:sz w:val="18"/>
                <w:szCs w:val="18"/>
              </w:rPr>
            </w:pPr>
            <w:r w:rsidRPr="009D462C">
              <w:t>0.17</w:t>
            </w:r>
          </w:p>
        </w:tc>
        <w:tc>
          <w:tcPr>
            <w:tcW w:w="1797" w:type="dxa"/>
            <w:gridSpan w:val="2"/>
            <w:tcBorders>
              <w:left w:val="single" w:color="auto" w:sz="4" w:space="0"/>
            </w:tcBorders>
            <w:noWrap/>
          </w:tcPr>
          <w:p w:rsidRPr="005D19CF" w:rsidR="00070939" w:rsidP="00070939" w:rsidRDefault="00070939" w14:paraId="77AB81F8" w14:textId="79C43EF4">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09A5F5D7" w14:textId="1707472E">
            <w:pPr>
              <w:pStyle w:val="KeinLeerraum"/>
              <w:jc w:val="center"/>
              <w:rPr>
                <w:noProof/>
                <w:sz w:val="18"/>
                <w:szCs w:val="18"/>
              </w:rPr>
            </w:pPr>
            <w:r w:rsidRPr="009D462C">
              <w:t>0.14</w:t>
            </w:r>
          </w:p>
        </w:tc>
        <w:tc>
          <w:tcPr>
            <w:tcW w:w="1580" w:type="dxa"/>
            <w:gridSpan w:val="2"/>
            <w:tcBorders>
              <w:left w:val="single" w:color="auto" w:sz="4" w:space="0"/>
            </w:tcBorders>
            <w:noWrap/>
          </w:tcPr>
          <w:p w:rsidRPr="005D19CF" w:rsidR="00070939" w:rsidP="00070939" w:rsidRDefault="00070939" w14:paraId="3ED4FE90" w14:textId="49735C9F">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0C36C2C4" w14:textId="667E19C4">
            <w:pPr>
              <w:pStyle w:val="KeinLeerraum"/>
              <w:jc w:val="center"/>
              <w:rPr>
                <w:noProof/>
                <w:sz w:val="18"/>
                <w:szCs w:val="18"/>
              </w:rPr>
            </w:pPr>
            <w:r w:rsidRPr="009D462C">
              <w:t>0.13</w:t>
            </w:r>
          </w:p>
        </w:tc>
        <w:tc>
          <w:tcPr>
            <w:tcW w:w="1947" w:type="dxa"/>
            <w:gridSpan w:val="2"/>
            <w:tcBorders>
              <w:left w:val="single" w:color="auto" w:sz="4" w:space="0"/>
            </w:tcBorders>
            <w:noWrap/>
          </w:tcPr>
          <w:p w:rsidRPr="005D19CF" w:rsidR="00070939" w:rsidP="00070939" w:rsidRDefault="00070939" w14:paraId="2BDA949F" w14:textId="7A5C9F1B">
            <w:pPr>
              <w:pStyle w:val="KeinLeerraum"/>
              <w:jc w:val="center"/>
              <w:rPr>
                <w:noProof/>
                <w:sz w:val="18"/>
                <w:szCs w:val="18"/>
              </w:rPr>
            </w:pPr>
            <w:r w:rsidRPr="009D462C">
              <w:t>Has radio</w:t>
            </w:r>
          </w:p>
        </w:tc>
        <w:tc>
          <w:tcPr>
            <w:tcW w:w="1108" w:type="dxa"/>
            <w:noWrap/>
          </w:tcPr>
          <w:p w:rsidRPr="005D19CF" w:rsidR="00070939" w:rsidP="00070939" w:rsidRDefault="00070939" w14:paraId="7B84732C" w14:textId="0EF422E4">
            <w:pPr>
              <w:pStyle w:val="KeinLeerraum"/>
              <w:jc w:val="center"/>
              <w:rPr>
                <w:noProof/>
                <w:sz w:val="18"/>
                <w:szCs w:val="18"/>
              </w:rPr>
            </w:pPr>
            <w:r w:rsidRPr="009D462C">
              <w:t>0.11</w:t>
            </w:r>
          </w:p>
        </w:tc>
      </w:tr>
      <w:tr w:rsidRPr="00DC770F" w:rsidR="00070939" w:rsidTr="00737B2D" w14:paraId="5DA1143E"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85D2091" w14:textId="4785C966">
            <w:pPr>
              <w:pStyle w:val="KeinLeerraum"/>
              <w:jc w:val="left"/>
              <w:rPr>
                <w:noProof/>
                <w:sz w:val="18"/>
                <w:szCs w:val="18"/>
              </w:rPr>
            </w:pPr>
            <w:r w:rsidRPr="009D462C">
              <w:t>Mauritania</w:t>
            </w:r>
          </w:p>
        </w:tc>
        <w:tc>
          <w:tcPr>
            <w:tcW w:w="1465" w:type="dxa"/>
            <w:tcBorders>
              <w:left w:val="single" w:color="auto" w:sz="4" w:space="0"/>
            </w:tcBorders>
            <w:noWrap/>
          </w:tcPr>
          <w:p w:rsidRPr="005D19CF" w:rsidR="00070939" w:rsidP="00070939" w:rsidRDefault="00070939" w14:paraId="57B737BC" w14:textId="0492FD00">
            <w:pPr>
              <w:pStyle w:val="KeinLeerraum"/>
              <w:jc w:val="center"/>
              <w:rPr>
                <w:noProof/>
                <w:sz w:val="18"/>
                <w:szCs w:val="18"/>
              </w:rPr>
            </w:pPr>
            <w:r w:rsidRPr="009D462C">
              <w:t xml:space="preserve">Region </w:t>
            </w:r>
            <w:proofErr w:type="spellStart"/>
            <w:r w:rsidRPr="009D462C">
              <w:t>Guidimagha</w:t>
            </w:r>
            <w:proofErr w:type="spellEnd"/>
          </w:p>
        </w:tc>
        <w:tc>
          <w:tcPr>
            <w:tcW w:w="1110" w:type="dxa"/>
            <w:tcBorders>
              <w:right w:val="single" w:color="auto" w:sz="4" w:space="0"/>
            </w:tcBorders>
            <w:noWrap/>
          </w:tcPr>
          <w:p w:rsidRPr="005D19CF" w:rsidR="00070939" w:rsidP="00070939" w:rsidRDefault="00070939" w14:paraId="2AE21811" w14:textId="2DF62339">
            <w:pPr>
              <w:pStyle w:val="KeinLeerraum"/>
              <w:jc w:val="center"/>
              <w:rPr>
                <w:noProof/>
                <w:sz w:val="18"/>
                <w:szCs w:val="18"/>
              </w:rPr>
            </w:pPr>
            <w:r w:rsidRPr="009D462C">
              <w:t>0.19</w:t>
            </w:r>
          </w:p>
        </w:tc>
        <w:tc>
          <w:tcPr>
            <w:tcW w:w="1663" w:type="dxa"/>
            <w:tcBorders>
              <w:left w:val="single" w:color="auto" w:sz="4" w:space="0"/>
            </w:tcBorders>
            <w:noWrap/>
          </w:tcPr>
          <w:p w:rsidRPr="005D19CF" w:rsidR="00070939" w:rsidP="00070939" w:rsidRDefault="00070939" w14:paraId="3EC205D0" w14:textId="059ECC29">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3465DAE6" w14:textId="197B5919">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428B7755" w14:textId="5B7000CA">
            <w:pPr>
              <w:pStyle w:val="KeinLeerraum"/>
              <w:jc w:val="center"/>
              <w:rPr>
                <w:noProof/>
                <w:sz w:val="18"/>
                <w:szCs w:val="18"/>
              </w:rPr>
            </w:pPr>
            <w:r w:rsidRPr="009D462C">
              <w:t>Has radio</w:t>
            </w:r>
          </w:p>
        </w:tc>
        <w:tc>
          <w:tcPr>
            <w:tcW w:w="1108" w:type="dxa"/>
            <w:tcBorders>
              <w:right w:val="single" w:color="auto" w:sz="4" w:space="0"/>
            </w:tcBorders>
            <w:noWrap/>
          </w:tcPr>
          <w:p w:rsidRPr="005D19CF" w:rsidR="00070939" w:rsidP="00070939" w:rsidRDefault="00070939" w14:paraId="7B6DC02E" w14:textId="6006A8CD">
            <w:pPr>
              <w:pStyle w:val="KeinLeerraum"/>
              <w:jc w:val="center"/>
              <w:rPr>
                <w:noProof/>
                <w:sz w:val="18"/>
                <w:szCs w:val="18"/>
              </w:rPr>
            </w:pPr>
            <w:r w:rsidRPr="009D462C">
              <w:t>0.17</w:t>
            </w:r>
          </w:p>
        </w:tc>
        <w:tc>
          <w:tcPr>
            <w:tcW w:w="1580" w:type="dxa"/>
            <w:gridSpan w:val="2"/>
            <w:tcBorders>
              <w:left w:val="single" w:color="auto" w:sz="4" w:space="0"/>
            </w:tcBorders>
            <w:noWrap/>
          </w:tcPr>
          <w:p w:rsidRPr="005D19CF" w:rsidR="00070939" w:rsidP="00070939" w:rsidRDefault="00070939" w14:paraId="3C72AFC7" w14:textId="1CA09549">
            <w:pPr>
              <w:pStyle w:val="KeinLeerraum"/>
              <w:jc w:val="center"/>
              <w:rPr>
                <w:noProof/>
                <w:sz w:val="18"/>
                <w:szCs w:val="18"/>
              </w:rPr>
            </w:pPr>
            <w:r w:rsidRPr="009D462C">
              <w:t>Never read newspapers</w:t>
            </w:r>
          </w:p>
        </w:tc>
        <w:tc>
          <w:tcPr>
            <w:tcW w:w="1108" w:type="dxa"/>
            <w:tcBorders>
              <w:right w:val="single" w:color="auto" w:sz="4" w:space="0"/>
            </w:tcBorders>
            <w:noWrap/>
          </w:tcPr>
          <w:p w:rsidRPr="005D19CF" w:rsidR="00070939" w:rsidP="00070939" w:rsidRDefault="00070939" w14:paraId="16CE43EE" w14:textId="277BC309">
            <w:pPr>
              <w:pStyle w:val="KeinLeerraum"/>
              <w:jc w:val="center"/>
              <w:rPr>
                <w:noProof/>
                <w:sz w:val="18"/>
                <w:szCs w:val="18"/>
              </w:rPr>
            </w:pPr>
            <w:r w:rsidRPr="009D462C">
              <w:t>0.16</w:t>
            </w:r>
          </w:p>
        </w:tc>
        <w:tc>
          <w:tcPr>
            <w:tcW w:w="1947" w:type="dxa"/>
            <w:gridSpan w:val="2"/>
            <w:tcBorders>
              <w:left w:val="single" w:color="auto" w:sz="4" w:space="0"/>
            </w:tcBorders>
            <w:noWrap/>
          </w:tcPr>
          <w:p w:rsidRPr="005D19CF" w:rsidR="00070939" w:rsidP="00070939" w:rsidRDefault="00070939" w14:paraId="0210C4C0" w14:textId="647C0209">
            <w:pPr>
              <w:pStyle w:val="KeinLeerraum"/>
              <w:jc w:val="center"/>
              <w:rPr>
                <w:noProof/>
                <w:sz w:val="18"/>
                <w:szCs w:val="18"/>
              </w:rPr>
            </w:pPr>
            <w:r w:rsidRPr="009D462C">
              <w:t>Region Brakna</w:t>
            </w:r>
          </w:p>
        </w:tc>
        <w:tc>
          <w:tcPr>
            <w:tcW w:w="1108" w:type="dxa"/>
            <w:noWrap/>
          </w:tcPr>
          <w:p w:rsidRPr="005D19CF" w:rsidR="00070939" w:rsidP="00070939" w:rsidRDefault="00070939" w14:paraId="5858B192" w14:textId="7DF901F1">
            <w:pPr>
              <w:pStyle w:val="KeinLeerraum"/>
              <w:jc w:val="center"/>
              <w:rPr>
                <w:noProof/>
                <w:sz w:val="18"/>
                <w:szCs w:val="18"/>
              </w:rPr>
            </w:pPr>
            <w:r w:rsidRPr="009D462C">
              <w:t>0.15</w:t>
            </w:r>
          </w:p>
        </w:tc>
      </w:tr>
      <w:tr w:rsidRPr="00DC770F" w:rsidR="00070939" w:rsidTr="00737B2D" w14:paraId="4FE9E0DA"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7927614" w14:textId="4182E766">
            <w:pPr>
              <w:pStyle w:val="KeinLeerraum"/>
              <w:jc w:val="left"/>
              <w:rPr>
                <w:noProof/>
                <w:sz w:val="18"/>
                <w:szCs w:val="18"/>
              </w:rPr>
            </w:pPr>
            <w:r w:rsidRPr="009D462C">
              <w:t>Namibia</w:t>
            </w:r>
          </w:p>
        </w:tc>
        <w:tc>
          <w:tcPr>
            <w:tcW w:w="1465" w:type="dxa"/>
            <w:tcBorders>
              <w:left w:val="single" w:color="auto" w:sz="4" w:space="0"/>
            </w:tcBorders>
            <w:noWrap/>
          </w:tcPr>
          <w:p w:rsidRPr="005D19CF" w:rsidR="00070939" w:rsidP="00070939" w:rsidRDefault="00070939" w14:paraId="18C891CB" w14:textId="0D2ACE5C">
            <w:pPr>
              <w:pStyle w:val="KeinLeerraum"/>
              <w:jc w:val="center"/>
              <w:rPr>
                <w:noProof/>
                <w:sz w:val="18"/>
                <w:szCs w:val="18"/>
              </w:rPr>
            </w:pPr>
            <w:r w:rsidRPr="009D462C">
              <w:t>Region Kavango</w:t>
            </w:r>
          </w:p>
        </w:tc>
        <w:tc>
          <w:tcPr>
            <w:tcW w:w="1110" w:type="dxa"/>
            <w:tcBorders>
              <w:right w:val="single" w:color="auto" w:sz="4" w:space="0"/>
            </w:tcBorders>
            <w:noWrap/>
          </w:tcPr>
          <w:p w:rsidRPr="005D19CF" w:rsidR="00070939" w:rsidP="00070939" w:rsidRDefault="00070939" w14:paraId="618DD8E2" w14:textId="06EA9C15">
            <w:pPr>
              <w:pStyle w:val="KeinLeerraum"/>
              <w:jc w:val="center"/>
              <w:rPr>
                <w:noProof/>
                <w:sz w:val="18"/>
                <w:szCs w:val="18"/>
              </w:rPr>
            </w:pPr>
            <w:r w:rsidRPr="009D462C">
              <w:t>0.27</w:t>
            </w:r>
          </w:p>
        </w:tc>
        <w:tc>
          <w:tcPr>
            <w:tcW w:w="1663" w:type="dxa"/>
            <w:tcBorders>
              <w:left w:val="single" w:color="auto" w:sz="4" w:space="0"/>
            </w:tcBorders>
            <w:noWrap/>
          </w:tcPr>
          <w:p w:rsidRPr="005D19CF" w:rsidR="00070939" w:rsidP="00070939" w:rsidRDefault="00070939" w14:paraId="19C64287" w14:textId="50079E63">
            <w:pPr>
              <w:pStyle w:val="KeinLeerraum"/>
              <w:jc w:val="center"/>
              <w:rPr>
                <w:noProof/>
                <w:sz w:val="18"/>
                <w:szCs w:val="18"/>
              </w:rPr>
            </w:pPr>
            <w:r w:rsidRPr="009D462C">
              <w:t>Region Kunene</w:t>
            </w:r>
          </w:p>
        </w:tc>
        <w:tc>
          <w:tcPr>
            <w:tcW w:w="1108" w:type="dxa"/>
            <w:tcBorders>
              <w:right w:val="single" w:color="auto" w:sz="4" w:space="0"/>
            </w:tcBorders>
            <w:noWrap/>
          </w:tcPr>
          <w:p w:rsidRPr="005D19CF" w:rsidR="00070939" w:rsidP="00070939" w:rsidRDefault="00070939" w14:paraId="65F2E226" w14:textId="6900440E">
            <w:pPr>
              <w:pStyle w:val="KeinLeerraum"/>
              <w:jc w:val="center"/>
              <w:rPr>
                <w:noProof/>
                <w:sz w:val="18"/>
                <w:szCs w:val="18"/>
              </w:rPr>
            </w:pPr>
            <w:r w:rsidRPr="009D462C">
              <w:t>0.22</w:t>
            </w:r>
          </w:p>
        </w:tc>
        <w:tc>
          <w:tcPr>
            <w:tcW w:w="1797" w:type="dxa"/>
            <w:gridSpan w:val="2"/>
            <w:tcBorders>
              <w:left w:val="single" w:color="auto" w:sz="4" w:space="0"/>
            </w:tcBorders>
            <w:noWrap/>
          </w:tcPr>
          <w:p w:rsidRPr="005D19CF" w:rsidR="00070939" w:rsidP="00070939" w:rsidRDefault="00070939" w14:paraId="31DAB2FB" w14:textId="0BA52DB7">
            <w:pPr>
              <w:pStyle w:val="KeinLeerraum"/>
              <w:jc w:val="center"/>
              <w:rPr>
                <w:noProof/>
                <w:sz w:val="18"/>
                <w:szCs w:val="18"/>
              </w:rPr>
            </w:pPr>
            <w:r w:rsidRPr="009D462C">
              <w:t xml:space="preserve">Region </w:t>
            </w:r>
            <w:proofErr w:type="spellStart"/>
            <w:r w:rsidRPr="009D462C">
              <w:t>Omusati</w:t>
            </w:r>
            <w:proofErr w:type="spellEnd"/>
          </w:p>
        </w:tc>
        <w:tc>
          <w:tcPr>
            <w:tcW w:w="1108" w:type="dxa"/>
            <w:tcBorders>
              <w:right w:val="single" w:color="auto" w:sz="4" w:space="0"/>
            </w:tcBorders>
            <w:noWrap/>
          </w:tcPr>
          <w:p w:rsidRPr="005D19CF" w:rsidR="00070939" w:rsidP="00070939" w:rsidRDefault="00070939" w14:paraId="2E112598" w14:textId="17C69AFD">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2DC0CF6" w14:textId="31EEC94F">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2EEA23EB" w14:textId="10C45BB5">
            <w:pPr>
              <w:pStyle w:val="KeinLeerraum"/>
              <w:jc w:val="center"/>
              <w:rPr>
                <w:noProof/>
                <w:sz w:val="18"/>
                <w:szCs w:val="18"/>
              </w:rPr>
            </w:pPr>
            <w:r w:rsidRPr="009D462C">
              <w:t>0.12</w:t>
            </w:r>
          </w:p>
        </w:tc>
        <w:tc>
          <w:tcPr>
            <w:tcW w:w="1947" w:type="dxa"/>
            <w:gridSpan w:val="2"/>
            <w:tcBorders>
              <w:left w:val="single" w:color="auto" w:sz="4" w:space="0"/>
            </w:tcBorders>
            <w:noWrap/>
          </w:tcPr>
          <w:p w:rsidRPr="005D19CF" w:rsidR="00070939" w:rsidP="00070939" w:rsidRDefault="00070939" w14:paraId="6770AD16" w14:textId="6A226D1E">
            <w:pPr>
              <w:pStyle w:val="KeinLeerraum"/>
              <w:jc w:val="center"/>
              <w:rPr>
                <w:noProof/>
                <w:sz w:val="18"/>
                <w:szCs w:val="18"/>
              </w:rPr>
            </w:pPr>
            <w:r w:rsidRPr="009D462C">
              <w:t>Number of women in HH</w:t>
            </w:r>
          </w:p>
        </w:tc>
        <w:tc>
          <w:tcPr>
            <w:tcW w:w="1108" w:type="dxa"/>
            <w:noWrap/>
          </w:tcPr>
          <w:p w:rsidRPr="005D19CF" w:rsidR="00070939" w:rsidP="00070939" w:rsidRDefault="00070939" w14:paraId="68AD001A" w14:textId="1A34013A">
            <w:pPr>
              <w:pStyle w:val="KeinLeerraum"/>
              <w:jc w:val="center"/>
              <w:rPr>
                <w:noProof/>
                <w:sz w:val="18"/>
                <w:szCs w:val="18"/>
              </w:rPr>
            </w:pPr>
            <w:r w:rsidRPr="009D462C">
              <w:t>0.10</w:t>
            </w:r>
          </w:p>
        </w:tc>
      </w:tr>
      <w:tr w:rsidRPr="00DC770F" w:rsidR="00070939" w:rsidTr="00737B2D" w14:paraId="2DB225FC"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A63EB41" w14:textId="557927B8">
            <w:pPr>
              <w:pStyle w:val="KeinLeerraum"/>
              <w:jc w:val="left"/>
              <w:rPr>
                <w:noProof/>
                <w:sz w:val="18"/>
                <w:szCs w:val="18"/>
              </w:rPr>
            </w:pPr>
            <w:r w:rsidRPr="009D462C">
              <w:t>Niger</w:t>
            </w:r>
          </w:p>
        </w:tc>
        <w:tc>
          <w:tcPr>
            <w:tcW w:w="1465" w:type="dxa"/>
            <w:tcBorders>
              <w:left w:val="single" w:color="auto" w:sz="4" w:space="0"/>
            </w:tcBorders>
            <w:noWrap/>
          </w:tcPr>
          <w:p w:rsidRPr="005D19CF" w:rsidR="00070939" w:rsidP="00070939" w:rsidRDefault="00070939" w14:paraId="4644F135" w14:textId="2291C62D">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5DE65ADD" w14:textId="53A49C4E">
            <w:pPr>
              <w:pStyle w:val="KeinLeerraum"/>
              <w:jc w:val="center"/>
              <w:rPr>
                <w:noProof/>
                <w:sz w:val="18"/>
                <w:szCs w:val="18"/>
              </w:rPr>
            </w:pPr>
            <w:r w:rsidRPr="009D462C">
              <w:t>0.60</w:t>
            </w:r>
          </w:p>
        </w:tc>
        <w:tc>
          <w:tcPr>
            <w:tcW w:w="1663" w:type="dxa"/>
            <w:tcBorders>
              <w:left w:val="single" w:color="auto" w:sz="4" w:space="0"/>
            </w:tcBorders>
            <w:noWrap/>
          </w:tcPr>
          <w:p w:rsidRPr="005D19CF" w:rsidR="00070939" w:rsidP="00070939" w:rsidRDefault="00070939" w14:paraId="6938BD9A" w14:textId="2E20B6D1">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40CEBDAC" w14:textId="2C99E46F">
            <w:pPr>
              <w:pStyle w:val="KeinLeerraum"/>
              <w:jc w:val="center"/>
              <w:rPr>
                <w:noProof/>
                <w:sz w:val="18"/>
                <w:szCs w:val="18"/>
              </w:rPr>
            </w:pPr>
            <w:r w:rsidRPr="009D462C">
              <w:t>0.27</w:t>
            </w:r>
          </w:p>
        </w:tc>
        <w:tc>
          <w:tcPr>
            <w:tcW w:w="1797" w:type="dxa"/>
            <w:gridSpan w:val="2"/>
            <w:tcBorders>
              <w:left w:val="single" w:color="auto" w:sz="4" w:space="0"/>
            </w:tcBorders>
            <w:noWrap/>
          </w:tcPr>
          <w:p w:rsidRPr="005D19CF" w:rsidR="00070939" w:rsidP="00070939" w:rsidRDefault="00070939" w14:paraId="564F4B92" w14:textId="1165036F">
            <w:pPr>
              <w:pStyle w:val="KeinLeerraum"/>
              <w:jc w:val="center"/>
              <w:rPr>
                <w:noProof/>
                <w:sz w:val="18"/>
                <w:szCs w:val="18"/>
              </w:rPr>
            </w:pPr>
            <w:r w:rsidRPr="009D462C">
              <w:t>Region Maradi</w:t>
            </w:r>
          </w:p>
        </w:tc>
        <w:tc>
          <w:tcPr>
            <w:tcW w:w="1108" w:type="dxa"/>
            <w:tcBorders>
              <w:right w:val="single" w:color="auto" w:sz="4" w:space="0"/>
            </w:tcBorders>
            <w:noWrap/>
          </w:tcPr>
          <w:p w:rsidRPr="005D19CF" w:rsidR="00070939" w:rsidP="00070939" w:rsidRDefault="00070939" w14:paraId="3B1302F2" w14:textId="4BE01924">
            <w:pPr>
              <w:pStyle w:val="KeinLeerraum"/>
              <w:jc w:val="center"/>
              <w:rPr>
                <w:noProof/>
                <w:sz w:val="18"/>
                <w:szCs w:val="18"/>
              </w:rPr>
            </w:pPr>
            <w:r w:rsidRPr="009D462C">
              <w:t>0.16</w:t>
            </w:r>
          </w:p>
        </w:tc>
        <w:tc>
          <w:tcPr>
            <w:tcW w:w="1580" w:type="dxa"/>
            <w:gridSpan w:val="2"/>
            <w:tcBorders>
              <w:left w:val="single" w:color="auto" w:sz="4" w:space="0"/>
            </w:tcBorders>
            <w:noWrap/>
          </w:tcPr>
          <w:p w:rsidRPr="005D19CF" w:rsidR="00070939" w:rsidP="00070939" w:rsidRDefault="00070939" w14:paraId="6364CEC3" w14:textId="502E49E8">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2D5CE84E" w14:textId="26CB8E61">
            <w:pPr>
              <w:pStyle w:val="KeinLeerraum"/>
              <w:jc w:val="center"/>
              <w:rPr>
                <w:noProof/>
                <w:sz w:val="18"/>
                <w:szCs w:val="18"/>
              </w:rPr>
            </w:pPr>
            <w:r w:rsidRPr="009D462C">
              <w:t>0.16</w:t>
            </w:r>
          </w:p>
        </w:tc>
        <w:tc>
          <w:tcPr>
            <w:tcW w:w="1947" w:type="dxa"/>
            <w:gridSpan w:val="2"/>
            <w:tcBorders>
              <w:left w:val="single" w:color="auto" w:sz="4" w:space="0"/>
            </w:tcBorders>
            <w:noWrap/>
          </w:tcPr>
          <w:p w:rsidRPr="005D19CF" w:rsidR="00070939" w:rsidP="00070939" w:rsidRDefault="00070939" w14:paraId="6048CD87" w14:textId="331594AF">
            <w:pPr>
              <w:pStyle w:val="KeinLeerraum"/>
              <w:jc w:val="center"/>
              <w:rPr>
                <w:noProof/>
                <w:sz w:val="18"/>
                <w:szCs w:val="18"/>
              </w:rPr>
            </w:pPr>
            <w:r w:rsidRPr="009D462C">
              <w:t>Region Dosso</w:t>
            </w:r>
          </w:p>
        </w:tc>
        <w:tc>
          <w:tcPr>
            <w:tcW w:w="1108" w:type="dxa"/>
            <w:noWrap/>
          </w:tcPr>
          <w:p w:rsidRPr="005D19CF" w:rsidR="00070939" w:rsidP="00070939" w:rsidRDefault="00070939" w14:paraId="6401A209" w14:textId="36EF01E0">
            <w:pPr>
              <w:pStyle w:val="KeinLeerraum"/>
              <w:jc w:val="center"/>
              <w:rPr>
                <w:noProof/>
                <w:sz w:val="18"/>
                <w:szCs w:val="18"/>
              </w:rPr>
            </w:pPr>
            <w:r w:rsidRPr="009D462C">
              <w:t>0.13</w:t>
            </w:r>
          </w:p>
        </w:tc>
      </w:tr>
      <w:tr w:rsidRPr="00DC770F" w:rsidR="00070939" w:rsidTr="00737B2D" w14:paraId="1BA6D7F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66811E9" w14:textId="33C87130">
            <w:pPr>
              <w:pStyle w:val="KeinLeerraum"/>
              <w:jc w:val="left"/>
              <w:rPr>
                <w:noProof/>
                <w:sz w:val="18"/>
                <w:szCs w:val="18"/>
              </w:rPr>
            </w:pPr>
            <w:r w:rsidRPr="009D462C">
              <w:t>Nigeria</w:t>
            </w:r>
          </w:p>
        </w:tc>
        <w:tc>
          <w:tcPr>
            <w:tcW w:w="1465" w:type="dxa"/>
            <w:tcBorders>
              <w:left w:val="single" w:color="auto" w:sz="4" w:space="0"/>
            </w:tcBorders>
            <w:noWrap/>
          </w:tcPr>
          <w:p w:rsidRPr="005D19CF" w:rsidR="00070939" w:rsidP="00070939" w:rsidRDefault="00070939" w14:paraId="0183D790" w14:textId="5B9BC6D0">
            <w:pPr>
              <w:pStyle w:val="KeinLeerraum"/>
              <w:jc w:val="center"/>
              <w:rPr>
                <w:noProof/>
                <w:sz w:val="18"/>
                <w:szCs w:val="18"/>
              </w:rPr>
            </w:pPr>
            <w:r w:rsidRPr="009D462C">
              <w:t xml:space="preserve">Region </w:t>
            </w:r>
            <w:proofErr w:type="gramStart"/>
            <w:r w:rsidRPr="009D462C">
              <w:t>North west</w:t>
            </w:r>
            <w:proofErr w:type="gramEnd"/>
          </w:p>
        </w:tc>
        <w:tc>
          <w:tcPr>
            <w:tcW w:w="1110" w:type="dxa"/>
            <w:tcBorders>
              <w:right w:val="single" w:color="auto" w:sz="4" w:space="0"/>
            </w:tcBorders>
            <w:noWrap/>
          </w:tcPr>
          <w:p w:rsidRPr="005D19CF" w:rsidR="00070939" w:rsidP="00070939" w:rsidRDefault="00070939" w14:paraId="39F16077" w14:textId="2B93C53F">
            <w:pPr>
              <w:pStyle w:val="KeinLeerraum"/>
              <w:jc w:val="center"/>
              <w:rPr>
                <w:noProof/>
                <w:sz w:val="18"/>
                <w:szCs w:val="18"/>
              </w:rPr>
            </w:pPr>
            <w:r w:rsidRPr="009D462C">
              <w:t>0.16</w:t>
            </w:r>
          </w:p>
        </w:tc>
        <w:tc>
          <w:tcPr>
            <w:tcW w:w="1663" w:type="dxa"/>
            <w:tcBorders>
              <w:left w:val="single" w:color="auto" w:sz="4" w:space="0"/>
            </w:tcBorders>
            <w:noWrap/>
          </w:tcPr>
          <w:p w:rsidRPr="005D19CF" w:rsidR="00070939" w:rsidP="00070939" w:rsidRDefault="00070939" w14:paraId="7C0E9510" w14:textId="098C7014">
            <w:pPr>
              <w:pStyle w:val="KeinLeerraum"/>
              <w:jc w:val="center"/>
              <w:rPr>
                <w:noProof/>
                <w:sz w:val="18"/>
                <w:szCs w:val="18"/>
              </w:rPr>
            </w:pPr>
            <w:r w:rsidRPr="009D462C">
              <w:t xml:space="preserve">Region </w:t>
            </w:r>
            <w:proofErr w:type="gramStart"/>
            <w:r w:rsidRPr="009D462C">
              <w:t>South east</w:t>
            </w:r>
            <w:proofErr w:type="gramEnd"/>
          </w:p>
        </w:tc>
        <w:tc>
          <w:tcPr>
            <w:tcW w:w="1108" w:type="dxa"/>
            <w:tcBorders>
              <w:right w:val="single" w:color="auto" w:sz="4" w:space="0"/>
            </w:tcBorders>
            <w:noWrap/>
          </w:tcPr>
          <w:p w:rsidRPr="005D19CF" w:rsidR="00070939" w:rsidP="00070939" w:rsidRDefault="00070939" w14:paraId="56797854" w14:textId="0467ABBD">
            <w:pPr>
              <w:pStyle w:val="KeinLeerraum"/>
              <w:jc w:val="center"/>
              <w:rPr>
                <w:noProof/>
                <w:sz w:val="18"/>
                <w:szCs w:val="18"/>
              </w:rPr>
            </w:pPr>
            <w:r w:rsidRPr="009D462C">
              <w:t>0.14</w:t>
            </w:r>
          </w:p>
        </w:tc>
        <w:tc>
          <w:tcPr>
            <w:tcW w:w="1797" w:type="dxa"/>
            <w:gridSpan w:val="2"/>
            <w:tcBorders>
              <w:left w:val="single" w:color="auto" w:sz="4" w:space="0"/>
            </w:tcBorders>
            <w:noWrap/>
          </w:tcPr>
          <w:p w:rsidRPr="005D19CF" w:rsidR="00070939" w:rsidP="00070939" w:rsidRDefault="00070939" w14:paraId="0D0A0F8D" w14:textId="24FCF051">
            <w:pPr>
              <w:pStyle w:val="KeinLeerraum"/>
              <w:jc w:val="center"/>
              <w:rPr>
                <w:noProof/>
                <w:sz w:val="18"/>
                <w:szCs w:val="18"/>
              </w:rPr>
            </w:pPr>
            <w:r w:rsidRPr="009D462C">
              <w:t>Heard family planning</w:t>
            </w:r>
          </w:p>
        </w:tc>
        <w:tc>
          <w:tcPr>
            <w:tcW w:w="1108" w:type="dxa"/>
            <w:tcBorders>
              <w:right w:val="single" w:color="auto" w:sz="4" w:space="0"/>
            </w:tcBorders>
            <w:noWrap/>
          </w:tcPr>
          <w:p w:rsidRPr="005D19CF" w:rsidR="00070939" w:rsidP="00070939" w:rsidRDefault="00070939" w14:paraId="56035050" w14:textId="7F67A80C">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582D00D3" w14:textId="066C8A23">
            <w:pPr>
              <w:pStyle w:val="KeinLeerraum"/>
              <w:jc w:val="center"/>
              <w:rPr>
                <w:noProof/>
                <w:sz w:val="18"/>
                <w:szCs w:val="18"/>
              </w:rPr>
            </w:pPr>
            <w:proofErr w:type="spellStart"/>
            <w:r w:rsidRPr="009D462C">
              <w:t>Dvd</w:t>
            </w:r>
            <w:proofErr w:type="spellEnd"/>
            <w:r w:rsidRPr="009D462C">
              <w:t xml:space="preserve"> player</w:t>
            </w:r>
          </w:p>
        </w:tc>
        <w:tc>
          <w:tcPr>
            <w:tcW w:w="1108" w:type="dxa"/>
            <w:tcBorders>
              <w:right w:val="single" w:color="auto" w:sz="4" w:space="0"/>
            </w:tcBorders>
            <w:noWrap/>
          </w:tcPr>
          <w:p w:rsidRPr="005D19CF" w:rsidR="00070939" w:rsidP="00070939" w:rsidRDefault="00070939" w14:paraId="518590D8" w14:textId="3C889A05">
            <w:pPr>
              <w:pStyle w:val="KeinLeerraum"/>
              <w:jc w:val="center"/>
              <w:rPr>
                <w:noProof/>
                <w:sz w:val="18"/>
                <w:szCs w:val="18"/>
              </w:rPr>
            </w:pPr>
            <w:r w:rsidRPr="009D462C">
              <w:t>0.13</w:t>
            </w:r>
          </w:p>
        </w:tc>
        <w:tc>
          <w:tcPr>
            <w:tcW w:w="1947" w:type="dxa"/>
            <w:gridSpan w:val="2"/>
            <w:tcBorders>
              <w:left w:val="single" w:color="auto" w:sz="4" w:space="0"/>
            </w:tcBorders>
            <w:noWrap/>
          </w:tcPr>
          <w:p w:rsidRPr="005D19CF" w:rsidR="00070939" w:rsidP="00070939" w:rsidRDefault="00070939" w14:paraId="0C12816B" w14:textId="375884E4">
            <w:pPr>
              <w:pStyle w:val="KeinLeerraum"/>
              <w:jc w:val="center"/>
              <w:rPr>
                <w:noProof/>
                <w:sz w:val="18"/>
                <w:szCs w:val="18"/>
              </w:rPr>
            </w:pPr>
            <w:r w:rsidRPr="009D462C">
              <w:t>Language Yoruba</w:t>
            </w:r>
          </w:p>
        </w:tc>
        <w:tc>
          <w:tcPr>
            <w:tcW w:w="1108" w:type="dxa"/>
            <w:noWrap/>
          </w:tcPr>
          <w:p w:rsidRPr="005D19CF" w:rsidR="00070939" w:rsidP="00070939" w:rsidRDefault="00070939" w14:paraId="3CFB9C45" w14:textId="3D1D4872">
            <w:pPr>
              <w:pStyle w:val="KeinLeerraum"/>
              <w:jc w:val="center"/>
              <w:rPr>
                <w:noProof/>
                <w:sz w:val="18"/>
                <w:szCs w:val="18"/>
              </w:rPr>
            </w:pPr>
            <w:r w:rsidRPr="009D462C">
              <w:t>0.13</w:t>
            </w:r>
          </w:p>
        </w:tc>
      </w:tr>
      <w:tr w:rsidRPr="00DC770F" w:rsidR="00070939" w:rsidTr="00737B2D" w14:paraId="7D375C7B"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AB7CA7C" w14:textId="35686EE3">
            <w:pPr>
              <w:pStyle w:val="KeinLeerraum"/>
              <w:jc w:val="left"/>
              <w:rPr>
                <w:noProof/>
                <w:sz w:val="18"/>
                <w:szCs w:val="18"/>
              </w:rPr>
            </w:pPr>
            <w:proofErr w:type="spellStart"/>
            <w:r w:rsidRPr="009D462C">
              <w:t>Republic.of.the.Congo</w:t>
            </w:r>
            <w:proofErr w:type="spellEnd"/>
          </w:p>
        </w:tc>
        <w:tc>
          <w:tcPr>
            <w:tcW w:w="1465" w:type="dxa"/>
            <w:tcBorders>
              <w:left w:val="single" w:color="auto" w:sz="4" w:space="0"/>
            </w:tcBorders>
            <w:noWrap/>
          </w:tcPr>
          <w:p w:rsidRPr="005D19CF" w:rsidR="00070939" w:rsidP="00070939" w:rsidRDefault="00070939" w14:paraId="27DFFA40" w14:textId="06C3CE7E">
            <w:pPr>
              <w:pStyle w:val="KeinLeerraum"/>
              <w:jc w:val="center"/>
              <w:rPr>
                <w:noProof/>
                <w:sz w:val="18"/>
                <w:szCs w:val="18"/>
              </w:rPr>
            </w:pPr>
            <w:r w:rsidRPr="009D462C">
              <w:t>Region Pool</w:t>
            </w:r>
          </w:p>
        </w:tc>
        <w:tc>
          <w:tcPr>
            <w:tcW w:w="1110" w:type="dxa"/>
            <w:tcBorders>
              <w:right w:val="single" w:color="auto" w:sz="4" w:space="0"/>
            </w:tcBorders>
            <w:noWrap/>
          </w:tcPr>
          <w:p w:rsidRPr="005D19CF" w:rsidR="00070939" w:rsidP="00070939" w:rsidRDefault="00070939" w14:paraId="56901EBF" w14:textId="344458A7">
            <w:pPr>
              <w:pStyle w:val="KeinLeerraum"/>
              <w:jc w:val="center"/>
              <w:rPr>
                <w:noProof/>
                <w:sz w:val="18"/>
                <w:szCs w:val="18"/>
              </w:rPr>
            </w:pPr>
            <w:r w:rsidRPr="009D462C">
              <w:t>0.29</w:t>
            </w:r>
          </w:p>
        </w:tc>
        <w:tc>
          <w:tcPr>
            <w:tcW w:w="1663" w:type="dxa"/>
            <w:tcBorders>
              <w:left w:val="single" w:color="auto" w:sz="4" w:space="0"/>
            </w:tcBorders>
            <w:noWrap/>
          </w:tcPr>
          <w:p w:rsidRPr="005D19CF" w:rsidR="00070939" w:rsidP="00070939" w:rsidRDefault="00070939" w14:paraId="71F879BF" w14:textId="3C3886AE">
            <w:pPr>
              <w:pStyle w:val="KeinLeerraum"/>
              <w:jc w:val="center"/>
              <w:rPr>
                <w:noProof/>
                <w:sz w:val="18"/>
                <w:szCs w:val="18"/>
              </w:rPr>
            </w:pPr>
            <w:r w:rsidRPr="009D462C">
              <w:t xml:space="preserve">Region </w:t>
            </w:r>
            <w:proofErr w:type="spellStart"/>
            <w:r w:rsidRPr="009D462C">
              <w:t>Kouilou</w:t>
            </w:r>
            <w:proofErr w:type="spellEnd"/>
          </w:p>
        </w:tc>
        <w:tc>
          <w:tcPr>
            <w:tcW w:w="1108" w:type="dxa"/>
            <w:tcBorders>
              <w:right w:val="single" w:color="auto" w:sz="4" w:space="0"/>
            </w:tcBorders>
            <w:noWrap/>
          </w:tcPr>
          <w:p w:rsidRPr="005D19CF" w:rsidR="00070939" w:rsidP="00070939" w:rsidRDefault="00070939" w14:paraId="646397F5" w14:textId="3E2E6232">
            <w:pPr>
              <w:pStyle w:val="KeinLeerraum"/>
              <w:jc w:val="center"/>
              <w:rPr>
                <w:noProof/>
                <w:sz w:val="18"/>
                <w:szCs w:val="18"/>
              </w:rPr>
            </w:pPr>
            <w:r w:rsidRPr="009D462C">
              <w:t>0.23</w:t>
            </w:r>
          </w:p>
        </w:tc>
        <w:tc>
          <w:tcPr>
            <w:tcW w:w="1797" w:type="dxa"/>
            <w:gridSpan w:val="2"/>
            <w:tcBorders>
              <w:left w:val="single" w:color="auto" w:sz="4" w:space="0"/>
            </w:tcBorders>
            <w:noWrap/>
          </w:tcPr>
          <w:p w:rsidRPr="005D19CF" w:rsidR="00070939" w:rsidP="00070939" w:rsidRDefault="00070939" w14:paraId="5BC990B5" w14:textId="238E15D3">
            <w:pPr>
              <w:pStyle w:val="KeinLeerraum"/>
              <w:jc w:val="center"/>
              <w:rPr>
                <w:noProof/>
                <w:sz w:val="18"/>
                <w:szCs w:val="18"/>
              </w:rPr>
            </w:pPr>
            <w:r w:rsidRPr="009D462C">
              <w:t xml:space="preserve">Region </w:t>
            </w:r>
            <w:proofErr w:type="spellStart"/>
            <w:r w:rsidRPr="009D462C">
              <w:t>Lekoumou</w:t>
            </w:r>
            <w:proofErr w:type="spellEnd"/>
          </w:p>
        </w:tc>
        <w:tc>
          <w:tcPr>
            <w:tcW w:w="1108" w:type="dxa"/>
            <w:tcBorders>
              <w:right w:val="single" w:color="auto" w:sz="4" w:space="0"/>
            </w:tcBorders>
            <w:noWrap/>
          </w:tcPr>
          <w:p w:rsidRPr="005D19CF" w:rsidR="00070939" w:rsidP="00070939" w:rsidRDefault="00070939" w14:paraId="5EC14F83" w14:textId="0BD6CE9A">
            <w:pPr>
              <w:pStyle w:val="KeinLeerraum"/>
              <w:jc w:val="center"/>
              <w:rPr>
                <w:noProof/>
                <w:sz w:val="18"/>
                <w:szCs w:val="18"/>
              </w:rPr>
            </w:pPr>
            <w:r w:rsidRPr="009D462C">
              <w:t>0.15</w:t>
            </w:r>
          </w:p>
        </w:tc>
        <w:tc>
          <w:tcPr>
            <w:tcW w:w="1580" w:type="dxa"/>
            <w:gridSpan w:val="2"/>
            <w:tcBorders>
              <w:left w:val="single" w:color="auto" w:sz="4" w:space="0"/>
            </w:tcBorders>
            <w:noWrap/>
          </w:tcPr>
          <w:p w:rsidRPr="005D19CF" w:rsidR="00070939" w:rsidP="00070939" w:rsidRDefault="00070939" w14:paraId="391433AD" w14:textId="5889BF3E">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570F3A94" w14:textId="76C0FD40">
            <w:pPr>
              <w:pStyle w:val="KeinLeerraum"/>
              <w:jc w:val="center"/>
              <w:rPr>
                <w:noProof/>
                <w:sz w:val="18"/>
                <w:szCs w:val="18"/>
              </w:rPr>
            </w:pPr>
            <w:r w:rsidRPr="009D462C">
              <w:t>0.14</w:t>
            </w:r>
          </w:p>
        </w:tc>
        <w:tc>
          <w:tcPr>
            <w:tcW w:w="1947" w:type="dxa"/>
            <w:gridSpan w:val="2"/>
            <w:tcBorders>
              <w:left w:val="single" w:color="auto" w:sz="4" w:space="0"/>
            </w:tcBorders>
            <w:noWrap/>
          </w:tcPr>
          <w:p w:rsidRPr="005D19CF" w:rsidR="00070939" w:rsidP="00070939" w:rsidRDefault="00070939" w14:paraId="7E472B95" w14:textId="46C7E293">
            <w:pPr>
              <w:pStyle w:val="KeinLeerraum"/>
              <w:jc w:val="center"/>
              <w:rPr>
                <w:noProof/>
                <w:sz w:val="18"/>
                <w:szCs w:val="18"/>
              </w:rPr>
            </w:pPr>
            <w:r w:rsidRPr="009D462C">
              <w:t xml:space="preserve">Region Cuvette   </w:t>
            </w:r>
            <w:proofErr w:type="spellStart"/>
            <w:r w:rsidRPr="009D462C">
              <w:t>ouest</w:t>
            </w:r>
            <w:proofErr w:type="spellEnd"/>
          </w:p>
        </w:tc>
        <w:tc>
          <w:tcPr>
            <w:tcW w:w="1108" w:type="dxa"/>
            <w:noWrap/>
          </w:tcPr>
          <w:p w:rsidRPr="005D19CF" w:rsidR="00070939" w:rsidP="00070939" w:rsidRDefault="00070939" w14:paraId="0B6001F2" w14:textId="69C3CABB">
            <w:pPr>
              <w:pStyle w:val="KeinLeerraum"/>
              <w:jc w:val="center"/>
              <w:rPr>
                <w:noProof/>
                <w:sz w:val="18"/>
                <w:szCs w:val="18"/>
              </w:rPr>
            </w:pPr>
            <w:r w:rsidRPr="009D462C">
              <w:t>0.13</w:t>
            </w:r>
          </w:p>
        </w:tc>
      </w:tr>
      <w:tr w:rsidRPr="00DC770F" w:rsidR="00070939" w:rsidTr="00737B2D" w14:paraId="35F67B00"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FE3C408" w14:textId="5CE11693">
            <w:pPr>
              <w:pStyle w:val="KeinLeerraum"/>
              <w:jc w:val="left"/>
              <w:rPr>
                <w:noProof/>
                <w:sz w:val="18"/>
                <w:szCs w:val="18"/>
              </w:rPr>
            </w:pPr>
            <w:r w:rsidRPr="009D462C">
              <w:t>Rwanda</w:t>
            </w:r>
          </w:p>
        </w:tc>
        <w:tc>
          <w:tcPr>
            <w:tcW w:w="1465" w:type="dxa"/>
            <w:tcBorders>
              <w:left w:val="single" w:color="auto" w:sz="4" w:space="0"/>
            </w:tcBorders>
            <w:noWrap/>
          </w:tcPr>
          <w:p w:rsidRPr="005D19CF" w:rsidR="00070939" w:rsidP="00070939" w:rsidRDefault="00070939" w14:paraId="6FE44FBA" w14:textId="2AE8FF20">
            <w:pPr>
              <w:pStyle w:val="KeinLeerraum"/>
              <w:jc w:val="center"/>
              <w:rPr>
                <w:noProof/>
                <w:sz w:val="18"/>
                <w:szCs w:val="18"/>
              </w:rPr>
            </w:pPr>
            <w:r w:rsidRPr="009D462C">
              <w:t>Never read newspapers</w:t>
            </w:r>
          </w:p>
        </w:tc>
        <w:tc>
          <w:tcPr>
            <w:tcW w:w="1110" w:type="dxa"/>
            <w:tcBorders>
              <w:right w:val="single" w:color="auto" w:sz="4" w:space="0"/>
            </w:tcBorders>
            <w:noWrap/>
          </w:tcPr>
          <w:p w:rsidRPr="005D19CF" w:rsidR="00070939" w:rsidP="00070939" w:rsidRDefault="00070939" w14:paraId="24D39732" w14:textId="0178BA1A">
            <w:pPr>
              <w:pStyle w:val="KeinLeerraum"/>
              <w:jc w:val="center"/>
              <w:rPr>
                <w:noProof/>
                <w:sz w:val="18"/>
                <w:szCs w:val="18"/>
              </w:rPr>
            </w:pPr>
            <w:r w:rsidRPr="009D462C">
              <w:t>0.49</w:t>
            </w:r>
          </w:p>
        </w:tc>
        <w:tc>
          <w:tcPr>
            <w:tcW w:w="1663" w:type="dxa"/>
            <w:tcBorders>
              <w:left w:val="single" w:color="auto" w:sz="4" w:space="0"/>
            </w:tcBorders>
            <w:noWrap/>
          </w:tcPr>
          <w:p w:rsidRPr="005D19CF" w:rsidR="00070939" w:rsidP="00070939" w:rsidRDefault="00070939" w14:paraId="645C201F" w14:textId="751FFA33">
            <w:pPr>
              <w:pStyle w:val="KeinLeerraum"/>
              <w:jc w:val="center"/>
              <w:rPr>
                <w:noProof/>
                <w:sz w:val="18"/>
                <w:szCs w:val="18"/>
              </w:rPr>
            </w:pPr>
            <w:r w:rsidRPr="009D462C">
              <w:t>Region North</w:t>
            </w:r>
          </w:p>
        </w:tc>
        <w:tc>
          <w:tcPr>
            <w:tcW w:w="1108" w:type="dxa"/>
            <w:tcBorders>
              <w:right w:val="single" w:color="auto" w:sz="4" w:space="0"/>
            </w:tcBorders>
            <w:noWrap/>
          </w:tcPr>
          <w:p w:rsidRPr="005D19CF" w:rsidR="00070939" w:rsidP="00070939" w:rsidRDefault="00070939" w14:paraId="3D491FA0" w14:textId="175660AF">
            <w:pPr>
              <w:pStyle w:val="KeinLeerraum"/>
              <w:jc w:val="center"/>
              <w:rPr>
                <w:noProof/>
                <w:sz w:val="18"/>
                <w:szCs w:val="18"/>
              </w:rPr>
            </w:pPr>
            <w:r w:rsidRPr="009D462C">
              <w:t>0.41</w:t>
            </w:r>
          </w:p>
        </w:tc>
        <w:tc>
          <w:tcPr>
            <w:tcW w:w="1797" w:type="dxa"/>
            <w:gridSpan w:val="2"/>
            <w:tcBorders>
              <w:left w:val="single" w:color="auto" w:sz="4" w:space="0"/>
            </w:tcBorders>
            <w:noWrap/>
          </w:tcPr>
          <w:p w:rsidRPr="005D19CF" w:rsidR="00070939" w:rsidP="00070939" w:rsidRDefault="00070939" w14:paraId="394F1936" w14:textId="7ADAF1CF">
            <w:pPr>
              <w:pStyle w:val="KeinLeerraum"/>
              <w:jc w:val="center"/>
              <w:rPr>
                <w:noProof/>
                <w:sz w:val="18"/>
                <w:szCs w:val="18"/>
              </w:rPr>
            </w:pPr>
            <w:r w:rsidRPr="009D462C">
              <w:t>Region South</w:t>
            </w:r>
          </w:p>
        </w:tc>
        <w:tc>
          <w:tcPr>
            <w:tcW w:w="1108" w:type="dxa"/>
            <w:tcBorders>
              <w:right w:val="single" w:color="auto" w:sz="4" w:space="0"/>
            </w:tcBorders>
            <w:noWrap/>
          </w:tcPr>
          <w:p w:rsidRPr="005D19CF" w:rsidR="00070939" w:rsidP="00070939" w:rsidRDefault="00070939" w14:paraId="2A870F86" w14:textId="6A72F955">
            <w:pPr>
              <w:pStyle w:val="KeinLeerraum"/>
              <w:jc w:val="center"/>
              <w:rPr>
                <w:noProof/>
                <w:sz w:val="18"/>
                <w:szCs w:val="18"/>
              </w:rPr>
            </w:pPr>
            <w:r w:rsidRPr="009D462C">
              <w:t>0.40</w:t>
            </w:r>
          </w:p>
        </w:tc>
        <w:tc>
          <w:tcPr>
            <w:tcW w:w="1580" w:type="dxa"/>
            <w:gridSpan w:val="2"/>
            <w:tcBorders>
              <w:left w:val="single" w:color="auto" w:sz="4" w:space="0"/>
            </w:tcBorders>
            <w:noWrap/>
          </w:tcPr>
          <w:p w:rsidRPr="005D19CF" w:rsidR="00070939" w:rsidP="00070939" w:rsidRDefault="00070939" w14:paraId="1A6B5888" w14:textId="02EB3D4C">
            <w:pPr>
              <w:pStyle w:val="KeinLeerraum"/>
              <w:jc w:val="center"/>
              <w:rPr>
                <w:noProof/>
                <w:sz w:val="18"/>
                <w:szCs w:val="18"/>
              </w:rPr>
            </w:pPr>
            <w:r w:rsidRPr="009D462C">
              <w:t>Cattle</w:t>
            </w:r>
          </w:p>
        </w:tc>
        <w:tc>
          <w:tcPr>
            <w:tcW w:w="1108" w:type="dxa"/>
            <w:tcBorders>
              <w:right w:val="single" w:color="auto" w:sz="4" w:space="0"/>
            </w:tcBorders>
            <w:noWrap/>
          </w:tcPr>
          <w:p w:rsidRPr="005D19CF" w:rsidR="00070939" w:rsidP="00070939" w:rsidRDefault="00070939" w14:paraId="23300C82" w14:textId="7DFF544C">
            <w:pPr>
              <w:pStyle w:val="KeinLeerraum"/>
              <w:jc w:val="center"/>
              <w:rPr>
                <w:noProof/>
                <w:sz w:val="18"/>
                <w:szCs w:val="18"/>
              </w:rPr>
            </w:pPr>
            <w:r w:rsidRPr="009D462C">
              <w:t>0.37</w:t>
            </w:r>
          </w:p>
        </w:tc>
        <w:tc>
          <w:tcPr>
            <w:tcW w:w="1947" w:type="dxa"/>
            <w:gridSpan w:val="2"/>
            <w:tcBorders>
              <w:left w:val="single" w:color="auto" w:sz="4" w:space="0"/>
            </w:tcBorders>
            <w:noWrap/>
          </w:tcPr>
          <w:p w:rsidRPr="005D19CF" w:rsidR="00070939" w:rsidP="00070939" w:rsidRDefault="00070939" w14:paraId="055CAC6D" w14:textId="28B050EB">
            <w:pPr>
              <w:pStyle w:val="KeinLeerraum"/>
              <w:jc w:val="center"/>
              <w:rPr>
                <w:noProof/>
                <w:sz w:val="18"/>
                <w:szCs w:val="18"/>
              </w:rPr>
            </w:pPr>
            <w:r w:rsidRPr="009D462C">
              <w:t>Watch TV</w:t>
            </w:r>
          </w:p>
        </w:tc>
        <w:tc>
          <w:tcPr>
            <w:tcW w:w="1108" w:type="dxa"/>
            <w:noWrap/>
          </w:tcPr>
          <w:p w:rsidRPr="005D19CF" w:rsidR="00070939" w:rsidP="00070939" w:rsidRDefault="00070939" w14:paraId="4F4F72DD" w14:textId="6AFD4CE2">
            <w:pPr>
              <w:pStyle w:val="KeinLeerraum"/>
              <w:jc w:val="center"/>
              <w:rPr>
                <w:noProof/>
                <w:sz w:val="18"/>
                <w:szCs w:val="18"/>
              </w:rPr>
            </w:pPr>
            <w:r w:rsidRPr="009D462C">
              <w:t>0.36</w:t>
            </w:r>
          </w:p>
        </w:tc>
      </w:tr>
      <w:tr w:rsidRPr="00DC770F" w:rsidR="00070939" w:rsidTr="00737B2D" w14:paraId="7C813CA5"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133FBDB" w14:textId="22FF1777">
            <w:pPr>
              <w:pStyle w:val="KeinLeerraum"/>
              <w:jc w:val="left"/>
              <w:rPr>
                <w:noProof/>
                <w:sz w:val="18"/>
                <w:szCs w:val="18"/>
              </w:rPr>
            </w:pPr>
            <w:r w:rsidRPr="009D462C">
              <w:t>Senegal</w:t>
            </w:r>
          </w:p>
        </w:tc>
        <w:tc>
          <w:tcPr>
            <w:tcW w:w="1465" w:type="dxa"/>
            <w:tcBorders>
              <w:left w:val="single" w:color="auto" w:sz="4" w:space="0"/>
            </w:tcBorders>
            <w:noWrap/>
          </w:tcPr>
          <w:p w:rsidRPr="005D19CF" w:rsidR="00070939" w:rsidP="00070939" w:rsidRDefault="00070939" w14:paraId="2251D887" w14:textId="7898DB8C">
            <w:pPr>
              <w:pStyle w:val="KeinLeerraum"/>
              <w:jc w:val="center"/>
              <w:rPr>
                <w:noProof/>
                <w:sz w:val="18"/>
                <w:szCs w:val="18"/>
              </w:rPr>
            </w:pPr>
            <w:r w:rsidRPr="009D462C">
              <w:t>Tested HIV</w:t>
            </w:r>
          </w:p>
        </w:tc>
        <w:tc>
          <w:tcPr>
            <w:tcW w:w="1110" w:type="dxa"/>
            <w:tcBorders>
              <w:right w:val="single" w:color="auto" w:sz="4" w:space="0"/>
            </w:tcBorders>
            <w:noWrap/>
          </w:tcPr>
          <w:p w:rsidRPr="005D19CF" w:rsidR="00070939" w:rsidP="00070939" w:rsidRDefault="00070939" w14:paraId="38EC6FF6" w14:textId="6EB5CC7E">
            <w:pPr>
              <w:pStyle w:val="KeinLeerraum"/>
              <w:jc w:val="center"/>
              <w:rPr>
                <w:noProof/>
                <w:sz w:val="18"/>
                <w:szCs w:val="18"/>
              </w:rPr>
            </w:pPr>
            <w:r w:rsidRPr="009D462C">
              <w:t>0.84</w:t>
            </w:r>
          </w:p>
        </w:tc>
        <w:tc>
          <w:tcPr>
            <w:tcW w:w="1663" w:type="dxa"/>
            <w:tcBorders>
              <w:left w:val="single" w:color="auto" w:sz="4" w:space="0"/>
            </w:tcBorders>
            <w:noWrap/>
          </w:tcPr>
          <w:p w:rsidRPr="005D19CF" w:rsidR="00070939" w:rsidP="00070939" w:rsidRDefault="00070939" w14:paraId="618FFDB1" w14:textId="08416042">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6C045A85" w14:textId="2EC2EE5A">
            <w:pPr>
              <w:pStyle w:val="KeinLeerraum"/>
              <w:jc w:val="center"/>
              <w:rPr>
                <w:noProof/>
                <w:sz w:val="18"/>
                <w:szCs w:val="18"/>
              </w:rPr>
            </w:pPr>
            <w:r w:rsidRPr="009D462C">
              <w:t>0.64</w:t>
            </w:r>
          </w:p>
        </w:tc>
        <w:tc>
          <w:tcPr>
            <w:tcW w:w="1797" w:type="dxa"/>
            <w:gridSpan w:val="2"/>
            <w:tcBorders>
              <w:left w:val="single" w:color="auto" w:sz="4" w:space="0"/>
            </w:tcBorders>
            <w:noWrap/>
          </w:tcPr>
          <w:p w:rsidRPr="005D19CF" w:rsidR="00070939" w:rsidP="00070939" w:rsidRDefault="00070939" w14:paraId="7E119DBE" w14:textId="0F5ED3C3">
            <w:pPr>
              <w:pStyle w:val="KeinLeerraum"/>
              <w:jc w:val="center"/>
              <w:rPr>
                <w:noProof/>
                <w:sz w:val="18"/>
                <w:szCs w:val="18"/>
              </w:rPr>
            </w:pPr>
            <w:r w:rsidRPr="009D462C">
              <w:t>Electricity</w:t>
            </w:r>
          </w:p>
        </w:tc>
        <w:tc>
          <w:tcPr>
            <w:tcW w:w="1108" w:type="dxa"/>
            <w:tcBorders>
              <w:right w:val="single" w:color="auto" w:sz="4" w:space="0"/>
            </w:tcBorders>
            <w:noWrap/>
          </w:tcPr>
          <w:p w:rsidRPr="005D19CF" w:rsidR="00070939" w:rsidP="00070939" w:rsidRDefault="00070939" w14:paraId="04DD84ED" w14:textId="35FD54EA">
            <w:pPr>
              <w:pStyle w:val="KeinLeerraum"/>
              <w:jc w:val="center"/>
              <w:rPr>
                <w:noProof/>
                <w:sz w:val="18"/>
                <w:szCs w:val="18"/>
              </w:rPr>
            </w:pPr>
            <w:r w:rsidRPr="009D462C">
              <w:t>0.54</w:t>
            </w:r>
          </w:p>
        </w:tc>
        <w:tc>
          <w:tcPr>
            <w:tcW w:w="1580" w:type="dxa"/>
            <w:gridSpan w:val="2"/>
            <w:tcBorders>
              <w:left w:val="single" w:color="auto" w:sz="4" w:space="0"/>
            </w:tcBorders>
            <w:noWrap/>
          </w:tcPr>
          <w:p w:rsidRPr="005D19CF" w:rsidR="00070939" w:rsidP="00070939" w:rsidRDefault="00070939" w14:paraId="41413829" w14:textId="2C03519F">
            <w:pPr>
              <w:pStyle w:val="KeinLeerraum"/>
              <w:jc w:val="center"/>
              <w:rPr>
                <w:noProof/>
                <w:sz w:val="18"/>
                <w:szCs w:val="18"/>
              </w:rPr>
            </w:pPr>
            <w:r w:rsidRPr="009D462C">
              <w:t>Rural*</w:t>
            </w:r>
          </w:p>
        </w:tc>
        <w:tc>
          <w:tcPr>
            <w:tcW w:w="1108" w:type="dxa"/>
            <w:tcBorders>
              <w:right w:val="single" w:color="auto" w:sz="4" w:space="0"/>
            </w:tcBorders>
            <w:noWrap/>
          </w:tcPr>
          <w:p w:rsidRPr="005D19CF" w:rsidR="00070939" w:rsidP="00070939" w:rsidRDefault="00070939" w14:paraId="7E146258" w14:textId="588103A5">
            <w:pPr>
              <w:pStyle w:val="KeinLeerraum"/>
              <w:jc w:val="center"/>
              <w:rPr>
                <w:noProof/>
                <w:sz w:val="18"/>
                <w:szCs w:val="18"/>
              </w:rPr>
            </w:pPr>
            <w:r w:rsidRPr="009D462C">
              <w:t>0.52</w:t>
            </w:r>
          </w:p>
        </w:tc>
        <w:tc>
          <w:tcPr>
            <w:tcW w:w="1947" w:type="dxa"/>
            <w:gridSpan w:val="2"/>
            <w:tcBorders>
              <w:left w:val="single" w:color="auto" w:sz="4" w:space="0"/>
            </w:tcBorders>
            <w:noWrap/>
          </w:tcPr>
          <w:p w:rsidRPr="005D19CF" w:rsidR="00070939" w:rsidP="00070939" w:rsidRDefault="00070939" w14:paraId="6F0DC7EC" w14:textId="0505EDC1">
            <w:pPr>
              <w:pStyle w:val="KeinLeerraum"/>
              <w:jc w:val="center"/>
              <w:rPr>
                <w:noProof/>
                <w:sz w:val="18"/>
                <w:szCs w:val="18"/>
              </w:rPr>
            </w:pPr>
            <w:r w:rsidRPr="009D462C">
              <w:t>Number of HH members</w:t>
            </w:r>
          </w:p>
        </w:tc>
        <w:tc>
          <w:tcPr>
            <w:tcW w:w="1108" w:type="dxa"/>
            <w:noWrap/>
          </w:tcPr>
          <w:p w:rsidRPr="005D19CF" w:rsidR="00070939" w:rsidP="00070939" w:rsidRDefault="00070939" w14:paraId="7EBB8F9C" w14:textId="4C765F47">
            <w:pPr>
              <w:pStyle w:val="KeinLeerraum"/>
              <w:jc w:val="center"/>
              <w:rPr>
                <w:noProof/>
                <w:sz w:val="18"/>
                <w:szCs w:val="18"/>
              </w:rPr>
            </w:pPr>
            <w:r w:rsidRPr="009D462C">
              <w:t>0.51</w:t>
            </w:r>
          </w:p>
        </w:tc>
      </w:tr>
      <w:tr w:rsidRPr="00DC770F" w:rsidR="00070939" w:rsidTr="00737B2D" w14:paraId="66D5004F"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5007237" w14:textId="3B411031">
            <w:pPr>
              <w:pStyle w:val="KeinLeerraum"/>
              <w:jc w:val="left"/>
              <w:rPr>
                <w:noProof/>
                <w:sz w:val="18"/>
                <w:szCs w:val="18"/>
              </w:rPr>
            </w:pPr>
            <w:proofErr w:type="spellStart"/>
            <w:r w:rsidRPr="009D462C">
              <w:t>Sierra.Leone</w:t>
            </w:r>
            <w:proofErr w:type="spellEnd"/>
          </w:p>
        </w:tc>
        <w:tc>
          <w:tcPr>
            <w:tcW w:w="1465" w:type="dxa"/>
            <w:tcBorders>
              <w:left w:val="single" w:color="auto" w:sz="4" w:space="0"/>
            </w:tcBorders>
            <w:noWrap/>
          </w:tcPr>
          <w:p w:rsidRPr="005D19CF" w:rsidR="00070939" w:rsidP="00070939" w:rsidRDefault="00070939" w14:paraId="7D2A6D96" w14:textId="6DA15987">
            <w:pPr>
              <w:pStyle w:val="KeinLeerraum"/>
              <w:jc w:val="center"/>
              <w:rPr>
                <w:noProof/>
                <w:sz w:val="18"/>
                <w:szCs w:val="18"/>
              </w:rPr>
            </w:pPr>
            <w:r w:rsidRPr="009D462C">
              <w:t>Language Krio</w:t>
            </w:r>
          </w:p>
        </w:tc>
        <w:tc>
          <w:tcPr>
            <w:tcW w:w="1110" w:type="dxa"/>
            <w:tcBorders>
              <w:right w:val="single" w:color="auto" w:sz="4" w:space="0"/>
            </w:tcBorders>
            <w:noWrap/>
          </w:tcPr>
          <w:p w:rsidRPr="005D19CF" w:rsidR="00070939" w:rsidP="00070939" w:rsidRDefault="00070939" w14:paraId="5FBB09E1" w14:textId="7A6BFF61">
            <w:pPr>
              <w:pStyle w:val="KeinLeerraum"/>
              <w:jc w:val="center"/>
              <w:rPr>
                <w:noProof/>
                <w:sz w:val="18"/>
                <w:szCs w:val="18"/>
              </w:rPr>
            </w:pPr>
            <w:r w:rsidRPr="009D462C">
              <w:t>0.27</w:t>
            </w:r>
          </w:p>
        </w:tc>
        <w:tc>
          <w:tcPr>
            <w:tcW w:w="1663" w:type="dxa"/>
            <w:tcBorders>
              <w:left w:val="single" w:color="auto" w:sz="4" w:space="0"/>
            </w:tcBorders>
            <w:noWrap/>
          </w:tcPr>
          <w:p w:rsidRPr="005D19CF" w:rsidR="00070939" w:rsidP="00070939" w:rsidRDefault="00070939" w14:paraId="2576D648" w14:textId="21B44891">
            <w:pPr>
              <w:pStyle w:val="KeinLeerraum"/>
              <w:jc w:val="center"/>
              <w:rPr>
                <w:noProof/>
                <w:sz w:val="18"/>
                <w:szCs w:val="18"/>
              </w:rPr>
            </w:pPr>
            <w:r w:rsidRPr="009D462C">
              <w:t>Region Eastern</w:t>
            </w:r>
          </w:p>
        </w:tc>
        <w:tc>
          <w:tcPr>
            <w:tcW w:w="1108" w:type="dxa"/>
            <w:tcBorders>
              <w:right w:val="single" w:color="auto" w:sz="4" w:space="0"/>
            </w:tcBorders>
            <w:noWrap/>
          </w:tcPr>
          <w:p w:rsidRPr="005D19CF" w:rsidR="00070939" w:rsidP="00070939" w:rsidRDefault="00070939" w14:paraId="5B073DF4" w14:textId="5CF02D11">
            <w:pPr>
              <w:pStyle w:val="KeinLeerraum"/>
              <w:jc w:val="center"/>
              <w:rPr>
                <w:noProof/>
                <w:sz w:val="18"/>
                <w:szCs w:val="18"/>
              </w:rPr>
            </w:pPr>
            <w:r w:rsidRPr="009D462C">
              <w:t>0.26</w:t>
            </w:r>
          </w:p>
        </w:tc>
        <w:tc>
          <w:tcPr>
            <w:tcW w:w="1797" w:type="dxa"/>
            <w:gridSpan w:val="2"/>
            <w:tcBorders>
              <w:left w:val="single" w:color="auto" w:sz="4" w:space="0"/>
            </w:tcBorders>
            <w:noWrap/>
          </w:tcPr>
          <w:p w:rsidRPr="005D19CF" w:rsidR="00070939" w:rsidP="00070939" w:rsidRDefault="00070939" w14:paraId="3FE0A384" w14:textId="19E87C56">
            <w:pPr>
              <w:pStyle w:val="KeinLeerraum"/>
              <w:jc w:val="center"/>
              <w:rPr>
                <w:noProof/>
                <w:sz w:val="18"/>
                <w:szCs w:val="18"/>
              </w:rPr>
            </w:pPr>
            <w:r w:rsidRPr="009D462C">
              <w:t>Exposure to mass media*</w:t>
            </w:r>
          </w:p>
        </w:tc>
        <w:tc>
          <w:tcPr>
            <w:tcW w:w="1108" w:type="dxa"/>
            <w:tcBorders>
              <w:right w:val="single" w:color="auto" w:sz="4" w:space="0"/>
            </w:tcBorders>
            <w:noWrap/>
          </w:tcPr>
          <w:p w:rsidRPr="005D19CF" w:rsidR="00070939" w:rsidP="00070939" w:rsidRDefault="00070939" w14:paraId="27EDCBAE" w14:textId="426DB4BE">
            <w:pPr>
              <w:pStyle w:val="KeinLeerraum"/>
              <w:jc w:val="center"/>
              <w:rPr>
                <w:noProof/>
                <w:sz w:val="18"/>
                <w:szCs w:val="18"/>
              </w:rPr>
            </w:pPr>
            <w:r w:rsidRPr="009D462C">
              <w:t>0.19</w:t>
            </w:r>
          </w:p>
        </w:tc>
        <w:tc>
          <w:tcPr>
            <w:tcW w:w="1580" w:type="dxa"/>
            <w:gridSpan w:val="2"/>
            <w:tcBorders>
              <w:left w:val="single" w:color="auto" w:sz="4" w:space="0"/>
            </w:tcBorders>
            <w:noWrap/>
          </w:tcPr>
          <w:p w:rsidRPr="005D19CF" w:rsidR="00070939" w:rsidP="00070939" w:rsidRDefault="00070939" w14:paraId="68ABAC0C" w14:textId="0F0F5AB1">
            <w:pPr>
              <w:pStyle w:val="KeinLeerraum"/>
              <w:jc w:val="center"/>
              <w:rPr>
                <w:noProof/>
                <w:sz w:val="18"/>
                <w:szCs w:val="18"/>
              </w:rPr>
            </w:pPr>
            <w:r w:rsidRPr="009D462C">
              <w:t>Rural*</w:t>
            </w:r>
          </w:p>
        </w:tc>
        <w:tc>
          <w:tcPr>
            <w:tcW w:w="1108" w:type="dxa"/>
            <w:tcBorders>
              <w:right w:val="single" w:color="auto" w:sz="4" w:space="0"/>
            </w:tcBorders>
            <w:noWrap/>
          </w:tcPr>
          <w:p w:rsidRPr="005D19CF" w:rsidR="00070939" w:rsidP="00070939" w:rsidRDefault="00070939" w14:paraId="1CF44066" w14:textId="19462422">
            <w:pPr>
              <w:pStyle w:val="KeinLeerraum"/>
              <w:jc w:val="center"/>
              <w:rPr>
                <w:noProof/>
                <w:sz w:val="18"/>
                <w:szCs w:val="18"/>
              </w:rPr>
            </w:pPr>
            <w:r w:rsidRPr="009D462C">
              <w:t>0.18</w:t>
            </w:r>
          </w:p>
        </w:tc>
        <w:tc>
          <w:tcPr>
            <w:tcW w:w="1947" w:type="dxa"/>
            <w:gridSpan w:val="2"/>
            <w:tcBorders>
              <w:left w:val="single" w:color="auto" w:sz="4" w:space="0"/>
            </w:tcBorders>
            <w:noWrap/>
          </w:tcPr>
          <w:p w:rsidRPr="005D19CF" w:rsidR="00070939" w:rsidP="00070939" w:rsidRDefault="00070939" w14:paraId="61573C14" w14:textId="11297CAA">
            <w:pPr>
              <w:pStyle w:val="KeinLeerraum"/>
              <w:jc w:val="center"/>
              <w:rPr>
                <w:noProof/>
                <w:sz w:val="18"/>
                <w:szCs w:val="18"/>
              </w:rPr>
            </w:pPr>
            <w:r w:rsidRPr="009D462C">
              <w:t>Listen radio</w:t>
            </w:r>
          </w:p>
        </w:tc>
        <w:tc>
          <w:tcPr>
            <w:tcW w:w="1108" w:type="dxa"/>
            <w:noWrap/>
          </w:tcPr>
          <w:p w:rsidRPr="005D19CF" w:rsidR="00070939" w:rsidP="00070939" w:rsidRDefault="00070939" w14:paraId="6AA8BFDA" w14:textId="43640614">
            <w:pPr>
              <w:pStyle w:val="KeinLeerraum"/>
              <w:jc w:val="center"/>
              <w:rPr>
                <w:noProof/>
                <w:sz w:val="18"/>
                <w:szCs w:val="18"/>
              </w:rPr>
            </w:pPr>
            <w:r w:rsidRPr="009D462C">
              <w:t>0.14</w:t>
            </w:r>
          </w:p>
        </w:tc>
      </w:tr>
      <w:tr w:rsidRPr="00DC770F" w:rsidR="00070939" w:rsidTr="00737B2D" w14:paraId="3691648E"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479C90B" w14:textId="0489B94C">
            <w:pPr>
              <w:pStyle w:val="KeinLeerraum"/>
              <w:jc w:val="left"/>
              <w:rPr>
                <w:noProof/>
                <w:sz w:val="18"/>
                <w:szCs w:val="18"/>
              </w:rPr>
            </w:pPr>
            <w:proofErr w:type="spellStart"/>
            <w:r w:rsidRPr="009D462C">
              <w:t>South.Africa</w:t>
            </w:r>
            <w:proofErr w:type="spellEnd"/>
          </w:p>
        </w:tc>
        <w:tc>
          <w:tcPr>
            <w:tcW w:w="1465" w:type="dxa"/>
            <w:tcBorders>
              <w:left w:val="single" w:color="auto" w:sz="4" w:space="0"/>
            </w:tcBorders>
            <w:noWrap/>
          </w:tcPr>
          <w:p w:rsidRPr="005D19CF" w:rsidR="00070939" w:rsidP="00070939" w:rsidRDefault="00070939" w14:paraId="1F226584" w14:textId="4AACBCC4">
            <w:pPr>
              <w:pStyle w:val="KeinLeerraum"/>
              <w:jc w:val="center"/>
              <w:rPr>
                <w:noProof/>
                <w:sz w:val="18"/>
                <w:szCs w:val="18"/>
              </w:rPr>
            </w:pPr>
            <w:r w:rsidRPr="009D462C">
              <w:t>Number of HH members</w:t>
            </w:r>
          </w:p>
        </w:tc>
        <w:tc>
          <w:tcPr>
            <w:tcW w:w="1110" w:type="dxa"/>
            <w:tcBorders>
              <w:right w:val="single" w:color="auto" w:sz="4" w:space="0"/>
            </w:tcBorders>
            <w:noWrap/>
          </w:tcPr>
          <w:p w:rsidRPr="005D19CF" w:rsidR="00070939" w:rsidP="00070939" w:rsidRDefault="00070939" w14:paraId="059D4D7A" w14:textId="2D88632A">
            <w:pPr>
              <w:pStyle w:val="KeinLeerraum"/>
              <w:jc w:val="center"/>
              <w:rPr>
                <w:noProof/>
                <w:sz w:val="18"/>
                <w:szCs w:val="18"/>
              </w:rPr>
            </w:pPr>
            <w:r w:rsidRPr="009D462C">
              <w:t>0.57</w:t>
            </w:r>
          </w:p>
        </w:tc>
        <w:tc>
          <w:tcPr>
            <w:tcW w:w="1663" w:type="dxa"/>
            <w:tcBorders>
              <w:left w:val="single" w:color="auto" w:sz="4" w:space="0"/>
            </w:tcBorders>
            <w:noWrap/>
          </w:tcPr>
          <w:p w:rsidRPr="005D19CF" w:rsidR="00070939" w:rsidP="00070939" w:rsidRDefault="00070939" w14:paraId="7EB1F099" w14:textId="15BE479F">
            <w:pPr>
              <w:pStyle w:val="KeinLeerraum"/>
              <w:jc w:val="center"/>
              <w:rPr>
                <w:noProof/>
                <w:sz w:val="18"/>
                <w:szCs w:val="18"/>
              </w:rPr>
            </w:pPr>
            <w:r w:rsidRPr="009D462C">
              <w:t>Number of women in HH</w:t>
            </w:r>
          </w:p>
        </w:tc>
        <w:tc>
          <w:tcPr>
            <w:tcW w:w="1108" w:type="dxa"/>
            <w:tcBorders>
              <w:right w:val="single" w:color="auto" w:sz="4" w:space="0"/>
            </w:tcBorders>
            <w:noWrap/>
          </w:tcPr>
          <w:p w:rsidRPr="005D19CF" w:rsidR="00070939" w:rsidP="00070939" w:rsidRDefault="00070939" w14:paraId="0B680F07" w14:textId="6946FF0E">
            <w:pPr>
              <w:pStyle w:val="KeinLeerraum"/>
              <w:jc w:val="center"/>
              <w:rPr>
                <w:noProof/>
                <w:sz w:val="18"/>
                <w:szCs w:val="18"/>
              </w:rPr>
            </w:pPr>
            <w:r w:rsidRPr="009D462C">
              <w:t>0.34</w:t>
            </w:r>
          </w:p>
        </w:tc>
        <w:tc>
          <w:tcPr>
            <w:tcW w:w="1797" w:type="dxa"/>
            <w:gridSpan w:val="2"/>
            <w:tcBorders>
              <w:left w:val="single" w:color="auto" w:sz="4" w:space="0"/>
            </w:tcBorders>
            <w:noWrap/>
          </w:tcPr>
          <w:p w:rsidRPr="005D19CF" w:rsidR="00070939" w:rsidP="00070939" w:rsidRDefault="00070939" w14:paraId="32153352" w14:textId="7D856001">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725E97F8" w14:textId="089E74FF">
            <w:pPr>
              <w:pStyle w:val="KeinLeerraum"/>
              <w:jc w:val="center"/>
              <w:rPr>
                <w:noProof/>
                <w:sz w:val="18"/>
                <w:szCs w:val="18"/>
              </w:rPr>
            </w:pPr>
            <w:r w:rsidRPr="009D462C">
              <w:t>0.33</w:t>
            </w:r>
          </w:p>
        </w:tc>
        <w:tc>
          <w:tcPr>
            <w:tcW w:w="1580" w:type="dxa"/>
            <w:gridSpan w:val="2"/>
            <w:tcBorders>
              <w:left w:val="single" w:color="auto" w:sz="4" w:space="0"/>
            </w:tcBorders>
            <w:noWrap/>
          </w:tcPr>
          <w:p w:rsidRPr="005D19CF" w:rsidR="00070939" w:rsidP="00070939" w:rsidRDefault="00070939" w14:paraId="31F8F45D" w14:textId="55624257">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36C36396" w14:textId="1F1144D6">
            <w:pPr>
              <w:pStyle w:val="KeinLeerraum"/>
              <w:jc w:val="center"/>
              <w:rPr>
                <w:noProof/>
                <w:sz w:val="18"/>
                <w:szCs w:val="18"/>
              </w:rPr>
            </w:pPr>
            <w:r w:rsidRPr="009D462C">
              <w:t>0.31</w:t>
            </w:r>
          </w:p>
        </w:tc>
        <w:tc>
          <w:tcPr>
            <w:tcW w:w="1947" w:type="dxa"/>
            <w:gridSpan w:val="2"/>
            <w:tcBorders>
              <w:left w:val="single" w:color="auto" w:sz="4" w:space="0"/>
            </w:tcBorders>
            <w:noWrap/>
          </w:tcPr>
          <w:p w:rsidRPr="005D19CF" w:rsidR="00070939" w:rsidP="00070939" w:rsidRDefault="00070939" w14:paraId="00D03621" w14:textId="030AE079">
            <w:pPr>
              <w:pStyle w:val="KeinLeerraum"/>
              <w:jc w:val="center"/>
              <w:rPr>
                <w:noProof/>
                <w:sz w:val="18"/>
                <w:szCs w:val="18"/>
              </w:rPr>
            </w:pPr>
            <w:r w:rsidRPr="009D462C">
              <w:t>Language English</w:t>
            </w:r>
          </w:p>
        </w:tc>
        <w:tc>
          <w:tcPr>
            <w:tcW w:w="1108" w:type="dxa"/>
            <w:noWrap/>
          </w:tcPr>
          <w:p w:rsidRPr="005D19CF" w:rsidR="00070939" w:rsidP="00070939" w:rsidRDefault="00070939" w14:paraId="4EB95226" w14:textId="11D34C48">
            <w:pPr>
              <w:pStyle w:val="KeinLeerraum"/>
              <w:jc w:val="center"/>
              <w:rPr>
                <w:noProof/>
                <w:sz w:val="18"/>
                <w:szCs w:val="18"/>
              </w:rPr>
            </w:pPr>
            <w:r w:rsidRPr="009D462C">
              <w:t>0.30</w:t>
            </w:r>
          </w:p>
        </w:tc>
      </w:tr>
      <w:tr w:rsidRPr="00DC770F" w:rsidR="00070939" w:rsidTr="00737B2D" w14:paraId="3F7333CB"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2CB7E58" w14:textId="20CE1292">
            <w:pPr>
              <w:pStyle w:val="KeinLeerraum"/>
              <w:jc w:val="left"/>
              <w:rPr>
                <w:noProof/>
                <w:sz w:val="18"/>
                <w:szCs w:val="18"/>
              </w:rPr>
            </w:pPr>
            <w:r w:rsidRPr="009D462C">
              <w:t>Tanzania</w:t>
            </w:r>
          </w:p>
        </w:tc>
        <w:tc>
          <w:tcPr>
            <w:tcW w:w="1465" w:type="dxa"/>
            <w:tcBorders>
              <w:left w:val="single" w:color="auto" w:sz="4" w:space="0"/>
            </w:tcBorders>
            <w:noWrap/>
          </w:tcPr>
          <w:p w:rsidRPr="005D19CF" w:rsidR="00070939" w:rsidP="00070939" w:rsidRDefault="00070939" w14:paraId="53BAB8E1" w14:textId="6CC6F3B9">
            <w:pPr>
              <w:pStyle w:val="KeinLeerraum"/>
              <w:jc w:val="center"/>
              <w:rPr>
                <w:noProof/>
                <w:sz w:val="18"/>
                <w:szCs w:val="18"/>
              </w:rPr>
            </w:pPr>
            <w:r w:rsidRPr="009D462C">
              <w:t>Region Simiyu</w:t>
            </w:r>
          </w:p>
        </w:tc>
        <w:tc>
          <w:tcPr>
            <w:tcW w:w="1110" w:type="dxa"/>
            <w:tcBorders>
              <w:right w:val="single" w:color="auto" w:sz="4" w:space="0"/>
            </w:tcBorders>
            <w:noWrap/>
          </w:tcPr>
          <w:p w:rsidRPr="005D19CF" w:rsidR="00070939" w:rsidP="00070939" w:rsidRDefault="00070939" w14:paraId="3D537173" w14:textId="1B94C6E9">
            <w:pPr>
              <w:pStyle w:val="KeinLeerraum"/>
              <w:jc w:val="center"/>
              <w:rPr>
                <w:noProof/>
                <w:sz w:val="18"/>
                <w:szCs w:val="18"/>
              </w:rPr>
            </w:pPr>
            <w:r w:rsidRPr="009D462C">
              <w:t>0.11</w:t>
            </w:r>
          </w:p>
        </w:tc>
        <w:tc>
          <w:tcPr>
            <w:tcW w:w="1663" w:type="dxa"/>
            <w:tcBorders>
              <w:left w:val="single" w:color="auto" w:sz="4" w:space="0"/>
            </w:tcBorders>
            <w:noWrap/>
          </w:tcPr>
          <w:p w:rsidRPr="005D19CF" w:rsidR="00070939" w:rsidP="00070939" w:rsidRDefault="00070939" w14:paraId="45340DDC" w14:textId="46EE9A7E">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79049CE4" w14:textId="68A76687">
            <w:pPr>
              <w:pStyle w:val="KeinLeerraum"/>
              <w:jc w:val="center"/>
              <w:rPr>
                <w:noProof/>
                <w:sz w:val="18"/>
                <w:szCs w:val="18"/>
              </w:rPr>
            </w:pPr>
            <w:r w:rsidRPr="009D462C">
              <w:t>0.10</w:t>
            </w:r>
          </w:p>
        </w:tc>
        <w:tc>
          <w:tcPr>
            <w:tcW w:w="1797" w:type="dxa"/>
            <w:gridSpan w:val="2"/>
            <w:tcBorders>
              <w:left w:val="single" w:color="auto" w:sz="4" w:space="0"/>
            </w:tcBorders>
            <w:noWrap/>
          </w:tcPr>
          <w:p w:rsidRPr="005D19CF" w:rsidR="00070939" w:rsidP="00070939" w:rsidRDefault="00070939" w14:paraId="4103CD37" w14:textId="3C88D706">
            <w:pPr>
              <w:pStyle w:val="KeinLeerraum"/>
              <w:jc w:val="center"/>
              <w:rPr>
                <w:noProof/>
                <w:sz w:val="18"/>
                <w:szCs w:val="18"/>
              </w:rPr>
            </w:pPr>
            <w:r w:rsidRPr="009D462C">
              <w:t>Region Mara</w:t>
            </w:r>
          </w:p>
        </w:tc>
        <w:tc>
          <w:tcPr>
            <w:tcW w:w="1108" w:type="dxa"/>
            <w:tcBorders>
              <w:right w:val="single" w:color="auto" w:sz="4" w:space="0"/>
            </w:tcBorders>
            <w:noWrap/>
          </w:tcPr>
          <w:p w:rsidRPr="005D19CF" w:rsidR="00070939" w:rsidP="00070939" w:rsidRDefault="00070939" w14:paraId="49E49085" w14:textId="6D59C749">
            <w:pPr>
              <w:pStyle w:val="KeinLeerraum"/>
              <w:jc w:val="center"/>
              <w:rPr>
                <w:noProof/>
                <w:sz w:val="18"/>
                <w:szCs w:val="18"/>
              </w:rPr>
            </w:pPr>
            <w:r w:rsidRPr="009D462C">
              <w:t>0.08</w:t>
            </w:r>
          </w:p>
        </w:tc>
        <w:tc>
          <w:tcPr>
            <w:tcW w:w="1580" w:type="dxa"/>
            <w:gridSpan w:val="2"/>
            <w:tcBorders>
              <w:left w:val="single" w:color="auto" w:sz="4" w:space="0"/>
            </w:tcBorders>
            <w:noWrap/>
          </w:tcPr>
          <w:p w:rsidRPr="005D19CF" w:rsidR="00070939" w:rsidP="00070939" w:rsidRDefault="00070939" w14:paraId="60891A7A" w14:textId="185F6DF2">
            <w:pPr>
              <w:pStyle w:val="KeinLeerraum"/>
              <w:jc w:val="center"/>
              <w:rPr>
                <w:noProof/>
                <w:sz w:val="18"/>
                <w:szCs w:val="18"/>
              </w:rPr>
            </w:pPr>
            <w:r w:rsidRPr="009D462C">
              <w:t>Water treated</w:t>
            </w:r>
          </w:p>
        </w:tc>
        <w:tc>
          <w:tcPr>
            <w:tcW w:w="1108" w:type="dxa"/>
            <w:tcBorders>
              <w:right w:val="single" w:color="auto" w:sz="4" w:space="0"/>
            </w:tcBorders>
            <w:noWrap/>
          </w:tcPr>
          <w:p w:rsidRPr="005D19CF" w:rsidR="00070939" w:rsidP="00070939" w:rsidRDefault="00070939" w14:paraId="06C9A433" w14:textId="2BFD6698">
            <w:pPr>
              <w:pStyle w:val="KeinLeerraum"/>
              <w:jc w:val="center"/>
              <w:rPr>
                <w:noProof/>
                <w:sz w:val="18"/>
                <w:szCs w:val="18"/>
              </w:rPr>
            </w:pPr>
            <w:r w:rsidRPr="009D462C">
              <w:t>0.07</w:t>
            </w:r>
          </w:p>
        </w:tc>
        <w:tc>
          <w:tcPr>
            <w:tcW w:w="1947" w:type="dxa"/>
            <w:gridSpan w:val="2"/>
            <w:tcBorders>
              <w:left w:val="single" w:color="auto" w:sz="4" w:space="0"/>
            </w:tcBorders>
            <w:noWrap/>
          </w:tcPr>
          <w:p w:rsidRPr="005D19CF" w:rsidR="00070939" w:rsidP="00070939" w:rsidRDefault="00070939" w14:paraId="00ACDEE5" w14:textId="768BE240">
            <w:pPr>
              <w:pStyle w:val="KeinLeerraum"/>
              <w:jc w:val="center"/>
              <w:rPr>
                <w:noProof/>
                <w:sz w:val="18"/>
                <w:szCs w:val="18"/>
              </w:rPr>
            </w:pPr>
            <w:r w:rsidRPr="009D462C">
              <w:t>Ideal nr children</w:t>
            </w:r>
          </w:p>
        </w:tc>
        <w:tc>
          <w:tcPr>
            <w:tcW w:w="1108" w:type="dxa"/>
            <w:noWrap/>
          </w:tcPr>
          <w:p w:rsidRPr="005D19CF" w:rsidR="00070939" w:rsidP="00070939" w:rsidRDefault="00070939" w14:paraId="02EFAAAC" w14:textId="44855FA6">
            <w:pPr>
              <w:pStyle w:val="KeinLeerraum"/>
              <w:jc w:val="center"/>
              <w:rPr>
                <w:noProof/>
                <w:sz w:val="18"/>
                <w:szCs w:val="18"/>
              </w:rPr>
            </w:pPr>
            <w:r w:rsidRPr="009D462C">
              <w:t>0.06</w:t>
            </w:r>
          </w:p>
        </w:tc>
      </w:tr>
      <w:tr w:rsidRPr="00DC770F" w:rsidR="00070939" w:rsidTr="00737B2D" w14:paraId="15A750F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196D7A3" w14:textId="36600490">
            <w:pPr>
              <w:pStyle w:val="KeinLeerraum"/>
              <w:jc w:val="left"/>
              <w:rPr>
                <w:noProof/>
                <w:sz w:val="18"/>
                <w:szCs w:val="18"/>
              </w:rPr>
            </w:pPr>
            <w:proofErr w:type="spellStart"/>
            <w:r w:rsidRPr="009D462C">
              <w:t>The.Gambia</w:t>
            </w:r>
            <w:proofErr w:type="spellEnd"/>
          </w:p>
        </w:tc>
        <w:tc>
          <w:tcPr>
            <w:tcW w:w="1465" w:type="dxa"/>
            <w:tcBorders>
              <w:left w:val="single" w:color="auto" w:sz="4" w:space="0"/>
            </w:tcBorders>
            <w:noWrap/>
          </w:tcPr>
          <w:p w:rsidRPr="005D19CF" w:rsidR="00070939" w:rsidP="00070939" w:rsidRDefault="00070939" w14:paraId="52DB4E1F" w14:textId="218517C2">
            <w:pPr>
              <w:pStyle w:val="KeinLeerraum"/>
              <w:jc w:val="center"/>
              <w:rPr>
                <w:noProof/>
                <w:sz w:val="18"/>
                <w:szCs w:val="18"/>
              </w:rPr>
            </w:pPr>
            <w:r w:rsidRPr="009D462C">
              <w:t>Region Brikama</w:t>
            </w:r>
          </w:p>
        </w:tc>
        <w:tc>
          <w:tcPr>
            <w:tcW w:w="1110" w:type="dxa"/>
            <w:tcBorders>
              <w:right w:val="single" w:color="auto" w:sz="4" w:space="0"/>
            </w:tcBorders>
            <w:noWrap/>
          </w:tcPr>
          <w:p w:rsidRPr="005D19CF" w:rsidR="00070939" w:rsidP="00070939" w:rsidRDefault="00070939" w14:paraId="4250E729" w14:textId="6C23DF22">
            <w:pPr>
              <w:pStyle w:val="KeinLeerraum"/>
              <w:jc w:val="center"/>
              <w:rPr>
                <w:noProof/>
                <w:sz w:val="18"/>
                <w:szCs w:val="18"/>
              </w:rPr>
            </w:pPr>
            <w:r w:rsidRPr="009D462C">
              <w:t>0.34</w:t>
            </w:r>
          </w:p>
        </w:tc>
        <w:tc>
          <w:tcPr>
            <w:tcW w:w="1663" w:type="dxa"/>
            <w:tcBorders>
              <w:left w:val="single" w:color="auto" w:sz="4" w:space="0"/>
            </w:tcBorders>
            <w:noWrap/>
          </w:tcPr>
          <w:p w:rsidRPr="005D19CF" w:rsidR="00070939" w:rsidP="00070939" w:rsidRDefault="00070939" w14:paraId="34C0D8F3" w14:textId="63BEB797">
            <w:pPr>
              <w:pStyle w:val="KeinLeerraum"/>
              <w:jc w:val="center"/>
              <w:rPr>
                <w:noProof/>
                <w:sz w:val="18"/>
                <w:szCs w:val="18"/>
              </w:rPr>
            </w:pPr>
            <w:r w:rsidRPr="009D462C">
              <w:t>Region Basse</w:t>
            </w:r>
          </w:p>
        </w:tc>
        <w:tc>
          <w:tcPr>
            <w:tcW w:w="1108" w:type="dxa"/>
            <w:tcBorders>
              <w:right w:val="single" w:color="auto" w:sz="4" w:space="0"/>
            </w:tcBorders>
            <w:noWrap/>
          </w:tcPr>
          <w:p w:rsidRPr="005D19CF" w:rsidR="00070939" w:rsidP="00070939" w:rsidRDefault="00070939" w14:paraId="654FBFF0" w14:textId="66DC2756">
            <w:pPr>
              <w:pStyle w:val="KeinLeerraum"/>
              <w:jc w:val="center"/>
              <w:rPr>
                <w:noProof/>
                <w:sz w:val="18"/>
                <w:szCs w:val="18"/>
              </w:rPr>
            </w:pPr>
            <w:r w:rsidRPr="009D462C">
              <w:t>0.31</w:t>
            </w:r>
          </w:p>
        </w:tc>
        <w:tc>
          <w:tcPr>
            <w:tcW w:w="1797" w:type="dxa"/>
            <w:gridSpan w:val="2"/>
            <w:tcBorders>
              <w:left w:val="single" w:color="auto" w:sz="4" w:space="0"/>
            </w:tcBorders>
            <w:noWrap/>
          </w:tcPr>
          <w:p w:rsidRPr="005D19CF" w:rsidR="00070939" w:rsidP="00070939" w:rsidRDefault="00070939" w14:paraId="3F8335FA" w14:textId="2CD7BFE0">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27BA7EDB" w14:textId="5C924D48">
            <w:pPr>
              <w:pStyle w:val="KeinLeerraum"/>
              <w:jc w:val="center"/>
              <w:rPr>
                <w:noProof/>
                <w:sz w:val="18"/>
                <w:szCs w:val="18"/>
              </w:rPr>
            </w:pPr>
            <w:r w:rsidRPr="009D462C">
              <w:t>0.28</w:t>
            </w:r>
          </w:p>
        </w:tc>
        <w:tc>
          <w:tcPr>
            <w:tcW w:w="1580" w:type="dxa"/>
            <w:gridSpan w:val="2"/>
            <w:tcBorders>
              <w:left w:val="single" w:color="auto" w:sz="4" w:space="0"/>
            </w:tcBorders>
            <w:noWrap/>
          </w:tcPr>
          <w:p w:rsidRPr="005D19CF" w:rsidR="00070939" w:rsidP="00070939" w:rsidRDefault="00070939" w14:paraId="38A15287" w14:textId="1B959E96">
            <w:pPr>
              <w:pStyle w:val="KeinLeerraum"/>
              <w:jc w:val="center"/>
              <w:rPr>
                <w:noProof/>
                <w:sz w:val="18"/>
                <w:szCs w:val="18"/>
              </w:rPr>
            </w:pPr>
            <w:r w:rsidRPr="009D462C">
              <w:t xml:space="preserve">Region </w:t>
            </w:r>
            <w:proofErr w:type="spellStart"/>
            <w:r w:rsidRPr="009D462C">
              <w:t>Kerewan</w:t>
            </w:r>
            <w:proofErr w:type="spellEnd"/>
          </w:p>
        </w:tc>
        <w:tc>
          <w:tcPr>
            <w:tcW w:w="1108" w:type="dxa"/>
            <w:tcBorders>
              <w:right w:val="single" w:color="auto" w:sz="4" w:space="0"/>
            </w:tcBorders>
            <w:noWrap/>
          </w:tcPr>
          <w:p w:rsidRPr="005D19CF" w:rsidR="00070939" w:rsidP="00070939" w:rsidRDefault="00070939" w14:paraId="1FE7DD03" w14:textId="2F75E663">
            <w:pPr>
              <w:pStyle w:val="KeinLeerraum"/>
              <w:jc w:val="center"/>
              <w:rPr>
                <w:noProof/>
                <w:sz w:val="18"/>
                <w:szCs w:val="18"/>
              </w:rPr>
            </w:pPr>
            <w:r w:rsidRPr="009D462C">
              <w:t>0.24</w:t>
            </w:r>
          </w:p>
        </w:tc>
        <w:tc>
          <w:tcPr>
            <w:tcW w:w="1947" w:type="dxa"/>
            <w:gridSpan w:val="2"/>
            <w:tcBorders>
              <w:left w:val="single" w:color="auto" w:sz="4" w:space="0"/>
            </w:tcBorders>
            <w:noWrap/>
          </w:tcPr>
          <w:p w:rsidRPr="005D19CF" w:rsidR="00070939" w:rsidP="00070939" w:rsidRDefault="00070939" w14:paraId="1D167902" w14:textId="788E19C3">
            <w:pPr>
              <w:pStyle w:val="KeinLeerraum"/>
              <w:jc w:val="center"/>
              <w:rPr>
                <w:noProof/>
                <w:sz w:val="18"/>
                <w:szCs w:val="18"/>
              </w:rPr>
            </w:pPr>
            <w:r w:rsidRPr="009D462C">
              <w:t>Tested HIV</w:t>
            </w:r>
          </w:p>
        </w:tc>
        <w:tc>
          <w:tcPr>
            <w:tcW w:w="1108" w:type="dxa"/>
            <w:noWrap/>
          </w:tcPr>
          <w:p w:rsidRPr="005D19CF" w:rsidR="00070939" w:rsidP="00070939" w:rsidRDefault="00070939" w14:paraId="022D0F0F" w14:textId="760CC04A">
            <w:pPr>
              <w:pStyle w:val="KeinLeerraum"/>
              <w:jc w:val="center"/>
              <w:rPr>
                <w:noProof/>
                <w:sz w:val="18"/>
                <w:szCs w:val="18"/>
              </w:rPr>
            </w:pPr>
            <w:r w:rsidRPr="009D462C">
              <w:t>0.23</w:t>
            </w:r>
          </w:p>
        </w:tc>
      </w:tr>
      <w:tr w:rsidRPr="00DC770F" w:rsidR="00070939" w:rsidTr="00737B2D" w14:paraId="58D0A564"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ED92AFC" w14:textId="5FFD38BD">
            <w:pPr>
              <w:pStyle w:val="KeinLeerraum"/>
              <w:jc w:val="left"/>
              <w:rPr>
                <w:noProof/>
                <w:sz w:val="18"/>
                <w:szCs w:val="18"/>
              </w:rPr>
            </w:pPr>
            <w:r w:rsidRPr="009D462C">
              <w:t>Togo</w:t>
            </w:r>
          </w:p>
        </w:tc>
        <w:tc>
          <w:tcPr>
            <w:tcW w:w="1465" w:type="dxa"/>
            <w:tcBorders>
              <w:left w:val="single" w:color="auto" w:sz="4" w:space="0"/>
            </w:tcBorders>
            <w:noWrap/>
          </w:tcPr>
          <w:p w:rsidRPr="005D19CF" w:rsidR="00070939" w:rsidP="00070939" w:rsidRDefault="00070939" w14:paraId="7C52D292" w14:textId="2EC008EC">
            <w:pPr>
              <w:pStyle w:val="KeinLeerraum"/>
              <w:jc w:val="center"/>
              <w:rPr>
                <w:noProof/>
                <w:sz w:val="18"/>
                <w:szCs w:val="18"/>
              </w:rPr>
            </w:pPr>
            <w:r w:rsidRPr="009D462C">
              <w:t>Tested HIV</w:t>
            </w:r>
          </w:p>
        </w:tc>
        <w:tc>
          <w:tcPr>
            <w:tcW w:w="1110" w:type="dxa"/>
            <w:tcBorders>
              <w:right w:val="single" w:color="auto" w:sz="4" w:space="0"/>
            </w:tcBorders>
            <w:noWrap/>
          </w:tcPr>
          <w:p w:rsidRPr="005D19CF" w:rsidR="00070939" w:rsidP="00070939" w:rsidRDefault="00070939" w14:paraId="106520C1" w14:textId="147113BE">
            <w:pPr>
              <w:pStyle w:val="KeinLeerraum"/>
              <w:jc w:val="center"/>
              <w:rPr>
                <w:noProof/>
                <w:sz w:val="18"/>
                <w:szCs w:val="18"/>
              </w:rPr>
            </w:pPr>
            <w:r w:rsidRPr="009D462C">
              <w:t>0.23</w:t>
            </w:r>
          </w:p>
        </w:tc>
        <w:tc>
          <w:tcPr>
            <w:tcW w:w="1663" w:type="dxa"/>
            <w:tcBorders>
              <w:left w:val="single" w:color="auto" w:sz="4" w:space="0"/>
            </w:tcBorders>
            <w:noWrap/>
          </w:tcPr>
          <w:p w:rsidRPr="005D19CF" w:rsidR="00070939" w:rsidP="00070939" w:rsidRDefault="00070939" w14:paraId="12A64D61" w14:textId="4E235C5D">
            <w:pPr>
              <w:pStyle w:val="KeinLeerraum"/>
              <w:jc w:val="center"/>
              <w:rPr>
                <w:noProof/>
                <w:sz w:val="18"/>
                <w:szCs w:val="18"/>
              </w:rPr>
            </w:pPr>
            <w:r w:rsidRPr="009D462C">
              <w:t xml:space="preserve">Region </w:t>
            </w:r>
            <w:proofErr w:type="spellStart"/>
            <w:r w:rsidRPr="009D462C">
              <w:t>Savanes</w:t>
            </w:r>
            <w:proofErr w:type="spellEnd"/>
          </w:p>
        </w:tc>
        <w:tc>
          <w:tcPr>
            <w:tcW w:w="1108" w:type="dxa"/>
            <w:tcBorders>
              <w:right w:val="single" w:color="auto" w:sz="4" w:space="0"/>
            </w:tcBorders>
            <w:noWrap/>
          </w:tcPr>
          <w:p w:rsidRPr="005D19CF" w:rsidR="00070939" w:rsidP="00070939" w:rsidRDefault="00070939" w14:paraId="10F33DBC" w14:textId="08E05038">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5E941150" w14:textId="57DB8489">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716916DB" w14:textId="7475DC73">
            <w:pPr>
              <w:pStyle w:val="KeinLeerraum"/>
              <w:jc w:val="center"/>
              <w:rPr>
                <w:noProof/>
                <w:sz w:val="18"/>
                <w:szCs w:val="18"/>
              </w:rPr>
            </w:pPr>
            <w:r w:rsidRPr="009D462C">
              <w:t>0.15</w:t>
            </w:r>
          </w:p>
        </w:tc>
        <w:tc>
          <w:tcPr>
            <w:tcW w:w="1580" w:type="dxa"/>
            <w:gridSpan w:val="2"/>
            <w:tcBorders>
              <w:left w:val="single" w:color="auto" w:sz="4" w:space="0"/>
            </w:tcBorders>
            <w:noWrap/>
          </w:tcPr>
          <w:p w:rsidRPr="005D19CF" w:rsidR="00070939" w:rsidP="00070939" w:rsidRDefault="00070939" w14:paraId="679EC5DE" w14:textId="09C03BB1">
            <w:pPr>
              <w:pStyle w:val="KeinLeerraum"/>
              <w:jc w:val="center"/>
              <w:rPr>
                <w:noProof/>
                <w:sz w:val="18"/>
                <w:szCs w:val="18"/>
              </w:rPr>
            </w:pPr>
            <w:r w:rsidRPr="009D462C">
              <w:t>Decides health care</w:t>
            </w:r>
          </w:p>
        </w:tc>
        <w:tc>
          <w:tcPr>
            <w:tcW w:w="1108" w:type="dxa"/>
            <w:tcBorders>
              <w:right w:val="single" w:color="auto" w:sz="4" w:space="0"/>
            </w:tcBorders>
            <w:noWrap/>
          </w:tcPr>
          <w:p w:rsidRPr="005D19CF" w:rsidR="00070939" w:rsidP="00070939" w:rsidRDefault="00070939" w14:paraId="5119CEA8" w14:textId="61EADCA5">
            <w:pPr>
              <w:pStyle w:val="KeinLeerraum"/>
              <w:jc w:val="center"/>
              <w:rPr>
                <w:noProof/>
                <w:sz w:val="18"/>
                <w:szCs w:val="18"/>
              </w:rPr>
            </w:pPr>
            <w:r w:rsidRPr="009D462C">
              <w:t>0.15</w:t>
            </w:r>
          </w:p>
        </w:tc>
        <w:tc>
          <w:tcPr>
            <w:tcW w:w="1947" w:type="dxa"/>
            <w:gridSpan w:val="2"/>
            <w:tcBorders>
              <w:left w:val="single" w:color="auto" w:sz="4" w:space="0"/>
            </w:tcBorders>
            <w:noWrap/>
          </w:tcPr>
          <w:p w:rsidRPr="005D19CF" w:rsidR="00070939" w:rsidP="00070939" w:rsidRDefault="00070939" w14:paraId="6619EA48" w14:textId="7A529554">
            <w:pPr>
              <w:pStyle w:val="KeinLeerraum"/>
              <w:jc w:val="center"/>
              <w:rPr>
                <w:noProof/>
                <w:sz w:val="18"/>
                <w:szCs w:val="18"/>
              </w:rPr>
            </w:pPr>
            <w:r w:rsidRPr="009D462C">
              <w:t>Toilet</w:t>
            </w:r>
          </w:p>
        </w:tc>
        <w:tc>
          <w:tcPr>
            <w:tcW w:w="1108" w:type="dxa"/>
            <w:noWrap/>
          </w:tcPr>
          <w:p w:rsidRPr="005D19CF" w:rsidR="00070939" w:rsidP="00070939" w:rsidRDefault="00070939" w14:paraId="0B3DB18A" w14:textId="6A8AA274">
            <w:pPr>
              <w:pStyle w:val="KeinLeerraum"/>
              <w:jc w:val="center"/>
              <w:rPr>
                <w:noProof/>
                <w:sz w:val="18"/>
                <w:szCs w:val="18"/>
              </w:rPr>
            </w:pPr>
            <w:r w:rsidRPr="009D462C">
              <w:t>0.10</w:t>
            </w:r>
          </w:p>
        </w:tc>
      </w:tr>
      <w:tr w:rsidRPr="00DC770F" w:rsidR="00070939" w:rsidTr="00737B2D" w14:paraId="3E1E6FB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765D840" w14:textId="51D01F6E">
            <w:pPr>
              <w:pStyle w:val="KeinLeerraum"/>
              <w:jc w:val="left"/>
              <w:rPr>
                <w:noProof/>
                <w:sz w:val="18"/>
                <w:szCs w:val="18"/>
              </w:rPr>
            </w:pPr>
            <w:r w:rsidRPr="009D462C">
              <w:t>Uganda</w:t>
            </w:r>
          </w:p>
        </w:tc>
        <w:tc>
          <w:tcPr>
            <w:tcW w:w="1465" w:type="dxa"/>
            <w:tcBorders>
              <w:left w:val="single" w:color="auto" w:sz="4" w:space="0"/>
            </w:tcBorders>
            <w:noWrap/>
          </w:tcPr>
          <w:p w:rsidRPr="005D19CF" w:rsidR="00070939" w:rsidP="00070939" w:rsidRDefault="00070939" w14:paraId="7925F0CE" w14:textId="55B98B41">
            <w:pPr>
              <w:pStyle w:val="KeinLeerraum"/>
              <w:jc w:val="center"/>
              <w:rPr>
                <w:noProof/>
                <w:sz w:val="18"/>
                <w:szCs w:val="18"/>
              </w:rPr>
            </w:pPr>
            <w:r w:rsidRPr="009D462C">
              <w:t xml:space="preserve">Language </w:t>
            </w:r>
            <w:proofErr w:type="spellStart"/>
            <w:r w:rsidRPr="009D462C">
              <w:t>Runyankole</w:t>
            </w:r>
            <w:proofErr w:type="spellEnd"/>
            <w:r w:rsidRPr="009D462C">
              <w:t xml:space="preserve"> </w:t>
            </w:r>
            <w:proofErr w:type="spellStart"/>
            <w:r w:rsidRPr="009D462C">
              <w:t>rukiga</w:t>
            </w:r>
            <w:proofErr w:type="spellEnd"/>
          </w:p>
        </w:tc>
        <w:tc>
          <w:tcPr>
            <w:tcW w:w="1110" w:type="dxa"/>
            <w:tcBorders>
              <w:right w:val="single" w:color="auto" w:sz="4" w:space="0"/>
            </w:tcBorders>
            <w:noWrap/>
          </w:tcPr>
          <w:p w:rsidRPr="005D19CF" w:rsidR="00070939" w:rsidP="00070939" w:rsidRDefault="00070939" w14:paraId="3F93FBB5" w14:textId="4BE4D37E">
            <w:pPr>
              <w:pStyle w:val="KeinLeerraum"/>
              <w:jc w:val="center"/>
              <w:rPr>
                <w:noProof/>
                <w:sz w:val="18"/>
                <w:szCs w:val="18"/>
              </w:rPr>
            </w:pPr>
            <w:r w:rsidRPr="009D462C">
              <w:t>0.16</w:t>
            </w:r>
          </w:p>
        </w:tc>
        <w:tc>
          <w:tcPr>
            <w:tcW w:w="1663" w:type="dxa"/>
            <w:tcBorders>
              <w:left w:val="single" w:color="auto" w:sz="4" w:space="0"/>
            </w:tcBorders>
            <w:noWrap/>
          </w:tcPr>
          <w:p w:rsidRPr="005D19CF" w:rsidR="00070939" w:rsidP="00070939" w:rsidRDefault="00070939" w14:paraId="2B2C25BF" w14:textId="2114393B">
            <w:pPr>
              <w:pStyle w:val="KeinLeerraum"/>
              <w:jc w:val="center"/>
              <w:rPr>
                <w:noProof/>
                <w:sz w:val="18"/>
                <w:szCs w:val="18"/>
              </w:rPr>
            </w:pPr>
            <w:r w:rsidRPr="009D462C">
              <w:t>Region Ankole</w:t>
            </w:r>
          </w:p>
        </w:tc>
        <w:tc>
          <w:tcPr>
            <w:tcW w:w="1108" w:type="dxa"/>
            <w:tcBorders>
              <w:right w:val="single" w:color="auto" w:sz="4" w:space="0"/>
            </w:tcBorders>
            <w:noWrap/>
          </w:tcPr>
          <w:p w:rsidRPr="005D19CF" w:rsidR="00070939" w:rsidP="00070939" w:rsidRDefault="00070939" w14:paraId="57B0E5CE" w14:textId="1734889D">
            <w:pPr>
              <w:pStyle w:val="KeinLeerraum"/>
              <w:jc w:val="center"/>
              <w:rPr>
                <w:noProof/>
                <w:sz w:val="18"/>
                <w:szCs w:val="18"/>
              </w:rPr>
            </w:pPr>
            <w:r w:rsidRPr="009D462C">
              <w:t>0.10</w:t>
            </w:r>
          </w:p>
        </w:tc>
        <w:tc>
          <w:tcPr>
            <w:tcW w:w="1797" w:type="dxa"/>
            <w:gridSpan w:val="2"/>
            <w:tcBorders>
              <w:left w:val="single" w:color="auto" w:sz="4" w:space="0"/>
            </w:tcBorders>
            <w:noWrap/>
          </w:tcPr>
          <w:p w:rsidRPr="005D19CF" w:rsidR="00070939" w:rsidP="00070939" w:rsidRDefault="00070939" w14:paraId="386CEC60" w14:textId="53B408EC">
            <w:pPr>
              <w:pStyle w:val="KeinLeerraum"/>
              <w:jc w:val="center"/>
              <w:rPr>
                <w:noProof/>
                <w:sz w:val="18"/>
                <w:szCs w:val="18"/>
              </w:rPr>
            </w:pPr>
            <w:r w:rsidRPr="009D462C">
              <w:t xml:space="preserve">Language Runyoro </w:t>
            </w:r>
            <w:proofErr w:type="spellStart"/>
            <w:r w:rsidRPr="009D462C">
              <w:t>rutoro</w:t>
            </w:r>
            <w:proofErr w:type="spellEnd"/>
          </w:p>
        </w:tc>
        <w:tc>
          <w:tcPr>
            <w:tcW w:w="1108" w:type="dxa"/>
            <w:tcBorders>
              <w:right w:val="single" w:color="auto" w:sz="4" w:space="0"/>
            </w:tcBorders>
            <w:noWrap/>
          </w:tcPr>
          <w:p w:rsidRPr="005D19CF" w:rsidR="00070939" w:rsidP="00070939" w:rsidRDefault="00070939" w14:paraId="45B4DEDD" w14:textId="3CF0C923">
            <w:pPr>
              <w:pStyle w:val="KeinLeerraum"/>
              <w:jc w:val="center"/>
              <w:rPr>
                <w:noProof/>
                <w:sz w:val="18"/>
                <w:szCs w:val="18"/>
              </w:rPr>
            </w:pPr>
            <w:r w:rsidRPr="009D462C">
              <w:t>0.08</w:t>
            </w:r>
          </w:p>
        </w:tc>
        <w:tc>
          <w:tcPr>
            <w:tcW w:w="1580" w:type="dxa"/>
            <w:gridSpan w:val="2"/>
            <w:tcBorders>
              <w:left w:val="single" w:color="auto" w:sz="4" w:space="0"/>
            </w:tcBorders>
            <w:noWrap/>
          </w:tcPr>
          <w:p w:rsidRPr="005D19CF" w:rsidR="00070939" w:rsidP="00070939" w:rsidRDefault="00070939" w14:paraId="46D6A2C5" w14:textId="33C90CFE">
            <w:pPr>
              <w:pStyle w:val="KeinLeerraum"/>
              <w:jc w:val="center"/>
              <w:rPr>
                <w:noProof/>
                <w:sz w:val="18"/>
                <w:szCs w:val="18"/>
              </w:rPr>
            </w:pPr>
            <w:r w:rsidRPr="009D462C">
              <w:t>Region Busoga</w:t>
            </w:r>
          </w:p>
        </w:tc>
        <w:tc>
          <w:tcPr>
            <w:tcW w:w="1108" w:type="dxa"/>
            <w:tcBorders>
              <w:right w:val="single" w:color="auto" w:sz="4" w:space="0"/>
            </w:tcBorders>
            <w:noWrap/>
          </w:tcPr>
          <w:p w:rsidRPr="005D19CF" w:rsidR="00070939" w:rsidP="00070939" w:rsidRDefault="00070939" w14:paraId="332F3B48" w14:textId="15789E6B">
            <w:pPr>
              <w:pStyle w:val="KeinLeerraum"/>
              <w:jc w:val="center"/>
              <w:rPr>
                <w:noProof/>
                <w:sz w:val="18"/>
                <w:szCs w:val="18"/>
              </w:rPr>
            </w:pPr>
            <w:r w:rsidRPr="009D462C">
              <w:t>0.07</w:t>
            </w:r>
          </w:p>
        </w:tc>
        <w:tc>
          <w:tcPr>
            <w:tcW w:w="1947" w:type="dxa"/>
            <w:gridSpan w:val="2"/>
            <w:tcBorders>
              <w:left w:val="single" w:color="auto" w:sz="4" w:space="0"/>
            </w:tcBorders>
            <w:noWrap/>
          </w:tcPr>
          <w:p w:rsidRPr="005D19CF" w:rsidR="00070939" w:rsidP="00070939" w:rsidRDefault="00070939" w14:paraId="3601F939" w14:textId="03A13870">
            <w:pPr>
              <w:pStyle w:val="KeinLeerraum"/>
              <w:jc w:val="center"/>
              <w:rPr>
                <w:noProof/>
                <w:sz w:val="18"/>
                <w:szCs w:val="18"/>
              </w:rPr>
            </w:pPr>
            <w:r w:rsidRPr="009D462C">
              <w:t>Water treated</w:t>
            </w:r>
          </w:p>
        </w:tc>
        <w:tc>
          <w:tcPr>
            <w:tcW w:w="1108" w:type="dxa"/>
            <w:noWrap/>
          </w:tcPr>
          <w:p w:rsidRPr="005D19CF" w:rsidR="00070939" w:rsidP="00070939" w:rsidRDefault="00070939" w14:paraId="04C2BECD" w14:textId="7D579E57">
            <w:pPr>
              <w:pStyle w:val="KeinLeerraum"/>
              <w:jc w:val="center"/>
              <w:rPr>
                <w:noProof/>
                <w:sz w:val="18"/>
                <w:szCs w:val="18"/>
              </w:rPr>
            </w:pPr>
            <w:r w:rsidRPr="009D462C">
              <w:t>0.05</w:t>
            </w:r>
          </w:p>
        </w:tc>
      </w:tr>
      <w:tr w:rsidRPr="00DC770F" w:rsidR="00070939" w:rsidTr="00737B2D" w14:paraId="594E2229" w14:textId="77777777">
        <w:trPr>
          <w:gridAfter w:val="1"/>
          <w:wAfter w:w="7" w:type="dxa"/>
          <w:trHeight w:val="290"/>
        </w:trPr>
        <w:tc>
          <w:tcPr>
            <w:tcW w:w="1791" w:type="dxa"/>
            <w:tcBorders>
              <w:bottom w:val="double" w:color="auto" w:sz="4" w:space="0"/>
              <w:right w:val="single" w:color="auto" w:sz="4" w:space="0"/>
            </w:tcBorders>
            <w:noWrap/>
            <w:hideMark/>
          </w:tcPr>
          <w:p w:rsidRPr="00DC770F" w:rsidR="00070939" w:rsidP="00070939" w:rsidRDefault="00070939" w14:paraId="30B00CD5" w14:textId="4B7C748D">
            <w:pPr>
              <w:pStyle w:val="KeinLeerraum"/>
              <w:jc w:val="left"/>
              <w:rPr>
                <w:noProof/>
                <w:sz w:val="18"/>
                <w:szCs w:val="18"/>
              </w:rPr>
            </w:pPr>
            <w:r w:rsidRPr="009D462C">
              <w:t>Zambia</w:t>
            </w:r>
          </w:p>
        </w:tc>
        <w:tc>
          <w:tcPr>
            <w:tcW w:w="1465" w:type="dxa"/>
            <w:tcBorders>
              <w:left w:val="single" w:color="auto" w:sz="4" w:space="0"/>
              <w:bottom w:val="double" w:color="auto" w:sz="4" w:space="0"/>
            </w:tcBorders>
            <w:noWrap/>
          </w:tcPr>
          <w:p w:rsidRPr="005D19CF" w:rsidR="00070939" w:rsidP="00070939" w:rsidRDefault="00070939" w14:paraId="6CE902F2" w14:textId="33E4DBE8">
            <w:pPr>
              <w:pStyle w:val="KeinLeerraum"/>
              <w:jc w:val="center"/>
              <w:rPr>
                <w:noProof/>
                <w:sz w:val="18"/>
                <w:szCs w:val="18"/>
              </w:rPr>
            </w:pPr>
            <w:r w:rsidRPr="009D462C">
              <w:t>Listen radio</w:t>
            </w:r>
          </w:p>
        </w:tc>
        <w:tc>
          <w:tcPr>
            <w:tcW w:w="1110" w:type="dxa"/>
            <w:tcBorders>
              <w:bottom w:val="double" w:color="auto" w:sz="4" w:space="0"/>
              <w:right w:val="single" w:color="auto" w:sz="4" w:space="0"/>
            </w:tcBorders>
            <w:noWrap/>
          </w:tcPr>
          <w:p w:rsidRPr="005D19CF" w:rsidR="00070939" w:rsidP="00070939" w:rsidRDefault="00070939" w14:paraId="4222E743" w14:textId="272AF030">
            <w:pPr>
              <w:pStyle w:val="KeinLeerraum"/>
              <w:jc w:val="center"/>
              <w:rPr>
                <w:noProof/>
                <w:sz w:val="18"/>
                <w:szCs w:val="18"/>
              </w:rPr>
            </w:pPr>
            <w:r w:rsidRPr="009D462C">
              <w:t>0.17</w:t>
            </w:r>
          </w:p>
        </w:tc>
        <w:tc>
          <w:tcPr>
            <w:tcW w:w="1663" w:type="dxa"/>
            <w:tcBorders>
              <w:left w:val="single" w:color="auto" w:sz="4" w:space="0"/>
              <w:bottom w:val="double" w:color="auto" w:sz="4" w:space="0"/>
            </w:tcBorders>
            <w:noWrap/>
          </w:tcPr>
          <w:p w:rsidRPr="005D19CF" w:rsidR="00070939" w:rsidP="00070939" w:rsidRDefault="00070939" w14:paraId="500EDE2A" w14:textId="695064DE">
            <w:pPr>
              <w:pStyle w:val="KeinLeerraum"/>
              <w:jc w:val="center"/>
              <w:rPr>
                <w:noProof/>
                <w:sz w:val="18"/>
                <w:szCs w:val="18"/>
              </w:rPr>
            </w:pPr>
            <w:r w:rsidRPr="009D462C">
              <w:t>Contraceptive requires HF access</w:t>
            </w:r>
          </w:p>
        </w:tc>
        <w:tc>
          <w:tcPr>
            <w:tcW w:w="1108" w:type="dxa"/>
            <w:tcBorders>
              <w:bottom w:val="double" w:color="auto" w:sz="4" w:space="0"/>
              <w:right w:val="single" w:color="auto" w:sz="4" w:space="0"/>
            </w:tcBorders>
            <w:noWrap/>
          </w:tcPr>
          <w:p w:rsidRPr="005D19CF" w:rsidR="00070939" w:rsidP="00070939" w:rsidRDefault="00070939" w14:paraId="656DCF84" w14:textId="7C0FD701">
            <w:pPr>
              <w:pStyle w:val="KeinLeerraum"/>
              <w:jc w:val="center"/>
              <w:rPr>
                <w:noProof/>
                <w:sz w:val="18"/>
                <w:szCs w:val="18"/>
              </w:rPr>
            </w:pPr>
            <w:r w:rsidRPr="009D462C">
              <w:t>0.13</w:t>
            </w:r>
          </w:p>
        </w:tc>
        <w:tc>
          <w:tcPr>
            <w:tcW w:w="1797" w:type="dxa"/>
            <w:gridSpan w:val="2"/>
            <w:tcBorders>
              <w:left w:val="single" w:color="auto" w:sz="4" w:space="0"/>
              <w:bottom w:val="double" w:color="auto" w:sz="4" w:space="0"/>
            </w:tcBorders>
            <w:noWrap/>
          </w:tcPr>
          <w:p w:rsidRPr="005D19CF" w:rsidR="00070939" w:rsidP="00070939" w:rsidRDefault="00070939" w14:paraId="40BEE820" w14:textId="67B7D267">
            <w:pPr>
              <w:pStyle w:val="KeinLeerraum"/>
              <w:jc w:val="center"/>
              <w:rPr>
                <w:noProof/>
                <w:sz w:val="18"/>
                <w:szCs w:val="18"/>
              </w:rPr>
            </w:pPr>
            <w:r w:rsidRPr="009D462C">
              <w:t>Region Southern</w:t>
            </w:r>
          </w:p>
        </w:tc>
        <w:tc>
          <w:tcPr>
            <w:tcW w:w="1108" w:type="dxa"/>
            <w:tcBorders>
              <w:bottom w:val="double" w:color="auto" w:sz="4" w:space="0"/>
              <w:right w:val="single" w:color="auto" w:sz="4" w:space="0"/>
            </w:tcBorders>
            <w:noWrap/>
          </w:tcPr>
          <w:p w:rsidRPr="005D19CF" w:rsidR="00070939" w:rsidP="00070939" w:rsidRDefault="00070939" w14:paraId="76DBE00D" w14:textId="7AD8F969">
            <w:pPr>
              <w:pStyle w:val="KeinLeerraum"/>
              <w:jc w:val="center"/>
              <w:rPr>
                <w:noProof/>
                <w:sz w:val="18"/>
                <w:szCs w:val="18"/>
              </w:rPr>
            </w:pPr>
            <w:r w:rsidRPr="009D462C">
              <w:t>0.12</w:t>
            </w:r>
          </w:p>
        </w:tc>
        <w:tc>
          <w:tcPr>
            <w:tcW w:w="1580" w:type="dxa"/>
            <w:gridSpan w:val="2"/>
            <w:tcBorders>
              <w:left w:val="single" w:color="auto" w:sz="4" w:space="0"/>
              <w:bottom w:val="double" w:color="auto" w:sz="4" w:space="0"/>
            </w:tcBorders>
            <w:noWrap/>
          </w:tcPr>
          <w:p w:rsidRPr="005D19CF" w:rsidR="00070939" w:rsidP="00070939" w:rsidRDefault="00070939" w14:paraId="6C2F370D" w14:textId="2560811C">
            <w:pPr>
              <w:pStyle w:val="KeinLeerraum"/>
              <w:jc w:val="center"/>
              <w:rPr>
                <w:noProof/>
                <w:sz w:val="18"/>
                <w:szCs w:val="18"/>
              </w:rPr>
            </w:pPr>
            <w:r w:rsidRPr="009D462C">
              <w:t>Region Central</w:t>
            </w:r>
          </w:p>
        </w:tc>
        <w:tc>
          <w:tcPr>
            <w:tcW w:w="1108" w:type="dxa"/>
            <w:tcBorders>
              <w:bottom w:val="double" w:color="auto" w:sz="4" w:space="0"/>
              <w:right w:val="single" w:color="auto" w:sz="4" w:space="0"/>
            </w:tcBorders>
            <w:noWrap/>
          </w:tcPr>
          <w:p w:rsidRPr="005D19CF" w:rsidR="00070939" w:rsidP="00070939" w:rsidRDefault="00070939" w14:paraId="6A5FCFF4" w14:textId="4D53FD6B">
            <w:pPr>
              <w:pStyle w:val="KeinLeerraum"/>
              <w:jc w:val="center"/>
              <w:rPr>
                <w:noProof/>
                <w:sz w:val="18"/>
                <w:szCs w:val="18"/>
              </w:rPr>
            </w:pPr>
            <w:r w:rsidRPr="009D462C">
              <w:t>0.10</w:t>
            </w:r>
          </w:p>
        </w:tc>
        <w:tc>
          <w:tcPr>
            <w:tcW w:w="1947" w:type="dxa"/>
            <w:gridSpan w:val="2"/>
            <w:tcBorders>
              <w:left w:val="single" w:color="auto" w:sz="4" w:space="0"/>
              <w:bottom w:val="double" w:color="auto" w:sz="4" w:space="0"/>
            </w:tcBorders>
            <w:noWrap/>
          </w:tcPr>
          <w:p w:rsidRPr="005D19CF" w:rsidR="00070939" w:rsidP="00070939" w:rsidRDefault="00070939" w14:paraId="78B9A292" w14:textId="3BBE98D8">
            <w:pPr>
              <w:pStyle w:val="KeinLeerraum"/>
              <w:jc w:val="center"/>
              <w:rPr>
                <w:noProof/>
                <w:sz w:val="18"/>
                <w:szCs w:val="18"/>
              </w:rPr>
            </w:pPr>
            <w:r w:rsidRPr="009D462C">
              <w:t>Ideal nr children</w:t>
            </w:r>
          </w:p>
        </w:tc>
        <w:tc>
          <w:tcPr>
            <w:tcW w:w="1108" w:type="dxa"/>
            <w:tcBorders>
              <w:bottom w:val="double" w:color="auto" w:sz="4" w:space="0"/>
            </w:tcBorders>
            <w:noWrap/>
          </w:tcPr>
          <w:p w:rsidRPr="005D19CF" w:rsidR="00070939" w:rsidP="00070939" w:rsidRDefault="00070939" w14:paraId="049EC091" w14:textId="33F62370">
            <w:pPr>
              <w:pStyle w:val="KeinLeerraum"/>
              <w:jc w:val="center"/>
              <w:rPr>
                <w:noProof/>
                <w:sz w:val="18"/>
                <w:szCs w:val="18"/>
              </w:rPr>
            </w:pPr>
            <w:r w:rsidRPr="009D462C">
              <w:t>0.09</w:t>
            </w:r>
          </w:p>
        </w:tc>
      </w:tr>
    </w:tbl>
    <w:p w:rsidR="00945F71" w:rsidP="00945F71" w:rsidRDefault="00085190" w14:paraId="1E475A8F" w14:textId="77777777">
      <w:pPr>
        <w:pStyle w:val="KeinLeerraum"/>
        <w:spacing w:after="120"/>
        <w:rPr>
          <w:lang w:val="en-US"/>
        </w:rPr>
      </w:pPr>
      <w:r>
        <w:rPr>
          <w:noProof/>
          <w:sz w:val="20"/>
          <w:lang w:val="en-US"/>
        </w:rPr>
        <w:fldChar w:fldCharType="end"/>
      </w:r>
      <w:bookmarkEnd w:id="2"/>
      <w:r w:rsidRPr="00126D14" w:rsidR="00945F71">
        <w:rPr>
          <w:lang w:val="en-US"/>
        </w:rPr>
        <w:t xml:space="preserve"> </w:t>
      </w:r>
      <w:r w:rsidRPr="003909CE" w:rsidR="00945F71">
        <w:rPr>
          <w:lang w:val="en-US"/>
        </w:rPr>
        <w:t xml:space="preserve">Notes: </w:t>
      </w:r>
      <w:r w:rsidR="00945F71">
        <w:rPr>
          <w:lang w:val="en-US"/>
        </w:rPr>
        <w:t>Table</w:t>
      </w:r>
      <w:r w:rsidRPr="003909CE" w:rsidR="00945F71">
        <w:rPr>
          <w:lang w:val="en-US"/>
        </w:rPr>
        <w:t xml:space="preserve"> </w:t>
      </w:r>
      <w:proofErr w:type="gramStart"/>
      <w:r w:rsidRPr="003909CE" w:rsidR="00945F71">
        <w:rPr>
          <w:lang w:val="en-US"/>
        </w:rPr>
        <w:t>show</w:t>
      </w:r>
      <w:proofErr w:type="gramEnd"/>
      <w:r w:rsidRPr="003909CE" w:rsidR="00945F71">
        <w:rPr>
          <w:lang w:val="en-US"/>
        </w:rPr>
        <w:t xml:space="preserve"> the </w:t>
      </w:r>
      <w:r w:rsidR="00945F71">
        <w:rPr>
          <w:lang w:val="en-US"/>
        </w:rPr>
        <w:t xml:space="preserve">predictors and the variable importance of the top 5 predictors of the </w:t>
      </w:r>
      <w:r w:rsidRPr="003909CE" w:rsidR="00945F71">
        <w:rPr>
          <w:lang w:val="en-US"/>
        </w:rPr>
        <w:t xml:space="preserve">ML model. </w:t>
      </w:r>
      <w:r w:rsidR="00945F71">
        <w:t>A predictor’s importance score</w:t>
      </w:r>
      <w:r w:rsidRPr="00261401" w:rsidR="00945F71">
        <w:t xml:space="preserve"> is based on SHAP (</w:t>
      </w:r>
      <w:proofErr w:type="spellStart"/>
      <w:r w:rsidRPr="00261401" w:rsidR="00945F71">
        <w:t>SHapley</w:t>
      </w:r>
      <w:proofErr w:type="spellEnd"/>
      <w:r w:rsidRPr="00261401" w:rsidR="00945F71">
        <w:t xml:space="preserve"> Additive </w:t>
      </w:r>
      <w:proofErr w:type="spellStart"/>
      <w:r w:rsidRPr="00261401" w:rsidR="00945F71">
        <w:t>exPlanations</w:t>
      </w:r>
      <w:proofErr w:type="spellEnd"/>
      <w:r w:rsidRPr="00261401" w:rsidR="00945F71">
        <w:t>) values</w:t>
      </w:r>
      <w:r w:rsidR="00945F71">
        <w:t>, which measures the average marginal contribution of each predictor to the final prediction</w:t>
      </w:r>
      <w:r w:rsidRPr="003909CE" w:rsidR="00945F71">
        <w:rPr>
          <w:lang w:val="en-US"/>
        </w:rPr>
        <w:t>.</w:t>
      </w:r>
      <w:r w:rsidR="00945F71">
        <w:rPr>
          <w:lang w:val="en-US"/>
        </w:rPr>
        <w:t xml:space="preserve"> V</w:t>
      </w:r>
      <w:r w:rsidRPr="003909CE" w:rsidR="00945F71">
        <w:rPr>
          <w:lang w:val="en-US"/>
        </w:rPr>
        <w:t xml:space="preserve">ariables </w:t>
      </w:r>
      <w:proofErr w:type="gramStart"/>
      <w:r w:rsidRPr="003909CE" w:rsidR="00945F71">
        <w:rPr>
          <w:lang w:val="en-US"/>
        </w:rPr>
        <w:t>with a</w:t>
      </w:r>
      <w:proofErr w:type="gramEnd"/>
      <w:r w:rsidRPr="003909CE" w:rsidR="00945F71">
        <w:rPr>
          <w:lang w:val="en-US"/>
        </w:rPr>
        <w:t xml:space="preserve"> * highlight variables that are included in the classical model.</w:t>
      </w:r>
    </w:p>
    <w:p w:rsidR="0006259E" w:rsidP="00B83887" w:rsidRDefault="0006259E" w14:paraId="2DE10F49" w14:textId="3269D539">
      <w:pPr>
        <w:pStyle w:val="KeinLeerraum"/>
        <w:spacing w:after="120"/>
        <w:rPr>
          <w:noProof/>
          <w:sz w:val="20"/>
          <w:lang w:val="en-US"/>
        </w:rPr>
      </w:pPr>
    </w:p>
    <w:p w:rsidRPr="008B5A40" w:rsidR="008B5A40" w:rsidP="008B5A40" w:rsidRDefault="008B5A40" w14:paraId="0476196D" w14:textId="77777777">
      <w:pPr>
        <w:pStyle w:val="berschrift2"/>
        <w:rPr>
          <w:color w:val="000000" w:themeColor="text1"/>
          <w:lang w:val="en-US"/>
        </w:rPr>
      </w:pPr>
      <w:r w:rsidRPr="008B5A40">
        <w:rPr>
          <w:color w:val="000000" w:themeColor="text1"/>
          <w:lang w:val="en-US"/>
        </w:rPr>
        <w:t>B Empirical Models</w:t>
      </w:r>
    </w:p>
    <w:p w:rsidRPr="008B5A40" w:rsidR="008B5A40" w:rsidP="008B5A40" w:rsidRDefault="008B5A40" w14:paraId="41BA0A71" w14:textId="20B8F407">
      <w:pPr>
        <w:pStyle w:val="KeinLeerraum"/>
        <w:spacing w:after="120"/>
        <w:rPr>
          <w:b/>
          <w:noProof/>
          <w:sz w:val="20"/>
          <w:lang w:val="en-US"/>
        </w:rPr>
      </w:pPr>
      <w:commentRangeStart w:id="53"/>
      <w:r w:rsidRPr="008B5A40">
        <w:rPr>
          <w:b/>
          <w:noProof/>
          <w:sz w:val="20"/>
          <w:lang w:val="en-US"/>
        </w:rPr>
        <w:t xml:space="preserve">Logit </w:t>
      </w:r>
      <w:del w:author="Scherrer  Beat" w:date="2025-03-18T16:34:00Z" w:id="54">
        <w:r w:rsidRPr="008B5A40" w:rsidDel="00612534">
          <w:rPr>
            <w:b/>
            <w:noProof/>
            <w:sz w:val="20"/>
            <w:lang w:val="en-US"/>
          </w:rPr>
          <w:delText>model</w:delText>
        </w:r>
      </w:del>
      <w:ins w:author="Scherrer  Beat" w:date="2025-03-18T16:34:00Z" w:id="55">
        <w:r w:rsidR="00612534">
          <w:rPr>
            <w:b/>
            <w:noProof/>
            <w:sz w:val="20"/>
            <w:lang w:val="en-US"/>
          </w:rPr>
          <w:t>regression</w:t>
        </w:r>
      </w:ins>
    </w:p>
    <w:p w:rsidRPr="008B5A40" w:rsidR="008B5A40" w:rsidP="008B5A40" w:rsidRDefault="00612534" w14:paraId="192F7276" w14:textId="7BD86B4E">
      <w:pPr>
        <w:pStyle w:val="KeinLeerraum"/>
        <w:spacing w:after="120"/>
        <w:rPr>
          <w:noProof/>
          <w:sz w:val="20"/>
          <w:lang w:val="en-US"/>
        </w:rPr>
      </w:pPr>
      <w:ins w:author="Scherrer  Beat" w:date="2025-03-18T16:34:00Z" w:id="56">
        <w:r>
          <w:rPr>
            <w:noProof/>
            <w:sz w:val="20"/>
            <w:lang w:val="en-US"/>
          </w:rPr>
          <w:t>Logistic regression</w:t>
        </w:r>
      </w:ins>
      <w:ins w:author="Scherrer  Beat" w:date="2025-03-18T16:35:00Z" w:id="57">
        <w:r>
          <w:rPr>
            <w:noProof/>
            <w:sz w:val="20"/>
            <w:lang w:val="en-US"/>
          </w:rPr>
          <w:t xml:space="preserve"> models (or l</w:t>
        </w:r>
      </w:ins>
      <w:del w:author="Scherrer  Beat" w:date="2025-03-18T16:35:00Z" w:id="58">
        <w:r w:rsidRPr="008B5A40" w:rsidDel="00612534" w:rsidR="008B5A40">
          <w:rPr>
            <w:noProof/>
            <w:sz w:val="20"/>
            <w:lang w:val="en-US"/>
          </w:rPr>
          <w:delText>L</w:delText>
        </w:r>
      </w:del>
      <w:r w:rsidRPr="008B5A40" w:rsidR="008B5A40">
        <w:rPr>
          <w:noProof/>
          <w:sz w:val="20"/>
          <w:lang w:val="en-US"/>
        </w:rPr>
        <w:t>ogit models</w:t>
      </w:r>
      <w:ins w:author="Scherrer  Beat" w:date="2025-03-18T16:35:00Z" w:id="59">
        <w:r>
          <w:rPr>
            <w:noProof/>
            <w:sz w:val="20"/>
            <w:lang w:val="en-US"/>
          </w:rPr>
          <w:t>)</w:t>
        </w:r>
      </w:ins>
      <w:r w:rsidRPr="008B5A40" w:rsidR="008B5A40">
        <w:rPr>
          <w:noProof/>
          <w:sz w:val="20"/>
          <w:lang w:val="en-US"/>
        </w:rPr>
        <w:t xml:space="preserve"> are widely used to estimate regressions with a binary dependent variable.</w:t>
      </w:r>
      <w:ins w:author="Scherrer  Beat" w:date="2025-03-18T18:03:00Z" w:id="60">
        <w:r w:rsidR="00C541F2">
          <w:rPr>
            <w:noProof/>
            <w:sz w:val="20"/>
            <w:lang w:val="en-US"/>
          </w:rPr>
          <w:t xml:space="preserve"> Binary logistic regression models the log-odds of a</w:t>
        </w:r>
      </w:ins>
      <w:ins w:author="Scherrer  Beat" w:date="2025-03-18T18:04:00Z" w:id="61">
        <w:r w:rsidR="00C541F2">
          <w:rPr>
            <w:noProof/>
            <w:sz w:val="20"/>
            <w:lang w:val="en-US"/>
          </w:rPr>
          <w:t xml:space="preserve">n event happening. These log-odds are then transformed into predicted probabilities by </w:t>
        </w:r>
      </w:ins>
      <w:ins w:author="Scherrer  Beat" w:date="2025-03-18T18:05:00Z" w:id="62">
        <w:r w:rsidR="00C541F2">
          <w:rPr>
            <w:noProof/>
            <w:sz w:val="20"/>
            <w:lang w:val="en-US"/>
          </w:rPr>
          <w:t>a logistic function.</w:t>
        </w:r>
      </w:ins>
      <w:r w:rsidRPr="008B5A40" w:rsidR="008B5A40">
        <w:rPr>
          <w:noProof/>
          <w:sz w:val="20"/>
          <w:lang w:val="en-US"/>
        </w:rPr>
        <w:t xml:space="preserve"> </w:t>
      </w:r>
      <w:ins w:author="Scherrer  Beat" w:date="2025-03-18T18:05:00Z" w:id="63">
        <w:r w:rsidR="00C541F2">
          <w:rPr>
            <w:noProof/>
            <w:sz w:val="20"/>
            <w:lang w:val="en-US"/>
          </w:rPr>
          <w:t>That way, we</w:t>
        </w:r>
      </w:ins>
      <w:del w:author="Scherrer  Beat" w:date="2025-03-18T18:05:00Z" w:id="64">
        <w:r w:rsidRPr="008B5A40" w:rsidDel="00C541F2" w:rsidR="008B5A40">
          <w:rPr>
            <w:noProof/>
            <w:sz w:val="20"/>
            <w:lang w:val="en-US"/>
          </w:rPr>
          <w:delText xml:space="preserve">In order to restrict the estimates to the 0, 1 boundary, a function is applied to transform the predictions. In case of the logit model a logistic function is used to </w:delText>
        </w:r>
      </w:del>
      <w:r w:rsidRPr="008B5A40" w:rsidR="008B5A40">
        <w:rPr>
          <w:noProof/>
          <w:sz w:val="20"/>
          <w:lang w:val="en-US"/>
        </w:rPr>
        <w:t>always obtain sensible predictions within the range of 0 and 1.</w:t>
      </w:r>
    </w:p>
    <w:p w:rsidRPr="008B5A40" w:rsidR="008B5A40" w:rsidP="008B5A40" w:rsidRDefault="008B5A40" w14:paraId="4C46D170" w14:textId="3E7381CF">
      <w:pPr>
        <w:pStyle w:val="KeinLeerraum"/>
        <w:spacing w:after="120"/>
        <w:rPr>
          <w:noProof/>
          <w:sz w:val="20"/>
          <w:lang w:val="en-US"/>
        </w:rPr>
      </w:pPr>
      <w:r w:rsidRPr="008B5A40">
        <w:rPr>
          <w:noProof/>
          <w:sz w:val="20"/>
          <w:lang w:val="en-US"/>
        </w:rPr>
        <w:t xml:space="preserve">Advantages of the logit model are that the </w:t>
      </w:r>
      <w:del w:author="Scherrer  Beat" w:date="2025-03-13T14:23:00Z" w:id="65">
        <w:r w:rsidRPr="008B5A40" w:rsidDel="00002B11">
          <w:rPr>
            <w:noProof/>
            <w:sz w:val="20"/>
            <w:lang w:val="en-US"/>
          </w:rPr>
          <w:delText xml:space="preserve">model </w:delText>
        </w:r>
      </w:del>
      <w:ins w:author="Scherrer  Beat" w:date="2025-03-13T14:23:00Z" w:id="66">
        <w:r w:rsidR="00002B11">
          <w:rPr>
            <w:noProof/>
            <w:sz w:val="20"/>
            <w:lang w:val="en-US"/>
          </w:rPr>
          <w:t>estimation</w:t>
        </w:r>
        <w:r w:rsidRPr="008B5A40" w:rsidR="00002B11">
          <w:rPr>
            <w:noProof/>
            <w:sz w:val="20"/>
            <w:lang w:val="en-US"/>
          </w:rPr>
          <w:t xml:space="preserve"> </w:t>
        </w:r>
      </w:ins>
      <w:r w:rsidRPr="008B5A40">
        <w:rPr>
          <w:noProof/>
          <w:sz w:val="20"/>
          <w:lang w:val="en-US"/>
        </w:rPr>
        <w:t xml:space="preserve">is very simple </w:t>
      </w:r>
      <w:ins w:author="Scherrer  Beat" w:date="2025-03-13T14:23:00Z" w:id="67">
        <w:r w:rsidR="00002B11">
          <w:rPr>
            <w:noProof/>
            <w:sz w:val="20"/>
            <w:lang w:val="en-US"/>
          </w:rPr>
          <w:t xml:space="preserve">and thus </w:t>
        </w:r>
      </w:ins>
      <w:r w:rsidRPr="008B5A40">
        <w:rPr>
          <w:noProof/>
          <w:sz w:val="20"/>
          <w:lang w:val="en-US"/>
        </w:rPr>
        <w:t>the coefficients can be easily interpreted. The training and prediction speed is fast and does not require a lot of memory and it performs well with a relatively small number of observations. Potential drawbacks of the model are that predictions might quickly become overdetermined especially for rare events and therefore perform poorly (Muchlinski et al., 2017). Moreover, as Blair et al. (2017) state, other supervised machine learning approaches can accommodate many highly collinear predictors simultaneously, which the logistic model in general cannot.</w:t>
      </w:r>
      <w:commentRangeEnd w:id="53"/>
      <w:r w:rsidRPr="008B5A40" w:rsidR="006F3255">
        <w:rPr>
          <w:rStyle w:val="Kommentarzeichen"/>
          <w:noProof/>
          <w:sz w:val="20"/>
          <w:szCs w:val="22"/>
          <w:lang w:val="en-US"/>
        </w:rPr>
        <w:commentReference w:id="53"/>
      </w:r>
    </w:p>
    <w:p w:rsidRPr="008B5A40" w:rsidR="008B5A40" w:rsidP="008B5A40" w:rsidRDefault="008B5A40" w14:paraId="53DD94D8" w14:textId="77777777">
      <w:pPr>
        <w:pStyle w:val="KeinLeerraum"/>
        <w:spacing w:after="120"/>
        <w:rPr>
          <w:noProof/>
          <w:sz w:val="20"/>
          <w:lang w:val="en-US"/>
        </w:rPr>
      </w:pPr>
    </w:p>
    <w:p w:rsidRPr="008B5A40" w:rsidR="008B5A40" w:rsidP="008B5A40" w:rsidRDefault="008B5A40" w14:paraId="76A41688" w14:textId="41D8D0DB">
      <w:pPr>
        <w:pStyle w:val="KeinLeerraum"/>
        <w:spacing w:after="120"/>
        <w:rPr>
          <w:b/>
          <w:noProof/>
          <w:sz w:val="20"/>
          <w:lang w:val="en-US"/>
        </w:rPr>
      </w:pPr>
      <w:del w:author="Scherrer  Beat" w:date="2025-03-18T16:35:00Z" w:id="68">
        <w:r w:rsidRPr="008B5A40" w:rsidDel="00612534">
          <w:rPr>
            <w:b/>
            <w:noProof/>
            <w:sz w:val="20"/>
            <w:lang w:val="en-US"/>
          </w:rPr>
          <w:delText>Least Absolute Shrinkage and Selection Operator</w:delText>
        </w:r>
      </w:del>
      <w:ins w:author="Scherrer  Beat" w:date="2025-03-18T16:35:00Z" w:id="69">
        <w:r w:rsidR="00612534">
          <w:rPr>
            <w:b/>
            <w:noProof/>
            <w:sz w:val="20"/>
            <w:lang w:val="en-US"/>
          </w:rPr>
          <w:t>Logistic re</w:t>
        </w:r>
      </w:ins>
      <w:ins w:author="Scherrer  Beat" w:date="2025-03-18T16:36:00Z" w:id="70">
        <w:r w:rsidR="00612534">
          <w:rPr>
            <w:b/>
            <w:noProof/>
            <w:sz w:val="20"/>
            <w:lang w:val="en-US"/>
          </w:rPr>
          <w:t xml:space="preserve">gression with </w:t>
        </w:r>
      </w:ins>
      <w:ins w:author="Scherrer  Beat" w:date="2025-03-18T16:39:00Z" w:id="71">
        <w:r w:rsidR="00612534">
          <w:rPr>
            <w:b/>
            <w:noProof/>
            <w:sz w:val="20"/>
            <w:lang w:val="en-US"/>
          </w:rPr>
          <w:t>LASSO regularization</w:t>
        </w:r>
      </w:ins>
    </w:p>
    <w:p w:rsidRPr="008B5A40" w:rsidR="008B5A40" w:rsidP="008B5A40" w:rsidRDefault="003619ED" w14:paraId="1001471C" w14:textId="0A2055CD">
      <w:pPr>
        <w:pStyle w:val="KeinLeerraum"/>
        <w:spacing w:after="120"/>
        <w:rPr>
          <w:noProof/>
          <w:sz w:val="20"/>
          <w:lang w:val="en-US"/>
        </w:rPr>
      </w:pPr>
      <w:ins w:author="Scherrer  Beat" w:date="2025-03-18T16:39:00Z" w:id="72">
        <w:r>
          <w:rPr>
            <w:noProof/>
            <w:sz w:val="20"/>
            <w:lang w:val="en-US"/>
          </w:rPr>
          <w:t>The Least Absolute Shrinka</w:t>
        </w:r>
      </w:ins>
      <w:ins w:author="Scherrer  Beat" w:date="2025-03-18T16:40:00Z" w:id="73">
        <w:r>
          <w:rPr>
            <w:noProof/>
            <w:sz w:val="20"/>
            <w:lang w:val="en-US"/>
          </w:rPr>
          <w:t xml:space="preserve">ge and Selection Operator (LASSO) (or </w:t>
        </w:r>
      </w:ins>
      <w:ins w:author="Scherrer  Beat" w:date="2025-03-18T16:38:00Z" w:id="74">
        <w:r w:rsidR="00612534">
          <w:rPr>
            <w:noProof/>
            <w:sz w:val="20"/>
            <w:lang w:val="en-US"/>
          </w:rPr>
          <w:t>L1 regularization</w:t>
        </w:r>
      </w:ins>
      <w:ins w:author="Scherrer  Beat" w:date="2025-03-18T16:40:00Z" w:id="75">
        <w:r>
          <w:rPr>
            <w:noProof/>
            <w:sz w:val="20"/>
            <w:lang w:val="en-US"/>
          </w:rPr>
          <w:t>)</w:t>
        </w:r>
      </w:ins>
      <w:ins w:author="Scherrer  Beat" w:date="2025-03-18T17:12:00Z" w:id="76">
        <w:r w:rsidR="005149E5">
          <w:rPr>
            <w:noProof/>
            <w:sz w:val="20"/>
            <w:lang w:val="en-US"/>
          </w:rPr>
          <w:t xml:space="preserve"> is </w:t>
        </w:r>
      </w:ins>
      <w:del w:author="Scherrer  Beat" w:date="2025-03-18T17:12:00Z" w:id="77">
        <w:r w:rsidRPr="008B5A40" w:rsidDel="005149E5" w:rsidR="008B5A40">
          <w:rPr>
            <w:noProof/>
            <w:sz w:val="20"/>
            <w:lang w:val="en-US"/>
          </w:rPr>
          <w:delText xml:space="preserve">Probably </w:delText>
        </w:r>
      </w:del>
      <w:r w:rsidRPr="008B5A40" w:rsidR="008B5A40">
        <w:rPr>
          <w:noProof/>
          <w:sz w:val="20"/>
          <w:lang w:val="en-US"/>
        </w:rPr>
        <w:t xml:space="preserve">one of the most familiar machine learning techniques </w:t>
      </w:r>
      <w:ins w:author="Scherrer  Beat" w:date="2025-03-18T17:12:00Z" w:id="78">
        <w:r w:rsidR="005149E5">
          <w:rPr>
            <w:noProof/>
            <w:sz w:val="20"/>
            <w:lang w:val="en-US"/>
          </w:rPr>
          <w:t>for regre</w:t>
        </w:r>
      </w:ins>
      <w:ins w:author="Scherrer  Beat" w:date="2025-03-18T17:13:00Z" w:id="79">
        <w:r w:rsidR="005149E5">
          <w:rPr>
            <w:noProof/>
            <w:sz w:val="20"/>
            <w:lang w:val="en-US"/>
          </w:rPr>
          <w:t xml:space="preserve">ssion analysis that </w:t>
        </w:r>
      </w:ins>
      <w:r w:rsidRPr="008B5A40" w:rsidR="008B5A40">
        <w:rPr>
          <w:noProof/>
          <w:sz w:val="20"/>
          <w:lang w:val="en-US"/>
        </w:rPr>
        <w:t>economists</w:t>
      </w:r>
      <w:ins w:author="Scherrer  Beat" w:date="2025-03-18T17:13:00Z" w:id="80">
        <w:r w:rsidR="005149E5">
          <w:rPr>
            <w:noProof/>
            <w:sz w:val="20"/>
            <w:lang w:val="en-US"/>
          </w:rPr>
          <w:t xml:space="preserve"> know</w:t>
        </w:r>
      </w:ins>
      <w:del w:author="Scherrer  Beat" w:date="2025-03-18T17:13:00Z" w:id="81">
        <w:r w:rsidRPr="008B5A40" w:rsidDel="005149E5" w:rsidR="008B5A40">
          <w:rPr>
            <w:noProof/>
            <w:sz w:val="20"/>
            <w:lang w:val="en-US"/>
          </w:rPr>
          <w:delText xml:space="preserve"> know is the Least Absolute Shrinkage and Selection Operator (LASSO) due to its similarities with the Ordinary Least Squares (OLS) model</w:delText>
        </w:r>
      </w:del>
      <w:r w:rsidRPr="008B5A40" w:rsidR="008B5A40">
        <w:rPr>
          <w:noProof/>
          <w:sz w:val="20"/>
          <w:lang w:val="en-US"/>
        </w:rPr>
        <w:t>.</w:t>
      </w:r>
      <w:ins w:author="Scherrer  Beat" w:date="2025-03-18T17:42:00Z" w:id="82">
        <w:r w:rsidR="002C34AF">
          <w:rPr>
            <w:noProof/>
            <w:sz w:val="20"/>
            <w:lang w:val="en-US"/>
          </w:rPr>
          <w:t xml:space="preserve"> LASSO regularization is most commonly used for linear regression, but it can also be </w:t>
        </w:r>
      </w:ins>
      <w:ins w:author="Scherrer  Beat" w:date="2025-03-18T17:43:00Z" w:id="83">
        <w:r w:rsidR="002C34AF">
          <w:rPr>
            <w:noProof/>
            <w:sz w:val="20"/>
            <w:lang w:val="en-US"/>
          </w:rPr>
          <w:t>applied to other models, such as logistic regression as in our case.</w:t>
        </w:r>
      </w:ins>
      <w:r w:rsidRPr="008B5A40" w:rsidR="008B5A40">
        <w:rPr>
          <w:noProof/>
          <w:sz w:val="20"/>
          <w:lang w:val="en-US"/>
        </w:rPr>
        <w:t xml:space="preserve"> </w:t>
      </w:r>
      <w:del w:author="Scherrer  Beat" w:date="2025-03-18T16:42:00Z" w:id="84">
        <w:r w:rsidRPr="008B5A40" w:rsidDel="003619ED" w:rsidR="008B5A40">
          <w:rPr>
            <w:noProof/>
            <w:sz w:val="20"/>
            <w:lang w:val="en-US"/>
          </w:rPr>
          <w:delText xml:space="preserve">Additionally </w:delText>
        </w:r>
      </w:del>
      <w:ins w:author="Scherrer  Beat" w:date="2025-03-18T17:41:00Z" w:id="85">
        <w:r w:rsidR="002C34AF">
          <w:rPr>
            <w:noProof/>
            <w:sz w:val="20"/>
            <w:lang w:val="en-US"/>
          </w:rPr>
          <w:t>Our</w:t>
        </w:r>
      </w:ins>
      <w:ins w:author="Scherrer  Beat" w:date="2025-03-18T17:40:00Z" w:id="86">
        <w:r w:rsidRPr="002C34AF" w:rsidR="002C34AF">
          <w:rPr>
            <w:noProof/>
            <w:sz w:val="20"/>
            <w:lang w:val="en-US"/>
          </w:rPr>
          <w:t xml:space="preserve"> LASSO objective</w:t>
        </w:r>
      </w:ins>
      <w:ins w:author="Scherrer  Beat" w:date="2025-03-18T17:41:00Z" w:id="87">
        <w:r w:rsidR="002C34AF">
          <w:rPr>
            <w:noProof/>
            <w:sz w:val="20"/>
            <w:lang w:val="en-US"/>
          </w:rPr>
          <w:t xml:space="preserve"> function</w:t>
        </w:r>
      </w:ins>
      <w:ins w:author="Scherrer  Beat" w:date="2025-03-18T17:40:00Z" w:id="88">
        <w:r w:rsidRPr="002C34AF" w:rsidR="002C34AF">
          <w:rPr>
            <w:noProof/>
            <w:sz w:val="20"/>
            <w:lang w:val="en-US"/>
          </w:rPr>
          <w:t xml:space="preserve"> is comprised of the </w:t>
        </w:r>
      </w:ins>
      <w:ins w:author="Scherrer  Beat" w:date="2025-03-18T17:41:00Z" w:id="89">
        <w:r w:rsidR="002C34AF">
          <w:rPr>
            <w:noProof/>
            <w:sz w:val="20"/>
            <w:lang w:val="en-US"/>
          </w:rPr>
          <w:t>logistic</w:t>
        </w:r>
      </w:ins>
      <w:ins w:author="Scherrer  Beat" w:date="2025-03-18T17:40:00Z" w:id="90">
        <w:r w:rsidRPr="002C34AF" w:rsidR="002C34AF">
          <w:rPr>
            <w:noProof/>
            <w:sz w:val="20"/>
            <w:lang w:val="en-US"/>
          </w:rPr>
          <w:t xml:space="preserve"> regression objective and a regularization term on the coefficients. The purpose of the regularization term is to penalize unimportant variables and shrink their coefficients towards zero.</w:t>
        </w:r>
        <w:r w:rsidRPr="002C34AF" w:rsidDel="002C34AF" w:rsidR="002C34AF">
          <w:rPr>
            <w:noProof/>
            <w:sz w:val="20"/>
            <w:lang w:val="en-US"/>
          </w:rPr>
          <w:t xml:space="preserve"> </w:t>
        </w:r>
      </w:ins>
      <w:del w:author="Scherrer  Beat" w:date="2025-03-18T17:40:00Z" w:id="91">
        <w:r w:rsidRPr="008B5A40" w:rsidDel="002C34AF" w:rsidR="008B5A40">
          <w:rPr>
            <w:noProof/>
            <w:sz w:val="20"/>
            <w:lang w:val="en-US"/>
          </w:rPr>
          <w:delText xml:space="preserve">to the </w:delText>
        </w:r>
      </w:del>
      <w:del w:author="Scherrer  Beat" w:date="2025-03-18T16:42:00Z" w:id="92">
        <w:r w:rsidRPr="008B5A40" w:rsidDel="003619ED" w:rsidR="008B5A40">
          <w:rPr>
            <w:noProof/>
            <w:sz w:val="20"/>
            <w:lang w:val="en-US"/>
          </w:rPr>
          <w:delText xml:space="preserve">OLS </w:delText>
        </w:r>
      </w:del>
      <w:del w:author="Scherrer  Beat" w:date="2025-03-18T17:40:00Z" w:id="93">
        <w:r w:rsidRPr="008B5A40" w:rsidDel="002C34AF" w:rsidR="008B5A40">
          <w:rPr>
            <w:noProof/>
            <w:sz w:val="20"/>
            <w:lang w:val="en-US"/>
          </w:rPr>
          <w:delText xml:space="preserve">estimate, the LASSO estimate includes a penalty term lambda that implies a regularization and a shrinkage of the regression coefficients. </w:delText>
        </w:r>
      </w:del>
      <w:ins w:author="Scherrer  Beat" w:date="2025-03-18T17:45:00Z" w:id="94">
        <w:r w:rsidRPr="002C34AF" w:rsidR="002C34AF">
          <w:rPr>
            <w:noProof/>
            <w:sz w:val="20"/>
            <w:lang w:val="en-US"/>
          </w:rPr>
          <w:t xml:space="preserve">Due to the absolute value function of the regularization term, LASSO is able to perform variable selection by driving some of the coefficients to exactly zero. The regularization parameter </w:t>
        </w:r>
      </w:ins>
      <w:ins w:author="Scherrer  Beat" w:date="2025-03-18T17:46:00Z" w:id="95">
        <w:r w:rsidR="002C34AF">
          <w:rPr>
            <w:noProof/>
            <w:sz w:val="20"/>
            <w:lang w:val="en-US"/>
          </w:rPr>
          <w:t>(</w:t>
        </w:r>
      </w:ins>
      <w:ins w:author="Scherrer  Beat" w:date="2025-03-18T17:45:00Z" w:id="96">
        <w:r w:rsidRPr="002C34AF" w:rsidR="002C34AF">
          <w:rPr>
            <w:noProof/>
            <w:sz w:val="20"/>
            <w:lang w:val="en-US"/>
          </w:rPr>
          <w:t>lambda</w:t>
        </w:r>
      </w:ins>
      <w:ins w:author="Scherrer  Beat" w:date="2025-03-18T17:46:00Z" w:id="97">
        <w:r w:rsidR="002C34AF">
          <w:rPr>
            <w:noProof/>
            <w:sz w:val="20"/>
            <w:lang w:val="en-US"/>
          </w:rPr>
          <w:t>)</w:t>
        </w:r>
      </w:ins>
      <w:ins w:author="Scherrer  Beat" w:date="2025-03-18T17:45:00Z" w:id="98">
        <w:r w:rsidRPr="002C34AF" w:rsidR="002C34AF">
          <w:rPr>
            <w:noProof/>
            <w:sz w:val="20"/>
            <w:lang w:val="en-US"/>
          </w:rPr>
          <w:t xml:space="preserve"> controls, how aggressively the coefficients in the model are shrunken.</w:t>
        </w:r>
      </w:ins>
      <w:del w:author="Scherrer  Beat" w:date="2025-03-18T17:45:00Z" w:id="99">
        <w:r w:rsidRPr="008B5A40" w:rsidDel="002C34AF" w:rsidR="008B5A40">
          <w:rPr>
            <w:noProof/>
            <w:sz w:val="20"/>
            <w:lang w:val="en-US"/>
          </w:rPr>
          <w:delText>The LASSO estimate then minimizes the penalized residual sum of squares. Since the solution is nonlinear in y and therefore can not be solved with a closed form solution such as OLS or logit, an algorithm is needed to solve the minimization problem. If lambda is low, penalty is low and therefore coefficients are close to the OLS model</w:delText>
        </w:r>
      </w:del>
      <w:r w:rsidRPr="008B5A40" w:rsidR="008B5A40">
        <w:rPr>
          <w:noProof/>
          <w:sz w:val="20"/>
          <w:lang w:val="en-US"/>
        </w:rPr>
        <w:t>. If lambda is high,</w:t>
      </w:r>
      <w:ins w:author="Scherrer  Beat" w:date="2025-03-18T17:48:00Z" w:id="100">
        <w:r w:rsidR="002C34AF">
          <w:rPr>
            <w:noProof/>
            <w:sz w:val="20"/>
            <w:lang w:val="en-US"/>
          </w:rPr>
          <w:t xml:space="preserve"> starting with the most unimportant variables,</w:t>
        </w:r>
      </w:ins>
      <w:r w:rsidRPr="008B5A40" w:rsidR="008B5A40">
        <w:rPr>
          <w:noProof/>
          <w:sz w:val="20"/>
          <w:lang w:val="en-US"/>
        </w:rPr>
        <w:t xml:space="preserve"> coefficients are </w:t>
      </w:r>
      <w:del w:author="Scherrer  Beat" w:date="2025-03-18T17:46:00Z" w:id="101">
        <w:r w:rsidRPr="008B5A40" w:rsidDel="002C34AF" w:rsidR="008B5A40">
          <w:rPr>
            <w:noProof/>
            <w:sz w:val="20"/>
            <w:lang w:val="en-US"/>
          </w:rPr>
          <w:delText xml:space="preserve">shrinked </w:delText>
        </w:r>
      </w:del>
      <w:ins w:author="Scherrer  Beat" w:date="2025-03-18T17:46:00Z" w:id="102">
        <w:r w:rsidR="002C34AF">
          <w:rPr>
            <w:noProof/>
            <w:sz w:val="20"/>
            <w:lang w:val="en-US"/>
          </w:rPr>
          <w:t>shrunken</w:t>
        </w:r>
        <w:r w:rsidRPr="008B5A40" w:rsidR="002C34AF">
          <w:rPr>
            <w:noProof/>
            <w:sz w:val="20"/>
            <w:lang w:val="en-US"/>
          </w:rPr>
          <w:t xml:space="preserve"> </w:t>
        </w:r>
      </w:ins>
      <w:r w:rsidRPr="008B5A40" w:rsidR="008B5A40">
        <w:rPr>
          <w:noProof/>
          <w:sz w:val="20"/>
          <w:lang w:val="en-US"/>
        </w:rPr>
        <w:t xml:space="preserve">towards zero and </w:t>
      </w:r>
      <w:del w:author="Scherrer  Beat" w:date="2025-03-18T17:48:00Z" w:id="103">
        <w:r w:rsidRPr="008B5A40" w:rsidDel="002C34AF" w:rsidR="008B5A40">
          <w:rPr>
            <w:noProof/>
            <w:sz w:val="20"/>
            <w:lang w:val="en-US"/>
          </w:rPr>
          <w:delText xml:space="preserve">therefore </w:delText>
        </w:r>
      </w:del>
      <w:ins w:author="Scherrer  Beat" w:date="2025-03-18T17:48:00Z" w:id="104">
        <w:r w:rsidR="002C34AF">
          <w:rPr>
            <w:noProof/>
            <w:sz w:val="20"/>
            <w:lang w:val="en-US"/>
          </w:rPr>
          <w:t>become</w:t>
        </w:r>
        <w:r w:rsidRPr="008B5A40" w:rsidR="002C34AF">
          <w:rPr>
            <w:noProof/>
            <w:sz w:val="20"/>
            <w:lang w:val="en-US"/>
          </w:rPr>
          <w:t xml:space="preserve"> </w:t>
        </w:r>
      </w:ins>
      <w:r w:rsidRPr="008B5A40" w:rsidR="008B5A40">
        <w:rPr>
          <w:noProof/>
          <w:sz w:val="20"/>
          <w:lang w:val="en-US"/>
        </w:rPr>
        <w:t xml:space="preserve">less relevant in the model. As a result, </w:t>
      </w:r>
      <w:ins w:author="Scherrer  Beat" w:date="2025-03-18T17:49:00Z" w:id="105">
        <w:r w:rsidR="002C34AF">
          <w:rPr>
            <w:noProof/>
            <w:sz w:val="20"/>
            <w:lang w:val="en-US"/>
          </w:rPr>
          <w:t xml:space="preserve">the </w:t>
        </w:r>
      </w:ins>
      <w:r w:rsidRPr="008B5A40" w:rsidR="008B5A40">
        <w:rPr>
          <w:noProof/>
          <w:sz w:val="20"/>
          <w:lang w:val="en-US"/>
        </w:rPr>
        <w:t>LASSO model often only takes a subset of variables into account. Hence, not all variables included in the dataset will be used for the model (James et al., 2013). In our LASSO model, the shrinkage factor lambda is chosen</w:t>
      </w:r>
      <w:ins w:author="Scherrer  Beat" w:date="2025-03-18T17:08:00Z" w:id="106">
        <w:r w:rsidR="005149E5">
          <w:rPr>
            <w:noProof/>
            <w:sz w:val="20"/>
            <w:lang w:val="en-US"/>
          </w:rPr>
          <w:t xml:space="preserve"> such that it is </w:t>
        </w:r>
      </w:ins>
      <w:ins w:author="Scherrer  Beat" w:date="2025-03-18T17:09:00Z" w:id="107">
        <w:r w:rsidR="005149E5">
          <w:rPr>
            <w:noProof/>
            <w:sz w:val="20"/>
            <w:lang w:val="en-US"/>
          </w:rPr>
          <w:t xml:space="preserve">one standard error larger than the lambda that would </w:t>
        </w:r>
      </w:ins>
      <w:ins w:author="Scherrer  Beat" w:date="2025-03-18T17:10:00Z" w:id="108">
        <w:r w:rsidR="005149E5">
          <w:rPr>
            <w:noProof/>
            <w:sz w:val="20"/>
            <w:lang w:val="en-US"/>
          </w:rPr>
          <w:t>minimize the 5-fold cross-validated classification error</w:t>
        </w:r>
      </w:ins>
      <w:r w:rsidRPr="008B5A40" w:rsidR="008B5A40">
        <w:rPr>
          <w:noProof/>
          <w:sz w:val="20"/>
          <w:lang w:val="en-US"/>
        </w:rPr>
        <w:t xml:space="preserve"> </w:t>
      </w:r>
      <w:del w:author="Scherrer  Beat" w:date="2025-03-18T17:11:00Z" w:id="109">
        <w:r w:rsidRPr="008B5A40" w:rsidDel="005149E5" w:rsidR="008B5A40">
          <w:rPr>
            <w:noProof/>
            <w:sz w:val="20"/>
            <w:lang w:val="en-US"/>
          </w:rPr>
          <w:delText xml:space="preserve">to be one standard error right of the mean-squared-error (MSE) </w:delText>
        </w:r>
      </w:del>
      <w:r w:rsidRPr="008B5A40" w:rsidR="008B5A40">
        <w:rPr>
          <w:noProof/>
          <w:sz w:val="20"/>
          <w:lang w:val="en-US"/>
        </w:rPr>
        <w:t>as Hastie et al. (2008) suggest.</w:t>
      </w:r>
    </w:p>
    <w:p w:rsidRPr="008B5A40" w:rsidR="008B5A40" w:rsidP="008B5A40" w:rsidRDefault="008B5A40" w14:paraId="1C11BFA3" w14:textId="29F2AA68">
      <w:pPr>
        <w:pStyle w:val="KeinLeerraum"/>
        <w:spacing w:after="120"/>
        <w:rPr>
          <w:noProof/>
          <w:sz w:val="20"/>
          <w:lang w:val="en-US"/>
        </w:rPr>
      </w:pPr>
      <w:r w:rsidRPr="008B5A40">
        <w:rPr>
          <w:noProof/>
          <w:sz w:val="20"/>
          <w:lang w:val="en-US"/>
        </w:rPr>
        <w:t>Advantages of this model are similar to the one from the logit model: it is quite simple and the coefficients can be easily interpreted. Due to the non-closed solution</w:t>
      </w:r>
      <w:ins w:author="Scherrer  Beat" w:date="2025-03-18T17:50:00Z" w:id="110">
        <w:r w:rsidR="002C34AF">
          <w:rPr>
            <w:noProof/>
            <w:sz w:val="20"/>
            <w:lang w:val="en-US"/>
          </w:rPr>
          <w:t>, t</w:t>
        </w:r>
      </w:ins>
      <w:del w:author="Scherrer  Beat" w:date="2025-03-18T17:50:00Z" w:id="111">
        <w:r w:rsidRPr="008B5A40" w:rsidDel="002C34AF">
          <w:rPr>
            <w:noProof/>
            <w:sz w:val="20"/>
            <w:lang w:val="en-US"/>
          </w:rPr>
          <w:delText>. T</w:delText>
        </w:r>
      </w:del>
      <w:r w:rsidRPr="008B5A40">
        <w:rPr>
          <w:noProof/>
          <w:sz w:val="20"/>
          <w:lang w:val="en-US"/>
        </w:rPr>
        <w:t xml:space="preserve">he training and prediction speed is a bit slower but is still fast compared to more complex algorithms. Further, it also performs well with a </w:t>
      </w:r>
      <w:del w:author="Scherrer  Beat" w:date="2025-03-18T17:50:00Z" w:id="112">
        <w:r w:rsidRPr="008B5A40" w:rsidDel="002C34AF">
          <w:rPr>
            <w:noProof/>
            <w:sz w:val="20"/>
            <w:lang w:val="en-US"/>
          </w:rPr>
          <w:delText xml:space="preserve">relatively </w:delText>
        </w:r>
      </w:del>
      <w:r w:rsidRPr="008B5A40">
        <w:rPr>
          <w:noProof/>
          <w:sz w:val="20"/>
          <w:lang w:val="en-US"/>
        </w:rPr>
        <w:t>small number of observations</w:t>
      </w:r>
      <w:ins w:author="Scherrer  Beat" w:date="2025-03-18T17:50:00Z" w:id="113">
        <w:r w:rsidR="002C34AF">
          <w:rPr>
            <w:noProof/>
            <w:sz w:val="20"/>
            <w:lang w:val="en-US"/>
          </w:rPr>
          <w:t xml:space="preserve"> relative to the number of p</w:t>
        </w:r>
      </w:ins>
      <w:ins w:author="Scherrer  Beat" w:date="2025-03-18T17:54:00Z" w:id="114">
        <w:r w:rsidR="00F91DF4">
          <w:rPr>
            <w:noProof/>
            <w:sz w:val="20"/>
            <w:lang w:val="en-US"/>
          </w:rPr>
          <w:t>redictors</w:t>
        </w:r>
      </w:ins>
      <w:r w:rsidRPr="008B5A40">
        <w:rPr>
          <w:noProof/>
          <w:sz w:val="20"/>
          <w:lang w:val="en-US"/>
        </w:rPr>
        <w:t xml:space="preserve">. </w:t>
      </w:r>
      <w:del w:author="Scherrer  Beat" w:date="2025-03-18T17:54:00Z" w:id="115">
        <w:r w:rsidRPr="008B5A40" w:rsidDel="00F91DF4">
          <w:rPr>
            <w:noProof/>
            <w:sz w:val="20"/>
            <w:lang w:val="en-US"/>
          </w:rPr>
          <w:delText xml:space="preserve">On </w:delText>
        </w:r>
      </w:del>
      <w:ins w:author="Scherrer  Beat" w:date="2025-03-18T17:54:00Z" w:id="116">
        <w:r w:rsidR="00F91DF4">
          <w:rPr>
            <w:noProof/>
            <w:sz w:val="20"/>
            <w:lang w:val="en-US"/>
          </w:rPr>
          <w:t>C</w:t>
        </w:r>
      </w:ins>
      <w:del w:author="Scherrer  Beat" w:date="2025-03-18T17:54:00Z" w:id="117">
        <w:r w:rsidRPr="008B5A40" w:rsidDel="00F91DF4">
          <w:rPr>
            <w:noProof/>
            <w:sz w:val="20"/>
            <w:lang w:val="en-US"/>
          </w:rPr>
          <w:delText>c</w:delText>
        </w:r>
      </w:del>
      <w:r w:rsidRPr="008B5A40">
        <w:rPr>
          <w:noProof/>
          <w:sz w:val="20"/>
          <w:lang w:val="en-US"/>
        </w:rPr>
        <w:t xml:space="preserve">ontrary to the logit model, LASSO can handle </w:t>
      </w:r>
      <w:del w:author="Scherrer  Beat" w:date="2025-03-18T17:55:00Z" w:id="118">
        <w:r w:rsidRPr="008B5A40" w:rsidDel="00F91DF4">
          <w:rPr>
            <w:noProof/>
            <w:sz w:val="20"/>
            <w:lang w:val="en-US"/>
          </w:rPr>
          <w:delText>lots of</w:delText>
        </w:r>
      </w:del>
      <w:ins w:author="Scherrer  Beat" w:date="2025-03-18T17:55:00Z" w:id="119">
        <w:r w:rsidR="00F91DF4">
          <w:rPr>
            <w:noProof/>
            <w:sz w:val="20"/>
            <w:lang w:val="en-US"/>
          </w:rPr>
          <w:t>many</w:t>
        </w:r>
      </w:ins>
      <w:r w:rsidRPr="008B5A40">
        <w:rPr>
          <w:noProof/>
          <w:sz w:val="20"/>
          <w:lang w:val="en-US"/>
        </w:rPr>
        <w:t xml:space="preserve"> irrelevant features since it can regularize them towards zero.</w:t>
      </w:r>
    </w:p>
    <w:p w:rsidRPr="008B5A40" w:rsidR="008B5A40" w:rsidP="008B5A40" w:rsidRDefault="008B5A40" w14:paraId="6FF1881C" w14:textId="77777777">
      <w:pPr>
        <w:pStyle w:val="KeinLeerraum"/>
        <w:spacing w:after="120"/>
        <w:rPr>
          <w:noProof/>
          <w:sz w:val="20"/>
          <w:lang w:val="en-US"/>
        </w:rPr>
      </w:pPr>
    </w:p>
    <w:p w:rsidR="00C541F2" w:rsidP="008B5A40" w:rsidRDefault="008B5A40" w14:paraId="6ED50524" w14:textId="6C0300AA">
      <w:pPr>
        <w:pStyle w:val="KeinLeerraum"/>
        <w:spacing w:after="120"/>
        <w:rPr>
          <w:ins w:author="Scherrer  Beat" w:date="2025-03-18T18:09:00Z" w:id="120"/>
          <w:b/>
          <w:noProof/>
          <w:sz w:val="20"/>
          <w:lang w:val="en-US"/>
        </w:rPr>
      </w:pPr>
      <w:r w:rsidRPr="008B5A40">
        <w:rPr>
          <w:b/>
          <w:noProof/>
          <w:sz w:val="20"/>
          <w:lang w:val="en-US"/>
        </w:rPr>
        <w:t>Random Forest</w:t>
      </w:r>
    </w:p>
    <w:p w:rsidR="00C541F2" w:rsidP="008B5A40" w:rsidRDefault="00C541F2" w14:paraId="3009C1AA" w14:textId="582C7973">
      <w:pPr>
        <w:pStyle w:val="KeinLeerraum"/>
        <w:spacing w:after="120"/>
        <w:rPr>
          <w:ins w:author="Scherrer  Beat" w:date="2025-03-18T18:12:00Z" w:id="121"/>
          <w:bCs/>
          <w:noProof/>
          <w:sz w:val="20"/>
          <w:lang w:val="en-US"/>
        </w:rPr>
      </w:pPr>
      <w:ins w:author="Scherrer  Beat" w:date="2025-03-18T18:09:00Z" w:id="122">
        <w:r w:rsidRPr="00C541F2">
          <w:rPr>
            <w:bCs/>
            <w:noProof/>
            <w:sz w:val="20"/>
            <w:lang w:val="en-US"/>
            <w:rPrChange w:author="Scherrer  Beat" w:date="2025-03-18T18:09:00Z" w:id="123">
              <w:rPr>
                <w:b/>
                <w:noProof/>
                <w:sz w:val="20"/>
                <w:lang w:val="en-US"/>
              </w:rPr>
            </w:rPrChange>
          </w:rPr>
          <w:t>Random forest</w:t>
        </w:r>
      </w:ins>
      <w:ins w:author="Scherrer  Beat" w:date="2025-03-18T18:15:00Z" w:id="124">
        <w:r w:rsidR="00781504">
          <w:rPr>
            <w:bCs/>
            <w:noProof/>
            <w:sz w:val="20"/>
            <w:lang w:val="en-US"/>
          </w:rPr>
          <w:t xml:space="preserve"> (RF)</w:t>
        </w:r>
      </w:ins>
      <w:ins w:author="Scherrer  Beat" w:date="2025-03-18T18:09:00Z" w:id="125">
        <w:r w:rsidRPr="00C541F2">
          <w:rPr>
            <w:bCs/>
            <w:noProof/>
            <w:sz w:val="20"/>
            <w:lang w:val="en-US"/>
            <w:rPrChange w:author="Scherrer  Beat" w:date="2025-03-18T18:09:00Z" w:id="126">
              <w:rPr>
                <w:b/>
                <w:noProof/>
                <w:sz w:val="20"/>
                <w:lang w:val="en-US"/>
              </w:rPr>
            </w:rPrChange>
          </w:rPr>
          <w:t xml:space="preserve"> is a popular supervised algorithm for classification and regression tasks.</w:t>
        </w:r>
      </w:ins>
      <w:ins w:author="Scherrer  Beat" w:date="2025-03-18T18:30:00Z" w:id="127">
        <w:r w:rsidR="00BD7F37">
          <w:rPr>
            <w:bCs/>
            <w:noProof/>
            <w:sz w:val="20"/>
            <w:lang w:val="en-US"/>
          </w:rPr>
          <w:t xml:space="preserve"> </w:t>
        </w:r>
      </w:ins>
      <w:ins w:author="Scherrer  Beat" w:date="2025-03-18T18:31:00Z" w:id="128">
        <w:r w:rsidR="00BD7F37">
          <w:rPr>
            <w:bCs/>
            <w:noProof/>
            <w:sz w:val="20"/>
            <w:lang w:val="en-US"/>
          </w:rPr>
          <w:t>In our case, we apply RF for classification.</w:t>
        </w:r>
      </w:ins>
      <w:ins w:author="Scherrer  Beat" w:date="2025-03-18T18:09:00Z" w:id="129">
        <w:r w:rsidRPr="00C541F2">
          <w:rPr>
            <w:bCs/>
            <w:noProof/>
            <w:sz w:val="20"/>
            <w:lang w:val="en-US"/>
            <w:rPrChange w:author="Scherrer  Beat" w:date="2025-03-18T18:09:00Z" w:id="130">
              <w:rPr>
                <w:b/>
                <w:noProof/>
                <w:sz w:val="20"/>
                <w:lang w:val="en-US"/>
              </w:rPr>
            </w:rPrChange>
          </w:rPr>
          <w:t xml:space="preserve"> RF models work well in high-dimensional settings and allow for flexible modeling of interactions.</w:t>
        </w:r>
        <w:r>
          <w:rPr>
            <w:bCs/>
            <w:noProof/>
            <w:sz w:val="20"/>
            <w:lang w:val="en-US"/>
          </w:rPr>
          <w:t xml:space="preserve"> </w:t>
        </w:r>
      </w:ins>
    </w:p>
    <w:p w:rsidRPr="00781504" w:rsidR="00781504" w:rsidP="00781504" w:rsidRDefault="00781504" w14:paraId="2C59CEC4" w14:textId="3F3B9FE1">
      <w:pPr>
        <w:pStyle w:val="KeinLeerraum"/>
        <w:spacing w:after="120"/>
        <w:rPr>
          <w:ins w:author="Scherrer  Beat" w:date="2025-03-18T18:12:00Z" w:id="131"/>
          <w:bCs/>
          <w:noProof/>
          <w:sz w:val="20"/>
          <w:lang w:val="en-US"/>
        </w:rPr>
      </w:pPr>
      <w:ins w:author="Scherrer  Beat" w:date="2025-03-18T18:12:00Z" w:id="132">
        <w:r w:rsidRPr="00781504">
          <w:rPr>
            <w:bCs/>
            <w:noProof/>
            <w:sz w:val="20"/>
            <w:lang w:val="en-US"/>
          </w:rPr>
          <w:t>RF models grow and combine multiple regression trees to create a forest. A tree starts at the root node representing the whole data set.</w:t>
        </w:r>
      </w:ins>
      <w:ins w:author="Scherrer  Beat" w:date="2025-03-18T18:16:00Z" w:id="133">
        <w:r>
          <w:rPr>
            <w:rStyle w:val="Funotenzeichen"/>
            <w:bCs/>
            <w:noProof/>
            <w:sz w:val="20"/>
            <w:lang w:val="en-US"/>
          </w:rPr>
          <w:footnoteReference w:id="1"/>
        </w:r>
      </w:ins>
      <w:ins w:author="Scherrer  Beat" w:date="2025-03-18T18:12:00Z" w:id="137">
        <w:r w:rsidRPr="00781504">
          <w:rPr>
            <w:bCs/>
            <w:noProof/>
            <w:sz w:val="20"/>
            <w:lang w:val="en-US"/>
          </w:rPr>
          <w:t xml:space="preserve"> The data is then successively split into two subsets based on whether the value of a single selected </w:t>
        </w:r>
      </w:ins>
      <w:ins w:author="Scherrer  Beat" w:date="2025-03-18T18:30:00Z" w:id="138">
        <w:r w:rsidR="00BD7F37">
          <w:rPr>
            <w:bCs/>
            <w:noProof/>
            <w:sz w:val="20"/>
            <w:lang w:val="en-US"/>
          </w:rPr>
          <w:t>predictor</w:t>
        </w:r>
      </w:ins>
      <w:ins w:author="Scherrer  Beat" w:date="2025-03-18T18:12:00Z" w:id="139">
        <w:r w:rsidRPr="00781504">
          <w:rPr>
            <w:bCs/>
            <w:noProof/>
            <w:sz w:val="20"/>
            <w:lang w:val="en-US"/>
          </w:rPr>
          <w:t xml:space="preserve"> is above or below a certain threshold. The </w:t>
        </w:r>
      </w:ins>
      <w:ins w:author="Scherrer  Beat" w:date="2025-03-18T18:30:00Z" w:id="140">
        <w:r w:rsidR="00BD7F37">
          <w:rPr>
            <w:bCs/>
            <w:noProof/>
            <w:sz w:val="20"/>
            <w:lang w:val="en-US"/>
          </w:rPr>
          <w:t>predictor</w:t>
        </w:r>
      </w:ins>
      <w:ins w:author="Scherrer  Beat" w:date="2025-03-18T18:12:00Z" w:id="141">
        <w:r w:rsidRPr="00781504">
          <w:rPr>
            <w:bCs/>
            <w:noProof/>
            <w:sz w:val="20"/>
            <w:lang w:val="en-US"/>
          </w:rPr>
          <w:t xml:space="preserve"> and the corresponding threshold are chosen such that the split leads to the greatest possible reduction in the </w:t>
        </w:r>
      </w:ins>
      <w:ins w:author="Scherrer  Beat" w:date="2025-03-18T18:29:00Z" w:id="142">
        <w:r w:rsidR="00BD7F37">
          <w:rPr>
            <w:bCs/>
            <w:noProof/>
            <w:sz w:val="20"/>
            <w:lang w:val="en-US"/>
          </w:rPr>
          <w:t xml:space="preserve">classification error. </w:t>
        </w:r>
      </w:ins>
      <w:ins w:author="Scherrer  Beat" w:date="2025-03-18T18:12:00Z" w:id="143">
        <w:r w:rsidRPr="00781504">
          <w:rPr>
            <w:bCs/>
            <w:noProof/>
            <w:sz w:val="20"/>
            <w:lang w:val="en-US"/>
          </w:rPr>
          <w:t>This process is called recursive binary splitting and is applied until a defined stopping condition is met. Generally speaking, growing a deeper tree reduces model bias at the expense of higher variance.</w:t>
        </w:r>
      </w:ins>
    </w:p>
    <w:p w:rsidRPr="00781504" w:rsidR="00781504" w:rsidP="00781504" w:rsidRDefault="00781504" w14:paraId="6AFEA429" w14:textId="3F387432">
      <w:pPr>
        <w:pStyle w:val="KeinLeerraum"/>
        <w:spacing w:after="120"/>
        <w:rPr>
          <w:ins w:author="Scherrer  Beat" w:date="2025-03-18T18:12:00Z" w:id="144"/>
          <w:bCs/>
          <w:noProof/>
          <w:sz w:val="20"/>
          <w:lang w:val="en-US"/>
        </w:rPr>
      </w:pPr>
      <w:ins w:author="Scherrer  Beat" w:date="2025-03-18T18:12:00Z" w:id="145">
        <w:r w:rsidRPr="00781504">
          <w:rPr>
            <w:bCs/>
            <w:noProof/>
            <w:sz w:val="20"/>
            <w:lang w:val="en-US"/>
          </w:rPr>
          <w:t xml:space="preserve">Fitting the data to a single </w:t>
        </w:r>
      </w:ins>
      <w:ins w:author="Scherrer  Beat" w:date="2025-03-18T18:30:00Z" w:id="146">
        <w:r w:rsidR="00BD7F37">
          <w:rPr>
            <w:bCs/>
            <w:noProof/>
            <w:sz w:val="20"/>
            <w:lang w:val="en-US"/>
          </w:rPr>
          <w:t>classification</w:t>
        </w:r>
      </w:ins>
      <w:ins w:author="Scherrer  Beat" w:date="2025-03-18T18:12:00Z" w:id="147">
        <w:r w:rsidRPr="00781504">
          <w:rPr>
            <w:bCs/>
            <w:noProof/>
            <w:sz w:val="20"/>
            <w:lang w:val="en-US"/>
          </w:rPr>
          <w:t xml:space="preserve"> tree will likely produce a model with high variance, i.e., a model that overfits the data. RF models deal with that problem by applying a procedure known as bootstrap aggregation (bagging). The idea is to take repeated samples, with replacement, from the data (bootstrapping), build trees on all of the bootstrapped samples, and average over all the </w:t>
        </w:r>
      </w:ins>
      <w:ins w:author="Scherrer  Beat" w:date="2025-03-18T18:32:00Z" w:id="148">
        <w:r w:rsidR="00BD7F37">
          <w:rPr>
            <w:bCs/>
            <w:noProof/>
            <w:sz w:val="20"/>
            <w:lang w:val="en-US"/>
          </w:rPr>
          <w:t>classifications</w:t>
        </w:r>
      </w:ins>
      <w:ins w:author="Scherrer  Beat" w:date="2025-03-18T18:35:00Z" w:id="149">
        <w:r w:rsidR="00BD7F37">
          <w:rPr>
            <w:bCs/>
            <w:noProof/>
            <w:sz w:val="20"/>
            <w:lang w:val="en-US"/>
          </w:rPr>
          <w:t xml:space="preserve"> using majority voting</w:t>
        </w:r>
      </w:ins>
      <w:ins w:author="Scherrer  Beat" w:date="2025-03-18T18:12:00Z" w:id="150">
        <w:r w:rsidRPr="00781504">
          <w:rPr>
            <w:bCs/>
            <w:noProof/>
            <w:sz w:val="20"/>
            <w:lang w:val="en-US"/>
          </w:rPr>
          <w:t xml:space="preserve"> (aggregation). This approach fails to reduce model variance if all trees look similar and are highly correlated. Therefore, </w:t>
        </w:r>
      </w:ins>
      <w:ins w:author="Scherrer  Beat" w:date="2025-03-18T18:14:00Z" w:id="151">
        <w:r>
          <w:rPr>
            <w:bCs/>
            <w:noProof/>
            <w:sz w:val="20"/>
            <w:lang w:val="en-US"/>
          </w:rPr>
          <w:t>a Random Forest classification</w:t>
        </w:r>
      </w:ins>
      <w:ins w:author="Scherrer  Beat" w:date="2025-03-18T18:12:00Z" w:id="152">
        <w:r w:rsidRPr="00781504">
          <w:rPr>
            <w:bCs/>
            <w:noProof/>
            <w:sz w:val="20"/>
            <w:lang w:val="en-US"/>
          </w:rPr>
          <w:t xml:space="preserve"> tree applies feature subsampling, i.e., it considers a random subset from the full set of features at each node-splitting point as splitting candidates</w:t>
        </w:r>
      </w:ins>
      <w:ins w:author="Scherrer  Beat" w:date="2025-03-18T18:13:00Z" w:id="153">
        <w:r>
          <w:rPr>
            <w:bCs/>
            <w:noProof/>
            <w:sz w:val="20"/>
            <w:lang w:val="en-US"/>
          </w:rPr>
          <w:t>.</w:t>
        </w:r>
      </w:ins>
      <w:ins w:author="Scherrer  Beat" w:date="2025-03-18T18:14:00Z" w:id="154">
        <w:r>
          <w:rPr>
            <w:bCs/>
            <w:noProof/>
            <w:sz w:val="20"/>
            <w:lang w:val="en-US"/>
          </w:rPr>
          <w:t xml:space="preserve"> </w:t>
        </w:r>
      </w:ins>
      <w:ins w:author="Scherrer  Beat" w:date="2025-03-18T18:12:00Z" w:id="155">
        <w:r w:rsidRPr="00781504">
          <w:rPr>
            <w:bCs/>
            <w:noProof/>
            <w:sz w:val="20"/>
            <w:lang w:val="en-US"/>
          </w:rPr>
          <w:t xml:space="preserve">This technique is also known as decorrelating the trees </w:t>
        </w:r>
      </w:ins>
      <w:ins w:author="Scherrer  Beat" w:date="2025-03-18T18:48:00Z" w:id="156">
        <w:r w:rsidR="002F0192">
          <w:rPr>
            <w:bCs/>
            <w:noProof/>
            <w:sz w:val="20"/>
            <w:lang w:val="en-US"/>
          </w:rPr>
          <w:t>(James et al., 2013).</w:t>
        </w:r>
      </w:ins>
    </w:p>
    <w:p w:rsidRPr="00C541F2" w:rsidR="00781504" w:rsidP="00781504" w:rsidRDefault="00781504" w14:paraId="4953EC63" w14:textId="3B13DF47">
      <w:pPr>
        <w:pStyle w:val="KeinLeerraum"/>
        <w:spacing w:after="120"/>
        <w:rPr>
          <w:bCs/>
          <w:noProof/>
          <w:sz w:val="20"/>
          <w:lang w:val="en-US"/>
          <w:rPrChange w:author="Scherrer  Beat" w:date="2025-03-18T18:09:00Z" w:id="157">
            <w:rPr>
              <w:b/>
              <w:noProof/>
              <w:sz w:val="20"/>
              <w:lang w:val="en-US"/>
            </w:rPr>
          </w:rPrChange>
        </w:rPr>
      </w:pPr>
      <w:ins w:author="Scherrer  Beat" w:date="2025-03-18T18:15:00Z" w:id="158">
        <w:r>
          <w:rPr>
            <w:bCs/>
            <w:noProof/>
            <w:sz w:val="20"/>
            <w:lang w:val="en-US"/>
          </w:rPr>
          <w:t>We</w:t>
        </w:r>
      </w:ins>
      <w:ins w:author="Scherrer  Beat" w:date="2025-03-18T18:12:00Z" w:id="159">
        <w:r w:rsidRPr="00781504">
          <w:rPr>
            <w:bCs/>
            <w:noProof/>
            <w:sz w:val="20"/>
            <w:lang w:val="en-US"/>
          </w:rPr>
          <w:t xml:space="preserve"> determined the optimal hyperparameters</w:t>
        </w:r>
      </w:ins>
      <w:ins w:author="Scherrer  Beat" w:date="2025-03-18T18:42:00Z" w:id="160">
        <w:r w:rsidR="002F0192">
          <w:rPr>
            <w:bCs/>
            <w:noProof/>
            <w:sz w:val="20"/>
            <w:lang w:val="en-US"/>
          </w:rPr>
          <w:t xml:space="preserve"> such as number of trees, </w:t>
        </w:r>
      </w:ins>
      <w:ins w:author="Scherrer  Beat" w:date="2025-03-18T18:45:00Z" w:id="161">
        <w:r w:rsidR="002F0192">
          <w:rPr>
            <w:bCs/>
            <w:noProof/>
            <w:sz w:val="20"/>
            <w:lang w:val="en-US"/>
          </w:rPr>
          <w:t xml:space="preserve">the number of </w:t>
        </w:r>
      </w:ins>
      <w:ins w:author="Scherrer  Beat" w:date="2025-03-18T18:43:00Z" w:id="162">
        <w:r w:rsidR="002F0192">
          <w:rPr>
            <w:bCs/>
            <w:noProof/>
            <w:sz w:val="20"/>
            <w:lang w:val="en-US"/>
          </w:rPr>
          <w:t xml:space="preserve">variables considered at each splitting node and </w:t>
        </w:r>
      </w:ins>
      <w:ins w:author="Scherrer  Beat" w:date="2025-03-18T18:44:00Z" w:id="163">
        <w:r w:rsidR="002F0192">
          <w:rPr>
            <w:bCs/>
            <w:noProof/>
            <w:sz w:val="20"/>
            <w:lang w:val="en-US"/>
          </w:rPr>
          <w:t>the maximum number of terminal nodes,</w:t>
        </w:r>
      </w:ins>
      <w:ins w:author="Scherrer  Beat" w:date="2025-03-18T18:12:00Z" w:id="164">
        <w:r w:rsidRPr="00781504">
          <w:rPr>
            <w:bCs/>
            <w:noProof/>
            <w:sz w:val="20"/>
            <w:lang w:val="en-US"/>
          </w:rPr>
          <w:t xml:space="preserve"> using </w:t>
        </w:r>
      </w:ins>
      <w:ins w:author="Scherrer  Beat" w:date="2025-03-18T18:46:00Z" w:id="165">
        <w:r w:rsidR="002F0192">
          <w:rPr>
            <w:bCs/>
            <w:noProof/>
            <w:sz w:val="20"/>
            <w:lang w:val="en-US"/>
          </w:rPr>
          <w:t xml:space="preserve">the </w:t>
        </w:r>
        <w:commentRangeStart w:id="166"/>
        <w:r w:rsidR="002F0192">
          <w:rPr>
            <w:bCs/>
            <w:noProof/>
            <w:sz w:val="20"/>
            <w:lang w:val="en-US"/>
          </w:rPr>
          <w:t>R-package caret</w:t>
        </w:r>
      </w:ins>
      <w:ins w:author="Scherrer  Beat" w:date="2025-03-18T18:47:00Z" w:id="167">
        <w:commentRangeEnd w:id="166"/>
        <w:r w:rsidR="002F0192">
          <w:rPr>
            <w:rStyle w:val="Kommentarzeichen"/>
            <w:bCs/>
            <w:noProof/>
            <w:sz w:val="20"/>
            <w:szCs w:val="22"/>
            <w:lang w:val="en-US"/>
          </w:rPr>
          <w:commentReference w:id="166"/>
        </w:r>
      </w:ins>
      <w:ins w:author="Scherrer  Beat" w:date="2025-03-18T18:46:00Z" w:id="168">
        <w:r w:rsidR="002F0192">
          <w:rPr>
            <w:bCs/>
            <w:noProof/>
            <w:sz w:val="20"/>
            <w:lang w:val="en-US"/>
          </w:rPr>
          <w:t>.</w:t>
        </w:r>
      </w:ins>
      <w:ins w:author="Scherrer  Beat" w:date="2025-03-18T18:12:00Z" w:id="169">
        <w:r w:rsidRPr="00781504">
          <w:rPr>
            <w:bCs/>
            <w:noProof/>
            <w:sz w:val="20"/>
            <w:lang w:val="en-US"/>
          </w:rPr>
          <w:t xml:space="preserve"> The </w:t>
        </w:r>
      </w:ins>
      <w:ins w:author="Scherrer  Beat" w:date="2025-03-18T18:52:00Z" w:id="170">
        <w:r w:rsidR="00EF525C">
          <w:rPr>
            <w:bCs/>
            <w:noProof/>
            <w:sz w:val="20"/>
            <w:lang w:val="en-US"/>
          </w:rPr>
          <w:t>hyperparameters</w:t>
        </w:r>
      </w:ins>
      <w:ins w:author="Scherrer  Beat" w:date="2025-03-18T18:12:00Z" w:id="171">
        <w:r w:rsidRPr="00781504">
          <w:rPr>
            <w:bCs/>
            <w:noProof/>
            <w:sz w:val="20"/>
            <w:lang w:val="en-US"/>
          </w:rPr>
          <w:t xml:space="preserve"> are optimized by a cross-validated grid-search over a parameter grid</w:t>
        </w:r>
      </w:ins>
      <w:ins w:author="Scherrer  Beat" w:date="2025-03-18T18:51:00Z" w:id="172">
        <w:r w:rsidR="00EF525C">
          <w:rPr>
            <w:bCs/>
            <w:noProof/>
            <w:sz w:val="20"/>
            <w:lang w:val="en-US"/>
          </w:rPr>
          <w:t>.</w:t>
        </w:r>
      </w:ins>
    </w:p>
    <w:p w:rsidRPr="008B5A40" w:rsidR="008B5A40" w:rsidP="008B5A40" w:rsidRDefault="008B5A40" w14:paraId="28F80779" w14:textId="12C3FBDC">
      <w:pPr>
        <w:pStyle w:val="KeinLeerraum"/>
        <w:spacing w:after="120"/>
        <w:rPr>
          <w:noProof/>
          <w:sz w:val="20"/>
          <w:lang w:val="en-US"/>
        </w:rPr>
      </w:pPr>
      <w:commentRangeStart w:id="173"/>
      <w:r w:rsidRPr="008B5A40">
        <w:rPr>
          <w:noProof/>
          <w:sz w:val="20"/>
          <w:lang w:val="en-US"/>
        </w:rPr>
        <w:t xml:space="preserve">Based on the basic decision tree model, random forests aggregate many decision trees to improve the predictive performance of the tree. A decision tree divides the observations into binary subgroups (nodes) ranked by their importance. Namely, what most accurately distinguishes the binary dependent variable. After identifying factors that reduce the </w:t>
      </w:r>
      <w:del w:author="Scherrer  Beat" w:date="2025-03-13T14:21:00Z" w:id="174">
        <w:r w:rsidRPr="008B5A40" w:rsidDel="00002B11">
          <w:rPr>
            <w:noProof/>
            <w:sz w:val="20"/>
            <w:lang w:val="en-US"/>
          </w:rPr>
          <w:delText>mean-squared error</w:delText>
        </w:r>
      </w:del>
      <w:ins w:author="Scherrer  Beat" w:date="2025-03-13T14:21:00Z" w:id="175">
        <w:r w:rsidR="00002B11">
          <w:rPr>
            <w:noProof/>
            <w:sz w:val="20"/>
            <w:lang w:val="en-US"/>
          </w:rPr>
          <w:t>classification error</w:t>
        </w:r>
      </w:ins>
      <w:r w:rsidRPr="008B5A40">
        <w:rPr>
          <w:noProof/>
          <w:sz w:val="20"/>
          <w:lang w:val="en-US"/>
        </w:rPr>
        <w:t xml:space="preserve"> within each node, this process continues until it reaches a terminal node (Blair et al., 2017; Morgan, 2014). Additionally to the mentioned tree process, the random forest algorithm is selecting a subset of m variables at random from total variables at each split. This feature is one of the most important advantages of the model. It prevents that the trees will be highly correlated, especially when there is a strong predictor in the dataset. Hence, the results of random forest are more reliable than from other tree models due to the decreased variance (James et al., 2013). Furthermore. The results can somewhat be interpreted and illustrated as a tree. Potential drawbacks are that it needs much more memory, training and prediction time.</w:t>
      </w:r>
      <w:commentRangeEnd w:id="173"/>
      <w:r w:rsidRPr="008B5A40" w:rsidR="002F0192">
        <w:rPr>
          <w:rStyle w:val="Kommentarzeichen"/>
          <w:noProof/>
          <w:sz w:val="20"/>
          <w:szCs w:val="22"/>
          <w:lang w:val="en-US"/>
        </w:rPr>
        <w:commentReference w:id="173"/>
      </w:r>
    </w:p>
    <w:p w:rsidRPr="008B5A40" w:rsidR="008B5A40" w:rsidP="008B5A40" w:rsidRDefault="008B5A40" w14:paraId="4E4371E4" w14:textId="77777777">
      <w:pPr>
        <w:pStyle w:val="KeinLeerraum"/>
        <w:spacing w:after="120"/>
        <w:rPr>
          <w:noProof/>
          <w:sz w:val="20"/>
          <w:lang w:val="en-US"/>
        </w:rPr>
      </w:pPr>
    </w:p>
    <w:p w:rsidRPr="008B5A40" w:rsidR="008B5A40" w:rsidP="008B5A40" w:rsidRDefault="008B5A40" w14:paraId="0C7515DE" w14:textId="77777777">
      <w:pPr>
        <w:pStyle w:val="KeinLeerraum"/>
        <w:spacing w:after="120"/>
        <w:rPr>
          <w:b/>
          <w:noProof/>
          <w:sz w:val="20"/>
          <w:lang w:val="en-US"/>
        </w:rPr>
      </w:pPr>
      <w:r w:rsidRPr="008B5A40">
        <w:rPr>
          <w:b/>
          <w:noProof/>
          <w:sz w:val="20"/>
          <w:lang w:val="en-US"/>
        </w:rPr>
        <w:t>Neural Networks</w:t>
      </w:r>
    </w:p>
    <w:p w:rsidRPr="008B5A40" w:rsidR="008B5A40" w:rsidP="008B5A40" w:rsidRDefault="008B5A40" w14:paraId="02D4978E" w14:textId="77777777">
      <w:pPr>
        <w:pStyle w:val="KeinLeerraum"/>
        <w:spacing w:after="120"/>
        <w:rPr>
          <w:noProof/>
          <w:sz w:val="20"/>
          <w:lang w:val="en-US"/>
        </w:rPr>
      </w:pPr>
      <w:commentRangeStart w:id="176"/>
      <w:r w:rsidRPr="008B5A40">
        <w:rPr>
          <w:noProof/>
          <w:sz w:val="20"/>
          <w:lang w:val="en-US"/>
        </w:rPr>
        <w:t>Based on the concept of a human brain, neural networks simulate human neurons that get an input, process it by an activation function and generate an output. More precisely the neural network recognizes patterns, classifies data and forecasts events. Moreover, by a specified learning rule that uses weights to distinguish between the importance of the variables, the algorithm trains the model until it performs the desired task as good as possible (Venables &amp; Ripley, 2002; Alpaydin, 2010).</w:t>
      </w:r>
    </w:p>
    <w:p w:rsidRPr="008B5A40" w:rsidR="008B5A40" w:rsidP="008B5A40" w:rsidRDefault="008B5A40" w14:paraId="30C6D504" w14:textId="77777777">
      <w:pPr>
        <w:pStyle w:val="KeinLeerraum"/>
        <w:spacing w:after="120"/>
        <w:rPr>
          <w:noProof/>
          <w:sz w:val="20"/>
          <w:lang w:val="en-US"/>
        </w:rPr>
      </w:pPr>
      <w:r w:rsidRPr="008B5A40">
        <w:rPr>
          <w:noProof/>
          <w:sz w:val="20"/>
          <w:lang w:val="en-US"/>
        </w:rPr>
        <w:t>The main advantages of the model are that very complex models can be trained and that the model can be iteratively improved. A drawback of learning with such a flexible algorithm is the overfitting of the model (James et al., 2013). Therefore, weight decays are used to improve the predictive power. Our model was calibrated with parameters for weight decays as well as nodes, which optimize the result. Further drawbacks are that it is somehow a black-box where coefficients cannot be interpreted and parametrization is very complex. Moreover, neural networks require more learning data than usual and is similar to random forest due to it’s complexity much slower in training and prediction time.</w:t>
      </w:r>
      <w:commentRangeEnd w:id="176"/>
      <w:r w:rsidRPr="008B5A40" w:rsidR="00CE191A">
        <w:rPr>
          <w:rStyle w:val="Kommentarzeichen"/>
          <w:noProof/>
          <w:sz w:val="20"/>
          <w:szCs w:val="22"/>
          <w:lang w:val="en-US"/>
        </w:rPr>
        <w:commentReference w:id="176"/>
      </w:r>
    </w:p>
    <w:p w:rsidRPr="008B5A40" w:rsidR="008B5A40" w:rsidP="008B5A40" w:rsidRDefault="008B5A40" w14:paraId="56E6B74C" w14:textId="77777777">
      <w:pPr>
        <w:pStyle w:val="KeinLeerraum"/>
        <w:spacing w:after="120"/>
        <w:rPr>
          <w:noProof/>
          <w:sz w:val="20"/>
          <w:lang w:val="en-US"/>
        </w:rPr>
      </w:pPr>
    </w:p>
    <w:p w:rsidRPr="008B5A40" w:rsidR="008B5A40" w:rsidP="008B5A40" w:rsidRDefault="008B5A40" w14:paraId="6C12BBF8" w14:textId="77777777">
      <w:pPr>
        <w:pStyle w:val="KeinLeerraum"/>
        <w:spacing w:after="120"/>
        <w:rPr>
          <w:b/>
          <w:noProof/>
          <w:sz w:val="20"/>
          <w:lang w:val="en-US"/>
        </w:rPr>
      </w:pPr>
      <w:r w:rsidRPr="008B5A40">
        <w:rPr>
          <w:b/>
          <w:noProof/>
          <w:sz w:val="20"/>
          <w:lang w:val="en-US"/>
        </w:rPr>
        <w:t>XGBoost</w:t>
      </w:r>
    </w:p>
    <w:p w:rsidRPr="008B5A40" w:rsidR="008B5A40" w:rsidP="008B5A40" w:rsidRDefault="008B5A40" w14:paraId="25C1FF5F" w14:textId="77777777">
      <w:pPr>
        <w:pStyle w:val="KeinLeerraum"/>
        <w:spacing w:after="120"/>
        <w:rPr>
          <w:noProof/>
          <w:sz w:val="20"/>
          <w:lang w:val="en-US"/>
        </w:rPr>
      </w:pPr>
      <w:commentRangeStart w:id="177"/>
      <w:r w:rsidRPr="008B5A40">
        <w:rPr>
          <w:noProof/>
          <w:sz w:val="20"/>
          <w:lang w:val="en-US"/>
        </w:rPr>
        <w:t>XGBoost stands for eXtreme Gradient Boosting and is a type of a tree model. Thus, the model characteristics are very similar to the random forest; however, XGBoost is using the gradient boosting decision tree algorithm. Especially for structured and tabular datasets, as we have in our case, XGBoost dominates many prediction competitions. Major advantages are the execution speed and the model performance (Brownlee, 2021).</w:t>
      </w:r>
      <w:commentRangeEnd w:id="177"/>
      <w:r w:rsidRPr="008B5A40" w:rsidR="00CE191A">
        <w:rPr>
          <w:rStyle w:val="Kommentarzeichen"/>
          <w:noProof/>
          <w:sz w:val="20"/>
          <w:szCs w:val="22"/>
          <w:lang w:val="en-US"/>
        </w:rPr>
        <w:commentReference w:id="177"/>
      </w:r>
    </w:p>
    <w:p w:rsidR="00A6342A" w:rsidP="008B5A40" w:rsidRDefault="00A6342A" w14:paraId="6A58D3BD" w14:textId="77777777">
      <w:pPr>
        <w:pStyle w:val="KeinLeerraum"/>
        <w:spacing w:after="120"/>
        <w:rPr>
          <w:noProof/>
          <w:sz w:val="20"/>
          <w:lang w:val="en-US"/>
        </w:rPr>
      </w:pPr>
    </w:p>
    <w:p w:rsidR="00A6342A" w:rsidP="008B5A40" w:rsidRDefault="00A6342A" w14:paraId="19E1BBFB" w14:textId="77777777">
      <w:pPr>
        <w:pStyle w:val="KeinLeerraum"/>
        <w:spacing w:after="120"/>
        <w:rPr>
          <w:noProof/>
          <w:sz w:val="20"/>
          <w:lang w:val="en-US"/>
        </w:rPr>
      </w:pPr>
    </w:p>
    <w:p w:rsidRPr="00A6342A" w:rsidR="00A6342A" w:rsidP="00A6342A" w:rsidRDefault="00A6342A" w14:paraId="191DD058" w14:textId="3FDFC752">
      <w:pPr>
        <w:spacing w:after="0" w:line="240" w:lineRule="auto"/>
        <w:rPr>
          <w:rFonts w:eastAsia="Times New Roman" w:cs="Times New Roman"/>
          <w:b/>
          <w:lang w:val="en-US"/>
        </w:rPr>
      </w:pPr>
      <w:commentRangeStart w:id="178"/>
      <w:commentRangeStart w:id="179"/>
      <w:r w:rsidRPr="00A6342A">
        <w:rPr>
          <w:rFonts w:eastAsia="Times New Roman" w:cs="Times New Roman"/>
          <w:b/>
          <w:lang w:val="en-US"/>
        </w:rPr>
        <w:t xml:space="preserve">Table </w:t>
      </w:r>
      <w:r>
        <w:rPr>
          <w:rFonts w:eastAsia="Times New Roman" w:cs="Times New Roman"/>
          <w:b/>
          <w:lang w:val="en-US"/>
        </w:rPr>
        <w:t>B1</w:t>
      </w:r>
      <w:r w:rsidRPr="00A6342A">
        <w:rPr>
          <w:rFonts w:eastAsia="Times New Roman" w:cs="Times New Roman"/>
          <w:b/>
          <w:lang w:val="en-US"/>
        </w:rPr>
        <w:t xml:space="preserve">: </w:t>
      </w:r>
      <w:commentRangeEnd w:id="178"/>
      <w:r w:rsidRPr="00A6342A" w:rsidR="00ED22F6">
        <w:rPr>
          <w:rStyle w:val="Kommentarzeichen"/>
          <w:rFonts w:eastAsia="Times New Roman" w:cs="Times New Roman"/>
          <w:b/>
          <w:sz w:val="22"/>
          <w:szCs w:val="22"/>
          <w:lang w:val="en-US"/>
        </w:rPr>
        <w:commentReference w:id="178"/>
      </w:r>
      <w:commentRangeEnd w:id="179"/>
      <w:r>
        <w:rPr>
          <w:rStyle w:val="CommentReference"/>
        </w:rPr>
        <w:commentReference w:id="179"/>
      </w:r>
      <w:r w:rsidRPr="00A6342A">
        <w:rPr>
          <w:rFonts w:eastAsia="Times New Roman" w:cs="Times New Roman"/>
          <w:b/>
          <w:lang w:val="en-US"/>
        </w:rPr>
        <w:t>Performance metrics for</w:t>
      </w:r>
      <w:r w:rsidR="00931BB7">
        <w:rPr>
          <w:rFonts w:eastAsia="Times New Roman" w:cs="Times New Roman"/>
          <w:b/>
          <w:lang w:val="en-US"/>
        </w:rPr>
        <w:t xml:space="preserve"> </w:t>
      </w:r>
      <w:del w:author="Scherrer  Beat" w:date="2025-03-25T12:08:00Z" w:id="180">
        <w:r w:rsidDel="00B538FF" w:rsidR="00931BB7">
          <w:rPr>
            <w:rFonts w:eastAsia="Times New Roman" w:cs="Times New Roman"/>
            <w:b/>
            <w:lang w:val="en-US"/>
          </w:rPr>
          <w:delText>pooled</w:delText>
        </w:r>
        <w:r w:rsidRPr="00A6342A" w:rsidDel="00B538FF">
          <w:rPr>
            <w:rFonts w:eastAsia="Times New Roman" w:cs="Times New Roman"/>
            <w:b/>
            <w:lang w:val="en-US"/>
          </w:rPr>
          <w:delText xml:space="preserve"> </w:delText>
        </w:r>
        <w:r w:rsidDel="00B538FF" w:rsidR="00931BB7">
          <w:rPr>
            <w:rFonts w:eastAsia="Times New Roman" w:cs="Times New Roman"/>
            <w:b/>
            <w:lang w:val="en-US"/>
          </w:rPr>
          <w:delText>short</w:delText>
        </w:r>
      </w:del>
      <w:ins w:author="Scherrer  Beat" w:date="2025-03-25T12:08:00Z" w:id="181">
        <w:r w:rsidR="00B538FF">
          <w:rPr>
            <w:rFonts w:eastAsia="Times New Roman" w:cs="Times New Roman"/>
            <w:b/>
            <w:lang w:val="en-US"/>
          </w:rPr>
          <w:t>lo</w:t>
        </w:r>
      </w:ins>
      <w:ins w:author="Scherrer  Beat" w:date="2025-03-25T12:09:00Z" w:id="182">
        <w:r w:rsidR="00B538FF">
          <w:rPr>
            <w:rFonts w:eastAsia="Times New Roman" w:cs="Times New Roman"/>
            <w:b/>
            <w:lang w:val="en-US"/>
          </w:rPr>
          <w:t>ng</w:t>
        </w:r>
      </w:ins>
      <w:r w:rsidR="00931BB7">
        <w:rPr>
          <w:rFonts w:eastAsia="Times New Roman" w:cs="Times New Roman"/>
          <w:b/>
          <w:lang w:val="en-US"/>
        </w:rPr>
        <w:t xml:space="preserve"> model</w:t>
      </w:r>
    </w:p>
    <w:tbl>
      <w:tblPr>
        <w:tblW w:w="151" w:type="pct"/>
        <w:tblCellMar>
          <w:left w:w="70" w:type="dxa"/>
          <w:right w:w="70" w:type="dxa"/>
        </w:tblCellMar>
        <w:tblLook w:val="04A0" w:firstRow="1" w:lastRow="0" w:firstColumn="1" w:lastColumn="0" w:noHBand="0" w:noVBand="1"/>
      </w:tblPr>
      <w:tblGrid>
        <w:gridCol w:w="2678"/>
        <w:gridCol w:w="584"/>
        <w:gridCol w:w="1351"/>
        <w:gridCol w:w="1484"/>
        <w:gridCol w:w="893"/>
        <w:tblGridChange w:id="183">
          <w:tblGrid>
            <w:gridCol w:w="2678"/>
            <w:gridCol w:w="584"/>
            <w:gridCol w:w="476"/>
            <w:gridCol w:w="875"/>
            <w:gridCol w:w="333"/>
            <w:gridCol w:w="1151"/>
            <w:gridCol w:w="200"/>
            <w:gridCol w:w="693"/>
            <w:gridCol w:w="791"/>
            <w:gridCol w:w="1291"/>
          </w:tblGrid>
        </w:tblGridChange>
      </w:tblGrid>
      <w:tr w:rsidRPr="00A6342A" w:rsidR="00A6342A" w:rsidTr="00474AC0" w14:paraId="54C91C60" w14:textId="77777777">
        <w:trPr>
          <w:cantSplit/>
          <w:trHeight w:val="20"/>
        </w:trPr>
        <w:tc>
          <w:tcPr>
            <w:tcW w:w="1000" w:type="pct"/>
            <w:tcBorders>
              <w:top w:val="single" w:color="auto" w:sz="4" w:space="0"/>
              <w:bottom w:val="single" w:color="auto" w:sz="4" w:space="0"/>
            </w:tcBorders>
            <w:noWrap/>
            <w:vAlign w:val="center"/>
          </w:tcPr>
          <w:p w:rsidRPr="00A6342A" w:rsidR="00A6342A" w:rsidP="00A6342A" w:rsidRDefault="00A6342A" w14:paraId="27CE78B1" w14:textId="77777777">
            <w:pPr>
              <w:spacing w:after="0" w:line="240" w:lineRule="auto"/>
              <w:jc w:val="left"/>
              <w:rPr>
                <w:rFonts w:eastAsia="Times New Roman" w:cs="Calibri"/>
                <w:color w:val="000000"/>
                <w:sz w:val="20"/>
                <w:szCs w:val="20"/>
                <w:lang w:eastAsia="de-CH"/>
              </w:rPr>
            </w:pPr>
          </w:p>
        </w:tc>
        <w:tc>
          <w:tcPr>
            <w:tcW w:w="1000" w:type="pct"/>
            <w:tcBorders>
              <w:top w:val="single" w:color="auto" w:sz="4" w:space="0"/>
              <w:bottom w:val="single" w:color="auto" w:sz="4" w:space="0"/>
            </w:tcBorders>
            <w:noWrap/>
          </w:tcPr>
          <w:p w:rsidRPr="00A6342A" w:rsidR="00A6342A" w:rsidP="00A6342A" w:rsidRDefault="00A6342A" w14:paraId="4D3A7B05"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Lasso</w:t>
            </w:r>
          </w:p>
        </w:tc>
        <w:tc>
          <w:tcPr>
            <w:tcW w:w="1000" w:type="pct"/>
            <w:tcBorders>
              <w:top w:val="single" w:color="auto" w:sz="4" w:space="0"/>
              <w:bottom w:val="single" w:color="auto" w:sz="4" w:space="0"/>
            </w:tcBorders>
            <w:noWrap/>
          </w:tcPr>
          <w:p w:rsidRPr="00A6342A" w:rsidR="00A6342A" w:rsidP="00A6342A" w:rsidRDefault="00A6342A" w14:paraId="578E5099"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Random Forest</w:t>
            </w:r>
          </w:p>
        </w:tc>
        <w:tc>
          <w:tcPr>
            <w:tcW w:w="1000" w:type="pct"/>
            <w:tcBorders>
              <w:top w:val="single" w:color="auto" w:sz="4" w:space="0"/>
              <w:bottom w:val="single" w:color="auto" w:sz="4" w:space="0"/>
            </w:tcBorders>
            <w:shd w:val="clear" w:color="auto" w:fill="FFFFFF"/>
            <w:noWrap/>
          </w:tcPr>
          <w:p w:rsidRPr="00A6342A" w:rsidR="00A6342A" w:rsidP="00A6342A" w:rsidRDefault="00A6342A" w14:paraId="09B6D900"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Neural Networks</w:t>
            </w:r>
          </w:p>
        </w:tc>
        <w:tc>
          <w:tcPr>
            <w:tcW w:w="1000" w:type="pct"/>
            <w:tcBorders>
              <w:top w:val="single" w:color="auto" w:sz="4" w:space="0"/>
              <w:bottom w:val="single" w:color="auto" w:sz="4" w:space="0"/>
            </w:tcBorders>
          </w:tcPr>
          <w:p w:rsidRPr="00A6342A" w:rsidR="00A6342A" w:rsidP="00A6342A" w:rsidRDefault="00A6342A" w14:paraId="46AF7931" w14:textId="258068B1">
            <w:pPr>
              <w:spacing w:after="0" w:line="240" w:lineRule="auto"/>
              <w:jc w:val="center"/>
              <w:rPr>
                <w:rFonts w:eastAsia="Times New Roman" w:cs="Calibri"/>
                <w:color w:val="000000"/>
                <w:sz w:val="20"/>
                <w:szCs w:val="20"/>
                <w:lang w:eastAsia="de-CH"/>
              </w:rPr>
            </w:pPr>
            <w:proofErr w:type="spellStart"/>
            <w:r w:rsidRPr="00A6342A">
              <w:rPr>
                <w:rFonts w:eastAsia="Times New Roman" w:cs="Calibri"/>
                <w:color w:val="000000"/>
                <w:sz w:val="20"/>
                <w:szCs w:val="20"/>
                <w:lang w:eastAsia="de-CH"/>
              </w:rPr>
              <w:t>X</w:t>
            </w:r>
            <w:r>
              <w:rPr>
                <w:rFonts w:eastAsia="Times New Roman" w:cs="Calibri"/>
                <w:color w:val="000000"/>
                <w:sz w:val="20"/>
                <w:szCs w:val="20"/>
                <w:lang w:eastAsia="de-CH"/>
              </w:rPr>
              <w:t>GB</w:t>
            </w:r>
            <w:r w:rsidRPr="00A6342A">
              <w:rPr>
                <w:rFonts w:eastAsia="Times New Roman" w:cs="Calibri"/>
                <w:color w:val="000000"/>
                <w:sz w:val="20"/>
                <w:szCs w:val="20"/>
                <w:lang w:eastAsia="de-CH"/>
              </w:rPr>
              <w:t>oost</w:t>
            </w:r>
            <w:proofErr w:type="spellEnd"/>
          </w:p>
        </w:tc>
      </w:tr>
      <w:tr w:rsidRPr="00A6342A" w:rsidR="00A6342A" w:rsidTr="00474AC0" w14:paraId="41144EA2" w14:textId="77777777">
        <w:trPr>
          <w:cantSplit/>
          <w:trHeight w:val="20"/>
        </w:trPr>
        <w:tc>
          <w:tcPr>
            <w:tcW w:w="1000" w:type="pct"/>
            <w:tcBorders>
              <w:top w:val="single" w:color="auto" w:sz="4" w:space="0"/>
              <w:bottom w:val="single" w:color="auto" w:sz="4" w:space="0"/>
            </w:tcBorders>
            <w:noWrap/>
            <w:vAlign w:val="center"/>
          </w:tcPr>
          <w:p w:rsidRPr="00A6342A" w:rsidR="00A6342A" w:rsidP="00A6342A" w:rsidRDefault="00A6342A" w14:paraId="425264F8" w14:textId="77777777">
            <w:pPr>
              <w:spacing w:after="0" w:line="240" w:lineRule="auto"/>
              <w:jc w:val="left"/>
              <w:rPr>
                <w:rFonts w:eastAsia="Times New Roman" w:cs="Calibri"/>
                <w:color w:val="000000"/>
                <w:sz w:val="20"/>
                <w:szCs w:val="20"/>
                <w:lang w:eastAsia="de-CH"/>
              </w:rPr>
            </w:pPr>
          </w:p>
        </w:tc>
        <w:tc>
          <w:tcPr>
            <w:tcW w:w="1000" w:type="pct"/>
            <w:tcBorders>
              <w:top w:val="single" w:color="auto" w:sz="4" w:space="0"/>
              <w:bottom w:val="single" w:color="auto" w:sz="4" w:space="0"/>
            </w:tcBorders>
            <w:noWrap/>
          </w:tcPr>
          <w:p w:rsidRPr="00A6342A" w:rsidR="00A6342A" w:rsidP="00A6342A" w:rsidRDefault="00A6342A" w14:paraId="4185951C" w14:textId="6CD6420F">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noWrap/>
          </w:tcPr>
          <w:p w:rsidRPr="00A6342A" w:rsidR="00A6342A" w:rsidP="00A6342A" w:rsidRDefault="00A6342A" w14:paraId="3CB63C86" w14:textId="11DB65FD">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shd w:val="clear" w:color="auto" w:fill="FFFFFF"/>
            <w:noWrap/>
          </w:tcPr>
          <w:p w:rsidRPr="00A6342A" w:rsidR="00A6342A" w:rsidP="00A6342A" w:rsidRDefault="00A6342A" w14:paraId="363CA2FE" w14:textId="5CF89719">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tcPr>
          <w:p w:rsidRPr="00A6342A" w:rsidR="00A6342A" w:rsidP="00A6342A" w:rsidRDefault="00A6342A" w14:paraId="4F45BA99" w14:textId="139D1CC8">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Pr="00A6342A" w:rsidR="00A6342A" w:rsidTr="00474AC0" w14:paraId="7D94DE75" w14:textId="77777777">
        <w:tblPrEx>
          <w:tblW w:w="151" w:type="pct"/>
          <w:tblCellMar>
            <w:left w:w="70" w:type="dxa"/>
            <w:right w:w="70" w:type="dxa"/>
          </w:tblCellMar>
          <w:tblPrExChange w:author="Scherrer  Beat" w:date="2025-03-25T12:14:00Z" w:id="184">
            <w:tblPrEx>
              <w:tblW w:w="5000" w:type="pct"/>
              <w:tblCellMar>
                <w:left w:w="70" w:type="dxa"/>
                <w:right w:w="70" w:type="dxa"/>
              </w:tblCellMar>
            </w:tblPrEx>
          </w:tblPrExChange>
        </w:tblPrEx>
        <w:trPr>
          <w:trHeight w:val="20"/>
          <w:trPrChange w:author="Scherrer  Beat" w:date="2025-03-25T12:14:00Z" w:id="185">
            <w:trPr>
              <w:trHeight w:val="20"/>
            </w:trPr>
          </w:trPrChange>
        </w:trPr>
        <w:tc>
          <w:tcPr>
            <w:tcW w:w="1000" w:type="pct"/>
            <w:noWrap/>
            <w:vAlign w:val="bottom"/>
            <w:tcPrChange w:author="Scherrer  Beat" w:date="2025-03-25T12:14:00Z" w:id="186">
              <w:tcPr>
                <w:tcW w:w="2075" w:type="pct"/>
                <w:gridSpan w:val="3"/>
                <w:noWrap/>
                <w:vAlign w:val="bottom"/>
              </w:tcPr>
            </w:tcPrChange>
          </w:tcPr>
          <w:p w:rsidRPr="00A6342A" w:rsidR="00A6342A" w:rsidP="00A6342A" w:rsidRDefault="00A6342A" w14:paraId="43196887"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1000" w:type="pct"/>
            <w:noWrap/>
            <w:tcPrChange w:author="Scherrer  Beat" w:date="2025-03-25T12:14:00Z" w:id="187">
              <w:tcPr>
                <w:tcW w:w="680" w:type="pct"/>
                <w:gridSpan w:val="2"/>
                <w:noWrap/>
                <w:vAlign w:val="bottom"/>
              </w:tcPr>
            </w:tcPrChange>
          </w:tcPr>
          <w:p w:rsidRPr="00A6342A" w:rsidR="00A6342A" w:rsidRDefault="00A6342A" w14:paraId="3AF29EBC" w14:textId="77777777">
            <w:pPr>
              <w:spacing w:after="0" w:line="240" w:lineRule="auto"/>
              <w:jc w:val="center"/>
              <w:rPr>
                <w:rFonts w:eastAsia="Times New Roman" w:cs="Aptos"/>
                <w:color w:val="000000"/>
                <w:sz w:val="20"/>
                <w:szCs w:val="20"/>
              </w:rPr>
              <w:pPrChange w:author="Scherrer  Beat" w:date="2025-03-25T12:12:00Z" w:id="188">
                <w:pPr>
                  <w:spacing w:after="0" w:line="240" w:lineRule="auto"/>
                  <w:jc w:val="right"/>
                </w:pPr>
              </w:pPrChange>
            </w:pPr>
          </w:p>
        </w:tc>
        <w:tc>
          <w:tcPr>
            <w:tcW w:w="1000" w:type="pct"/>
            <w:noWrap/>
            <w:tcPrChange w:author="Scherrer  Beat" w:date="2025-03-25T12:14:00Z" w:id="189">
              <w:tcPr>
                <w:tcW w:w="722" w:type="pct"/>
                <w:gridSpan w:val="2"/>
                <w:noWrap/>
                <w:vAlign w:val="bottom"/>
              </w:tcPr>
            </w:tcPrChange>
          </w:tcPr>
          <w:p w:rsidRPr="00A6342A" w:rsidR="00A6342A" w:rsidRDefault="00A6342A" w14:paraId="08C06B77" w14:textId="77777777">
            <w:pPr>
              <w:spacing w:after="0" w:line="240" w:lineRule="auto"/>
              <w:jc w:val="center"/>
              <w:rPr>
                <w:rFonts w:eastAsia="Times New Roman" w:cs="Aptos"/>
                <w:color w:val="000000"/>
                <w:sz w:val="20"/>
                <w:szCs w:val="20"/>
              </w:rPr>
              <w:pPrChange w:author="Scherrer  Beat" w:date="2025-03-25T12:12:00Z" w:id="190">
                <w:pPr>
                  <w:spacing w:after="0" w:line="240" w:lineRule="auto"/>
                  <w:jc w:val="right"/>
                </w:pPr>
              </w:pPrChange>
            </w:pPr>
          </w:p>
        </w:tc>
        <w:tc>
          <w:tcPr>
            <w:tcW w:w="1000" w:type="pct"/>
            <w:noWrap/>
            <w:tcPrChange w:author="Scherrer  Beat" w:date="2025-03-25T12:14:00Z" w:id="191">
              <w:tcPr>
                <w:tcW w:w="797" w:type="pct"/>
                <w:gridSpan w:val="2"/>
                <w:noWrap/>
                <w:vAlign w:val="bottom"/>
              </w:tcPr>
            </w:tcPrChange>
          </w:tcPr>
          <w:p w:rsidRPr="00A6342A" w:rsidR="00A6342A" w:rsidRDefault="00A6342A" w14:paraId="58E76D8D" w14:textId="77777777">
            <w:pPr>
              <w:spacing w:after="0" w:line="240" w:lineRule="auto"/>
              <w:jc w:val="center"/>
              <w:rPr>
                <w:rFonts w:eastAsia="Times New Roman" w:cs="Aptos"/>
                <w:color w:val="000000"/>
                <w:sz w:val="20"/>
                <w:szCs w:val="20"/>
              </w:rPr>
              <w:pPrChange w:author="Scherrer  Beat" w:date="2025-03-25T12:12:00Z" w:id="192">
                <w:pPr>
                  <w:spacing w:after="0" w:line="240" w:lineRule="auto"/>
                  <w:jc w:val="right"/>
                </w:pPr>
              </w:pPrChange>
            </w:pPr>
          </w:p>
        </w:tc>
        <w:tc>
          <w:tcPr>
            <w:tcW w:w="1000" w:type="pct"/>
            <w:tcPrChange w:author="Scherrer  Beat" w:date="2025-03-25T12:14:00Z" w:id="193">
              <w:tcPr>
                <w:tcW w:w="726" w:type="pct"/>
                <w:vAlign w:val="bottom"/>
              </w:tcPr>
            </w:tcPrChange>
          </w:tcPr>
          <w:p w:rsidRPr="00A6342A" w:rsidR="00A6342A" w:rsidRDefault="00A6342A" w14:paraId="41629257" w14:textId="77777777">
            <w:pPr>
              <w:spacing w:after="0" w:line="240" w:lineRule="auto"/>
              <w:jc w:val="center"/>
              <w:rPr>
                <w:rFonts w:eastAsia="Times New Roman" w:cs="Aptos"/>
                <w:color w:val="000000"/>
                <w:sz w:val="20"/>
                <w:szCs w:val="20"/>
              </w:rPr>
              <w:pPrChange w:author="Scherrer  Beat" w:date="2025-03-25T12:12:00Z" w:id="194">
                <w:pPr>
                  <w:spacing w:after="0" w:line="240" w:lineRule="auto"/>
                  <w:jc w:val="right"/>
                </w:pPr>
              </w:pPrChange>
            </w:pPr>
          </w:p>
        </w:tc>
      </w:tr>
      <w:tr w:rsidRPr="00A6342A" w:rsidR="00A6342A" w:rsidTr="00474AC0" w14:paraId="594441DD" w14:textId="77777777">
        <w:tblPrEx>
          <w:tblW w:w="151" w:type="pct"/>
          <w:tblCellMar>
            <w:left w:w="70" w:type="dxa"/>
            <w:right w:w="70" w:type="dxa"/>
          </w:tblCellMar>
          <w:tblPrExChange w:author="Scherrer  Beat" w:date="2025-03-25T12:14:00Z" w:id="195">
            <w:tblPrEx>
              <w:tblW w:w="5000" w:type="pct"/>
              <w:tblCellMar>
                <w:left w:w="70" w:type="dxa"/>
                <w:right w:w="70" w:type="dxa"/>
              </w:tblCellMar>
            </w:tblPrEx>
          </w:tblPrExChange>
        </w:tblPrEx>
        <w:trPr>
          <w:trHeight w:val="20"/>
          <w:trPrChange w:author="Scherrer  Beat" w:date="2025-03-25T12:14:00Z" w:id="196">
            <w:trPr>
              <w:trHeight w:val="20"/>
            </w:trPr>
          </w:trPrChange>
        </w:trPr>
        <w:tc>
          <w:tcPr>
            <w:tcW w:w="1000" w:type="pct"/>
            <w:noWrap/>
            <w:vAlign w:val="bottom"/>
            <w:tcPrChange w:author="Scherrer  Beat" w:date="2025-03-25T12:14:00Z" w:id="197">
              <w:tcPr>
                <w:tcW w:w="2075" w:type="pct"/>
                <w:gridSpan w:val="3"/>
                <w:noWrap/>
                <w:vAlign w:val="bottom"/>
              </w:tcPr>
            </w:tcPrChange>
          </w:tcPr>
          <w:p w:rsidRPr="00A6342A" w:rsidR="00A6342A" w:rsidP="00A6342A" w:rsidRDefault="00A6342A" w14:paraId="532719F3"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1000" w:type="pct"/>
            <w:noWrap/>
            <w:tcPrChange w:author="Scherrer  Beat" w:date="2025-03-25T12:14:00Z" w:id="198">
              <w:tcPr>
                <w:tcW w:w="680" w:type="pct"/>
                <w:gridSpan w:val="2"/>
                <w:noWrap/>
                <w:vAlign w:val="bottom"/>
              </w:tcPr>
            </w:tcPrChange>
          </w:tcPr>
          <w:p w:rsidRPr="00A6342A" w:rsidR="00A6342A" w:rsidRDefault="005C0FEE" w14:paraId="589798C0" w14:textId="210DF94A">
            <w:pPr>
              <w:spacing w:after="0" w:line="240" w:lineRule="auto"/>
              <w:jc w:val="center"/>
              <w:rPr>
                <w:rFonts w:eastAsia="Times New Roman" w:cs="Aptos"/>
                <w:color w:val="000000"/>
                <w:sz w:val="20"/>
                <w:szCs w:val="20"/>
              </w:rPr>
              <w:pPrChange w:author="Scherrer  Beat" w:date="2025-03-25T12:12:00Z" w:id="199">
                <w:pPr>
                  <w:spacing w:after="0" w:line="240" w:lineRule="auto"/>
                  <w:jc w:val="right"/>
                </w:pPr>
              </w:pPrChange>
            </w:pPr>
            <w:ins w:author="Scherrer  Beat" w:date="2025-03-25T16:27:00Z" w:id="200">
              <w:r>
                <w:rPr>
                  <w:rFonts w:eastAsia="Times New Roman" w:cs="Aptos"/>
                  <w:color w:val="000000"/>
                  <w:sz w:val="20"/>
                  <w:szCs w:val="20"/>
                </w:rPr>
                <w:t>0.91</w:t>
              </w:r>
            </w:ins>
          </w:p>
        </w:tc>
        <w:tc>
          <w:tcPr>
            <w:tcW w:w="1000" w:type="pct"/>
            <w:noWrap/>
            <w:tcPrChange w:author="Scherrer  Beat" w:date="2025-03-25T12:14:00Z" w:id="201">
              <w:tcPr>
                <w:tcW w:w="722" w:type="pct"/>
                <w:gridSpan w:val="2"/>
                <w:noWrap/>
                <w:vAlign w:val="bottom"/>
              </w:tcPr>
            </w:tcPrChange>
          </w:tcPr>
          <w:p w:rsidRPr="00A6342A" w:rsidR="00A6342A" w:rsidRDefault="005C0FEE" w14:paraId="4ACBDAA9" w14:textId="0E391C74">
            <w:pPr>
              <w:spacing w:after="0" w:line="240" w:lineRule="auto"/>
              <w:jc w:val="center"/>
              <w:rPr>
                <w:rFonts w:eastAsia="Times New Roman" w:cs="Aptos"/>
                <w:color w:val="000000"/>
                <w:sz w:val="20"/>
                <w:szCs w:val="20"/>
              </w:rPr>
              <w:pPrChange w:author="Scherrer  Beat" w:date="2025-03-25T12:12:00Z" w:id="202">
                <w:pPr>
                  <w:spacing w:after="0" w:line="240" w:lineRule="auto"/>
                  <w:jc w:val="right"/>
                </w:pPr>
              </w:pPrChange>
            </w:pPr>
            <w:ins w:author="Scherrer  Beat" w:date="2025-03-25T16:27:00Z" w:id="203">
              <w:r>
                <w:rPr>
                  <w:rFonts w:eastAsia="Times New Roman" w:cs="Aptos"/>
                  <w:color w:val="000000"/>
                  <w:sz w:val="20"/>
                  <w:szCs w:val="20"/>
                </w:rPr>
                <w:t>0.94</w:t>
              </w:r>
            </w:ins>
          </w:p>
        </w:tc>
        <w:tc>
          <w:tcPr>
            <w:tcW w:w="1000" w:type="pct"/>
            <w:noWrap/>
            <w:tcPrChange w:author="Scherrer  Beat" w:date="2025-03-25T12:14:00Z" w:id="204">
              <w:tcPr>
                <w:tcW w:w="797" w:type="pct"/>
                <w:gridSpan w:val="2"/>
                <w:noWrap/>
                <w:vAlign w:val="bottom"/>
              </w:tcPr>
            </w:tcPrChange>
          </w:tcPr>
          <w:p w:rsidRPr="00A6342A" w:rsidR="00A6342A" w:rsidRDefault="005C0FEE" w14:paraId="0990683B" w14:textId="3E867BA6">
            <w:pPr>
              <w:spacing w:after="0" w:line="240" w:lineRule="auto"/>
              <w:jc w:val="center"/>
              <w:rPr>
                <w:rFonts w:eastAsia="Times New Roman" w:cs="Aptos"/>
                <w:color w:val="000000"/>
                <w:sz w:val="20"/>
                <w:szCs w:val="20"/>
              </w:rPr>
              <w:pPrChange w:author="Scherrer  Beat" w:date="2025-03-25T12:12:00Z" w:id="205">
                <w:pPr>
                  <w:spacing w:after="0" w:line="240" w:lineRule="auto"/>
                  <w:jc w:val="right"/>
                </w:pPr>
              </w:pPrChange>
            </w:pPr>
            <w:ins w:author="Scherrer  Beat" w:date="2025-03-25T16:27:00Z" w:id="206">
              <w:r>
                <w:rPr>
                  <w:rFonts w:eastAsia="Times New Roman" w:cs="Aptos"/>
                  <w:color w:val="000000"/>
                  <w:sz w:val="20"/>
                  <w:szCs w:val="20"/>
                </w:rPr>
                <w:t>0.9</w:t>
              </w:r>
            </w:ins>
            <w:r w:rsidR="009D53FD">
              <w:rPr>
                <w:rFonts w:eastAsia="Times New Roman" w:cs="Aptos"/>
                <w:color w:val="000000"/>
                <w:sz w:val="20"/>
                <w:szCs w:val="20"/>
              </w:rPr>
              <w:t>0</w:t>
            </w:r>
          </w:p>
        </w:tc>
        <w:tc>
          <w:tcPr>
            <w:tcW w:w="1000" w:type="pct"/>
            <w:tcPrChange w:author="Scherrer  Beat" w:date="2025-03-25T12:14:00Z" w:id="207">
              <w:tcPr>
                <w:tcW w:w="726" w:type="pct"/>
                <w:vAlign w:val="bottom"/>
              </w:tcPr>
            </w:tcPrChange>
          </w:tcPr>
          <w:p w:rsidRPr="00A6342A" w:rsidR="00A6342A" w:rsidRDefault="005C0FEE" w14:paraId="03FB42F4" w14:textId="2F6C8F47">
            <w:pPr>
              <w:spacing w:after="0" w:line="240" w:lineRule="auto"/>
              <w:jc w:val="center"/>
              <w:rPr>
                <w:rFonts w:eastAsia="Times New Roman" w:cs="Aptos"/>
                <w:color w:val="000000"/>
                <w:sz w:val="20"/>
                <w:szCs w:val="20"/>
              </w:rPr>
              <w:pPrChange w:author="Scherrer  Beat" w:date="2025-03-25T12:12:00Z" w:id="208">
                <w:pPr>
                  <w:spacing w:after="0" w:line="240" w:lineRule="auto"/>
                  <w:jc w:val="right"/>
                </w:pPr>
              </w:pPrChange>
            </w:pPr>
            <w:ins w:author="Scherrer  Beat" w:date="2025-03-25T16:27:00Z" w:id="209">
              <w:r>
                <w:rPr>
                  <w:rFonts w:eastAsia="Times New Roman" w:cs="Aptos"/>
                  <w:color w:val="000000"/>
                  <w:sz w:val="20"/>
                  <w:szCs w:val="20"/>
                </w:rPr>
                <w:t>0.94</w:t>
              </w:r>
            </w:ins>
          </w:p>
        </w:tc>
      </w:tr>
      <w:tr w:rsidRPr="00A6342A" w:rsidR="00A6342A" w:rsidTr="00474AC0" w14:paraId="22F2072F" w14:textId="77777777">
        <w:tblPrEx>
          <w:tblW w:w="151" w:type="pct"/>
          <w:tblCellMar>
            <w:left w:w="70" w:type="dxa"/>
            <w:right w:w="70" w:type="dxa"/>
          </w:tblCellMar>
          <w:tblPrExChange w:author="Scherrer  Beat" w:date="2025-03-25T12:14:00Z" w:id="210">
            <w:tblPrEx>
              <w:tblW w:w="5000" w:type="pct"/>
              <w:tblCellMar>
                <w:left w:w="70" w:type="dxa"/>
                <w:right w:w="70" w:type="dxa"/>
              </w:tblCellMar>
            </w:tblPrEx>
          </w:tblPrExChange>
        </w:tblPrEx>
        <w:trPr>
          <w:trHeight w:val="20"/>
          <w:trPrChange w:author="Scherrer  Beat" w:date="2025-03-25T12:14:00Z" w:id="211">
            <w:trPr>
              <w:trHeight w:val="20"/>
            </w:trPr>
          </w:trPrChange>
        </w:trPr>
        <w:tc>
          <w:tcPr>
            <w:tcW w:w="1000" w:type="pct"/>
            <w:noWrap/>
            <w:vAlign w:val="bottom"/>
            <w:tcPrChange w:author="Scherrer  Beat" w:date="2025-03-25T12:14:00Z" w:id="212">
              <w:tcPr>
                <w:tcW w:w="2075" w:type="pct"/>
                <w:gridSpan w:val="3"/>
                <w:noWrap/>
                <w:vAlign w:val="bottom"/>
              </w:tcPr>
            </w:tcPrChange>
          </w:tcPr>
          <w:p w:rsidRPr="00A6342A" w:rsidR="00A6342A" w:rsidP="00A6342A" w:rsidRDefault="00A6342A" w14:paraId="2A9F901B"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1000" w:type="pct"/>
            <w:noWrap/>
            <w:tcPrChange w:author="Scherrer  Beat" w:date="2025-03-25T12:14:00Z" w:id="213">
              <w:tcPr>
                <w:tcW w:w="680" w:type="pct"/>
                <w:gridSpan w:val="2"/>
                <w:noWrap/>
                <w:vAlign w:val="bottom"/>
              </w:tcPr>
            </w:tcPrChange>
          </w:tcPr>
          <w:p w:rsidRPr="00A6342A" w:rsidR="00A6342A" w:rsidRDefault="005C0FEE" w14:paraId="643327A3" w14:textId="0141118F">
            <w:pPr>
              <w:spacing w:after="0" w:line="240" w:lineRule="auto"/>
              <w:jc w:val="center"/>
              <w:rPr>
                <w:rFonts w:eastAsia="Times New Roman" w:cs="Aptos"/>
                <w:color w:val="000000"/>
                <w:sz w:val="20"/>
                <w:szCs w:val="20"/>
              </w:rPr>
              <w:pPrChange w:author="Scherrer  Beat" w:date="2025-03-25T12:12:00Z" w:id="214">
                <w:pPr>
                  <w:spacing w:after="0" w:line="240" w:lineRule="auto"/>
                  <w:jc w:val="right"/>
                </w:pPr>
              </w:pPrChange>
            </w:pPr>
            <w:ins w:author="Scherrer  Beat" w:date="2025-03-25T16:28:00Z" w:id="215">
              <w:r>
                <w:rPr>
                  <w:rFonts w:eastAsia="Times New Roman" w:cs="Aptos"/>
                  <w:color w:val="000000"/>
                  <w:sz w:val="20"/>
                  <w:szCs w:val="20"/>
                </w:rPr>
                <w:t>0.26</w:t>
              </w:r>
            </w:ins>
          </w:p>
        </w:tc>
        <w:tc>
          <w:tcPr>
            <w:tcW w:w="1000" w:type="pct"/>
            <w:noWrap/>
            <w:tcPrChange w:author="Scherrer  Beat" w:date="2025-03-25T12:14:00Z" w:id="216">
              <w:tcPr>
                <w:tcW w:w="722" w:type="pct"/>
                <w:gridSpan w:val="2"/>
                <w:noWrap/>
                <w:vAlign w:val="bottom"/>
              </w:tcPr>
            </w:tcPrChange>
          </w:tcPr>
          <w:p w:rsidRPr="00A6342A" w:rsidR="00A6342A" w:rsidRDefault="005C0FEE" w14:paraId="1984901A" w14:textId="72EDC6A5">
            <w:pPr>
              <w:spacing w:after="0" w:line="240" w:lineRule="auto"/>
              <w:jc w:val="center"/>
              <w:rPr>
                <w:rFonts w:eastAsia="Times New Roman" w:cs="Aptos"/>
                <w:color w:val="000000"/>
                <w:sz w:val="20"/>
                <w:szCs w:val="20"/>
              </w:rPr>
              <w:pPrChange w:author="Scherrer  Beat" w:date="2025-03-25T12:12:00Z" w:id="217">
                <w:pPr>
                  <w:spacing w:after="0" w:line="240" w:lineRule="auto"/>
                  <w:jc w:val="right"/>
                </w:pPr>
              </w:pPrChange>
            </w:pPr>
            <w:ins w:author="Scherrer  Beat" w:date="2025-03-25T16:30:00Z" w:id="218">
              <w:r>
                <w:rPr>
                  <w:rFonts w:eastAsia="Times New Roman" w:cs="Aptos"/>
                  <w:color w:val="000000"/>
                  <w:sz w:val="20"/>
                  <w:szCs w:val="20"/>
                </w:rPr>
                <w:t>0.22</w:t>
              </w:r>
            </w:ins>
          </w:p>
        </w:tc>
        <w:tc>
          <w:tcPr>
            <w:tcW w:w="1000" w:type="pct"/>
            <w:noWrap/>
            <w:tcPrChange w:author="Scherrer  Beat" w:date="2025-03-25T12:14:00Z" w:id="219">
              <w:tcPr>
                <w:tcW w:w="797" w:type="pct"/>
                <w:gridSpan w:val="2"/>
                <w:noWrap/>
                <w:vAlign w:val="bottom"/>
              </w:tcPr>
            </w:tcPrChange>
          </w:tcPr>
          <w:p w:rsidRPr="00A6342A" w:rsidR="00A6342A" w:rsidRDefault="005C0FEE" w14:paraId="0D9900E7" w14:textId="667F72BC">
            <w:pPr>
              <w:spacing w:after="0" w:line="240" w:lineRule="auto"/>
              <w:jc w:val="center"/>
              <w:rPr>
                <w:rFonts w:eastAsia="Times New Roman" w:cs="Aptos"/>
                <w:color w:val="000000"/>
                <w:sz w:val="20"/>
                <w:szCs w:val="20"/>
              </w:rPr>
              <w:pPrChange w:author="Scherrer  Beat" w:date="2025-03-25T12:12:00Z" w:id="220">
                <w:pPr>
                  <w:spacing w:after="0" w:line="240" w:lineRule="auto"/>
                  <w:jc w:val="right"/>
                </w:pPr>
              </w:pPrChange>
            </w:pPr>
            <w:ins w:author="Scherrer  Beat" w:date="2025-03-25T16:30:00Z" w:id="221">
              <w:r>
                <w:rPr>
                  <w:rFonts w:eastAsia="Times New Roman" w:cs="Aptos"/>
                  <w:color w:val="000000"/>
                  <w:sz w:val="20"/>
                  <w:szCs w:val="20"/>
                </w:rPr>
                <w:t>0.24</w:t>
              </w:r>
            </w:ins>
          </w:p>
        </w:tc>
        <w:tc>
          <w:tcPr>
            <w:tcW w:w="1000" w:type="pct"/>
            <w:tcPrChange w:author="Scherrer  Beat" w:date="2025-03-25T12:14:00Z" w:id="222">
              <w:tcPr>
                <w:tcW w:w="726" w:type="pct"/>
                <w:vAlign w:val="bottom"/>
              </w:tcPr>
            </w:tcPrChange>
          </w:tcPr>
          <w:p w:rsidRPr="00A6342A" w:rsidR="00A6342A" w:rsidRDefault="005C0FEE" w14:paraId="41C44E06" w14:textId="18BACEB0">
            <w:pPr>
              <w:spacing w:after="0" w:line="240" w:lineRule="auto"/>
              <w:jc w:val="center"/>
              <w:rPr>
                <w:rFonts w:eastAsia="Times New Roman" w:cs="Aptos"/>
                <w:color w:val="000000"/>
                <w:sz w:val="20"/>
                <w:szCs w:val="20"/>
              </w:rPr>
              <w:pPrChange w:author="Scherrer  Beat" w:date="2025-03-25T12:12:00Z" w:id="223">
                <w:pPr>
                  <w:spacing w:after="0" w:line="240" w:lineRule="auto"/>
                  <w:jc w:val="right"/>
                </w:pPr>
              </w:pPrChange>
            </w:pPr>
            <w:ins w:author="Scherrer  Beat" w:date="2025-03-25T16:30:00Z" w:id="224">
              <w:r>
                <w:rPr>
                  <w:rFonts w:eastAsia="Times New Roman" w:cs="Aptos"/>
                  <w:color w:val="000000"/>
                  <w:sz w:val="20"/>
                  <w:szCs w:val="20"/>
                </w:rPr>
                <w:t>0.27</w:t>
              </w:r>
            </w:ins>
          </w:p>
        </w:tc>
      </w:tr>
      <w:tr w:rsidRPr="00A6342A" w:rsidR="00A6342A" w:rsidTr="00474AC0" w14:paraId="190E69CE" w14:textId="77777777">
        <w:tblPrEx>
          <w:tblW w:w="151" w:type="pct"/>
          <w:tblCellMar>
            <w:left w:w="70" w:type="dxa"/>
            <w:right w:w="70" w:type="dxa"/>
          </w:tblCellMar>
          <w:tblPrExChange w:author="Scherrer  Beat" w:date="2025-03-25T12:14:00Z" w:id="225">
            <w:tblPrEx>
              <w:tblW w:w="5000" w:type="pct"/>
              <w:tblCellMar>
                <w:left w:w="70" w:type="dxa"/>
                <w:right w:w="70" w:type="dxa"/>
              </w:tblCellMar>
            </w:tblPrEx>
          </w:tblPrExChange>
        </w:tblPrEx>
        <w:trPr>
          <w:trHeight w:val="20"/>
          <w:trPrChange w:author="Scherrer  Beat" w:date="2025-03-25T12:14:00Z" w:id="226">
            <w:trPr>
              <w:trHeight w:val="20"/>
            </w:trPr>
          </w:trPrChange>
        </w:trPr>
        <w:tc>
          <w:tcPr>
            <w:tcW w:w="1000" w:type="pct"/>
            <w:noWrap/>
            <w:vAlign w:val="bottom"/>
            <w:hideMark/>
            <w:tcPrChange w:author="Scherrer  Beat" w:date="2025-03-25T12:14:00Z" w:id="227">
              <w:tcPr>
                <w:tcW w:w="2075" w:type="pct"/>
                <w:gridSpan w:val="3"/>
                <w:noWrap/>
                <w:vAlign w:val="bottom"/>
                <w:hideMark/>
              </w:tcPr>
            </w:tcPrChange>
          </w:tcPr>
          <w:p w:rsidRPr="00A6342A" w:rsidR="00A6342A" w:rsidP="00A6342A" w:rsidRDefault="00A6342A" w14:paraId="3A0A6918"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1000" w:type="pct"/>
            <w:noWrap/>
            <w:tcPrChange w:author="Scherrer  Beat" w:date="2025-03-25T12:14:00Z" w:id="228">
              <w:tcPr>
                <w:tcW w:w="680" w:type="pct"/>
                <w:gridSpan w:val="2"/>
                <w:noWrap/>
                <w:vAlign w:val="bottom"/>
              </w:tcPr>
            </w:tcPrChange>
          </w:tcPr>
          <w:p w:rsidRPr="00A6342A" w:rsidR="00A6342A" w:rsidRDefault="005C0FEE" w14:paraId="298DB8B8" w14:textId="0A7F8CA5">
            <w:pPr>
              <w:spacing w:after="0" w:line="240" w:lineRule="auto"/>
              <w:jc w:val="center"/>
              <w:rPr>
                <w:rFonts w:eastAsia="Times New Roman" w:cs="Aptos"/>
                <w:color w:val="000000"/>
                <w:sz w:val="20"/>
                <w:szCs w:val="20"/>
              </w:rPr>
              <w:pPrChange w:author="Scherrer  Beat" w:date="2025-03-25T12:12:00Z" w:id="229">
                <w:pPr>
                  <w:spacing w:after="0" w:line="240" w:lineRule="auto"/>
                  <w:jc w:val="right"/>
                </w:pPr>
              </w:pPrChange>
            </w:pPr>
            <w:ins w:author="Scherrer  Beat" w:date="2025-03-25T16:30:00Z" w:id="230">
              <w:r>
                <w:rPr>
                  <w:rFonts w:eastAsia="Times New Roman" w:cs="Aptos"/>
                  <w:color w:val="000000"/>
                  <w:sz w:val="20"/>
                  <w:szCs w:val="20"/>
                </w:rPr>
                <w:t>0.48</w:t>
              </w:r>
            </w:ins>
          </w:p>
        </w:tc>
        <w:tc>
          <w:tcPr>
            <w:tcW w:w="1000" w:type="pct"/>
            <w:noWrap/>
            <w:tcPrChange w:author="Scherrer  Beat" w:date="2025-03-25T12:14:00Z" w:id="231">
              <w:tcPr>
                <w:tcW w:w="722" w:type="pct"/>
                <w:gridSpan w:val="2"/>
                <w:noWrap/>
                <w:vAlign w:val="bottom"/>
              </w:tcPr>
            </w:tcPrChange>
          </w:tcPr>
          <w:p w:rsidRPr="00A6342A" w:rsidR="00A6342A" w:rsidRDefault="005C0FEE" w14:paraId="3CF4443C" w14:textId="555C897A">
            <w:pPr>
              <w:spacing w:after="0" w:line="240" w:lineRule="auto"/>
              <w:jc w:val="center"/>
              <w:rPr>
                <w:rFonts w:eastAsia="Times New Roman" w:cs="Aptos"/>
                <w:color w:val="000000"/>
                <w:sz w:val="20"/>
                <w:szCs w:val="20"/>
              </w:rPr>
              <w:pPrChange w:author="Scherrer  Beat" w:date="2025-03-25T12:12:00Z" w:id="232">
                <w:pPr>
                  <w:spacing w:after="0" w:line="240" w:lineRule="auto"/>
                  <w:jc w:val="right"/>
                </w:pPr>
              </w:pPrChange>
            </w:pPr>
            <w:ins w:author="Scherrer  Beat" w:date="2025-03-25T16:30:00Z" w:id="233">
              <w:r>
                <w:rPr>
                  <w:rFonts w:eastAsia="Times New Roman" w:cs="Aptos"/>
                  <w:color w:val="000000"/>
                  <w:sz w:val="20"/>
                  <w:szCs w:val="20"/>
                </w:rPr>
                <w:t>0.21</w:t>
              </w:r>
            </w:ins>
          </w:p>
        </w:tc>
        <w:tc>
          <w:tcPr>
            <w:tcW w:w="1000" w:type="pct"/>
            <w:noWrap/>
            <w:tcPrChange w:author="Scherrer  Beat" w:date="2025-03-25T12:14:00Z" w:id="234">
              <w:tcPr>
                <w:tcW w:w="797" w:type="pct"/>
                <w:gridSpan w:val="2"/>
                <w:noWrap/>
                <w:vAlign w:val="bottom"/>
              </w:tcPr>
            </w:tcPrChange>
          </w:tcPr>
          <w:p w:rsidRPr="00A6342A" w:rsidR="00A6342A" w:rsidRDefault="005C0FEE" w14:paraId="01EA8007" w14:textId="0A991EC0">
            <w:pPr>
              <w:spacing w:after="0" w:line="240" w:lineRule="auto"/>
              <w:jc w:val="center"/>
              <w:rPr>
                <w:rFonts w:eastAsia="Times New Roman" w:cs="Aptos"/>
                <w:color w:val="000000"/>
                <w:sz w:val="20"/>
                <w:szCs w:val="20"/>
              </w:rPr>
              <w:pPrChange w:author="Scherrer  Beat" w:date="2025-03-25T12:12:00Z" w:id="235">
                <w:pPr>
                  <w:spacing w:after="0" w:line="240" w:lineRule="auto"/>
                  <w:jc w:val="right"/>
                </w:pPr>
              </w:pPrChange>
            </w:pPr>
            <w:ins w:author="Scherrer  Beat" w:date="2025-03-25T16:31:00Z" w:id="236">
              <w:r>
                <w:rPr>
                  <w:rFonts w:eastAsia="Times New Roman" w:cs="Aptos"/>
                  <w:color w:val="000000"/>
                  <w:sz w:val="20"/>
                  <w:szCs w:val="20"/>
                </w:rPr>
                <w:t>0.4</w:t>
              </w:r>
            </w:ins>
            <w:r w:rsidR="007F466A">
              <w:rPr>
                <w:rFonts w:eastAsia="Times New Roman" w:cs="Aptos"/>
                <w:color w:val="000000"/>
                <w:sz w:val="20"/>
                <w:szCs w:val="20"/>
              </w:rPr>
              <w:t>5</w:t>
            </w:r>
          </w:p>
        </w:tc>
        <w:tc>
          <w:tcPr>
            <w:tcW w:w="1000" w:type="pct"/>
            <w:tcPrChange w:author="Scherrer  Beat" w:date="2025-03-25T12:14:00Z" w:id="237">
              <w:tcPr>
                <w:tcW w:w="726" w:type="pct"/>
                <w:vAlign w:val="bottom"/>
              </w:tcPr>
            </w:tcPrChange>
          </w:tcPr>
          <w:p w:rsidRPr="00A6342A" w:rsidR="00A6342A" w:rsidRDefault="005C0FEE" w14:paraId="1C3E31EF" w14:textId="60F9800D">
            <w:pPr>
              <w:spacing w:after="0" w:line="240" w:lineRule="auto"/>
              <w:jc w:val="center"/>
              <w:rPr>
                <w:rFonts w:eastAsia="Times New Roman" w:cs="Aptos"/>
                <w:color w:val="000000"/>
                <w:sz w:val="20"/>
                <w:szCs w:val="20"/>
              </w:rPr>
              <w:pPrChange w:author="Scherrer  Beat" w:date="2025-03-25T12:12:00Z" w:id="238">
                <w:pPr>
                  <w:spacing w:after="0" w:line="240" w:lineRule="auto"/>
                  <w:jc w:val="right"/>
                </w:pPr>
              </w:pPrChange>
            </w:pPr>
            <w:ins w:author="Scherrer  Beat" w:date="2025-03-25T16:31:00Z" w:id="239">
              <w:r>
                <w:rPr>
                  <w:rFonts w:eastAsia="Times New Roman" w:cs="Aptos"/>
                  <w:color w:val="000000"/>
                  <w:sz w:val="20"/>
                  <w:szCs w:val="20"/>
                </w:rPr>
                <w:t>0.2</w:t>
              </w:r>
            </w:ins>
            <w:r w:rsidR="007F466A">
              <w:rPr>
                <w:rFonts w:eastAsia="Times New Roman" w:cs="Aptos"/>
                <w:color w:val="000000"/>
                <w:sz w:val="20"/>
                <w:szCs w:val="20"/>
              </w:rPr>
              <w:t>6</w:t>
            </w:r>
          </w:p>
        </w:tc>
      </w:tr>
      <w:tr w:rsidRPr="00A6342A" w:rsidR="00A6342A" w:rsidTr="00474AC0" w14:paraId="7DDFC521" w14:textId="77777777">
        <w:tblPrEx>
          <w:tblW w:w="151" w:type="pct"/>
          <w:tblCellMar>
            <w:left w:w="70" w:type="dxa"/>
            <w:right w:w="70" w:type="dxa"/>
          </w:tblCellMar>
          <w:tblPrExChange w:author="Scherrer  Beat" w:date="2025-03-25T12:14:00Z" w:id="240">
            <w:tblPrEx>
              <w:tblW w:w="5000" w:type="pct"/>
              <w:tblCellMar>
                <w:left w:w="70" w:type="dxa"/>
                <w:right w:w="70" w:type="dxa"/>
              </w:tblCellMar>
            </w:tblPrEx>
          </w:tblPrExChange>
        </w:tblPrEx>
        <w:trPr>
          <w:trHeight w:val="20"/>
          <w:trPrChange w:author="Scherrer  Beat" w:date="2025-03-25T12:14:00Z" w:id="241">
            <w:trPr>
              <w:trHeight w:val="20"/>
            </w:trPr>
          </w:trPrChange>
        </w:trPr>
        <w:tc>
          <w:tcPr>
            <w:tcW w:w="1000" w:type="pct"/>
            <w:noWrap/>
            <w:vAlign w:val="bottom"/>
            <w:hideMark/>
            <w:tcPrChange w:author="Scherrer  Beat" w:date="2025-03-25T12:14:00Z" w:id="242">
              <w:tcPr>
                <w:tcW w:w="2075" w:type="pct"/>
                <w:gridSpan w:val="3"/>
                <w:noWrap/>
                <w:vAlign w:val="bottom"/>
                <w:hideMark/>
              </w:tcPr>
            </w:tcPrChange>
          </w:tcPr>
          <w:p w:rsidRPr="00A6342A" w:rsidR="00A6342A" w:rsidP="00A6342A" w:rsidRDefault="00A6342A" w14:paraId="58FDD55B"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1000" w:type="pct"/>
            <w:noWrap/>
            <w:tcPrChange w:author="Scherrer  Beat" w:date="2025-03-25T12:14:00Z" w:id="243">
              <w:tcPr>
                <w:tcW w:w="680" w:type="pct"/>
                <w:gridSpan w:val="2"/>
                <w:noWrap/>
                <w:vAlign w:val="bottom"/>
              </w:tcPr>
            </w:tcPrChange>
          </w:tcPr>
          <w:p w:rsidRPr="00A6342A" w:rsidR="00A6342A" w:rsidRDefault="005C0FEE" w14:paraId="4BD1F179" w14:textId="51DF696F">
            <w:pPr>
              <w:spacing w:after="0" w:line="240" w:lineRule="auto"/>
              <w:jc w:val="center"/>
              <w:rPr>
                <w:rFonts w:eastAsia="Times New Roman" w:cs="Aptos"/>
                <w:color w:val="000000"/>
                <w:sz w:val="20"/>
                <w:szCs w:val="20"/>
              </w:rPr>
              <w:pPrChange w:author="Scherrer  Beat" w:date="2025-03-25T12:12:00Z" w:id="244">
                <w:pPr>
                  <w:spacing w:after="0" w:line="240" w:lineRule="auto"/>
                  <w:jc w:val="right"/>
                </w:pPr>
              </w:pPrChange>
            </w:pPr>
            <w:ins w:author="Scherrer  Beat" w:date="2025-03-25T16:31:00Z" w:id="245">
              <w:r>
                <w:rPr>
                  <w:rFonts w:eastAsia="Times New Roman" w:cs="Aptos"/>
                  <w:color w:val="000000"/>
                  <w:sz w:val="20"/>
                  <w:szCs w:val="20"/>
                </w:rPr>
                <w:t>0.90</w:t>
              </w:r>
            </w:ins>
          </w:p>
        </w:tc>
        <w:tc>
          <w:tcPr>
            <w:tcW w:w="1000" w:type="pct"/>
            <w:noWrap/>
            <w:tcPrChange w:author="Scherrer  Beat" w:date="2025-03-25T12:14:00Z" w:id="246">
              <w:tcPr>
                <w:tcW w:w="722" w:type="pct"/>
                <w:gridSpan w:val="2"/>
                <w:noWrap/>
                <w:vAlign w:val="bottom"/>
              </w:tcPr>
            </w:tcPrChange>
          </w:tcPr>
          <w:p w:rsidRPr="00A6342A" w:rsidR="00A6342A" w:rsidRDefault="00676CD9" w14:paraId="502981FA" w14:textId="647EF652">
            <w:pPr>
              <w:spacing w:after="0" w:line="240" w:lineRule="auto"/>
              <w:jc w:val="center"/>
              <w:rPr>
                <w:rFonts w:eastAsia="Times New Roman" w:cs="Aptos"/>
                <w:color w:val="000000"/>
                <w:sz w:val="20"/>
                <w:szCs w:val="20"/>
              </w:rPr>
              <w:pPrChange w:author="Scherrer  Beat" w:date="2025-03-25T12:12:00Z" w:id="247">
                <w:pPr>
                  <w:spacing w:after="0" w:line="240" w:lineRule="auto"/>
                  <w:jc w:val="right"/>
                </w:pPr>
              </w:pPrChange>
            </w:pPr>
            <w:ins w:author="Scherrer  Beat" w:date="2025-04-14T10:46:00Z" w:id="248">
              <w:r>
                <w:rPr>
                  <w:rFonts w:eastAsia="Times New Roman" w:cs="Aptos"/>
                  <w:color w:val="000000"/>
                  <w:sz w:val="20"/>
                  <w:szCs w:val="20"/>
                </w:rPr>
                <w:t>0.94</w:t>
              </w:r>
            </w:ins>
          </w:p>
        </w:tc>
        <w:tc>
          <w:tcPr>
            <w:tcW w:w="1000" w:type="pct"/>
            <w:noWrap/>
            <w:tcPrChange w:author="Scherrer  Beat" w:date="2025-03-25T12:14:00Z" w:id="249">
              <w:tcPr>
                <w:tcW w:w="797" w:type="pct"/>
                <w:gridSpan w:val="2"/>
                <w:noWrap/>
                <w:vAlign w:val="bottom"/>
              </w:tcPr>
            </w:tcPrChange>
          </w:tcPr>
          <w:p w:rsidRPr="00A6342A" w:rsidR="00A6342A" w:rsidRDefault="00676CD9" w14:paraId="636C378C" w14:textId="22F7F526">
            <w:pPr>
              <w:spacing w:after="0" w:line="240" w:lineRule="auto"/>
              <w:jc w:val="center"/>
              <w:rPr>
                <w:rFonts w:eastAsia="Times New Roman" w:cs="Aptos"/>
                <w:color w:val="000000"/>
                <w:sz w:val="20"/>
                <w:szCs w:val="20"/>
              </w:rPr>
              <w:pPrChange w:author="Scherrer  Beat" w:date="2025-03-25T12:12:00Z" w:id="250">
                <w:pPr>
                  <w:spacing w:after="0" w:line="240" w:lineRule="auto"/>
                  <w:jc w:val="right"/>
                </w:pPr>
              </w:pPrChange>
            </w:pPr>
            <w:ins w:author="Scherrer  Beat" w:date="2025-04-14T10:46:00Z" w:id="251">
              <w:r>
                <w:rPr>
                  <w:rFonts w:eastAsia="Times New Roman" w:cs="Aptos"/>
                  <w:color w:val="000000"/>
                  <w:sz w:val="20"/>
                  <w:szCs w:val="20"/>
                </w:rPr>
                <w:t>0.90</w:t>
              </w:r>
            </w:ins>
          </w:p>
        </w:tc>
        <w:tc>
          <w:tcPr>
            <w:tcW w:w="1000" w:type="pct"/>
            <w:tcPrChange w:author="Scherrer  Beat" w:date="2025-03-25T12:14:00Z" w:id="252">
              <w:tcPr>
                <w:tcW w:w="726" w:type="pct"/>
                <w:vAlign w:val="bottom"/>
              </w:tcPr>
            </w:tcPrChange>
          </w:tcPr>
          <w:p w:rsidRPr="00A6342A" w:rsidR="00A6342A" w:rsidRDefault="00676CD9" w14:paraId="499BECFF" w14:textId="3FDEDDAB">
            <w:pPr>
              <w:spacing w:after="0" w:line="240" w:lineRule="auto"/>
              <w:jc w:val="center"/>
              <w:rPr>
                <w:rFonts w:eastAsia="Times New Roman" w:cs="Aptos"/>
                <w:color w:val="000000"/>
                <w:sz w:val="20"/>
                <w:szCs w:val="20"/>
              </w:rPr>
              <w:pPrChange w:author="Scherrer  Beat" w:date="2025-03-25T12:12:00Z" w:id="253">
                <w:pPr>
                  <w:spacing w:after="0" w:line="240" w:lineRule="auto"/>
                  <w:jc w:val="right"/>
                </w:pPr>
              </w:pPrChange>
            </w:pPr>
            <w:ins w:author="Scherrer  Beat" w:date="2025-04-14T10:46:00Z" w:id="254">
              <w:r>
                <w:rPr>
                  <w:rFonts w:eastAsia="Times New Roman" w:cs="Aptos"/>
                  <w:color w:val="000000"/>
                  <w:sz w:val="20"/>
                  <w:szCs w:val="20"/>
                </w:rPr>
                <w:t>0.94</w:t>
              </w:r>
            </w:ins>
          </w:p>
        </w:tc>
      </w:tr>
      <w:tr w:rsidRPr="00A6342A" w:rsidR="00A6342A" w:rsidTr="00474AC0" w14:paraId="752E34D5" w14:textId="77777777">
        <w:tblPrEx>
          <w:tblW w:w="151" w:type="pct"/>
          <w:tblCellMar>
            <w:left w:w="70" w:type="dxa"/>
            <w:right w:w="70" w:type="dxa"/>
          </w:tblCellMar>
          <w:tblPrExChange w:author="Scherrer  Beat" w:date="2025-03-25T12:14:00Z" w:id="255">
            <w:tblPrEx>
              <w:tblW w:w="5000" w:type="pct"/>
              <w:tblCellMar>
                <w:left w:w="70" w:type="dxa"/>
                <w:right w:w="70" w:type="dxa"/>
              </w:tblCellMar>
            </w:tblPrEx>
          </w:tblPrExChange>
        </w:tblPrEx>
        <w:trPr>
          <w:trHeight w:val="20"/>
          <w:trPrChange w:author="Scherrer  Beat" w:date="2025-03-25T12:14:00Z" w:id="256">
            <w:trPr>
              <w:trHeight w:val="20"/>
            </w:trPr>
          </w:trPrChange>
        </w:trPr>
        <w:tc>
          <w:tcPr>
            <w:tcW w:w="1000" w:type="pct"/>
            <w:noWrap/>
            <w:vAlign w:val="bottom"/>
            <w:tcPrChange w:author="Scherrer  Beat" w:date="2025-03-25T12:14:00Z" w:id="257">
              <w:tcPr>
                <w:tcW w:w="2075" w:type="pct"/>
                <w:gridSpan w:val="3"/>
                <w:noWrap/>
                <w:vAlign w:val="bottom"/>
              </w:tcPr>
            </w:tcPrChange>
          </w:tcPr>
          <w:p w:rsidRPr="00A6342A" w:rsidR="00A6342A" w:rsidP="00A6342A" w:rsidRDefault="00A6342A" w14:paraId="0C9A82AB"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1000" w:type="pct"/>
            <w:noWrap/>
            <w:tcPrChange w:author="Scherrer  Beat" w:date="2025-03-25T12:14:00Z" w:id="258">
              <w:tcPr>
                <w:tcW w:w="680" w:type="pct"/>
                <w:gridSpan w:val="2"/>
                <w:noWrap/>
                <w:vAlign w:val="bottom"/>
              </w:tcPr>
            </w:tcPrChange>
          </w:tcPr>
          <w:p w:rsidRPr="00A6342A" w:rsidR="00A6342A" w:rsidRDefault="00A6342A" w14:paraId="21FCE224" w14:textId="77777777">
            <w:pPr>
              <w:spacing w:after="0" w:line="240" w:lineRule="auto"/>
              <w:jc w:val="center"/>
              <w:rPr>
                <w:rFonts w:eastAsia="Times New Roman" w:cs="Aptos"/>
                <w:color w:val="000000"/>
                <w:sz w:val="20"/>
                <w:szCs w:val="20"/>
              </w:rPr>
              <w:pPrChange w:author="Scherrer  Beat" w:date="2025-03-25T12:12:00Z" w:id="259">
                <w:pPr>
                  <w:spacing w:after="0" w:line="240" w:lineRule="auto"/>
                  <w:jc w:val="right"/>
                </w:pPr>
              </w:pPrChange>
            </w:pPr>
          </w:p>
        </w:tc>
        <w:tc>
          <w:tcPr>
            <w:tcW w:w="1000" w:type="pct"/>
            <w:noWrap/>
            <w:tcPrChange w:author="Scherrer  Beat" w:date="2025-03-25T12:14:00Z" w:id="260">
              <w:tcPr>
                <w:tcW w:w="722" w:type="pct"/>
                <w:gridSpan w:val="2"/>
                <w:noWrap/>
                <w:vAlign w:val="bottom"/>
              </w:tcPr>
            </w:tcPrChange>
          </w:tcPr>
          <w:p w:rsidRPr="00A6342A" w:rsidR="00A6342A" w:rsidRDefault="00A6342A" w14:paraId="7D7C3D1E" w14:textId="77777777">
            <w:pPr>
              <w:spacing w:after="0" w:line="240" w:lineRule="auto"/>
              <w:jc w:val="center"/>
              <w:rPr>
                <w:rFonts w:eastAsia="Times New Roman" w:cs="Aptos"/>
                <w:color w:val="000000"/>
                <w:sz w:val="20"/>
                <w:szCs w:val="20"/>
              </w:rPr>
              <w:pPrChange w:author="Scherrer  Beat" w:date="2025-03-25T12:12:00Z" w:id="261">
                <w:pPr>
                  <w:spacing w:after="0" w:line="240" w:lineRule="auto"/>
                  <w:jc w:val="right"/>
                </w:pPr>
              </w:pPrChange>
            </w:pPr>
          </w:p>
        </w:tc>
        <w:tc>
          <w:tcPr>
            <w:tcW w:w="1000" w:type="pct"/>
            <w:noWrap/>
            <w:tcPrChange w:author="Scherrer  Beat" w:date="2025-03-25T12:14:00Z" w:id="262">
              <w:tcPr>
                <w:tcW w:w="797" w:type="pct"/>
                <w:gridSpan w:val="2"/>
                <w:noWrap/>
                <w:vAlign w:val="bottom"/>
              </w:tcPr>
            </w:tcPrChange>
          </w:tcPr>
          <w:p w:rsidRPr="00A6342A" w:rsidR="00A6342A" w:rsidRDefault="00A6342A" w14:paraId="22419106" w14:textId="77777777">
            <w:pPr>
              <w:spacing w:after="0" w:line="240" w:lineRule="auto"/>
              <w:jc w:val="center"/>
              <w:rPr>
                <w:rFonts w:eastAsia="Times New Roman" w:cs="Aptos"/>
                <w:color w:val="000000"/>
                <w:sz w:val="20"/>
                <w:szCs w:val="20"/>
              </w:rPr>
              <w:pPrChange w:author="Scherrer  Beat" w:date="2025-03-25T12:12:00Z" w:id="263">
                <w:pPr>
                  <w:spacing w:after="0" w:line="240" w:lineRule="auto"/>
                  <w:jc w:val="right"/>
                </w:pPr>
              </w:pPrChange>
            </w:pPr>
          </w:p>
        </w:tc>
        <w:tc>
          <w:tcPr>
            <w:tcW w:w="1000" w:type="pct"/>
            <w:tcPrChange w:author="Scherrer  Beat" w:date="2025-03-25T12:14:00Z" w:id="264">
              <w:tcPr>
                <w:tcW w:w="726" w:type="pct"/>
                <w:vAlign w:val="bottom"/>
              </w:tcPr>
            </w:tcPrChange>
          </w:tcPr>
          <w:p w:rsidRPr="00A6342A" w:rsidR="00A6342A" w:rsidRDefault="00A6342A" w14:paraId="48656706" w14:textId="77777777">
            <w:pPr>
              <w:spacing w:after="0" w:line="240" w:lineRule="auto"/>
              <w:jc w:val="center"/>
              <w:rPr>
                <w:rFonts w:eastAsia="Times New Roman" w:cs="Aptos"/>
                <w:color w:val="000000"/>
                <w:sz w:val="20"/>
                <w:szCs w:val="20"/>
              </w:rPr>
              <w:pPrChange w:author="Scherrer  Beat" w:date="2025-03-25T12:12:00Z" w:id="265">
                <w:pPr>
                  <w:spacing w:after="0" w:line="240" w:lineRule="auto"/>
                  <w:jc w:val="right"/>
                </w:pPr>
              </w:pPrChange>
            </w:pPr>
          </w:p>
        </w:tc>
      </w:tr>
      <w:tr w:rsidRPr="00A6342A" w:rsidR="00A6342A" w:rsidTr="00474AC0" w14:paraId="16BB623E" w14:textId="77777777">
        <w:tblPrEx>
          <w:tblW w:w="151" w:type="pct"/>
          <w:tblCellMar>
            <w:left w:w="70" w:type="dxa"/>
            <w:right w:w="70" w:type="dxa"/>
          </w:tblCellMar>
          <w:tblPrExChange w:author="Scherrer  Beat" w:date="2025-03-25T12:14:00Z" w:id="266">
            <w:tblPrEx>
              <w:tblW w:w="5000" w:type="pct"/>
              <w:tblCellMar>
                <w:left w:w="70" w:type="dxa"/>
                <w:right w:w="70" w:type="dxa"/>
              </w:tblCellMar>
            </w:tblPrEx>
          </w:tblPrExChange>
        </w:tblPrEx>
        <w:trPr>
          <w:trHeight w:val="20"/>
          <w:trPrChange w:author="Scherrer  Beat" w:date="2025-03-25T12:14:00Z" w:id="267">
            <w:trPr>
              <w:trHeight w:val="20"/>
            </w:trPr>
          </w:trPrChange>
        </w:trPr>
        <w:tc>
          <w:tcPr>
            <w:tcW w:w="1000" w:type="pct"/>
            <w:noWrap/>
            <w:vAlign w:val="bottom"/>
            <w:tcPrChange w:author="Scherrer  Beat" w:date="2025-03-25T12:14:00Z" w:id="268">
              <w:tcPr>
                <w:tcW w:w="2075" w:type="pct"/>
                <w:gridSpan w:val="3"/>
                <w:noWrap/>
                <w:vAlign w:val="bottom"/>
              </w:tcPr>
            </w:tcPrChange>
          </w:tcPr>
          <w:p w:rsidRPr="00A6342A" w:rsidR="00A6342A" w:rsidP="00A6342A" w:rsidRDefault="00A6342A" w14:paraId="08ADBF8D"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PrChange w:author="Scherrer  Beat" w:date="2025-03-25T12:14:00Z" w:id="269">
              <w:tcPr>
                <w:tcW w:w="680" w:type="pct"/>
                <w:gridSpan w:val="2"/>
                <w:noWrap/>
                <w:vAlign w:val="bottom"/>
              </w:tcPr>
            </w:tcPrChange>
          </w:tcPr>
          <w:p w:rsidRPr="00A6342A" w:rsidR="00A6342A" w:rsidRDefault="00A8369C" w14:paraId="0C091003" w14:textId="76178A24">
            <w:pPr>
              <w:spacing w:after="0" w:line="240" w:lineRule="auto"/>
              <w:jc w:val="center"/>
              <w:rPr>
                <w:rFonts w:eastAsia="Times New Roman" w:cs="Aptos"/>
                <w:color w:val="000000"/>
                <w:sz w:val="20"/>
                <w:szCs w:val="20"/>
              </w:rPr>
              <w:pPrChange w:author="Scherrer  Beat" w:date="2025-03-25T12:12:00Z" w:id="270">
                <w:pPr>
                  <w:spacing w:after="0" w:line="240" w:lineRule="auto"/>
                  <w:jc w:val="right"/>
                </w:pPr>
              </w:pPrChange>
            </w:pPr>
            <w:ins w:author="Scherrer  Beat" w:date="2025-04-14T10:51:00Z" w:id="271">
              <w:r>
                <w:rPr>
                  <w:rFonts w:eastAsia="Times New Roman" w:cs="Aptos"/>
                  <w:color w:val="000000"/>
                  <w:sz w:val="20"/>
                  <w:szCs w:val="20"/>
                </w:rPr>
                <w:t>0.</w:t>
              </w:r>
            </w:ins>
            <w:ins w:author="Scherrer  Beat" w:date="2026-03-03T15:26:00Z" w16du:dateUtc="2026-03-03T14:26:00Z" w:id="272">
              <w:r w:rsidR="00E94118">
                <w:rPr>
                  <w:rFonts w:eastAsia="Times New Roman" w:cs="Aptos"/>
                  <w:color w:val="000000"/>
                  <w:sz w:val="20"/>
                  <w:szCs w:val="20"/>
                </w:rPr>
                <w:t>70</w:t>
              </w:r>
            </w:ins>
          </w:p>
        </w:tc>
        <w:tc>
          <w:tcPr>
            <w:tcW w:w="1000" w:type="pct"/>
            <w:noWrap/>
            <w:tcPrChange w:author="Scherrer  Beat" w:date="2025-03-25T12:14:00Z" w:id="273">
              <w:tcPr>
                <w:tcW w:w="722" w:type="pct"/>
                <w:gridSpan w:val="2"/>
                <w:noWrap/>
                <w:vAlign w:val="bottom"/>
              </w:tcPr>
            </w:tcPrChange>
          </w:tcPr>
          <w:p w:rsidRPr="00A6342A" w:rsidR="00A6342A" w:rsidRDefault="006968A6" w14:paraId="52B80194" w14:textId="50A3B54D">
            <w:pPr>
              <w:spacing w:after="0" w:line="240" w:lineRule="auto"/>
              <w:jc w:val="center"/>
              <w:rPr>
                <w:rFonts w:eastAsia="Times New Roman" w:cs="Aptos"/>
                <w:color w:val="000000"/>
                <w:sz w:val="20"/>
                <w:szCs w:val="20"/>
              </w:rPr>
              <w:pPrChange w:author="Scherrer  Beat" w:date="2025-03-25T12:12:00Z" w:id="274">
                <w:pPr>
                  <w:spacing w:after="0" w:line="240" w:lineRule="auto"/>
                  <w:jc w:val="right"/>
                </w:pPr>
              </w:pPrChange>
            </w:pPr>
            <w:ins w:author="Scherrer  Beat" w:date="2026-03-03T15:26:00Z" w16du:dateUtc="2026-03-03T14:26:00Z" w:id="275">
              <w:r>
                <w:rPr>
                  <w:rFonts w:eastAsia="Times New Roman" w:cs="Aptos"/>
                  <w:color w:val="000000"/>
                  <w:sz w:val="20"/>
                  <w:szCs w:val="20"/>
                </w:rPr>
                <w:t>0.70</w:t>
              </w:r>
            </w:ins>
          </w:p>
        </w:tc>
        <w:tc>
          <w:tcPr>
            <w:tcW w:w="1000" w:type="pct"/>
            <w:noWrap/>
            <w:tcPrChange w:author="Scherrer  Beat" w:date="2025-03-25T12:14:00Z" w:id="276">
              <w:tcPr>
                <w:tcW w:w="797" w:type="pct"/>
                <w:gridSpan w:val="2"/>
                <w:noWrap/>
                <w:vAlign w:val="bottom"/>
              </w:tcPr>
            </w:tcPrChange>
          </w:tcPr>
          <w:p w:rsidRPr="00A6342A" w:rsidR="00A6342A" w:rsidRDefault="006968A6" w14:paraId="78217755" w14:textId="65587F13">
            <w:pPr>
              <w:spacing w:after="0" w:line="240" w:lineRule="auto"/>
              <w:jc w:val="center"/>
              <w:rPr>
                <w:rFonts w:eastAsia="Times New Roman" w:cs="Aptos"/>
                <w:color w:val="000000"/>
                <w:sz w:val="20"/>
                <w:szCs w:val="20"/>
              </w:rPr>
              <w:pPrChange w:author="Scherrer  Beat" w:date="2025-03-25T12:12:00Z" w:id="277">
                <w:pPr>
                  <w:spacing w:after="0" w:line="240" w:lineRule="auto"/>
                  <w:jc w:val="right"/>
                </w:pPr>
              </w:pPrChange>
            </w:pPr>
            <w:ins w:author="Scherrer  Beat" w:date="2026-03-03T15:26:00Z" w16du:dateUtc="2026-03-03T14:26:00Z" w:id="278">
              <w:r>
                <w:rPr>
                  <w:rFonts w:eastAsia="Times New Roman" w:cs="Aptos"/>
                  <w:color w:val="000000"/>
                  <w:sz w:val="20"/>
                  <w:szCs w:val="20"/>
                </w:rPr>
                <w:t>0.70</w:t>
              </w:r>
            </w:ins>
          </w:p>
        </w:tc>
        <w:tc>
          <w:tcPr>
            <w:tcW w:w="1000" w:type="pct"/>
            <w:tcPrChange w:author="Scherrer  Beat" w:date="2025-03-25T12:14:00Z" w:id="279">
              <w:tcPr>
                <w:tcW w:w="726" w:type="pct"/>
                <w:vAlign w:val="bottom"/>
              </w:tcPr>
            </w:tcPrChange>
          </w:tcPr>
          <w:p w:rsidRPr="00A6342A" w:rsidR="00A6342A" w:rsidRDefault="00A8369C" w14:paraId="36EBFFA6" w14:textId="6B1D7A50">
            <w:pPr>
              <w:spacing w:after="0" w:line="240" w:lineRule="auto"/>
              <w:jc w:val="center"/>
              <w:rPr>
                <w:rFonts w:eastAsia="Times New Roman" w:cs="Aptos"/>
                <w:color w:val="000000"/>
                <w:sz w:val="20"/>
                <w:szCs w:val="20"/>
              </w:rPr>
              <w:pPrChange w:author="Scherrer  Beat" w:date="2025-03-25T12:12:00Z" w:id="280">
                <w:pPr>
                  <w:spacing w:after="0" w:line="240" w:lineRule="auto"/>
                  <w:jc w:val="right"/>
                </w:pPr>
              </w:pPrChange>
            </w:pPr>
            <w:ins w:author="Scherrer  Beat" w:date="2025-04-14T10:52:00Z" w:id="281">
              <w:r>
                <w:rPr>
                  <w:rFonts w:eastAsia="Times New Roman" w:cs="Aptos"/>
                  <w:color w:val="000000"/>
                  <w:sz w:val="20"/>
                  <w:szCs w:val="20"/>
                </w:rPr>
                <w:t>0.70</w:t>
              </w:r>
            </w:ins>
          </w:p>
        </w:tc>
      </w:tr>
      <w:tr w:rsidRPr="00A6342A" w:rsidR="00A6342A" w:rsidTr="00474AC0" w14:paraId="26047AD2" w14:textId="77777777">
        <w:tblPrEx>
          <w:tblW w:w="151" w:type="pct"/>
          <w:tblCellMar>
            <w:left w:w="70" w:type="dxa"/>
            <w:right w:w="70" w:type="dxa"/>
          </w:tblCellMar>
          <w:tblPrExChange w:author="Scherrer  Beat" w:date="2025-03-25T12:14:00Z" w:id="282">
            <w:tblPrEx>
              <w:tblW w:w="5000" w:type="pct"/>
              <w:tblCellMar>
                <w:left w:w="70" w:type="dxa"/>
                <w:right w:w="70" w:type="dxa"/>
              </w:tblCellMar>
            </w:tblPrEx>
          </w:tblPrExChange>
        </w:tblPrEx>
        <w:trPr>
          <w:trHeight w:val="20"/>
          <w:trPrChange w:author="Scherrer  Beat" w:date="2025-03-25T12:14:00Z" w:id="283">
            <w:trPr>
              <w:trHeight w:val="20"/>
            </w:trPr>
          </w:trPrChange>
        </w:trPr>
        <w:tc>
          <w:tcPr>
            <w:tcW w:w="1000" w:type="pct"/>
            <w:noWrap/>
            <w:vAlign w:val="bottom"/>
            <w:tcPrChange w:author="Scherrer  Beat" w:date="2025-03-25T12:14:00Z" w:id="284">
              <w:tcPr>
                <w:tcW w:w="2075" w:type="pct"/>
                <w:gridSpan w:val="3"/>
                <w:noWrap/>
                <w:vAlign w:val="bottom"/>
              </w:tcPr>
            </w:tcPrChange>
          </w:tcPr>
          <w:p w:rsidRPr="00A6342A" w:rsidR="00A6342A" w:rsidP="00A6342A" w:rsidRDefault="00A6342A" w14:paraId="2DB49D52"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PrChange w:author="Scherrer  Beat" w:date="2025-03-25T12:14:00Z" w:id="285">
              <w:tcPr>
                <w:tcW w:w="680" w:type="pct"/>
                <w:gridSpan w:val="2"/>
                <w:noWrap/>
                <w:vAlign w:val="bottom"/>
              </w:tcPr>
            </w:tcPrChange>
          </w:tcPr>
          <w:p w:rsidRPr="00A6342A" w:rsidR="00A6342A" w:rsidRDefault="000E62F1" w14:paraId="039E7200" w14:textId="7AFA8573">
            <w:pPr>
              <w:spacing w:after="0" w:line="240" w:lineRule="auto"/>
              <w:jc w:val="center"/>
              <w:rPr>
                <w:rFonts w:eastAsia="Times New Roman" w:cs="Aptos"/>
                <w:color w:val="000000"/>
                <w:sz w:val="20"/>
                <w:szCs w:val="20"/>
              </w:rPr>
              <w:pPrChange w:author="Scherrer  Beat" w:date="2025-03-25T12:12:00Z" w:id="286">
                <w:pPr>
                  <w:spacing w:after="0" w:line="240" w:lineRule="auto"/>
                  <w:jc w:val="right"/>
                </w:pPr>
              </w:pPrChange>
            </w:pPr>
            <w:ins w:author="Scherrer  Beat" w:date="2026-03-03T15:27:00Z" w16du:dateUtc="2026-03-03T14:27:00Z" w:id="287">
              <w:r>
                <w:rPr>
                  <w:rFonts w:eastAsia="Times New Roman" w:cs="Aptos"/>
                  <w:color w:val="000000"/>
                  <w:sz w:val="20"/>
                  <w:szCs w:val="20"/>
                </w:rPr>
                <w:t>0.33</w:t>
              </w:r>
            </w:ins>
          </w:p>
        </w:tc>
        <w:tc>
          <w:tcPr>
            <w:tcW w:w="1000" w:type="pct"/>
            <w:noWrap/>
            <w:tcPrChange w:author="Scherrer  Beat" w:date="2025-03-25T12:14:00Z" w:id="288">
              <w:tcPr>
                <w:tcW w:w="722" w:type="pct"/>
                <w:gridSpan w:val="2"/>
                <w:noWrap/>
                <w:vAlign w:val="bottom"/>
              </w:tcPr>
            </w:tcPrChange>
          </w:tcPr>
          <w:p w:rsidRPr="00A6342A" w:rsidR="00A6342A" w:rsidRDefault="00A8369C" w14:paraId="708821E5" w14:textId="124ADA70">
            <w:pPr>
              <w:spacing w:after="0" w:line="240" w:lineRule="auto"/>
              <w:jc w:val="center"/>
              <w:rPr>
                <w:rFonts w:eastAsia="Times New Roman" w:cs="Aptos"/>
                <w:color w:val="000000"/>
                <w:sz w:val="20"/>
                <w:szCs w:val="20"/>
              </w:rPr>
              <w:pPrChange w:author="Scherrer  Beat" w:date="2025-03-25T12:12:00Z" w:id="289">
                <w:pPr>
                  <w:spacing w:after="0" w:line="240" w:lineRule="auto"/>
                  <w:jc w:val="right"/>
                </w:pPr>
              </w:pPrChange>
            </w:pPr>
            <w:ins w:author="Scherrer  Beat" w:date="2025-04-14T10:52:00Z" w:id="290">
              <w:r>
                <w:rPr>
                  <w:rFonts w:eastAsia="Times New Roman" w:cs="Aptos"/>
                  <w:color w:val="000000"/>
                  <w:sz w:val="20"/>
                  <w:szCs w:val="20"/>
                </w:rPr>
                <w:t>0.34</w:t>
              </w:r>
            </w:ins>
          </w:p>
        </w:tc>
        <w:tc>
          <w:tcPr>
            <w:tcW w:w="1000" w:type="pct"/>
            <w:noWrap/>
            <w:tcPrChange w:author="Scherrer  Beat" w:date="2025-03-25T12:14:00Z" w:id="291">
              <w:tcPr>
                <w:tcW w:w="797" w:type="pct"/>
                <w:gridSpan w:val="2"/>
                <w:noWrap/>
                <w:vAlign w:val="bottom"/>
              </w:tcPr>
            </w:tcPrChange>
          </w:tcPr>
          <w:p w:rsidRPr="00A6342A" w:rsidR="00A6342A" w:rsidRDefault="000E62F1" w14:paraId="31893B5D" w14:textId="195B3F8A">
            <w:pPr>
              <w:spacing w:after="0" w:line="240" w:lineRule="auto"/>
              <w:jc w:val="center"/>
              <w:rPr>
                <w:rFonts w:eastAsia="Times New Roman" w:cs="Aptos"/>
                <w:color w:val="000000"/>
                <w:sz w:val="20"/>
                <w:szCs w:val="20"/>
              </w:rPr>
              <w:pPrChange w:author="Scherrer  Beat" w:date="2025-03-25T12:12:00Z" w:id="292">
                <w:pPr>
                  <w:spacing w:after="0" w:line="240" w:lineRule="auto"/>
                  <w:jc w:val="right"/>
                </w:pPr>
              </w:pPrChange>
            </w:pPr>
            <w:ins w:author="Scherrer  Beat" w:date="2026-03-03T15:27:00Z" w16du:dateUtc="2026-03-03T14:27:00Z" w:id="293">
              <w:r>
                <w:rPr>
                  <w:rFonts w:eastAsia="Times New Roman" w:cs="Aptos"/>
                  <w:color w:val="000000"/>
                  <w:sz w:val="20"/>
                  <w:szCs w:val="20"/>
                </w:rPr>
                <w:t>0.35</w:t>
              </w:r>
            </w:ins>
          </w:p>
        </w:tc>
        <w:tc>
          <w:tcPr>
            <w:tcW w:w="1000" w:type="pct"/>
            <w:tcPrChange w:author="Scherrer  Beat" w:date="2025-03-25T12:14:00Z" w:id="294">
              <w:tcPr>
                <w:tcW w:w="726" w:type="pct"/>
                <w:vAlign w:val="bottom"/>
              </w:tcPr>
            </w:tcPrChange>
          </w:tcPr>
          <w:p w:rsidRPr="00A6342A" w:rsidR="00A6342A" w:rsidRDefault="00A8369C" w14:paraId="78B72B49" w14:textId="06FEF348">
            <w:pPr>
              <w:spacing w:after="0" w:line="240" w:lineRule="auto"/>
              <w:jc w:val="center"/>
              <w:rPr>
                <w:rFonts w:eastAsia="Times New Roman" w:cs="Aptos"/>
                <w:color w:val="000000"/>
                <w:sz w:val="20"/>
                <w:szCs w:val="20"/>
              </w:rPr>
              <w:pPrChange w:author="Scherrer  Beat" w:date="2025-03-25T12:12:00Z" w:id="295">
                <w:pPr>
                  <w:spacing w:after="0" w:line="240" w:lineRule="auto"/>
                  <w:jc w:val="right"/>
                </w:pPr>
              </w:pPrChange>
            </w:pPr>
            <w:ins w:author="Scherrer  Beat" w:date="2025-04-14T10:52:00Z" w:id="296">
              <w:r>
                <w:rPr>
                  <w:rFonts w:eastAsia="Times New Roman" w:cs="Aptos"/>
                  <w:color w:val="000000"/>
                  <w:sz w:val="20"/>
                  <w:szCs w:val="20"/>
                </w:rPr>
                <w:t>0.36</w:t>
              </w:r>
            </w:ins>
          </w:p>
        </w:tc>
      </w:tr>
      <w:tr w:rsidRPr="00A6342A" w:rsidR="00A6342A" w:rsidTr="00474AC0" w14:paraId="6F863811" w14:textId="77777777">
        <w:tblPrEx>
          <w:tblW w:w="151" w:type="pct"/>
          <w:tblCellMar>
            <w:left w:w="70" w:type="dxa"/>
            <w:right w:w="70" w:type="dxa"/>
          </w:tblCellMar>
          <w:tblPrExChange w:author="Scherrer  Beat" w:date="2025-03-25T12:14:00Z" w:id="297">
            <w:tblPrEx>
              <w:tblW w:w="5000" w:type="pct"/>
              <w:tblCellMar>
                <w:left w:w="70" w:type="dxa"/>
                <w:right w:w="70" w:type="dxa"/>
              </w:tblCellMar>
            </w:tblPrEx>
          </w:tblPrExChange>
        </w:tblPrEx>
        <w:trPr>
          <w:trHeight w:val="20"/>
          <w:trPrChange w:author="Scherrer  Beat" w:date="2025-03-25T12:14:00Z" w:id="298">
            <w:trPr>
              <w:trHeight w:val="20"/>
            </w:trPr>
          </w:trPrChange>
        </w:trPr>
        <w:tc>
          <w:tcPr>
            <w:tcW w:w="1000" w:type="pct"/>
            <w:noWrap/>
            <w:vAlign w:val="bottom"/>
            <w:tcPrChange w:author="Scherrer  Beat" w:date="2025-03-25T12:14:00Z" w:id="299">
              <w:tcPr>
                <w:tcW w:w="2075" w:type="pct"/>
                <w:gridSpan w:val="3"/>
                <w:noWrap/>
                <w:vAlign w:val="bottom"/>
              </w:tcPr>
            </w:tcPrChange>
          </w:tcPr>
          <w:p w:rsidRPr="00A6342A" w:rsidR="00A6342A" w:rsidP="00A6342A" w:rsidRDefault="00A6342A" w14:paraId="14E881F7"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PrChange w:author="Scherrer  Beat" w:date="2025-03-25T12:14:00Z" w:id="300">
              <w:tcPr>
                <w:tcW w:w="680" w:type="pct"/>
                <w:gridSpan w:val="2"/>
                <w:noWrap/>
                <w:vAlign w:val="bottom"/>
              </w:tcPr>
            </w:tcPrChange>
          </w:tcPr>
          <w:p w:rsidRPr="00A6342A" w:rsidR="00A6342A" w:rsidRDefault="00A8369C" w14:paraId="72365BC8" w14:textId="31F6A418">
            <w:pPr>
              <w:spacing w:after="0" w:line="240" w:lineRule="auto"/>
              <w:jc w:val="center"/>
              <w:rPr>
                <w:rFonts w:eastAsia="Times New Roman" w:cs="Aptos"/>
                <w:color w:val="000000"/>
                <w:sz w:val="20"/>
                <w:szCs w:val="20"/>
              </w:rPr>
              <w:pPrChange w:author="Scherrer  Beat" w:date="2025-03-25T12:12:00Z" w:id="301">
                <w:pPr>
                  <w:spacing w:after="0" w:line="240" w:lineRule="auto"/>
                  <w:jc w:val="right"/>
                </w:pPr>
              </w:pPrChange>
            </w:pPr>
            <w:ins w:author="Scherrer  Beat" w:date="2025-04-14T10:52:00Z" w:id="302">
              <w:r>
                <w:rPr>
                  <w:rFonts w:eastAsia="Times New Roman" w:cs="Aptos"/>
                  <w:color w:val="000000"/>
                  <w:sz w:val="20"/>
                  <w:szCs w:val="20"/>
                </w:rPr>
                <w:t>0.71</w:t>
              </w:r>
            </w:ins>
          </w:p>
        </w:tc>
        <w:tc>
          <w:tcPr>
            <w:tcW w:w="1000" w:type="pct"/>
            <w:noWrap/>
            <w:tcPrChange w:author="Scherrer  Beat" w:date="2025-03-25T12:14:00Z" w:id="303">
              <w:tcPr>
                <w:tcW w:w="722" w:type="pct"/>
                <w:gridSpan w:val="2"/>
                <w:noWrap/>
                <w:vAlign w:val="bottom"/>
              </w:tcPr>
            </w:tcPrChange>
          </w:tcPr>
          <w:p w:rsidRPr="00A6342A" w:rsidR="00A6342A" w:rsidRDefault="00383FBE" w14:paraId="2A6BF461" w14:textId="2920A8D7">
            <w:pPr>
              <w:spacing w:after="0" w:line="240" w:lineRule="auto"/>
              <w:jc w:val="center"/>
              <w:rPr>
                <w:rFonts w:eastAsia="Times New Roman" w:cs="Aptos"/>
                <w:color w:val="000000"/>
                <w:sz w:val="20"/>
                <w:szCs w:val="20"/>
              </w:rPr>
              <w:pPrChange w:author="Scherrer  Beat" w:date="2025-03-25T12:12:00Z" w:id="304">
                <w:pPr>
                  <w:spacing w:after="0" w:line="240" w:lineRule="auto"/>
                  <w:jc w:val="right"/>
                </w:pPr>
              </w:pPrChange>
            </w:pPr>
            <w:ins w:author="Scherrer  Beat" w:date="2026-03-03T15:27:00Z" w16du:dateUtc="2026-03-03T14:27:00Z" w:id="305">
              <w:r>
                <w:rPr>
                  <w:rFonts w:eastAsia="Times New Roman" w:cs="Aptos"/>
                  <w:color w:val="000000"/>
                  <w:sz w:val="20"/>
                  <w:szCs w:val="20"/>
                </w:rPr>
                <w:t>0.71</w:t>
              </w:r>
            </w:ins>
          </w:p>
        </w:tc>
        <w:tc>
          <w:tcPr>
            <w:tcW w:w="1000" w:type="pct"/>
            <w:noWrap/>
            <w:tcPrChange w:author="Scherrer  Beat" w:date="2025-03-25T12:14:00Z" w:id="306">
              <w:tcPr>
                <w:tcW w:w="797" w:type="pct"/>
                <w:gridSpan w:val="2"/>
                <w:noWrap/>
                <w:vAlign w:val="bottom"/>
              </w:tcPr>
            </w:tcPrChange>
          </w:tcPr>
          <w:p w:rsidRPr="00A6342A" w:rsidR="00A6342A" w:rsidRDefault="00A8369C" w14:paraId="0A8AF64C" w14:textId="16559548">
            <w:pPr>
              <w:spacing w:after="0" w:line="240" w:lineRule="auto"/>
              <w:jc w:val="center"/>
              <w:rPr>
                <w:rFonts w:eastAsia="Times New Roman" w:cs="Aptos"/>
                <w:color w:val="000000"/>
                <w:sz w:val="20"/>
                <w:szCs w:val="20"/>
              </w:rPr>
              <w:pPrChange w:author="Scherrer  Beat" w:date="2025-03-25T12:12:00Z" w:id="307">
                <w:pPr>
                  <w:spacing w:after="0" w:line="240" w:lineRule="auto"/>
                  <w:jc w:val="right"/>
                </w:pPr>
              </w:pPrChange>
            </w:pPr>
            <w:ins w:author="Scherrer  Beat" w:date="2025-04-14T10:53:00Z" w:id="308">
              <w:r>
                <w:rPr>
                  <w:rFonts w:eastAsia="Times New Roman" w:cs="Aptos"/>
                  <w:color w:val="000000"/>
                  <w:sz w:val="20"/>
                  <w:szCs w:val="20"/>
                </w:rPr>
                <w:t>0.72</w:t>
              </w:r>
            </w:ins>
          </w:p>
        </w:tc>
        <w:tc>
          <w:tcPr>
            <w:tcW w:w="1000" w:type="pct"/>
            <w:tcPrChange w:author="Scherrer  Beat" w:date="2025-03-25T12:14:00Z" w:id="309">
              <w:tcPr>
                <w:tcW w:w="726" w:type="pct"/>
                <w:vAlign w:val="bottom"/>
              </w:tcPr>
            </w:tcPrChange>
          </w:tcPr>
          <w:p w:rsidRPr="00A6342A" w:rsidR="00A6342A" w:rsidRDefault="00A8369C" w14:paraId="101778E9" w14:textId="2E2B95A7">
            <w:pPr>
              <w:spacing w:after="0" w:line="240" w:lineRule="auto"/>
              <w:jc w:val="center"/>
              <w:rPr>
                <w:rFonts w:eastAsia="Times New Roman" w:cs="Aptos"/>
                <w:color w:val="000000"/>
                <w:sz w:val="20"/>
                <w:szCs w:val="20"/>
              </w:rPr>
              <w:pPrChange w:author="Scherrer  Beat" w:date="2025-03-25T12:12:00Z" w:id="310">
                <w:pPr>
                  <w:spacing w:after="0" w:line="240" w:lineRule="auto"/>
                  <w:jc w:val="right"/>
                </w:pPr>
              </w:pPrChange>
            </w:pPr>
            <w:ins w:author="Scherrer  Beat" w:date="2025-04-14T10:53:00Z" w:id="311">
              <w:r>
                <w:rPr>
                  <w:rFonts w:eastAsia="Times New Roman" w:cs="Aptos"/>
                  <w:color w:val="000000"/>
                  <w:sz w:val="20"/>
                  <w:szCs w:val="20"/>
                </w:rPr>
                <w:t>0.73</w:t>
              </w:r>
            </w:ins>
          </w:p>
        </w:tc>
      </w:tr>
      <w:tr w:rsidRPr="00A6342A" w:rsidR="00A6342A" w:rsidTr="00474AC0" w14:paraId="5A534CD0" w14:textId="77777777">
        <w:tblPrEx>
          <w:tblW w:w="151" w:type="pct"/>
          <w:tblCellMar>
            <w:left w:w="70" w:type="dxa"/>
            <w:right w:w="70" w:type="dxa"/>
          </w:tblCellMar>
          <w:tblPrExChange w:author="Scherrer  Beat" w:date="2025-03-25T12:14:00Z" w:id="312">
            <w:tblPrEx>
              <w:tblW w:w="5000" w:type="pct"/>
              <w:tblCellMar>
                <w:left w:w="70" w:type="dxa"/>
                <w:right w:w="70" w:type="dxa"/>
              </w:tblCellMar>
            </w:tblPrEx>
          </w:tblPrExChange>
        </w:tblPrEx>
        <w:trPr>
          <w:trHeight w:val="20"/>
          <w:trPrChange w:author="Scherrer  Beat" w:date="2025-03-25T12:14:00Z" w:id="313">
            <w:trPr>
              <w:trHeight w:val="20"/>
            </w:trPr>
          </w:trPrChange>
        </w:trPr>
        <w:tc>
          <w:tcPr>
            <w:tcW w:w="1000" w:type="pct"/>
            <w:noWrap/>
            <w:vAlign w:val="bottom"/>
            <w:tcPrChange w:author="Scherrer  Beat" w:date="2025-03-25T12:14:00Z" w:id="314">
              <w:tcPr>
                <w:tcW w:w="2075" w:type="pct"/>
                <w:gridSpan w:val="3"/>
                <w:noWrap/>
                <w:vAlign w:val="bottom"/>
              </w:tcPr>
            </w:tcPrChange>
          </w:tcPr>
          <w:p w:rsidRPr="00A6342A" w:rsidR="00A6342A" w:rsidP="00A6342A" w:rsidRDefault="00A6342A" w14:paraId="0B21D193"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noWrap/>
            <w:tcPrChange w:author="Scherrer  Beat" w:date="2025-03-25T12:14:00Z" w:id="315">
              <w:tcPr>
                <w:tcW w:w="680" w:type="pct"/>
                <w:gridSpan w:val="2"/>
                <w:noWrap/>
                <w:vAlign w:val="bottom"/>
              </w:tcPr>
            </w:tcPrChange>
          </w:tcPr>
          <w:p w:rsidRPr="00A6342A" w:rsidR="00A6342A" w:rsidRDefault="00A8369C" w14:paraId="1462D69A" w14:textId="2A1225EC">
            <w:pPr>
              <w:spacing w:after="0" w:line="240" w:lineRule="auto"/>
              <w:jc w:val="center"/>
              <w:rPr>
                <w:rFonts w:eastAsia="Times New Roman" w:cs="Aptos"/>
                <w:color w:val="000000"/>
                <w:sz w:val="20"/>
                <w:szCs w:val="20"/>
              </w:rPr>
              <w:pPrChange w:author="Scherrer  Beat" w:date="2025-03-25T12:12:00Z" w:id="316">
                <w:pPr>
                  <w:spacing w:after="0" w:line="240" w:lineRule="auto"/>
                  <w:jc w:val="right"/>
                </w:pPr>
              </w:pPrChange>
            </w:pPr>
            <w:ins w:author="Scherrer  Beat" w:date="2025-04-14T10:53:00Z" w:id="317">
              <w:r>
                <w:rPr>
                  <w:rFonts w:eastAsia="Times New Roman" w:cs="Aptos"/>
                  <w:color w:val="000000"/>
                  <w:sz w:val="20"/>
                  <w:szCs w:val="20"/>
                </w:rPr>
                <w:t>0.60</w:t>
              </w:r>
            </w:ins>
          </w:p>
        </w:tc>
        <w:tc>
          <w:tcPr>
            <w:tcW w:w="1000" w:type="pct"/>
            <w:noWrap/>
            <w:tcPrChange w:author="Scherrer  Beat" w:date="2025-03-25T12:14:00Z" w:id="318">
              <w:tcPr>
                <w:tcW w:w="722" w:type="pct"/>
                <w:gridSpan w:val="2"/>
                <w:noWrap/>
                <w:vAlign w:val="bottom"/>
              </w:tcPr>
            </w:tcPrChange>
          </w:tcPr>
          <w:p w:rsidRPr="00A6342A" w:rsidR="00A6342A" w:rsidRDefault="00A8369C" w14:paraId="2ECF9F46" w14:textId="6C47F273">
            <w:pPr>
              <w:spacing w:after="0" w:line="240" w:lineRule="auto"/>
              <w:jc w:val="center"/>
              <w:rPr>
                <w:rFonts w:eastAsia="Times New Roman" w:cs="Aptos"/>
                <w:color w:val="000000"/>
                <w:sz w:val="20"/>
                <w:szCs w:val="20"/>
              </w:rPr>
              <w:pPrChange w:author="Scherrer  Beat" w:date="2025-03-25T12:12:00Z" w:id="319">
                <w:pPr>
                  <w:spacing w:after="0" w:line="240" w:lineRule="auto"/>
                  <w:jc w:val="right"/>
                </w:pPr>
              </w:pPrChange>
            </w:pPr>
            <w:ins w:author="Scherrer  Beat" w:date="2025-04-14T10:53:00Z" w:id="320">
              <w:r>
                <w:rPr>
                  <w:rFonts w:eastAsia="Times New Roman" w:cs="Aptos"/>
                  <w:color w:val="000000"/>
                  <w:sz w:val="20"/>
                  <w:szCs w:val="20"/>
                </w:rPr>
                <w:t>0.61</w:t>
              </w:r>
            </w:ins>
          </w:p>
        </w:tc>
        <w:tc>
          <w:tcPr>
            <w:tcW w:w="1000" w:type="pct"/>
            <w:noWrap/>
            <w:tcPrChange w:author="Scherrer  Beat" w:date="2025-03-25T12:14:00Z" w:id="321">
              <w:tcPr>
                <w:tcW w:w="797" w:type="pct"/>
                <w:gridSpan w:val="2"/>
                <w:noWrap/>
                <w:vAlign w:val="bottom"/>
              </w:tcPr>
            </w:tcPrChange>
          </w:tcPr>
          <w:p w:rsidRPr="00A6342A" w:rsidR="00A6342A" w:rsidRDefault="00A8369C" w14:paraId="6E1E0549" w14:textId="08FF30D0">
            <w:pPr>
              <w:spacing w:after="0" w:line="240" w:lineRule="auto"/>
              <w:jc w:val="center"/>
              <w:rPr>
                <w:rFonts w:eastAsia="Times New Roman" w:cs="Aptos"/>
                <w:color w:val="000000"/>
                <w:sz w:val="20"/>
                <w:szCs w:val="20"/>
              </w:rPr>
              <w:pPrChange w:author="Scherrer  Beat" w:date="2025-03-25T12:12:00Z" w:id="322">
                <w:pPr>
                  <w:spacing w:after="0" w:line="240" w:lineRule="auto"/>
                  <w:jc w:val="right"/>
                </w:pPr>
              </w:pPrChange>
            </w:pPr>
            <w:ins w:author="Scherrer  Beat" w:date="2025-04-14T10:53:00Z" w:id="323">
              <w:r>
                <w:rPr>
                  <w:rFonts w:eastAsia="Times New Roman" w:cs="Aptos"/>
                  <w:color w:val="000000"/>
                  <w:sz w:val="20"/>
                  <w:szCs w:val="20"/>
                </w:rPr>
                <w:t>0.61</w:t>
              </w:r>
            </w:ins>
          </w:p>
        </w:tc>
        <w:tc>
          <w:tcPr>
            <w:tcW w:w="1000" w:type="pct"/>
            <w:tcPrChange w:author="Scherrer  Beat" w:date="2025-03-25T12:14:00Z" w:id="324">
              <w:tcPr>
                <w:tcW w:w="726" w:type="pct"/>
                <w:vAlign w:val="bottom"/>
              </w:tcPr>
            </w:tcPrChange>
          </w:tcPr>
          <w:p w:rsidRPr="00A6342A" w:rsidR="00A6342A" w:rsidRDefault="00A8369C" w14:paraId="10BDBEF4" w14:textId="0B89E265">
            <w:pPr>
              <w:spacing w:after="0" w:line="240" w:lineRule="auto"/>
              <w:jc w:val="center"/>
              <w:rPr>
                <w:rFonts w:eastAsia="Times New Roman" w:cs="Aptos"/>
                <w:color w:val="000000"/>
                <w:sz w:val="20"/>
                <w:szCs w:val="20"/>
              </w:rPr>
              <w:pPrChange w:author="Scherrer  Beat" w:date="2025-03-25T12:12:00Z" w:id="325">
                <w:pPr>
                  <w:spacing w:after="0" w:line="240" w:lineRule="auto"/>
                  <w:jc w:val="right"/>
                </w:pPr>
              </w:pPrChange>
            </w:pPr>
            <w:ins w:author="Scherrer  Beat" w:date="2025-04-14T10:53:00Z" w:id="326">
              <w:r>
                <w:rPr>
                  <w:rFonts w:eastAsia="Times New Roman" w:cs="Aptos"/>
                  <w:color w:val="000000"/>
                  <w:sz w:val="20"/>
                  <w:szCs w:val="20"/>
                </w:rPr>
                <w:t>0.62</w:t>
              </w:r>
            </w:ins>
          </w:p>
        </w:tc>
      </w:tr>
      <w:tr w:rsidRPr="00A6342A" w:rsidR="00A6342A" w:rsidTr="00474AC0" w14:paraId="3300D5CC" w14:textId="77777777">
        <w:tblPrEx>
          <w:tblW w:w="151" w:type="pct"/>
          <w:tblCellMar>
            <w:left w:w="70" w:type="dxa"/>
            <w:right w:w="70" w:type="dxa"/>
          </w:tblCellMar>
          <w:tblPrExChange w:author="Scherrer  Beat" w:date="2025-03-25T12:14:00Z" w:id="327">
            <w:tblPrEx>
              <w:tblW w:w="5000" w:type="pct"/>
              <w:tblCellMar>
                <w:left w:w="70" w:type="dxa"/>
                <w:right w:w="70" w:type="dxa"/>
              </w:tblCellMar>
            </w:tblPrEx>
          </w:tblPrExChange>
        </w:tblPrEx>
        <w:trPr>
          <w:trHeight w:val="20"/>
          <w:trPrChange w:author="Scherrer  Beat" w:date="2025-03-25T12:14:00Z" w:id="328">
            <w:trPr>
              <w:trHeight w:val="20"/>
            </w:trPr>
          </w:trPrChange>
        </w:trPr>
        <w:tc>
          <w:tcPr>
            <w:tcW w:w="1000" w:type="pct"/>
            <w:noWrap/>
            <w:vAlign w:val="bottom"/>
            <w:tcPrChange w:author="Scherrer  Beat" w:date="2025-03-25T12:14:00Z" w:id="329">
              <w:tcPr>
                <w:tcW w:w="2075" w:type="pct"/>
                <w:gridSpan w:val="3"/>
                <w:noWrap/>
                <w:vAlign w:val="bottom"/>
              </w:tcPr>
            </w:tcPrChange>
          </w:tcPr>
          <w:p w:rsidRPr="00A6342A" w:rsidR="00A6342A" w:rsidP="00A6342A" w:rsidRDefault="00A6342A" w14:paraId="48B6ADEA"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1000" w:type="pct"/>
            <w:noWrap/>
            <w:tcPrChange w:author="Scherrer  Beat" w:date="2025-03-25T12:14:00Z" w:id="330">
              <w:tcPr>
                <w:tcW w:w="680" w:type="pct"/>
                <w:gridSpan w:val="2"/>
                <w:noWrap/>
                <w:vAlign w:val="bottom"/>
              </w:tcPr>
            </w:tcPrChange>
          </w:tcPr>
          <w:p w:rsidRPr="00A6342A" w:rsidR="00A6342A" w:rsidRDefault="00A6342A" w14:paraId="72842C79" w14:textId="77777777">
            <w:pPr>
              <w:spacing w:after="0" w:line="240" w:lineRule="auto"/>
              <w:jc w:val="center"/>
              <w:rPr>
                <w:rFonts w:eastAsia="Times New Roman" w:cs="Aptos"/>
                <w:color w:val="000000"/>
                <w:sz w:val="20"/>
                <w:szCs w:val="20"/>
              </w:rPr>
              <w:pPrChange w:author="Scherrer  Beat" w:date="2025-03-25T12:12:00Z" w:id="331">
                <w:pPr>
                  <w:spacing w:after="0" w:line="240" w:lineRule="auto"/>
                  <w:jc w:val="right"/>
                </w:pPr>
              </w:pPrChange>
            </w:pPr>
          </w:p>
        </w:tc>
        <w:tc>
          <w:tcPr>
            <w:tcW w:w="1000" w:type="pct"/>
            <w:noWrap/>
            <w:tcPrChange w:author="Scherrer  Beat" w:date="2025-03-25T12:14:00Z" w:id="332">
              <w:tcPr>
                <w:tcW w:w="722" w:type="pct"/>
                <w:gridSpan w:val="2"/>
                <w:noWrap/>
                <w:vAlign w:val="bottom"/>
              </w:tcPr>
            </w:tcPrChange>
          </w:tcPr>
          <w:p w:rsidRPr="00A6342A" w:rsidR="00A6342A" w:rsidRDefault="00A6342A" w14:paraId="53AB0369" w14:textId="77777777">
            <w:pPr>
              <w:spacing w:after="0" w:line="240" w:lineRule="auto"/>
              <w:jc w:val="center"/>
              <w:rPr>
                <w:rFonts w:eastAsia="Times New Roman" w:cs="Aptos"/>
                <w:color w:val="000000"/>
                <w:sz w:val="20"/>
                <w:szCs w:val="20"/>
              </w:rPr>
              <w:pPrChange w:author="Scherrer  Beat" w:date="2025-03-25T12:12:00Z" w:id="333">
                <w:pPr>
                  <w:spacing w:after="0" w:line="240" w:lineRule="auto"/>
                  <w:jc w:val="right"/>
                </w:pPr>
              </w:pPrChange>
            </w:pPr>
          </w:p>
        </w:tc>
        <w:tc>
          <w:tcPr>
            <w:tcW w:w="1000" w:type="pct"/>
            <w:noWrap/>
            <w:tcPrChange w:author="Scherrer  Beat" w:date="2025-03-25T12:14:00Z" w:id="334">
              <w:tcPr>
                <w:tcW w:w="797" w:type="pct"/>
                <w:gridSpan w:val="2"/>
                <w:noWrap/>
                <w:vAlign w:val="bottom"/>
              </w:tcPr>
            </w:tcPrChange>
          </w:tcPr>
          <w:p w:rsidRPr="00A6342A" w:rsidR="00A6342A" w:rsidRDefault="00A6342A" w14:paraId="62AEAAE2" w14:textId="77777777">
            <w:pPr>
              <w:spacing w:after="0" w:line="240" w:lineRule="auto"/>
              <w:jc w:val="center"/>
              <w:rPr>
                <w:rFonts w:eastAsia="Times New Roman" w:cs="Aptos"/>
                <w:color w:val="000000"/>
                <w:sz w:val="20"/>
                <w:szCs w:val="20"/>
              </w:rPr>
              <w:pPrChange w:author="Scherrer  Beat" w:date="2025-03-25T12:12:00Z" w:id="335">
                <w:pPr>
                  <w:spacing w:after="0" w:line="240" w:lineRule="auto"/>
                  <w:jc w:val="right"/>
                </w:pPr>
              </w:pPrChange>
            </w:pPr>
          </w:p>
        </w:tc>
        <w:tc>
          <w:tcPr>
            <w:tcW w:w="1000" w:type="pct"/>
            <w:tcPrChange w:author="Scherrer  Beat" w:date="2025-03-25T12:14:00Z" w:id="336">
              <w:tcPr>
                <w:tcW w:w="726" w:type="pct"/>
                <w:vAlign w:val="bottom"/>
              </w:tcPr>
            </w:tcPrChange>
          </w:tcPr>
          <w:p w:rsidRPr="00A6342A" w:rsidR="00A6342A" w:rsidRDefault="00A6342A" w14:paraId="61DE94D7" w14:textId="77777777">
            <w:pPr>
              <w:spacing w:after="0" w:line="240" w:lineRule="auto"/>
              <w:jc w:val="center"/>
              <w:rPr>
                <w:rFonts w:eastAsia="Times New Roman" w:cs="Aptos"/>
                <w:color w:val="000000"/>
                <w:sz w:val="20"/>
                <w:szCs w:val="20"/>
              </w:rPr>
              <w:pPrChange w:author="Scherrer  Beat" w:date="2025-03-25T12:12:00Z" w:id="337">
                <w:pPr>
                  <w:spacing w:after="0" w:line="240" w:lineRule="auto"/>
                  <w:jc w:val="right"/>
                </w:pPr>
              </w:pPrChange>
            </w:pPr>
          </w:p>
        </w:tc>
      </w:tr>
      <w:tr w:rsidRPr="00A6342A" w:rsidR="00A6342A" w:rsidTr="00474AC0" w14:paraId="1E4F186B" w14:textId="77777777">
        <w:tblPrEx>
          <w:tblW w:w="151" w:type="pct"/>
          <w:tblCellMar>
            <w:left w:w="70" w:type="dxa"/>
            <w:right w:w="70" w:type="dxa"/>
          </w:tblCellMar>
          <w:tblPrExChange w:author="Scherrer  Beat" w:date="2025-03-25T12:14:00Z" w:id="338">
            <w:tblPrEx>
              <w:tblW w:w="5000" w:type="pct"/>
              <w:tblCellMar>
                <w:left w:w="70" w:type="dxa"/>
                <w:right w:w="70" w:type="dxa"/>
              </w:tblCellMar>
            </w:tblPrEx>
          </w:tblPrExChange>
        </w:tblPrEx>
        <w:trPr>
          <w:trHeight w:val="20"/>
          <w:trPrChange w:author="Scherrer  Beat" w:date="2025-03-25T12:14:00Z" w:id="339">
            <w:trPr>
              <w:trHeight w:val="20"/>
            </w:trPr>
          </w:trPrChange>
        </w:trPr>
        <w:tc>
          <w:tcPr>
            <w:tcW w:w="1000" w:type="pct"/>
            <w:noWrap/>
            <w:vAlign w:val="bottom"/>
            <w:tcPrChange w:author="Scherrer  Beat" w:date="2025-03-25T12:14:00Z" w:id="340">
              <w:tcPr>
                <w:tcW w:w="2075" w:type="pct"/>
                <w:gridSpan w:val="3"/>
                <w:noWrap/>
                <w:vAlign w:val="bottom"/>
              </w:tcPr>
            </w:tcPrChange>
          </w:tcPr>
          <w:p w:rsidRPr="00A6342A" w:rsidR="00A6342A" w:rsidP="00A6342A" w:rsidRDefault="00A6342A" w14:paraId="4216B6D8"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PrChange w:author="Scherrer  Beat" w:date="2025-03-25T12:14:00Z" w:id="341">
              <w:tcPr>
                <w:tcW w:w="680" w:type="pct"/>
                <w:gridSpan w:val="2"/>
                <w:noWrap/>
                <w:vAlign w:val="bottom"/>
              </w:tcPr>
            </w:tcPrChange>
          </w:tcPr>
          <w:p w:rsidRPr="00A6342A" w:rsidR="00A6342A" w:rsidRDefault="00A8369C" w14:paraId="7415A8AD" w14:textId="049A6EEA">
            <w:pPr>
              <w:spacing w:after="0" w:line="240" w:lineRule="auto"/>
              <w:jc w:val="center"/>
              <w:rPr>
                <w:rFonts w:eastAsia="Times New Roman" w:cs="Aptos"/>
                <w:color w:val="000000"/>
                <w:sz w:val="20"/>
                <w:szCs w:val="20"/>
              </w:rPr>
              <w:pPrChange w:author="Scherrer  Beat" w:date="2025-03-25T12:12:00Z" w:id="342">
                <w:pPr>
                  <w:spacing w:after="0" w:line="240" w:lineRule="auto"/>
                  <w:jc w:val="right"/>
                </w:pPr>
              </w:pPrChange>
            </w:pPr>
            <w:ins w:author="Scherrer  Beat" w:date="2025-04-14T10:53:00Z" w:id="343">
              <w:r>
                <w:rPr>
                  <w:rFonts w:eastAsia="Times New Roman" w:cs="Aptos"/>
                  <w:color w:val="000000"/>
                  <w:sz w:val="20"/>
                  <w:szCs w:val="20"/>
                </w:rPr>
                <w:t>0.82</w:t>
              </w:r>
            </w:ins>
          </w:p>
        </w:tc>
        <w:tc>
          <w:tcPr>
            <w:tcW w:w="1000" w:type="pct"/>
            <w:noWrap/>
            <w:tcPrChange w:author="Scherrer  Beat" w:date="2025-03-25T12:14:00Z" w:id="344">
              <w:tcPr>
                <w:tcW w:w="722" w:type="pct"/>
                <w:gridSpan w:val="2"/>
                <w:noWrap/>
                <w:vAlign w:val="bottom"/>
              </w:tcPr>
            </w:tcPrChange>
          </w:tcPr>
          <w:p w:rsidRPr="00A6342A" w:rsidR="00A6342A" w:rsidRDefault="00A8369C" w14:paraId="7DF4F7F8" w14:textId="1AC6036B">
            <w:pPr>
              <w:spacing w:after="0" w:line="240" w:lineRule="auto"/>
              <w:jc w:val="center"/>
              <w:rPr>
                <w:rFonts w:eastAsia="Times New Roman" w:cs="Aptos"/>
                <w:color w:val="000000"/>
                <w:sz w:val="20"/>
                <w:szCs w:val="20"/>
              </w:rPr>
              <w:pPrChange w:author="Scherrer  Beat" w:date="2025-03-25T12:12:00Z" w:id="345">
                <w:pPr>
                  <w:spacing w:after="0" w:line="240" w:lineRule="auto"/>
                  <w:jc w:val="right"/>
                </w:pPr>
              </w:pPrChange>
            </w:pPr>
            <w:ins w:author="Scherrer  Beat" w:date="2025-04-14T10:53:00Z" w:id="346">
              <w:r>
                <w:rPr>
                  <w:rFonts w:eastAsia="Times New Roman" w:cs="Aptos"/>
                  <w:color w:val="000000"/>
                  <w:sz w:val="20"/>
                  <w:szCs w:val="20"/>
                </w:rPr>
                <w:t>0.82</w:t>
              </w:r>
            </w:ins>
          </w:p>
        </w:tc>
        <w:tc>
          <w:tcPr>
            <w:tcW w:w="1000" w:type="pct"/>
            <w:noWrap/>
            <w:tcPrChange w:author="Scherrer  Beat" w:date="2025-03-25T12:14:00Z" w:id="347">
              <w:tcPr>
                <w:tcW w:w="797" w:type="pct"/>
                <w:gridSpan w:val="2"/>
                <w:noWrap/>
                <w:vAlign w:val="bottom"/>
              </w:tcPr>
            </w:tcPrChange>
          </w:tcPr>
          <w:p w:rsidRPr="00A6342A" w:rsidR="00A6342A" w:rsidRDefault="007E0B87" w14:paraId="39D9E080" w14:textId="0B14E0C6">
            <w:pPr>
              <w:spacing w:after="0" w:line="240" w:lineRule="auto"/>
              <w:jc w:val="center"/>
              <w:rPr>
                <w:rFonts w:eastAsia="Times New Roman" w:cs="Aptos"/>
                <w:color w:val="000000"/>
                <w:sz w:val="20"/>
                <w:szCs w:val="20"/>
              </w:rPr>
              <w:pPrChange w:author="Scherrer  Beat" w:date="2025-03-25T12:12:00Z" w:id="348">
                <w:pPr>
                  <w:spacing w:after="0" w:line="240" w:lineRule="auto"/>
                  <w:jc w:val="right"/>
                </w:pPr>
              </w:pPrChange>
            </w:pPr>
            <w:ins w:author="Scherrer  Beat" w:date="2026-03-03T15:28:00Z" w16du:dateUtc="2026-03-03T14:28:00Z" w:id="349">
              <w:r>
                <w:rPr>
                  <w:rFonts w:eastAsia="Times New Roman" w:cs="Aptos"/>
                  <w:color w:val="000000"/>
                  <w:sz w:val="20"/>
                  <w:szCs w:val="20"/>
                </w:rPr>
                <w:t>0.81</w:t>
              </w:r>
            </w:ins>
          </w:p>
        </w:tc>
        <w:tc>
          <w:tcPr>
            <w:tcW w:w="1000" w:type="pct"/>
            <w:tcPrChange w:author="Scherrer  Beat" w:date="2025-03-25T12:14:00Z" w:id="350">
              <w:tcPr>
                <w:tcW w:w="726" w:type="pct"/>
                <w:vAlign w:val="bottom"/>
              </w:tcPr>
            </w:tcPrChange>
          </w:tcPr>
          <w:p w:rsidRPr="00A6342A" w:rsidR="00A6342A" w:rsidRDefault="00A8369C" w14:paraId="76866EA1" w14:textId="4742D9E1">
            <w:pPr>
              <w:spacing w:after="0" w:line="240" w:lineRule="auto"/>
              <w:jc w:val="center"/>
              <w:rPr>
                <w:rFonts w:eastAsia="Times New Roman" w:cs="Aptos"/>
                <w:color w:val="000000"/>
                <w:sz w:val="20"/>
                <w:szCs w:val="20"/>
              </w:rPr>
              <w:pPrChange w:author="Scherrer  Beat" w:date="2025-03-25T12:12:00Z" w:id="351">
                <w:pPr>
                  <w:spacing w:after="0" w:line="240" w:lineRule="auto"/>
                  <w:jc w:val="right"/>
                </w:pPr>
              </w:pPrChange>
            </w:pPr>
            <w:ins w:author="Scherrer  Beat" w:date="2025-04-14T10:54:00Z" w:id="352">
              <w:r>
                <w:rPr>
                  <w:rFonts w:eastAsia="Times New Roman" w:cs="Aptos"/>
                  <w:color w:val="000000"/>
                  <w:sz w:val="20"/>
                  <w:szCs w:val="20"/>
                </w:rPr>
                <w:t>0.82</w:t>
              </w:r>
            </w:ins>
          </w:p>
        </w:tc>
      </w:tr>
      <w:tr w:rsidRPr="00A6342A" w:rsidR="00A6342A" w:rsidTr="00474AC0" w14:paraId="51F420AD" w14:textId="77777777">
        <w:tblPrEx>
          <w:tblW w:w="151" w:type="pct"/>
          <w:tblCellMar>
            <w:left w:w="70" w:type="dxa"/>
            <w:right w:w="70" w:type="dxa"/>
          </w:tblCellMar>
          <w:tblPrExChange w:author="Scherrer  Beat" w:date="2025-03-25T12:14:00Z" w:id="353">
            <w:tblPrEx>
              <w:tblW w:w="5000" w:type="pct"/>
              <w:tblCellMar>
                <w:left w:w="70" w:type="dxa"/>
                <w:right w:w="70" w:type="dxa"/>
              </w:tblCellMar>
            </w:tblPrEx>
          </w:tblPrExChange>
        </w:tblPrEx>
        <w:trPr>
          <w:trHeight w:val="20"/>
          <w:trPrChange w:author="Scherrer  Beat" w:date="2025-03-25T12:14:00Z" w:id="354">
            <w:trPr>
              <w:trHeight w:val="20"/>
            </w:trPr>
          </w:trPrChange>
        </w:trPr>
        <w:tc>
          <w:tcPr>
            <w:tcW w:w="1000" w:type="pct"/>
            <w:noWrap/>
            <w:vAlign w:val="bottom"/>
            <w:tcPrChange w:author="Scherrer  Beat" w:date="2025-03-25T12:14:00Z" w:id="355">
              <w:tcPr>
                <w:tcW w:w="2075" w:type="pct"/>
                <w:gridSpan w:val="3"/>
                <w:noWrap/>
                <w:vAlign w:val="bottom"/>
              </w:tcPr>
            </w:tcPrChange>
          </w:tcPr>
          <w:p w:rsidRPr="00A6342A" w:rsidR="00A6342A" w:rsidP="00A6342A" w:rsidRDefault="00A6342A" w14:paraId="5B687326"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PrChange w:author="Scherrer  Beat" w:date="2025-03-25T12:14:00Z" w:id="356">
              <w:tcPr>
                <w:tcW w:w="680" w:type="pct"/>
                <w:gridSpan w:val="2"/>
                <w:noWrap/>
                <w:vAlign w:val="bottom"/>
              </w:tcPr>
            </w:tcPrChange>
          </w:tcPr>
          <w:p w:rsidRPr="00A6342A" w:rsidR="00A6342A" w:rsidRDefault="00A8369C" w14:paraId="16B30619" w14:textId="2A0A5B04">
            <w:pPr>
              <w:spacing w:after="0" w:line="240" w:lineRule="auto"/>
              <w:jc w:val="center"/>
              <w:rPr>
                <w:rFonts w:eastAsia="Times New Roman" w:cs="Aptos"/>
                <w:color w:val="000000"/>
                <w:sz w:val="20"/>
                <w:szCs w:val="20"/>
              </w:rPr>
              <w:pPrChange w:author="Scherrer  Beat" w:date="2025-03-25T12:12:00Z" w:id="357">
                <w:pPr>
                  <w:spacing w:after="0" w:line="240" w:lineRule="auto"/>
                  <w:jc w:val="right"/>
                </w:pPr>
              </w:pPrChange>
            </w:pPr>
            <w:ins w:author="Scherrer  Beat" w:date="2025-04-14T10:54:00Z" w:id="358">
              <w:r>
                <w:rPr>
                  <w:rFonts w:eastAsia="Times New Roman" w:cs="Aptos"/>
                  <w:color w:val="000000"/>
                  <w:sz w:val="20"/>
                  <w:szCs w:val="20"/>
                </w:rPr>
                <w:t>0.29</w:t>
              </w:r>
            </w:ins>
          </w:p>
        </w:tc>
        <w:tc>
          <w:tcPr>
            <w:tcW w:w="1000" w:type="pct"/>
            <w:noWrap/>
            <w:tcPrChange w:author="Scherrer  Beat" w:date="2025-03-25T12:14:00Z" w:id="359">
              <w:tcPr>
                <w:tcW w:w="722" w:type="pct"/>
                <w:gridSpan w:val="2"/>
                <w:noWrap/>
                <w:vAlign w:val="bottom"/>
              </w:tcPr>
            </w:tcPrChange>
          </w:tcPr>
          <w:p w:rsidRPr="00A6342A" w:rsidR="00A6342A" w:rsidRDefault="00A8369C" w14:paraId="6CFDA474" w14:textId="7FB44E7C">
            <w:pPr>
              <w:spacing w:after="0" w:line="240" w:lineRule="auto"/>
              <w:jc w:val="center"/>
              <w:rPr>
                <w:rFonts w:eastAsia="Times New Roman" w:cs="Aptos"/>
                <w:color w:val="000000"/>
                <w:sz w:val="20"/>
                <w:szCs w:val="20"/>
              </w:rPr>
              <w:pPrChange w:author="Scherrer  Beat" w:date="2025-03-25T12:12:00Z" w:id="360">
                <w:pPr>
                  <w:spacing w:after="0" w:line="240" w:lineRule="auto"/>
                  <w:jc w:val="right"/>
                </w:pPr>
              </w:pPrChange>
            </w:pPr>
            <w:ins w:author="Scherrer  Beat" w:date="2025-04-14T10:54:00Z" w:id="361">
              <w:r>
                <w:rPr>
                  <w:rFonts w:eastAsia="Times New Roman" w:cs="Aptos"/>
                  <w:color w:val="000000"/>
                  <w:sz w:val="20"/>
                  <w:szCs w:val="20"/>
                </w:rPr>
                <w:t>0.29</w:t>
              </w:r>
            </w:ins>
          </w:p>
        </w:tc>
        <w:tc>
          <w:tcPr>
            <w:tcW w:w="1000" w:type="pct"/>
            <w:noWrap/>
            <w:tcPrChange w:author="Scherrer  Beat" w:date="2025-03-25T12:14:00Z" w:id="362">
              <w:tcPr>
                <w:tcW w:w="797" w:type="pct"/>
                <w:gridSpan w:val="2"/>
                <w:noWrap/>
                <w:vAlign w:val="bottom"/>
              </w:tcPr>
            </w:tcPrChange>
          </w:tcPr>
          <w:p w:rsidRPr="00A6342A" w:rsidR="00A6342A" w:rsidRDefault="00A8369C" w14:paraId="599AD8E5" w14:textId="6EC901E2">
            <w:pPr>
              <w:spacing w:after="0" w:line="240" w:lineRule="auto"/>
              <w:jc w:val="center"/>
              <w:rPr>
                <w:rFonts w:eastAsia="Times New Roman" w:cs="Aptos"/>
                <w:color w:val="000000"/>
                <w:sz w:val="20"/>
                <w:szCs w:val="20"/>
              </w:rPr>
              <w:pPrChange w:author="Scherrer  Beat" w:date="2025-03-25T12:12:00Z" w:id="363">
                <w:pPr>
                  <w:spacing w:after="0" w:line="240" w:lineRule="auto"/>
                  <w:jc w:val="right"/>
                </w:pPr>
              </w:pPrChange>
            </w:pPr>
            <w:ins w:author="Scherrer  Beat" w:date="2025-04-14T10:54:00Z" w:id="364">
              <w:r>
                <w:rPr>
                  <w:rFonts w:eastAsia="Times New Roman" w:cs="Aptos"/>
                  <w:color w:val="000000"/>
                  <w:sz w:val="20"/>
                  <w:szCs w:val="20"/>
                </w:rPr>
                <w:t>0.35</w:t>
              </w:r>
            </w:ins>
          </w:p>
        </w:tc>
        <w:tc>
          <w:tcPr>
            <w:tcW w:w="1000" w:type="pct"/>
            <w:tcPrChange w:author="Scherrer  Beat" w:date="2025-03-25T12:14:00Z" w:id="365">
              <w:tcPr>
                <w:tcW w:w="726" w:type="pct"/>
                <w:vAlign w:val="bottom"/>
              </w:tcPr>
            </w:tcPrChange>
          </w:tcPr>
          <w:p w:rsidRPr="00A6342A" w:rsidR="00A6342A" w:rsidRDefault="00A8369C" w14:paraId="247FB29E" w14:textId="13A3821C">
            <w:pPr>
              <w:spacing w:after="0" w:line="240" w:lineRule="auto"/>
              <w:jc w:val="center"/>
              <w:rPr>
                <w:rFonts w:eastAsia="Times New Roman" w:cs="Aptos"/>
                <w:color w:val="000000"/>
                <w:sz w:val="20"/>
                <w:szCs w:val="20"/>
              </w:rPr>
              <w:pPrChange w:author="Scherrer  Beat" w:date="2025-03-25T12:12:00Z" w:id="366">
                <w:pPr>
                  <w:spacing w:after="0" w:line="240" w:lineRule="auto"/>
                  <w:jc w:val="right"/>
                </w:pPr>
              </w:pPrChange>
            </w:pPr>
            <w:ins w:author="Scherrer  Beat" w:date="2025-04-14T10:54:00Z" w:id="367">
              <w:r>
                <w:rPr>
                  <w:rFonts w:eastAsia="Times New Roman" w:cs="Aptos"/>
                  <w:color w:val="000000"/>
                  <w:sz w:val="20"/>
                  <w:szCs w:val="20"/>
                </w:rPr>
                <w:t>0.32</w:t>
              </w:r>
            </w:ins>
          </w:p>
        </w:tc>
      </w:tr>
      <w:tr w:rsidRPr="00A6342A" w:rsidR="00A6342A" w:rsidTr="00474AC0" w14:paraId="7B2BD277" w14:textId="77777777">
        <w:tblPrEx>
          <w:tblW w:w="151" w:type="pct"/>
          <w:tblCellMar>
            <w:left w:w="70" w:type="dxa"/>
            <w:right w:w="70" w:type="dxa"/>
          </w:tblCellMar>
          <w:tblPrExChange w:author="Scherrer  Beat" w:date="2025-03-25T12:14:00Z" w:id="368">
            <w:tblPrEx>
              <w:tblW w:w="5000" w:type="pct"/>
              <w:tblCellMar>
                <w:left w:w="70" w:type="dxa"/>
                <w:right w:w="70" w:type="dxa"/>
              </w:tblCellMar>
            </w:tblPrEx>
          </w:tblPrExChange>
        </w:tblPrEx>
        <w:trPr>
          <w:trHeight w:val="20"/>
          <w:trPrChange w:author="Scherrer  Beat" w:date="2025-03-25T12:14:00Z" w:id="369">
            <w:trPr>
              <w:trHeight w:val="20"/>
            </w:trPr>
          </w:trPrChange>
        </w:trPr>
        <w:tc>
          <w:tcPr>
            <w:tcW w:w="1000" w:type="pct"/>
            <w:noWrap/>
            <w:vAlign w:val="bottom"/>
            <w:tcPrChange w:author="Scherrer  Beat" w:date="2025-03-25T12:14:00Z" w:id="370">
              <w:tcPr>
                <w:tcW w:w="2075" w:type="pct"/>
                <w:gridSpan w:val="3"/>
                <w:noWrap/>
                <w:vAlign w:val="bottom"/>
              </w:tcPr>
            </w:tcPrChange>
          </w:tcPr>
          <w:p w:rsidRPr="00A6342A" w:rsidR="00A6342A" w:rsidP="00A6342A" w:rsidRDefault="00A6342A" w14:paraId="1D967F6A"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PrChange w:author="Scherrer  Beat" w:date="2025-03-25T12:14:00Z" w:id="371">
              <w:tcPr>
                <w:tcW w:w="680" w:type="pct"/>
                <w:gridSpan w:val="2"/>
                <w:noWrap/>
                <w:vAlign w:val="bottom"/>
              </w:tcPr>
            </w:tcPrChange>
          </w:tcPr>
          <w:p w:rsidRPr="00A6342A" w:rsidR="00A6342A" w:rsidRDefault="00AD25CB" w14:paraId="0DC61FF4" w14:textId="36E2522D">
            <w:pPr>
              <w:spacing w:after="0" w:line="240" w:lineRule="auto"/>
              <w:jc w:val="center"/>
              <w:rPr>
                <w:rFonts w:eastAsia="Times New Roman" w:cs="Aptos"/>
                <w:color w:val="000000"/>
                <w:sz w:val="20"/>
                <w:szCs w:val="20"/>
              </w:rPr>
              <w:pPrChange w:author="Scherrer  Beat" w:date="2025-03-25T12:12:00Z" w:id="372">
                <w:pPr>
                  <w:spacing w:after="0" w:line="240" w:lineRule="auto"/>
                  <w:jc w:val="right"/>
                </w:pPr>
              </w:pPrChange>
            </w:pPr>
            <w:ins w:author="Scherrer  Beat" w:date="2026-03-03T15:28:00Z" w16du:dateUtc="2026-03-03T14:28:00Z" w:id="373">
              <w:r>
                <w:rPr>
                  <w:rFonts w:eastAsia="Times New Roman" w:cs="Aptos"/>
                  <w:color w:val="000000"/>
                  <w:sz w:val="20"/>
                  <w:szCs w:val="20"/>
                </w:rPr>
                <w:t>0.88</w:t>
              </w:r>
            </w:ins>
          </w:p>
        </w:tc>
        <w:tc>
          <w:tcPr>
            <w:tcW w:w="1000" w:type="pct"/>
            <w:noWrap/>
            <w:tcPrChange w:author="Scherrer  Beat" w:date="2025-03-25T12:14:00Z" w:id="374">
              <w:tcPr>
                <w:tcW w:w="722" w:type="pct"/>
                <w:gridSpan w:val="2"/>
                <w:noWrap/>
                <w:vAlign w:val="bottom"/>
              </w:tcPr>
            </w:tcPrChange>
          </w:tcPr>
          <w:p w:rsidRPr="00A6342A" w:rsidR="00A6342A" w:rsidRDefault="00A8369C" w14:paraId="04C49428" w14:textId="6F313A41">
            <w:pPr>
              <w:spacing w:after="0" w:line="240" w:lineRule="auto"/>
              <w:jc w:val="center"/>
              <w:rPr>
                <w:rFonts w:eastAsia="Times New Roman" w:cs="Aptos"/>
                <w:color w:val="000000"/>
                <w:sz w:val="20"/>
                <w:szCs w:val="20"/>
              </w:rPr>
              <w:pPrChange w:author="Scherrer  Beat" w:date="2025-03-25T12:12:00Z" w:id="375">
                <w:pPr>
                  <w:spacing w:after="0" w:line="240" w:lineRule="auto"/>
                  <w:jc w:val="right"/>
                </w:pPr>
              </w:pPrChange>
            </w:pPr>
            <w:ins w:author="Scherrer  Beat" w:date="2025-04-14T10:55:00Z" w:id="376">
              <w:r>
                <w:rPr>
                  <w:rFonts w:eastAsia="Times New Roman" w:cs="Aptos"/>
                  <w:color w:val="000000"/>
                  <w:sz w:val="20"/>
                  <w:szCs w:val="20"/>
                </w:rPr>
                <w:t>0.88</w:t>
              </w:r>
            </w:ins>
          </w:p>
        </w:tc>
        <w:tc>
          <w:tcPr>
            <w:tcW w:w="1000" w:type="pct"/>
            <w:noWrap/>
            <w:tcPrChange w:author="Scherrer  Beat" w:date="2025-03-25T12:14:00Z" w:id="377">
              <w:tcPr>
                <w:tcW w:w="797" w:type="pct"/>
                <w:gridSpan w:val="2"/>
                <w:noWrap/>
                <w:vAlign w:val="bottom"/>
              </w:tcPr>
            </w:tcPrChange>
          </w:tcPr>
          <w:p w:rsidRPr="00A6342A" w:rsidR="00A6342A" w:rsidRDefault="00A8369C" w14:paraId="04748512" w14:textId="361C820E">
            <w:pPr>
              <w:spacing w:after="0" w:line="240" w:lineRule="auto"/>
              <w:jc w:val="center"/>
              <w:rPr>
                <w:rFonts w:eastAsia="Times New Roman" w:cs="Aptos"/>
                <w:color w:val="000000"/>
                <w:sz w:val="20"/>
                <w:szCs w:val="20"/>
              </w:rPr>
              <w:pPrChange w:author="Scherrer  Beat" w:date="2025-03-25T12:12:00Z" w:id="378">
                <w:pPr>
                  <w:spacing w:after="0" w:line="240" w:lineRule="auto"/>
                  <w:jc w:val="right"/>
                </w:pPr>
              </w:pPrChange>
            </w:pPr>
            <w:ins w:author="Scherrer  Beat" w:date="2025-04-14T10:55:00Z" w:id="379">
              <w:r>
                <w:rPr>
                  <w:rFonts w:eastAsia="Times New Roman" w:cs="Aptos"/>
                  <w:color w:val="000000"/>
                  <w:sz w:val="20"/>
                  <w:szCs w:val="20"/>
                </w:rPr>
                <w:t>0.85</w:t>
              </w:r>
            </w:ins>
          </w:p>
        </w:tc>
        <w:tc>
          <w:tcPr>
            <w:tcW w:w="1000" w:type="pct"/>
            <w:tcPrChange w:author="Scherrer  Beat" w:date="2025-03-25T12:14:00Z" w:id="380">
              <w:tcPr>
                <w:tcW w:w="726" w:type="pct"/>
                <w:vAlign w:val="bottom"/>
              </w:tcPr>
            </w:tcPrChange>
          </w:tcPr>
          <w:p w:rsidRPr="00A6342A" w:rsidR="00A6342A" w:rsidRDefault="00A8369C" w14:paraId="0521C268" w14:textId="0B72C5BC">
            <w:pPr>
              <w:spacing w:after="0" w:line="240" w:lineRule="auto"/>
              <w:jc w:val="center"/>
              <w:rPr>
                <w:rFonts w:eastAsia="Times New Roman" w:cs="Aptos"/>
                <w:color w:val="000000"/>
                <w:sz w:val="20"/>
                <w:szCs w:val="20"/>
              </w:rPr>
              <w:pPrChange w:author="Scherrer  Beat" w:date="2025-03-25T12:12:00Z" w:id="381">
                <w:pPr>
                  <w:spacing w:after="0" w:line="240" w:lineRule="auto"/>
                  <w:jc w:val="right"/>
                </w:pPr>
              </w:pPrChange>
            </w:pPr>
            <w:ins w:author="Scherrer  Beat" w:date="2025-04-14T10:55:00Z" w:id="382">
              <w:r>
                <w:rPr>
                  <w:rFonts w:eastAsia="Times New Roman" w:cs="Aptos"/>
                  <w:color w:val="000000"/>
                  <w:sz w:val="20"/>
                  <w:szCs w:val="20"/>
                </w:rPr>
                <w:t>0.87</w:t>
              </w:r>
            </w:ins>
          </w:p>
        </w:tc>
      </w:tr>
      <w:tr w:rsidRPr="00A6342A" w:rsidR="00A6342A" w:rsidTr="00474AC0" w14:paraId="7E0419FD" w14:textId="77777777">
        <w:tblPrEx>
          <w:tblW w:w="151" w:type="pct"/>
          <w:tblCellMar>
            <w:left w:w="70" w:type="dxa"/>
            <w:right w:w="70" w:type="dxa"/>
          </w:tblCellMar>
          <w:tblPrExChange w:author="Scherrer  Beat" w:date="2025-03-25T12:14:00Z" w:id="383">
            <w:tblPrEx>
              <w:tblW w:w="5000" w:type="pct"/>
              <w:tblCellMar>
                <w:left w:w="70" w:type="dxa"/>
                <w:right w:w="70" w:type="dxa"/>
              </w:tblCellMar>
            </w:tblPrEx>
          </w:tblPrExChange>
        </w:tblPrEx>
        <w:trPr>
          <w:trHeight w:val="20"/>
          <w:trPrChange w:author="Scherrer  Beat" w:date="2025-03-25T12:14:00Z" w:id="384">
            <w:trPr>
              <w:trHeight w:val="20"/>
            </w:trPr>
          </w:trPrChange>
        </w:trPr>
        <w:tc>
          <w:tcPr>
            <w:tcW w:w="1000" w:type="pct"/>
            <w:noWrap/>
            <w:vAlign w:val="bottom"/>
            <w:tcPrChange w:author="Scherrer  Beat" w:date="2025-03-25T12:14:00Z" w:id="385">
              <w:tcPr>
                <w:tcW w:w="2075" w:type="pct"/>
                <w:gridSpan w:val="3"/>
                <w:noWrap/>
                <w:vAlign w:val="bottom"/>
              </w:tcPr>
            </w:tcPrChange>
          </w:tcPr>
          <w:p w:rsidRPr="00A6342A" w:rsidR="00A6342A" w:rsidP="00A6342A" w:rsidRDefault="00A6342A" w14:paraId="5B361265"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noWrap/>
            <w:tcPrChange w:author="Scherrer  Beat" w:date="2025-03-25T12:14:00Z" w:id="386">
              <w:tcPr>
                <w:tcW w:w="680" w:type="pct"/>
                <w:gridSpan w:val="2"/>
                <w:noWrap/>
                <w:vAlign w:val="bottom"/>
              </w:tcPr>
            </w:tcPrChange>
          </w:tcPr>
          <w:p w:rsidRPr="00A6342A" w:rsidR="00A6342A" w:rsidRDefault="00ED41AF" w14:paraId="33AF7761" w14:textId="480F06AC">
            <w:pPr>
              <w:spacing w:after="0" w:line="240" w:lineRule="auto"/>
              <w:jc w:val="center"/>
              <w:rPr>
                <w:rFonts w:eastAsia="Times New Roman" w:cs="Aptos"/>
                <w:color w:val="000000"/>
                <w:sz w:val="20"/>
                <w:szCs w:val="20"/>
              </w:rPr>
              <w:pPrChange w:author="Scherrer  Beat" w:date="2025-03-25T12:12:00Z" w:id="387">
                <w:pPr>
                  <w:spacing w:after="0" w:line="240" w:lineRule="auto"/>
                  <w:jc w:val="right"/>
                </w:pPr>
              </w:pPrChange>
            </w:pPr>
            <w:ins w:author="Scherrer  Beat" w:date="2026-03-03T15:29:00Z" w16du:dateUtc="2026-03-03T14:29:00Z" w:id="388">
              <w:r>
                <w:rPr>
                  <w:rFonts w:eastAsia="Times New Roman" w:cs="Aptos"/>
                  <w:color w:val="000000"/>
                  <w:sz w:val="20"/>
                  <w:szCs w:val="20"/>
                </w:rPr>
                <w:t>0.38</w:t>
              </w:r>
            </w:ins>
          </w:p>
        </w:tc>
        <w:tc>
          <w:tcPr>
            <w:tcW w:w="1000" w:type="pct"/>
            <w:noWrap/>
            <w:tcPrChange w:author="Scherrer  Beat" w:date="2025-03-25T12:14:00Z" w:id="389">
              <w:tcPr>
                <w:tcW w:w="722" w:type="pct"/>
                <w:gridSpan w:val="2"/>
                <w:noWrap/>
                <w:vAlign w:val="bottom"/>
              </w:tcPr>
            </w:tcPrChange>
          </w:tcPr>
          <w:p w:rsidRPr="00A6342A" w:rsidR="00A6342A" w:rsidRDefault="00A8369C" w14:paraId="6D838F50" w14:textId="0204CE39">
            <w:pPr>
              <w:spacing w:after="0" w:line="240" w:lineRule="auto"/>
              <w:jc w:val="center"/>
              <w:rPr>
                <w:rFonts w:eastAsia="Times New Roman" w:cs="Aptos"/>
                <w:color w:val="000000"/>
                <w:sz w:val="20"/>
                <w:szCs w:val="20"/>
              </w:rPr>
              <w:pPrChange w:author="Scherrer  Beat" w:date="2025-03-25T12:12:00Z" w:id="390">
                <w:pPr>
                  <w:spacing w:after="0" w:line="240" w:lineRule="auto"/>
                  <w:jc w:val="right"/>
                </w:pPr>
              </w:pPrChange>
            </w:pPr>
            <w:ins w:author="Scherrer  Beat" w:date="2025-04-14T10:55:00Z" w:id="391">
              <w:r>
                <w:rPr>
                  <w:rFonts w:eastAsia="Times New Roman" w:cs="Aptos"/>
                  <w:color w:val="000000"/>
                  <w:sz w:val="20"/>
                  <w:szCs w:val="20"/>
                </w:rPr>
                <w:t>0.38</w:t>
              </w:r>
            </w:ins>
          </w:p>
        </w:tc>
        <w:tc>
          <w:tcPr>
            <w:tcW w:w="1000" w:type="pct"/>
            <w:noWrap/>
            <w:tcPrChange w:author="Scherrer  Beat" w:date="2025-03-25T12:14:00Z" w:id="392">
              <w:tcPr>
                <w:tcW w:w="797" w:type="pct"/>
                <w:gridSpan w:val="2"/>
                <w:noWrap/>
                <w:vAlign w:val="bottom"/>
              </w:tcPr>
            </w:tcPrChange>
          </w:tcPr>
          <w:p w:rsidRPr="00A6342A" w:rsidR="00A6342A" w:rsidRDefault="00A8369C" w14:paraId="6B1DF06A" w14:textId="034EAEBB">
            <w:pPr>
              <w:spacing w:after="0" w:line="240" w:lineRule="auto"/>
              <w:jc w:val="center"/>
              <w:rPr>
                <w:rFonts w:eastAsia="Times New Roman" w:cs="Aptos"/>
                <w:color w:val="000000"/>
                <w:sz w:val="20"/>
                <w:szCs w:val="20"/>
              </w:rPr>
              <w:pPrChange w:author="Scherrer  Beat" w:date="2025-03-25T12:12:00Z" w:id="393">
                <w:pPr>
                  <w:spacing w:after="0" w:line="240" w:lineRule="auto"/>
                  <w:jc w:val="right"/>
                </w:pPr>
              </w:pPrChange>
            </w:pPr>
            <w:ins w:author="Scherrer  Beat" w:date="2025-04-14T10:55:00Z" w:id="394">
              <w:r>
                <w:rPr>
                  <w:rFonts w:eastAsia="Times New Roman" w:cs="Aptos"/>
                  <w:color w:val="000000"/>
                  <w:sz w:val="20"/>
                  <w:szCs w:val="20"/>
                </w:rPr>
                <w:t>0.49</w:t>
              </w:r>
            </w:ins>
          </w:p>
        </w:tc>
        <w:tc>
          <w:tcPr>
            <w:tcW w:w="1000" w:type="pct"/>
            <w:tcPrChange w:author="Scherrer  Beat" w:date="2025-03-25T12:14:00Z" w:id="395">
              <w:tcPr>
                <w:tcW w:w="726" w:type="pct"/>
                <w:vAlign w:val="bottom"/>
              </w:tcPr>
            </w:tcPrChange>
          </w:tcPr>
          <w:p w:rsidRPr="00A6342A" w:rsidR="00A6342A" w:rsidRDefault="00A8369C" w14:paraId="769CF230" w14:textId="7DCF29A6">
            <w:pPr>
              <w:spacing w:after="0" w:line="240" w:lineRule="auto"/>
              <w:jc w:val="center"/>
              <w:rPr>
                <w:rFonts w:eastAsia="Times New Roman" w:cs="Aptos"/>
                <w:color w:val="000000"/>
                <w:sz w:val="20"/>
                <w:szCs w:val="20"/>
              </w:rPr>
              <w:pPrChange w:author="Scherrer  Beat" w:date="2025-03-25T12:12:00Z" w:id="396">
                <w:pPr>
                  <w:spacing w:after="0" w:line="240" w:lineRule="auto"/>
                  <w:jc w:val="right"/>
                </w:pPr>
              </w:pPrChange>
            </w:pPr>
            <w:ins w:author="Scherrer  Beat" w:date="2025-04-14T10:55:00Z" w:id="397">
              <w:r>
                <w:rPr>
                  <w:rFonts w:eastAsia="Times New Roman" w:cs="Aptos"/>
                  <w:color w:val="000000"/>
                  <w:sz w:val="20"/>
                  <w:szCs w:val="20"/>
                </w:rPr>
                <w:t>0.42</w:t>
              </w:r>
            </w:ins>
          </w:p>
        </w:tc>
      </w:tr>
      <w:tr w:rsidRPr="00A6342A" w:rsidR="00A6342A" w:rsidTr="00474AC0" w14:paraId="14857700" w14:textId="77777777">
        <w:tblPrEx>
          <w:tblW w:w="151" w:type="pct"/>
          <w:tblCellMar>
            <w:left w:w="70" w:type="dxa"/>
            <w:right w:w="70" w:type="dxa"/>
          </w:tblCellMar>
          <w:tblPrExChange w:author="Scherrer  Beat" w:date="2025-03-25T12:14:00Z" w:id="398">
            <w:tblPrEx>
              <w:tblW w:w="5000" w:type="pct"/>
              <w:tblCellMar>
                <w:left w:w="70" w:type="dxa"/>
                <w:right w:w="70" w:type="dxa"/>
              </w:tblCellMar>
            </w:tblPrEx>
          </w:tblPrExChange>
        </w:tblPrEx>
        <w:trPr>
          <w:trHeight w:val="20"/>
          <w:trPrChange w:author="Scherrer  Beat" w:date="2025-03-25T12:14:00Z" w:id="399">
            <w:trPr>
              <w:trHeight w:val="20"/>
            </w:trPr>
          </w:trPrChange>
        </w:trPr>
        <w:tc>
          <w:tcPr>
            <w:tcW w:w="1000" w:type="pct"/>
            <w:noWrap/>
            <w:vAlign w:val="bottom"/>
            <w:tcPrChange w:author="Scherrer  Beat" w:date="2025-03-25T12:14:00Z" w:id="400">
              <w:tcPr>
                <w:tcW w:w="2075" w:type="pct"/>
                <w:gridSpan w:val="3"/>
                <w:noWrap/>
                <w:vAlign w:val="bottom"/>
              </w:tcPr>
            </w:tcPrChange>
          </w:tcPr>
          <w:p w:rsidRPr="00A6342A" w:rsidR="00A6342A" w:rsidP="00A6342A" w:rsidRDefault="00A6342A" w14:paraId="7E65F72B"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1000" w:type="pct"/>
            <w:noWrap/>
            <w:tcPrChange w:author="Scherrer  Beat" w:date="2025-03-25T12:14:00Z" w:id="401">
              <w:tcPr>
                <w:tcW w:w="680" w:type="pct"/>
                <w:gridSpan w:val="2"/>
                <w:noWrap/>
                <w:vAlign w:val="bottom"/>
              </w:tcPr>
            </w:tcPrChange>
          </w:tcPr>
          <w:p w:rsidRPr="00A6342A" w:rsidR="00A6342A" w:rsidRDefault="00A6342A" w14:paraId="2F10F370" w14:textId="77777777">
            <w:pPr>
              <w:spacing w:after="0" w:line="240" w:lineRule="auto"/>
              <w:jc w:val="center"/>
              <w:rPr>
                <w:rFonts w:eastAsia="Times New Roman" w:cs="Aptos"/>
                <w:color w:val="000000"/>
                <w:sz w:val="20"/>
                <w:szCs w:val="20"/>
              </w:rPr>
              <w:pPrChange w:author="Scherrer  Beat" w:date="2025-03-25T12:12:00Z" w:id="402">
                <w:pPr>
                  <w:spacing w:after="0" w:line="240" w:lineRule="auto"/>
                  <w:jc w:val="right"/>
                </w:pPr>
              </w:pPrChange>
            </w:pPr>
          </w:p>
        </w:tc>
        <w:tc>
          <w:tcPr>
            <w:tcW w:w="1000" w:type="pct"/>
            <w:noWrap/>
            <w:tcPrChange w:author="Scherrer  Beat" w:date="2025-03-25T12:14:00Z" w:id="403">
              <w:tcPr>
                <w:tcW w:w="722" w:type="pct"/>
                <w:gridSpan w:val="2"/>
                <w:noWrap/>
                <w:vAlign w:val="bottom"/>
              </w:tcPr>
            </w:tcPrChange>
          </w:tcPr>
          <w:p w:rsidRPr="00A6342A" w:rsidR="00A6342A" w:rsidRDefault="00A6342A" w14:paraId="3857CD5B" w14:textId="77777777">
            <w:pPr>
              <w:spacing w:after="0" w:line="240" w:lineRule="auto"/>
              <w:jc w:val="center"/>
              <w:rPr>
                <w:rFonts w:eastAsia="Times New Roman" w:cs="Aptos"/>
                <w:color w:val="000000"/>
                <w:sz w:val="20"/>
                <w:szCs w:val="20"/>
              </w:rPr>
              <w:pPrChange w:author="Scherrer  Beat" w:date="2025-03-25T12:12:00Z" w:id="404">
                <w:pPr>
                  <w:spacing w:after="0" w:line="240" w:lineRule="auto"/>
                  <w:jc w:val="right"/>
                </w:pPr>
              </w:pPrChange>
            </w:pPr>
          </w:p>
        </w:tc>
        <w:tc>
          <w:tcPr>
            <w:tcW w:w="1000" w:type="pct"/>
            <w:noWrap/>
            <w:tcPrChange w:author="Scherrer  Beat" w:date="2025-03-25T12:14:00Z" w:id="405">
              <w:tcPr>
                <w:tcW w:w="797" w:type="pct"/>
                <w:gridSpan w:val="2"/>
                <w:noWrap/>
                <w:vAlign w:val="bottom"/>
              </w:tcPr>
            </w:tcPrChange>
          </w:tcPr>
          <w:p w:rsidRPr="00A6342A" w:rsidR="00A6342A" w:rsidRDefault="00A6342A" w14:paraId="1B6DE258" w14:textId="77777777">
            <w:pPr>
              <w:spacing w:after="0" w:line="240" w:lineRule="auto"/>
              <w:jc w:val="center"/>
              <w:rPr>
                <w:rFonts w:eastAsia="Times New Roman" w:cs="Aptos"/>
                <w:color w:val="000000"/>
                <w:sz w:val="20"/>
                <w:szCs w:val="20"/>
              </w:rPr>
              <w:pPrChange w:author="Scherrer  Beat" w:date="2025-03-25T12:12:00Z" w:id="406">
                <w:pPr>
                  <w:spacing w:after="0" w:line="240" w:lineRule="auto"/>
                  <w:jc w:val="right"/>
                </w:pPr>
              </w:pPrChange>
            </w:pPr>
          </w:p>
        </w:tc>
        <w:tc>
          <w:tcPr>
            <w:tcW w:w="1000" w:type="pct"/>
            <w:tcPrChange w:author="Scherrer  Beat" w:date="2025-03-25T12:14:00Z" w:id="407">
              <w:tcPr>
                <w:tcW w:w="726" w:type="pct"/>
                <w:vAlign w:val="bottom"/>
              </w:tcPr>
            </w:tcPrChange>
          </w:tcPr>
          <w:p w:rsidRPr="00A6342A" w:rsidR="00A6342A" w:rsidRDefault="00A6342A" w14:paraId="61910BFB" w14:textId="77777777">
            <w:pPr>
              <w:spacing w:after="0" w:line="240" w:lineRule="auto"/>
              <w:jc w:val="center"/>
              <w:rPr>
                <w:rFonts w:eastAsia="Times New Roman" w:cs="Aptos"/>
                <w:color w:val="000000"/>
                <w:sz w:val="20"/>
                <w:szCs w:val="20"/>
              </w:rPr>
              <w:pPrChange w:author="Scherrer  Beat" w:date="2025-03-25T12:12:00Z" w:id="408">
                <w:pPr>
                  <w:spacing w:after="0" w:line="240" w:lineRule="auto"/>
                  <w:jc w:val="right"/>
                </w:pPr>
              </w:pPrChange>
            </w:pPr>
          </w:p>
        </w:tc>
      </w:tr>
      <w:tr w:rsidRPr="00A6342A" w:rsidR="00A6342A" w:rsidTr="00474AC0" w14:paraId="705CB9A4" w14:textId="77777777">
        <w:tblPrEx>
          <w:tblW w:w="151" w:type="pct"/>
          <w:tblCellMar>
            <w:left w:w="70" w:type="dxa"/>
            <w:right w:w="70" w:type="dxa"/>
          </w:tblCellMar>
          <w:tblPrExChange w:author="Scherrer  Beat" w:date="2025-03-25T12:14:00Z" w:id="409">
            <w:tblPrEx>
              <w:tblW w:w="5000" w:type="pct"/>
              <w:tblCellMar>
                <w:left w:w="70" w:type="dxa"/>
                <w:right w:w="70" w:type="dxa"/>
              </w:tblCellMar>
            </w:tblPrEx>
          </w:tblPrExChange>
        </w:tblPrEx>
        <w:trPr>
          <w:trHeight w:val="20"/>
          <w:trPrChange w:author="Scherrer  Beat" w:date="2025-03-25T12:14:00Z" w:id="410">
            <w:trPr>
              <w:trHeight w:val="20"/>
            </w:trPr>
          </w:trPrChange>
        </w:trPr>
        <w:tc>
          <w:tcPr>
            <w:tcW w:w="1000" w:type="pct"/>
            <w:noWrap/>
            <w:vAlign w:val="bottom"/>
            <w:tcPrChange w:author="Scherrer  Beat" w:date="2025-03-25T12:14:00Z" w:id="411">
              <w:tcPr>
                <w:tcW w:w="2075" w:type="pct"/>
                <w:gridSpan w:val="3"/>
                <w:noWrap/>
                <w:vAlign w:val="bottom"/>
              </w:tcPr>
            </w:tcPrChange>
          </w:tcPr>
          <w:p w:rsidRPr="00A6342A" w:rsidR="00A6342A" w:rsidP="00A6342A" w:rsidRDefault="00A6342A" w14:paraId="5F32F42B"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PrChange w:author="Scherrer  Beat" w:date="2025-03-25T12:14:00Z" w:id="412">
              <w:tcPr>
                <w:tcW w:w="680" w:type="pct"/>
                <w:gridSpan w:val="2"/>
                <w:noWrap/>
                <w:vAlign w:val="bottom"/>
              </w:tcPr>
            </w:tcPrChange>
          </w:tcPr>
          <w:p w:rsidRPr="00A6342A" w:rsidR="00A6342A" w:rsidRDefault="00A8369C" w14:paraId="3DB10365" w14:textId="5A15369F">
            <w:pPr>
              <w:spacing w:after="0" w:line="240" w:lineRule="auto"/>
              <w:jc w:val="center"/>
              <w:rPr>
                <w:rFonts w:eastAsia="Times New Roman" w:cs="Aptos"/>
                <w:color w:val="000000"/>
                <w:sz w:val="20"/>
                <w:szCs w:val="20"/>
              </w:rPr>
              <w:pPrChange w:author="Scherrer  Beat" w:date="2025-03-25T12:12:00Z" w:id="413">
                <w:pPr>
                  <w:spacing w:after="0" w:line="240" w:lineRule="auto"/>
                  <w:jc w:val="right"/>
                </w:pPr>
              </w:pPrChange>
            </w:pPr>
            <w:ins w:author="Scherrer  Beat" w:date="2025-04-14T10:56:00Z" w:id="414">
              <w:r>
                <w:rPr>
                  <w:rFonts w:eastAsia="Times New Roman" w:cs="Aptos"/>
                  <w:color w:val="000000"/>
                  <w:sz w:val="20"/>
                  <w:szCs w:val="20"/>
                </w:rPr>
                <w:t>0.76</w:t>
              </w:r>
            </w:ins>
          </w:p>
        </w:tc>
        <w:tc>
          <w:tcPr>
            <w:tcW w:w="1000" w:type="pct"/>
            <w:noWrap/>
            <w:tcPrChange w:author="Scherrer  Beat" w:date="2025-03-25T12:14:00Z" w:id="415">
              <w:tcPr>
                <w:tcW w:w="722" w:type="pct"/>
                <w:gridSpan w:val="2"/>
                <w:noWrap/>
                <w:vAlign w:val="bottom"/>
              </w:tcPr>
            </w:tcPrChange>
          </w:tcPr>
          <w:p w:rsidRPr="00A6342A" w:rsidR="00A6342A" w:rsidRDefault="00A8369C" w14:paraId="4ADC0658" w14:textId="3259CDFB">
            <w:pPr>
              <w:spacing w:after="0" w:line="240" w:lineRule="auto"/>
              <w:jc w:val="center"/>
              <w:rPr>
                <w:rFonts w:eastAsia="Times New Roman" w:cs="Aptos"/>
                <w:color w:val="000000"/>
                <w:sz w:val="20"/>
                <w:szCs w:val="20"/>
              </w:rPr>
              <w:pPrChange w:author="Scherrer  Beat" w:date="2025-03-25T12:12:00Z" w:id="416">
                <w:pPr>
                  <w:spacing w:after="0" w:line="240" w:lineRule="auto"/>
                  <w:jc w:val="right"/>
                </w:pPr>
              </w:pPrChange>
            </w:pPr>
            <w:ins w:author="Scherrer  Beat" w:date="2025-04-14T10:56:00Z" w:id="417">
              <w:r>
                <w:rPr>
                  <w:rFonts w:eastAsia="Times New Roman" w:cs="Aptos"/>
                  <w:color w:val="000000"/>
                  <w:sz w:val="20"/>
                  <w:szCs w:val="20"/>
                </w:rPr>
                <w:t>0.77</w:t>
              </w:r>
            </w:ins>
          </w:p>
        </w:tc>
        <w:tc>
          <w:tcPr>
            <w:tcW w:w="1000" w:type="pct"/>
            <w:noWrap/>
            <w:tcPrChange w:author="Scherrer  Beat" w:date="2025-03-25T12:14:00Z" w:id="418">
              <w:tcPr>
                <w:tcW w:w="797" w:type="pct"/>
                <w:gridSpan w:val="2"/>
                <w:noWrap/>
                <w:vAlign w:val="bottom"/>
              </w:tcPr>
            </w:tcPrChange>
          </w:tcPr>
          <w:p w:rsidRPr="00A6342A" w:rsidR="00A6342A" w:rsidRDefault="00A8369C" w14:paraId="75EC30D6" w14:textId="722AEB43">
            <w:pPr>
              <w:spacing w:after="0" w:line="240" w:lineRule="auto"/>
              <w:jc w:val="center"/>
              <w:rPr>
                <w:rFonts w:eastAsia="Times New Roman" w:cs="Aptos"/>
                <w:color w:val="000000"/>
                <w:sz w:val="20"/>
                <w:szCs w:val="20"/>
              </w:rPr>
              <w:pPrChange w:author="Scherrer  Beat" w:date="2025-03-25T12:12:00Z" w:id="419">
                <w:pPr>
                  <w:spacing w:after="0" w:line="240" w:lineRule="auto"/>
                  <w:jc w:val="right"/>
                </w:pPr>
              </w:pPrChange>
            </w:pPr>
            <w:ins w:author="Scherrer  Beat" w:date="2025-04-14T10:56:00Z" w:id="420">
              <w:r>
                <w:rPr>
                  <w:rFonts w:eastAsia="Times New Roman" w:cs="Aptos"/>
                  <w:color w:val="000000"/>
                  <w:sz w:val="20"/>
                  <w:szCs w:val="20"/>
                </w:rPr>
                <w:t>0.75</w:t>
              </w:r>
            </w:ins>
          </w:p>
        </w:tc>
        <w:tc>
          <w:tcPr>
            <w:tcW w:w="1000" w:type="pct"/>
            <w:shd w:val="clear" w:color="auto" w:fill="F2F2F2"/>
            <w:tcPrChange w:author="Scherrer  Beat" w:date="2025-03-25T12:14:00Z" w:id="421">
              <w:tcPr>
                <w:tcW w:w="726" w:type="pct"/>
                <w:shd w:val="clear" w:color="auto" w:fill="F2F2F2"/>
                <w:vAlign w:val="bottom"/>
              </w:tcPr>
            </w:tcPrChange>
          </w:tcPr>
          <w:p w:rsidRPr="00A6342A" w:rsidR="00A6342A" w:rsidRDefault="00A8369C" w14:paraId="011A7DE7" w14:textId="56E723B4">
            <w:pPr>
              <w:spacing w:after="0" w:line="240" w:lineRule="auto"/>
              <w:jc w:val="center"/>
              <w:rPr>
                <w:rFonts w:eastAsia="Times New Roman" w:cs="Aptos"/>
                <w:color w:val="000000"/>
                <w:sz w:val="20"/>
                <w:szCs w:val="20"/>
              </w:rPr>
              <w:pPrChange w:author="Scherrer  Beat" w:date="2025-03-25T12:12:00Z" w:id="422">
                <w:pPr>
                  <w:spacing w:after="0" w:line="240" w:lineRule="auto"/>
                  <w:jc w:val="right"/>
                </w:pPr>
              </w:pPrChange>
            </w:pPr>
            <w:ins w:author="Scherrer  Beat" w:date="2025-04-14T10:56:00Z" w:id="423">
              <w:r>
                <w:rPr>
                  <w:rFonts w:eastAsia="Times New Roman" w:cs="Aptos"/>
                  <w:color w:val="000000"/>
                  <w:sz w:val="20"/>
                  <w:szCs w:val="20"/>
                </w:rPr>
                <w:t>0.77</w:t>
              </w:r>
            </w:ins>
          </w:p>
        </w:tc>
      </w:tr>
      <w:tr w:rsidRPr="00A6342A" w:rsidR="00A6342A" w:rsidTr="00474AC0" w14:paraId="749BB3B2" w14:textId="77777777">
        <w:tblPrEx>
          <w:tblW w:w="151" w:type="pct"/>
          <w:tblCellMar>
            <w:left w:w="70" w:type="dxa"/>
            <w:right w:w="70" w:type="dxa"/>
          </w:tblCellMar>
          <w:tblPrExChange w:author="Scherrer  Beat" w:date="2025-03-25T12:14:00Z" w:id="424">
            <w:tblPrEx>
              <w:tblW w:w="5000" w:type="pct"/>
              <w:tblCellMar>
                <w:left w:w="70" w:type="dxa"/>
                <w:right w:w="70" w:type="dxa"/>
              </w:tblCellMar>
            </w:tblPrEx>
          </w:tblPrExChange>
        </w:tblPrEx>
        <w:trPr>
          <w:trHeight w:val="20"/>
          <w:trPrChange w:author="Scherrer  Beat" w:date="2025-03-25T12:14:00Z" w:id="425">
            <w:trPr>
              <w:trHeight w:val="20"/>
            </w:trPr>
          </w:trPrChange>
        </w:trPr>
        <w:tc>
          <w:tcPr>
            <w:tcW w:w="1000" w:type="pct"/>
            <w:noWrap/>
            <w:vAlign w:val="bottom"/>
            <w:tcPrChange w:author="Scherrer  Beat" w:date="2025-03-25T12:14:00Z" w:id="426">
              <w:tcPr>
                <w:tcW w:w="2075" w:type="pct"/>
                <w:gridSpan w:val="3"/>
                <w:noWrap/>
                <w:vAlign w:val="bottom"/>
              </w:tcPr>
            </w:tcPrChange>
          </w:tcPr>
          <w:p w:rsidRPr="00A6342A" w:rsidR="00A6342A" w:rsidP="00A6342A" w:rsidRDefault="00A6342A" w14:paraId="304AC7A9"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PrChange w:author="Scherrer  Beat" w:date="2025-03-25T12:14:00Z" w:id="427">
              <w:tcPr>
                <w:tcW w:w="680" w:type="pct"/>
                <w:gridSpan w:val="2"/>
                <w:noWrap/>
                <w:vAlign w:val="bottom"/>
              </w:tcPr>
            </w:tcPrChange>
          </w:tcPr>
          <w:p w:rsidRPr="00A6342A" w:rsidR="00A6342A" w:rsidRDefault="00A8369C" w14:paraId="363A67A1" w14:textId="297EC932">
            <w:pPr>
              <w:spacing w:after="0" w:line="240" w:lineRule="auto"/>
              <w:jc w:val="center"/>
              <w:rPr>
                <w:rFonts w:eastAsia="Times New Roman" w:cs="Aptos"/>
                <w:color w:val="000000"/>
                <w:sz w:val="20"/>
                <w:szCs w:val="20"/>
              </w:rPr>
              <w:pPrChange w:author="Scherrer  Beat" w:date="2025-03-25T12:12:00Z" w:id="428">
                <w:pPr>
                  <w:spacing w:after="0" w:line="240" w:lineRule="auto"/>
                  <w:jc w:val="right"/>
                </w:pPr>
              </w:pPrChange>
            </w:pPr>
            <w:ins w:author="Scherrer  Beat" w:date="2025-04-14T10:57:00Z" w:id="429">
              <w:r>
                <w:rPr>
                  <w:rFonts w:eastAsia="Times New Roman" w:cs="Aptos"/>
                  <w:color w:val="000000"/>
                  <w:sz w:val="20"/>
                  <w:szCs w:val="20"/>
                </w:rPr>
                <w:t>0.14</w:t>
              </w:r>
            </w:ins>
          </w:p>
        </w:tc>
        <w:tc>
          <w:tcPr>
            <w:tcW w:w="1000" w:type="pct"/>
            <w:noWrap/>
            <w:tcPrChange w:author="Scherrer  Beat" w:date="2025-03-25T12:14:00Z" w:id="430">
              <w:tcPr>
                <w:tcW w:w="722" w:type="pct"/>
                <w:gridSpan w:val="2"/>
                <w:noWrap/>
                <w:vAlign w:val="bottom"/>
              </w:tcPr>
            </w:tcPrChange>
          </w:tcPr>
          <w:p w:rsidRPr="00A6342A" w:rsidR="00A6342A" w:rsidRDefault="00503B60" w14:paraId="79A652AB" w14:textId="0E8C9E52">
            <w:pPr>
              <w:spacing w:after="0" w:line="240" w:lineRule="auto"/>
              <w:jc w:val="center"/>
              <w:rPr>
                <w:rFonts w:eastAsia="Times New Roman" w:cs="Aptos"/>
                <w:color w:val="000000"/>
                <w:sz w:val="20"/>
                <w:szCs w:val="20"/>
              </w:rPr>
              <w:pPrChange w:author="Scherrer  Beat" w:date="2025-03-25T12:12:00Z" w:id="431">
                <w:pPr>
                  <w:spacing w:after="0" w:line="240" w:lineRule="auto"/>
                  <w:jc w:val="right"/>
                </w:pPr>
              </w:pPrChange>
            </w:pPr>
            <w:ins w:author="Scherrer  Beat" w:date="2026-03-03T15:29:00Z" w16du:dateUtc="2026-03-03T14:29:00Z" w:id="432">
              <w:r>
                <w:rPr>
                  <w:rFonts w:eastAsia="Times New Roman" w:cs="Aptos"/>
                  <w:color w:val="000000"/>
                  <w:sz w:val="20"/>
                  <w:szCs w:val="20"/>
                </w:rPr>
                <w:t>0.17</w:t>
              </w:r>
            </w:ins>
          </w:p>
        </w:tc>
        <w:tc>
          <w:tcPr>
            <w:tcW w:w="1000" w:type="pct"/>
            <w:noWrap/>
            <w:tcPrChange w:author="Scherrer  Beat" w:date="2025-03-25T12:14:00Z" w:id="433">
              <w:tcPr>
                <w:tcW w:w="797" w:type="pct"/>
                <w:gridSpan w:val="2"/>
                <w:noWrap/>
                <w:vAlign w:val="bottom"/>
              </w:tcPr>
            </w:tcPrChange>
          </w:tcPr>
          <w:p w:rsidRPr="00A6342A" w:rsidR="00A6342A" w:rsidRDefault="00503B60" w14:paraId="7CBE5963" w14:textId="4BB64D9F">
            <w:pPr>
              <w:spacing w:after="0" w:line="240" w:lineRule="auto"/>
              <w:jc w:val="center"/>
              <w:rPr>
                <w:rFonts w:eastAsia="Times New Roman" w:cs="Aptos"/>
                <w:color w:val="000000"/>
                <w:sz w:val="20"/>
                <w:szCs w:val="20"/>
              </w:rPr>
              <w:pPrChange w:author="Scherrer  Beat" w:date="2025-03-25T12:12:00Z" w:id="434">
                <w:pPr>
                  <w:spacing w:after="0" w:line="240" w:lineRule="auto"/>
                  <w:jc w:val="right"/>
                </w:pPr>
              </w:pPrChange>
            </w:pPr>
            <w:ins w:author="Scherrer  Beat" w:date="2026-03-03T15:29:00Z" w16du:dateUtc="2026-03-03T14:29:00Z" w:id="435">
              <w:r>
                <w:rPr>
                  <w:rFonts w:eastAsia="Times New Roman" w:cs="Aptos"/>
                  <w:color w:val="000000"/>
                  <w:sz w:val="20"/>
                  <w:szCs w:val="20"/>
                </w:rPr>
                <w:t>0.20</w:t>
              </w:r>
            </w:ins>
          </w:p>
        </w:tc>
        <w:tc>
          <w:tcPr>
            <w:tcW w:w="1000" w:type="pct"/>
            <w:shd w:val="clear" w:color="auto" w:fill="F2F2F2"/>
            <w:tcPrChange w:author="Scherrer  Beat" w:date="2025-03-25T12:14:00Z" w:id="436">
              <w:tcPr>
                <w:tcW w:w="726" w:type="pct"/>
                <w:shd w:val="clear" w:color="auto" w:fill="F2F2F2"/>
                <w:vAlign w:val="bottom"/>
              </w:tcPr>
            </w:tcPrChange>
          </w:tcPr>
          <w:p w:rsidRPr="00A6342A" w:rsidR="00A6342A" w:rsidRDefault="00503B60" w14:paraId="2D782121" w14:textId="58C16FF2">
            <w:pPr>
              <w:spacing w:after="0" w:line="240" w:lineRule="auto"/>
              <w:jc w:val="center"/>
              <w:rPr>
                <w:rFonts w:eastAsia="Times New Roman" w:cs="Aptos"/>
                <w:color w:val="000000"/>
                <w:sz w:val="20"/>
                <w:szCs w:val="20"/>
              </w:rPr>
              <w:pPrChange w:author="Scherrer  Beat" w:date="2025-03-25T12:12:00Z" w:id="437">
                <w:pPr>
                  <w:spacing w:after="0" w:line="240" w:lineRule="auto"/>
                  <w:jc w:val="right"/>
                </w:pPr>
              </w:pPrChange>
            </w:pPr>
            <w:ins w:author="Scherrer  Beat" w:date="2026-03-03T15:29:00Z" w16du:dateUtc="2026-03-03T14:29:00Z" w:id="438">
              <w:r>
                <w:rPr>
                  <w:rFonts w:eastAsia="Times New Roman" w:cs="Aptos"/>
                  <w:color w:val="000000"/>
                  <w:sz w:val="20"/>
                  <w:szCs w:val="20"/>
                </w:rPr>
                <w:t>0.21</w:t>
              </w:r>
            </w:ins>
          </w:p>
        </w:tc>
      </w:tr>
      <w:tr w:rsidRPr="00A6342A" w:rsidR="00A6342A" w:rsidTr="00474AC0" w14:paraId="5CD5CEC3" w14:textId="77777777">
        <w:tblPrEx>
          <w:tblW w:w="151" w:type="pct"/>
          <w:tblCellMar>
            <w:left w:w="70" w:type="dxa"/>
            <w:right w:w="70" w:type="dxa"/>
          </w:tblCellMar>
          <w:tblPrExChange w:author="Scherrer  Beat" w:date="2025-03-25T12:14:00Z" w:id="439">
            <w:tblPrEx>
              <w:tblW w:w="5000" w:type="pct"/>
              <w:tblCellMar>
                <w:left w:w="70" w:type="dxa"/>
                <w:right w:w="70" w:type="dxa"/>
              </w:tblCellMar>
            </w:tblPrEx>
          </w:tblPrExChange>
        </w:tblPrEx>
        <w:trPr>
          <w:trHeight w:val="20"/>
          <w:trPrChange w:author="Scherrer  Beat" w:date="2025-03-25T12:14:00Z" w:id="440">
            <w:trPr>
              <w:trHeight w:val="20"/>
            </w:trPr>
          </w:trPrChange>
        </w:trPr>
        <w:tc>
          <w:tcPr>
            <w:tcW w:w="1000" w:type="pct"/>
            <w:noWrap/>
            <w:vAlign w:val="bottom"/>
            <w:tcPrChange w:author="Scherrer  Beat" w:date="2025-03-25T12:14:00Z" w:id="441">
              <w:tcPr>
                <w:tcW w:w="2075" w:type="pct"/>
                <w:gridSpan w:val="3"/>
                <w:noWrap/>
                <w:vAlign w:val="bottom"/>
              </w:tcPr>
            </w:tcPrChange>
          </w:tcPr>
          <w:p w:rsidRPr="00A6342A" w:rsidR="00A6342A" w:rsidP="00A6342A" w:rsidRDefault="00A6342A" w14:paraId="1449A329"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PrChange w:author="Scherrer  Beat" w:date="2025-03-25T12:14:00Z" w:id="442">
              <w:tcPr>
                <w:tcW w:w="680" w:type="pct"/>
                <w:gridSpan w:val="2"/>
                <w:noWrap/>
                <w:vAlign w:val="bottom"/>
              </w:tcPr>
            </w:tcPrChange>
          </w:tcPr>
          <w:p w:rsidRPr="00A6342A" w:rsidR="00A6342A" w:rsidRDefault="00A8369C" w14:paraId="18A351B9" w14:textId="07C4C2F9">
            <w:pPr>
              <w:spacing w:after="0" w:line="240" w:lineRule="auto"/>
              <w:jc w:val="center"/>
              <w:rPr>
                <w:rFonts w:eastAsia="Times New Roman" w:cs="Aptos"/>
                <w:color w:val="000000"/>
                <w:sz w:val="20"/>
                <w:szCs w:val="20"/>
              </w:rPr>
              <w:pPrChange w:author="Scherrer  Beat" w:date="2025-03-25T12:12:00Z" w:id="443">
                <w:pPr>
                  <w:spacing w:after="0" w:line="240" w:lineRule="auto"/>
                  <w:jc w:val="right"/>
                </w:pPr>
              </w:pPrChange>
            </w:pPr>
            <w:ins w:author="Scherrer  Beat" w:date="2025-04-14T10:57:00Z" w:id="444">
              <w:r>
                <w:rPr>
                  <w:rFonts w:eastAsia="Times New Roman" w:cs="Aptos"/>
                  <w:color w:val="000000"/>
                  <w:sz w:val="20"/>
                  <w:szCs w:val="20"/>
                </w:rPr>
                <w:t>0.47</w:t>
              </w:r>
            </w:ins>
          </w:p>
        </w:tc>
        <w:tc>
          <w:tcPr>
            <w:tcW w:w="1000" w:type="pct"/>
            <w:noWrap/>
            <w:tcPrChange w:author="Scherrer  Beat" w:date="2025-03-25T12:14:00Z" w:id="445">
              <w:tcPr>
                <w:tcW w:w="722" w:type="pct"/>
                <w:gridSpan w:val="2"/>
                <w:noWrap/>
                <w:vAlign w:val="bottom"/>
              </w:tcPr>
            </w:tcPrChange>
          </w:tcPr>
          <w:p w:rsidRPr="00A6342A" w:rsidR="00A6342A" w:rsidRDefault="00A8369C" w14:paraId="4C82DDA7" w14:textId="09EE636C">
            <w:pPr>
              <w:spacing w:after="0" w:line="240" w:lineRule="auto"/>
              <w:jc w:val="center"/>
              <w:rPr>
                <w:rFonts w:eastAsia="Times New Roman" w:cs="Aptos"/>
                <w:color w:val="000000"/>
                <w:sz w:val="20"/>
                <w:szCs w:val="20"/>
              </w:rPr>
              <w:pPrChange w:author="Scherrer  Beat" w:date="2025-03-25T12:12:00Z" w:id="446">
                <w:pPr>
                  <w:spacing w:after="0" w:line="240" w:lineRule="auto"/>
                  <w:jc w:val="right"/>
                </w:pPr>
              </w:pPrChange>
            </w:pPr>
            <w:ins w:author="Scherrer  Beat" w:date="2025-04-14T10:57:00Z" w:id="447">
              <w:r>
                <w:rPr>
                  <w:rFonts w:eastAsia="Times New Roman" w:cs="Aptos"/>
                  <w:color w:val="000000"/>
                  <w:sz w:val="20"/>
                  <w:szCs w:val="20"/>
                </w:rPr>
                <w:t>0.48</w:t>
              </w:r>
            </w:ins>
          </w:p>
        </w:tc>
        <w:tc>
          <w:tcPr>
            <w:tcW w:w="1000" w:type="pct"/>
            <w:noWrap/>
            <w:tcPrChange w:author="Scherrer  Beat" w:date="2025-03-25T12:14:00Z" w:id="448">
              <w:tcPr>
                <w:tcW w:w="797" w:type="pct"/>
                <w:gridSpan w:val="2"/>
                <w:noWrap/>
                <w:vAlign w:val="bottom"/>
              </w:tcPr>
            </w:tcPrChange>
          </w:tcPr>
          <w:p w:rsidRPr="00A6342A" w:rsidR="00A6342A" w:rsidRDefault="00503B60" w14:paraId="537E3964" w14:textId="754994DC">
            <w:pPr>
              <w:spacing w:after="0" w:line="240" w:lineRule="auto"/>
              <w:jc w:val="center"/>
              <w:rPr>
                <w:rFonts w:eastAsia="Times New Roman" w:cs="Aptos"/>
                <w:color w:val="000000"/>
                <w:sz w:val="20"/>
                <w:szCs w:val="20"/>
              </w:rPr>
              <w:pPrChange w:author="Scherrer  Beat" w:date="2025-03-25T12:12:00Z" w:id="449">
                <w:pPr>
                  <w:spacing w:after="0" w:line="240" w:lineRule="auto"/>
                  <w:jc w:val="right"/>
                </w:pPr>
              </w:pPrChange>
            </w:pPr>
            <w:ins w:author="Scherrer  Beat" w:date="2026-03-03T15:30:00Z" w16du:dateUtc="2026-03-03T14:30:00Z" w:id="450">
              <w:r>
                <w:rPr>
                  <w:rFonts w:eastAsia="Times New Roman" w:cs="Aptos"/>
                  <w:color w:val="000000"/>
                  <w:sz w:val="20"/>
                  <w:szCs w:val="20"/>
                </w:rPr>
                <w:t>0.51</w:t>
              </w:r>
            </w:ins>
          </w:p>
        </w:tc>
        <w:tc>
          <w:tcPr>
            <w:tcW w:w="1000" w:type="pct"/>
            <w:shd w:val="clear" w:color="auto" w:fill="F2F2F2"/>
            <w:tcPrChange w:author="Scherrer  Beat" w:date="2025-03-25T12:14:00Z" w:id="451">
              <w:tcPr>
                <w:tcW w:w="726" w:type="pct"/>
                <w:shd w:val="clear" w:color="auto" w:fill="F2F2F2"/>
                <w:vAlign w:val="bottom"/>
              </w:tcPr>
            </w:tcPrChange>
          </w:tcPr>
          <w:p w:rsidRPr="00A6342A" w:rsidR="00A6342A" w:rsidRDefault="00032964" w14:paraId="2C6C967C" w14:textId="0D5B01B5">
            <w:pPr>
              <w:spacing w:after="0" w:line="240" w:lineRule="auto"/>
              <w:jc w:val="center"/>
              <w:rPr>
                <w:rFonts w:eastAsia="Times New Roman" w:cs="Aptos"/>
                <w:color w:val="000000"/>
                <w:sz w:val="20"/>
                <w:szCs w:val="20"/>
              </w:rPr>
              <w:pPrChange w:author="Scherrer  Beat" w:date="2025-03-25T12:12:00Z" w:id="452">
                <w:pPr>
                  <w:spacing w:after="0" w:line="240" w:lineRule="auto"/>
                  <w:jc w:val="right"/>
                </w:pPr>
              </w:pPrChange>
            </w:pPr>
            <w:ins w:author="Scherrer  Beat" w:date="2026-03-03T15:30:00Z" w16du:dateUtc="2026-03-03T14:30:00Z" w:id="453">
              <w:r>
                <w:rPr>
                  <w:rFonts w:eastAsia="Times New Roman" w:cs="Aptos"/>
                  <w:color w:val="000000"/>
                  <w:sz w:val="20"/>
                  <w:szCs w:val="20"/>
                </w:rPr>
                <w:t>0.51</w:t>
              </w:r>
            </w:ins>
          </w:p>
        </w:tc>
      </w:tr>
      <w:tr w:rsidRPr="00A6342A" w:rsidR="00A6342A" w:rsidTr="00474AC0" w14:paraId="69CABCA9" w14:textId="77777777">
        <w:tblPrEx>
          <w:tblW w:w="151" w:type="pct"/>
          <w:tblCellMar>
            <w:left w:w="70" w:type="dxa"/>
            <w:right w:w="70" w:type="dxa"/>
          </w:tblCellMar>
          <w:tblPrExChange w:author="Scherrer  Beat" w:date="2025-03-25T12:14:00Z" w:id="454">
            <w:tblPrEx>
              <w:tblW w:w="5000" w:type="pct"/>
              <w:tblCellMar>
                <w:left w:w="70" w:type="dxa"/>
                <w:right w:w="70" w:type="dxa"/>
              </w:tblCellMar>
            </w:tblPrEx>
          </w:tblPrExChange>
        </w:tblPrEx>
        <w:trPr>
          <w:trHeight w:val="20"/>
          <w:trPrChange w:author="Scherrer  Beat" w:date="2025-03-25T12:14:00Z" w:id="455">
            <w:trPr>
              <w:trHeight w:val="20"/>
            </w:trPr>
          </w:trPrChange>
        </w:trPr>
        <w:tc>
          <w:tcPr>
            <w:tcW w:w="1000" w:type="pct"/>
            <w:tcBorders>
              <w:bottom w:val="double" w:color="auto" w:sz="4" w:space="0"/>
            </w:tcBorders>
            <w:noWrap/>
            <w:vAlign w:val="bottom"/>
            <w:tcPrChange w:author="Scherrer  Beat" w:date="2025-03-25T12:14:00Z" w:id="456">
              <w:tcPr>
                <w:tcW w:w="2075" w:type="pct"/>
                <w:gridSpan w:val="3"/>
                <w:tcBorders>
                  <w:bottom w:val="double" w:color="auto" w:sz="4" w:space="0"/>
                </w:tcBorders>
                <w:noWrap/>
                <w:vAlign w:val="bottom"/>
              </w:tcPr>
            </w:tcPrChange>
          </w:tcPr>
          <w:p w:rsidRPr="00A6342A" w:rsidR="00A6342A" w:rsidP="00A6342A" w:rsidRDefault="00A6342A" w14:paraId="116A0621"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tcBorders>
              <w:bottom w:val="double" w:color="auto" w:sz="4" w:space="0"/>
            </w:tcBorders>
            <w:noWrap/>
            <w:tcPrChange w:author="Scherrer  Beat" w:date="2025-03-25T12:14:00Z" w:id="457">
              <w:tcPr>
                <w:tcW w:w="680" w:type="pct"/>
                <w:gridSpan w:val="2"/>
                <w:tcBorders>
                  <w:bottom w:val="double" w:color="auto" w:sz="4" w:space="0"/>
                </w:tcBorders>
                <w:noWrap/>
                <w:vAlign w:val="bottom"/>
              </w:tcPr>
            </w:tcPrChange>
          </w:tcPr>
          <w:p w:rsidRPr="00A6342A" w:rsidR="00A6342A" w:rsidRDefault="00A8369C" w14:paraId="6A97D6AF" w14:textId="6A87CF0F">
            <w:pPr>
              <w:spacing w:after="0" w:line="240" w:lineRule="auto"/>
              <w:jc w:val="center"/>
              <w:rPr>
                <w:rFonts w:eastAsia="Times New Roman" w:cs="Aptos"/>
                <w:color w:val="000000"/>
                <w:sz w:val="20"/>
                <w:szCs w:val="20"/>
              </w:rPr>
              <w:pPrChange w:author="Scherrer  Beat" w:date="2025-03-25T12:12:00Z" w:id="458">
                <w:pPr>
                  <w:spacing w:after="0" w:line="240" w:lineRule="auto"/>
                  <w:jc w:val="right"/>
                </w:pPr>
              </w:pPrChange>
            </w:pPr>
            <w:ins w:author="Scherrer  Beat" w:date="2025-04-14T10:58:00Z" w:id="459">
              <w:r>
                <w:rPr>
                  <w:rFonts w:eastAsia="Times New Roman" w:cs="Aptos"/>
                  <w:color w:val="000000"/>
                  <w:sz w:val="20"/>
                  <w:szCs w:val="20"/>
                </w:rPr>
                <w:t>0.64</w:t>
              </w:r>
            </w:ins>
          </w:p>
        </w:tc>
        <w:tc>
          <w:tcPr>
            <w:tcW w:w="1000" w:type="pct"/>
            <w:tcBorders>
              <w:bottom w:val="double" w:color="auto" w:sz="4" w:space="0"/>
            </w:tcBorders>
            <w:noWrap/>
            <w:tcPrChange w:author="Scherrer  Beat" w:date="2025-03-25T12:14:00Z" w:id="460">
              <w:tcPr>
                <w:tcW w:w="722" w:type="pct"/>
                <w:gridSpan w:val="2"/>
                <w:tcBorders>
                  <w:bottom w:val="double" w:color="auto" w:sz="4" w:space="0"/>
                </w:tcBorders>
                <w:noWrap/>
                <w:vAlign w:val="bottom"/>
              </w:tcPr>
            </w:tcPrChange>
          </w:tcPr>
          <w:p w:rsidRPr="00A6342A" w:rsidR="00A6342A" w:rsidRDefault="00A8369C" w14:paraId="5E13E6D7" w14:textId="1A4D0A87">
            <w:pPr>
              <w:spacing w:after="0" w:line="240" w:lineRule="auto"/>
              <w:jc w:val="center"/>
              <w:rPr>
                <w:rFonts w:eastAsia="Times New Roman" w:cs="Aptos"/>
                <w:color w:val="000000"/>
                <w:sz w:val="20"/>
                <w:szCs w:val="20"/>
              </w:rPr>
              <w:pPrChange w:author="Scherrer  Beat" w:date="2025-03-25T12:12:00Z" w:id="461">
                <w:pPr>
                  <w:spacing w:after="0" w:line="240" w:lineRule="auto"/>
                  <w:jc w:val="right"/>
                </w:pPr>
              </w:pPrChange>
            </w:pPr>
            <w:ins w:author="Scherrer  Beat" w:date="2025-04-14T10:58:00Z" w:id="462">
              <w:r>
                <w:rPr>
                  <w:rFonts w:eastAsia="Times New Roman" w:cs="Aptos"/>
                  <w:color w:val="000000"/>
                  <w:sz w:val="20"/>
                  <w:szCs w:val="20"/>
                </w:rPr>
                <w:t>0.66</w:t>
              </w:r>
            </w:ins>
          </w:p>
        </w:tc>
        <w:tc>
          <w:tcPr>
            <w:tcW w:w="1000" w:type="pct"/>
            <w:tcBorders>
              <w:bottom w:val="double" w:color="auto" w:sz="4" w:space="0"/>
            </w:tcBorders>
            <w:noWrap/>
            <w:tcPrChange w:author="Scherrer  Beat" w:date="2025-03-25T12:14:00Z" w:id="463">
              <w:tcPr>
                <w:tcW w:w="797" w:type="pct"/>
                <w:gridSpan w:val="2"/>
                <w:tcBorders>
                  <w:bottom w:val="double" w:color="auto" w:sz="4" w:space="0"/>
                </w:tcBorders>
                <w:noWrap/>
                <w:vAlign w:val="bottom"/>
              </w:tcPr>
            </w:tcPrChange>
          </w:tcPr>
          <w:p w:rsidRPr="00A6342A" w:rsidR="00A6342A" w:rsidRDefault="00A8369C" w14:paraId="3C8BBC31" w14:textId="6AFABA87">
            <w:pPr>
              <w:spacing w:after="0" w:line="240" w:lineRule="auto"/>
              <w:jc w:val="center"/>
              <w:rPr>
                <w:rFonts w:eastAsia="Times New Roman" w:cs="Aptos"/>
                <w:color w:val="000000"/>
                <w:sz w:val="20"/>
                <w:szCs w:val="20"/>
              </w:rPr>
              <w:pPrChange w:author="Scherrer  Beat" w:date="2025-03-25T12:12:00Z" w:id="464">
                <w:pPr>
                  <w:spacing w:after="0" w:line="240" w:lineRule="auto"/>
                  <w:jc w:val="right"/>
                </w:pPr>
              </w:pPrChange>
            </w:pPr>
            <w:ins w:author="Scherrer  Beat" w:date="2025-04-14T10:58:00Z" w:id="465">
              <w:r>
                <w:rPr>
                  <w:rFonts w:eastAsia="Times New Roman" w:cs="Aptos"/>
                  <w:color w:val="000000"/>
                  <w:sz w:val="20"/>
                  <w:szCs w:val="20"/>
                </w:rPr>
                <w:t>0.66</w:t>
              </w:r>
            </w:ins>
          </w:p>
        </w:tc>
        <w:tc>
          <w:tcPr>
            <w:tcW w:w="1000" w:type="pct"/>
            <w:tcBorders>
              <w:bottom w:val="double" w:color="auto" w:sz="4" w:space="0"/>
            </w:tcBorders>
            <w:shd w:val="clear" w:color="auto" w:fill="F2F2F2"/>
            <w:tcPrChange w:author="Scherrer  Beat" w:date="2025-03-25T12:14:00Z" w:id="466">
              <w:tcPr>
                <w:tcW w:w="726" w:type="pct"/>
                <w:tcBorders>
                  <w:bottom w:val="double" w:color="auto" w:sz="4" w:space="0"/>
                </w:tcBorders>
                <w:shd w:val="clear" w:color="auto" w:fill="F2F2F2"/>
                <w:vAlign w:val="bottom"/>
              </w:tcPr>
            </w:tcPrChange>
          </w:tcPr>
          <w:p w:rsidRPr="00A6342A" w:rsidR="00A6342A" w:rsidRDefault="00032964" w14:paraId="57BF87D4" w14:textId="0EA49E58">
            <w:pPr>
              <w:spacing w:after="0" w:line="240" w:lineRule="auto"/>
              <w:jc w:val="center"/>
              <w:rPr>
                <w:rFonts w:eastAsia="Times New Roman" w:cs="Aptos"/>
                <w:color w:val="000000"/>
                <w:sz w:val="20"/>
                <w:szCs w:val="20"/>
              </w:rPr>
              <w:pPrChange w:author="Scherrer  Beat" w:date="2025-03-25T12:12:00Z" w:id="467">
                <w:pPr>
                  <w:spacing w:after="0" w:line="240" w:lineRule="auto"/>
                  <w:jc w:val="right"/>
                </w:pPr>
              </w:pPrChange>
            </w:pPr>
            <w:ins w:author="Scherrer  Beat" w:date="2026-03-03T15:30:00Z" w16du:dateUtc="2026-03-03T14:30:00Z" w:id="468">
              <w:r>
                <w:rPr>
                  <w:rFonts w:eastAsia="Times New Roman" w:cs="Aptos"/>
                  <w:color w:val="000000"/>
                  <w:sz w:val="20"/>
                  <w:szCs w:val="20"/>
                </w:rPr>
                <w:t>0.67</w:t>
              </w:r>
            </w:ins>
          </w:p>
        </w:tc>
      </w:tr>
    </w:tbl>
    <w:p w:rsidR="0031512E" w:rsidP="00A6342A" w:rsidRDefault="00A6342A" w14:paraId="18D3B1D5" w14:textId="77777777">
      <w:pPr>
        <w:spacing w:after="0" w:line="240" w:lineRule="auto"/>
        <w:rPr>
          <w:rFonts w:eastAsia="Times New Roman" w:cs="Times New Roman"/>
          <w:sz w:val="20"/>
          <w:lang w:val="en-US"/>
        </w:rPr>
      </w:pPr>
      <w:r w:rsidRPr="00A6342A">
        <w:rPr>
          <w:rFonts w:eastAsia="Times New Roman" w:cs="Times New Roman"/>
          <w:sz w:val="20"/>
          <w:lang w:val="en-US"/>
        </w:rPr>
        <w:t>Note:</w:t>
      </w:r>
    </w:p>
    <w:p w:rsidR="0031512E" w:rsidP="00A6342A" w:rsidRDefault="0031512E" w14:paraId="72329149" w14:textId="77777777">
      <w:pPr>
        <w:spacing w:after="0" w:line="240" w:lineRule="auto"/>
        <w:rPr>
          <w:rFonts w:eastAsia="Times New Roman" w:cs="Times New Roman"/>
          <w:sz w:val="20"/>
          <w:lang w:val="en-US"/>
        </w:rPr>
      </w:pPr>
    </w:p>
    <w:p w:rsidR="0031512E" w:rsidP="0031512E" w:rsidRDefault="0031512E" w14:paraId="38D12ED4" w14:textId="77777777">
      <w:pPr>
        <w:pStyle w:val="KeinLeerraum"/>
        <w:spacing w:after="120"/>
        <w:rPr>
          <w:noProof/>
          <w:sz w:val="20"/>
          <w:lang w:val="en-US"/>
        </w:rPr>
      </w:pPr>
    </w:p>
    <w:p w:rsidR="0031512E" w:rsidP="38B23976" w:rsidRDefault="0031512E" w14:paraId="4BFE5F7E" w14:textId="00C26CD3">
      <w:pPr>
        <w:spacing w:after="0" w:line="240" w:lineRule="auto"/>
        <w:rPr>
          <w:rFonts w:eastAsia="Times New Roman" w:cs="Times New Roman"/>
          <w:b/>
          <w:bCs/>
          <w:lang w:val="en-US"/>
        </w:rPr>
      </w:pPr>
      <w:commentRangeStart w:id="469"/>
      <w:r w:rsidRPr="38B23976">
        <w:rPr>
          <w:rFonts w:eastAsia="Times New Roman" w:cs="Times New Roman"/>
          <w:b/>
          <w:bCs/>
          <w:lang w:val="en-US"/>
        </w:rPr>
        <w:t xml:space="preserve">Table </w:t>
      </w:r>
      <w:commentRangeEnd w:id="469"/>
      <w:r>
        <w:commentReference w:id="469"/>
      </w:r>
      <w:r w:rsidRPr="38B23976">
        <w:rPr>
          <w:rFonts w:eastAsia="Times New Roman" w:cs="Times New Roman"/>
          <w:b/>
          <w:bCs/>
          <w:lang w:val="en-US"/>
        </w:rPr>
        <w:t>B2: Performance metrics for each model specification</w:t>
      </w:r>
    </w:p>
    <w:p w:rsidRPr="00A6342A" w:rsidR="008277FA" w:rsidP="38B23976" w:rsidRDefault="008277FA" w14:paraId="1C4A2F03" w14:textId="77777777">
      <w:pPr>
        <w:spacing w:after="0" w:line="240" w:lineRule="auto"/>
        <w:rPr>
          <w:rFonts w:eastAsia="Times New Roman" w:cs="Times New Roman"/>
          <w:b/>
          <w:bCs/>
          <w:lang w:val="en-US"/>
        </w:rPr>
      </w:pPr>
    </w:p>
    <w:tbl>
      <w:tblPr>
        <w:tblW w:w="9356" w:type="dxa"/>
        <w:jc w:val="center"/>
        <w:tblCellMar>
          <w:left w:w="70" w:type="dxa"/>
          <w:right w:w="70" w:type="dxa"/>
        </w:tblCellMar>
        <w:tblLook w:val="04A0" w:firstRow="1" w:lastRow="0" w:firstColumn="1" w:lastColumn="0" w:noHBand="0" w:noVBand="1"/>
      </w:tblPr>
      <w:tblGrid>
        <w:gridCol w:w="3315"/>
        <w:gridCol w:w="1365"/>
        <w:gridCol w:w="1803"/>
        <w:gridCol w:w="1586"/>
        <w:gridCol w:w="1287"/>
      </w:tblGrid>
      <w:tr w:rsidRPr="00A6342A" w:rsidR="00A655E7" w:rsidTr="008F370C" w14:paraId="1F3127C5" w14:textId="77777777">
        <w:trPr>
          <w:cantSplit/>
          <w:trHeight w:val="20"/>
          <w:jc w:val="center"/>
        </w:trPr>
        <w:tc>
          <w:tcPr>
            <w:tcW w:w="3315" w:type="dxa"/>
            <w:tcBorders>
              <w:top w:val="single" w:color="auto" w:sz="4" w:space="0"/>
              <w:bottom w:val="single" w:color="auto" w:sz="4" w:space="0"/>
            </w:tcBorders>
            <w:noWrap/>
            <w:vAlign w:val="center"/>
          </w:tcPr>
          <w:p w:rsidRPr="00A6342A" w:rsidR="0031512E" w:rsidP="00270ABC" w:rsidRDefault="0031512E" w14:paraId="78A254DD" w14:textId="77777777">
            <w:pPr>
              <w:spacing w:after="0" w:line="240" w:lineRule="auto"/>
              <w:jc w:val="left"/>
              <w:rPr>
                <w:rFonts w:eastAsia="Times New Roman" w:cs="Calibri"/>
                <w:color w:val="000000"/>
                <w:sz w:val="20"/>
                <w:szCs w:val="20"/>
                <w:lang w:eastAsia="de-CH"/>
              </w:rPr>
            </w:pPr>
          </w:p>
        </w:tc>
        <w:tc>
          <w:tcPr>
            <w:tcW w:w="1365" w:type="dxa"/>
            <w:tcBorders>
              <w:top w:val="single" w:color="auto" w:sz="4" w:space="0"/>
              <w:bottom w:val="single" w:color="auto" w:sz="4" w:space="0"/>
            </w:tcBorders>
            <w:noWrap/>
          </w:tcPr>
          <w:p w:rsidRPr="00A6342A" w:rsidR="0031512E" w:rsidP="00270ABC" w:rsidRDefault="00A655E7" w14:paraId="069E984D" w14:textId="4663C4B0">
            <w:pPr>
              <w:spacing w:after="0" w:line="240" w:lineRule="auto"/>
              <w:jc w:val="center"/>
              <w:rPr>
                <w:rFonts w:eastAsia="Times New Roman" w:cs="Calibri"/>
                <w:color w:val="000000"/>
                <w:sz w:val="20"/>
                <w:szCs w:val="20"/>
                <w:lang w:eastAsia="de-CH"/>
              </w:rPr>
            </w:pPr>
            <w:r w:rsidRPr="38B23976">
              <w:rPr>
                <w:rFonts w:eastAsia="Times New Roman" w:cs="Calibri"/>
                <w:color w:val="000000" w:themeColor="text1"/>
                <w:sz w:val="20"/>
                <w:szCs w:val="20"/>
                <w:lang w:eastAsia="de-CH"/>
              </w:rPr>
              <w:t xml:space="preserve">Long </w:t>
            </w:r>
            <w:proofErr w:type="spellStart"/>
            <w:r w:rsidRPr="38B23976" w:rsidR="0031512E">
              <w:rPr>
                <w:rFonts w:eastAsia="Times New Roman" w:cs="Calibri"/>
                <w:color w:val="000000" w:themeColor="text1"/>
                <w:sz w:val="20"/>
                <w:szCs w:val="20"/>
                <w:lang w:eastAsia="de-CH"/>
              </w:rPr>
              <w:t>XGBoost</w:t>
            </w:r>
            <w:proofErr w:type="spellEnd"/>
            <w:r w:rsidRPr="38B23976" w:rsidR="2E5176EF">
              <w:rPr>
                <w:rFonts w:eastAsia="Times New Roman" w:cs="Calibri"/>
                <w:color w:val="000000" w:themeColor="text1"/>
                <w:sz w:val="20"/>
                <w:szCs w:val="20"/>
                <w:lang w:eastAsia="de-CH"/>
              </w:rPr>
              <w:t xml:space="preserve"> (</w:t>
            </w:r>
            <w:proofErr w:type="spellStart"/>
            <w:r w:rsidRPr="38B23976" w:rsidR="2E5176EF">
              <w:rPr>
                <w:rFonts w:eastAsia="Times New Roman" w:cs="Calibri"/>
                <w:color w:val="000000" w:themeColor="text1"/>
                <w:sz w:val="20"/>
                <w:szCs w:val="20"/>
                <w:lang w:eastAsia="de-CH"/>
              </w:rPr>
              <w:t>sd</w:t>
            </w:r>
            <w:proofErr w:type="spellEnd"/>
            <w:r w:rsidRPr="38B23976" w:rsidR="2E5176EF">
              <w:rPr>
                <w:rFonts w:eastAsia="Times New Roman" w:cs="Calibri"/>
                <w:color w:val="000000" w:themeColor="text1"/>
                <w:sz w:val="20"/>
                <w:szCs w:val="20"/>
                <w:lang w:eastAsia="de-CH"/>
              </w:rPr>
              <w:t>)</w:t>
            </w:r>
          </w:p>
        </w:tc>
        <w:tc>
          <w:tcPr>
            <w:tcW w:w="1803" w:type="dxa"/>
            <w:tcBorders>
              <w:top w:val="single" w:color="auto" w:sz="4" w:space="0"/>
              <w:bottom w:val="single" w:color="auto" w:sz="4" w:space="0"/>
            </w:tcBorders>
            <w:noWrap/>
          </w:tcPr>
          <w:p w:rsidRPr="00A6342A" w:rsidR="0031512E" w:rsidP="00270ABC" w:rsidRDefault="00D534B2" w14:paraId="0D4578C0" w14:textId="490F1309">
            <w:pPr>
              <w:spacing w:after="0" w:line="240" w:lineRule="auto"/>
              <w:jc w:val="center"/>
              <w:rPr>
                <w:rFonts w:eastAsia="Times New Roman" w:cs="Calibri"/>
                <w:color w:val="000000"/>
                <w:sz w:val="20"/>
                <w:szCs w:val="20"/>
                <w:lang w:eastAsia="de-CH"/>
              </w:rPr>
            </w:pPr>
            <w:r w:rsidRPr="38B23976">
              <w:rPr>
                <w:rFonts w:eastAsia="Times New Roman" w:cs="Calibri"/>
                <w:color w:val="000000" w:themeColor="text1"/>
                <w:sz w:val="20"/>
                <w:szCs w:val="20"/>
                <w:lang w:eastAsia="de-CH"/>
              </w:rPr>
              <w:t>Long</w:t>
            </w:r>
            <w:r w:rsidRPr="38B23976" w:rsidR="00A655E7">
              <w:rPr>
                <w:rFonts w:eastAsia="Times New Roman" w:cs="Calibri"/>
                <w:color w:val="000000" w:themeColor="text1"/>
                <w:sz w:val="20"/>
                <w:szCs w:val="20"/>
                <w:lang w:eastAsia="de-CH"/>
              </w:rPr>
              <w:t xml:space="preserve"> </w:t>
            </w:r>
            <w:r w:rsidRPr="38B23976" w:rsidR="0031512E">
              <w:rPr>
                <w:rFonts w:eastAsia="Times New Roman" w:cs="Calibri"/>
                <w:color w:val="000000" w:themeColor="text1"/>
                <w:sz w:val="20"/>
                <w:szCs w:val="20"/>
                <w:lang w:eastAsia="de-CH"/>
              </w:rPr>
              <w:t>Classical Model</w:t>
            </w:r>
            <w:r w:rsidRPr="38B23976" w:rsidR="0384E9BD">
              <w:rPr>
                <w:rFonts w:eastAsia="Times New Roman" w:cs="Calibri"/>
                <w:color w:val="000000" w:themeColor="text1"/>
                <w:sz w:val="20"/>
                <w:szCs w:val="20"/>
                <w:lang w:eastAsia="de-CH"/>
              </w:rPr>
              <w:t xml:space="preserve"> (</w:t>
            </w:r>
            <w:proofErr w:type="spellStart"/>
            <w:r w:rsidRPr="38B23976" w:rsidR="0384E9BD">
              <w:rPr>
                <w:rFonts w:eastAsia="Times New Roman" w:cs="Calibri"/>
                <w:color w:val="000000" w:themeColor="text1"/>
                <w:sz w:val="20"/>
                <w:szCs w:val="20"/>
                <w:lang w:eastAsia="de-CH"/>
              </w:rPr>
              <w:t>sd</w:t>
            </w:r>
            <w:proofErr w:type="spellEnd"/>
            <w:r w:rsidRPr="38B23976" w:rsidR="0384E9BD">
              <w:rPr>
                <w:rFonts w:eastAsia="Times New Roman" w:cs="Calibri"/>
                <w:color w:val="000000" w:themeColor="text1"/>
                <w:sz w:val="20"/>
                <w:szCs w:val="20"/>
                <w:lang w:eastAsia="de-CH"/>
              </w:rPr>
              <w:t>)</w:t>
            </w:r>
          </w:p>
        </w:tc>
        <w:tc>
          <w:tcPr>
            <w:tcW w:w="1586" w:type="dxa"/>
            <w:tcBorders>
              <w:top w:val="single" w:color="auto" w:sz="4" w:space="0"/>
              <w:bottom w:val="single" w:color="auto" w:sz="4" w:space="0"/>
            </w:tcBorders>
            <w:shd w:val="clear" w:color="auto" w:fill="FFFFFF" w:themeFill="background1"/>
            <w:noWrap/>
          </w:tcPr>
          <w:p w:rsidRPr="00A6342A" w:rsidR="0031512E" w:rsidP="00270ABC" w:rsidRDefault="00D534B2" w14:paraId="3D3608C2" w14:textId="7E1933C3">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Short</w:t>
            </w:r>
            <w:r w:rsidR="00A655E7">
              <w:rPr>
                <w:rFonts w:eastAsia="Times New Roman" w:cs="Calibri"/>
                <w:color w:val="000000"/>
                <w:sz w:val="20"/>
                <w:szCs w:val="20"/>
                <w:lang w:eastAsia="de-CH"/>
              </w:rPr>
              <w:t xml:space="preserve"> </w:t>
            </w:r>
            <w:proofErr w:type="spellStart"/>
            <w:r w:rsidR="0031512E">
              <w:rPr>
                <w:rFonts w:eastAsia="Times New Roman" w:cs="Calibri"/>
                <w:color w:val="000000"/>
                <w:sz w:val="20"/>
                <w:szCs w:val="20"/>
                <w:lang w:eastAsia="de-CH"/>
              </w:rPr>
              <w:t>XGBoost</w:t>
            </w:r>
            <w:proofErr w:type="spellEnd"/>
            <w:r w:rsidR="0031512E">
              <w:rPr>
                <w:rFonts w:eastAsia="Times New Roman" w:cs="Calibri"/>
                <w:color w:val="000000"/>
                <w:sz w:val="20"/>
                <w:szCs w:val="20"/>
                <w:lang w:eastAsia="de-CH"/>
              </w:rPr>
              <w:t xml:space="preserve"> (</w:t>
            </w:r>
            <w:proofErr w:type="spellStart"/>
            <w:r w:rsidR="00A655E7">
              <w:rPr>
                <w:rFonts w:eastAsia="Times New Roman" w:cs="Calibri"/>
                <w:color w:val="000000"/>
                <w:sz w:val="20"/>
                <w:szCs w:val="20"/>
                <w:lang w:eastAsia="de-CH"/>
              </w:rPr>
              <w:t>sd</w:t>
            </w:r>
            <w:proofErr w:type="spellEnd"/>
            <w:r w:rsidR="0031512E">
              <w:rPr>
                <w:rFonts w:eastAsia="Times New Roman" w:cs="Calibri"/>
                <w:color w:val="000000"/>
                <w:sz w:val="20"/>
                <w:szCs w:val="20"/>
                <w:lang w:eastAsia="de-CH"/>
              </w:rPr>
              <w:t>)</w:t>
            </w:r>
          </w:p>
        </w:tc>
        <w:tc>
          <w:tcPr>
            <w:tcW w:w="1287" w:type="dxa"/>
            <w:tcBorders>
              <w:top w:val="single" w:color="auto" w:sz="4" w:space="0"/>
              <w:bottom w:val="single" w:color="auto" w:sz="4" w:space="0"/>
            </w:tcBorders>
          </w:tcPr>
          <w:p w:rsidRPr="00A6342A" w:rsidR="0031512E" w:rsidP="00270ABC" w:rsidRDefault="00A655E7" w14:paraId="5CFADE5B" w14:textId="753DE313">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 xml:space="preserve">Short </w:t>
            </w:r>
            <w:r w:rsidR="0031512E">
              <w:rPr>
                <w:rFonts w:eastAsia="Times New Roman" w:cs="Calibri"/>
                <w:color w:val="000000"/>
                <w:sz w:val="20"/>
                <w:szCs w:val="20"/>
                <w:lang w:eastAsia="de-CH"/>
              </w:rPr>
              <w:t>Classical Model (</w:t>
            </w:r>
            <w:proofErr w:type="spellStart"/>
            <w:r>
              <w:rPr>
                <w:rFonts w:eastAsia="Times New Roman" w:cs="Calibri"/>
                <w:color w:val="000000"/>
                <w:sz w:val="20"/>
                <w:szCs w:val="20"/>
                <w:lang w:eastAsia="de-CH"/>
              </w:rPr>
              <w:t>sd</w:t>
            </w:r>
            <w:proofErr w:type="spellEnd"/>
            <w:r w:rsidR="0031512E">
              <w:rPr>
                <w:rFonts w:eastAsia="Times New Roman" w:cs="Calibri"/>
                <w:color w:val="000000"/>
                <w:sz w:val="20"/>
                <w:szCs w:val="20"/>
                <w:lang w:eastAsia="de-CH"/>
              </w:rPr>
              <w:t>)</w:t>
            </w:r>
          </w:p>
        </w:tc>
      </w:tr>
      <w:tr w:rsidRPr="00A6342A" w:rsidR="00A655E7" w:rsidTr="008F370C" w14:paraId="4DBD1AD2" w14:textId="77777777">
        <w:trPr>
          <w:cantSplit/>
          <w:trHeight w:val="20"/>
          <w:jc w:val="center"/>
        </w:trPr>
        <w:tc>
          <w:tcPr>
            <w:tcW w:w="3315" w:type="dxa"/>
            <w:tcBorders>
              <w:top w:val="single" w:color="auto" w:sz="4" w:space="0"/>
              <w:bottom w:val="single" w:color="auto" w:sz="4" w:space="0"/>
            </w:tcBorders>
            <w:noWrap/>
            <w:vAlign w:val="center"/>
          </w:tcPr>
          <w:p w:rsidRPr="00A6342A" w:rsidR="0031512E" w:rsidP="00270ABC" w:rsidRDefault="0031512E" w14:paraId="3BCF7AD2" w14:textId="77777777">
            <w:pPr>
              <w:spacing w:after="0" w:line="240" w:lineRule="auto"/>
              <w:jc w:val="left"/>
              <w:rPr>
                <w:rFonts w:eastAsia="Times New Roman" w:cs="Calibri"/>
                <w:color w:val="000000"/>
                <w:sz w:val="20"/>
                <w:szCs w:val="20"/>
                <w:lang w:eastAsia="de-CH"/>
              </w:rPr>
            </w:pPr>
          </w:p>
        </w:tc>
        <w:tc>
          <w:tcPr>
            <w:tcW w:w="1365" w:type="dxa"/>
            <w:tcBorders>
              <w:top w:val="single" w:color="auto" w:sz="4" w:space="0"/>
              <w:bottom w:val="single" w:color="auto" w:sz="4" w:space="0"/>
            </w:tcBorders>
            <w:noWrap/>
          </w:tcPr>
          <w:p w:rsidRPr="00A6342A" w:rsidR="0031512E" w:rsidP="00270ABC" w:rsidRDefault="0031512E" w14:paraId="21A7A45B"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1803" w:type="dxa"/>
            <w:tcBorders>
              <w:top w:val="single" w:color="auto" w:sz="4" w:space="0"/>
              <w:bottom w:val="single" w:color="auto" w:sz="4" w:space="0"/>
            </w:tcBorders>
            <w:noWrap/>
          </w:tcPr>
          <w:p w:rsidRPr="00A6342A" w:rsidR="0031512E" w:rsidP="00270ABC" w:rsidRDefault="0031512E" w14:paraId="3758F746"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1586" w:type="dxa"/>
            <w:tcBorders>
              <w:top w:val="single" w:color="auto" w:sz="4" w:space="0"/>
              <w:bottom w:val="single" w:color="auto" w:sz="4" w:space="0"/>
            </w:tcBorders>
            <w:shd w:val="clear" w:color="auto" w:fill="FFFFFF" w:themeFill="background1"/>
            <w:noWrap/>
          </w:tcPr>
          <w:p w:rsidRPr="00A6342A" w:rsidR="0031512E" w:rsidP="00270ABC" w:rsidRDefault="0031512E" w14:paraId="6B130574"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1287" w:type="dxa"/>
            <w:tcBorders>
              <w:top w:val="single" w:color="auto" w:sz="4" w:space="0"/>
              <w:bottom w:val="single" w:color="auto" w:sz="4" w:space="0"/>
            </w:tcBorders>
          </w:tcPr>
          <w:p w:rsidRPr="00A6342A" w:rsidR="0031512E" w:rsidP="00270ABC" w:rsidRDefault="0031512E" w14:paraId="53C528DA"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Pr="00A6342A" w:rsidR="00A655E7" w:rsidTr="008F370C" w14:paraId="4677BA8B" w14:textId="77777777">
        <w:trPr>
          <w:trHeight w:val="20"/>
          <w:jc w:val="center"/>
        </w:trPr>
        <w:tc>
          <w:tcPr>
            <w:tcW w:w="3315" w:type="dxa"/>
            <w:noWrap/>
            <w:vAlign w:val="center"/>
          </w:tcPr>
          <w:p w:rsidRPr="00A6342A" w:rsidR="0031512E" w:rsidP="008F370C" w:rsidRDefault="0031512E" w14:paraId="6ABACC25"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1365" w:type="dxa"/>
            <w:noWrap/>
          </w:tcPr>
          <w:p w:rsidRPr="00A6342A" w:rsidR="0031512E" w:rsidP="007C38D2" w:rsidRDefault="0031512E" w14:paraId="1B3689D3" w14:textId="77777777">
            <w:pPr>
              <w:spacing w:after="0" w:line="240" w:lineRule="auto"/>
              <w:jc w:val="center"/>
              <w:rPr>
                <w:rFonts w:eastAsia="Times New Roman" w:cs="Aptos"/>
                <w:color w:val="000000"/>
                <w:sz w:val="20"/>
                <w:szCs w:val="20"/>
              </w:rPr>
            </w:pPr>
          </w:p>
        </w:tc>
        <w:tc>
          <w:tcPr>
            <w:tcW w:w="1803" w:type="dxa"/>
            <w:noWrap/>
          </w:tcPr>
          <w:p w:rsidRPr="00A6342A" w:rsidR="0031512E" w:rsidP="007C38D2" w:rsidRDefault="0031512E" w14:paraId="16522A16" w14:textId="77777777">
            <w:pPr>
              <w:spacing w:after="0" w:line="240" w:lineRule="auto"/>
              <w:jc w:val="center"/>
              <w:rPr>
                <w:rFonts w:eastAsia="Times New Roman" w:cs="Aptos"/>
                <w:color w:val="000000"/>
                <w:sz w:val="20"/>
                <w:szCs w:val="20"/>
              </w:rPr>
            </w:pPr>
          </w:p>
        </w:tc>
        <w:tc>
          <w:tcPr>
            <w:tcW w:w="1586" w:type="dxa"/>
            <w:noWrap/>
          </w:tcPr>
          <w:p w:rsidRPr="00A6342A" w:rsidR="0031512E" w:rsidP="007C38D2" w:rsidRDefault="0031512E" w14:paraId="69255DF0" w14:textId="77777777">
            <w:pPr>
              <w:spacing w:after="0" w:line="240" w:lineRule="auto"/>
              <w:jc w:val="center"/>
              <w:rPr>
                <w:rFonts w:eastAsia="Times New Roman" w:cs="Aptos"/>
                <w:color w:val="000000"/>
                <w:sz w:val="20"/>
                <w:szCs w:val="20"/>
              </w:rPr>
            </w:pPr>
          </w:p>
        </w:tc>
        <w:tc>
          <w:tcPr>
            <w:tcW w:w="1287" w:type="dxa"/>
          </w:tcPr>
          <w:p w:rsidRPr="00A6342A" w:rsidR="0031512E" w:rsidP="007C38D2" w:rsidRDefault="0031512E" w14:paraId="5991B91F" w14:textId="77777777">
            <w:pPr>
              <w:spacing w:after="0" w:line="240" w:lineRule="auto"/>
              <w:jc w:val="center"/>
              <w:rPr>
                <w:rFonts w:eastAsia="Times New Roman" w:cs="Aptos"/>
                <w:color w:val="000000"/>
                <w:sz w:val="20"/>
                <w:szCs w:val="20"/>
              </w:rPr>
            </w:pPr>
          </w:p>
        </w:tc>
      </w:tr>
      <w:tr w:rsidRPr="00A6342A" w:rsidR="00A655E7" w:rsidTr="008F370C" w14:paraId="63E61489" w14:textId="77777777">
        <w:trPr>
          <w:trHeight w:val="20"/>
          <w:jc w:val="center"/>
        </w:trPr>
        <w:tc>
          <w:tcPr>
            <w:tcW w:w="3315" w:type="dxa"/>
            <w:noWrap/>
            <w:vAlign w:val="center"/>
          </w:tcPr>
          <w:p w:rsidRPr="00A6342A" w:rsidR="0031512E" w:rsidP="008F370C" w:rsidRDefault="0031512E" w14:paraId="7A3C4FFE"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1365" w:type="dxa"/>
            <w:noWrap/>
            <w:vAlign w:val="center"/>
          </w:tcPr>
          <w:p w:rsidRPr="00C34424" w:rsidR="0031512E" w:rsidP="38B23976" w:rsidRDefault="005D2572" w14:paraId="76D5B9E2" w14:textId="68E19AB9">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w:t>
            </w:r>
            <w:r w:rsidRPr="38B23976" w:rsidR="007C38D2">
              <w:rPr>
                <w:rFonts w:asciiTheme="minorHAnsi" w:hAnsiTheme="minorHAnsi" w:eastAsiaTheme="minorEastAsia"/>
                <w:color w:val="000000" w:themeColor="text1"/>
                <w:sz w:val="20"/>
                <w:szCs w:val="20"/>
              </w:rPr>
              <w:t>3</w:t>
            </w:r>
            <w:r w:rsidRPr="38B23976" w:rsidR="76979603">
              <w:rPr>
                <w:rFonts w:asciiTheme="minorHAnsi" w:hAnsiTheme="minorHAnsi" w:eastAsiaTheme="minorEastAsia"/>
                <w:color w:val="000000" w:themeColor="text1"/>
                <w:sz w:val="20"/>
                <w:szCs w:val="20"/>
              </w:rPr>
              <w:t xml:space="preserve">9 </w:t>
            </w:r>
            <w:r w:rsidRPr="38B23976" w:rsidR="7C9A6739">
              <w:rPr>
                <w:rFonts w:asciiTheme="minorHAnsi" w:hAnsiTheme="minorHAnsi" w:eastAsiaTheme="minorEastAsia"/>
                <w:color w:val="000000" w:themeColor="text1"/>
                <w:sz w:val="20"/>
                <w:szCs w:val="20"/>
              </w:rPr>
              <w:t>(0.06)</w:t>
            </w:r>
          </w:p>
        </w:tc>
        <w:tc>
          <w:tcPr>
            <w:tcW w:w="1803" w:type="dxa"/>
            <w:noWrap/>
            <w:vAlign w:val="center"/>
          </w:tcPr>
          <w:p w:rsidRPr="00A6342A" w:rsidR="0031512E" w:rsidP="38B23976" w:rsidRDefault="76979603" w14:paraId="004901A0" w14:textId="066A89CF">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0.934 (0.08)</w:t>
            </w:r>
          </w:p>
        </w:tc>
        <w:tc>
          <w:tcPr>
            <w:tcW w:w="1586" w:type="dxa"/>
            <w:noWrap/>
            <w:vAlign w:val="center"/>
          </w:tcPr>
          <w:p w:rsidRPr="00A6342A" w:rsidR="0031512E" w:rsidP="38B23976" w:rsidRDefault="286F05E2" w14:paraId="0BD0079B" w14:textId="68939A0D">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0.906 (0.06)</w:t>
            </w:r>
          </w:p>
        </w:tc>
        <w:tc>
          <w:tcPr>
            <w:tcW w:w="1287" w:type="dxa"/>
            <w:vAlign w:val="center"/>
          </w:tcPr>
          <w:p w:rsidRPr="00A655E7" w:rsidR="0031512E" w:rsidP="38B23976" w:rsidRDefault="286F05E2" w14:paraId="46C08CCB" w14:textId="7118BE71">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0.936 (0.08</w:t>
            </w:r>
            <w:r w:rsidRPr="38B23976" w:rsidR="68197E64">
              <w:rPr>
                <w:rFonts w:asciiTheme="minorHAnsi" w:hAnsiTheme="minorHAnsi" w:eastAsiaTheme="minorEastAsia"/>
                <w:color w:val="000000" w:themeColor="text1"/>
                <w:sz w:val="20"/>
                <w:szCs w:val="20"/>
              </w:rPr>
              <w:t>)</w:t>
            </w:r>
          </w:p>
        </w:tc>
      </w:tr>
      <w:tr w:rsidRPr="00A6342A" w:rsidR="00A655E7" w:rsidTr="008F370C" w14:paraId="70E0A3E8" w14:textId="77777777">
        <w:trPr>
          <w:trHeight w:val="20"/>
          <w:jc w:val="center"/>
        </w:trPr>
        <w:tc>
          <w:tcPr>
            <w:tcW w:w="3315" w:type="dxa"/>
            <w:noWrap/>
            <w:vAlign w:val="center"/>
          </w:tcPr>
          <w:p w:rsidRPr="00A6342A" w:rsidR="0031512E" w:rsidP="008F370C" w:rsidRDefault="0031512E" w14:paraId="0CAEC3A9"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1365" w:type="dxa"/>
            <w:noWrap/>
            <w:vAlign w:val="center"/>
          </w:tcPr>
          <w:p w:rsidRPr="00C34424" w:rsidR="0031512E" w:rsidP="38B23976" w:rsidRDefault="007C38D2" w14:paraId="2794CF7C" w14:textId="0ECD0F05">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0.2</w:t>
            </w:r>
            <w:r w:rsidRPr="38B23976" w:rsidR="20DF8DD6">
              <w:rPr>
                <w:rFonts w:asciiTheme="minorHAnsi" w:hAnsiTheme="minorHAnsi" w:eastAsiaTheme="minorEastAsia"/>
                <w:color w:val="000000" w:themeColor="text1"/>
                <w:sz w:val="20"/>
                <w:szCs w:val="20"/>
              </w:rPr>
              <w:t>67 (0.12)</w:t>
            </w:r>
          </w:p>
        </w:tc>
        <w:tc>
          <w:tcPr>
            <w:tcW w:w="1803" w:type="dxa"/>
            <w:noWrap/>
            <w:vAlign w:val="center"/>
          </w:tcPr>
          <w:p w:rsidRPr="00A6342A" w:rsidR="0031512E" w:rsidP="38B23976" w:rsidRDefault="007C38D2" w14:paraId="12E89E84" w14:textId="5386ECCA">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0.0</w:t>
            </w:r>
            <w:r w:rsidRPr="38B23976" w:rsidR="3D7D2BF5">
              <w:rPr>
                <w:rFonts w:asciiTheme="minorHAnsi" w:hAnsiTheme="minorHAnsi" w:eastAsiaTheme="minorEastAsia"/>
                <w:color w:val="000000" w:themeColor="text1"/>
                <w:sz w:val="20"/>
                <w:szCs w:val="20"/>
              </w:rPr>
              <w:t>57 (0.09)</w:t>
            </w:r>
          </w:p>
        </w:tc>
        <w:tc>
          <w:tcPr>
            <w:tcW w:w="1586" w:type="dxa"/>
            <w:noWrap/>
            <w:vAlign w:val="center"/>
          </w:tcPr>
          <w:p w:rsidRPr="00A655E7" w:rsidR="0031512E" w:rsidP="38B23976" w:rsidRDefault="00857201" w14:paraId="0115F8F6" w14:textId="45C4C45D">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0.186 (0.11)</w:t>
            </w:r>
          </w:p>
        </w:tc>
        <w:tc>
          <w:tcPr>
            <w:tcW w:w="1287" w:type="dxa"/>
            <w:vAlign w:val="center"/>
          </w:tcPr>
          <w:p w:rsidRPr="00A6342A" w:rsidR="0031512E" w:rsidP="38B23976" w:rsidRDefault="00857201" w14:paraId="42FCA206" w14:textId="7BDF678E">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0.040 (0.09)</w:t>
            </w:r>
          </w:p>
        </w:tc>
      </w:tr>
      <w:tr w:rsidRPr="00A6342A" w:rsidR="00A655E7" w:rsidTr="008F370C" w14:paraId="753D5B60" w14:textId="77777777">
        <w:trPr>
          <w:trHeight w:val="20"/>
          <w:jc w:val="center"/>
        </w:trPr>
        <w:tc>
          <w:tcPr>
            <w:tcW w:w="3315" w:type="dxa"/>
            <w:noWrap/>
            <w:vAlign w:val="center"/>
            <w:hideMark/>
          </w:tcPr>
          <w:p w:rsidRPr="00A6342A" w:rsidR="0031512E" w:rsidP="008F370C" w:rsidRDefault="0031512E" w14:paraId="74FCFDE1"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1365" w:type="dxa"/>
            <w:noWrap/>
            <w:vAlign w:val="center"/>
          </w:tcPr>
          <w:p w:rsidRPr="00C34424" w:rsidR="0031512E" w:rsidP="38B23976" w:rsidRDefault="007C38D2" w14:paraId="28A491A8" w14:textId="0D2CFA40">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0.2</w:t>
            </w:r>
            <w:r w:rsidRPr="38B23976" w:rsidR="1699C691">
              <w:rPr>
                <w:rFonts w:asciiTheme="minorHAnsi" w:hAnsiTheme="minorHAnsi" w:eastAsiaTheme="minorEastAsia"/>
                <w:color w:val="000000" w:themeColor="text1"/>
                <w:sz w:val="20"/>
                <w:szCs w:val="20"/>
              </w:rPr>
              <w:t>61 (0.20)</w:t>
            </w:r>
          </w:p>
        </w:tc>
        <w:tc>
          <w:tcPr>
            <w:tcW w:w="1803" w:type="dxa"/>
            <w:noWrap/>
            <w:vAlign w:val="center"/>
          </w:tcPr>
          <w:p w:rsidRPr="00A6342A" w:rsidR="0031512E" w:rsidP="38B23976" w:rsidRDefault="007C38D2" w14:paraId="4C74A9AE" w14:textId="4F203EDE">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0.089</w:t>
            </w:r>
            <w:r w:rsidRPr="38B23976" w:rsidR="7A708522">
              <w:rPr>
                <w:rFonts w:asciiTheme="minorHAnsi" w:hAnsiTheme="minorHAnsi" w:eastAsiaTheme="minorEastAsia"/>
                <w:color w:val="000000" w:themeColor="text1"/>
                <w:sz w:val="20"/>
                <w:szCs w:val="20"/>
              </w:rPr>
              <w:t xml:space="preserve"> (0.21)</w:t>
            </w:r>
          </w:p>
        </w:tc>
        <w:tc>
          <w:tcPr>
            <w:tcW w:w="1586" w:type="dxa"/>
            <w:noWrap/>
            <w:vAlign w:val="center"/>
          </w:tcPr>
          <w:p w:rsidRPr="00A655E7" w:rsidR="0031512E" w:rsidP="38B23976" w:rsidRDefault="00857201" w14:paraId="329E5546" w14:textId="35912CF6">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0.383 (0.21)</w:t>
            </w:r>
          </w:p>
        </w:tc>
        <w:tc>
          <w:tcPr>
            <w:tcW w:w="1287" w:type="dxa"/>
            <w:vAlign w:val="center"/>
          </w:tcPr>
          <w:p w:rsidRPr="00A6342A" w:rsidR="0031512E" w:rsidP="38B23976" w:rsidRDefault="00857201" w14:paraId="7F3A28D4" w14:textId="637579BE">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0.083 (0.22)</w:t>
            </w:r>
          </w:p>
        </w:tc>
      </w:tr>
      <w:tr w:rsidRPr="00A6342A" w:rsidR="00A655E7" w:rsidTr="008F370C" w14:paraId="1097C747" w14:textId="77777777">
        <w:trPr>
          <w:trHeight w:val="20"/>
          <w:jc w:val="center"/>
        </w:trPr>
        <w:tc>
          <w:tcPr>
            <w:tcW w:w="3315" w:type="dxa"/>
            <w:noWrap/>
            <w:vAlign w:val="center"/>
            <w:hideMark/>
          </w:tcPr>
          <w:p w:rsidRPr="00A6342A" w:rsidR="0031512E" w:rsidP="008F370C" w:rsidRDefault="0031512E" w14:paraId="4DE77693"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1365" w:type="dxa"/>
            <w:noWrap/>
            <w:vAlign w:val="center"/>
          </w:tcPr>
          <w:p w:rsidRPr="00A6342A" w:rsidR="0031512E" w:rsidP="00414EDA" w:rsidRDefault="007C38D2" w14:paraId="43BCB341" w14:textId="05D7AB07">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0.94</w:t>
            </w:r>
            <w:r w:rsidRPr="38B23976" w:rsidR="4DD36951">
              <w:rPr>
                <w:rFonts w:asciiTheme="minorHAnsi" w:hAnsiTheme="minorHAnsi" w:eastAsiaTheme="minorEastAsia"/>
                <w:color w:val="000000" w:themeColor="text1"/>
                <w:sz w:val="20"/>
                <w:szCs w:val="20"/>
              </w:rPr>
              <w:t>4 (0.17)</w:t>
            </w:r>
          </w:p>
        </w:tc>
        <w:tc>
          <w:tcPr>
            <w:tcW w:w="1803" w:type="dxa"/>
            <w:noWrap/>
            <w:vAlign w:val="center"/>
          </w:tcPr>
          <w:p w:rsidRPr="00C34424" w:rsidR="0031512E" w:rsidP="00414EDA" w:rsidRDefault="007C38D2" w14:paraId="393593E3" w14:textId="598D2C85">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w:t>
            </w:r>
            <w:r w:rsidRPr="38B23976" w:rsidR="0C955DE5">
              <w:rPr>
                <w:rFonts w:asciiTheme="minorHAnsi" w:hAnsiTheme="minorHAnsi" w:eastAsiaTheme="minorEastAsia"/>
                <w:color w:val="000000" w:themeColor="text1"/>
                <w:sz w:val="20"/>
                <w:szCs w:val="20"/>
              </w:rPr>
              <w:t>51 (0.19)</w:t>
            </w:r>
          </w:p>
        </w:tc>
        <w:tc>
          <w:tcPr>
            <w:tcW w:w="1586" w:type="dxa"/>
            <w:noWrap/>
            <w:vAlign w:val="center"/>
          </w:tcPr>
          <w:p w:rsidRPr="00A6342A" w:rsidR="0031512E" w:rsidP="00414EDA" w:rsidRDefault="00857201" w14:paraId="57774C0C" w14:textId="3BBBD0B1">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0.890 (0.24)</w:t>
            </w:r>
          </w:p>
        </w:tc>
        <w:tc>
          <w:tcPr>
            <w:tcW w:w="1287" w:type="dxa"/>
            <w:vAlign w:val="center"/>
          </w:tcPr>
          <w:p w:rsidRPr="00A655E7" w:rsidR="0031512E" w:rsidP="00414EDA" w:rsidRDefault="00857201" w14:paraId="16AD475F" w14:textId="26C6D819">
            <w:pPr>
              <w:spacing w:after="0" w:line="240" w:lineRule="auto"/>
              <w:jc w:val="center"/>
              <w:rPr>
                <w:rFonts w:eastAsia="Times New Roman" w:cs="Aptos"/>
                <w:color w:val="000000" w:themeColor="text1"/>
                <w:sz w:val="20"/>
                <w:szCs w:val="20"/>
              </w:rPr>
            </w:pPr>
            <w:r w:rsidRPr="38B23976">
              <w:rPr>
                <w:rFonts w:asciiTheme="minorHAnsi" w:hAnsiTheme="minorHAnsi" w:eastAsiaTheme="minorEastAsia"/>
                <w:color w:val="000000" w:themeColor="text1"/>
                <w:sz w:val="20"/>
                <w:szCs w:val="20"/>
              </w:rPr>
              <w:t>0.945 (0.21)</w:t>
            </w:r>
          </w:p>
        </w:tc>
      </w:tr>
      <w:tr w:rsidRPr="00A6342A" w:rsidR="00A655E7" w:rsidTr="008F370C" w14:paraId="2D4DF449" w14:textId="77777777">
        <w:trPr>
          <w:trHeight w:val="20"/>
          <w:jc w:val="center"/>
        </w:trPr>
        <w:tc>
          <w:tcPr>
            <w:tcW w:w="3315" w:type="dxa"/>
            <w:noWrap/>
            <w:vAlign w:val="center"/>
          </w:tcPr>
          <w:p w:rsidRPr="00A6342A" w:rsidR="0031512E" w:rsidP="008F370C" w:rsidRDefault="0031512E" w14:paraId="29C4B860"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1365" w:type="dxa"/>
            <w:noWrap/>
            <w:vAlign w:val="center"/>
          </w:tcPr>
          <w:p w:rsidRPr="00A6342A" w:rsidR="0031512E" w:rsidP="007C38D2" w:rsidRDefault="0031512E" w14:paraId="7AE1FC95" w14:textId="77777777">
            <w:pPr>
              <w:spacing w:after="0" w:line="240" w:lineRule="auto"/>
              <w:jc w:val="center"/>
              <w:rPr>
                <w:rFonts w:eastAsia="Times New Roman" w:cs="Aptos"/>
                <w:color w:val="000000"/>
                <w:sz w:val="20"/>
                <w:szCs w:val="20"/>
              </w:rPr>
            </w:pPr>
          </w:p>
        </w:tc>
        <w:tc>
          <w:tcPr>
            <w:tcW w:w="1803" w:type="dxa"/>
            <w:noWrap/>
            <w:vAlign w:val="center"/>
          </w:tcPr>
          <w:p w:rsidRPr="00A6342A" w:rsidR="0031512E" w:rsidP="007C38D2" w:rsidRDefault="0031512E" w14:paraId="4AA3EBCB" w14:textId="77777777">
            <w:pPr>
              <w:spacing w:after="0" w:line="240" w:lineRule="auto"/>
              <w:jc w:val="center"/>
              <w:rPr>
                <w:rFonts w:eastAsia="Times New Roman" w:cs="Aptos"/>
                <w:color w:val="000000"/>
                <w:sz w:val="20"/>
                <w:szCs w:val="20"/>
              </w:rPr>
            </w:pPr>
          </w:p>
        </w:tc>
        <w:tc>
          <w:tcPr>
            <w:tcW w:w="1586" w:type="dxa"/>
            <w:noWrap/>
            <w:vAlign w:val="center"/>
          </w:tcPr>
          <w:p w:rsidRPr="00A6342A" w:rsidR="0031512E" w:rsidP="007C38D2" w:rsidRDefault="0031512E" w14:paraId="0D99BAC4" w14:textId="77777777">
            <w:pPr>
              <w:spacing w:after="0" w:line="240" w:lineRule="auto"/>
              <w:jc w:val="center"/>
              <w:rPr>
                <w:rFonts w:eastAsia="Times New Roman" w:cs="Aptos"/>
                <w:color w:val="000000"/>
                <w:sz w:val="20"/>
                <w:szCs w:val="20"/>
              </w:rPr>
            </w:pPr>
          </w:p>
        </w:tc>
        <w:tc>
          <w:tcPr>
            <w:tcW w:w="1287" w:type="dxa"/>
            <w:vAlign w:val="center"/>
          </w:tcPr>
          <w:p w:rsidRPr="00A6342A" w:rsidR="0031512E" w:rsidP="007C38D2" w:rsidRDefault="0031512E" w14:paraId="5D9EB9E2" w14:textId="77777777">
            <w:pPr>
              <w:spacing w:after="0" w:line="240" w:lineRule="auto"/>
              <w:jc w:val="center"/>
              <w:rPr>
                <w:rFonts w:eastAsia="Times New Roman" w:cs="Aptos"/>
                <w:color w:val="000000"/>
                <w:sz w:val="20"/>
                <w:szCs w:val="20"/>
              </w:rPr>
            </w:pPr>
          </w:p>
        </w:tc>
      </w:tr>
      <w:tr w:rsidRPr="00A6342A" w:rsidR="00A655E7" w:rsidTr="008F370C" w14:paraId="2C1C6ACA" w14:textId="77777777">
        <w:trPr>
          <w:trHeight w:val="20"/>
          <w:jc w:val="center"/>
        </w:trPr>
        <w:tc>
          <w:tcPr>
            <w:tcW w:w="3315" w:type="dxa"/>
            <w:noWrap/>
            <w:vAlign w:val="center"/>
          </w:tcPr>
          <w:p w:rsidRPr="00A6342A" w:rsidR="0031512E" w:rsidP="008F370C" w:rsidRDefault="0031512E" w14:paraId="22A15E8D"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365" w:type="dxa"/>
            <w:noWrap/>
            <w:vAlign w:val="center"/>
          </w:tcPr>
          <w:p w:rsidRPr="00C34424" w:rsidR="0031512E" w:rsidP="38B23976" w:rsidRDefault="007C38D2" w14:paraId="23B50C62" w14:textId="6AF5B88D">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w:t>
            </w:r>
            <w:r w:rsidRPr="38B23976" w:rsidR="6332B2B8">
              <w:rPr>
                <w:rFonts w:asciiTheme="minorHAnsi" w:hAnsiTheme="minorHAnsi" w:eastAsiaTheme="minorEastAsia"/>
                <w:color w:val="000000" w:themeColor="text1"/>
                <w:sz w:val="20"/>
                <w:szCs w:val="20"/>
              </w:rPr>
              <w:t>704 (0.03)</w:t>
            </w:r>
          </w:p>
        </w:tc>
        <w:tc>
          <w:tcPr>
            <w:tcW w:w="1803" w:type="dxa"/>
            <w:noWrap/>
            <w:vAlign w:val="center"/>
          </w:tcPr>
          <w:p w:rsidRPr="00A6342A" w:rsidR="0031512E" w:rsidP="38B23976" w:rsidRDefault="023D32A8" w14:paraId="73A8D82D" w14:textId="36034A93">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0.612 (0.05)</w:t>
            </w:r>
          </w:p>
        </w:tc>
        <w:tc>
          <w:tcPr>
            <w:tcW w:w="1586" w:type="dxa"/>
            <w:noWrap/>
            <w:vAlign w:val="center"/>
          </w:tcPr>
          <w:p w:rsidRPr="00A655E7" w:rsidR="0031512E" w:rsidP="38B23976" w:rsidRDefault="00857201" w14:paraId="2F7A289D" w14:textId="5F438E77">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0.661 (0.04)</w:t>
            </w:r>
          </w:p>
        </w:tc>
        <w:tc>
          <w:tcPr>
            <w:tcW w:w="1287" w:type="dxa"/>
            <w:vAlign w:val="center"/>
          </w:tcPr>
          <w:p w:rsidRPr="00A6342A" w:rsidR="0031512E" w:rsidP="38B23976" w:rsidRDefault="00857201" w14:paraId="7C74E905" w14:textId="7ADB1AB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0.633 (0.05)</w:t>
            </w:r>
          </w:p>
        </w:tc>
      </w:tr>
      <w:tr w:rsidRPr="00A6342A" w:rsidR="00A655E7" w:rsidTr="008F370C" w14:paraId="0983C1A1" w14:textId="77777777">
        <w:trPr>
          <w:trHeight w:val="20"/>
          <w:jc w:val="center"/>
        </w:trPr>
        <w:tc>
          <w:tcPr>
            <w:tcW w:w="3315" w:type="dxa"/>
            <w:noWrap/>
            <w:vAlign w:val="center"/>
          </w:tcPr>
          <w:p w:rsidRPr="00A6342A" w:rsidR="0031512E" w:rsidP="008F370C" w:rsidRDefault="0031512E" w14:paraId="59399887"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365" w:type="dxa"/>
            <w:noWrap/>
            <w:vAlign w:val="center"/>
          </w:tcPr>
          <w:p w:rsidRPr="00C34424" w:rsidR="0031512E" w:rsidP="38B23976" w:rsidRDefault="5CDFABA6" w14:paraId="119D6862" w14:textId="42C15828">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0.358 (0.06)</w:t>
            </w:r>
          </w:p>
        </w:tc>
        <w:tc>
          <w:tcPr>
            <w:tcW w:w="1803" w:type="dxa"/>
            <w:noWrap/>
            <w:vAlign w:val="center"/>
          </w:tcPr>
          <w:p w:rsidRPr="00A6342A" w:rsidR="0031512E" w:rsidP="38B23976" w:rsidRDefault="10C1C5E6" w14:paraId="5EBA3C4F" w14:textId="5A8C34EE">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0.163 (0.09)</w:t>
            </w:r>
          </w:p>
        </w:tc>
        <w:tc>
          <w:tcPr>
            <w:tcW w:w="1586" w:type="dxa"/>
            <w:noWrap/>
            <w:vAlign w:val="center"/>
          </w:tcPr>
          <w:p w:rsidRPr="00A655E7" w:rsidR="0031512E" w:rsidP="38B23976" w:rsidRDefault="007E42A4" w14:paraId="29A89232" w14:textId="380435DA">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0.259 (0.07)</w:t>
            </w:r>
          </w:p>
        </w:tc>
        <w:tc>
          <w:tcPr>
            <w:tcW w:w="1287" w:type="dxa"/>
            <w:vAlign w:val="center"/>
          </w:tcPr>
          <w:p w:rsidRPr="00A6342A" w:rsidR="0031512E" w:rsidP="38B23976" w:rsidRDefault="007E42A4" w14:paraId="42FD466E" w14:textId="6EEEAE11">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0.202 (0.12)</w:t>
            </w:r>
          </w:p>
        </w:tc>
      </w:tr>
      <w:tr w:rsidRPr="00A6342A" w:rsidR="00A655E7" w:rsidTr="008F370C" w14:paraId="4CEEF2C9" w14:textId="77777777">
        <w:trPr>
          <w:trHeight w:val="20"/>
          <w:jc w:val="center"/>
        </w:trPr>
        <w:tc>
          <w:tcPr>
            <w:tcW w:w="3315" w:type="dxa"/>
            <w:noWrap/>
            <w:vAlign w:val="center"/>
          </w:tcPr>
          <w:p w:rsidRPr="00A6342A" w:rsidR="0031512E" w:rsidP="008F370C" w:rsidRDefault="0031512E" w14:paraId="1EA804E6"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365" w:type="dxa"/>
            <w:noWrap/>
            <w:vAlign w:val="center"/>
          </w:tcPr>
          <w:p w:rsidRPr="00C34424" w:rsidR="0031512E" w:rsidP="38B23976" w:rsidRDefault="7951C60C" w14:paraId="2ED0A301" w14:textId="51742177">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0.727 (0.14)</w:t>
            </w:r>
          </w:p>
        </w:tc>
        <w:tc>
          <w:tcPr>
            <w:tcW w:w="1803" w:type="dxa"/>
            <w:noWrap/>
            <w:vAlign w:val="center"/>
          </w:tcPr>
          <w:p w:rsidRPr="00A6342A" w:rsidR="0031512E" w:rsidP="38B23976" w:rsidRDefault="50954E7B" w14:paraId="150A20BA" w14:textId="06985355">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0.399 (0.26)</w:t>
            </w:r>
          </w:p>
        </w:tc>
        <w:tc>
          <w:tcPr>
            <w:tcW w:w="1586" w:type="dxa"/>
            <w:noWrap/>
            <w:vAlign w:val="center"/>
          </w:tcPr>
          <w:p w:rsidRPr="00A655E7" w:rsidR="0031512E" w:rsidP="38B23976" w:rsidRDefault="007E42A4" w14:paraId="40963E5C" w14:textId="526C63C8">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0.673 (0.20)</w:t>
            </w:r>
          </w:p>
        </w:tc>
        <w:tc>
          <w:tcPr>
            <w:tcW w:w="1287" w:type="dxa"/>
            <w:vAlign w:val="center"/>
          </w:tcPr>
          <w:p w:rsidRPr="00A6342A" w:rsidR="0031512E" w:rsidP="38B23976" w:rsidRDefault="007E42A4" w14:paraId="5EE33180" w14:textId="3498DB48">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0.426 (0.28)</w:t>
            </w:r>
          </w:p>
        </w:tc>
      </w:tr>
      <w:tr w:rsidRPr="00A6342A" w:rsidR="00A655E7" w:rsidTr="008F370C" w14:paraId="598A8A71" w14:textId="77777777">
        <w:trPr>
          <w:trHeight w:val="20"/>
          <w:jc w:val="center"/>
        </w:trPr>
        <w:tc>
          <w:tcPr>
            <w:tcW w:w="3315" w:type="dxa"/>
            <w:noWrap/>
            <w:vAlign w:val="center"/>
          </w:tcPr>
          <w:p w:rsidRPr="00A6342A" w:rsidR="0031512E" w:rsidP="008F370C" w:rsidRDefault="0031512E" w14:paraId="05E4E975"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365" w:type="dxa"/>
            <w:noWrap/>
            <w:vAlign w:val="center"/>
          </w:tcPr>
          <w:p w:rsidRPr="00A6342A" w:rsidR="0031512E" w:rsidP="38B23976" w:rsidRDefault="7EDFD94A" w14:paraId="39DCD837" w14:textId="56C220FF">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0.620 (0.14)</w:t>
            </w:r>
          </w:p>
        </w:tc>
        <w:tc>
          <w:tcPr>
            <w:tcW w:w="1803" w:type="dxa"/>
            <w:noWrap/>
            <w:vAlign w:val="center"/>
          </w:tcPr>
          <w:p w:rsidRPr="00C34424" w:rsidR="0031512E" w:rsidP="38B23976" w:rsidRDefault="2C511EA2" w14:paraId="685F7DFC" w14:textId="0F08B760">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0.765 (0.18)</w:t>
            </w:r>
          </w:p>
        </w:tc>
        <w:tc>
          <w:tcPr>
            <w:tcW w:w="1586" w:type="dxa"/>
            <w:noWrap/>
            <w:vAlign w:val="center"/>
          </w:tcPr>
          <w:p w:rsidRPr="00C34424" w:rsidR="0031512E" w:rsidP="38B23976" w:rsidRDefault="007E42A4" w14:paraId="32711BBE" w14:textId="6C9D87C4">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0.576 (0.17)</w:t>
            </w:r>
          </w:p>
        </w:tc>
        <w:tc>
          <w:tcPr>
            <w:tcW w:w="1287" w:type="dxa"/>
            <w:vAlign w:val="center"/>
          </w:tcPr>
          <w:p w:rsidRPr="00A655E7" w:rsidR="0031512E" w:rsidP="38B23976" w:rsidRDefault="007E42A4" w14:paraId="384210C8" w14:textId="4807546F">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0.776 (0.17)</w:t>
            </w:r>
          </w:p>
        </w:tc>
      </w:tr>
      <w:tr w:rsidRPr="00A6342A" w:rsidR="00A655E7" w:rsidTr="008F370C" w14:paraId="47A08EF5" w14:textId="77777777">
        <w:trPr>
          <w:trHeight w:val="20"/>
          <w:jc w:val="center"/>
        </w:trPr>
        <w:tc>
          <w:tcPr>
            <w:tcW w:w="3315" w:type="dxa"/>
            <w:noWrap/>
            <w:vAlign w:val="center"/>
          </w:tcPr>
          <w:p w:rsidRPr="00A6342A" w:rsidR="0031512E" w:rsidP="008F370C" w:rsidRDefault="0031512E" w14:paraId="32EDFD53"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1365" w:type="dxa"/>
            <w:noWrap/>
            <w:vAlign w:val="center"/>
          </w:tcPr>
          <w:p w:rsidRPr="00A6342A" w:rsidR="0031512E" w:rsidP="007C38D2" w:rsidRDefault="0031512E" w14:paraId="6F1C1EAF" w14:textId="77777777">
            <w:pPr>
              <w:spacing w:after="0" w:line="240" w:lineRule="auto"/>
              <w:jc w:val="center"/>
              <w:rPr>
                <w:rFonts w:eastAsia="Times New Roman" w:cs="Aptos"/>
                <w:color w:val="000000"/>
                <w:sz w:val="20"/>
                <w:szCs w:val="20"/>
              </w:rPr>
            </w:pPr>
          </w:p>
        </w:tc>
        <w:tc>
          <w:tcPr>
            <w:tcW w:w="1803" w:type="dxa"/>
            <w:noWrap/>
            <w:vAlign w:val="center"/>
          </w:tcPr>
          <w:p w:rsidRPr="00A6342A" w:rsidR="0031512E" w:rsidP="007C38D2" w:rsidRDefault="0031512E" w14:paraId="24D20EFF" w14:textId="77777777">
            <w:pPr>
              <w:spacing w:after="0" w:line="240" w:lineRule="auto"/>
              <w:jc w:val="center"/>
              <w:rPr>
                <w:rFonts w:eastAsia="Times New Roman" w:cs="Aptos"/>
                <w:color w:val="000000"/>
                <w:sz w:val="20"/>
                <w:szCs w:val="20"/>
              </w:rPr>
            </w:pPr>
          </w:p>
        </w:tc>
        <w:tc>
          <w:tcPr>
            <w:tcW w:w="1586" w:type="dxa"/>
            <w:noWrap/>
            <w:vAlign w:val="center"/>
          </w:tcPr>
          <w:p w:rsidRPr="00C34424" w:rsidR="0031512E" w:rsidP="007C38D2" w:rsidRDefault="0031512E" w14:paraId="29960403" w14:textId="77777777">
            <w:pPr>
              <w:spacing w:after="0" w:line="240" w:lineRule="auto"/>
              <w:jc w:val="center"/>
              <w:rPr>
                <w:rFonts w:eastAsia="Times New Roman" w:cs="Aptos"/>
                <w:color w:val="000000"/>
                <w:sz w:val="20"/>
                <w:szCs w:val="20"/>
              </w:rPr>
            </w:pPr>
          </w:p>
        </w:tc>
        <w:tc>
          <w:tcPr>
            <w:tcW w:w="1287" w:type="dxa"/>
            <w:vAlign w:val="center"/>
          </w:tcPr>
          <w:p w:rsidRPr="00A6342A" w:rsidR="0031512E" w:rsidP="007C38D2" w:rsidRDefault="0031512E" w14:paraId="7B24A37B" w14:textId="77777777">
            <w:pPr>
              <w:spacing w:after="0" w:line="240" w:lineRule="auto"/>
              <w:jc w:val="center"/>
              <w:rPr>
                <w:rFonts w:eastAsia="Times New Roman" w:cs="Aptos"/>
                <w:color w:val="000000"/>
                <w:sz w:val="20"/>
                <w:szCs w:val="20"/>
              </w:rPr>
            </w:pPr>
          </w:p>
        </w:tc>
      </w:tr>
      <w:tr w:rsidRPr="00A6342A" w:rsidR="00A655E7" w:rsidTr="008F370C" w14:paraId="6DD33F0E" w14:textId="77777777">
        <w:trPr>
          <w:trHeight w:val="20"/>
          <w:jc w:val="center"/>
        </w:trPr>
        <w:tc>
          <w:tcPr>
            <w:tcW w:w="3315" w:type="dxa"/>
            <w:noWrap/>
            <w:vAlign w:val="center"/>
          </w:tcPr>
          <w:p w:rsidRPr="00A6342A" w:rsidR="0031512E" w:rsidP="008F370C" w:rsidRDefault="0031512E" w14:paraId="75992EC8"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365" w:type="dxa"/>
            <w:noWrap/>
            <w:vAlign w:val="center"/>
          </w:tcPr>
          <w:p w:rsidRPr="00C34424" w:rsidR="0031512E" w:rsidP="38B23976" w:rsidRDefault="4DBE42AB" w14:paraId="10A4B06F" w14:textId="069EF16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0.820 (0.06)</w:t>
            </w:r>
          </w:p>
        </w:tc>
        <w:tc>
          <w:tcPr>
            <w:tcW w:w="1803" w:type="dxa"/>
            <w:noWrap/>
            <w:vAlign w:val="center"/>
          </w:tcPr>
          <w:p w:rsidRPr="00A6342A" w:rsidR="0031512E" w:rsidP="38B23976" w:rsidRDefault="007C38D2" w14:paraId="19115CE1" w14:textId="7410181F">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0.79</w:t>
            </w:r>
            <w:r w:rsidRPr="38B23976" w:rsidR="698B5B00">
              <w:rPr>
                <w:rFonts w:asciiTheme="minorHAnsi" w:hAnsiTheme="minorHAnsi" w:eastAsiaTheme="minorEastAsia"/>
                <w:color w:val="000000" w:themeColor="text1"/>
                <w:sz w:val="20"/>
                <w:szCs w:val="20"/>
              </w:rPr>
              <w:t>4 (0.08)</w:t>
            </w:r>
          </w:p>
        </w:tc>
        <w:tc>
          <w:tcPr>
            <w:tcW w:w="1586" w:type="dxa"/>
            <w:noWrap/>
            <w:vAlign w:val="center"/>
          </w:tcPr>
          <w:p w:rsidRPr="00A655E7" w:rsidR="0031512E" w:rsidP="38B23976" w:rsidRDefault="007E42A4" w14:paraId="4A24F350" w14:textId="5E200E9D">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0.787 (0.07)</w:t>
            </w:r>
          </w:p>
        </w:tc>
        <w:tc>
          <w:tcPr>
            <w:tcW w:w="1287" w:type="dxa"/>
            <w:vAlign w:val="center"/>
          </w:tcPr>
          <w:p w:rsidRPr="00A6342A" w:rsidR="0031512E" w:rsidP="38B23976" w:rsidRDefault="007E42A4" w14:paraId="06971A29" w14:textId="649A2DBD">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0.783 (0.08)</w:t>
            </w:r>
          </w:p>
        </w:tc>
      </w:tr>
      <w:tr w:rsidRPr="00A6342A" w:rsidR="00A655E7" w:rsidTr="008F370C" w14:paraId="56A0FB91" w14:textId="77777777">
        <w:trPr>
          <w:trHeight w:val="20"/>
          <w:jc w:val="center"/>
        </w:trPr>
        <w:tc>
          <w:tcPr>
            <w:tcW w:w="3315" w:type="dxa"/>
            <w:noWrap/>
            <w:vAlign w:val="center"/>
          </w:tcPr>
          <w:p w:rsidRPr="00A6342A" w:rsidR="0031512E" w:rsidP="008F370C" w:rsidRDefault="0031512E" w14:paraId="5C26E3B6"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365" w:type="dxa"/>
            <w:noWrap/>
            <w:vAlign w:val="center"/>
          </w:tcPr>
          <w:p w:rsidRPr="00C34424" w:rsidR="0031512E" w:rsidP="38B23976" w:rsidRDefault="2E22520D" w14:paraId="5AFA9F0C" w14:textId="73241DF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0.324 (0.18)</w:t>
            </w:r>
          </w:p>
        </w:tc>
        <w:tc>
          <w:tcPr>
            <w:tcW w:w="1803" w:type="dxa"/>
            <w:noWrap/>
            <w:vAlign w:val="center"/>
          </w:tcPr>
          <w:p w:rsidRPr="00A6342A" w:rsidR="0031512E" w:rsidP="38B23976" w:rsidRDefault="2E22520D" w14:paraId="5BB478B5" w14:textId="5D84AF82">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0.266 (0.18)</w:t>
            </w:r>
          </w:p>
        </w:tc>
        <w:tc>
          <w:tcPr>
            <w:tcW w:w="1586" w:type="dxa"/>
            <w:noWrap/>
            <w:vAlign w:val="center"/>
          </w:tcPr>
          <w:p w:rsidRPr="00C34424" w:rsidR="0031512E" w:rsidP="38B23976" w:rsidRDefault="007E42A4" w14:paraId="3587A06E" w14:textId="6799B2A7">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0.201 (0.18)</w:t>
            </w:r>
          </w:p>
        </w:tc>
        <w:tc>
          <w:tcPr>
            <w:tcW w:w="1287" w:type="dxa"/>
            <w:vAlign w:val="center"/>
          </w:tcPr>
          <w:p w:rsidRPr="00A655E7" w:rsidR="0031512E" w:rsidP="38B23976" w:rsidRDefault="007E42A4" w14:paraId="2F226C49" w14:textId="34784FD6">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0.235 (0.17)</w:t>
            </w:r>
          </w:p>
        </w:tc>
      </w:tr>
      <w:tr w:rsidRPr="00A6342A" w:rsidR="00A655E7" w:rsidTr="008F370C" w14:paraId="5C23A131" w14:textId="77777777">
        <w:trPr>
          <w:trHeight w:val="20"/>
          <w:jc w:val="center"/>
        </w:trPr>
        <w:tc>
          <w:tcPr>
            <w:tcW w:w="3315" w:type="dxa"/>
            <w:noWrap/>
            <w:vAlign w:val="center"/>
          </w:tcPr>
          <w:p w:rsidRPr="00A6342A" w:rsidR="0031512E" w:rsidP="008F370C" w:rsidRDefault="0031512E" w14:paraId="78DFDBB7"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365" w:type="dxa"/>
            <w:noWrap/>
            <w:vAlign w:val="center"/>
          </w:tcPr>
          <w:p w:rsidRPr="00C34424" w:rsidR="0031512E" w:rsidP="38B23976" w:rsidRDefault="1E743621" w14:paraId="3EFCE6DA" w14:textId="26319456">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0.873 (0.15)</w:t>
            </w:r>
          </w:p>
        </w:tc>
        <w:tc>
          <w:tcPr>
            <w:tcW w:w="1803" w:type="dxa"/>
            <w:noWrap/>
            <w:vAlign w:val="center"/>
          </w:tcPr>
          <w:p w:rsidRPr="00A6342A" w:rsidR="0031512E" w:rsidP="38B23976" w:rsidRDefault="1E743621" w14:paraId="07311E47" w14:textId="19B1356E">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0.798 (0.21)</w:t>
            </w:r>
          </w:p>
        </w:tc>
        <w:tc>
          <w:tcPr>
            <w:tcW w:w="1586" w:type="dxa"/>
            <w:noWrap/>
            <w:vAlign w:val="center"/>
          </w:tcPr>
          <w:p w:rsidRPr="00A655E7" w:rsidR="0031512E" w:rsidP="38B23976" w:rsidRDefault="007E42A4" w14:paraId="02633E8C" w14:textId="44C19383">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0.867 (0.18)</w:t>
            </w:r>
          </w:p>
        </w:tc>
        <w:tc>
          <w:tcPr>
            <w:tcW w:w="1287" w:type="dxa"/>
            <w:vAlign w:val="center"/>
          </w:tcPr>
          <w:p w:rsidRPr="00A6342A" w:rsidR="0031512E" w:rsidP="38B23976" w:rsidRDefault="007E42A4" w14:paraId="34632F8A" w14:textId="71694336">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0.787 (0.22)</w:t>
            </w:r>
          </w:p>
        </w:tc>
      </w:tr>
      <w:tr w:rsidRPr="00A6342A" w:rsidR="00A655E7" w:rsidTr="008F370C" w14:paraId="42F103A9" w14:textId="77777777">
        <w:trPr>
          <w:trHeight w:val="20"/>
          <w:jc w:val="center"/>
        </w:trPr>
        <w:tc>
          <w:tcPr>
            <w:tcW w:w="3315" w:type="dxa"/>
            <w:noWrap/>
            <w:vAlign w:val="center"/>
          </w:tcPr>
          <w:p w:rsidRPr="00A6342A" w:rsidR="0031512E" w:rsidP="008F370C" w:rsidRDefault="0031512E" w14:paraId="5DEBC065"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365" w:type="dxa"/>
            <w:noWrap/>
            <w:vAlign w:val="center"/>
          </w:tcPr>
          <w:p w:rsidRPr="00A6342A" w:rsidR="0031512E" w:rsidP="38B23976" w:rsidRDefault="76109B9A" w14:paraId="3840DC9A" w14:textId="58B0CA34">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0.418 (0.30)</w:t>
            </w:r>
          </w:p>
        </w:tc>
        <w:tc>
          <w:tcPr>
            <w:tcW w:w="1803" w:type="dxa"/>
            <w:noWrap/>
            <w:vAlign w:val="center"/>
          </w:tcPr>
          <w:p w:rsidRPr="00C34424" w:rsidR="0031512E" w:rsidP="38B23976" w:rsidRDefault="76109B9A" w14:paraId="2B5BC7BA" w14:textId="76AC0B2F">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0.461 (0.35)</w:t>
            </w:r>
          </w:p>
        </w:tc>
        <w:tc>
          <w:tcPr>
            <w:tcW w:w="1586" w:type="dxa"/>
            <w:noWrap/>
            <w:vAlign w:val="center"/>
          </w:tcPr>
          <w:p w:rsidRPr="00A6342A" w:rsidR="0031512E" w:rsidP="38B23976" w:rsidRDefault="007E42A4" w14:paraId="7B0A04DB" w14:textId="29FD8AAA">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0.318 (0.33)</w:t>
            </w:r>
          </w:p>
        </w:tc>
        <w:tc>
          <w:tcPr>
            <w:tcW w:w="1287" w:type="dxa"/>
            <w:vAlign w:val="center"/>
          </w:tcPr>
          <w:p w:rsidRPr="00A655E7" w:rsidR="0031512E" w:rsidP="38B23976" w:rsidRDefault="007E42A4" w14:paraId="4A69410A" w14:textId="129A6E73">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0.443 (0.37)</w:t>
            </w:r>
          </w:p>
        </w:tc>
      </w:tr>
      <w:tr w:rsidRPr="00A6342A" w:rsidR="00A655E7" w:rsidTr="008F370C" w14:paraId="14C1651F" w14:textId="77777777">
        <w:trPr>
          <w:trHeight w:val="314"/>
          <w:jc w:val="center"/>
        </w:trPr>
        <w:tc>
          <w:tcPr>
            <w:tcW w:w="3315" w:type="dxa"/>
            <w:noWrap/>
            <w:vAlign w:val="center"/>
          </w:tcPr>
          <w:p w:rsidRPr="00A6342A" w:rsidR="0031512E" w:rsidP="008F370C" w:rsidRDefault="0031512E" w14:paraId="33263ADE"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1365" w:type="dxa"/>
            <w:noWrap/>
            <w:vAlign w:val="center"/>
          </w:tcPr>
          <w:p w:rsidRPr="00A6342A" w:rsidR="0031512E" w:rsidP="007C38D2" w:rsidRDefault="0031512E" w14:paraId="5CAD33A2" w14:textId="77777777">
            <w:pPr>
              <w:spacing w:after="0" w:line="240" w:lineRule="auto"/>
              <w:jc w:val="center"/>
              <w:rPr>
                <w:rFonts w:eastAsia="Times New Roman" w:cs="Aptos"/>
                <w:color w:val="000000"/>
                <w:sz w:val="20"/>
                <w:szCs w:val="20"/>
              </w:rPr>
            </w:pPr>
          </w:p>
        </w:tc>
        <w:tc>
          <w:tcPr>
            <w:tcW w:w="1803" w:type="dxa"/>
            <w:noWrap/>
            <w:vAlign w:val="center"/>
          </w:tcPr>
          <w:p w:rsidRPr="00A6342A" w:rsidR="0031512E" w:rsidP="007C38D2" w:rsidRDefault="0031512E" w14:paraId="7BA2B7A6" w14:textId="77777777">
            <w:pPr>
              <w:spacing w:after="0" w:line="240" w:lineRule="auto"/>
              <w:jc w:val="center"/>
              <w:rPr>
                <w:rFonts w:eastAsia="Times New Roman" w:cs="Aptos"/>
                <w:color w:val="000000"/>
                <w:sz w:val="20"/>
                <w:szCs w:val="20"/>
              </w:rPr>
            </w:pPr>
          </w:p>
        </w:tc>
        <w:tc>
          <w:tcPr>
            <w:tcW w:w="1586" w:type="dxa"/>
            <w:noWrap/>
            <w:vAlign w:val="center"/>
          </w:tcPr>
          <w:p w:rsidRPr="00A6342A" w:rsidR="0031512E" w:rsidP="007C38D2" w:rsidRDefault="0031512E" w14:paraId="2C6C476E" w14:textId="77777777">
            <w:pPr>
              <w:spacing w:after="0" w:line="240" w:lineRule="auto"/>
              <w:jc w:val="center"/>
              <w:rPr>
                <w:rFonts w:eastAsia="Times New Roman" w:cs="Aptos"/>
                <w:color w:val="000000"/>
                <w:sz w:val="20"/>
                <w:szCs w:val="20"/>
              </w:rPr>
            </w:pPr>
          </w:p>
        </w:tc>
        <w:tc>
          <w:tcPr>
            <w:tcW w:w="1287" w:type="dxa"/>
            <w:vAlign w:val="center"/>
          </w:tcPr>
          <w:p w:rsidRPr="00A6342A" w:rsidR="0031512E" w:rsidP="007C38D2" w:rsidRDefault="0031512E" w14:paraId="50FCFEA2" w14:textId="77777777">
            <w:pPr>
              <w:spacing w:after="0" w:line="240" w:lineRule="auto"/>
              <w:jc w:val="center"/>
              <w:rPr>
                <w:rFonts w:eastAsia="Times New Roman" w:cs="Aptos"/>
                <w:color w:val="000000"/>
                <w:sz w:val="20"/>
                <w:szCs w:val="20"/>
              </w:rPr>
            </w:pPr>
          </w:p>
        </w:tc>
      </w:tr>
      <w:tr w:rsidRPr="00A6342A" w:rsidR="00A655E7" w:rsidTr="008F370C" w14:paraId="11AD91AF" w14:textId="77777777">
        <w:trPr>
          <w:trHeight w:val="20"/>
          <w:jc w:val="center"/>
        </w:trPr>
        <w:tc>
          <w:tcPr>
            <w:tcW w:w="3315" w:type="dxa"/>
            <w:noWrap/>
            <w:vAlign w:val="center"/>
          </w:tcPr>
          <w:p w:rsidRPr="00A6342A" w:rsidR="0031512E" w:rsidP="008F370C" w:rsidRDefault="0031512E" w14:paraId="5A5108B0"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365" w:type="dxa"/>
            <w:noWrap/>
            <w:vAlign w:val="center"/>
          </w:tcPr>
          <w:p w:rsidRPr="00C34424" w:rsidR="0031512E" w:rsidP="38B23976" w:rsidRDefault="700D7736" w14:paraId="71C72B24" w14:textId="18DF59B0">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0.768 (0.08)</w:t>
            </w:r>
          </w:p>
        </w:tc>
        <w:tc>
          <w:tcPr>
            <w:tcW w:w="1803" w:type="dxa"/>
            <w:noWrap/>
            <w:vAlign w:val="center"/>
          </w:tcPr>
          <w:p w:rsidRPr="00A6342A" w:rsidR="0031512E" w:rsidP="38B23976" w:rsidRDefault="700D7736" w14:paraId="00CEF0CE" w14:textId="784BA81C">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0.723 (0.12)</w:t>
            </w:r>
          </w:p>
        </w:tc>
        <w:tc>
          <w:tcPr>
            <w:tcW w:w="1586" w:type="dxa"/>
            <w:noWrap/>
            <w:vAlign w:val="center"/>
          </w:tcPr>
          <w:p w:rsidRPr="00A655E7" w:rsidR="0031512E" w:rsidP="38B23976" w:rsidRDefault="00A655E7" w14:paraId="1DF8B188" w14:textId="4624787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0.733 (0.10)</w:t>
            </w:r>
          </w:p>
        </w:tc>
        <w:tc>
          <w:tcPr>
            <w:tcW w:w="1287" w:type="dxa"/>
            <w:vAlign w:val="center"/>
          </w:tcPr>
          <w:p w:rsidRPr="00C34424" w:rsidR="0031512E" w:rsidP="38B23976" w:rsidRDefault="00A655E7" w14:paraId="68BF65B4" w14:textId="18A1021C">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0.727 (0.12)</w:t>
            </w:r>
          </w:p>
        </w:tc>
      </w:tr>
      <w:tr w:rsidRPr="00A6342A" w:rsidR="00A655E7" w:rsidTr="008F370C" w14:paraId="65A8931D" w14:textId="77777777">
        <w:trPr>
          <w:trHeight w:val="20"/>
          <w:jc w:val="center"/>
        </w:trPr>
        <w:tc>
          <w:tcPr>
            <w:tcW w:w="3315" w:type="dxa"/>
            <w:noWrap/>
            <w:vAlign w:val="center"/>
          </w:tcPr>
          <w:p w:rsidRPr="00A6342A" w:rsidR="0031512E" w:rsidP="008F370C" w:rsidRDefault="0031512E" w14:paraId="4ABA95EE"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365" w:type="dxa"/>
            <w:noWrap/>
            <w:vAlign w:val="center"/>
          </w:tcPr>
          <w:p w:rsidRPr="00C34424" w:rsidR="0031512E" w:rsidP="38B23976" w:rsidRDefault="1EC12610" w14:paraId="73169D81" w14:textId="32D7DE66">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0.207 (0.12)</w:t>
            </w:r>
          </w:p>
        </w:tc>
        <w:tc>
          <w:tcPr>
            <w:tcW w:w="1803" w:type="dxa"/>
            <w:noWrap/>
            <w:vAlign w:val="center"/>
          </w:tcPr>
          <w:p w:rsidRPr="00A6342A" w:rsidR="0031512E" w:rsidP="38B23976" w:rsidRDefault="1EC12610" w14:paraId="45A55A18" w14:textId="3ACBEBFE">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0.027 (0.05)</w:t>
            </w:r>
          </w:p>
        </w:tc>
        <w:tc>
          <w:tcPr>
            <w:tcW w:w="1586" w:type="dxa"/>
            <w:noWrap/>
            <w:vAlign w:val="center"/>
          </w:tcPr>
          <w:p w:rsidRPr="00A6342A" w:rsidR="0031512E" w:rsidP="38B23976" w:rsidRDefault="00A655E7" w14:paraId="737E2AD9" w14:textId="0678F116">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0.030 (0.04)</w:t>
            </w:r>
          </w:p>
        </w:tc>
        <w:tc>
          <w:tcPr>
            <w:tcW w:w="1287" w:type="dxa"/>
            <w:vAlign w:val="center"/>
          </w:tcPr>
          <w:p w:rsidRPr="00A655E7" w:rsidR="0031512E" w:rsidP="38B23976" w:rsidRDefault="00A655E7" w14:paraId="4A3EC8C2" w14:textId="0B17D1D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0.032 (0.05)</w:t>
            </w:r>
          </w:p>
        </w:tc>
      </w:tr>
      <w:tr w:rsidRPr="00A6342A" w:rsidR="00A655E7" w:rsidTr="008F370C" w14:paraId="7A9451AE" w14:textId="77777777">
        <w:trPr>
          <w:trHeight w:val="20"/>
          <w:jc w:val="center"/>
        </w:trPr>
        <w:tc>
          <w:tcPr>
            <w:tcW w:w="3315" w:type="dxa"/>
            <w:noWrap/>
            <w:vAlign w:val="center"/>
          </w:tcPr>
          <w:p w:rsidRPr="00A6342A" w:rsidR="0031512E" w:rsidP="008F370C" w:rsidRDefault="0031512E" w14:paraId="0F20BB2C"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365" w:type="dxa"/>
            <w:noWrap/>
            <w:vAlign w:val="center"/>
          </w:tcPr>
          <w:p w:rsidRPr="00A6342A" w:rsidR="0031512E" w:rsidP="38B23976" w:rsidRDefault="16656F5C" w14:paraId="75B92F38" w14:textId="2624C21C">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0.510 (0.38)</w:t>
            </w:r>
          </w:p>
        </w:tc>
        <w:tc>
          <w:tcPr>
            <w:tcW w:w="1803" w:type="dxa"/>
            <w:noWrap/>
            <w:vAlign w:val="center"/>
          </w:tcPr>
          <w:p w:rsidRPr="00C34424" w:rsidR="0031512E" w:rsidP="38B23976" w:rsidRDefault="16656F5C" w14:paraId="5C5565F0" w14:textId="29B1424B">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0.336 (0.42)</w:t>
            </w:r>
          </w:p>
        </w:tc>
        <w:tc>
          <w:tcPr>
            <w:tcW w:w="1586" w:type="dxa"/>
            <w:noWrap/>
            <w:vAlign w:val="center"/>
          </w:tcPr>
          <w:p w:rsidRPr="00A655E7" w:rsidR="0031512E" w:rsidP="38B23976" w:rsidRDefault="00A655E7" w14:paraId="533485EC" w14:textId="49E86307">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0.417 (0.45)</w:t>
            </w:r>
          </w:p>
        </w:tc>
        <w:tc>
          <w:tcPr>
            <w:tcW w:w="1287" w:type="dxa"/>
            <w:vAlign w:val="center"/>
          </w:tcPr>
          <w:p w:rsidRPr="00C34424" w:rsidR="0031512E" w:rsidP="38B23976" w:rsidRDefault="00A655E7" w14:paraId="2102917E" w14:textId="1D8D50E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0.321 (0.43)</w:t>
            </w:r>
          </w:p>
        </w:tc>
      </w:tr>
      <w:tr w:rsidRPr="00A6342A" w:rsidR="00D534B2" w:rsidTr="008F370C" w14:paraId="6CA0F418" w14:textId="77777777">
        <w:trPr>
          <w:trHeight w:val="20"/>
          <w:jc w:val="center"/>
        </w:trPr>
        <w:tc>
          <w:tcPr>
            <w:tcW w:w="3315" w:type="dxa"/>
            <w:tcBorders>
              <w:bottom w:val="single" w:color="auto" w:sz="4" w:space="0"/>
            </w:tcBorders>
            <w:noWrap/>
            <w:vAlign w:val="center"/>
          </w:tcPr>
          <w:p w:rsidRPr="00A6342A" w:rsidR="0031512E" w:rsidP="008F370C" w:rsidRDefault="0031512E" w14:paraId="270E8848"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365" w:type="dxa"/>
            <w:tcBorders>
              <w:bottom w:val="single" w:color="auto" w:sz="4" w:space="0"/>
            </w:tcBorders>
            <w:noWrap/>
            <w:vAlign w:val="center"/>
          </w:tcPr>
          <w:p w:rsidRPr="00A6342A" w:rsidR="0031512E" w:rsidP="38B23976" w:rsidRDefault="575FC3A5" w14:paraId="738F0699" w14:textId="1062F7FA">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0.666 (0.33)</w:t>
            </w:r>
          </w:p>
        </w:tc>
        <w:tc>
          <w:tcPr>
            <w:tcW w:w="1803" w:type="dxa"/>
            <w:tcBorders>
              <w:bottom w:val="single" w:color="auto" w:sz="4" w:space="0"/>
            </w:tcBorders>
            <w:noWrap/>
            <w:vAlign w:val="center"/>
          </w:tcPr>
          <w:p w:rsidRPr="00C34424" w:rsidR="0031512E" w:rsidP="38B23976" w:rsidRDefault="575FC3A5" w14:paraId="50FD109F" w14:textId="09959FC9">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0.691 (0.41)</w:t>
            </w:r>
          </w:p>
        </w:tc>
        <w:tc>
          <w:tcPr>
            <w:tcW w:w="1586" w:type="dxa"/>
            <w:tcBorders>
              <w:bottom w:val="single" w:color="auto" w:sz="4" w:space="0"/>
            </w:tcBorders>
            <w:noWrap/>
            <w:vAlign w:val="center"/>
          </w:tcPr>
          <w:p w:rsidRPr="00A6342A" w:rsidR="0031512E" w:rsidP="38B23976" w:rsidRDefault="00A655E7" w14:paraId="1773731D" w14:textId="23DDB89F">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0.608 (0.45)</w:t>
            </w:r>
          </w:p>
        </w:tc>
        <w:tc>
          <w:tcPr>
            <w:tcW w:w="1287" w:type="dxa"/>
            <w:tcBorders>
              <w:bottom w:val="single" w:color="auto" w:sz="4" w:space="0"/>
            </w:tcBorders>
            <w:vAlign w:val="center"/>
          </w:tcPr>
          <w:p w:rsidRPr="00A655E7" w:rsidR="0031512E" w:rsidP="38B23976" w:rsidRDefault="00A655E7" w14:paraId="4313E0B9" w14:textId="2F3A4217">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0.709 (0.41)</w:t>
            </w:r>
          </w:p>
        </w:tc>
      </w:tr>
      <w:tr w:rsidRPr="00A6342A" w:rsidR="00A655E7" w:rsidTr="008F370C" w14:paraId="083C9F2B" w14:textId="77777777">
        <w:trPr>
          <w:trHeight w:val="327"/>
          <w:jc w:val="center"/>
        </w:trPr>
        <w:tc>
          <w:tcPr>
            <w:tcW w:w="3315" w:type="dxa"/>
            <w:tcBorders>
              <w:top w:val="single" w:color="auto" w:sz="4" w:space="0"/>
            </w:tcBorders>
            <w:noWrap/>
            <w:vAlign w:val="center"/>
          </w:tcPr>
          <w:p w:rsidRPr="00A6342A" w:rsidR="006C5744" w:rsidP="008F370C" w:rsidRDefault="006C5744" w14:paraId="65F97EDC" w14:textId="1501F8B1">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predictors</w:t>
            </w:r>
          </w:p>
        </w:tc>
        <w:tc>
          <w:tcPr>
            <w:tcW w:w="1365" w:type="dxa"/>
            <w:tcBorders>
              <w:top w:val="single" w:color="auto" w:sz="4" w:space="0"/>
            </w:tcBorders>
            <w:noWrap/>
            <w:vAlign w:val="center"/>
          </w:tcPr>
          <w:p w:rsidR="006C5744" w:rsidP="007C38D2" w:rsidRDefault="3FEB682C" w14:paraId="2F84B3A3" w14:textId="48449F4A">
            <w:pPr>
              <w:spacing w:after="0" w:line="240" w:lineRule="auto"/>
              <w:jc w:val="center"/>
              <w:rPr>
                <w:rFonts w:eastAsia="Times New Roman" w:cs="Aptos"/>
                <w:color w:val="000000"/>
                <w:sz w:val="20"/>
                <w:szCs w:val="20"/>
              </w:rPr>
            </w:pPr>
            <w:r w:rsidRPr="38B23976">
              <w:rPr>
                <w:rFonts w:eastAsia="Times New Roman" w:cs="Aptos"/>
                <w:color w:val="000000" w:themeColor="text1"/>
                <w:sz w:val="20"/>
                <w:szCs w:val="20"/>
              </w:rPr>
              <w:t>86</w:t>
            </w:r>
          </w:p>
        </w:tc>
        <w:tc>
          <w:tcPr>
            <w:tcW w:w="1803" w:type="dxa"/>
            <w:tcBorders>
              <w:top w:val="single" w:color="auto" w:sz="4" w:space="0"/>
            </w:tcBorders>
            <w:noWrap/>
            <w:vAlign w:val="center"/>
          </w:tcPr>
          <w:p w:rsidRPr="00C34424" w:rsidR="006C5744" w:rsidP="38B23976" w:rsidRDefault="3FEB682C" w14:paraId="10EC3568" w14:textId="2DDA523D">
            <w:pPr>
              <w:spacing w:after="0" w:line="240" w:lineRule="auto"/>
              <w:jc w:val="center"/>
              <w:rPr>
                <w:rFonts w:asciiTheme="minorHAnsi" w:hAnsiTheme="minorHAnsi" w:eastAsiaTheme="minorEastAsia"/>
                <w:color w:val="000000" w:themeColor="text1"/>
                <w:sz w:val="20"/>
                <w:szCs w:val="20"/>
              </w:rPr>
            </w:pPr>
            <w:r w:rsidRPr="38B23976">
              <w:rPr>
                <w:rFonts w:asciiTheme="minorHAnsi" w:hAnsiTheme="minorHAnsi" w:eastAsiaTheme="minorEastAsia"/>
                <w:color w:val="000000" w:themeColor="text1"/>
                <w:sz w:val="20"/>
                <w:szCs w:val="20"/>
              </w:rPr>
              <w:t>86</w:t>
            </w:r>
          </w:p>
        </w:tc>
        <w:tc>
          <w:tcPr>
            <w:tcW w:w="1586" w:type="dxa"/>
            <w:tcBorders>
              <w:top w:val="single" w:color="auto" w:sz="4" w:space="0"/>
            </w:tcBorders>
            <w:noWrap/>
            <w:vAlign w:val="center"/>
          </w:tcPr>
          <w:p w:rsidRPr="00A6342A" w:rsidR="006C5744" w:rsidP="007C38D2" w:rsidRDefault="628E9478" w14:paraId="50C98B4E" w14:textId="66AB2053">
            <w:pPr>
              <w:spacing w:after="0" w:line="240" w:lineRule="auto"/>
              <w:jc w:val="center"/>
              <w:rPr>
                <w:rFonts w:eastAsia="Times New Roman" w:cs="Aptos"/>
                <w:color w:val="000000"/>
                <w:sz w:val="20"/>
                <w:szCs w:val="20"/>
              </w:rPr>
            </w:pPr>
            <w:r w:rsidRPr="38B23976">
              <w:rPr>
                <w:rFonts w:eastAsia="Times New Roman" w:cs="Aptos"/>
                <w:color w:val="000000" w:themeColor="text1"/>
                <w:sz w:val="20"/>
                <w:szCs w:val="20"/>
              </w:rPr>
              <w:t>9</w:t>
            </w:r>
          </w:p>
        </w:tc>
        <w:tc>
          <w:tcPr>
            <w:tcW w:w="1287" w:type="dxa"/>
            <w:tcBorders>
              <w:top w:val="single" w:color="auto" w:sz="4" w:space="0"/>
            </w:tcBorders>
            <w:vAlign w:val="center"/>
          </w:tcPr>
          <w:p w:rsidRPr="00C34424" w:rsidR="006C5744" w:rsidP="007C38D2" w:rsidRDefault="628E9478" w14:paraId="5EF215D6" w14:textId="5F311E36">
            <w:pPr>
              <w:spacing w:after="0" w:line="240" w:lineRule="auto"/>
              <w:jc w:val="center"/>
              <w:rPr>
                <w:rFonts w:eastAsia="Times New Roman" w:cs="Aptos"/>
                <w:color w:val="000000"/>
                <w:sz w:val="20"/>
                <w:szCs w:val="20"/>
              </w:rPr>
            </w:pPr>
            <w:r w:rsidRPr="38B23976">
              <w:rPr>
                <w:rFonts w:eastAsia="Times New Roman" w:cs="Aptos"/>
                <w:color w:val="000000" w:themeColor="text1"/>
                <w:sz w:val="20"/>
                <w:szCs w:val="20"/>
              </w:rPr>
              <w:t>9</w:t>
            </w:r>
          </w:p>
        </w:tc>
      </w:tr>
      <w:tr w:rsidRPr="00A6342A" w:rsidR="00A655E7" w:rsidTr="008F370C" w14:paraId="4CAB452D" w14:textId="77777777">
        <w:trPr>
          <w:trHeight w:val="20"/>
          <w:jc w:val="center"/>
        </w:trPr>
        <w:tc>
          <w:tcPr>
            <w:tcW w:w="3315" w:type="dxa"/>
            <w:tcBorders>
              <w:bottom w:val="single" w:color="auto" w:sz="4" w:space="0"/>
            </w:tcBorders>
            <w:noWrap/>
            <w:vAlign w:val="center"/>
          </w:tcPr>
          <w:p w:rsidRPr="00A6342A" w:rsidR="006C5744" w:rsidP="008F370C" w:rsidRDefault="006C5744" w14:paraId="4C2BD608" w14:textId="721EE2F6">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observations</w:t>
            </w:r>
          </w:p>
        </w:tc>
        <w:tc>
          <w:tcPr>
            <w:tcW w:w="1365" w:type="dxa"/>
            <w:tcBorders>
              <w:bottom w:val="single" w:color="auto" w:sz="4" w:space="0"/>
            </w:tcBorders>
            <w:noWrap/>
            <w:vAlign w:val="center"/>
          </w:tcPr>
          <w:p w:rsidR="006C5744" w:rsidP="007C38D2" w:rsidRDefault="006C5744" w14:paraId="48BEE199" w14:textId="77777777">
            <w:pPr>
              <w:spacing w:after="0" w:line="240" w:lineRule="auto"/>
              <w:jc w:val="center"/>
              <w:rPr>
                <w:rFonts w:eastAsia="Times New Roman" w:cs="Aptos"/>
                <w:color w:val="000000"/>
                <w:sz w:val="20"/>
                <w:szCs w:val="20"/>
              </w:rPr>
            </w:pPr>
          </w:p>
        </w:tc>
        <w:tc>
          <w:tcPr>
            <w:tcW w:w="1803" w:type="dxa"/>
            <w:tcBorders>
              <w:bottom w:val="single" w:color="auto" w:sz="4" w:space="0"/>
            </w:tcBorders>
            <w:noWrap/>
            <w:vAlign w:val="center"/>
          </w:tcPr>
          <w:p w:rsidRPr="00C34424" w:rsidR="006C5744" w:rsidP="007C38D2" w:rsidRDefault="006C5744" w14:paraId="5DE18B9D" w14:textId="77777777">
            <w:pPr>
              <w:spacing w:after="0" w:line="240" w:lineRule="auto"/>
              <w:jc w:val="center"/>
              <w:rPr>
                <w:rFonts w:eastAsia="Times New Roman" w:cs="Aptos"/>
                <w:b/>
                <w:bCs/>
                <w:color w:val="000000"/>
                <w:sz w:val="20"/>
                <w:szCs w:val="20"/>
              </w:rPr>
            </w:pPr>
          </w:p>
        </w:tc>
        <w:tc>
          <w:tcPr>
            <w:tcW w:w="1586" w:type="dxa"/>
            <w:tcBorders>
              <w:bottom w:val="single" w:color="auto" w:sz="4" w:space="0"/>
            </w:tcBorders>
            <w:noWrap/>
            <w:vAlign w:val="center"/>
          </w:tcPr>
          <w:p w:rsidRPr="00A6342A" w:rsidR="006C5744" w:rsidP="007C38D2" w:rsidRDefault="006C5744" w14:paraId="30B5E87E" w14:textId="77777777">
            <w:pPr>
              <w:spacing w:after="0" w:line="240" w:lineRule="auto"/>
              <w:jc w:val="center"/>
              <w:rPr>
                <w:rFonts w:eastAsia="Times New Roman" w:cs="Aptos"/>
                <w:color w:val="000000"/>
                <w:sz w:val="20"/>
                <w:szCs w:val="20"/>
              </w:rPr>
            </w:pPr>
          </w:p>
        </w:tc>
        <w:tc>
          <w:tcPr>
            <w:tcW w:w="1287" w:type="dxa"/>
            <w:tcBorders>
              <w:bottom w:val="single" w:color="auto" w:sz="4" w:space="0"/>
            </w:tcBorders>
            <w:vAlign w:val="center"/>
          </w:tcPr>
          <w:p w:rsidRPr="00C34424" w:rsidR="006C5744" w:rsidP="007C38D2" w:rsidRDefault="006C5744" w14:paraId="4DA4F72D" w14:textId="77777777">
            <w:pPr>
              <w:spacing w:after="0" w:line="240" w:lineRule="auto"/>
              <w:jc w:val="center"/>
              <w:rPr>
                <w:rFonts w:eastAsia="Times New Roman" w:cs="Aptos"/>
                <w:color w:val="000000"/>
                <w:sz w:val="20"/>
                <w:szCs w:val="20"/>
              </w:rPr>
            </w:pPr>
          </w:p>
        </w:tc>
      </w:tr>
    </w:tbl>
    <w:p w:rsidR="008277FA" w:rsidP="0031512E" w:rsidRDefault="008277FA" w14:paraId="16F08B09" w14:textId="77777777">
      <w:pPr>
        <w:spacing w:after="0" w:line="240" w:lineRule="auto"/>
        <w:rPr>
          <w:rFonts w:eastAsia="Times New Roman" w:cs="Times New Roman"/>
          <w:sz w:val="20"/>
          <w:lang w:val="en-US"/>
        </w:rPr>
      </w:pPr>
    </w:p>
    <w:p w:rsidRPr="00A6342A" w:rsidR="0031512E" w:rsidP="0031512E" w:rsidRDefault="0031512E" w14:paraId="75C12338" w14:textId="4C98A4A1">
      <w:pPr>
        <w:spacing w:after="0" w:line="240" w:lineRule="auto"/>
        <w:rPr>
          <w:rFonts w:eastAsia="Times New Roman" w:cs="Times New Roman"/>
          <w:sz w:val="20"/>
          <w:lang w:val="en-US"/>
        </w:rPr>
      </w:pPr>
      <w:r w:rsidRPr="00A6342A">
        <w:rPr>
          <w:rFonts w:eastAsia="Times New Roman" w:cs="Times New Roman"/>
          <w:sz w:val="20"/>
          <w:lang w:val="en-US"/>
        </w:rPr>
        <w:t xml:space="preserve">Note: </w:t>
      </w:r>
    </w:p>
    <w:p w:rsidR="0031512E" w:rsidP="00A6342A" w:rsidRDefault="0031512E" w14:paraId="2DBFF971" w14:textId="77777777">
      <w:pPr>
        <w:spacing w:after="0" w:line="240" w:lineRule="auto"/>
        <w:rPr>
          <w:rFonts w:eastAsia="Times New Roman" w:cs="Times New Roman"/>
          <w:sz w:val="20"/>
          <w:lang w:val="en-US"/>
        </w:rPr>
      </w:pPr>
    </w:p>
    <w:p w:rsidRPr="00A6342A" w:rsidR="0031512E" w:rsidP="00A6342A" w:rsidRDefault="00A6342A" w14:paraId="4224740C" w14:textId="18FC9A81">
      <w:pPr>
        <w:spacing w:after="0" w:line="240" w:lineRule="auto"/>
        <w:rPr>
          <w:rFonts w:eastAsia="Times New Roman" w:cs="Times New Roman"/>
          <w:sz w:val="20"/>
          <w:lang w:val="en-US"/>
        </w:rPr>
      </w:pPr>
      <w:r w:rsidRPr="00A6342A">
        <w:rPr>
          <w:rFonts w:eastAsia="Times New Roman" w:cs="Times New Roman"/>
          <w:sz w:val="20"/>
          <w:lang w:val="en-US"/>
        </w:rPr>
        <w:t xml:space="preserve"> </w:t>
      </w:r>
    </w:p>
    <w:p w:rsidRPr="008B5A40" w:rsidR="00A6342A" w:rsidP="008B5A40" w:rsidRDefault="00A6342A" w14:paraId="1E6EB71B" w14:textId="6CBFEC86">
      <w:pPr>
        <w:pStyle w:val="KeinLeerraum"/>
        <w:spacing w:after="120"/>
        <w:rPr>
          <w:noProof/>
          <w:sz w:val="20"/>
          <w:lang w:val="en-US"/>
        </w:rPr>
        <w:sectPr w:rsidRPr="008B5A40" w:rsidR="00A6342A" w:rsidSect="008B5A40">
          <w:pgSz w:w="11906" w:h="16838" w:orient="portrait"/>
          <w:pgMar w:top="1134" w:right="1417" w:bottom="1417" w:left="1417" w:header="708" w:footer="708" w:gutter="0"/>
          <w:cols w:space="708"/>
          <w:docGrid w:linePitch="360"/>
        </w:sectPr>
      </w:pPr>
    </w:p>
    <w:p w:rsidRPr="008B5A40" w:rsidR="008B5A40" w:rsidP="008B5A40" w:rsidRDefault="008B5A40" w14:paraId="18734740" w14:textId="787038D5">
      <w:pPr>
        <w:pStyle w:val="berschrift2"/>
        <w:rPr>
          <w:color w:val="000000" w:themeColor="text1"/>
          <w:lang w:val="en-US"/>
        </w:rPr>
      </w:pPr>
      <w:r w:rsidRPr="008B5A40">
        <w:rPr>
          <w:color w:val="000000" w:themeColor="text1"/>
          <w:lang w:val="en-US"/>
        </w:rPr>
        <w:t>C Model validation</w:t>
      </w:r>
    </w:p>
    <w:p w:rsidRPr="008B5A40" w:rsidR="008B5A40" w:rsidP="008B5A40" w:rsidRDefault="008B5A40" w14:paraId="19811DD2" w14:textId="40F6C99C">
      <w:pPr>
        <w:pStyle w:val="KeinLeerraum"/>
        <w:spacing w:after="120"/>
        <w:rPr>
          <w:noProof/>
          <w:sz w:val="20"/>
          <w:lang w:val="en-US"/>
        </w:rPr>
      </w:pPr>
      <w:r w:rsidRPr="008B5A40">
        <w:rPr>
          <w:noProof/>
          <w:sz w:val="20"/>
          <w:lang w:val="en-US"/>
        </w:rPr>
        <w:t xml:space="preserve">To build a reliable model, model validation is an important but often underestimated part of an analysis (Borovicka et al, 2012). The goal of model validation is to have a model that explains our dataset but also has the ability to accurately predict </w:t>
      </w:r>
      <w:del w:author="Scherrer  Beat" w:date="2025-03-13T14:29:00Z" w:id="470">
        <w:r w:rsidRPr="008B5A40" w:rsidDel="008F56FA">
          <w:rPr>
            <w:noProof/>
            <w:sz w:val="20"/>
            <w:lang w:val="en-US"/>
          </w:rPr>
          <w:delText>further datasets</w:delText>
        </w:r>
      </w:del>
      <w:ins w:author="Scherrer  Beat" w:date="2025-03-13T14:29:00Z" w:id="471">
        <w:r w:rsidR="008F56FA">
          <w:rPr>
            <w:noProof/>
            <w:sz w:val="20"/>
            <w:lang w:val="en-US"/>
          </w:rPr>
          <w:t>unseen data</w:t>
        </w:r>
      </w:ins>
      <w:r w:rsidRPr="008B5A40">
        <w:rPr>
          <w:noProof/>
          <w:sz w:val="20"/>
          <w:lang w:val="en-US"/>
        </w:rPr>
        <w:t xml:space="preserve">. In our case out-of-sample prediction of census data. Especially for supervised learning algorithms this can be a drawback. Due to their often very flexible learning process it might happen that a model perfectly fits the current dataset but has poor generalization capability. This so-called overfitting of the data leads to a perfect fit of the noisy data points where on the other hand the underlying relationship is distorted (Du and Swamy, 2014). In order to increase the predictive power and avoid overfitting of the models our data is split into three pieces, namely a train. validation and test dataset. The most common approach is to split the dataset randomly into 2/3 train as well as validation and 1/3 test dataset (Dobbin and Simon, 2011). </w:t>
      </w:r>
    </w:p>
    <w:p w:rsidRPr="008B5A40" w:rsidR="008B5A40" w:rsidP="008B5A40" w:rsidRDefault="008B5A40" w14:paraId="0961C447" w14:textId="77777777">
      <w:pPr>
        <w:pStyle w:val="KeinLeerraum"/>
        <w:spacing w:after="120"/>
        <w:rPr>
          <w:noProof/>
          <w:sz w:val="20"/>
          <w:lang w:val="en-US"/>
        </w:rPr>
      </w:pPr>
    </w:p>
    <w:p w:rsidRPr="008B5A40" w:rsidR="008B5A40" w:rsidP="008B5A40" w:rsidRDefault="008B5A40" w14:paraId="06B39A1C" w14:textId="77777777">
      <w:pPr>
        <w:pStyle w:val="KeinLeerraum"/>
        <w:spacing w:after="120"/>
        <w:rPr>
          <w:noProof/>
          <w:sz w:val="20"/>
          <w:lang w:val="en-US"/>
        </w:rPr>
      </w:pPr>
      <w:r w:rsidRPr="008B5A40">
        <w:rPr>
          <w:noProof/>
          <w:sz w:val="20"/>
          <w:lang w:val="en-US"/>
        </w:rPr>
        <w:t>The process of model validation can be divided into three steps: The first step is the model selection, where a preferred model is chosen. Second, in the model assessment the performance from the chosen model will be evaluated on an ”untrained” dataset. Third, various robustness checks are made to evaluate how robust the results are. The process of model validation can then be divided into three steps:</w:t>
      </w:r>
    </w:p>
    <w:p w:rsidRPr="008B5A40" w:rsidR="008B5A40" w:rsidP="008B5A40" w:rsidRDefault="008B5A40" w14:paraId="332BCE22" w14:textId="77777777">
      <w:pPr>
        <w:pStyle w:val="KeinLeerraum"/>
        <w:spacing w:after="120"/>
        <w:rPr>
          <w:noProof/>
          <w:sz w:val="20"/>
          <w:lang w:val="en-US"/>
        </w:rPr>
      </w:pPr>
    </w:p>
    <w:p w:rsidRPr="008B5A40" w:rsidR="008B5A40" w:rsidP="008B5A40" w:rsidRDefault="008B5A40" w14:paraId="328FBD67" w14:textId="77777777">
      <w:pPr>
        <w:pStyle w:val="KeinLeerraum"/>
        <w:spacing w:after="120"/>
        <w:rPr>
          <w:b/>
          <w:noProof/>
          <w:sz w:val="20"/>
          <w:lang w:val="en-US"/>
        </w:rPr>
      </w:pPr>
      <w:r w:rsidRPr="008B5A40">
        <w:rPr>
          <w:b/>
          <w:noProof/>
          <w:sz w:val="20"/>
          <w:lang w:val="en-US"/>
        </w:rPr>
        <w:t xml:space="preserve">1. </w:t>
      </w:r>
      <w:commentRangeStart w:id="472"/>
      <w:r w:rsidRPr="008B5A40">
        <w:rPr>
          <w:b/>
          <w:noProof/>
          <w:sz w:val="20"/>
          <w:lang w:val="en-US"/>
        </w:rPr>
        <w:t>Model Selection</w:t>
      </w:r>
      <w:commentRangeEnd w:id="472"/>
      <w:r w:rsidRPr="008B5A40" w:rsidR="006F3255">
        <w:rPr>
          <w:rStyle w:val="Kommentarzeichen"/>
          <w:b/>
          <w:noProof/>
          <w:sz w:val="20"/>
          <w:szCs w:val="22"/>
          <w:lang w:val="en-US"/>
        </w:rPr>
        <w:commentReference w:id="472"/>
      </w:r>
    </w:p>
    <w:p w:rsidRPr="008B5A40" w:rsidR="008B5A40" w:rsidP="008B5A40" w:rsidRDefault="008B5A40" w14:paraId="4F61E418" w14:textId="77777777">
      <w:pPr>
        <w:pStyle w:val="KeinLeerraum"/>
        <w:spacing w:after="120"/>
        <w:rPr>
          <w:noProof/>
          <w:sz w:val="20"/>
          <w:lang w:val="en-US"/>
        </w:rPr>
      </w:pPr>
      <w:r w:rsidRPr="008B5A40">
        <w:rPr>
          <w:noProof/>
          <w:sz w:val="20"/>
          <w:lang w:val="en-US"/>
        </w:rPr>
        <w:t xml:space="preserve">In the first step, the model selection, the aim is on one hand to learn and </w:t>
      </w:r>
      <w:commentRangeStart w:id="473"/>
      <w:r w:rsidRPr="008B5A40">
        <w:rPr>
          <w:noProof/>
          <w:sz w:val="20"/>
          <w:lang w:val="en-US"/>
        </w:rPr>
        <w:t xml:space="preserve">estimate parameters </w:t>
      </w:r>
      <w:commentRangeEnd w:id="473"/>
      <w:r w:rsidRPr="008B5A40" w:rsidR="006F3255">
        <w:rPr>
          <w:rStyle w:val="Kommentarzeichen"/>
          <w:noProof/>
          <w:sz w:val="20"/>
          <w:szCs w:val="22"/>
          <w:lang w:val="en-US"/>
        </w:rPr>
        <w:commentReference w:id="473"/>
      </w:r>
      <w:r w:rsidRPr="008B5A40">
        <w:rPr>
          <w:noProof/>
          <w:sz w:val="20"/>
          <w:lang w:val="en-US"/>
        </w:rPr>
        <w:t>of different models with the training dataset and on the other hand to evaluate the model in order to select a preferred model based on the validation dataset. The validation tries not necessarily to choose a model that perfectly fits the data but that captures best the underlying relationship (Borovicka et al, 2012). As Du and Swamy (2011) show, this can be done i.a. by cross validation.</w:t>
      </w:r>
    </w:p>
    <w:p w:rsidRPr="008B5A40" w:rsidR="008B5A40" w:rsidP="008B5A40" w:rsidRDefault="008B5A40" w14:paraId="79785816" w14:textId="296E376F">
      <w:pPr>
        <w:pStyle w:val="KeinLeerraum"/>
        <w:spacing w:after="120"/>
        <w:rPr>
          <w:noProof/>
          <w:sz w:val="20"/>
          <w:lang w:val="en-US"/>
        </w:rPr>
      </w:pPr>
      <w:r w:rsidRPr="008B5A40">
        <w:rPr>
          <w:noProof/>
          <w:sz w:val="20"/>
          <w:lang w:val="en-US"/>
        </w:rPr>
        <w:t xml:space="preserve">Cross validation (CV) is besides bootstrapping the most common method used to estimate the prediction error among the train and validation dataset. In k-fold CV the training/validation dataset is randomly split up into k folds of the same size. Out of these k folds, k-1 folds are used as training sets and one is used as validation set. In k turns, each of the folds is used once as validation set and k-1 times as training set. After k turns, k estimates of the </w:t>
      </w:r>
      <w:del w:author="Scherrer  Beat" w:date="2025-03-13T18:34:00Z" w:id="474">
        <w:r w:rsidRPr="008B5A40" w:rsidDel="006F3255">
          <w:rPr>
            <w:noProof/>
            <w:sz w:val="20"/>
            <w:lang w:val="en-US"/>
          </w:rPr>
          <w:delText xml:space="preserve">mean squared error (MSE) </w:delText>
        </w:r>
      </w:del>
      <w:ins w:author="Scherrer  Beat" w:date="2025-03-13T18:34:00Z" w:id="475">
        <w:r w:rsidR="006F3255">
          <w:rPr>
            <w:noProof/>
            <w:sz w:val="20"/>
            <w:lang w:val="en-US"/>
          </w:rPr>
          <w:t xml:space="preserve">classification </w:t>
        </w:r>
      </w:ins>
      <w:ins w:author="Scherrer  Beat" w:date="2025-03-13T18:35:00Z" w:id="476">
        <w:r w:rsidR="006F3255">
          <w:rPr>
            <w:noProof/>
            <w:sz w:val="20"/>
            <w:lang w:val="en-US"/>
          </w:rPr>
          <w:t xml:space="preserve">error </w:t>
        </w:r>
      </w:ins>
      <w:r w:rsidRPr="008B5A40">
        <w:rPr>
          <w:noProof/>
          <w:sz w:val="20"/>
          <w:lang w:val="en-US"/>
        </w:rPr>
        <w:t xml:space="preserve">were computed. The average of this </w:t>
      </w:r>
      <w:del w:author="Scherrer  Beat" w:date="2025-03-13T18:35:00Z" w:id="477">
        <w:r w:rsidRPr="008B5A40" w:rsidDel="006F3255">
          <w:rPr>
            <w:noProof/>
            <w:sz w:val="20"/>
            <w:lang w:val="en-US"/>
          </w:rPr>
          <w:delText>k MSE</w:delText>
        </w:r>
      </w:del>
      <w:ins w:author="Scherrer  Beat" w:date="2025-03-13T18:35:00Z" w:id="478">
        <w:r w:rsidR="006F3255">
          <w:rPr>
            <w:noProof/>
            <w:sz w:val="20"/>
            <w:lang w:val="en-US"/>
          </w:rPr>
          <w:t>classification error</w:t>
        </w:r>
      </w:ins>
      <w:r w:rsidRPr="008B5A40">
        <w:rPr>
          <w:noProof/>
          <w:sz w:val="20"/>
          <w:lang w:val="en-US"/>
        </w:rPr>
        <w:t xml:space="preserve"> reveals then the CV estimate that is used to chose the preferred model. Since k-fold CV uses a smaller training set as without (k-1 vs. k) some authors claim that there is an additional pessimistic bias for strong learning algorithms. This occurs due to an assumed decreasing marginal learning curve where changes in sample size for small datasets are much higher than for large ones (James et al., 2013). Therefore, as Blair et al. (2017) suggest, we run a repeated k-fold CV to get robust results. In particular, we used a 5-fold CV that ran</w:t>
      </w:r>
      <w:commentRangeStart w:id="479"/>
      <w:r w:rsidRPr="008B5A40">
        <w:rPr>
          <w:noProof/>
          <w:sz w:val="20"/>
          <w:lang w:val="en-US"/>
        </w:rPr>
        <w:t xml:space="preserve"> 200 </w:t>
      </w:r>
      <w:commentRangeEnd w:id="479"/>
      <w:r w:rsidRPr="008B5A40" w:rsidR="006F3255">
        <w:rPr>
          <w:rStyle w:val="Kommentarzeichen"/>
          <w:noProof/>
          <w:sz w:val="20"/>
          <w:szCs w:val="22"/>
          <w:lang w:val="en-US"/>
        </w:rPr>
        <w:commentReference w:id="479"/>
      </w:r>
      <w:r w:rsidRPr="008B5A40">
        <w:rPr>
          <w:noProof/>
          <w:sz w:val="20"/>
          <w:lang w:val="en-US"/>
        </w:rPr>
        <w:t>times.</w:t>
      </w:r>
    </w:p>
    <w:p w:rsidRPr="008B5A40" w:rsidR="008B5A40" w:rsidP="008B5A40" w:rsidRDefault="008B5A40" w14:paraId="18D84F5D" w14:textId="77777777">
      <w:pPr>
        <w:pStyle w:val="KeinLeerraum"/>
        <w:spacing w:after="120"/>
        <w:rPr>
          <w:b/>
          <w:noProof/>
          <w:sz w:val="20"/>
          <w:lang w:val="en-US"/>
        </w:rPr>
      </w:pPr>
    </w:p>
    <w:p w:rsidRPr="008B5A40" w:rsidR="008B5A40" w:rsidP="008B5A40" w:rsidRDefault="008B5A40" w14:paraId="3D695091" w14:textId="77777777">
      <w:pPr>
        <w:pStyle w:val="KeinLeerraum"/>
        <w:spacing w:after="120"/>
        <w:rPr>
          <w:b/>
          <w:noProof/>
          <w:sz w:val="20"/>
          <w:lang w:val="en-US"/>
        </w:rPr>
      </w:pPr>
      <w:r w:rsidRPr="008B5A40">
        <w:rPr>
          <w:b/>
          <w:noProof/>
          <w:sz w:val="20"/>
          <w:lang w:val="en-US"/>
        </w:rPr>
        <w:t>2. Model Assessment</w:t>
      </w:r>
    </w:p>
    <w:p w:rsidRPr="008B5A40" w:rsidR="008B5A40" w:rsidP="008B5A40" w:rsidRDefault="008B5A40" w14:paraId="0C44A3D8" w14:textId="77777777">
      <w:pPr>
        <w:pStyle w:val="KeinLeerraum"/>
        <w:spacing w:after="120"/>
        <w:rPr>
          <w:noProof/>
          <w:sz w:val="20"/>
          <w:lang w:val="en-US"/>
        </w:rPr>
      </w:pPr>
      <w:r w:rsidRPr="008B5A40">
        <w:rPr>
          <w:noProof/>
          <w:sz w:val="20"/>
          <w:lang w:val="en-US"/>
        </w:rPr>
        <w:t xml:space="preserve">In a second step, the model assessment, the aim is to evaluate the selected model. Precisely, the performance of the model based on new and untrained data is evaluated. Therefore, the test dataset which was not used before is applied. Measures to describe how well the model performed can be deduced by the confusion matrix, which compares the predicted outcome with the actual value in the data. </w:t>
      </w:r>
    </w:p>
    <w:p w:rsidRPr="008B5A40" w:rsidR="008B5A40" w:rsidP="008B5A40" w:rsidRDefault="008B5A40" w14:paraId="404E4ECA" w14:textId="77777777">
      <w:pPr>
        <w:pStyle w:val="KeinLeerraum"/>
        <w:spacing w:after="120"/>
        <w:rPr>
          <w:noProof/>
          <w:sz w:val="20"/>
          <w:lang w:val="en-US"/>
        </w:rPr>
      </w:pPr>
      <w:r w:rsidRPr="008B5A40">
        <w:rPr>
          <w:noProof/>
          <w:sz w:val="20"/>
          <w:lang w:val="en-US"/>
        </w:rPr>
        <w:t>As we can see from Table 2 four possible cases of outcomes are possible:</w:t>
      </w:r>
    </w:p>
    <w:p w:rsidRPr="008B5A40" w:rsidR="008B5A40" w:rsidP="008B5A40" w:rsidRDefault="008B5A40" w14:paraId="17317380" w14:textId="77777777">
      <w:pPr>
        <w:pStyle w:val="KeinLeerraum"/>
        <w:numPr>
          <w:ilvl w:val="0"/>
          <w:numId w:val="32"/>
        </w:numPr>
        <w:spacing w:after="120"/>
        <w:rPr>
          <w:noProof/>
          <w:sz w:val="20"/>
          <w:lang w:val="en-US"/>
        </w:rPr>
      </w:pPr>
      <w:r w:rsidRPr="008B5A40">
        <w:rPr>
          <w:noProof/>
          <w:sz w:val="20"/>
          <w:lang w:val="en-US"/>
        </w:rPr>
        <w:t>True Positive (TP). where the positive condition is correctly predicted as positive (in our case insured women is predicted as insured).</w:t>
      </w:r>
    </w:p>
    <w:p w:rsidRPr="008B5A40" w:rsidR="008B5A40" w:rsidP="008B5A40" w:rsidRDefault="008B5A40" w14:paraId="5F28C05A" w14:textId="77777777">
      <w:pPr>
        <w:pStyle w:val="KeinLeerraum"/>
        <w:numPr>
          <w:ilvl w:val="0"/>
          <w:numId w:val="32"/>
        </w:numPr>
        <w:spacing w:after="120"/>
        <w:rPr>
          <w:noProof/>
          <w:sz w:val="20"/>
          <w:lang w:val="en-US"/>
        </w:rPr>
      </w:pPr>
      <w:r w:rsidRPr="008B5A40">
        <w:rPr>
          <w:noProof/>
          <w:sz w:val="20"/>
          <w:lang w:val="en-US"/>
        </w:rPr>
        <w:t>False Negative (FN). where the positive condition is wrongly predicted as negative (in our case insured women is predicted as non-insured). This case is in the literature often called Type II error.</w:t>
      </w:r>
    </w:p>
    <w:p w:rsidRPr="008B5A40" w:rsidR="008B5A40" w:rsidP="008B5A40" w:rsidRDefault="008B5A40" w14:paraId="39682825" w14:textId="77777777">
      <w:pPr>
        <w:pStyle w:val="KeinLeerraum"/>
        <w:numPr>
          <w:ilvl w:val="0"/>
          <w:numId w:val="32"/>
        </w:numPr>
        <w:spacing w:after="120"/>
        <w:rPr>
          <w:noProof/>
          <w:sz w:val="20"/>
          <w:lang w:val="en-US"/>
        </w:rPr>
      </w:pPr>
      <w:r w:rsidRPr="008B5A40">
        <w:rPr>
          <w:noProof/>
          <w:sz w:val="20"/>
          <w:lang w:val="en-US"/>
        </w:rPr>
        <w:t>False Positive (FP). where the negative condition is wrongly predicted as positive (in our case non-insured women is predicted as insured). This case is in the literature often called Type I error.</w:t>
      </w:r>
    </w:p>
    <w:p w:rsidRPr="008B5A40" w:rsidR="008B5A40" w:rsidP="008B5A40" w:rsidRDefault="008B5A40" w14:paraId="6BD8D90C" w14:textId="77777777">
      <w:pPr>
        <w:pStyle w:val="KeinLeerraum"/>
        <w:numPr>
          <w:ilvl w:val="0"/>
          <w:numId w:val="32"/>
        </w:numPr>
        <w:spacing w:after="120"/>
        <w:rPr>
          <w:noProof/>
          <w:sz w:val="20"/>
          <w:lang w:val="en-US"/>
        </w:rPr>
      </w:pPr>
      <w:r w:rsidRPr="008B5A40">
        <w:rPr>
          <w:noProof/>
          <w:sz w:val="20"/>
          <w:lang w:val="en-US"/>
        </w:rPr>
        <w:t>True Negative (TN). where the negative condition is correctly predicted as negative (in our case non-insured women is predicted as non-insured).</w:t>
      </w:r>
    </w:p>
    <w:p w:rsidRPr="008B5A40" w:rsidR="008B5A40" w:rsidP="008B5A40" w:rsidRDefault="008B5A40" w14:paraId="790B97BE" w14:textId="77777777">
      <w:pPr>
        <w:pStyle w:val="KeinLeerraum"/>
        <w:spacing w:after="120"/>
        <w:rPr>
          <w:noProof/>
          <w:sz w:val="20"/>
          <w:lang w:val="en-US"/>
        </w:rPr>
      </w:pPr>
    </w:p>
    <w:p w:rsidRPr="008B5A40" w:rsidR="008B5A40" w:rsidDel="008E288F" w:rsidP="008B5A40" w:rsidRDefault="008B5A40" w14:paraId="4CC953ED" w14:textId="3F2BDD5F">
      <w:pPr>
        <w:pStyle w:val="KeinLeerraum"/>
        <w:spacing w:after="120"/>
        <w:rPr>
          <w:del w:author="Scherrer  Beat" w:date="2025-03-20T15:29:00Z" w:id="480"/>
          <w:noProof/>
          <w:sz w:val="20"/>
          <w:lang w:val="en-US"/>
        </w:rPr>
      </w:pPr>
      <w:r w:rsidRPr="008B5A40">
        <w:rPr>
          <w:noProof/>
          <w:sz w:val="20"/>
          <w:lang w:val="en-US"/>
        </w:rPr>
        <w:t>Deduced from the four cases various performance measurements can be created to better evaluate an</w:t>
      </w:r>
      <w:ins w:author="Scherrer  Beat" w:date="2025-03-20T15:29:00Z" w:id="481">
        <w:r w:rsidR="008E288F">
          <w:rPr>
            <w:noProof/>
            <w:sz w:val="20"/>
            <w:lang w:val="en-US"/>
          </w:rPr>
          <w:t>d</w:t>
        </w:r>
      </w:ins>
      <w:del w:author="Scherrer  Beat" w:date="2025-03-20T15:29:00Z" w:id="482">
        <w:r w:rsidRPr="008B5A40" w:rsidDel="008E288F">
          <w:rPr>
            <w:noProof/>
            <w:sz w:val="20"/>
            <w:lang w:val="en-US"/>
          </w:rPr>
          <w:delText>d</w:delText>
        </w:r>
      </w:del>
    </w:p>
    <w:p w:rsidRPr="008B5A40" w:rsidR="008B5A40" w:rsidP="008B5A40" w:rsidRDefault="008B5A40" w14:paraId="62A58755" w14:textId="77777777">
      <w:pPr>
        <w:pStyle w:val="KeinLeerraum"/>
        <w:spacing w:after="120"/>
        <w:rPr>
          <w:noProof/>
          <w:sz w:val="20"/>
          <w:lang w:val="en-US"/>
        </w:rPr>
      </w:pPr>
      <w:r w:rsidRPr="008B5A40">
        <w:rPr>
          <w:noProof/>
          <w:sz w:val="20"/>
          <w:lang w:val="en-US"/>
        </w:rPr>
        <w:t>compare the performance of the models:</w:t>
      </w:r>
    </w:p>
    <w:p w:rsidRPr="008B5A40" w:rsidR="008B5A40" w:rsidP="008B5A40" w:rsidRDefault="008B5A40" w14:paraId="0345B8BA" w14:textId="77777777">
      <w:pPr>
        <w:pStyle w:val="KeinLeerraum"/>
        <w:numPr>
          <w:ilvl w:val="0"/>
          <w:numId w:val="34"/>
        </w:numPr>
        <w:spacing w:after="120"/>
        <w:rPr>
          <w:noProof/>
          <w:sz w:val="20"/>
          <w:lang w:val="en-US"/>
        </w:rPr>
      </w:pPr>
      <w:r w:rsidRPr="008B5A40">
        <w:rPr>
          <w:noProof/>
          <w:sz w:val="20"/>
          <w:lang w:val="en-US"/>
        </w:rPr>
        <w:t>Accuracy: (TP + TN) / Total. An optimal prediction would perfectly predict the True Positives and the True Negatives and would have zero False Positives and Negatives. Accuracy measures thus the rate of correctly identified observations among the total number.</w:t>
      </w:r>
    </w:p>
    <w:p w:rsidRPr="008B5A40" w:rsidR="008B5A40" w:rsidP="008B5A40" w:rsidRDefault="008B5A40" w14:paraId="24CC59D1" w14:textId="77777777">
      <w:pPr>
        <w:pStyle w:val="KeinLeerraum"/>
        <w:numPr>
          <w:ilvl w:val="0"/>
          <w:numId w:val="34"/>
        </w:numPr>
        <w:spacing w:after="120"/>
        <w:rPr>
          <w:noProof/>
          <w:sz w:val="20"/>
          <w:lang w:val="en-US"/>
        </w:rPr>
      </w:pPr>
      <w:r w:rsidRPr="008B5A40">
        <w:rPr>
          <w:noProof/>
          <w:sz w:val="20"/>
          <w:lang w:val="en-US"/>
        </w:rPr>
        <w:t>Sensitivity: TP / Positive condition (P0). Sometimes also called the probability of detection. Which measures the proportion of actual positive values that are correctly identified.</w:t>
      </w:r>
    </w:p>
    <w:p w:rsidRPr="008B5A40" w:rsidR="008B5A40" w:rsidP="008B5A40" w:rsidRDefault="008B5A40" w14:paraId="4E9E5AC7" w14:textId="77777777">
      <w:pPr>
        <w:pStyle w:val="KeinLeerraum"/>
        <w:numPr>
          <w:ilvl w:val="0"/>
          <w:numId w:val="33"/>
        </w:numPr>
        <w:spacing w:after="120"/>
        <w:rPr>
          <w:noProof/>
          <w:sz w:val="20"/>
          <w:lang w:val="en-US"/>
        </w:rPr>
      </w:pPr>
      <w:r w:rsidRPr="008B5A40">
        <w:rPr>
          <w:noProof/>
          <w:sz w:val="20"/>
          <w:lang w:val="en-US"/>
        </w:rPr>
        <w:t>Specificity: TN / Negative condition (N0). Sometimes also called the true negative rate. which measures the proportion of actual negative values that are correctly identified.</w:t>
      </w:r>
    </w:p>
    <w:p w:rsidRPr="008B5A40" w:rsidR="008B5A40" w:rsidP="008B5A40" w:rsidRDefault="008B5A40" w14:paraId="2C0D6973" w14:textId="77777777">
      <w:pPr>
        <w:pStyle w:val="KeinLeerraum"/>
        <w:numPr>
          <w:ilvl w:val="0"/>
          <w:numId w:val="33"/>
        </w:numPr>
        <w:spacing w:after="120"/>
        <w:rPr>
          <w:noProof/>
          <w:sz w:val="20"/>
          <w:lang w:val="en-US"/>
        </w:rPr>
      </w:pPr>
      <w:r w:rsidRPr="008B5A40">
        <w:rPr>
          <w:noProof/>
          <w:sz w:val="20"/>
          <w:lang w:val="en-US"/>
        </w:rPr>
        <w:t>Precision: TP / Predicted positive condition (P)</w:t>
      </w:r>
    </w:p>
    <w:p w:rsidRPr="008B5A40" w:rsidR="008B5A40" w:rsidP="008B5A40" w:rsidRDefault="008B5A40" w14:paraId="19931C7F" w14:textId="77777777">
      <w:pPr>
        <w:pStyle w:val="KeinLeerraum"/>
        <w:numPr>
          <w:ilvl w:val="0"/>
          <w:numId w:val="33"/>
        </w:numPr>
        <w:spacing w:after="120"/>
        <w:rPr>
          <w:noProof/>
          <w:sz w:val="20"/>
          <w:lang w:val="en-US"/>
        </w:rPr>
      </w:pPr>
      <w:r w:rsidRPr="008B5A40">
        <w:rPr>
          <w:noProof/>
          <w:sz w:val="20"/>
          <w:lang w:val="en-US"/>
        </w:rPr>
        <w:t>F1 score: 2 / [(1/Sensitivity)+(1/Precision)]. The harmonic average of Sensitivity and Precision is a measure of the test’s accuracy.</w:t>
      </w:r>
    </w:p>
    <w:p w:rsidRPr="008B5A40" w:rsidR="008B5A40" w:rsidP="008B5A40" w:rsidRDefault="008B5A40" w14:paraId="3BB9050F" w14:textId="77777777">
      <w:pPr>
        <w:pStyle w:val="KeinLeerraum"/>
        <w:numPr>
          <w:ilvl w:val="0"/>
          <w:numId w:val="33"/>
        </w:numPr>
        <w:spacing w:after="120"/>
        <w:rPr>
          <w:noProof/>
          <w:sz w:val="20"/>
          <w:lang w:val="en-US"/>
        </w:rPr>
      </w:pPr>
      <w:r w:rsidRPr="008B5A40">
        <w:rPr>
          <w:noProof/>
          <w:sz w:val="20"/>
          <w:lang w:val="en-US"/>
        </w:rPr>
        <w:t>ROC Curve: To graphically illustrate the performance of the models the Receiver operating characteristic (ROC) curve can be drawn. On the Y-axis the True Positive Rate (TPR) and on the X-axis False Positive Rate (FPR) is plotted for each threshold point between 0 and 1. Because the TPR is equal to the Sensitivity and the FPR equal to the fall-out, the ROC curve can also been described as a function of sensitivity in terms of the fall-out. Thus the more the curve is in the upper left corner, which means that the sensitivity is high and fall-out is low (respectively specificity high), the better is the predicting performance of our model. On the contrary, the closer the ROC curve gets to the 45- degree line, which stand for an absolute random model without learning from the data, the worse the performance is.</w:t>
      </w:r>
    </w:p>
    <w:p w:rsidRPr="008B5A40" w:rsidR="008B5A40" w:rsidP="008B5A40" w:rsidRDefault="008B5A40" w14:paraId="4403F0E2" w14:textId="77777777">
      <w:pPr>
        <w:pStyle w:val="KeinLeerraum"/>
        <w:numPr>
          <w:ilvl w:val="0"/>
          <w:numId w:val="33"/>
        </w:numPr>
        <w:spacing w:after="120"/>
        <w:rPr>
          <w:noProof/>
          <w:sz w:val="20"/>
          <w:lang w:val="en-US"/>
        </w:rPr>
      </w:pPr>
      <w:r w:rsidRPr="008B5A40">
        <w:rPr>
          <w:noProof/>
          <w:sz w:val="20"/>
          <w:lang w:val="en-US"/>
        </w:rPr>
        <w:t>AUC: To better compare the performance of the ROC curves between models. The Area under the curve (AUC) measurement is used. As the term already explains. AUC calculated the area under the ROC curve. Thus, AUC is equal to 1 if the model perfectly predicts the data such that the ROC curve is in the upper left corner and equal to 0.5 if the ROC curve is on the 45-degree line.</w:t>
      </w:r>
    </w:p>
    <w:p w:rsidRPr="008B5A40" w:rsidR="008B5A40" w:rsidP="008B5A40" w:rsidRDefault="008B5A40" w14:paraId="663CDF2C" w14:textId="77777777">
      <w:pPr>
        <w:pStyle w:val="KeinLeerraum"/>
        <w:numPr>
          <w:ilvl w:val="0"/>
          <w:numId w:val="33"/>
        </w:numPr>
        <w:spacing w:after="120"/>
        <w:rPr>
          <w:noProof/>
          <w:sz w:val="20"/>
          <w:lang w:val="en-US"/>
        </w:rPr>
      </w:pPr>
      <w:r w:rsidRPr="008B5A40">
        <w:rPr>
          <w:noProof/>
          <w:sz w:val="20"/>
          <w:lang w:val="en-US"/>
        </w:rPr>
        <w:t xml:space="preserve">Cohen’s Kappa: To avoid the bias of accuracy in an imbalanced sample, Cohen’s Kappa can be used.  It is calculated with the following formula (2 </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 xml:space="preserve"> </w:t>
      </w:r>
      <w:r w:rsidRPr="008B5A40">
        <w:rPr>
          <w:rFonts w:ascii="Cambria Math" w:hAnsi="Cambria Math" w:cs="Cambria Math"/>
          <w:noProof/>
          <w:sz w:val="20"/>
          <w:lang w:val="en-US"/>
        </w:rPr>
        <w:t>𝑇𝑁</w:t>
      </w:r>
      <w:r w:rsidRPr="008B5A40">
        <w:rPr>
          <w:noProof/>
          <w:sz w:val="20"/>
          <w:lang w:val="en-US"/>
        </w:rPr>
        <w:t xml:space="preserve"> −</w:t>
      </w:r>
      <w:r w:rsidRPr="008B5A40">
        <w:rPr>
          <w:rFonts w:ascii="Cambria Math" w:hAnsi="Cambria Math" w:cs="Cambria Math"/>
          <w:noProof/>
          <w:sz w:val="20"/>
          <w:lang w:val="en-US"/>
        </w:rPr>
        <w:t>𝐹𝑁</w:t>
      </w:r>
      <w:r w:rsidRPr="008B5A40">
        <w:rPr>
          <w:noProof/>
          <w:sz w:val="20"/>
          <w:lang w:val="en-US"/>
        </w:rPr>
        <w:t xml:space="preserve"> </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 xml:space="preserve">)) and has values between -1 and 1. The comparison of the Cohen’s Kappa value between different samples should be done with care, due to the underlying distribution. However, within a sample, a higher Cohen’s Kappa means a better identification. </w:t>
      </w:r>
    </w:p>
    <w:p w:rsidRPr="008B5A40" w:rsidR="008B5A40" w:rsidP="008B5A40" w:rsidRDefault="008B5A40" w14:paraId="484A895B" w14:textId="77777777">
      <w:pPr>
        <w:pStyle w:val="KeinLeerraum"/>
        <w:spacing w:after="120"/>
        <w:rPr>
          <w:noProof/>
          <w:sz w:val="20"/>
          <w:lang w:val="en-US"/>
        </w:rPr>
      </w:pPr>
    </w:p>
    <w:p w:rsidRPr="008B5A40" w:rsidR="008B5A40" w:rsidP="008B5A40" w:rsidRDefault="008B5A40" w14:paraId="6E8430E3" w14:textId="77777777">
      <w:pPr>
        <w:pStyle w:val="KeinLeerraum"/>
        <w:spacing w:after="120"/>
        <w:rPr>
          <w:noProof/>
          <w:sz w:val="20"/>
          <w:lang w:val="en-US"/>
        </w:rPr>
      </w:pPr>
      <w:r w:rsidRPr="008B5A40">
        <w:rPr>
          <w:noProof/>
          <w:sz w:val="20"/>
          <w:lang w:val="en-US"/>
        </w:rPr>
        <w:t xml:space="preserve">A model will not necessarily outperform in all these performance measurements. Depending on the data and the prediction problem some performance measurement can be prioritized. </w:t>
      </w:r>
    </w:p>
    <w:p w:rsidRPr="008B5A40" w:rsidR="008B5A40" w:rsidP="008B5A40" w:rsidRDefault="008B5A40" w14:paraId="60546395" w14:textId="77777777">
      <w:pPr>
        <w:pStyle w:val="KeinLeerraum"/>
        <w:spacing w:after="120"/>
        <w:rPr>
          <w:noProof/>
          <w:sz w:val="20"/>
          <w:lang w:val="en-US"/>
        </w:rPr>
      </w:pPr>
    </w:p>
    <w:p w:rsidRPr="008B5A40" w:rsidR="008B5A40" w:rsidP="008B5A40" w:rsidRDefault="008B5A40" w14:paraId="207D335B" w14:textId="77777777">
      <w:pPr>
        <w:pStyle w:val="KeinLeerraum"/>
        <w:spacing w:after="120"/>
        <w:rPr>
          <w:b/>
          <w:noProof/>
          <w:sz w:val="20"/>
          <w:lang w:val="en-US"/>
        </w:rPr>
      </w:pPr>
      <w:r w:rsidRPr="008B5A40">
        <w:rPr>
          <w:b/>
          <w:noProof/>
          <w:sz w:val="20"/>
          <w:lang w:val="en-US"/>
        </w:rPr>
        <w:t>3. Robustness Checks</w:t>
      </w:r>
    </w:p>
    <w:p w:rsidRPr="008B5A40" w:rsidR="008B5A40" w:rsidP="008B5A40" w:rsidRDefault="008B5A40" w14:paraId="7E27F6EE" w14:textId="77777777">
      <w:pPr>
        <w:pStyle w:val="KeinLeerraum"/>
        <w:spacing w:after="120"/>
        <w:rPr>
          <w:noProof/>
          <w:sz w:val="20"/>
          <w:lang w:val="en-US"/>
        </w:rPr>
      </w:pPr>
      <w:r w:rsidRPr="008B5A40">
        <w:rPr>
          <w:noProof/>
          <w:sz w:val="20"/>
          <w:lang w:val="en-US"/>
        </w:rPr>
        <w:t>In a third step. various robustness checks based either on the data or on the parameters used in the model</w:t>
      </w:r>
    </w:p>
    <w:p w:rsidRPr="008B5A40" w:rsidR="008B5A40" w:rsidP="008B5A40" w:rsidRDefault="008B5A40" w14:paraId="5E391699" w14:textId="77777777">
      <w:pPr>
        <w:pStyle w:val="KeinLeerraum"/>
        <w:spacing w:after="120"/>
        <w:rPr>
          <w:noProof/>
          <w:sz w:val="20"/>
          <w:lang w:val="en-US"/>
        </w:rPr>
      </w:pPr>
      <w:r w:rsidRPr="008B5A40">
        <w:rPr>
          <w:noProof/>
          <w:sz w:val="20"/>
          <w:lang w:val="en-US"/>
        </w:rPr>
        <w:t>are made to see how consistent the results of the models are and if predictive power can be improved.</w:t>
      </w:r>
    </w:p>
    <w:p w:rsidRPr="008B5A40" w:rsidR="008B5A40" w:rsidP="008B5A40" w:rsidRDefault="008B5A40" w14:paraId="4F24DB73" w14:textId="77777777">
      <w:pPr>
        <w:pStyle w:val="KeinLeerraum"/>
        <w:spacing w:after="120"/>
        <w:rPr>
          <w:noProof/>
          <w:sz w:val="20"/>
          <w:lang w:val="en-US"/>
        </w:rPr>
      </w:pPr>
    </w:p>
    <w:p w:rsidRPr="008B5A40" w:rsidR="008B5A40" w:rsidP="008B5A40" w:rsidRDefault="008B5A40" w14:paraId="5403ABE2" w14:textId="77777777">
      <w:pPr>
        <w:pStyle w:val="KeinLeerraum"/>
        <w:spacing w:after="120"/>
        <w:rPr>
          <w:noProof/>
          <w:sz w:val="20"/>
          <w:lang w:val="en-US"/>
        </w:rPr>
      </w:pPr>
    </w:p>
    <w:p w:rsidR="0006259E" w:rsidP="00B83887" w:rsidRDefault="0006259E" w14:paraId="55E52DBC" w14:textId="54187550">
      <w:pPr>
        <w:pStyle w:val="KeinLeerraum"/>
        <w:spacing w:after="120"/>
        <w:rPr>
          <w:noProof/>
          <w:sz w:val="20"/>
          <w:lang w:val="en-US"/>
        </w:rPr>
      </w:pPr>
    </w:p>
    <w:bookmarkEnd w:id="1"/>
    <w:p w:rsidRPr="00517263" w:rsidR="00CA01F8" w:rsidP="00757E3E" w:rsidRDefault="00CA01F8" w14:paraId="10AFA762" w14:textId="26552717">
      <w:pPr>
        <w:pStyle w:val="Kommentartext"/>
        <w:spacing w:after="0"/>
        <w:jc w:val="left"/>
        <w:rPr>
          <w:lang w:val="en-US"/>
        </w:rPr>
      </w:pPr>
    </w:p>
    <w:sectPr w:rsidRPr="00517263" w:rsidR="00CA01F8" w:rsidSect="005F10C6">
      <w:pgSz w:w="11906" w:h="16838" w:orient="portrait"/>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B" w:author="Scherrer  Beat" w:date="2026-01-09T10:40:00Z" w:id="3">
    <w:p w:rsidR="00451322" w:rsidRDefault="00D04C7F" w14:paraId="3B3EF8D0" w14:textId="45797287">
      <w:pPr>
        <w:pStyle w:val="Kommentartext"/>
      </w:pPr>
      <w:r>
        <w:rPr>
          <w:rStyle w:val="Kommentarzeichen"/>
        </w:rPr>
        <w:annotationRef/>
      </w:r>
      <w:r w:rsidRPr="5BD3E9B2">
        <w:t>updated</w:t>
      </w:r>
    </w:p>
  </w:comment>
  <w:comment w:initials="SB" w:author="Scherrer  Beat" w:date="2026-01-09T10:40:00Z" w:id="7">
    <w:p w:rsidR="00451322" w:rsidRDefault="00D04C7F" w14:paraId="13559156" w14:textId="0DD82B02">
      <w:pPr>
        <w:pStyle w:val="Kommentartext"/>
      </w:pPr>
      <w:r>
        <w:rPr>
          <w:rStyle w:val="Kommentarzeichen"/>
        </w:rPr>
        <w:annotationRef/>
      </w:r>
      <w:r w:rsidRPr="19A83655">
        <w:t>updated</w:t>
      </w:r>
    </w:p>
  </w:comment>
  <w:comment w:initials="DK" w:author="Durizzo  Kathrin" w:date="2025-12-03T16:43:00Z" w:id="10">
    <w:p w:rsidRPr="00943B99" w:rsidR="0044015A" w:rsidRDefault="0044015A" w14:paraId="53C2CB6B" w14:textId="0D654D0C">
      <w:pPr>
        <w:pStyle w:val="Kommentartext"/>
        <w:rPr>
          <w:lang w:val="de-CH"/>
        </w:rPr>
      </w:pPr>
      <w:r>
        <w:rPr>
          <w:rStyle w:val="Kommentarzeichen"/>
        </w:rPr>
        <w:annotationRef/>
      </w:r>
      <w:r w:rsidR="00943B99">
        <w:rPr>
          <w:lang w:val="de-CH"/>
        </w:rPr>
        <w:t>Irgendetwas stimmt nicht – entweder mit meinen oder mit deinen Boxplots =)</w:t>
      </w:r>
    </w:p>
  </w:comment>
  <w:comment w:initials="DK" w:author="Durizzo  Kathrin" w:date="2025-12-03T16:49:00Z" w:id="11">
    <w:p w:rsidRPr="00106FFD" w:rsidR="00106FFD" w:rsidRDefault="00106FFD" w14:paraId="79C8DBE6" w14:textId="6086BC9D">
      <w:pPr>
        <w:pStyle w:val="Kommentartext"/>
        <w:rPr>
          <w:lang w:val="de-CH"/>
        </w:rPr>
      </w:pPr>
      <w:r>
        <w:rPr>
          <w:rStyle w:val="Kommentarzeichen"/>
        </w:rPr>
        <w:annotationRef/>
      </w:r>
      <w:r w:rsidRPr="00106FFD">
        <w:rPr>
          <w:lang w:val="de-CH"/>
        </w:rPr>
        <w:t>Final data hat currently working nicht als Variable abgespeichert- da</w:t>
      </w:r>
      <w:r>
        <w:rPr>
          <w:lang w:val="de-CH"/>
        </w:rPr>
        <w:t xml:space="preserve">s brauche ich zum das Model laufen lassen. </w:t>
      </w:r>
    </w:p>
  </w:comment>
  <w:comment w:initials="BS" w:author="Scherrer  Beat" w:date="2026-02-09T15:31:00Z" w:id="16">
    <w:p w:rsidR="00A66268" w:rsidP="00A66268" w:rsidRDefault="00A66268" w14:paraId="7B0A6D2B" w14:textId="77777777">
      <w:pPr>
        <w:pStyle w:val="Kommentartext"/>
        <w:jc w:val="left"/>
      </w:pPr>
      <w:r>
        <w:rPr>
          <w:rStyle w:val="Kommentarzeichen"/>
        </w:rPr>
        <w:annotationRef/>
      </w:r>
      <w:r>
        <w:t>updated</w:t>
      </w:r>
    </w:p>
  </w:comment>
  <w:comment w:initials="BS" w:author="Scherrer  Beat" w:date="2026-01-10T14:43:00Z" w:id="17">
    <w:p w:rsidR="008E0ED3" w:rsidP="008E0ED3" w:rsidRDefault="008E0ED3" w14:paraId="5F3FA3DC" w14:textId="1E028FFE">
      <w:pPr>
        <w:pStyle w:val="Kommentartext"/>
        <w:jc w:val="left"/>
      </w:pPr>
      <w:r>
        <w:rPr>
          <w:rStyle w:val="Kommentarzeichen"/>
        </w:rPr>
        <w:annotationRef/>
      </w:r>
      <w:r>
        <w:t>updated</w:t>
      </w:r>
    </w:p>
  </w:comment>
  <w:comment w:initials="DK" w:author="Durizzo  Kathrin" w:date="2025-09-29T22:09:00Z" w:id="47">
    <w:p w:rsidR="00631FCF" w:rsidP="00631FCF" w:rsidRDefault="00631FCF" w14:paraId="6AD2A39D" w14:textId="77777777">
      <w:pPr>
        <w:pStyle w:val="Kommentartext"/>
        <w:jc w:val="left"/>
      </w:pPr>
      <w:r>
        <w:rPr>
          <w:rStyle w:val="Kommentarzeichen"/>
        </w:rPr>
        <w:annotationRef/>
      </w:r>
      <w:r>
        <w:t>Check also excluded variables with high correlation and health issues/treatments</w:t>
      </w:r>
    </w:p>
  </w:comment>
  <w:comment w:initials="BS" w:author="Scherrer  Beat" w:date="2025-12-01T14:30:00Z" w:id="48">
    <w:p w:rsidR="00FF3C7C" w:rsidP="00FF3C7C" w:rsidRDefault="00FF3C7C" w14:paraId="64BE421D" w14:textId="77777777">
      <w:pPr>
        <w:pStyle w:val="Kommentartext"/>
        <w:jc w:val="left"/>
      </w:pPr>
      <w:r>
        <w:rPr>
          <w:rStyle w:val="Kommentarzeichen"/>
        </w:rPr>
        <w:annotationRef/>
      </w:r>
      <w:r>
        <w:t>Why is it necessary to write that again. I think it is enough to mention it in the data section.</w:t>
      </w:r>
    </w:p>
  </w:comment>
  <w:comment w:initials="BS" w:author="Scherrer  Beat" w:date="2026-01-10T14:44:00Z" w:id="49">
    <w:p w:rsidR="008E0ED3" w:rsidP="008E0ED3" w:rsidRDefault="008E0ED3" w14:paraId="637DC6A4" w14:textId="77777777">
      <w:pPr>
        <w:pStyle w:val="Kommentartext"/>
        <w:jc w:val="left"/>
      </w:pPr>
      <w:r>
        <w:rPr>
          <w:rStyle w:val="Kommentarzeichen"/>
        </w:rPr>
        <w:annotationRef/>
      </w:r>
      <w:r>
        <w:t>updated</w:t>
      </w:r>
    </w:p>
  </w:comment>
  <w:comment w:initials="BS" w:author="Scherrer  Beat" w:date="2026-01-10T14:44:00Z" w:id="50">
    <w:p w:rsidR="00432C78" w:rsidP="00432C78" w:rsidRDefault="00432C78" w14:paraId="3C7280FB" w14:textId="77777777">
      <w:pPr>
        <w:pStyle w:val="Kommentartext"/>
        <w:jc w:val="left"/>
      </w:pPr>
      <w:r>
        <w:rPr>
          <w:rStyle w:val="Kommentarzeichen"/>
        </w:rPr>
        <w:annotationRef/>
      </w:r>
      <w:r>
        <w:t>updated</w:t>
      </w:r>
    </w:p>
  </w:comment>
  <w:comment w:initials="BS" w:author="Scherrer  Beat" w:date="2026-01-10T14:44:00Z" w:id="51">
    <w:p w:rsidR="00432C78" w:rsidP="00432C78" w:rsidRDefault="00432C78" w14:paraId="100D2822" w14:textId="77777777">
      <w:pPr>
        <w:pStyle w:val="Kommentartext"/>
        <w:jc w:val="left"/>
      </w:pPr>
      <w:r>
        <w:rPr>
          <w:rStyle w:val="Kommentarzeichen"/>
        </w:rPr>
        <w:annotationRef/>
      </w:r>
      <w:r>
        <w:t>updated</w:t>
      </w:r>
    </w:p>
  </w:comment>
  <w:comment w:initials="BS" w:author="Scherrer  Beat" w:date="2026-01-10T14:44:00Z" w:id="52">
    <w:p w:rsidR="00432C78" w:rsidP="00432C78" w:rsidRDefault="00432C78" w14:paraId="57C3DC3A" w14:textId="77777777">
      <w:pPr>
        <w:pStyle w:val="Kommentartext"/>
        <w:jc w:val="left"/>
      </w:pPr>
      <w:r>
        <w:rPr>
          <w:rStyle w:val="Kommentarzeichen"/>
        </w:rPr>
        <w:annotationRef/>
      </w:r>
      <w:r>
        <w:t>updated</w:t>
      </w:r>
    </w:p>
  </w:comment>
  <w:comment w:initials="BS" w:author="Scherrer  Beat" w:date="2025-03-13T18:39:00Z" w:id="53">
    <w:p w:rsidR="006F3255" w:rsidP="006F3255" w:rsidRDefault="006F3255" w14:paraId="369703C1" w14:textId="5359019E">
      <w:pPr>
        <w:pStyle w:val="Kommentartext"/>
        <w:jc w:val="left"/>
      </w:pPr>
      <w:r>
        <w:rPr>
          <w:rStyle w:val="Kommentarzeichen"/>
        </w:rPr>
        <w:annotationRef/>
      </w:r>
      <w:r>
        <w:t>Comment to @pepe: revise</w:t>
      </w:r>
    </w:p>
  </w:comment>
  <w:comment w:initials="BS" w:author="Scherrer  Beat" w:date="2025-03-18T18:47:00Z" w:id="166">
    <w:p w:rsidR="002F0192" w:rsidP="002F0192" w:rsidRDefault="002F0192" w14:paraId="17EABF1E" w14:textId="77777777">
      <w:pPr>
        <w:pStyle w:val="Kommentartext"/>
        <w:jc w:val="left"/>
      </w:pPr>
      <w:r>
        <w:rPr>
          <w:rStyle w:val="Kommentarzeichen"/>
        </w:rPr>
        <w:annotationRef/>
      </w:r>
      <w:r>
        <w:t>Consider inserting citation</w:t>
      </w:r>
    </w:p>
  </w:comment>
  <w:comment w:initials="BS" w:author="Scherrer  Beat" w:date="2025-03-18T18:49:00Z" w:id="173">
    <w:p w:rsidR="002F0192" w:rsidP="002F0192" w:rsidRDefault="002F0192" w14:paraId="33591C94" w14:textId="77777777">
      <w:pPr>
        <w:pStyle w:val="Kommentartext"/>
        <w:jc w:val="left"/>
      </w:pPr>
      <w:r>
        <w:rPr>
          <w:rStyle w:val="Kommentarzeichen"/>
        </w:rPr>
        <w:annotationRef/>
      </w:r>
      <w:r>
        <w:t>Can we delete that? Maybe first integrate 2 citations into new text.</w:t>
      </w:r>
    </w:p>
  </w:comment>
  <w:comment w:initials="BS" w:author="Scherrer  Beat" w:date="2025-03-18T18:53:00Z" w:id="176">
    <w:p w:rsidR="00CE191A" w:rsidP="00CE191A" w:rsidRDefault="00CE191A" w14:paraId="6C1BEC7C" w14:textId="77777777">
      <w:pPr>
        <w:pStyle w:val="Kommentartext"/>
        <w:jc w:val="left"/>
      </w:pPr>
      <w:r>
        <w:rPr>
          <w:rStyle w:val="Kommentarzeichen"/>
        </w:rPr>
        <w:annotationRef/>
      </w:r>
      <w:r>
        <w:t>Revise, add a short description of hyperparam tuning</w:t>
      </w:r>
    </w:p>
  </w:comment>
  <w:comment w:initials="BS" w:author="Scherrer  Beat" w:date="2025-03-18T18:53:00Z" w:id="177">
    <w:p w:rsidR="00CE191A" w:rsidP="00CE191A" w:rsidRDefault="00CE191A" w14:paraId="4EB0963D" w14:textId="77777777">
      <w:pPr>
        <w:pStyle w:val="Kommentartext"/>
        <w:jc w:val="left"/>
      </w:pPr>
      <w:r>
        <w:rPr>
          <w:rStyle w:val="Kommentarzeichen"/>
        </w:rPr>
        <w:annotationRef/>
      </w:r>
      <w:r>
        <w:t>Revise and add a short description of hyperparam tuning</w:t>
      </w:r>
    </w:p>
  </w:comment>
  <w:comment w:initials="DK" w:author="Durizzo  Kathrin [2]" w:date="2025-01-24T21:06:00Z" w:id="178">
    <w:p w:rsidR="00ED22F6" w:rsidRDefault="00ED22F6" w14:paraId="4DC5334B" w14:textId="02BACF95">
      <w:pPr>
        <w:pStyle w:val="Kommentartext"/>
      </w:pPr>
      <w:r>
        <w:rPr>
          <w:rStyle w:val="Kommentarzeichen"/>
        </w:rPr>
        <w:annotationRef/>
      </w:r>
      <w:r>
        <w:t>To be added</w:t>
      </w:r>
    </w:p>
    <w:p w:rsidR="00ED22F6" w:rsidRDefault="00ED22F6" w14:paraId="5FA4AEB2" w14:textId="29F8EDBD">
      <w:pPr>
        <w:pStyle w:val="Kommentartext"/>
      </w:pPr>
    </w:p>
  </w:comment>
  <w:comment w:initials="BS" w:author="Scherrer  Beat" w:date="2026-03-03T15:30:00Z" w:id="179">
    <w:p w:rsidR="00A17609" w:rsidP="00A17609" w:rsidRDefault="00A17609" w14:paraId="0EE8B2F4" w14:textId="77777777">
      <w:pPr>
        <w:pStyle w:val="Kommentartext"/>
        <w:jc w:val="left"/>
      </w:pPr>
      <w:r>
        <w:rPr>
          <w:rStyle w:val="Kommentarzeichen"/>
        </w:rPr>
        <w:annotationRef/>
      </w:r>
      <w:r>
        <w:t>Updated!</w:t>
      </w:r>
    </w:p>
  </w:comment>
  <w:comment w:initials="SB" w:author="Scherrer  Beat" w:date="2026-02-02T15:30:00Z" w:id="469">
    <w:p w:rsidR="00D04C7F" w:rsidRDefault="00D04C7F" w14:paraId="5238AB28" w14:textId="138EDA70">
      <w:r>
        <w:annotationRef/>
      </w:r>
      <w:r w:rsidRPr="67BADB3A">
        <w:t>Updated</w:t>
      </w:r>
    </w:p>
  </w:comment>
  <w:comment w:initials="BS" w:author="Scherrer  Beat" w:date="2025-03-13T18:38:00Z" w:id="472">
    <w:p w:rsidR="006F3255" w:rsidP="006F3255" w:rsidRDefault="006F3255" w14:paraId="5A7CDE40" w14:textId="77777777">
      <w:pPr>
        <w:pStyle w:val="Kommentartext"/>
        <w:jc w:val="left"/>
      </w:pPr>
      <w:r>
        <w:rPr>
          <w:rStyle w:val="Kommentarzeichen"/>
        </w:rPr>
        <w:annotationRef/>
      </w:r>
      <w:r>
        <w:t>Do you mean model tuning by this?</w:t>
      </w:r>
    </w:p>
  </w:comment>
  <w:comment w:initials="BS" w:author="Scherrer  Beat" w:date="2025-03-13T18:36:00Z" w:id="473">
    <w:p w:rsidR="006F3255" w:rsidP="006F3255" w:rsidRDefault="006F3255" w14:paraId="06C60466" w14:textId="1CBE1C24">
      <w:pPr>
        <w:pStyle w:val="Kommentartext"/>
        <w:jc w:val="left"/>
      </w:pPr>
      <w:r>
        <w:rPr>
          <w:rStyle w:val="Kommentarzeichen"/>
        </w:rPr>
        <w:annotationRef/>
      </w:r>
      <w:r>
        <w:t>Do you mean the respective hyperparameters`?</w:t>
      </w:r>
    </w:p>
  </w:comment>
  <w:comment w:initials="BS" w:author="Scherrer  Beat" w:date="2025-03-13T18:37:00Z" w:id="479">
    <w:p w:rsidR="006F3255" w:rsidP="006F3255" w:rsidRDefault="006F3255" w14:paraId="3BC20102" w14:textId="77777777">
      <w:pPr>
        <w:pStyle w:val="Kommentartext"/>
        <w:jc w:val="left"/>
      </w:pPr>
      <w:r>
        <w:rPr>
          <w:rStyle w:val="Kommentarzeichen"/>
        </w:rPr>
        <w:annotationRef/>
      </w:r>
      <w:r>
        <w:t>How did you come up with this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3EF8D0" w15:done="0"/>
  <w15:commentEx w15:paraId="13559156" w15:done="0"/>
  <w15:commentEx w15:paraId="53C2CB6B" w15:done="0"/>
  <w15:commentEx w15:paraId="79C8DBE6" w15:done="0"/>
  <w15:commentEx w15:paraId="7B0A6D2B" w15:done="0"/>
  <w15:commentEx w15:paraId="5F3FA3DC" w15:done="0"/>
  <w15:commentEx w15:paraId="6AD2A39D" w15:done="0"/>
  <w15:commentEx w15:paraId="64BE421D" w15:paraIdParent="6AD2A39D" w15:done="0"/>
  <w15:commentEx w15:paraId="637DC6A4" w15:done="0"/>
  <w15:commentEx w15:paraId="3C7280FB" w15:done="0"/>
  <w15:commentEx w15:paraId="100D2822" w15:done="0"/>
  <w15:commentEx w15:paraId="57C3DC3A" w15:done="0"/>
  <w15:commentEx w15:paraId="369703C1" w15:done="0"/>
  <w15:commentEx w15:paraId="17EABF1E" w15:done="0"/>
  <w15:commentEx w15:paraId="33591C94" w15:done="0"/>
  <w15:commentEx w15:paraId="6C1BEC7C" w15:done="0"/>
  <w15:commentEx w15:paraId="4EB0963D" w15:done="0"/>
  <w15:commentEx w15:paraId="5FA4AEB2" w15:done="0"/>
  <w15:commentEx w15:paraId="0EE8B2F4" w15:paraIdParent="5FA4AEB2" w15:done="0"/>
  <w15:commentEx w15:paraId="5238AB28" w15:done="0"/>
  <w15:commentEx w15:paraId="5A7CDE40" w15:done="0"/>
  <w15:commentEx w15:paraId="06C60466" w15:done="0"/>
  <w15:commentEx w15:paraId="3BC2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E4F62" w16cex:dateUtc="2026-01-09T09:40:00Z"/>
  <w16cex:commentExtensible w16cex:durableId="2082CED6" w16cex:dateUtc="2026-01-09T09:40:00Z"/>
  <w16cex:commentExtensible w16cex:durableId="50CE3076" w16cex:dateUtc="2025-12-03T15:43:00Z"/>
  <w16cex:commentExtensible w16cex:durableId="3ACF2C8D" w16cex:dateUtc="2025-12-03T15:49:00Z"/>
  <w16cex:commentExtensible w16cex:durableId="10D4C84A" w16cex:dateUtc="2026-02-09T14:31:00Z"/>
  <w16cex:commentExtensible w16cex:durableId="7030A28F" w16cex:dateUtc="2026-01-10T13:43:00Z"/>
  <w16cex:commentExtensible w16cex:durableId="4F9C57F1" w16cex:dateUtc="2025-09-29T20:09:00Z"/>
  <w16cex:commentExtensible w16cex:durableId="6B604733" w16cex:dateUtc="2025-12-01T13:30:00Z"/>
  <w16cex:commentExtensible w16cex:durableId="68D66825" w16cex:dateUtc="2026-01-10T13:44:00Z"/>
  <w16cex:commentExtensible w16cex:durableId="353B3769" w16cex:dateUtc="2026-01-10T13:44:00Z"/>
  <w16cex:commentExtensible w16cex:durableId="2F8AC073" w16cex:dateUtc="2026-01-10T13:44:00Z"/>
  <w16cex:commentExtensible w16cex:durableId="0ACD404F" w16cex:dateUtc="2026-01-10T13:44:00Z"/>
  <w16cex:commentExtensible w16cex:durableId="474A31F9" w16cex:dateUtc="2025-03-13T17:39:00Z"/>
  <w16cex:commentExtensible w16cex:durableId="32BE977B" w16cex:dateUtc="2025-03-18T17:47:00Z"/>
  <w16cex:commentExtensible w16cex:durableId="37D1A3A1" w16cex:dateUtc="2025-03-18T17:49:00Z"/>
  <w16cex:commentExtensible w16cex:durableId="3DB1167A" w16cex:dateUtc="2025-03-18T17:53:00Z"/>
  <w16cex:commentExtensible w16cex:durableId="48E16322" w16cex:dateUtc="2025-03-18T17:53:00Z"/>
  <w16cex:commentExtensible w16cex:durableId="2B3E7F70" w16cex:dateUtc="2025-01-24T20:06:00Z"/>
  <w16cex:commentExtensible w16cex:durableId="218BCD5F" w16cex:dateUtc="2026-03-03T14:30:00Z"/>
  <w16cex:commentExtensible w16cex:durableId="45F02A7A" w16cex:dateUtc="2026-02-02T14:30:00Z"/>
  <w16cex:commentExtensible w16cex:durableId="10472D26" w16cex:dateUtc="2025-03-13T17:38:00Z"/>
  <w16cex:commentExtensible w16cex:durableId="556E4899" w16cex:dateUtc="2025-03-13T17:36:00Z"/>
  <w16cex:commentExtensible w16cex:durableId="3FA3C407" w16cex:dateUtc="2025-03-13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EF8D0" w16cid:durableId="39DE4F62"/>
  <w16cid:commentId w16cid:paraId="13559156" w16cid:durableId="2082CED6"/>
  <w16cid:commentId w16cid:paraId="53C2CB6B" w16cid:durableId="50CE3076"/>
  <w16cid:commentId w16cid:paraId="79C8DBE6" w16cid:durableId="3ACF2C8D"/>
  <w16cid:commentId w16cid:paraId="7B0A6D2B" w16cid:durableId="10D4C84A"/>
  <w16cid:commentId w16cid:paraId="5F3FA3DC" w16cid:durableId="7030A28F"/>
  <w16cid:commentId w16cid:paraId="6AD2A39D" w16cid:durableId="4F9C57F1"/>
  <w16cid:commentId w16cid:paraId="64BE421D" w16cid:durableId="6B604733"/>
  <w16cid:commentId w16cid:paraId="637DC6A4" w16cid:durableId="68D66825"/>
  <w16cid:commentId w16cid:paraId="3C7280FB" w16cid:durableId="353B3769"/>
  <w16cid:commentId w16cid:paraId="100D2822" w16cid:durableId="2F8AC073"/>
  <w16cid:commentId w16cid:paraId="57C3DC3A" w16cid:durableId="0ACD404F"/>
  <w16cid:commentId w16cid:paraId="369703C1" w16cid:durableId="474A31F9"/>
  <w16cid:commentId w16cid:paraId="17EABF1E" w16cid:durableId="32BE977B"/>
  <w16cid:commentId w16cid:paraId="33591C94" w16cid:durableId="37D1A3A1"/>
  <w16cid:commentId w16cid:paraId="6C1BEC7C" w16cid:durableId="3DB1167A"/>
  <w16cid:commentId w16cid:paraId="4EB0963D" w16cid:durableId="48E16322"/>
  <w16cid:commentId w16cid:paraId="5FA4AEB2" w16cid:durableId="2B3E7F70"/>
  <w16cid:commentId w16cid:paraId="0EE8B2F4" w16cid:durableId="218BCD5F"/>
  <w16cid:commentId w16cid:paraId="5238AB28" w16cid:durableId="45F02A7A"/>
  <w16cid:commentId w16cid:paraId="5A7CDE40" w16cid:durableId="10472D26"/>
  <w16cid:commentId w16cid:paraId="06C60466" w16cid:durableId="556E4899"/>
  <w16cid:commentId w16cid:paraId="3BC20102" w16cid:durableId="3FA3C4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5E79" w:rsidP="002D18A6" w:rsidRDefault="00615E79" w14:paraId="30913DED" w14:textId="77777777">
      <w:pPr>
        <w:spacing w:after="0" w:line="240" w:lineRule="auto"/>
      </w:pPr>
      <w:r>
        <w:separator/>
      </w:r>
    </w:p>
  </w:endnote>
  <w:endnote w:type="continuationSeparator" w:id="0">
    <w:p w:rsidR="00615E79" w:rsidP="002D18A6" w:rsidRDefault="00615E79" w14:paraId="078E83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5E79" w:rsidP="002D18A6" w:rsidRDefault="00615E79" w14:paraId="23B637B7" w14:textId="77777777">
      <w:pPr>
        <w:spacing w:after="0" w:line="240" w:lineRule="auto"/>
      </w:pPr>
      <w:r>
        <w:separator/>
      </w:r>
    </w:p>
  </w:footnote>
  <w:footnote w:type="continuationSeparator" w:id="0">
    <w:p w:rsidR="00615E79" w:rsidP="002D18A6" w:rsidRDefault="00615E79" w14:paraId="0BAB4566" w14:textId="77777777">
      <w:pPr>
        <w:spacing w:after="0" w:line="240" w:lineRule="auto"/>
      </w:pPr>
      <w:r>
        <w:continuationSeparator/>
      </w:r>
    </w:p>
  </w:footnote>
  <w:footnote w:id="1">
    <w:p w:rsidRPr="00781504" w:rsidR="00781504" w:rsidRDefault="00781504" w14:paraId="76897B50" w14:textId="75577C69">
      <w:pPr>
        <w:pStyle w:val="Funotentext"/>
        <w:rPr>
          <w:lang w:val="en-US"/>
          <w:rPrChange w:author="Scherrer  Beat" w:date="2025-03-18T18:17:00Z" w:id="134">
            <w:rPr/>
          </w:rPrChange>
        </w:rPr>
      </w:pPr>
      <w:ins w:author="Scherrer  Beat" w:date="2025-03-18T18:16:00Z" w:id="135">
        <w:r>
          <w:rPr>
            <w:rStyle w:val="Funotenzeichen"/>
          </w:rPr>
          <w:footnoteRef/>
        </w:r>
        <w:r>
          <w:t xml:space="preserve"> </w:t>
        </w:r>
      </w:ins>
      <w:ins w:author="Scherrer  Beat" w:date="2025-03-18T18:17:00Z" w:id="136">
        <w:r w:rsidRPr="00781504">
          <w:rPr>
            <w:bCs/>
            <w:noProof/>
            <w:lang w:val="en-US"/>
          </w:rPr>
          <w:t>After the root node, a tree is split into either a terminal node (leaf node) or an internal node (split node). A terminal node refers to the end of a tree where the final prediction is made. An internal node refers to the point where the data is split based on a specific feature and its corresponding threshold value.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C4"/>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F2C9B"/>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047D5"/>
    <w:multiLevelType w:val="hybridMultilevel"/>
    <w:tmpl w:val="FFFFFFFF"/>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3" w15:restartNumberingAfterBreak="0">
    <w:nsid w:val="09192C7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E5152"/>
    <w:multiLevelType w:val="hybridMultilevel"/>
    <w:tmpl w:val="E452BBE4"/>
    <w:lvl w:ilvl="0" w:tplc="5468AFA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04F50D6"/>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8E70AF0"/>
    <w:multiLevelType w:val="hybridMultilevel"/>
    <w:tmpl w:val="B5A4F3A4"/>
    <w:lvl w:ilvl="0" w:tplc="DD2C6C64">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1AE15CB2"/>
    <w:multiLevelType w:val="hybridMultilevel"/>
    <w:tmpl w:val="B5A4F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0BF7FE9"/>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E802B31"/>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B20628"/>
    <w:multiLevelType w:val="hybridMultilevel"/>
    <w:tmpl w:val="FC421820"/>
    <w:lvl w:ilvl="0" w:tplc="554A664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62277E3"/>
    <w:multiLevelType w:val="hybridMultilevel"/>
    <w:tmpl w:val="FFFFFFFF"/>
    <w:lvl w:ilvl="0" w:tplc="F9F4C65C">
      <w:start w:val="1"/>
      <w:numFmt w:val="bullet"/>
      <w:lvlText w:val=""/>
      <w:lvlJc w:val="left"/>
      <w:pPr>
        <w:ind w:left="720" w:hanging="360"/>
      </w:pPr>
      <w:rPr>
        <w:rFonts w:hint="default" w:ascii="Symbol" w:hAnsi="Symbol" w:eastAsia="Times New Roman"/>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17"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FD51A9E"/>
    <w:multiLevelType w:val="hybridMultilevel"/>
    <w:tmpl w:val="B16AB3BC"/>
    <w:lvl w:ilvl="0" w:tplc="9282F4C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091421E"/>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13600C6"/>
    <w:multiLevelType w:val="hybridMultilevel"/>
    <w:tmpl w:val="CCB26A82"/>
    <w:lvl w:ilvl="0" w:tplc="C56C5BB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3141195"/>
    <w:multiLevelType w:val="hybridMultilevel"/>
    <w:tmpl w:val="A0AEE12A"/>
    <w:lvl w:ilvl="0" w:tplc="8F9CC91A">
      <w:start w:val="1"/>
      <w:numFmt w:val="bullet"/>
      <w:lvlText w:val="-"/>
      <w:lvlJc w:val="left"/>
      <w:pPr>
        <w:ind w:left="720" w:hanging="360"/>
      </w:pPr>
      <w:rPr>
        <w:rFonts w:hint="default" w:ascii="Calibri" w:hAnsi="Calibri" w:cs="Calibri"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2"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5076D9A"/>
    <w:multiLevelType w:val="hybridMultilevel"/>
    <w:tmpl w:val="B2E6A8F2"/>
    <w:lvl w:ilvl="0" w:tplc="2FD68780">
      <w:start w:val="2"/>
      <w:numFmt w:val="bullet"/>
      <w:lvlText w:val="-"/>
      <w:lvlJc w:val="left"/>
      <w:pPr>
        <w:ind w:left="644" w:hanging="360"/>
      </w:pPr>
      <w:rPr>
        <w:rFonts w:hint="default" w:ascii="Garamond" w:hAnsi="Garamond" w:eastAsiaTheme="minorHAnsi" w:cstheme="minorBidi"/>
      </w:rPr>
    </w:lvl>
    <w:lvl w:ilvl="1" w:tplc="08070003">
      <w:start w:val="1"/>
      <w:numFmt w:val="bullet"/>
      <w:lvlText w:val="o"/>
      <w:lvlJc w:val="left"/>
      <w:pPr>
        <w:ind w:left="1364" w:hanging="360"/>
      </w:pPr>
      <w:rPr>
        <w:rFonts w:hint="default" w:ascii="Courier New" w:hAnsi="Courier New" w:cs="Courier New"/>
      </w:rPr>
    </w:lvl>
    <w:lvl w:ilvl="2" w:tplc="08070005">
      <w:start w:val="1"/>
      <w:numFmt w:val="bullet"/>
      <w:lvlText w:val=""/>
      <w:lvlJc w:val="left"/>
      <w:pPr>
        <w:ind w:left="2084" w:hanging="360"/>
      </w:pPr>
      <w:rPr>
        <w:rFonts w:hint="default" w:ascii="Wingdings" w:hAnsi="Wingdings"/>
      </w:rPr>
    </w:lvl>
    <w:lvl w:ilvl="3" w:tplc="08070001" w:tentative="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24"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4711160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243A48"/>
    <w:multiLevelType w:val="hybridMultilevel"/>
    <w:tmpl w:val="CCB26A8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643B90"/>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AA2426"/>
    <w:multiLevelType w:val="hybridMultilevel"/>
    <w:tmpl w:val="FFFFFFFF"/>
    <w:lvl w:ilvl="0" w:tplc="F9F4C65C">
      <w:start w:val="1"/>
      <w:numFmt w:val="bullet"/>
      <w:lvlText w:val=""/>
      <w:lvlJc w:val="left"/>
      <w:pPr>
        <w:ind w:left="720" w:hanging="360"/>
      </w:pPr>
      <w:rPr>
        <w:rFonts w:hint="default" w:ascii="Symbol" w:hAnsi="Symbol" w:eastAsia="Times New Roman"/>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30" w15:restartNumberingAfterBreak="0">
    <w:nsid w:val="5B476E7A"/>
    <w:multiLevelType w:val="hybridMultilevel"/>
    <w:tmpl w:val="0F187836"/>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5B870DA7"/>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3B546E"/>
    <w:multiLevelType w:val="hybridMultilevel"/>
    <w:tmpl w:val="91029E64"/>
    <w:lvl w:ilvl="0" w:tplc="B802CCB4">
      <w:start w:val="1"/>
      <w:numFmt w:val="bullet"/>
      <w:lvlText w:val="-"/>
      <w:lvlJc w:val="left"/>
      <w:pPr>
        <w:ind w:left="720" w:hanging="360"/>
      </w:pPr>
      <w:rPr>
        <w:rFonts w:hint="default" w:ascii="Garamond" w:hAnsi="Garamond" w:eastAsiaTheme="minorHAnsi" w:cstheme="minorBid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33"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4"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35"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9C434C5"/>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353189763">
    <w:abstractNumId w:val="36"/>
  </w:num>
  <w:num w:numId="2" w16cid:durableId="937644101">
    <w:abstractNumId w:val="33"/>
  </w:num>
  <w:num w:numId="3" w16cid:durableId="470947336">
    <w:abstractNumId w:val="9"/>
  </w:num>
  <w:num w:numId="4" w16cid:durableId="594169111">
    <w:abstractNumId w:val="30"/>
  </w:num>
  <w:num w:numId="5" w16cid:durableId="1131021818">
    <w:abstractNumId w:val="24"/>
  </w:num>
  <w:num w:numId="6" w16cid:durableId="419645287">
    <w:abstractNumId w:val="35"/>
  </w:num>
  <w:num w:numId="7" w16cid:durableId="2017338059">
    <w:abstractNumId w:val="17"/>
  </w:num>
  <w:num w:numId="8" w16cid:durableId="1815221891">
    <w:abstractNumId w:val="22"/>
  </w:num>
  <w:num w:numId="9" w16cid:durableId="2055232483">
    <w:abstractNumId w:val="37"/>
  </w:num>
  <w:num w:numId="10" w16cid:durableId="1132671429">
    <w:abstractNumId w:val="21"/>
  </w:num>
  <w:num w:numId="11" w16cid:durableId="955065065">
    <w:abstractNumId w:val="40"/>
  </w:num>
  <w:num w:numId="12" w16cid:durableId="590050143">
    <w:abstractNumId w:val="34"/>
  </w:num>
  <w:num w:numId="13" w16cid:durableId="298536596">
    <w:abstractNumId w:val="26"/>
  </w:num>
  <w:num w:numId="14" w16cid:durableId="74323686">
    <w:abstractNumId w:val="13"/>
  </w:num>
  <w:num w:numId="15" w16cid:durableId="765344997">
    <w:abstractNumId w:val="8"/>
  </w:num>
  <w:num w:numId="16" w16cid:durableId="1255894769">
    <w:abstractNumId w:val="23"/>
  </w:num>
  <w:num w:numId="17" w16cid:durableId="2124693717">
    <w:abstractNumId w:val="11"/>
  </w:num>
  <w:num w:numId="18" w16cid:durableId="1366172655">
    <w:abstractNumId w:val="6"/>
  </w:num>
  <w:num w:numId="19" w16cid:durableId="750273295">
    <w:abstractNumId w:val="32"/>
  </w:num>
  <w:num w:numId="20" w16cid:durableId="1041975851">
    <w:abstractNumId w:val="4"/>
  </w:num>
  <w:num w:numId="21" w16cid:durableId="19009895">
    <w:abstractNumId w:val="18"/>
  </w:num>
  <w:num w:numId="22" w16cid:durableId="1406418257">
    <w:abstractNumId w:val="19"/>
  </w:num>
  <w:num w:numId="23" w16cid:durableId="213547715">
    <w:abstractNumId w:val="15"/>
  </w:num>
  <w:num w:numId="24" w16cid:durableId="511182782">
    <w:abstractNumId w:val="7"/>
  </w:num>
  <w:num w:numId="25" w16cid:durableId="2010324783">
    <w:abstractNumId w:val="1"/>
  </w:num>
  <w:num w:numId="26" w16cid:durableId="1770731248">
    <w:abstractNumId w:val="20"/>
  </w:num>
  <w:num w:numId="27" w16cid:durableId="420681631">
    <w:abstractNumId w:val="0"/>
  </w:num>
  <w:num w:numId="28" w16cid:durableId="749933233">
    <w:abstractNumId w:val="12"/>
  </w:num>
  <w:num w:numId="29" w16cid:durableId="612565047">
    <w:abstractNumId w:val="27"/>
  </w:num>
  <w:num w:numId="30" w16cid:durableId="1050812670">
    <w:abstractNumId w:val="38"/>
  </w:num>
  <w:num w:numId="31" w16cid:durableId="1097478135">
    <w:abstractNumId w:val="10"/>
  </w:num>
  <w:num w:numId="32" w16cid:durableId="1065490267">
    <w:abstractNumId w:val="16"/>
  </w:num>
  <w:num w:numId="33" w16cid:durableId="1776636429">
    <w:abstractNumId w:val="29"/>
  </w:num>
  <w:num w:numId="34" w16cid:durableId="725492063">
    <w:abstractNumId w:val="2"/>
  </w:num>
  <w:num w:numId="35" w16cid:durableId="376469941">
    <w:abstractNumId w:val="39"/>
  </w:num>
  <w:num w:numId="36" w16cid:durableId="166094334">
    <w:abstractNumId w:val="31"/>
  </w:num>
  <w:num w:numId="37" w16cid:durableId="48848837">
    <w:abstractNumId w:val="5"/>
  </w:num>
  <w:num w:numId="38" w16cid:durableId="123816557">
    <w:abstractNumId w:val="25"/>
  </w:num>
  <w:num w:numId="39" w16cid:durableId="725877677">
    <w:abstractNumId w:val="14"/>
  </w:num>
  <w:num w:numId="40" w16cid:durableId="1308628510">
    <w:abstractNumId w:val="28"/>
  </w:num>
  <w:num w:numId="41" w16cid:durableId="12165087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errer  Beat">
    <w15:presenceInfo w15:providerId="AD" w15:userId="S::bscherrer@ethz.ch::0d4f1257-e16c-46d3-a1c5-8821d74d3e37"/>
  </w15:person>
  <w15:person w15:author="Durizzo  Kathrin">
    <w15:presenceInfo w15:providerId="AD" w15:userId="S-1-5-21-2025429265-764733703-1417001333-448588"/>
  </w15:person>
  <w15:person w15:author="Durizzo  Kathrin [2]">
    <w15:presenceInfo w15:providerId="AD" w15:userId="S::kdurizzo@ethz.ch::cdad0789-f7a8-40ab-8147-9b271c83dc3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02B11"/>
    <w:rsid w:val="00003B4E"/>
    <w:rsid w:val="00011FF8"/>
    <w:rsid w:val="00012D85"/>
    <w:rsid w:val="00025CBB"/>
    <w:rsid w:val="00025DB9"/>
    <w:rsid w:val="00030C1D"/>
    <w:rsid w:val="00030E22"/>
    <w:rsid w:val="0003230D"/>
    <w:rsid w:val="00032964"/>
    <w:rsid w:val="00033FCE"/>
    <w:rsid w:val="00035072"/>
    <w:rsid w:val="00042565"/>
    <w:rsid w:val="00045DF3"/>
    <w:rsid w:val="00050143"/>
    <w:rsid w:val="00053890"/>
    <w:rsid w:val="00053A56"/>
    <w:rsid w:val="00061A36"/>
    <w:rsid w:val="0006259E"/>
    <w:rsid w:val="000661D3"/>
    <w:rsid w:val="000676A9"/>
    <w:rsid w:val="00070939"/>
    <w:rsid w:val="000733EE"/>
    <w:rsid w:val="00082AE6"/>
    <w:rsid w:val="00085190"/>
    <w:rsid w:val="00092E95"/>
    <w:rsid w:val="000A21FA"/>
    <w:rsid w:val="000B0BD7"/>
    <w:rsid w:val="000B3E8F"/>
    <w:rsid w:val="000B4B05"/>
    <w:rsid w:val="000C1049"/>
    <w:rsid w:val="000C18E7"/>
    <w:rsid w:val="000D4FC3"/>
    <w:rsid w:val="000E39F1"/>
    <w:rsid w:val="000E62F1"/>
    <w:rsid w:val="000F7804"/>
    <w:rsid w:val="0010667C"/>
    <w:rsid w:val="00106FFD"/>
    <w:rsid w:val="00107976"/>
    <w:rsid w:val="001104FD"/>
    <w:rsid w:val="00115797"/>
    <w:rsid w:val="00123580"/>
    <w:rsid w:val="00123C32"/>
    <w:rsid w:val="00124613"/>
    <w:rsid w:val="00126D14"/>
    <w:rsid w:val="00127BAC"/>
    <w:rsid w:val="00132094"/>
    <w:rsid w:val="001366C9"/>
    <w:rsid w:val="001426D6"/>
    <w:rsid w:val="001433B2"/>
    <w:rsid w:val="00144866"/>
    <w:rsid w:val="001544AF"/>
    <w:rsid w:val="001553C9"/>
    <w:rsid w:val="00162F7F"/>
    <w:rsid w:val="00163B25"/>
    <w:rsid w:val="0016406C"/>
    <w:rsid w:val="00171EA3"/>
    <w:rsid w:val="0017229B"/>
    <w:rsid w:val="00172363"/>
    <w:rsid w:val="00172F4E"/>
    <w:rsid w:val="001754D7"/>
    <w:rsid w:val="00190080"/>
    <w:rsid w:val="001953A2"/>
    <w:rsid w:val="001A135B"/>
    <w:rsid w:val="001A1B23"/>
    <w:rsid w:val="001B0D47"/>
    <w:rsid w:val="001B6525"/>
    <w:rsid w:val="001C0D09"/>
    <w:rsid w:val="001C4E0B"/>
    <w:rsid w:val="001C6F65"/>
    <w:rsid w:val="001C774F"/>
    <w:rsid w:val="001D0F45"/>
    <w:rsid w:val="001D2177"/>
    <w:rsid w:val="001D24A5"/>
    <w:rsid w:val="001E0447"/>
    <w:rsid w:val="001E1D92"/>
    <w:rsid w:val="001E6423"/>
    <w:rsid w:val="001F146F"/>
    <w:rsid w:val="001F3E37"/>
    <w:rsid w:val="00202F31"/>
    <w:rsid w:val="00203AA4"/>
    <w:rsid w:val="002050B0"/>
    <w:rsid w:val="0020766A"/>
    <w:rsid w:val="00210BC0"/>
    <w:rsid w:val="00212ABD"/>
    <w:rsid w:val="00216688"/>
    <w:rsid w:val="00226CA1"/>
    <w:rsid w:val="00227843"/>
    <w:rsid w:val="00240AC6"/>
    <w:rsid w:val="00241509"/>
    <w:rsid w:val="002445CC"/>
    <w:rsid w:val="002526B3"/>
    <w:rsid w:val="002529C0"/>
    <w:rsid w:val="00256F20"/>
    <w:rsid w:val="00261401"/>
    <w:rsid w:val="00261B06"/>
    <w:rsid w:val="0026541C"/>
    <w:rsid w:val="0026542F"/>
    <w:rsid w:val="0026570F"/>
    <w:rsid w:val="002678ED"/>
    <w:rsid w:val="00271DF4"/>
    <w:rsid w:val="00275553"/>
    <w:rsid w:val="00283123"/>
    <w:rsid w:val="00283AB6"/>
    <w:rsid w:val="00287A02"/>
    <w:rsid w:val="00295B14"/>
    <w:rsid w:val="00297A1A"/>
    <w:rsid w:val="002A0CB6"/>
    <w:rsid w:val="002A3E2B"/>
    <w:rsid w:val="002B4F4C"/>
    <w:rsid w:val="002C09E6"/>
    <w:rsid w:val="002C2544"/>
    <w:rsid w:val="002C34AF"/>
    <w:rsid w:val="002C5220"/>
    <w:rsid w:val="002C71AC"/>
    <w:rsid w:val="002D18A6"/>
    <w:rsid w:val="002D5595"/>
    <w:rsid w:val="002D6906"/>
    <w:rsid w:val="002E41C3"/>
    <w:rsid w:val="002F0192"/>
    <w:rsid w:val="002F185B"/>
    <w:rsid w:val="002F421D"/>
    <w:rsid w:val="002F70C3"/>
    <w:rsid w:val="00301902"/>
    <w:rsid w:val="00306034"/>
    <w:rsid w:val="0031410B"/>
    <w:rsid w:val="0031512E"/>
    <w:rsid w:val="00316918"/>
    <w:rsid w:val="00316BE5"/>
    <w:rsid w:val="003319DD"/>
    <w:rsid w:val="00331CF8"/>
    <w:rsid w:val="00333AB2"/>
    <w:rsid w:val="00347E7A"/>
    <w:rsid w:val="0035660B"/>
    <w:rsid w:val="00360ED1"/>
    <w:rsid w:val="003619ED"/>
    <w:rsid w:val="00363EBB"/>
    <w:rsid w:val="0036460E"/>
    <w:rsid w:val="00364DE0"/>
    <w:rsid w:val="0036591D"/>
    <w:rsid w:val="00373217"/>
    <w:rsid w:val="00383FBE"/>
    <w:rsid w:val="003909CE"/>
    <w:rsid w:val="00395F6F"/>
    <w:rsid w:val="00397011"/>
    <w:rsid w:val="003A0661"/>
    <w:rsid w:val="003A1704"/>
    <w:rsid w:val="003B0639"/>
    <w:rsid w:val="003C0939"/>
    <w:rsid w:val="003C4BB6"/>
    <w:rsid w:val="003D1BAF"/>
    <w:rsid w:val="003D71E8"/>
    <w:rsid w:val="003D7D50"/>
    <w:rsid w:val="003E41F4"/>
    <w:rsid w:val="003E7450"/>
    <w:rsid w:val="003E7E34"/>
    <w:rsid w:val="003F4595"/>
    <w:rsid w:val="00403751"/>
    <w:rsid w:val="0040629E"/>
    <w:rsid w:val="00413D66"/>
    <w:rsid w:val="00414EDA"/>
    <w:rsid w:val="0041703D"/>
    <w:rsid w:val="00420B29"/>
    <w:rsid w:val="004268C8"/>
    <w:rsid w:val="0043221D"/>
    <w:rsid w:val="00432C78"/>
    <w:rsid w:val="0044015A"/>
    <w:rsid w:val="00441539"/>
    <w:rsid w:val="00441CE2"/>
    <w:rsid w:val="00451322"/>
    <w:rsid w:val="00451D0E"/>
    <w:rsid w:val="00467158"/>
    <w:rsid w:val="0047294B"/>
    <w:rsid w:val="004737A0"/>
    <w:rsid w:val="00474AC0"/>
    <w:rsid w:val="004A1823"/>
    <w:rsid w:val="004A679D"/>
    <w:rsid w:val="004A6AAB"/>
    <w:rsid w:val="004B0C93"/>
    <w:rsid w:val="004B1054"/>
    <w:rsid w:val="004B147E"/>
    <w:rsid w:val="004B1E5C"/>
    <w:rsid w:val="004B7BAC"/>
    <w:rsid w:val="004C55D4"/>
    <w:rsid w:val="004E220B"/>
    <w:rsid w:val="004E2643"/>
    <w:rsid w:val="004E4458"/>
    <w:rsid w:val="004E51A8"/>
    <w:rsid w:val="004E6CD9"/>
    <w:rsid w:val="004E71A1"/>
    <w:rsid w:val="004F2CD1"/>
    <w:rsid w:val="004F7483"/>
    <w:rsid w:val="00501720"/>
    <w:rsid w:val="00503B60"/>
    <w:rsid w:val="00505F59"/>
    <w:rsid w:val="005149E5"/>
    <w:rsid w:val="00517263"/>
    <w:rsid w:val="00532B45"/>
    <w:rsid w:val="00537E5A"/>
    <w:rsid w:val="00542A13"/>
    <w:rsid w:val="005451A8"/>
    <w:rsid w:val="005510E2"/>
    <w:rsid w:val="0055701D"/>
    <w:rsid w:val="005618DA"/>
    <w:rsid w:val="00561AD2"/>
    <w:rsid w:val="00561CE7"/>
    <w:rsid w:val="005744DF"/>
    <w:rsid w:val="00580F89"/>
    <w:rsid w:val="00583BAF"/>
    <w:rsid w:val="00583CCA"/>
    <w:rsid w:val="0058513A"/>
    <w:rsid w:val="00590082"/>
    <w:rsid w:val="00597D64"/>
    <w:rsid w:val="005A7BBE"/>
    <w:rsid w:val="005B36CA"/>
    <w:rsid w:val="005C0E6B"/>
    <w:rsid w:val="005C0FEE"/>
    <w:rsid w:val="005C124E"/>
    <w:rsid w:val="005C22BF"/>
    <w:rsid w:val="005C2474"/>
    <w:rsid w:val="005C3B4F"/>
    <w:rsid w:val="005C4174"/>
    <w:rsid w:val="005D19CF"/>
    <w:rsid w:val="005D2572"/>
    <w:rsid w:val="005D5E94"/>
    <w:rsid w:val="005F0B43"/>
    <w:rsid w:val="005F10C6"/>
    <w:rsid w:val="005F2D30"/>
    <w:rsid w:val="0060034B"/>
    <w:rsid w:val="0060690C"/>
    <w:rsid w:val="00612534"/>
    <w:rsid w:val="00613360"/>
    <w:rsid w:val="00615E79"/>
    <w:rsid w:val="006163B2"/>
    <w:rsid w:val="00620FBB"/>
    <w:rsid w:val="00625073"/>
    <w:rsid w:val="00631A33"/>
    <w:rsid w:val="00631EEA"/>
    <w:rsid w:val="00631FCF"/>
    <w:rsid w:val="0064037F"/>
    <w:rsid w:val="00650100"/>
    <w:rsid w:val="0065087E"/>
    <w:rsid w:val="00651F96"/>
    <w:rsid w:val="00655A34"/>
    <w:rsid w:val="006577B4"/>
    <w:rsid w:val="00662974"/>
    <w:rsid w:val="00662F12"/>
    <w:rsid w:val="00663582"/>
    <w:rsid w:val="00664DE9"/>
    <w:rsid w:val="00667912"/>
    <w:rsid w:val="006704FC"/>
    <w:rsid w:val="00676CD9"/>
    <w:rsid w:val="00684540"/>
    <w:rsid w:val="00684CA3"/>
    <w:rsid w:val="00687B23"/>
    <w:rsid w:val="00687B5D"/>
    <w:rsid w:val="006968A6"/>
    <w:rsid w:val="006A1A20"/>
    <w:rsid w:val="006A1C45"/>
    <w:rsid w:val="006A601E"/>
    <w:rsid w:val="006B2482"/>
    <w:rsid w:val="006B2C55"/>
    <w:rsid w:val="006C19F3"/>
    <w:rsid w:val="006C5744"/>
    <w:rsid w:val="006D3B64"/>
    <w:rsid w:val="006D447B"/>
    <w:rsid w:val="006E0962"/>
    <w:rsid w:val="006F1104"/>
    <w:rsid w:val="006F3255"/>
    <w:rsid w:val="006F5C43"/>
    <w:rsid w:val="006F7DBF"/>
    <w:rsid w:val="007000FE"/>
    <w:rsid w:val="0070189F"/>
    <w:rsid w:val="00701B8F"/>
    <w:rsid w:val="00703F3C"/>
    <w:rsid w:val="007050A7"/>
    <w:rsid w:val="00711408"/>
    <w:rsid w:val="00715421"/>
    <w:rsid w:val="00716DD1"/>
    <w:rsid w:val="00726173"/>
    <w:rsid w:val="007302BD"/>
    <w:rsid w:val="00731E0A"/>
    <w:rsid w:val="00733374"/>
    <w:rsid w:val="007338D8"/>
    <w:rsid w:val="00737B2D"/>
    <w:rsid w:val="0075127B"/>
    <w:rsid w:val="00751B13"/>
    <w:rsid w:val="007530C3"/>
    <w:rsid w:val="00757E3E"/>
    <w:rsid w:val="00761C6B"/>
    <w:rsid w:val="007717D1"/>
    <w:rsid w:val="00776548"/>
    <w:rsid w:val="00781504"/>
    <w:rsid w:val="00785643"/>
    <w:rsid w:val="007924EF"/>
    <w:rsid w:val="007A6DCD"/>
    <w:rsid w:val="007B2045"/>
    <w:rsid w:val="007B2A2E"/>
    <w:rsid w:val="007B3350"/>
    <w:rsid w:val="007B690C"/>
    <w:rsid w:val="007C349C"/>
    <w:rsid w:val="007C38D2"/>
    <w:rsid w:val="007C4DDE"/>
    <w:rsid w:val="007C6FAD"/>
    <w:rsid w:val="007D5462"/>
    <w:rsid w:val="007E0B87"/>
    <w:rsid w:val="007E42A4"/>
    <w:rsid w:val="007E499A"/>
    <w:rsid w:val="007F1897"/>
    <w:rsid w:val="007F264F"/>
    <w:rsid w:val="007F466A"/>
    <w:rsid w:val="007F5901"/>
    <w:rsid w:val="00800E63"/>
    <w:rsid w:val="00805B43"/>
    <w:rsid w:val="0081008A"/>
    <w:rsid w:val="00814576"/>
    <w:rsid w:val="00816F70"/>
    <w:rsid w:val="00825603"/>
    <w:rsid w:val="00826977"/>
    <w:rsid w:val="008277EA"/>
    <w:rsid w:val="008277FA"/>
    <w:rsid w:val="0083005C"/>
    <w:rsid w:val="008327A1"/>
    <w:rsid w:val="00835329"/>
    <w:rsid w:val="008373B9"/>
    <w:rsid w:val="00840E0A"/>
    <w:rsid w:val="00844D1C"/>
    <w:rsid w:val="00847AC1"/>
    <w:rsid w:val="008525D6"/>
    <w:rsid w:val="0085262B"/>
    <w:rsid w:val="0085279C"/>
    <w:rsid w:val="00852FC2"/>
    <w:rsid w:val="008542FB"/>
    <w:rsid w:val="00857201"/>
    <w:rsid w:val="008619D5"/>
    <w:rsid w:val="0086226C"/>
    <w:rsid w:val="008652B3"/>
    <w:rsid w:val="00877FB1"/>
    <w:rsid w:val="00891AD1"/>
    <w:rsid w:val="00893B6C"/>
    <w:rsid w:val="00896AF9"/>
    <w:rsid w:val="008A0B4F"/>
    <w:rsid w:val="008A0EEF"/>
    <w:rsid w:val="008A7142"/>
    <w:rsid w:val="008B3134"/>
    <w:rsid w:val="008B5A40"/>
    <w:rsid w:val="008C0813"/>
    <w:rsid w:val="008D6D0C"/>
    <w:rsid w:val="008E0A54"/>
    <w:rsid w:val="008E0ED3"/>
    <w:rsid w:val="008E288F"/>
    <w:rsid w:val="008E6FE5"/>
    <w:rsid w:val="008E7C83"/>
    <w:rsid w:val="008F370C"/>
    <w:rsid w:val="008F56FA"/>
    <w:rsid w:val="008F5F0E"/>
    <w:rsid w:val="0090274F"/>
    <w:rsid w:val="00911CAB"/>
    <w:rsid w:val="00912971"/>
    <w:rsid w:val="00921655"/>
    <w:rsid w:val="009278D5"/>
    <w:rsid w:val="00931BB7"/>
    <w:rsid w:val="0093216A"/>
    <w:rsid w:val="00943B99"/>
    <w:rsid w:val="009440CD"/>
    <w:rsid w:val="00944BFD"/>
    <w:rsid w:val="00945F71"/>
    <w:rsid w:val="00947BE8"/>
    <w:rsid w:val="009504C4"/>
    <w:rsid w:val="009534F3"/>
    <w:rsid w:val="00961452"/>
    <w:rsid w:val="009636A9"/>
    <w:rsid w:val="00970B33"/>
    <w:rsid w:val="00970EA8"/>
    <w:rsid w:val="00973C7A"/>
    <w:rsid w:val="00977EBF"/>
    <w:rsid w:val="00992057"/>
    <w:rsid w:val="00995C31"/>
    <w:rsid w:val="009A29A8"/>
    <w:rsid w:val="009A760F"/>
    <w:rsid w:val="009B22E1"/>
    <w:rsid w:val="009C07E1"/>
    <w:rsid w:val="009C526E"/>
    <w:rsid w:val="009D01B6"/>
    <w:rsid w:val="009D53FD"/>
    <w:rsid w:val="009E0176"/>
    <w:rsid w:val="009E21D6"/>
    <w:rsid w:val="009F170D"/>
    <w:rsid w:val="009F1C36"/>
    <w:rsid w:val="009F442B"/>
    <w:rsid w:val="00A170D0"/>
    <w:rsid w:val="00A17609"/>
    <w:rsid w:val="00A20614"/>
    <w:rsid w:val="00A24435"/>
    <w:rsid w:val="00A26393"/>
    <w:rsid w:val="00A27050"/>
    <w:rsid w:val="00A274AF"/>
    <w:rsid w:val="00A30A71"/>
    <w:rsid w:val="00A36494"/>
    <w:rsid w:val="00A41294"/>
    <w:rsid w:val="00A44306"/>
    <w:rsid w:val="00A5017E"/>
    <w:rsid w:val="00A51CDF"/>
    <w:rsid w:val="00A6153C"/>
    <w:rsid w:val="00A62070"/>
    <w:rsid w:val="00A6342A"/>
    <w:rsid w:val="00A6460C"/>
    <w:rsid w:val="00A655E7"/>
    <w:rsid w:val="00A66268"/>
    <w:rsid w:val="00A81DFF"/>
    <w:rsid w:val="00A8369C"/>
    <w:rsid w:val="00A85013"/>
    <w:rsid w:val="00A915A9"/>
    <w:rsid w:val="00A94592"/>
    <w:rsid w:val="00A947C8"/>
    <w:rsid w:val="00AA209E"/>
    <w:rsid w:val="00AB57AF"/>
    <w:rsid w:val="00AC7B12"/>
    <w:rsid w:val="00AD25CB"/>
    <w:rsid w:val="00AD71AD"/>
    <w:rsid w:val="00AE19DB"/>
    <w:rsid w:val="00AF0BEA"/>
    <w:rsid w:val="00AF4ECD"/>
    <w:rsid w:val="00B03379"/>
    <w:rsid w:val="00B05ABC"/>
    <w:rsid w:val="00B1061C"/>
    <w:rsid w:val="00B10C41"/>
    <w:rsid w:val="00B24315"/>
    <w:rsid w:val="00B279A3"/>
    <w:rsid w:val="00B27E6D"/>
    <w:rsid w:val="00B338AD"/>
    <w:rsid w:val="00B40163"/>
    <w:rsid w:val="00B466E8"/>
    <w:rsid w:val="00B538FF"/>
    <w:rsid w:val="00B547C6"/>
    <w:rsid w:val="00B60E63"/>
    <w:rsid w:val="00B65662"/>
    <w:rsid w:val="00B6608E"/>
    <w:rsid w:val="00B71F8F"/>
    <w:rsid w:val="00B81ED7"/>
    <w:rsid w:val="00B83887"/>
    <w:rsid w:val="00B84285"/>
    <w:rsid w:val="00B856B9"/>
    <w:rsid w:val="00BA006F"/>
    <w:rsid w:val="00BA0599"/>
    <w:rsid w:val="00BA1A04"/>
    <w:rsid w:val="00BA3D7F"/>
    <w:rsid w:val="00BB649C"/>
    <w:rsid w:val="00BC44F7"/>
    <w:rsid w:val="00BC620C"/>
    <w:rsid w:val="00BD3100"/>
    <w:rsid w:val="00BD7F37"/>
    <w:rsid w:val="00BE0178"/>
    <w:rsid w:val="00BE0BBD"/>
    <w:rsid w:val="00BE2A53"/>
    <w:rsid w:val="00BE5852"/>
    <w:rsid w:val="00BF3917"/>
    <w:rsid w:val="00BF5B2A"/>
    <w:rsid w:val="00C17488"/>
    <w:rsid w:val="00C34424"/>
    <w:rsid w:val="00C44CB6"/>
    <w:rsid w:val="00C457B7"/>
    <w:rsid w:val="00C4608D"/>
    <w:rsid w:val="00C541F2"/>
    <w:rsid w:val="00C55D92"/>
    <w:rsid w:val="00C57F2E"/>
    <w:rsid w:val="00C6129C"/>
    <w:rsid w:val="00C63195"/>
    <w:rsid w:val="00C654F5"/>
    <w:rsid w:val="00C6645A"/>
    <w:rsid w:val="00C73056"/>
    <w:rsid w:val="00C73186"/>
    <w:rsid w:val="00C81820"/>
    <w:rsid w:val="00C84A8E"/>
    <w:rsid w:val="00C872D8"/>
    <w:rsid w:val="00CA01F8"/>
    <w:rsid w:val="00CB7F6A"/>
    <w:rsid w:val="00CC128B"/>
    <w:rsid w:val="00CD34F1"/>
    <w:rsid w:val="00CD566E"/>
    <w:rsid w:val="00CE191A"/>
    <w:rsid w:val="00CE1D18"/>
    <w:rsid w:val="00CF61DF"/>
    <w:rsid w:val="00D04C7F"/>
    <w:rsid w:val="00D174AC"/>
    <w:rsid w:val="00D21E25"/>
    <w:rsid w:val="00D26F5D"/>
    <w:rsid w:val="00D31A7E"/>
    <w:rsid w:val="00D34166"/>
    <w:rsid w:val="00D35678"/>
    <w:rsid w:val="00D414FE"/>
    <w:rsid w:val="00D43102"/>
    <w:rsid w:val="00D43F97"/>
    <w:rsid w:val="00D503D8"/>
    <w:rsid w:val="00D5200D"/>
    <w:rsid w:val="00D534B2"/>
    <w:rsid w:val="00D63FD2"/>
    <w:rsid w:val="00D7397C"/>
    <w:rsid w:val="00D748A0"/>
    <w:rsid w:val="00D954BA"/>
    <w:rsid w:val="00D9576B"/>
    <w:rsid w:val="00D95D6F"/>
    <w:rsid w:val="00DB19F7"/>
    <w:rsid w:val="00DB622D"/>
    <w:rsid w:val="00DC2F6B"/>
    <w:rsid w:val="00DC45AC"/>
    <w:rsid w:val="00DC57D9"/>
    <w:rsid w:val="00DC5E96"/>
    <w:rsid w:val="00DC770F"/>
    <w:rsid w:val="00DD0106"/>
    <w:rsid w:val="00DD1C20"/>
    <w:rsid w:val="00DD64EA"/>
    <w:rsid w:val="00DD7BF2"/>
    <w:rsid w:val="00DE571A"/>
    <w:rsid w:val="00DE60C4"/>
    <w:rsid w:val="00DF2272"/>
    <w:rsid w:val="00DF2817"/>
    <w:rsid w:val="00DF42D3"/>
    <w:rsid w:val="00E009FE"/>
    <w:rsid w:val="00E04D78"/>
    <w:rsid w:val="00E062CA"/>
    <w:rsid w:val="00E122E3"/>
    <w:rsid w:val="00E15DF9"/>
    <w:rsid w:val="00E171A5"/>
    <w:rsid w:val="00E21567"/>
    <w:rsid w:val="00E259B5"/>
    <w:rsid w:val="00E30544"/>
    <w:rsid w:val="00E40265"/>
    <w:rsid w:val="00E463C1"/>
    <w:rsid w:val="00E57857"/>
    <w:rsid w:val="00E62CC5"/>
    <w:rsid w:val="00E665DD"/>
    <w:rsid w:val="00E7083F"/>
    <w:rsid w:val="00E84186"/>
    <w:rsid w:val="00E94118"/>
    <w:rsid w:val="00E96B3E"/>
    <w:rsid w:val="00EA120B"/>
    <w:rsid w:val="00EA16DA"/>
    <w:rsid w:val="00EA6ABA"/>
    <w:rsid w:val="00EB3BA0"/>
    <w:rsid w:val="00EB7DA5"/>
    <w:rsid w:val="00EC3A09"/>
    <w:rsid w:val="00ED22F6"/>
    <w:rsid w:val="00ED41AF"/>
    <w:rsid w:val="00ED5BCC"/>
    <w:rsid w:val="00EE2365"/>
    <w:rsid w:val="00EF104E"/>
    <w:rsid w:val="00EF2714"/>
    <w:rsid w:val="00EF525C"/>
    <w:rsid w:val="00EF718F"/>
    <w:rsid w:val="00EF774A"/>
    <w:rsid w:val="00F00555"/>
    <w:rsid w:val="00F00DD6"/>
    <w:rsid w:val="00F02050"/>
    <w:rsid w:val="00F068BE"/>
    <w:rsid w:val="00F11169"/>
    <w:rsid w:val="00F11935"/>
    <w:rsid w:val="00F12189"/>
    <w:rsid w:val="00F14403"/>
    <w:rsid w:val="00F242C2"/>
    <w:rsid w:val="00F2779B"/>
    <w:rsid w:val="00F3211D"/>
    <w:rsid w:val="00F3413E"/>
    <w:rsid w:val="00F424E6"/>
    <w:rsid w:val="00F43457"/>
    <w:rsid w:val="00F5568E"/>
    <w:rsid w:val="00F623C5"/>
    <w:rsid w:val="00F6400F"/>
    <w:rsid w:val="00F804E2"/>
    <w:rsid w:val="00F81AC3"/>
    <w:rsid w:val="00F84F41"/>
    <w:rsid w:val="00F85119"/>
    <w:rsid w:val="00F90A43"/>
    <w:rsid w:val="00F90E6D"/>
    <w:rsid w:val="00F91B4F"/>
    <w:rsid w:val="00F91DF4"/>
    <w:rsid w:val="00FA3000"/>
    <w:rsid w:val="00FA3083"/>
    <w:rsid w:val="00FB2C95"/>
    <w:rsid w:val="00FB49A4"/>
    <w:rsid w:val="00FC1DFA"/>
    <w:rsid w:val="00FF31D3"/>
    <w:rsid w:val="00FF3C7C"/>
    <w:rsid w:val="00FF50CF"/>
    <w:rsid w:val="023D32A8"/>
    <w:rsid w:val="0384E9BD"/>
    <w:rsid w:val="03A05998"/>
    <w:rsid w:val="045B7AA8"/>
    <w:rsid w:val="04D6213A"/>
    <w:rsid w:val="0A2791ED"/>
    <w:rsid w:val="0C1D7192"/>
    <w:rsid w:val="0C5082FF"/>
    <w:rsid w:val="0C955DE5"/>
    <w:rsid w:val="10C1C5E6"/>
    <w:rsid w:val="10DC3A6E"/>
    <w:rsid w:val="15EB72A7"/>
    <w:rsid w:val="16013F58"/>
    <w:rsid w:val="16656F5C"/>
    <w:rsid w:val="1699C691"/>
    <w:rsid w:val="1C9F6146"/>
    <w:rsid w:val="1E743621"/>
    <w:rsid w:val="1EC12610"/>
    <w:rsid w:val="1EF20BEA"/>
    <w:rsid w:val="20DF8DD6"/>
    <w:rsid w:val="20FE4A68"/>
    <w:rsid w:val="213F15F1"/>
    <w:rsid w:val="214518D3"/>
    <w:rsid w:val="221F6530"/>
    <w:rsid w:val="23654A3E"/>
    <w:rsid w:val="24A09FAD"/>
    <w:rsid w:val="24EC1766"/>
    <w:rsid w:val="286F05E2"/>
    <w:rsid w:val="297979DD"/>
    <w:rsid w:val="2993E4A3"/>
    <w:rsid w:val="2B2E2749"/>
    <w:rsid w:val="2B51FF3C"/>
    <w:rsid w:val="2C511EA2"/>
    <w:rsid w:val="2DDDC5D9"/>
    <w:rsid w:val="2E22520D"/>
    <w:rsid w:val="2E5176EF"/>
    <w:rsid w:val="2F1F0013"/>
    <w:rsid w:val="374AFF31"/>
    <w:rsid w:val="38B23976"/>
    <w:rsid w:val="3A5E82F0"/>
    <w:rsid w:val="3D7D2BF5"/>
    <w:rsid w:val="3D9ABF34"/>
    <w:rsid w:val="3E802389"/>
    <w:rsid w:val="3ED3FAEE"/>
    <w:rsid w:val="3FEB682C"/>
    <w:rsid w:val="42B8239F"/>
    <w:rsid w:val="433AE805"/>
    <w:rsid w:val="43A0604A"/>
    <w:rsid w:val="46E3E693"/>
    <w:rsid w:val="48925113"/>
    <w:rsid w:val="4A8857EA"/>
    <w:rsid w:val="4DBE42AB"/>
    <w:rsid w:val="4DD36951"/>
    <w:rsid w:val="4EA0E379"/>
    <w:rsid w:val="50954E7B"/>
    <w:rsid w:val="50E2B32C"/>
    <w:rsid w:val="532E950C"/>
    <w:rsid w:val="558BF6C4"/>
    <w:rsid w:val="575FC3A5"/>
    <w:rsid w:val="57FEE70E"/>
    <w:rsid w:val="58A488B2"/>
    <w:rsid w:val="58DA879D"/>
    <w:rsid w:val="5C0646A1"/>
    <w:rsid w:val="5CDFABA6"/>
    <w:rsid w:val="60B31F5B"/>
    <w:rsid w:val="613A6DC4"/>
    <w:rsid w:val="628E9478"/>
    <w:rsid w:val="6332B2B8"/>
    <w:rsid w:val="64D7F915"/>
    <w:rsid w:val="652CB292"/>
    <w:rsid w:val="66AD8820"/>
    <w:rsid w:val="68197E64"/>
    <w:rsid w:val="684D1211"/>
    <w:rsid w:val="698B5B00"/>
    <w:rsid w:val="69D70D6A"/>
    <w:rsid w:val="6C6CE061"/>
    <w:rsid w:val="6CB7ECBC"/>
    <w:rsid w:val="6D92A4F8"/>
    <w:rsid w:val="6E094E05"/>
    <w:rsid w:val="6EF33749"/>
    <w:rsid w:val="6F4E9B3E"/>
    <w:rsid w:val="6F68E09D"/>
    <w:rsid w:val="700D7736"/>
    <w:rsid w:val="71E29E83"/>
    <w:rsid w:val="73D3A4A9"/>
    <w:rsid w:val="76109B9A"/>
    <w:rsid w:val="76979603"/>
    <w:rsid w:val="7951C60C"/>
    <w:rsid w:val="7A708522"/>
    <w:rsid w:val="7C7DA093"/>
    <w:rsid w:val="7C9A6739"/>
    <w:rsid w:val="7E50A5D9"/>
    <w:rsid w:val="7E6E06A6"/>
    <w:rsid w:val="7EDFD94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275553"/>
    <w:pPr>
      <w:spacing w:line="480" w:lineRule="auto"/>
      <w:jc w:val="both"/>
    </w:pPr>
    <w:rPr>
      <w:rFonts w:ascii="Garamond" w:hAnsi="Garamond"/>
      <w:kern w:val="0"/>
      <w:sz w:val="22"/>
      <w:szCs w:val="22"/>
      <w:lang w:val="en-GB"/>
      <w14:ligatures w14:val="none"/>
    </w:rPr>
  </w:style>
  <w:style w:type="paragraph" w:styleId="berschrift1">
    <w:name w:val="heading 1"/>
    <w:basedOn w:val="Standard"/>
    <w:next w:val="Standard"/>
    <w:link w:val="berschrift1Zchn"/>
    <w:uiPriority w:val="9"/>
    <w:qFormat/>
    <w:rsid w:val="002755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755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qFormat/>
    <w:rsid w:val="00275553"/>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rsid w:val="00275553"/>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275553"/>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275553"/>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275553"/>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275553"/>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275553"/>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275553"/>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275553"/>
    <w:rPr>
      <w:rFonts w:eastAsiaTheme="majorEastAsia" w:cstheme="majorBidi"/>
      <w:color w:val="272727" w:themeColor="text1" w:themeTint="D8"/>
    </w:rPr>
  </w:style>
  <w:style w:type="paragraph" w:styleId="Titel">
    <w:name w:val="Title"/>
    <w:basedOn w:val="Standard"/>
    <w:next w:val="Standard"/>
    <w:link w:val="TitelZchn"/>
    <w:uiPriority w:val="10"/>
    <w:qFormat/>
    <w:rsid w:val="00275553"/>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275553"/>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275553"/>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2755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5553"/>
    <w:pPr>
      <w:spacing w:before="160"/>
      <w:jc w:val="center"/>
    </w:pPr>
    <w:rPr>
      <w:i/>
      <w:iCs/>
      <w:color w:val="404040" w:themeColor="text1" w:themeTint="BF"/>
    </w:rPr>
  </w:style>
  <w:style w:type="character" w:styleId="ZitatZchn" w:customStyle="1">
    <w:name w:val="Zitat Zchn"/>
    <w:basedOn w:val="Absatz-Standardschriftart"/>
    <w:link w:val="Zitat"/>
    <w:uiPriority w:val="29"/>
    <w:rsid w:val="00275553"/>
    <w:rPr>
      <w:i/>
      <w:iCs/>
      <w:color w:val="404040" w:themeColor="text1" w:themeTint="BF"/>
    </w:rPr>
  </w:style>
  <w:style w:type="paragraph" w:styleId="Listenabsatz">
    <w:name w:val="List Paragraph"/>
    <w:basedOn w:val="Standard"/>
    <w:uiPriority w:val="34"/>
    <w:qFormat/>
    <w:rsid w:val="00275553"/>
    <w:pPr>
      <w:ind w:left="720"/>
      <w:contextualSpacing/>
    </w:pPr>
  </w:style>
  <w:style w:type="character" w:styleId="IntensiveHervorhebung">
    <w:name w:val="Intense Emphasis"/>
    <w:basedOn w:val="Absatz-Standardschriftart"/>
    <w:uiPriority w:val="21"/>
    <w:qFormat/>
    <w:rsid w:val="00275553"/>
    <w:rPr>
      <w:i/>
      <w:iCs/>
      <w:color w:val="0F4761" w:themeColor="accent1" w:themeShade="BF"/>
    </w:rPr>
  </w:style>
  <w:style w:type="paragraph" w:styleId="IntensivesZitat">
    <w:name w:val="Intense Quote"/>
    <w:basedOn w:val="Standard"/>
    <w:next w:val="Standard"/>
    <w:link w:val="IntensivesZitatZchn"/>
    <w:uiPriority w:val="30"/>
    <w:qFormat/>
    <w:rsid w:val="002755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275553"/>
    <w:rPr>
      <w:i/>
      <w:iCs/>
      <w:color w:val="0F4761" w:themeColor="accent1" w:themeShade="BF"/>
    </w:rPr>
  </w:style>
  <w:style w:type="character" w:styleId="IntensiverVerweis">
    <w:name w:val="Intense Reference"/>
    <w:basedOn w:val="Absatz-Standardschriftart"/>
    <w:uiPriority w:val="32"/>
    <w:qFormat/>
    <w:rsid w:val="00275553"/>
    <w:rPr>
      <w:b/>
      <w:bCs/>
      <w:smallCaps/>
      <w:color w:val="0F4761" w:themeColor="accent1" w:themeShade="BF"/>
      <w:spacing w:val="5"/>
    </w:rPr>
  </w:style>
  <w:style w:type="paragraph" w:styleId="KeinLeerraum">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Kommentarzeichen">
    <w:name w:val="annotation reference"/>
    <w:basedOn w:val="Absatz-Standardschriftart"/>
    <w:uiPriority w:val="99"/>
    <w:semiHidden/>
    <w:unhideWhenUsed/>
    <w:rsid w:val="00F424E6"/>
    <w:rPr>
      <w:sz w:val="16"/>
      <w:szCs w:val="16"/>
    </w:rPr>
  </w:style>
  <w:style w:type="paragraph" w:styleId="Kommentartext">
    <w:name w:val="annotation text"/>
    <w:basedOn w:val="Standard"/>
    <w:link w:val="KommentartextZchn"/>
    <w:uiPriority w:val="99"/>
    <w:unhideWhenUsed/>
    <w:rsid w:val="00F424E6"/>
    <w:pPr>
      <w:spacing w:line="240" w:lineRule="auto"/>
    </w:pPr>
    <w:rPr>
      <w:sz w:val="20"/>
      <w:szCs w:val="20"/>
    </w:rPr>
  </w:style>
  <w:style w:type="character" w:styleId="KommentartextZchn" w:customStyle="1">
    <w:name w:val="Kommentartext Zchn"/>
    <w:basedOn w:val="Absatz-Standardschriftart"/>
    <w:link w:val="Kommentartext"/>
    <w:uiPriority w:val="99"/>
    <w:rsid w:val="00F424E6"/>
    <w:rPr>
      <w:rFonts w:ascii="Garamond" w:hAnsi="Garamond"/>
      <w:kern w:val="0"/>
      <w:sz w:val="20"/>
      <w:szCs w:val="20"/>
      <w:lang w:val="en-GB"/>
      <w14:ligatures w14:val="none"/>
    </w:rPr>
  </w:style>
  <w:style w:type="paragraph" w:styleId="Kommentarthema">
    <w:name w:val="annotation subject"/>
    <w:basedOn w:val="Kommentartext"/>
    <w:next w:val="Kommentartext"/>
    <w:link w:val="KommentarthemaZchn"/>
    <w:uiPriority w:val="99"/>
    <w:semiHidden/>
    <w:unhideWhenUsed/>
    <w:rsid w:val="00F424E6"/>
    <w:rPr>
      <w:b/>
      <w:bCs/>
    </w:rPr>
  </w:style>
  <w:style w:type="character" w:styleId="KommentarthemaZchn" w:customStyle="1">
    <w:name w:val="Kommentarthema Zchn"/>
    <w:basedOn w:val="KommentartextZchn"/>
    <w:link w:val="Kommentarthema"/>
    <w:uiPriority w:val="99"/>
    <w:semiHidden/>
    <w:rsid w:val="00F424E6"/>
    <w:rPr>
      <w:rFonts w:ascii="Garamond" w:hAnsi="Garamond"/>
      <w:b/>
      <w:bCs/>
      <w:kern w:val="0"/>
      <w:sz w:val="20"/>
      <w:szCs w:val="20"/>
      <w:lang w:val="en-GB"/>
      <w14:ligatures w14:val="none"/>
    </w:rPr>
  </w:style>
  <w:style w:type="paragraph" w:styleId="Funotentext">
    <w:name w:val="footnote text"/>
    <w:basedOn w:val="Standard"/>
    <w:link w:val="FunotentextZchn"/>
    <w:uiPriority w:val="99"/>
    <w:semiHidden/>
    <w:unhideWhenUsed/>
    <w:rsid w:val="002D18A6"/>
    <w:pPr>
      <w:spacing w:after="0" w:line="240" w:lineRule="auto"/>
    </w:pPr>
    <w:rPr>
      <w:sz w:val="20"/>
      <w:szCs w:val="20"/>
    </w:rPr>
  </w:style>
  <w:style w:type="character" w:styleId="FunotentextZchn" w:customStyle="1">
    <w:name w:val="Fußnotentext Zchn"/>
    <w:basedOn w:val="Absatz-Standardschriftart"/>
    <w:link w:val="Funotentext"/>
    <w:uiPriority w:val="99"/>
    <w:semiHidden/>
    <w:rsid w:val="002D18A6"/>
    <w:rPr>
      <w:rFonts w:ascii="Garamond" w:hAnsi="Garamond"/>
      <w:kern w:val="0"/>
      <w:sz w:val="20"/>
      <w:szCs w:val="20"/>
      <w:lang w:val="en-GB"/>
      <w14:ligatures w14:val="none"/>
    </w:rPr>
  </w:style>
  <w:style w:type="character" w:styleId="Funotenzeichen">
    <w:name w:val="footnote reference"/>
    <w:basedOn w:val="Absatz-Standardschriftart"/>
    <w:uiPriority w:val="99"/>
    <w:semiHidden/>
    <w:unhideWhenUsed/>
    <w:rsid w:val="002D18A6"/>
    <w:rPr>
      <w:vertAlign w:val="superscript"/>
    </w:rPr>
  </w:style>
  <w:style w:type="table" w:styleId="Tabellenraster">
    <w:name w:val="Table Grid"/>
    <w:basedOn w:val="NormaleTabelle"/>
    <w:uiPriority w:val="39"/>
    <w:rsid w:val="00805B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fzeile">
    <w:name w:val="header"/>
    <w:basedOn w:val="Standard"/>
    <w:link w:val="KopfzeileZchn"/>
    <w:uiPriority w:val="99"/>
    <w:unhideWhenUsed/>
    <w:rsid w:val="000A21F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0A21FA"/>
    <w:rPr>
      <w:rFonts w:ascii="Garamond" w:hAnsi="Garamond"/>
      <w:kern w:val="0"/>
      <w:sz w:val="22"/>
      <w:szCs w:val="22"/>
      <w:lang w:val="en-GB"/>
      <w14:ligatures w14:val="none"/>
    </w:rPr>
  </w:style>
  <w:style w:type="paragraph" w:styleId="Fuzeile">
    <w:name w:val="footer"/>
    <w:basedOn w:val="Standard"/>
    <w:link w:val="FuzeileZchn"/>
    <w:uiPriority w:val="99"/>
    <w:unhideWhenUsed/>
    <w:rsid w:val="000A21F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0A21FA"/>
    <w:rPr>
      <w:rFonts w:ascii="Garamond" w:hAnsi="Garamond"/>
      <w:kern w:val="0"/>
      <w:sz w:val="22"/>
      <w:szCs w:val="22"/>
      <w:lang w:val="en-GB"/>
      <w14:ligatures w14:val="none"/>
    </w:rPr>
  </w:style>
  <w:style w:type="paragraph" w:styleId="berarbeitung">
    <w:name w:val="Revision"/>
    <w:hidden/>
    <w:uiPriority w:val="99"/>
    <w:semiHidden/>
    <w:rsid w:val="00F6400F"/>
    <w:pPr>
      <w:spacing w:after="0" w:line="240" w:lineRule="auto"/>
    </w:pPr>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1080">
      <w:bodyDiv w:val="1"/>
      <w:marLeft w:val="0"/>
      <w:marRight w:val="0"/>
      <w:marTop w:val="0"/>
      <w:marBottom w:val="0"/>
      <w:divBdr>
        <w:top w:val="none" w:sz="0" w:space="0" w:color="auto"/>
        <w:left w:val="none" w:sz="0" w:space="0" w:color="auto"/>
        <w:bottom w:val="none" w:sz="0" w:space="0" w:color="auto"/>
        <w:right w:val="none" w:sz="0" w:space="0" w:color="auto"/>
      </w:divBdr>
    </w:div>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Scherrer  Beat</dc:creator>
  <keywords/>
  <dc:description/>
  <lastModifiedBy>Harttgen  Kenneth</lastModifiedBy>
  <revision>74</revision>
  <lastPrinted>2025-11-21T10:05:00.0000000Z</lastPrinted>
  <dcterms:created xsi:type="dcterms:W3CDTF">2025-12-02T10:07:00.0000000Z</dcterms:created>
  <dcterms:modified xsi:type="dcterms:W3CDTF">2026-09-23T08:43:36.1448344Z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y fmtid="{D5CDD505-2E9C-101B-9397-08002B2CF9AE}" pid="3" name="GrammarlyDocumentId">
    <vt:lpwstr>139504c367e5e04d984c24ad376eab93295950d285cf8005fb0e89dcf87ec741</vt:lpwstr>
  </property>
</Properties>
</file>